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customXml/itemProps21.xml" ContentType="application/vnd.openxmlformats-officedocument.customXmlProperties+xml"/>
  <Override PartName="/customXml/itemProps22.xml" ContentType="application/vnd.openxmlformats-officedocument.customXmlProperties+xml"/>
  <Override PartName="/customXml/itemProps23.xml" ContentType="application/vnd.openxmlformats-officedocument.customXmlProperties+xml"/>
  <Override PartName="/customXml/itemProps24.xml" ContentType="application/vnd.openxmlformats-officedocument.customXmlProperties+xml"/>
  <Override PartName="/customXml/itemProps25.xml" ContentType="application/vnd.openxmlformats-officedocument.customXmlProperties+xml"/>
  <Override PartName="/customXml/itemProps26.xml" ContentType="application/vnd.openxmlformats-officedocument.customXmlProperties+xml"/>
  <Override PartName="/customXml/itemProps27.xml" ContentType="application/vnd.openxmlformats-officedocument.customXmlProperties+xml"/>
  <Override PartName="/customXml/itemProps28.xml" ContentType="application/vnd.openxmlformats-officedocument.customXmlProperties+xml"/>
  <Override PartName="/customXml/itemProps29.xml" ContentType="application/vnd.openxmlformats-officedocument.customXmlProperties+xml"/>
  <Override PartName="/customXml/itemProps30.xml" ContentType="application/vnd.openxmlformats-officedocument.customXmlProperties+xml"/>
  <Override PartName="/customXml/itemProps31.xml" ContentType="application/vnd.openxmlformats-officedocument.customXmlProperties+xml"/>
  <Override PartName="/customXml/itemProps32.xml" ContentType="application/vnd.openxmlformats-officedocument.customXmlProperties+xml"/>
  <Override PartName="/customXml/itemProps33.xml" ContentType="application/vnd.openxmlformats-officedocument.customXmlProperties+xml"/>
  <Override PartName="/customXml/itemProps34.xml" ContentType="application/vnd.openxmlformats-officedocument.customXmlProperties+xml"/>
  <Override PartName="/customXml/itemProps35.xml" ContentType="application/vnd.openxmlformats-officedocument.customXmlProperties+xml"/>
  <Override PartName="/customXml/itemProps36.xml" ContentType="application/vnd.openxmlformats-officedocument.customXmlProperties+xml"/>
  <Override PartName="/customXml/itemProps37.xml" ContentType="application/vnd.openxmlformats-officedocument.customXmlProperties+xml"/>
  <Override PartName="/customXml/itemProps38.xml" ContentType="application/vnd.openxmlformats-officedocument.customXmlProperties+xml"/>
  <Override PartName="/customXml/itemProps39.xml" ContentType="application/vnd.openxmlformats-officedocument.customXmlProperties+xml"/>
  <Override PartName="/customXml/itemProps40.xml" ContentType="application/vnd.openxmlformats-officedocument.customXmlProperties+xml"/>
  <Override PartName="/customXml/itemProps41.xml" ContentType="application/vnd.openxmlformats-officedocument.customXmlProperties+xml"/>
  <Override PartName="/customXml/itemProps42.xml" ContentType="application/vnd.openxmlformats-officedocument.customXmlProperties+xml"/>
  <Override PartName="/customXml/itemProps43.xml" ContentType="application/vnd.openxmlformats-officedocument.customXmlProperties+xml"/>
  <Override PartName="/customXml/itemProps44.xml" ContentType="application/vnd.openxmlformats-officedocument.customXmlProperties+xml"/>
  <Override PartName="/customXml/itemProps45.xml" ContentType="application/vnd.openxmlformats-officedocument.customXmlProperties+xml"/>
  <Override PartName="/customXml/itemProps46.xml" ContentType="application/vnd.openxmlformats-officedocument.customXmlProperties+xml"/>
  <Override PartName="/customXml/itemProps47.xml" ContentType="application/vnd.openxmlformats-officedocument.customXmlProperties+xml"/>
  <Override PartName="/customXml/itemProps48.xml" ContentType="application/vnd.openxmlformats-officedocument.customXmlProperties+xml"/>
  <Override PartName="/customXml/itemProps49.xml" ContentType="application/vnd.openxmlformats-officedocument.customXmlProperties+xml"/>
  <Override PartName="/customXml/itemProps50.xml" ContentType="application/vnd.openxmlformats-officedocument.customXmlProperties+xml"/>
  <Override PartName="/customXml/itemProps51.xml" ContentType="application/vnd.openxmlformats-officedocument.customXmlProperties+xml"/>
  <Override PartName="/customXml/itemProps52.xml" ContentType="application/vnd.openxmlformats-officedocument.customXmlProperties+xml"/>
  <Override PartName="/customXml/itemProps53.xml" ContentType="application/vnd.openxmlformats-officedocument.customXmlProperties+xml"/>
  <Override PartName="/customXml/itemProps54.xml" ContentType="application/vnd.openxmlformats-officedocument.customXmlProperties+xml"/>
  <Override PartName="/customXml/itemProps55.xml" ContentType="application/vnd.openxmlformats-officedocument.customXmlProperties+xml"/>
  <Override PartName="/customXml/itemProps56.xml" ContentType="application/vnd.openxmlformats-officedocument.customXmlProperties+xml"/>
  <Override PartName="/customXml/itemProps57.xml" ContentType="application/vnd.openxmlformats-officedocument.customXmlProperties+xml"/>
  <Override PartName="/customXml/itemProps58.xml" ContentType="application/vnd.openxmlformats-officedocument.customXmlProperties+xml"/>
  <Override PartName="/customXml/itemProps59.xml" ContentType="application/vnd.openxmlformats-officedocument.customXmlProperties+xml"/>
  <Override PartName="/customXml/itemProps60.xml" ContentType="application/vnd.openxmlformats-officedocument.customXmlProperties+xml"/>
  <Override PartName="/customXml/itemProps61.xml" ContentType="application/vnd.openxmlformats-officedocument.customXmlProperties+xml"/>
  <Override PartName="/customXml/itemProps62.xml" ContentType="application/vnd.openxmlformats-officedocument.customXmlProperties+xml"/>
  <Override PartName="/customXml/itemProps63.xml" ContentType="application/vnd.openxmlformats-officedocument.customXmlProperties+xml"/>
  <Override PartName="/customXml/itemProps64.xml" ContentType="application/vnd.openxmlformats-officedocument.customXmlProperties+xml"/>
  <Override PartName="/customXml/itemProps65.xml" ContentType="application/vnd.openxmlformats-officedocument.customXmlProperties+xml"/>
  <Override PartName="/customXml/itemProps66.xml" ContentType="application/vnd.openxmlformats-officedocument.customXmlProperties+xml"/>
  <Override PartName="/customXml/itemProps67.xml" ContentType="application/vnd.openxmlformats-officedocument.customXmlProperties+xml"/>
  <Override PartName="/customXml/itemProps68.xml" ContentType="application/vnd.openxmlformats-officedocument.customXmlProperties+xml"/>
  <Override PartName="/customXml/itemProps69.xml" ContentType="application/vnd.openxmlformats-officedocument.customXmlProperties+xml"/>
  <Override PartName="/customXml/itemProps70.xml" ContentType="application/vnd.openxmlformats-officedocument.customXmlProperties+xml"/>
  <Override PartName="/customXml/itemProps71.xml" ContentType="application/vnd.openxmlformats-officedocument.customXmlProperties+xml"/>
  <Override PartName="/customXml/itemProps72.xml" ContentType="application/vnd.openxmlformats-officedocument.customXmlProperties+xml"/>
  <Override PartName="/customXml/itemProps73.xml" ContentType="application/vnd.openxmlformats-officedocument.customXmlProperties+xml"/>
  <Override PartName="/customXml/itemProps74.xml" ContentType="application/vnd.openxmlformats-officedocument.customXmlProperties+xml"/>
  <Override PartName="/customXml/itemProps75.xml" ContentType="application/vnd.openxmlformats-officedocument.customXmlProperties+xml"/>
  <Override PartName="/customXml/itemProps76.xml" ContentType="application/vnd.openxmlformats-officedocument.customXmlProperties+xml"/>
  <Override PartName="/customXml/itemProps77.xml" ContentType="application/vnd.openxmlformats-officedocument.customXmlProperties+xml"/>
  <Override PartName="/customXml/itemProps78.xml" ContentType="application/vnd.openxmlformats-officedocument.customXmlProperties+xml"/>
  <Override PartName="/customXml/itemProps79.xml" ContentType="application/vnd.openxmlformats-officedocument.customXmlProperties+xml"/>
  <Override PartName="/customXml/itemProps80.xml" ContentType="application/vnd.openxmlformats-officedocument.customXmlProperties+xml"/>
  <Override PartName="/customXml/itemProps81.xml" ContentType="application/vnd.openxmlformats-officedocument.customXmlProperties+xml"/>
  <Override PartName="/customXml/itemProps82.xml" ContentType="application/vnd.openxmlformats-officedocument.customXmlProperties+xml"/>
  <Override PartName="/customXml/itemProps83.xml" ContentType="application/vnd.openxmlformats-officedocument.customXmlProperties+xml"/>
  <Override PartName="/customXml/itemProps84.xml" ContentType="application/vnd.openxmlformats-officedocument.customXmlProperties+xml"/>
  <Override PartName="/customXml/itemProps85.xml" ContentType="application/vnd.openxmlformats-officedocument.customXmlProperties+xml"/>
  <Override PartName="/customXml/itemProps86.xml" ContentType="application/vnd.openxmlformats-officedocument.customXmlProperties+xml"/>
  <Override PartName="/customXml/itemProps87.xml" ContentType="application/vnd.openxmlformats-officedocument.customXmlProperties+xml"/>
  <Override PartName="/customXml/itemProps88.xml" ContentType="application/vnd.openxmlformats-officedocument.customXmlProperties+xml"/>
  <Override PartName="/customXml/itemProps89.xml" ContentType="application/vnd.openxmlformats-officedocument.customXmlProperties+xml"/>
  <Override PartName="/customXml/itemProps90.xml" ContentType="application/vnd.openxmlformats-officedocument.customXmlProperties+xml"/>
  <Override PartName="/customXml/itemProps91.xml" ContentType="application/vnd.openxmlformats-officedocument.customXmlProperties+xml"/>
  <Override PartName="/customXml/itemProps92.xml" ContentType="application/vnd.openxmlformats-officedocument.customXmlProperties+xml"/>
  <Override PartName="/customXml/itemProps93.xml" ContentType="application/vnd.openxmlformats-officedocument.customXmlProperties+xml"/>
  <Override PartName="/customXml/itemProps94.xml" ContentType="application/vnd.openxmlformats-officedocument.customXmlProperties+xml"/>
  <Override PartName="/customXml/itemProps95.xml" ContentType="application/vnd.openxmlformats-officedocument.customXmlProperties+xml"/>
  <Override PartName="/customXml/itemProps96.xml" ContentType="application/vnd.openxmlformats-officedocument.customXmlProperties+xml"/>
  <Override PartName="/customXml/itemProps97.xml" ContentType="application/vnd.openxmlformats-officedocument.customXmlProperties+xml"/>
  <Override PartName="/customXml/itemProps98.xml" ContentType="application/vnd.openxmlformats-officedocument.customXmlProperties+xml"/>
  <Override PartName="/customXml/itemProps99.xml" ContentType="application/vnd.openxmlformats-officedocument.customXmlProperties+xml"/>
  <Override PartName="/customXml/itemProps100.xml" ContentType="application/vnd.openxmlformats-officedocument.customXmlProperties+xml"/>
  <Override PartName="/customXml/itemProps101.xml" ContentType="application/vnd.openxmlformats-officedocument.customXmlProperties+xml"/>
  <Override PartName="/customXml/itemProps102.xml" ContentType="application/vnd.openxmlformats-officedocument.customXmlProperties+xml"/>
  <Override PartName="/customXml/itemProps103.xml" ContentType="application/vnd.openxmlformats-officedocument.customXmlProperties+xml"/>
  <Override PartName="/customXml/itemProps104.xml" ContentType="application/vnd.openxmlformats-officedocument.customXmlProperties+xml"/>
  <Override PartName="/customXml/itemProps105.xml" ContentType="application/vnd.openxmlformats-officedocument.customXmlProperties+xml"/>
  <Override PartName="/customXml/itemProps106.xml" ContentType="application/vnd.openxmlformats-officedocument.customXmlProperties+xml"/>
  <Override PartName="/customXml/itemProps107.xml" ContentType="application/vnd.openxmlformats-officedocument.customXmlProperties+xml"/>
  <Override PartName="/customXml/itemProps108.xml" ContentType="application/vnd.openxmlformats-officedocument.customXmlProperties+xml"/>
  <Override PartName="/customXml/itemProps109.xml" ContentType="application/vnd.openxmlformats-officedocument.customXmlProperties+xml"/>
  <Override PartName="/customXml/itemProps110.xml" ContentType="application/vnd.openxmlformats-officedocument.customXmlProperties+xml"/>
  <Override PartName="/customXml/itemProps111.xml" ContentType="application/vnd.openxmlformats-officedocument.customXmlProperties+xml"/>
  <Override PartName="/customXml/itemProps112.xml" ContentType="application/vnd.openxmlformats-officedocument.customXmlProperties+xml"/>
  <Override PartName="/customXml/itemProps113.xml" ContentType="application/vnd.openxmlformats-officedocument.customXmlProperties+xml"/>
  <Override PartName="/customXml/itemProps114.xml" ContentType="application/vnd.openxmlformats-officedocument.customXmlProperties+xml"/>
  <Override PartName="/customXml/itemProps115.xml" ContentType="application/vnd.openxmlformats-officedocument.customXmlProperties+xml"/>
  <Override PartName="/customXml/itemProps116.xml" ContentType="application/vnd.openxmlformats-officedocument.customXmlProperties+xml"/>
  <Override PartName="/customXml/itemProps117.xml" ContentType="application/vnd.openxmlformats-officedocument.customXmlProperties+xml"/>
  <Override PartName="/customXml/itemProps118.xml" ContentType="application/vnd.openxmlformats-officedocument.customXmlProperties+xml"/>
  <Override PartName="/customXml/itemProps119.xml" ContentType="application/vnd.openxmlformats-officedocument.customXmlProperties+xml"/>
  <Override PartName="/customXml/itemProps120.xml" ContentType="application/vnd.openxmlformats-officedocument.customXmlProperties+xml"/>
  <Override PartName="/customXml/itemProps121.xml" ContentType="application/vnd.openxmlformats-officedocument.customXmlProperties+xml"/>
  <Override PartName="/customXml/itemProps122.xml" ContentType="application/vnd.openxmlformats-officedocument.customXmlProperties+xml"/>
  <Override PartName="/customXml/itemProps123.xml" ContentType="application/vnd.openxmlformats-officedocument.customXmlProperties+xml"/>
  <Override PartName="/customXml/itemProps124.xml" ContentType="application/vnd.openxmlformats-officedocument.customXmlProperties+xml"/>
  <Override PartName="/customXml/itemProps125.xml" ContentType="application/vnd.openxmlformats-officedocument.customXmlProperties+xml"/>
  <Override PartName="/customXml/itemProps126.xml" ContentType="application/vnd.openxmlformats-officedocument.customXmlProperties+xml"/>
  <Override PartName="/customXml/itemProps127.xml" ContentType="application/vnd.openxmlformats-officedocument.customXmlProperties+xml"/>
  <Override PartName="/customXml/itemProps128.xml" ContentType="application/vnd.openxmlformats-officedocument.customXmlProperties+xml"/>
  <Override PartName="/customXml/itemProps129.xml" ContentType="application/vnd.openxmlformats-officedocument.customXmlProperties+xml"/>
  <Override PartName="/customXml/itemProps130.xml" ContentType="application/vnd.openxmlformats-officedocument.customXmlProperties+xml"/>
  <Override PartName="/customXml/itemProps131.xml" ContentType="application/vnd.openxmlformats-officedocument.customXmlProperties+xml"/>
  <Override PartName="/customXml/itemProps132.xml" ContentType="application/vnd.openxmlformats-officedocument.customXmlProperties+xml"/>
  <Override PartName="/customXml/itemProps133.xml" ContentType="application/vnd.openxmlformats-officedocument.customXmlProperties+xml"/>
  <Override PartName="/customXml/itemProps134.xml" ContentType="application/vnd.openxmlformats-officedocument.customXmlProperties+xml"/>
  <Override PartName="/customXml/itemProps135.xml" ContentType="application/vnd.openxmlformats-officedocument.customXmlProperties+xml"/>
  <Override PartName="/customXml/itemProps136.xml" ContentType="application/vnd.openxmlformats-officedocument.customXmlProperties+xml"/>
  <Override PartName="/customXml/itemProps137.xml" ContentType="application/vnd.openxmlformats-officedocument.customXmlProperties+xml"/>
  <Override PartName="/customXml/itemProps138.xml" ContentType="application/vnd.openxmlformats-officedocument.customXmlProperties+xml"/>
  <Override PartName="/customXml/itemProps139.xml" ContentType="application/vnd.openxmlformats-officedocument.customXmlProperties+xml"/>
  <Override PartName="/customXml/itemProps140.xml" ContentType="application/vnd.openxmlformats-officedocument.customXmlProperties+xml"/>
  <Override PartName="/customXml/itemProps141.xml" ContentType="application/vnd.openxmlformats-officedocument.customXmlProperties+xml"/>
  <Override PartName="/customXml/itemProps142.xml" ContentType="application/vnd.openxmlformats-officedocument.customXmlProperties+xml"/>
  <Override PartName="/customXml/itemProps143.xml" ContentType="application/vnd.openxmlformats-officedocument.customXmlProperties+xml"/>
  <Override PartName="/customXml/itemProps144.xml" ContentType="application/vnd.openxmlformats-officedocument.customXmlProperties+xml"/>
  <Override PartName="/customXml/itemProps145.xml" ContentType="application/vnd.openxmlformats-officedocument.customXmlProperties+xml"/>
  <Override PartName="/customXml/itemProps146.xml" ContentType="application/vnd.openxmlformats-officedocument.customXmlProperties+xml"/>
  <Override PartName="/customXml/itemProps147.xml" ContentType="application/vnd.openxmlformats-officedocument.customXmlProperties+xml"/>
  <Override PartName="/customXml/itemProps148.xml" ContentType="application/vnd.openxmlformats-officedocument.customXmlProperties+xml"/>
  <Override PartName="/customXml/itemProps149.xml" ContentType="application/vnd.openxmlformats-officedocument.customXmlProperties+xml"/>
  <Override PartName="/customXml/itemProps150.xml" ContentType="application/vnd.openxmlformats-officedocument.customXmlProperties+xml"/>
  <Override PartName="/customXml/itemProps151.xml" ContentType="application/vnd.openxmlformats-officedocument.customXmlProperties+xml"/>
  <Override PartName="/customXml/itemProps152.xml" ContentType="application/vnd.openxmlformats-officedocument.customXmlProperties+xml"/>
  <Override PartName="/customXml/itemProps153.xml" ContentType="application/vnd.openxmlformats-officedocument.customXmlProperties+xml"/>
  <Override PartName="/customXml/itemProps154.xml" ContentType="application/vnd.openxmlformats-officedocument.customXmlProperties+xml"/>
  <Override PartName="/customXml/itemProps155.xml" ContentType="application/vnd.openxmlformats-officedocument.customXmlProperties+xml"/>
  <Override PartName="/customXml/itemProps156.xml" ContentType="application/vnd.openxmlformats-officedocument.customXmlProperties+xml"/>
  <Override PartName="/customXml/itemProps157.xml" ContentType="application/vnd.openxmlformats-officedocument.customXmlProperties+xml"/>
  <Override PartName="/customXml/itemProps158.xml" ContentType="application/vnd.openxmlformats-officedocument.customXmlProperties+xml"/>
  <Override PartName="/customXml/itemProps159.xml" ContentType="application/vnd.openxmlformats-officedocument.customXmlProperties+xml"/>
  <Override PartName="/customXml/itemProps160.xml" ContentType="application/vnd.openxmlformats-officedocument.customXmlProperties+xml"/>
  <Override PartName="/customXml/itemProps161.xml" ContentType="application/vnd.openxmlformats-officedocument.customXmlProperties+xml"/>
  <Override PartName="/customXml/itemProps162.xml" ContentType="application/vnd.openxmlformats-officedocument.customXmlProperties+xml"/>
  <Override PartName="/customXml/itemProps163.xml" ContentType="application/vnd.openxmlformats-officedocument.customXmlProperties+xml"/>
  <Override PartName="/customXml/itemProps164.xml" ContentType="application/vnd.openxmlformats-officedocument.customXmlProperties+xml"/>
  <Override PartName="/customXml/itemProps165.xml" ContentType="application/vnd.openxmlformats-officedocument.customXmlProperties+xml"/>
  <Override PartName="/customXml/itemProps166.xml" ContentType="application/vnd.openxmlformats-officedocument.customXmlProperties+xml"/>
  <Override PartName="/customXml/itemProps167.xml" ContentType="application/vnd.openxmlformats-officedocument.customXmlProperties+xml"/>
  <Override PartName="/customXml/itemProps168.xml" ContentType="application/vnd.openxmlformats-officedocument.customXmlProperties+xml"/>
  <Override PartName="/customXml/itemProps169.xml" ContentType="application/vnd.openxmlformats-officedocument.customXmlProperties+xml"/>
  <Override PartName="/customXml/itemProps170.xml" ContentType="application/vnd.openxmlformats-officedocument.customXmlProperties+xml"/>
  <Override PartName="/customXml/itemProps171.xml" ContentType="application/vnd.openxmlformats-officedocument.customXmlProperties+xml"/>
  <Override PartName="/customXml/itemProps172.xml" ContentType="application/vnd.openxmlformats-officedocument.customXmlProperties+xml"/>
  <Override PartName="/customXml/itemProps173.xml" ContentType="application/vnd.openxmlformats-officedocument.customXmlProperties+xml"/>
  <Override PartName="/customXml/itemProps174.xml" ContentType="application/vnd.openxmlformats-officedocument.customXmlProperties+xml"/>
  <Override PartName="/customXml/itemProps175.xml" ContentType="application/vnd.openxmlformats-officedocument.customXmlProperties+xml"/>
  <Override PartName="/customXml/itemProps176.xml" ContentType="application/vnd.openxmlformats-officedocument.customXmlProperties+xml"/>
  <Override PartName="/customXml/itemProps177.xml" ContentType="application/vnd.openxmlformats-officedocument.customXmlProperties+xml"/>
  <Override PartName="/customXml/itemProps178.xml" ContentType="application/vnd.openxmlformats-officedocument.customXmlProperties+xml"/>
  <Override PartName="/customXml/itemProps179.xml" ContentType="application/vnd.openxmlformats-officedocument.customXmlProperties+xml"/>
  <Override PartName="/customXml/itemProps180.xml" ContentType="application/vnd.openxmlformats-officedocument.customXmlProperties+xml"/>
  <Override PartName="/customXml/itemProps18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BF033D" w14:textId="3A6AF4FC" w:rsidR="00CF1552" w:rsidRDefault="00205DC2" w:rsidP="00E0463D">
      <w:pPr>
        <w:widowControl w:val="0"/>
        <w:spacing w:before="240" w:line="360" w:lineRule="auto"/>
        <w:jc w:val="both"/>
        <w:rPr>
          <w:rFonts w:ascii="Times New Roman" w:hAnsi="Times New Roman" w:cs="Times New Roman"/>
          <w:b/>
          <w:sz w:val="36"/>
          <w:szCs w:val="36"/>
        </w:rPr>
      </w:pPr>
      <w:bookmarkStart w:id="0" w:name="_Hlk532706929"/>
      <w:bookmarkStart w:id="1" w:name="_Hlk534093761"/>
      <w:bookmarkStart w:id="2" w:name="_Hlk534026626"/>
      <w:bookmarkStart w:id="3" w:name="_Hlk534058674"/>
      <w:r>
        <w:rPr>
          <w:rFonts w:ascii="Times New Roman" w:hAnsi="Times New Roman" w:cs="Times New Roman"/>
          <w:b/>
          <w:sz w:val="36"/>
          <w:szCs w:val="36"/>
        </w:rPr>
        <w:t xml:space="preserve">Significance of Artificial Neural Network Analytical Models in Materials Performance Prediction </w:t>
      </w:r>
      <w:bookmarkEnd w:id="0"/>
    </w:p>
    <w:p w14:paraId="5D13055B" w14:textId="2A59CD55" w:rsidR="00342415" w:rsidRPr="00810566" w:rsidRDefault="00342415" w:rsidP="00E0463D">
      <w:pPr>
        <w:widowControl w:val="0"/>
        <w:autoSpaceDE w:val="0"/>
        <w:autoSpaceDN w:val="0"/>
        <w:adjustRightInd w:val="0"/>
        <w:spacing w:after="0" w:line="480" w:lineRule="auto"/>
        <w:ind w:right="-20"/>
        <w:rPr>
          <w:rFonts w:ascii="Times New Roman" w:eastAsiaTheme="minorEastAsia" w:hAnsi="Times New Roman"/>
          <w:sz w:val="21"/>
          <w:szCs w:val="21"/>
        </w:rPr>
      </w:pPr>
      <w:r w:rsidRPr="00BD264A">
        <w:rPr>
          <w:rFonts w:ascii="Times New Roman" w:eastAsia="Batang" w:hAnsi="Times New Roman"/>
          <w:w w:val="89"/>
          <w:sz w:val="21"/>
          <w:szCs w:val="21"/>
        </w:rPr>
        <w:t xml:space="preserve">Phyu Hnin </w:t>
      </w:r>
      <w:proofErr w:type="spellStart"/>
      <w:r w:rsidRPr="00BD264A">
        <w:rPr>
          <w:rFonts w:ascii="Times New Roman" w:eastAsia="Batang" w:hAnsi="Times New Roman"/>
          <w:w w:val="89"/>
          <w:sz w:val="21"/>
          <w:szCs w:val="21"/>
        </w:rPr>
        <w:t>Thike</w:t>
      </w:r>
      <w:proofErr w:type="spellEnd"/>
      <w:r w:rsidRPr="00BD264A">
        <w:rPr>
          <w:rFonts w:ascii="Times New Roman" w:eastAsia="Batang" w:hAnsi="Times New Roman"/>
          <w:w w:val="89"/>
          <w:sz w:val="21"/>
          <w:szCs w:val="21"/>
        </w:rPr>
        <w:t>,</w:t>
      </w:r>
      <w:r w:rsidRPr="00BD264A">
        <w:rPr>
          <w:rFonts w:ascii="Times New Roman" w:hAnsi="Times New Roman"/>
          <w:w w:val="89"/>
          <w:sz w:val="21"/>
          <w:szCs w:val="21"/>
        </w:rPr>
        <w:t xml:space="preserve"> </w:t>
      </w:r>
      <w:proofErr w:type="spellStart"/>
      <w:r w:rsidR="00457D78" w:rsidRPr="00457D78">
        <w:rPr>
          <w:rFonts w:ascii="Times New Roman" w:hAnsi="Times New Roman"/>
          <w:w w:val="89"/>
          <w:sz w:val="21"/>
          <w:szCs w:val="21"/>
        </w:rPr>
        <w:t>Zhaoyang</w:t>
      </w:r>
      <w:proofErr w:type="spellEnd"/>
      <w:r w:rsidR="00457D78" w:rsidRPr="00457D78">
        <w:rPr>
          <w:rFonts w:ascii="Times New Roman" w:hAnsi="Times New Roman"/>
          <w:w w:val="89"/>
          <w:sz w:val="21"/>
          <w:szCs w:val="21"/>
        </w:rPr>
        <w:t xml:space="preserve"> Zhao</w:t>
      </w:r>
      <w:r w:rsidR="00457D78">
        <w:rPr>
          <w:rFonts w:ascii="Times New Roman" w:hAnsi="Times New Roman"/>
          <w:w w:val="89"/>
          <w:sz w:val="21"/>
          <w:szCs w:val="21"/>
        </w:rPr>
        <w:t xml:space="preserve">, </w:t>
      </w:r>
      <w:r w:rsidRPr="00BD264A">
        <w:rPr>
          <w:rFonts w:ascii="Times New Roman" w:eastAsia="Batang" w:hAnsi="Times New Roman"/>
          <w:spacing w:val="-10"/>
          <w:sz w:val="21"/>
          <w:szCs w:val="21"/>
        </w:rPr>
        <w:t>Peng Shi</w:t>
      </w:r>
      <w:r w:rsidRPr="00BD264A">
        <w:rPr>
          <w:rFonts w:ascii="Times New Roman" w:eastAsia="Batang" w:hAnsi="Times New Roman"/>
          <w:spacing w:val="-10"/>
          <w:sz w:val="21"/>
          <w:szCs w:val="21"/>
          <w:vertAlign w:val="superscript"/>
        </w:rPr>
        <w:t>*</w:t>
      </w:r>
      <w:r w:rsidR="004E06D0">
        <w:rPr>
          <w:rFonts w:ascii="Times New Roman" w:eastAsiaTheme="minorEastAsia" w:hAnsi="Times New Roman" w:hint="eastAsia"/>
          <w:spacing w:val="-10"/>
          <w:sz w:val="21"/>
          <w:szCs w:val="21"/>
          <w:vertAlign w:val="superscript"/>
        </w:rPr>
        <w:t>1</w:t>
      </w:r>
      <w:r w:rsidR="004E06D0">
        <w:rPr>
          <w:rFonts w:ascii="Times New Roman" w:eastAsiaTheme="minorEastAsia" w:hAnsi="Times New Roman" w:hint="eastAsia"/>
          <w:w w:val="92"/>
          <w:sz w:val="21"/>
          <w:szCs w:val="21"/>
        </w:rPr>
        <w:t xml:space="preserve">, and </w:t>
      </w:r>
      <w:r w:rsidR="004E06D0" w:rsidRPr="00BD264A">
        <w:rPr>
          <w:rFonts w:ascii="Times New Roman" w:eastAsia="Batang" w:hAnsi="Times New Roman"/>
          <w:w w:val="92"/>
          <w:sz w:val="21"/>
          <w:szCs w:val="21"/>
        </w:rPr>
        <w:t xml:space="preserve">Ying </w:t>
      </w:r>
      <w:proofErr w:type="spellStart"/>
      <w:r w:rsidR="004E06D0" w:rsidRPr="00BD264A">
        <w:rPr>
          <w:rFonts w:ascii="Times New Roman" w:eastAsia="Batang" w:hAnsi="Times New Roman"/>
          <w:w w:val="92"/>
          <w:sz w:val="21"/>
          <w:szCs w:val="21"/>
        </w:rPr>
        <w:t>Jin</w:t>
      </w:r>
      <w:proofErr w:type="spellEnd"/>
      <w:r w:rsidR="004E06D0" w:rsidRPr="00BD264A">
        <w:rPr>
          <w:rFonts w:ascii="Times New Roman" w:eastAsia="Batang" w:hAnsi="Times New Roman"/>
          <w:spacing w:val="-10"/>
          <w:sz w:val="21"/>
          <w:szCs w:val="21"/>
          <w:vertAlign w:val="superscript"/>
        </w:rPr>
        <w:t>*</w:t>
      </w:r>
      <w:r w:rsidR="004E06D0">
        <w:rPr>
          <w:rFonts w:ascii="Times New Roman" w:eastAsiaTheme="minorEastAsia" w:hAnsi="Times New Roman" w:hint="eastAsia"/>
          <w:spacing w:val="-10"/>
          <w:sz w:val="21"/>
          <w:szCs w:val="21"/>
          <w:vertAlign w:val="superscript"/>
        </w:rPr>
        <w:t>2</w:t>
      </w:r>
    </w:p>
    <w:p w14:paraId="3DC15444" w14:textId="522701EE" w:rsidR="00342415" w:rsidRDefault="00342415" w:rsidP="00E0463D">
      <w:pPr>
        <w:widowControl w:val="0"/>
        <w:autoSpaceDE w:val="0"/>
        <w:autoSpaceDN w:val="0"/>
        <w:adjustRightInd w:val="0"/>
        <w:spacing w:after="0" w:line="480" w:lineRule="auto"/>
        <w:ind w:right="-20"/>
        <w:jc w:val="both"/>
        <w:rPr>
          <w:rFonts w:ascii="Times New Roman" w:eastAsia="Batang" w:hAnsi="Times New Roman"/>
          <w:i/>
          <w:iCs/>
          <w:spacing w:val="-2"/>
          <w:w w:val="88"/>
          <w:sz w:val="20"/>
          <w:szCs w:val="20"/>
        </w:rPr>
      </w:pPr>
      <w:r w:rsidRPr="00CA0B62">
        <w:rPr>
          <w:rFonts w:ascii="Times New Roman" w:hAnsi="Times New Roman"/>
          <w:i/>
          <w:iCs/>
          <w:spacing w:val="1"/>
          <w:w w:val="74"/>
          <w:sz w:val="20"/>
          <w:szCs w:val="20"/>
        </w:rPr>
        <w:t>National Center for Materials Service Safety</w:t>
      </w:r>
      <w:r w:rsidRPr="00CA0B62">
        <w:rPr>
          <w:rFonts w:ascii="Times New Roman" w:eastAsia="Batang" w:hAnsi="Times New Roman"/>
          <w:i/>
          <w:iCs/>
          <w:w w:val="79"/>
          <w:sz w:val="20"/>
          <w:szCs w:val="20"/>
        </w:rPr>
        <w:t>,</w:t>
      </w:r>
      <w:r w:rsidRPr="00CA0B62">
        <w:rPr>
          <w:rFonts w:ascii="Times New Roman" w:eastAsia="Batang" w:hAnsi="Times New Roman"/>
          <w:i/>
          <w:iCs/>
          <w:spacing w:val="-4"/>
          <w:sz w:val="20"/>
          <w:szCs w:val="20"/>
        </w:rPr>
        <w:t xml:space="preserve"> </w:t>
      </w:r>
      <w:r w:rsidRPr="00CA0B62">
        <w:rPr>
          <w:rFonts w:ascii="Times New Roman" w:eastAsia="Batang" w:hAnsi="Times New Roman"/>
          <w:i/>
          <w:iCs/>
          <w:spacing w:val="-2"/>
          <w:w w:val="88"/>
          <w:sz w:val="20"/>
          <w:szCs w:val="20"/>
        </w:rPr>
        <w:t xml:space="preserve">University of Science and </w:t>
      </w:r>
      <w:r>
        <w:rPr>
          <w:rFonts w:ascii="Times New Roman" w:eastAsia="Batang" w:hAnsi="Times New Roman"/>
          <w:i/>
          <w:iCs/>
          <w:spacing w:val="-2"/>
          <w:w w:val="88"/>
          <w:sz w:val="20"/>
          <w:szCs w:val="20"/>
        </w:rPr>
        <w:t>T</w:t>
      </w:r>
      <w:r w:rsidRPr="00CA0B62">
        <w:rPr>
          <w:rFonts w:ascii="Times New Roman" w:eastAsia="Batang" w:hAnsi="Times New Roman"/>
          <w:i/>
          <w:iCs/>
          <w:spacing w:val="-2"/>
          <w:w w:val="88"/>
          <w:sz w:val="20"/>
          <w:szCs w:val="20"/>
        </w:rPr>
        <w:t xml:space="preserve">echnology Beijing, Beijing </w:t>
      </w:r>
      <w:r w:rsidRPr="00CA0B62">
        <w:rPr>
          <w:rFonts w:ascii="Times New Roman" w:hAnsi="Times New Roman"/>
          <w:i/>
          <w:iCs/>
          <w:spacing w:val="-2"/>
          <w:w w:val="88"/>
          <w:sz w:val="20"/>
          <w:szCs w:val="20"/>
        </w:rPr>
        <w:t>100083</w:t>
      </w:r>
      <w:r w:rsidRPr="00CA0B62">
        <w:rPr>
          <w:rFonts w:ascii="Times New Roman" w:eastAsia="Batang" w:hAnsi="Times New Roman"/>
          <w:i/>
          <w:iCs/>
          <w:spacing w:val="-2"/>
          <w:w w:val="88"/>
          <w:sz w:val="20"/>
          <w:szCs w:val="20"/>
        </w:rPr>
        <w:t>, China</w:t>
      </w:r>
    </w:p>
    <w:p w14:paraId="3CCA973C" w14:textId="3CC6A076" w:rsidR="00342415" w:rsidRPr="00CA0B62" w:rsidRDefault="00342415" w:rsidP="00E0463D">
      <w:pPr>
        <w:widowControl w:val="0"/>
        <w:autoSpaceDE w:val="0"/>
        <w:autoSpaceDN w:val="0"/>
        <w:adjustRightInd w:val="0"/>
        <w:spacing w:after="0" w:line="480" w:lineRule="auto"/>
        <w:ind w:right="-20"/>
        <w:rPr>
          <w:rFonts w:ascii="Times New Roman" w:eastAsia="Batang" w:hAnsi="Times New Roman"/>
          <w:sz w:val="20"/>
          <w:szCs w:val="20"/>
        </w:rPr>
      </w:pPr>
      <w:r w:rsidRPr="00160443">
        <w:rPr>
          <w:rFonts w:ascii="Times New Roman" w:eastAsia="Batang" w:hAnsi="Times New Roman"/>
          <w:spacing w:val="-10"/>
          <w:sz w:val="24"/>
          <w:szCs w:val="24"/>
        </w:rPr>
        <w:t>*</w:t>
      </w:r>
      <w:r w:rsidRPr="00CA0B62">
        <w:rPr>
          <w:rFonts w:ascii="Times New Roman" w:hAnsi="Times New Roman"/>
          <w:i/>
          <w:iCs/>
          <w:spacing w:val="1"/>
          <w:w w:val="74"/>
          <w:sz w:val="20"/>
          <w:szCs w:val="20"/>
        </w:rPr>
        <w:t>Corresponding authors:</w:t>
      </w:r>
      <w:r w:rsidRPr="00CA0B62">
        <w:rPr>
          <w:rFonts w:ascii="Times New Roman" w:hAnsi="Times New Roman"/>
          <w:iCs/>
          <w:spacing w:val="1"/>
          <w:w w:val="74"/>
          <w:sz w:val="20"/>
          <w:szCs w:val="20"/>
        </w:rPr>
        <w:t xml:space="preserve"> </w:t>
      </w:r>
      <w:r w:rsidRPr="00CA0B62">
        <w:rPr>
          <w:rFonts w:ascii="Times New Roman" w:hAnsi="Times New Roman"/>
          <w:iCs/>
          <w:spacing w:val="1"/>
          <w:w w:val="74"/>
          <w:sz w:val="20"/>
          <w:szCs w:val="20"/>
          <w:vertAlign w:val="superscript"/>
        </w:rPr>
        <w:t>1</w:t>
      </w:r>
      <w:r w:rsidR="004E06D0" w:rsidRPr="00CA0B62">
        <w:rPr>
          <w:rFonts w:ascii="Times New Roman" w:hAnsi="Times New Roman"/>
          <w:iCs/>
          <w:spacing w:val="1"/>
          <w:w w:val="74"/>
          <w:sz w:val="20"/>
          <w:szCs w:val="20"/>
        </w:rPr>
        <w:t>shipengustb@sina.com</w:t>
      </w:r>
      <w:r w:rsidRPr="00CA0B62">
        <w:rPr>
          <w:rFonts w:ascii="Times New Roman" w:hAnsi="Times New Roman"/>
          <w:iCs/>
          <w:spacing w:val="1"/>
          <w:w w:val="74"/>
          <w:sz w:val="20"/>
          <w:szCs w:val="20"/>
        </w:rPr>
        <w:t xml:space="preserve">, </w:t>
      </w:r>
      <w:r w:rsidRPr="00CA0B62">
        <w:rPr>
          <w:rFonts w:ascii="Times New Roman" w:hAnsi="Times New Roman"/>
          <w:iCs/>
          <w:spacing w:val="1"/>
          <w:w w:val="74"/>
          <w:sz w:val="20"/>
          <w:szCs w:val="20"/>
          <w:vertAlign w:val="superscript"/>
        </w:rPr>
        <w:t>2</w:t>
      </w:r>
      <w:r w:rsidR="004E06D0" w:rsidRPr="00CA0B62">
        <w:rPr>
          <w:rFonts w:ascii="Times New Roman" w:hAnsi="Times New Roman"/>
          <w:spacing w:val="1"/>
          <w:w w:val="74"/>
          <w:sz w:val="20"/>
          <w:szCs w:val="20"/>
        </w:rPr>
        <w:t>yjin@ustb.edu.cn</w:t>
      </w:r>
    </w:p>
    <w:p w14:paraId="5BEBF142" w14:textId="77777777" w:rsidR="00CF1552" w:rsidRDefault="00205DC2" w:rsidP="00E0463D">
      <w:pPr>
        <w:widowControl w:val="0"/>
        <w:spacing w:before="240" w:line="360" w:lineRule="auto"/>
        <w:jc w:val="both"/>
        <w:rPr>
          <w:rFonts w:ascii="Times New Roman" w:hAnsi="Times New Roman" w:cs="Times New Roman"/>
          <w:b/>
          <w:sz w:val="28"/>
          <w:szCs w:val="28"/>
        </w:rPr>
      </w:pPr>
      <w:r>
        <w:rPr>
          <w:rFonts w:ascii="Times New Roman" w:hAnsi="Times New Roman" w:cs="Times New Roman"/>
          <w:b/>
          <w:sz w:val="28"/>
          <w:szCs w:val="28"/>
        </w:rPr>
        <w:t>Abstract</w:t>
      </w:r>
    </w:p>
    <w:p w14:paraId="0593505D" w14:textId="7E99FF8F"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In materials science, performance prediction of materials plays an important role in improving the quality of materials as well as preventing serious damage to environment and threat to public safety. </w:t>
      </w:r>
      <w:bookmarkStart w:id="4" w:name="_Hlk513035174"/>
      <w:r>
        <w:rPr>
          <w:rFonts w:ascii="Times New Roman" w:hAnsi="Times New Roman" w:cs="Times New Roman"/>
          <w:sz w:val="24"/>
          <w:szCs w:val="24"/>
        </w:rPr>
        <w:t>Traditional regression analysis models in materials science are still not perfect, limited to capture nonlinearities of data and time-consuming for prediction</w:t>
      </w:r>
      <w:r w:rsidR="0036734C">
        <w:rPr>
          <w:rFonts w:ascii="Times New Roman" w:hAnsi="Times New Roman" w:cs="Times New Roman"/>
          <w:sz w:val="24"/>
          <w:szCs w:val="24"/>
        </w:rPr>
        <w:t xml:space="preserve"> and have poor ability to handle large amount of data</w:t>
      </w:r>
      <w:r>
        <w:rPr>
          <w:rFonts w:ascii="Times New Roman" w:hAnsi="Times New Roman" w:cs="Times New Roman"/>
          <w:sz w:val="24"/>
          <w:szCs w:val="24"/>
        </w:rPr>
        <w:t xml:space="preserve">. </w:t>
      </w:r>
      <w:bookmarkEnd w:id="4"/>
      <w:r>
        <w:rPr>
          <w:rFonts w:ascii="Times New Roman" w:hAnsi="Times New Roman" w:cs="Times New Roman"/>
          <w:sz w:val="24"/>
          <w:szCs w:val="24"/>
        </w:rPr>
        <w:t xml:space="preserve">It makes a strong demand on data analysis of materials data with the help of computer science method. In recent years, artificial neural network (ANN) is increasingly performing as a strong bridge between materials science and computer science. In this paper, </w:t>
      </w:r>
      <w:r w:rsidR="0024674D">
        <w:rPr>
          <w:rFonts w:ascii="Times New Roman" w:hAnsi="Times New Roman" w:cs="Times New Roman"/>
          <w:sz w:val="24"/>
          <w:szCs w:val="24"/>
        </w:rPr>
        <w:t>several</w:t>
      </w:r>
      <w:r>
        <w:rPr>
          <w:rFonts w:ascii="Times New Roman" w:hAnsi="Times New Roman" w:cs="Times New Roman"/>
          <w:sz w:val="24"/>
          <w:szCs w:val="24"/>
        </w:rPr>
        <w:t xml:space="preserve"> </w:t>
      </w:r>
      <w:bookmarkStart w:id="5" w:name="_Hlk534899642"/>
      <w:r>
        <w:rPr>
          <w:rFonts w:ascii="Times New Roman" w:hAnsi="Times New Roman" w:cs="Times New Roman"/>
          <w:sz w:val="24"/>
          <w:szCs w:val="24"/>
        </w:rPr>
        <w:t>ANN</w:t>
      </w:r>
      <w:bookmarkEnd w:id="5"/>
      <w:r>
        <w:rPr>
          <w:rFonts w:ascii="Times New Roman" w:hAnsi="Times New Roman" w:cs="Times New Roman"/>
          <w:sz w:val="24"/>
          <w:szCs w:val="24"/>
        </w:rPr>
        <w:t xml:space="preserve"> applications for predicting various properties of different materials in </w:t>
      </w:r>
      <w:r w:rsidR="0024674D">
        <w:rPr>
          <w:rFonts w:ascii="Times New Roman" w:hAnsi="Times New Roman" w:cs="Times New Roman"/>
          <w:sz w:val="24"/>
          <w:szCs w:val="24"/>
        </w:rPr>
        <w:t xml:space="preserve">a variety </w:t>
      </w:r>
      <w:r w:rsidR="001D28CB">
        <w:rPr>
          <w:rFonts w:ascii="Times New Roman" w:hAnsi="Times New Roman" w:cs="Times New Roman"/>
          <w:sz w:val="24"/>
          <w:szCs w:val="24"/>
        </w:rPr>
        <w:t>of materials</w:t>
      </w:r>
      <w:r>
        <w:rPr>
          <w:rFonts w:ascii="Times New Roman" w:hAnsi="Times New Roman" w:cs="Times New Roman"/>
          <w:sz w:val="24"/>
          <w:szCs w:val="24"/>
        </w:rPr>
        <w:t xml:space="preserve"> related areas were reviewed. It highlights the significance of ANN in materials related problems and the trend of ANN in context of materials science with some limitations.</w:t>
      </w:r>
    </w:p>
    <w:p w14:paraId="7F7EBC06" w14:textId="045A864A"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Keyword: materials performance prediction, artificial neural network, multilayer perceptron, backpropagation, feedforward</w:t>
      </w:r>
      <w:r w:rsidR="005F19BB">
        <w:rPr>
          <w:rFonts w:ascii="Times New Roman" w:hAnsi="Times New Roman" w:cs="Times New Roman"/>
          <w:sz w:val="24"/>
          <w:szCs w:val="24"/>
        </w:rPr>
        <w:t>, radial basis function</w:t>
      </w:r>
    </w:p>
    <w:p w14:paraId="3C0033E2" w14:textId="77777777" w:rsidR="00CF1552" w:rsidRDefault="00205DC2" w:rsidP="00E0463D">
      <w:pPr>
        <w:pStyle w:val="1"/>
        <w:widowControl w:val="0"/>
        <w:rPr>
          <w:rFonts w:cs="Times New Roman"/>
          <w:szCs w:val="28"/>
        </w:rPr>
      </w:pPr>
      <w:r>
        <w:rPr>
          <w:rFonts w:cs="Times New Roman"/>
          <w:szCs w:val="28"/>
        </w:rPr>
        <w:t>Introduction</w:t>
      </w:r>
    </w:p>
    <w:p w14:paraId="6ED328C2" w14:textId="0F346FFC"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Since material service safety is important to be maintained, many researchers </w:t>
      </w:r>
      <w:r w:rsidR="008050DE">
        <w:rPr>
          <w:rFonts w:ascii="Times New Roman" w:hAnsi="Times New Roman" w:cs="Times New Roman"/>
          <w:sz w:val="24"/>
          <w:szCs w:val="24"/>
        </w:rPr>
        <w:t>devote</w:t>
      </w:r>
      <w:r>
        <w:rPr>
          <w:rFonts w:ascii="Times New Roman" w:hAnsi="Times New Roman" w:cs="Times New Roman"/>
          <w:sz w:val="24"/>
          <w:szCs w:val="24"/>
        </w:rPr>
        <w:t xml:space="preserve"> to experimental testing and data analyzing to discover the different factors’ influencing on materials performance. Traditional </w:t>
      </w:r>
      <w:r w:rsidR="008050DE">
        <w:rPr>
          <w:rFonts w:ascii="Times New Roman" w:hAnsi="Times New Roman" w:cs="Times New Roman"/>
          <w:sz w:val="24"/>
          <w:szCs w:val="24"/>
        </w:rPr>
        <w:t>mathematical</w:t>
      </w:r>
      <w:r>
        <w:rPr>
          <w:rFonts w:ascii="Times New Roman" w:hAnsi="Times New Roman" w:cs="Times New Roman"/>
          <w:sz w:val="24"/>
          <w:szCs w:val="24"/>
        </w:rPr>
        <w:t xml:space="preserve"> analysis models used in materials science are still not perfect, </w:t>
      </w:r>
      <w:r w:rsidR="001D28CB">
        <w:rPr>
          <w:rFonts w:ascii="Times New Roman" w:hAnsi="Times New Roman" w:cs="Times New Roman"/>
          <w:sz w:val="24"/>
          <w:szCs w:val="24"/>
        </w:rPr>
        <w:t>limited to capture nonlinearities of data and time-consuming for prediction and have poor ability to handle large amount of data</w:t>
      </w:r>
      <w:r>
        <w:rPr>
          <w:rFonts w:ascii="Times New Roman" w:hAnsi="Times New Roman" w:cs="Times New Roman"/>
          <w:sz w:val="24"/>
          <w:szCs w:val="24"/>
        </w:rPr>
        <w:t xml:space="preserve">. In recent years, an emerging area of materials performance evaluation and prediction by artificial neural network (ANN) was evolved as an efficient way. ANN analysis can produce satisfactory prediction results of materials properties, compared to </w:t>
      </w:r>
      <w:r>
        <w:rPr>
          <w:rFonts w:ascii="Times New Roman" w:hAnsi="Times New Roman" w:cs="Times New Roman"/>
          <w:sz w:val="24"/>
          <w:szCs w:val="24"/>
        </w:rPr>
        <w:lastRenderedPageBreak/>
        <w:t xml:space="preserve">traditional data analysis </w:t>
      </w:r>
      <w:r w:rsidR="007B33F5">
        <w:rPr>
          <w:rFonts w:ascii="Times New Roman" w:hAnsi="Times New Roman" w:cs="Times New Roman"/>
          <w:sz w:val="24"/>
          <w:szCs w:val="24"/>
        </w:rPr>
        <w:fldChar w:fldCharType="begin"/>
      </w:r>
      <w:r w:rsidR="007B33F5">
        <w:rPr>
          <w:rFonts w:ascii="Times New Roman" w:hAnsi="Times New Roman" w:cs="Times New Roman"/>
          <w:sz w:val="24"/>
          <w:szCs w:val="24"/>
        </w:rPr>
        <w:instrText xml:space="preserve"> ADDIN EN.CITE &lt;EndNote&gt;&lt;Cite&gt;&lt;Author&gt;Xie&lt;/Author&gt;&lt;Year&gt;2018&lt;/Year&gt;&lt;RecNum&gt;553&lt;/RecNum&gt;&lt;DisplayText&gt;[1]&lt;/DisplayText&gt;&lt;record&gt;&lt;rec-number&gt;553&lt;/rec-number&gt;&lt;foreign-keys&gt;&lt;key app="EN" db-id="ese55x5vtzp0x6e9s9tpzwagt5re2t5sfaz5" timestamp="1547061741"&gt;553&lt;/key&gt;&lt;key app="ENWeb" db-id=""&gt;0&lt;/key&gt;&lt;/foreign-keys&gt;&lt;ref-type name="Journal Article"&gt;17&lt;/ref-type&gt;&lt;contributors&gt;&lt;authors&gt;&lt;author&gt;Xie, T.&lt;/author&gt;&lt;author&gt;Grossman, J. C.&lt;/author&gt;&lt;/authors&gt;&lt;/contributors&gt;&lt;auth-address&gt;Department of Materials Science and Engineering, Massachusetts Institute of Technology, Cambridge, Massachusetts 02139, USA.&lt;/auth-address&gt;&lt;titles&gt;&lt;title&gt;Crystal Graph Convolutional Neural Networks for an Accurate and Interpretable Prediction of Material Properties&lt;/title&gt;&lt;secondary-title&gt;Phys Rev Lett&lt;/secondary-title&gt;&lt;/titles&gt;&lt;periodical&gt;&lt;full-title&gt;Phys Rev Lett&lt;/full-title&gt;&lt;/periodical&gt;&lt;pages&gt;145301&lt;/pages&gt;&lt;volume&gt;120&lt;/volume&gt;&lt;number&gt;14&lt;/number&gt;&lt;dates&gt;&lt;year&gt;2018&lt;/year&gt;&lt;pub-dates&gt;&lt;date&gt;Apr 6&lt;/date&gt;&lt;/pub-dates&gt;&lt;/dates&gt;&lt;isbn&gt;1079-7114 (Electronic)&amp;#xD;0031-9007 (Linking)&lt;/isbn&gt;&lt;accession-num&gt;29694125&lt;/accession-num&gt;&lt;urls&gt;&lt;related-urls&gt;&lt;url&gt;https://www.ncbi.nlm.nih.gov/pubmed/29694125&lt;/url&gt;&lt;/related-urls&gt;&lt;/urls&gt;&lt;electronic-resource-num&gt;10.1103/PhysRevLett.120.145301&lt;/electronic-resource-num&gt;&lt;/record&gt;&lt;/Cite&gt;&lt;/EndNote&gt;</w:instrText>
      </w:r>
      <w:r w:rsidR="007B33F5">
        <w:rPr>
          <w:rFonts w:ascii="Times New Roman" w:hAnsi="Times New Roman" w:cs="Times New Roman"/>
          <w:sz w:val="24"/>
          <w:szCs w:val="24"/>
        </w:rPr>
        <w:fldChar w:fldCharType="separate"/>
      </w:r>
      <w:r w:rsidR="007B33F5">
        <w:rPr>
          <w:rFonts w:ascii="Times New Roman" w:hAnsi="Times New Roman" w:cs="Times New Roman"/>
          <w:noProof/>
          <w:sz w:val="24"/>
          <w:szCs w:val="24"/>
        </w:rPr>
        <w:t>[</w:t>
      </w:r>
      <w:hyperlink w:anchor="_ENREF_1" w:tooltip="Xie, 2018 #553" w:history="1">
        <w:r w:rsidR="0058554F">
          <w:rPr>
            <w:rFonts w:ascii="Times New Roman" w:hAnsi="Times New Roman" w:cs="Times New Roman"/>
            <w:noProof/>
            <w:sz w:val="24"/>
            <w:szCs w:val="24"/>
          </w:rPr>
          <w:t>1</w:t>
        </w:r>
      </w:hyperlink>
      <w:r w:rsidR="007B33F5">
        <w:rPr>
          <w:rFonts w:ascii="Times New Roman" w:hAnsi="Times New Roman" w:cs="Times New Roman"/>
          <w:noProof/>
          <w:sz w:val="24"/>
          <w:szCs w:val="24"/>
        </w:rPr>
        <w:t>]</w:t>
      </w:r>
      <w:r w:rsidR="007B33F5">
        <w:rPr>
          <w:rFonts w:ascii="Times New Roman" w:hAnsi="Times New Roman" w:cs="Times New Roman"/>
          <w:sz w:val="24"/>
          <w:szCs w:val="24"/>
        </w:rPr>
        <w:fldChar w:fldCharType="end"/>
      </w:r>
      <w:r w:rsidR="007B33F5">
        <w:rPr>
          <w:rFonts w:ascii="Times New Roman" w:hAnsi="Times New Roman" w:cs="Times New Roman"/>
          <w:sz w:val="24"/>
          <w:szCs w:val="24"/>
        </w:rPr>
        <w:t xml:space="preserve"> </w:t>
      </w:r>
      <w:r w:rsidR="007B33F5">
        <w:rPr>
          <w:rFonts w:ascii="Times New Roman" w:hAnsi="Times New Roman" w:cs="Times New Roman"/>
          <w:sz w:val="24"/>
          <w:szCs w:val="24"/>
        </w:rPr>
        <w:fldChar w:fldCharType="begin"/>
      </w:r>
      <w:r w:rsidR="007B33F5">
        <w:rPr>
          <w:rFonts w:ascii="Times New Roman" w:hAnsi="Times New Roman" w:cs="Times New Roman"/>
          <w:sz w:val="24"/>
          <w:szCs w:val="24"/>
        </w:rPr>
        <w:instrText xml:space="preserve"> ADDIN EN.CITE &lt;EndNote&gt;&lt;Cite&gt;&lt;Author&gt;Gyurova&lt;/Author&gt;&lt;Year&gt;2011&lt;/Year&gt;&lt;RecNum&gt;718&lt;/RecNum&gt;&lt;DisplayText&gt;[2]&lt;/DisplayText&gt;&lt;record&gt;&lt;rec-number&gt;718&lt;/rec-number&gt;&lt;foreign-keys&gt;&lt;key app="EN" db-id="ese55x5vtzp0x6e9s9tpzwagt5re2t5sfaz5" timestamp="1555248681"&gt;718&lt;/key&gt;&lt;/foreign-keys&gt;&lt;ref-type name="Journal Article"&gt;17&lt;/ref-type&gt;&lt;contributors&gt;&lt;authors&gt;&lt;author&gt;Gyurova, Lada A.&lt;/author&gt;&lt;author&gt;Friedrich, Klaus&lt;/author&gt;&lt;/authors&gt;&lt;/contributors&gt;&lt;titles&gt;&lt;title&gt;Artificial neural networks for predicting sliding friction and wear properties of polyphenylene sulfide composites&lt;/title&gt;&lt;secondary-title&gt;Tribology International&lt;/secondary-title&gt;&lt;/titles&gt;&lt;periodical&gt;&lt;full-title&gt;Tribology International&lt;/full-title&gt;&lt;/periodical&gt;&lt;pages&gt;603-609&lt;/pages&gt;&lt;volume&gt;44&lt;/volume&gt;&lt;number&gt;5&lt;/number&gt;&lt;keywords&gt;&lt;keyword&gt;Polymer composite&lt;/keyword&gt;&lt;keyword&gt;Friction&lt;/keyword&gt;&lt;keyword&gt;Wear&lt;/keyword&gt;&lt;keyword&gt;Artificial neural network&lt;/keyword&gt;&lt;/keywords&gt;&lt;dates&gt;&lt;year&gt;2011&lt;/year&gt;&lt;pub-dates&gt;&lt;date&gt;2011/05/01/&lt;/date&gt;&lt;/pub-dates&gt;&lt;/dates&gt;&lt;isbn&gt;0301-679X&lt;/isbn&gt;&lt;urls&gt;&lt;related-urls&gt;&lt;url&gt;http://www.sciencedirect.com/science/article/pii/S0301679X1100003X&lt;/url&gt;&lt;/related-urls&gt;&lt;/urls&gt;&lt;electronic-resource-num&gt;https://doi.org/10.1016/j.triboint.2010.12.011&lt;/electronic-resource-num&gt;&lt;/record&gt;&lt;/Cite&gt;&lt;/EndNote&gt;</w:instrText>
      </w:r>
      <w:r w:rsidR="007B33F5">
        <w:rPr>
          <w:rFonts w:ascii="Times New Roman" w:hAnsi="Times New Roman" w:cs="Times New Roman"/>
          <w:sz w:val="24"/>
          <w:szCs w:val="24"/>
        </w:rPr>
        <w:fldChar w:fldCharType="separate"/>
      </w:r>
      <w:r w:rsidR="007B33F5">
        <w:rPr>
          <w:rFonts w:ascii="Times New Roman" w:hAnsi="Times New Roman" w:cs="Times New Roman"/>
          <w:noProof/>
          <w:sz w:val="24"/>
          <w:szCs w:val="24"/>
        </w:rPr>
        <w:t>[</w:t>
      </w:r>
      <w:r w:rsidR="00217315">
        <w:fldChar w:fldCharType="begin"/>
      </w:r>
      <w:r w:rsidR="00217315">
        <w:instrText xml:space="preserve"> HYPERLINK \l "_ENREF_2" \o "Gyurova, 2011 #718" </w:instrText>
      </w:r>
      <w:r w:rsidR="00217315">
        <w:fldChar w:fldCharType="separate"/>
      </w:r>
      <w:r w:rsidR="0058554F">
        <w:rPr>
          <w:rFonts w:ascii="Times New Roman" w:hAnsi="Times New Roman" w:cs="Times New Roman"/>
          <w:noProof/>
          <w:sz w:val="24"/>
          <w:szCs w:val="24"/>
        </w:rPr>
        <w:t>2</w:t>
      </w:r>
      <w:r w:rsidR="00217315">
        <w:rPr>
          <w:rFonts w:ascii="Times New Roman" w:hAnsi="Times New Roman" w:cs="Times New Roman"/>
          <w:noProof/>
          <w:sz w:val="24"/>
          <w:szCs w:val="24"/>
        </w:rPr>
        <w:fldChar w:fldCharType="end"/>
      </w:r>
      <w:r w:rsidR="007B33F5">
        <w:rPr>
          <w:rFonts w:ascii="Times New Roman" w:hAnsi="Times New Roman" w:cs="Times New Roman"/>
          <w:noProof/>
          <w:sz w:val="24"/>
          <w:szCs w:val="24"/>
        </w:rPr>
        <w:t>]</w:t>
      </w:r>
      <w:r w:rsidR="007B33F5">
        <w:rPr>
          <w:rFonts w:ascii="Times New Roman" w:hAnsi="Times New Roman" w:cs="Times New Roman"/>
          <w:sz w:val="24"/>
          <w:szCs w:val="24"/>
        </w:rPr>
        <w:fldChar w:fldCharType="end"/>
      </w:r>
      <w:r w:rsidR="007B33F5">
        <w:rPr>
          <w:rFonts w:ascii="Times New Roman" w:hAnsi="Times New Roman" w:cs="Times New Roman"/>
          <w:sz w:val="24"/>
          <w:szCs w:val="24"/>
        </w:rPr>
        <w:t xml:space="preserve"> </w:t>
      </w:r>
      <w:r w:rsidR="007B33F5">
        <w:rPr>
          <w:rFonts w:ascii="Times New Roman" w:hAnsi="Times New Roman" w:cs="Times New Roman"/>
          <w:sz w:val="24"/>
          <w:szCs w:val="24"/>
        </w:rPr>
        <w:fldChar w:fldCharType="begin"/>
      </w:r>
      <w:r w:rsidR="007B33F5">
        <w:rPr>
          <w:rFonts w:ascii="Times New Roman" w:hAnsi="Times New Roman" w:cs="Times New Roman"/>
          <w:sz w:val="24"/>
          <w:szCs w:val="24"/>
        </w:rPr>
        <w:instrText xml:space="preserve"> ADDIN EN.CITE &lt;EndNote&gt;&lt;Cite&gt;&lt;Author&gt;Liu&lt;/Author&gt;&lt;Year&gt;2013&lt;/Year&gt;&lt;RecNum&gt;717&lt;/RecNum&gt;&lt;DisplayText&gt;[3]&lt;/DisplayText&gt;&lt;record&gt;&lt;rec-number&gt;717&lt;/rec-number&gt;&lt;foreign-keys&gt;&lt;key app="EN" db-id="ese55x5vtzp0x6e9s9tpzwagt5re2t5sfaz5" timestamp="1555247318"&gt;717&lt;/key&gt;&lt;/foreign-keys&gt;&lt;ref-type name="Book"&gt;6&lt;/ref-type&gt;&lt;contributors&gt;&lt;authors&gt;&lt;author&gt;Liu, Y.&lt;/author&gt;&lt;author&gt;Y Li, H.&lt;/author&gt;&lt;author&gt;F Jiang, H.&lt;/author&gt;&lt;author&gt;J Su, X.&lt;/author&gt;&lt;/authors&gt;&lt;/contributors&gt;&lt;titles&gt;&lt;title&gt;Artificial neural network modelling to predict hot deformation behaviour of zinc–aluminium alloy&lt;/title&gt;&lt;alt-title&gt;Materials Science and Technology&lt;/alt-title&gt;&lt;/titles&gt;&lt;alt-periodical&gt;&lt;full-title&gt;Materials Science and Technology&lt;/full-title&gt;&lt;/alt-periodical&gt;&lt;pages&gt;184-189&lt;/pages&gt;&lt;volume&gt;29&lt;/volume&gt;&lt;dates&gt;&lt;year&gt;2013&lt;/year&gt;&lt;/dates&gt;&lt;urls&gt;&lt;/urls&gt;&lt;electronic-resource-num&gt;10.1179/1743284712Y.0000000127&lt;/electronic-resource-num&gt;&lt;/record&gt;&lt;/Cite&gt;&lt;/EndNote&gt;</w:instrText>
      </w:r>
      <w:r w:rsidR="007B33F5">
        <w:rPr>
          <w:rFonts w:ascii="Times New Roman" w:hAnsi="Times New Roman" w:cs="Times New Roman"/>
          <w:sz w:val="24"/>
          <w:szCs w:val="24"/>
        </w:rPr>
        <w:fldChar w:fldCharType="separate"/>
      </w:r>
      <w:r w:rsidR="007B33F5">
        <w:rPr>
          <w:rFonts w:ascii="Times New Roman" w:hAnsi="Times New Roman" w:cs="Times New Roman"/>
          <w:noProof/>
          <w:sz w:val="24"/>
          <w:szCs w:val="24"/>
        </w:rPr>
        <w:t>[</w:t>
      </w:r>
      <w:hyperlink w:anchor="_ENREF_3" w:tooltip="Liu, 2013 #717" w:history="1">
        <w:r w:rsidR="0058554F">
          <w:rPr>
            <w:rFonts w:ascii="Times New Roman" w:hAnsi="Times New Roman" w:cs="Times New Roman"/>
            <w:noProof/>
            <w:sz w:val="24"/>
            <w:szCs w:val="24"/>
          </w:rPr>
          <w:t>3</w:t>
        </w:r>
      </w:hyperlink>
      <w:r w:rsidR="007B33F5">
        <w:rPr>
          <w:rFonts w:ascii="Times New Roman" w:hAnsi="Times New Roman" w:cs="Times New Roman"/>
          <w:noProof/>
          <w:sz w:val="24"/>
          <w:szCs w:val="24"/>
        </w:rPr>
        <w:t>]</w:t>
      </w:r>
      <w:r w:rsidR="007B33F5">
        <w:rPr>
          <w:rFonts w:ascii="Times New Roman" w:hAnsi="Times New Roman" w:cs="Times New Roman"/>
          <w:sz w:val="24"/>
          <w:szCs w:val="24"/>
        </w:rPr>
        <w:fldChar w:fldCharType="end"/>
      </w:r>
      <w:r w:rsidR="007B33F5">
        <w:rPr>
          <w:rFonts w:ascii="Times New Roman" w:hAnsi="Times New Roman" w:cs="Times New Roman"/>
          <w:sz w:val="24"/>
          <w:szCs w:val="24"/>
        </w:rPr>
        <w:t xml:space="preserve"> </w:t>
      </w:r>
      <w:r w:rsidR="007B33F5">
        <w:rPr>
          <w:rFonts w:ascii="Times New Roman" w:hAnsi="Times New Roman" w:cs="Times New Roman"/>
          <w:sz w:val="24"/>
          <w:szCs w:val="24"/>
        </w:rPr>
        <w:fldChar w:fldCharType="begin"/>
      </w:r>
      <w:r w:rsidR="007B33F5">
        <w:rPr>
          <w:rFonts w:ascii="Times New Roman" w:hAnsi="Times New Roman" w:cs="Times New Roman"/>
          <w:sz w:val="24"/>
          <w:szCs w:val="24"/>
        </w:rPr>
        <w:instrText xml:space="preserve"> ADDIN EN.CITE &lt;EndNote&gt;&lt;Cite&gt;&lt;Author&gt;Jiménez-Come&lt;/Author&gt;&lt;Year&gt;2015&lt;/Year&gt;&lt;RecNum&gt;438&lt;/RecNum&gt;&lt;DisplayText&gt;[4]&lt;/DisplayText&gt;&lt;record&gt;&lt;rec-number&gt;438&lt;/rec-number&gt;&lt;foreign-keys&gt;&lt;key app="EN" db-id="ese55x5vtzp0x6e9s9tpzwagt5re2t5sfaz5" timestamp="1545913366"&gt;438&lt;/key&gt;&lt;key app="ENWeb" db-id=""&gt;0&lt;/key&gt;&lt;/foreign-keys&gt;&lt;ref-type name="Journal Article"&gt;17&lt;/ref-type&gt;&lt;contributors&gt;&lt;authors&gt;&lt;author&gt;Jiménez-Come, M. J.&lt;/author&gt;&lt;author&gt;Turias, I. J.&lt;/author&gt;&lt;author&gt;Ruiz-Aguilar, J. J.&lt;/author&gt;&lt;author&gt;Trujillo, F. J.&lt;/author&gt;&lt;/authors&gt;&lt;/contributors&gt;&lt;titles&gt;&lt;title&gt;Characterization of pitting corrosion of stainless steel using artificial neural networks&lt;/title&gt;&lt;secondary-title&gt;Materials and Corrosion&lt;/secondary-title&gt;&lt;/titles&gt;&lt;periodical&gt;&lt;full-title&gt;Materials and Corrosion&lt;/full-title&gt;&lt;/periodical&gt;&lt;pages&gt;1084-1091&lt;/pages&gt;&lt;volume&gt;66&lt;/volume&gt;&lt;number&gt;10&lt;/number&gt;&lt;dates&gt;&lt;year&gt;2015&lt;/year&gt;&lt;/dates&gt;&lt;isbn&gt;09475117&lt;/isbn&gt;&lt;urls&gt;&lt;/urls&gt;&lt;electronic-resource-num&gt;10.1002/maco.201408173&lt;/electronic-resource-num&gt;&lt;/record&gt;&lt;/Cite&gt;&lt;/EndNote&gt;</w:instrText>
      </w:r>
      <w:r w:rsidR="007B33F5">
        <w:rPr>
          <w:rFonts w:ascii="Times New Roman" w:hAnsi="Times New Roman" w:cs="Times New Roman"/>
          <w:sz w:val="24"/>
          <w:szCs w:val="24"/>
        </w:rPr>
        <w:fldChar w:fldCharType="separate"/>
      </w:r>
      <w:r w:rsidR="007B33F5">
        <w:rPr>
          <w:rFonts w:ascii="Times New Roman" w:hAnsi="Times New Roman" w:cs="Times New Roman"/>
          <w:noProof/>
          <w:sz w:val="24"/>
          <w:szCs w:val="24"/>
        </w:rPr>
        <w:t>[</w:t>
      </w:r>
      <w:hyperlink w:anchor="_ENREF_4" w:tooltip="Jiménez-Come, 2015 #438" w:history="1">
        <w:r w:rsidR="0058554F">
          <w:rPr>
            <w:rFonts w:ascii="Times New Roman" w:hAnsi="Times New Roman" w:cs="Times New Roman"/>
            <w:noProof/>
            <w:sz w:val="24"/>
            <w:szCs w:val="24"/>
          </w:rPr>
          <w:t>4</w:t>
        </w:r>
      </w:hyperlink>
      <w:r w:rsidR="007B33F5">
        <w:rPr>
          <w:rFonts w:ascii="Times New Roman" w:hAnsi="Times New Roman" w:cs="Times New Roman"/>
          <w:noProof/>
          <w:sz w:val="24"/>
          <w:szCs w:val="24"/>
        </w:rPr>
        <w:t>]</w:t>
      </w:r>
      <w:r w:rsidR="007B33F5">
        <w:rPr>
          <w:rFonts w:ascii="Times New Roman" w:hAnsi="Times New Roman" w:cs="Times New Roman"/>
          <w:sz w:val="24"/>
          <w:szCs w:val="24"/>
        </w:rPr>
        <w:fldChar w:fldCharType="end"/>
      </w:r>
      <w:r w:rsidR="007B33F5">
        <w:rPr>
          <w:rFonts w:ascii="Times New Roman" w:hAnsi="Times New Roman" w:cs="Times New Roman"/>
          <w:sz w:val="24"/>
          <w:szCs w:val="24"/>
        </w:rPr>
        <w:t>.</w:t>
      </w:r>
    </w:p>
    <w:p w14:paraId="35CF9B81" w14:textId="3C131105" w:rsidR="00CF1552" w:rsidRDefault="00205DC2" w:rsidP="00E0463D">
      <w:pPr>
        <w:widowControl w:val="0"/>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One hot research target in materials science is to determine the unknown relations among materials properties. ANN can predict the output by exploring arbitrary interactions </w:t>
      </w:r>
      <w:r w:rsidR="00CD3778">
        <w:rPr>
          <w:rFonts w:ascii="Times New Roman" w:hAnsi="Times New Roman" w:cs="Times New Roman" w:hint="eastAsia"/>
          <w:sz w:val="24"/>
          <w:szCs w:val="24"/>
        </w:rPr>
        <w:t>among</w:t>
      </w:r>
      <w:r>
        <w:rPr>
          <w:rFonts w:ascii="Times New Roman" w:hAnsi="Times New Roman" w:cs="Times New Roman"/>
          <w:sz w:val="24"/>
          <w:szCs w:val="24"/>
        </w:rPr>
        <w:t xml:space="preserve"> the variables and enabling quantitative expression and understanding of very complicated problems </w:t>
      </w:r>
      <w:r>
        <w:rPr>
          <w:rFonts w:ascii="Times New Roman" w:hAnsi="Times New Roman" w:cs="Times New Roman"/>
          <w:sz w:val="24"/>
          <w:szCs w:val="24"/>
        </w:rPr>
        <w:fldChar w:fldCharType="begin"/>
      </w:r>
      <w:r w:rsidR="007B33F5">
        <w:rPr>
          <w:rFonts w:ascii="Times New Roman" w:hAnsi="Times New Roman" w:cs="Times New Roman"/>
          <w:sz w:val="24"/>
          <w:szCs w:val="24"/>
        </w:rPr>
        <w:instrText xml:space="preserve"> ADDIN EN.CITE &lt;EndNote&gt;&lt;Cite&gt;&lt;Author&gt;Bhadeshia&lt;/Author&gt;&lt;Year&gt;2009&lt;/Year&gt;&lt;RecNum&gt;496&lt;/RecNum&gt;&lt;DisplayText&gt;[5]&lt;/DisplayText&gt;&lt;record&gt;&lt;rec-number&gt;496&lt;/rec-number&gt;&lt;foreign-keys&gt;&lt;key app="EN" db-id="ese55x5vtzp0x6e9s9tpzwagt5re2t5sfaz5" timestamp="1546301390"&gt;496&lt;/key&gt;&lt;/foreign-keys&gt;&lt;ref-type name="Journal Article"&gt;17&lt;/ref-type&gt;&lt;contributors&gt;&lt;authors&gt;&lt;author&gt;Bhadeshia, H. K. D. H.&lt;/author&gt;&lt;author&gt;Dimitriu, R. C.&lt;/author&gt;&lt;author&gt;Forsik, S.&lt;/author&gt;&lt;author&gt;Pak, J. H.&lt;/author&gt;&lt;author&gt;Ryu, J. H.&lt;/author&gt;&lt;/authors&gt;&lt;/contributors&gt;&lt;titles&gt;&lt;title&gt;Performance of neural networks in materials science&lt;/title&gt;&lt;secondary-title&gt;Materials Science and Technology&lt;/secondary-title&gt;&lt;/titles&gt;&lt;periodical&gt;&lt;full-title&gt;Materials Science and Technology&lt;/full-title&gt;&lt;/periodical&gt;&lt;pages&gt;504-510&lt;/pages&gt;&lt;volume&gt;25&lt;/volume&gt;&lt;number&gt;4&lt;/number&gt;&lt;dates&gt;&lt;year&gt;2009&lt;/year&gt;&lt;pub-dates&gt;&lt;date&gt;2009/04/01&lt;/date&gt;&lt;/pub-dates&gt;&lt;/dates&gt;&lt;publisher&gt;Taylor &amp;amp; Francis&lt;/publisher&gt;&lt;isbn&gt;0267-0836&lt;/isbn&gt;&lt;urls&gt;&lt;related-urls&gt;&lt;url&gt;https://doi.org/10.1179/174328408X311053&lt;/url&gt;&lt;/related-urls&gt;&lt;/urls&gt;&lt;electronic-resource-num&gt;10.1179/174328408X311053&lt;/electronic-resource-num&gt;&lt;/record&gt;&lt;/Cite&gt;&lt;/EndNote&gt;</w:instrText>
      </w:r>
      <w:r>
        <w:rPr>
          <w:rFonts w:ascii="Times New Roman" w:hAnsi="Times New Roman" w:cs="Times New Roman"/>
          <w:sz w:val="24"/>
          <w:szCs w:val="24"/>
        </w:rPr>
        <w:fldChar w:fldCharType="separate"/>
      </w:r>
      <w:r w:rsidR="007B33F5">
        <w:rPr>
          <w:rFonts w:ascii="Times New Roman" w:hAnsi="Times New Roman" w:cs="Times New Roman"/>
          <w:noProof/>
          <w:sz w:val="24"/>
          <w:szCs w:val="24"/>
        </w:rPr>
        <w:t>[</w:t>
      </w:r>
      <w:hyperlink w:anchor="_ENREF_5" w:tooltip="Bhadeshia, 2009 #496" w:history="1">
        <w:r w:rsidR="0058554F">
          <w:rPr>
            <w:rFonts w:ascii="Times New Roman" w:hAnsi="Times New Roman" w:cs="Times New Roman"/>
            <w:noProof/>
            <w:sz w:val="24"/>
            <w:szCs w:val="24"/>
          </w:rPr>
          <w:t>5</w:t>
        </w:r>
      </w:hyperlink>
      <w:r w:rsidR="007B33F5">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Because of its parallel structure and fast learning capacity, it can be used for linear and non-linear data analys</w:t>
      </w:r>
      <w:r w:rsidR="00CD3778">
        <w:rPr>
          <w:rFonts w:ascii="Times New Roman" w:hAnsi="Times New Roman" w:cs="Times New Roman" w:hint="eastAsia"/>
          <w:sz w:val="24"/>
          <w:szCs w:val="24"/>
        </w:rPr>
        <w:t>e</w:t>
      </w:r>
      <w:r>
        <w:rPr>
          <w:rFonts w:ascii="Times New Roman" w:hAnsi="Times New Roman" w:cs="Times New Roman"/>
          <w:sz w:val="24"/>
          <w:szCs w:val="24"/>
        </w:rPr>
        <w:t xml:space="preserve">s in applications such as pattern recognition, prediction, system identification and control. The main benefit of neural network is its generalization ability, noise tolerance and prediction ability of output of unseen test data with savings in cost and time </w:t>
      </w:r>
      <w:r>
        <w:rPr>
          <w:rFonts w:ascii="Times New Roman" w:hAnsi="Times New Roman" w:cs="Times New Roman"/>
          <w:sz w:val="24"/>
          <w:szCs w:val="24"/>
        </w:rPr>
        <w:fldChar w:fldCharType="begin"/>
      </w:r>
      <w:r w:rsidR="007B33F5">
        <w:rPr>
          <w:rFonts w:ascii="Times New Roman" w:hAnsi="Times New Roman" w:cs="Times New Roman"/>
          <w:sz w:val="24"/>
          <w:szCs w:val="24"/>
        </w:rPr>
        <w:instrText xml:space="preserve"> ADDIN EN.CITE &lt;EndNote&gt;&lt;Cite&gt;&lt;Author&gt;Vera&lt;/Author&gt;&lt;Year&gt;2014&lt;/Year&gt;&lt;RecNum&gt;472&lt;/RecNum&gt;&lt;DisplayText&gt;[6]&lt;/DisplayText&gt;&lt;record&gt;&lt;rec-number&gt;472&lt;/rec-number&gt;&lt;foreign-keys&gt;&lt;key app="EN" db-id="ese55x5vtzp0x6e9s9tpzwagt5re2t5sfaz5" timestamp="1546076298"&gt;472&lt;/key&gt;&lt;/foreign-keys&gt;&lt;ref-type name="Book"&gt;6&lt;/ref-type&gt;&lt;contributors&gt;&lt;authors&gt;&lt;author&gt;Vera, Rosa&lt;/author&gt;&lt;author&gt;Ossandón, Sebastián&lt;/author&gt;&lt;/authors&gt;&lt;/contributors&gt;&lt;titles&gt;&lt;title&gt;On the Prediction of Atmospheric Corrosion of Metals and Alloys in Chile Using Artificial Neural Networks&lt;/title&gt;&lt;alt-title&gt;International journal of electrochemical science&lt;/alt-title&gt;&lt;/titles&gt;&lt;pages&gt;7131-7151&lt;/pages&gt;&lt;volume&gt;9&lt;/volume&gt;&lt;dates&gt;&lt;year&gt;2014&lt;/year&gt;&lt;/dates&gt;&lt;urls&gt;&lt;/urls&gt;&lt;/record&gt;&lt;/Cite&gt;&lt;/EndNote&gt;</w:instrText>
      </w:r>
      <w:r>
        <w:rPr>
          <w:rFonts w:ascii="Times New Roman" w:hAnsi="Times New Roman" w:cs="Times New Roman"/>
          <w:sz w:val="24"/>
          <w:szCs w:val="24"/>
        </w:rPr>
        <w:fldChar w:fldCharType="separate"/>
      </w:r>
      <w:r w:rsidR="007B33F5">
        <w:rPr>
          <w:rFonts w:ascii="Times New Roman" w:hAnsi="Times New Roman" w:cs="Times New Roman"/>
          <w:noProof/>
          <w:sz w:val="24"/>
          <w:szCs w:val="24"/>
        </w:rPr>
        <w:t>[</w:t>
      </w:r>
      <w:hyperlink w:anchor="_ENREF_6" w:tooltip="Vera, 2014 #472" w:history="1">
        <w:r w:rsidR="0058554F">
          <w:rPr>
            <w:rFonts w:ascii="Times New Roman" w:hAnsi="Times New Roman" w:cs="Times New Roman"/>
            <w:noProof/>
            <w:sz w:val="24"/>
            <w:szCs w:val="24"/>
          </w:rPr>
          <w:t>6</w:t>
        </w:r>
      </w:hyperlink>
      <w:r w:rsidR="007B33F5">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w:t>
      </w:r>
    </w:p>
    <w:p w14:paraId="788D759B" w14:textId="77777777" w:rsidR="00CF1552" w:rsidRDefault="00205DC2" w:rsidP="00E0463D">
      <w:pPr>
        <w:widowControl w:val="0"/>
        <w:spacing w:before="240" w:after="0" w:line="360" w:lineRule="auto"/>
        <w:jc w:val="both"/>
        <w:rPr>
          <w:rFonts w:ascii="Times New Roman" w:hAnsi="Times New Roman" w:cs="Times New Roman"/>
          <w:sz w:val="24"/>
          <w:szCs w:val="24"/>
        </w:rPr>
      </w:pPr>
      <w:bookmarkStart w:id="6" w:name="_Hlk534039465"/>
      <w:r>
        <w:rPr>
          <w:rFonts w:ascii="Times New Roman" w:hAnsi="Times New Roman" w:cs="Times New Roman"/>
          <w:sz w:val="24"/>
          <w:szCs w:val="24"/>
        </w:rPr>
        <w:t>This paper aims to give a hand to materials and computer researchers with a comprehensive view of ANN models implemented in various prediction applications in material science researches.  This review will highlight the significance of ANN in materials related areas and the facts that arouse continuous ANN implementation in future materials related problems.</w:t>
      </w:r>
      <w:bookmarkEnd w:id="6"/>
      <w:r>
        <w:rPr>
          <w:rFonts w:ascii="Times New Roman" w:hAnsi="Times New Roman" w:cs="Times New Roman"/>
          <w:sz w:val="24"/>
          <w:szCs w:val="24"/>
        </w:rPr>
        <w:t xml:space="preserve"> </w:t>
      </w:r>
    </w:p>
    <w:p w14:paraId="65E5C207" w14:textId="601634F5" w:rsidR="00CF1552" w:rsidRDefault="00205DC2" w:rsidP="00E0463D">
      <w:pPr>
        <w:widowControl w:val="0"/>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T</w:t>
      </w:r>
      <w:r>
        <w:rPr>
          <w:rFonts w:ascii="Times New Roman" w:hAnsi="Times New Roman" w:cs="Times New Roman" w:hint="eastAsia"/>
          <w:sz w:val="24"/>
          <w:szCs w:val="24"/>
        </w:rPr>
        <w:t xml:space="preserve">he rest of the contents are arranged as follows. </w:t>
      </w:r>
      <w:r w:rsidR="007B33F5">
        <w:rPr>
          <w:rFonts w:ascii="Times New Roman" w:hAnsi="Times New Roman" w:cs="Times New Roman"/>
          <w:sz w:val="24"/>
          <w:szCs w:val="24"/>
        </w:rPr>
        <w:t>The basic introduction to ANN followed by the principal idea of ANN, the simplest ANN model, various activation functions used in ANNs and different classifications of ANN models is firstly described</w:t>
      </w:r>
      <w:r w:rsidR="007B33F5">
        <w:rPr>
          <w:rFonts w:ascii="Times New Roman" w:hAnsi="Times New Roman" w:cs="Times New Roman" w:hint="eastAsia"/>
          <w:sz w:val="24"/>
          <w:szCs w:val="24"/>
        </w:rPr>
        <w:t xml:space="preserve"> in Section 2</w:t>
      </w:r>
      <w:r>
        <w:rPr>
          <w:rFonts w:ascii="Times New Roman" w:hAnsi="Times New Roman" w:cs="Times New Roman"/>
          <w:sz w:val="24"/>
          <w:szCs w:val="24"/>
        </w:rPr>
        <w:t xml:space="preserve">. </w:t>
      </w:r>
      <w:bookmarkStart w:id="7" w:name="_Hlk534667856"/>
      <w:r>
        <w:rPr>
          <w:rFonts w:ascii="Times New Roman" w:hAnsi="Times New Roman" w:cs="Times New Roman" w:hint="eastAsia"/>
          <w:sz w:val="24"/>
          <w:szCs w:val="24"/>
        </w:rPr>
        <w:t>Section 3 gives the</w:t>
      </w:r>
      <w:r>
        <w:rPr>
          <w:rFonts w:ascii="Times New Roman" w:hAnsi="Times New Roman" w:cs="Times New Roman"/>
          <w:sz w:val="24"/>
          <w:szCs w:val="24"/>
        </w:rPr>
        <w:t xml:space="preserve"> significance of ANN in materials related researches and </w:t>
      </w:r>
      <w:r>
        <w:rPr>
          <w:rFonts w:ascii="Times New Roman" w:hAnsi="Times New Roman" w:cs="Times New Roman" w:hint="eastAsia"/>
          <w:sz w:val="24"/>
          <w:szCs w:val="24"/>
        </w:rPr>
        <w:t>analyzes their advantages and shortcomings.</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future trend </w:t>
      </w:r>
      <w:r>
        <w:rPr>
          <w:rFonts w:ascii="Times New Roman" w:hAnsi="Times New Roman" w:cs="Times New Roman" w:hint="eastAsia"/>
          <w:sz w:val="24"/>
          <w:szCs w:val="24"/>
        </w:rPr>
        <w:t xml:space="preserve">of ANN application </w:t>
      </w:r>
      <w:r>
        <w:rPr>
          <w:rFonts w:ascii="Times New Roman" w:hAnsi="Times New Roman" w:cs="Times New Roman"/>
          <w:sz w:val="24"/>
          <w:szCs w:val="24"/>
        </w:rPr>
        <w:t>in materials science</w:t>
      </w:r>
      <w:r>
        <w:rPr>
          <w:rFonts w:ascii="Times New Roman" w:hAnsi="Times New Roman" w:cs="Times New Roman" w:hint="eastAsia"/>
          <w:sz w:val="24"/>
          <w:szCs w:val="24"/>
        </w:rPr>
        <w:t xml:space="preserve"> is </w:t>
      </w:r>
      <w:r w:rsidR="00C83D3A">
        <w:rPr>
          <w:rFonts w:ascii="Times New Roman" w:hAnsi="Times New Roman" w:cs="Times New Roman"/>
          <w:sz w:val="24"/>
          <w:szCs w:val="24"/>
        </w:rPr>
        <w:t>pointed out</w:t>
      </w:r>
      <w:r>
        <w:rPr>
          <w:rFonts w:ascii="Times New Roman" w:hAnsi="Times New Roman" w:cs="Times New Roman" w:hint="eastAsia"/>
          <w:sz w:val="24"/>
          <w:szCs w:val="24"/>
        </w:rPr>
        <w:t xml:space="preserve"> in Section 4</w:t>
      </w:r>
      <w:r>
        <w:rPr>
          <w:rFonts w:ascii="Times New Roman" w:hAnsi="Times New Roman" w:cs="Times New Roman"/>
          <w:sz w:val="24"/>
          <w:szCs w:val="24"/>
        </w:rPr>
        <w:t>.</w:t>
      </w:r>
      <w:bookmarkEnd w:id="7"/>
    </w:p>
    <w:p w14:paraId="3A517729" w14:textId="77777777" w:rsidR="00CF1552" w:rsidRDefault="00205DC2" w:rsidP="00E0463D">
      <w:pPr>
        <w:pStyle w:val="1"/>
        <w:widowControl w:val="0"/>
        <w:spacing w:after="240"/>
        <w:rPr>
          <w:rFonts w:cs="Times New Roman"/>
          <w:szCs w:val="28"/>
        </w:rPr>
      </w:pPr>
      <w:r>
        <w:rPr>
          <w:rFonts w:cs="Times New Roman"/>
          <w:szCs w:val="28"/>
        </w:rPr>
        <w:t>Introduction to Artificial Neural Network</w:t>
      </w:r>
    </w:p>
    <w:p w14:paraId="625539F5" w14:textId="77777777" w:rsidR="00CF1552" w:rsidRDefault="00205DC2" w:rsidP="00E0463D">
      <w:pPr>
        <w:pStyle w:val="2"/>
        <w:widowControl w:val="0"/>
        <w:rPr>
          <w:sz w:val="22"/>
          <w:szCs w:val="22"/>
        </w:rPr>
      </w:pPr>
      <w:r>
        <w:rPr>
          <w:sz w:val="24"/>
          <w:szCs w:val="24"/>
        </w:rPr>
        <w:t>T</w:t>
      </w:r>
      <w:r>
        <w:rPr>
          <w:rFonts w:hint="eastAsia"/>
          <w:sz w:val="24"/>
          <w:szCs w:val="24"/>
        </w:rPr>
        <w:t xml:space="preserve">he </w:t>
      </w:r>
      <w:r w:rsidR="0033221E">
        <w:rPr>
          <w:rFonts w:hint="eastAsia"/>
          <w:sz w:val="24"/>
          <w:szCs w:val="24"/>
        </w:rPr>
        <w:t>P</w:t>
      </w:r>
      <w:r>
        <w:rPr>
          <w:sz w:val="24"/>
          <w:szCs w:val="24"/>
        </w:rPr>
        <w:t>rincipal</w:t>
      </w:r>
      <w:r w:rsidR="0033221E">
        <w:rPr>
          <w:rFonts w:hint="eastAsia"/>
          <w:sz w:val="24"/>
          <w:szCs w:val="24"/>
        </w:rPr>
        <w:t xml:space="preserve"> I</w:t>
      </w:r>
      <w:r>
        <w:rPr>
          <w:rFonts w:hint="eastAsia"/>
          <w:sz w:val="24"/>
          <w:szCs w:val="24"/>
        </w:rPr>
        <w:t xml:space="preserve">dea </w:t>
      </w:r>
      <w:r>
        <w:rPr>
          <w:sz w:val="24"/>
          <w:szCs w:val="24"/>
        </w:rPr>
        <w:t>of Neural Network</w:t>
      </w:r>
    </w:p>
    <w:p w14:paraId="7A9D5294" w14:textId="6D9A7B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Artificial neural network is one kind of network model established in mathematical way that is based </w:t>
      </w:r>
      <w:r w:rsidR="00CD3778">
        <w:rPr>
          <w:rFonts w:ascii="Times New Roman" w:hAnsi="Times New Roman" w:cs="Times New Roman" w:hint="eastAsia"/>
          <w:sz w:val="24"/>
          <w:szCs w:val="24"/>
        </w:rPr>
        <w:t>upon</w:t>
      </w:r>
      <w:r>
        <w:rPr>
          <w:rFonts w:ascii="Times New Roman" w:hAnsi="Times New Roman" w:cs="Times New Roman"/>
          <w:sz w:val="24"/>
          <w:szCs w:val="24"/>
        </w:rPr>
        <w:t xml:space="preserve"> the working principle of biological neurons connected to each other in biological neural network. In ANN, a neuron is an element that receives multiple inputs and generates a single output and </w:t>
      </w:r>
      <w:r w:rsidRPr="00EF33B3">
        <w:rPr>
          <w:rFonts w:ascii="Times New Roman" w:hAnsi="Times New Roman" w:cs="Times New Roman"/>
          <w:sz w:val="24"/>
          <w:szCs w:val="24"/>
        </w:rPr>
        <w:t>is characterized by its weight</w:t>
      </w:r>
      <w:r w:rsidR="000951AF">
        <w:rPr>
          <w:rFonts w:ascii="Times New Roman" w:hAnsi="Times New Roman" w:cs="Times New Roman"/>
          <w:sz w:val="24"/>
          <w:szCs w:val="24"/>
        </w:rPr>
        <w:t>s</w:t>
      </w:r>
      <w:r w:rsidRPr="00EF33B3">
        <w:rPr>
          <w:rFonts w:ascii="Times New Roman" w:hAnsi="Times New Roman" w:cs="Times New Roman"/>
          <w:sz w:val="24"/>
          <w:szCs w:val="24"/>
        </w:rPr>
        <w:t>, bias and activation function. Those neurons are firstly grouped into layers and then those layers are connected to each other, thus forming a network model.</w:t>
      </w:r>
      <w:r w:rsidRPr="00700ED9">
        <w:rPr>
          <w:rFonts w:ascii="Times New Roman" w:hAnsi="Times New Roman" w:cs="Times New Roman"/>
          <w:sz w:val="24"/>
          <w:szCs w:val="24"/>
        </w:rPr>
        <w:t xml:space="preserve"> The information from the input layer is moved as the input to the hidden layer that will do </w:t>
      </w:r>
      <w:r w:rsidR="000951AF">
        <w:rPr>
          <w:rFonts w:ascii="Times New Roman" w:hAnsi="Times New Roman" w:cs="Times New Roman"/>
          <w:sz w:val="24"/>
          <w:szCs w:val="24"/>
        </w:rPr>
        <w:t xml:space="preserve">linear/non-linear </w:t>
      </w:r>
      <w:r w:rsidRPr="00700ED9">
        <w:rPr>
          <w:rFonts w:ascii="Times New Roman" w:hAnsi="Times New Roman" w:cs="Times New Roman"/>
          <w:sz w:val="24"/>
          <w:szCs w:val="24"/>
        </w:rPr>
        <w:t xml:space="preserve">processing to produce the final output to output layer. </w:t>
      </w:r>
      <w:r w:rsidRPr="00EF33B3">
        <w:rPr>
          <w:rFonts w:ascii="Times New Roman" w:hAnsi="Times New Roman" w:cs="Times New Roman"/>
          <w:sz w:val="24"/>
          <w:szCs w:val="24"/>
        </w:rPr>
        <w:t xml:space="preserve">That kind of movement from the input layer to the output layer is known as feed forward propagation. When there is error </w:t>
      </w:r>
      <w:r w:rsidRPr="00EF33B3">
        <w:rPr>
          <w:rFonts w:ascii="Times New Roman" w:hAnsi="Times New Roman" w:cs="Times New Roman"/>
          <w:sz w:val="24"/>
          <w:szCs w:val="24"/>
        </w:rPr>
        <w:lastRenderedPageBreak/>
        <w:t>between the actual output and the expected output at the output layer, the weights and biases of neurons will be updated to reduce the error in backpropagation process.</w:t>
      </w:r>
      <w:r>
        <w:rPr>
          <w:rFonts w:ascii="Times New Roman" w:hAnsi="Times New Roman" w:cs="Times New Roman"/>
          <w:sz w:val="24"/>
          <w:szCs w:val="24"/>
        </w:rPr>
        <w:t xml:space="preserve"> </w:t>
      </w:r>
      <w:r>
        <w:rPr>
          <w:rFonts w:ascii="Times New Roman" w:hAnsi="Times New Roman" w:cs="Times New Roman" w:hint="eastAsia"/>
          <w:sz w:val="24"/>
          <w:szCs w:val="24"/>
        </w:rPr>
        <w:t>L</w:t>
      </w:r>
      <w:r>
        <w:rPr>
          <w:rFonts w:ascii="Times New Roman" w:hAnsi="Times New Roman" w:cs="Times New Roman"/>
          <w:sz w:val="24"/>
          <w:szCs w:val="24"/>
        </w:rPr>
        <w:t>earning process</w:t>
      </w:r>
      <w:r w:rsidR="00D52875">
        <w:rPr>
          <w:rFonts w:ascii="Times New Roman" w:hAnsi="Times New Roman" w:cs="Times New Roman"/>
          <w:sz w:val="24"/>
          <w:szCs w:val="24"/>
        </w:rPr>
        <w:t>, called as training,</w:t>
      </w:r>
      <w:r>
        <w:rPr>
          <w:rFonts w:ascii="Times New Roman" w:hAnsi="Times New Roman" w:cs="Times New Roman"/>
          <w:sz w:val="24"/>
          <w:szCs w:val="24"/>
        </w:rPr>
        <w:t xml:space="preserve"> can learn from previous data and iteratively adjust the weight values to reduce error between actual output and desired output. </w:t>
      </w:r>
      <w:r w:rsidRPr="00FE5335">
        <w:rPr>
          <w:rFonts w:ascii="Times New Roman" w:hAnsi="Times New Roman" w:cs="Times New Roman"/>
          <w:sz w:val="24"/>
          <w:szCs w:val="24"/>
        </w:rPr>
        <w:t xml:space="preserve">When the </w:t>
      </w:r>
      <w:r w:rsidR="00066BCE">
        <w:rPr>
          <w:rFonts w:ascii="Times New Roman" w:hAnsi="Times New Roman" w:cs="Times New Roman"/>
          <w:sz w:val="24"/>
          <w:szCs w:val="24"/>
        </w:rPr>
        <w:t>actual</w:t>
      </w:r>
      <w:r w:rsidRPr="00FE5335">
        <w:rPr>
          <w:rFonts w:ascii="Times New Roman" w:hAnsi="Times New Roman" w:cs="Times New Roman"/>
          <w:sz w:val="24"/>
          <w:szCs w:val="24"/>
        </w:rPr>
        <w:t xml:space="preserve"> output is achieved at a satisfactory level, training is stopped and the weighted links between processing units are saved. The final weights and biases after training are used as analytical tools for prediction of unseen input data.</w:t>
      </w:r>
      <w:r>
        <w:rPr>
          <w:rFonts w:ascii="Times New Roman" w:hAnsi="Times New Roman" w:cs="Times New Roman"/>
          <w:sz w:val="24"/>
          <w:szCs w:val="24"/>
        </w:rPr>
        <w:t xml:space="preserve"> Details of the neural network method itself can be found in </w:t>
      </w:r>
      <w:r>
        <w:rPr>
          <w:rFonts w:ascii="Times New Roman" w:hAnsi="Times New Roman" w:cs="Times New Roman"/>
          <w:sz w:val="24"/>
          <w:szCs w:val="24"/>
        </w:rPr>
        <w:fldChar w:fldCharType="begin"/>
      </w:r>
      <w:r w:rsidR="007B33F5">
        <w:rPr>
          <w:rFonts w:ascii="Times New Roman" w:hAnsi="Times New Roman" w:cs="Times New Roman"/>
          <w:sz w:val="24"/>
          <w:szCs w:val="24"/>
        </w:rPr>
        <w:instrText xml:space="preserve"> ADDIN EN.CITE &lt;EndNote&gt;&lt;Cite&gt;&lt;Author&gt;Graupe&lt;/Author&gt;&lt;Year&gt;2013&lt;/Year&gt;&lt;RecNum&gt;502&lt;/RecNum&gt;&lt;DisplayText&gt;[7]&lt;/DisplayText&gt;&lt;record&gt;&lt;rec-number&gt;502&lt;/rec-number&gt;&lt;foreign-keys&gt;&lt;key app="EN" db-id="ese55x5vtzp0x6e9s9tpzwagt5re2t5sfaz5" timestamp="1546312500"&gt;502&lt;/key&gt;&lt;/foreign-keys&gt;&lt;ref-type name="Book"&gt;6&lt;/ref-type&gt;&lt;contributors&gt;&lt;authors&gt;&lt;author&gt;Graupe, Daniel&lt;/author&gt;&lt;/authors&gt;&lt;/contributors&gt;&lt;titles&gt;&lt;title&gt;Principles of Artificial Neural Networks&lt;/title&gt;&lt;secondary-title&gt;Advanced Series in Circuits and Systems&lt;/secondary-title&gt;&lt;/titles&gt;&lt;pages&gt;384&lt;/pages&gt;&lt;volume&gt;Volume 7&lt;/volume&gt;&lt;number&gt;Volume 7&lt;/number&gt;&lt;dates&gt;&lt;year&gt;2013&lt;/year&gt;&lt;/dates&gt;&lt;publisher&gt;WORLD SCIENTIFIC&lt;/publisher&gt;&lt;isbn&gt;978-981-4522-73-1&lt;/isbn&gt;&lt;work-type&gt;doi:10.1142/8868&lt;/work-type&gt;&lt;urls&gt;&lt;related-urls&gt;&lt;url&gt;https://doi.org/10.1142/8868&lt;/url&gt;&lt;/related-urls&gt;&lt;/urls&gt;&lt;electronic-resource-num&gt;doi:10.1142/8868&lt;/electronic-resource-num&gt;&lt;access-date&gt;2018/12/31&lt;/access-date&gt;&lt;/record&gt;&lt;/Cite&gt;&lt;/EndNote&gt;</w:instrText>
      </w:r>
      <w:r>
        <w:rPr>
          <w:rFonts w:ascii="Times New Roman" w:hAnsi="Times New Roman" w:cs="Times New Roman"/>
          <w:sz w:val="24"/>
          <w:szCs w:val="24"/>
        </w:rPr>
        <w:fldChar w:fldCharType="separate"/>
      </w:r>
      <w:r w:rsidR="007B33F5">
        <w:rPr>
          <w:rFonts w:ascii="Times New Roman" w:hAnsi="Times New Roman" w:cs="Times New Roman"/>
          <w:noProof/>
          <w:sz w:val="24"/>
          <w:szCs w:val="24"/>
        </w:rPr>
        <w:t>[</w:t>
      </w:r>
      <w:hyperlink w:anchor="_ENREF_7" w:tooltip="Graupe, 2013 #502" w:history="1">
        <w:r w:rsidR="0058554F">
          <w:rPr>
            <w:rFonts w:ascii="Times New Roman" w:hAnsi="Times New Roman" w:cs="Times New Roman"/>
            <w:noProof/>
            <w:sz w:val="24"/>
            <w:szCs w:val="24"/>
          </w:rPr>
          <w:t>7</w:t>
        </w:r>
      </w:hyperlink>
      <w:r w:rsidR="007B33F5">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7B33F5">
        <w:rPr>
          <w:rFonts w:ascii="Times New Roman" w:hAnsi="Times New Roman" w:cs="Times New Roman"/>
          <w:sz w:val="24"/>
          <w:szCs w:val="24"/>
        </w:rPr>
        <w:instrText xml:space="preserve"> ADDIN EN.CITE &lt;EndNote&gt;&lt;Cite&gt;&lt;Author&gt;Rojas&lt;/Author&gt;&lt;Year&gt;1996&lt;/Year&gt;&lt;RecNum&gt;504&lt;/RecNum&gt;&lt;DisplayText&gt;[8]&lt;/DisplayText&gt;&lt;record&gt;&lt;rec-number&gt;504&lt;/rec-number&gt;&lt;foreign-keys&gt;&lt;key app="EN" db-id="ese55x5vtzp0x6e9s9tpzwagt5re2t5sfaz5" timestamp="1546313463"&gt;504&lt;/key&gt;&lt;/foreign-keys&gt;&lt;ref-type name="Book"&gt;6&lt;/ref-type&gt;&lt;contributors&gt;&lt;authors&gt;&lt;author&gt;Raul Rojas&lt;/author&gt;&lt;/authors&gt;&lt;/contributors&gt;&lt;titles&gt;&lt;title&gt;Neural networks: a systematic introduction&lt;/title&gt;&lt;/titles&gt;&lt;pages&gt;502&lt;/pages&gt;&lt;dates&gt;&lt;year&gt;1996&lt;/year&gt;&lt;/dates&gt;&lt;publisher&gt;Springer-Verlag&lt;/publisher&gt;&lt;isbn&gt;3-540-60505-3&lt;/isbn&gt;&lt;urls&gt;&lt;/urls&gt;&lt;/record&gt;&lt;/Cite&gt;&lt;/EndNote&gt;</w:instrText>
      </w:r>
      <w:r>
        <w:rPr>
          <w:rFonts w:ascii="Times New Roman" w:hAnsi="Times New Roman" w:cs="Times New Roman"/>
          <w:sz w:val="24"/>
          <w:szCs w:val="24"/>
        </w:rPr>
        <w:fldChar w:fldCharType="separate"/>
      </w:r>
      <w:r w:rsidR="007B33F5">
        <w:rPr>
          <w:rFonts w:ascii="Times New Roman" w:hAnsi="Times New Roman" w:cs="Times New Roman"/>
          <w:noProof/>
          <w:sz w:val="24"/>
          <w:szCs w:val="24"/>
        </w:rPr>
        <w:t>[</w:t>
      </w:r>
      <w:hyperlink w:anchor="_ENREF_8" w:tooltip="Rojas, 1996 #504" w:history="1">
        <w:r w:rsidR="0058554F">
          <w:rPr>
            <w:rFonts w:ascii="Times New Roman" w:hAnsi="Times New Roman" w:cs="Times New Roman"/>
            <w:noProof/>
            <w:sz w:val="24"/>
            <w:szCs w:val="24"/>
          </w:rPr>
          <w:t>8</w:t>
        </w:r>
      </w:hyperlink>
      <w:r w:rsidR="007B33F5">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7B33F5">
        <w:rPr>
          <w:rFonts w:ascii="Times New Roman" w:hAnsi="Times New Roman" w:cs="Times New Roman"/>
          <w:sz w:val="24"/>
          <w:szCs w:val="24"/>
        </w:rPr>
        <w:instrText xml:space="preserve"> ADDIN EN.CITE &lt;EndNote&gt;&lt;Cite&gt;&lt;Author&gt;Demuth&lt;/Author&gt;&lt;Year&gt;2014&lt;/Year&gt;&lt;RecNum&gt;505&lt;/RecNum&gt;&lt;DisplayText&gt;[9]&lt;/DisplayText&gt;&lt;record&gt;&lt;rec-number&gt;505&lt;/rec-number&gt;&lt;foreign-keys&gt;&lt;key app="EN" db-id="ese55x5vtzp0x6e9s9tpzwagt5re2t5sfaz5" timestamp="1546319464"&gt;505&lt;/key&gt;&lt;/foreign-keys&gt;&lt;ref-type name="Book"&gt;6&lt;/ref-type&gt;&lt;contributors&gt;&lt;authors&gt;&lt;author&gt;Howard B. Demuth&lt;/author&gt;&lt;author&gt;Mark H. Beale&lt;/author&gt;&lt;author&gt;Orlando De Jess&lt;/author&gt;&lt;author&gt;Martin T. Hagan&lt;/author&gt;&lt;/authors&gt;&lt;/contributors&gt;&lt;titles&gt;&lt;title&gt;Neural Network Design&lt;/title&gt;&lt;/titles&gt;&lt;pages&gt;800&lt;/pages&gt;&lt;dates&gt;&lt;year&gt;2014&lt;/year&gt;&lt;/dates&gt;&lt;publisher&gt;Martin Hagan&lt;/publisher&gt;&lt;isbn&gt;0971732116, 9780971732117&lt;/isbn&gt;&lt;urls&gt;&lt;/urls&gt;&lt;/record&gt;&lt;/Cite&gt;&lt;/EndNote&gt;</w:instrText>
      </w:r>
      <w:r>
        <w:rPr>
          <w:rFonts w:ascii="Times New Roman" w:hAnsi="Times New Roman" w:cs="Times New Roman"/>
          <w:sz w:val="24"/>
          <w:szCs w:val="24"/>
        </w:rPr>
        <w:fldChar w:fldCharType="separate"/>
      </w:r>
      <w:r w:rsidR="007B33F5">
        <w:rPr>
          <w:rFonts w:ascii="Times New Roman" w:hAnsi="Times New Roman" w:cs="Times New Roman"/>
          <w:noProof/>
          <w:sz w:val="24"/>
          <w:szCs w:val="24"/>
        </w:rPr>
        <w:t>[</w:t>
      </w:r>
      <w:hyperlink w:anchor="_ENREF_9" w:tooltip="Demuth, 2014 #505" w:history="1">
        <w:r w:rsidR="0058554F">
          <w:rPr>
            <w:rFonts w:ascii="Times New Roman" w:hAnsi="Times New Roman" w:cs="Times New Roman"/>
            <w:noProof/>
            <w:sz w:val="24"/>
            <w:szCs w:val="24"/>
          </w:rPr>
          <w:t>9</w:t>
        </w:r>
      </w:hyperlink>
      <w:r w:rsidR="007B33F5">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7B33F5">
        <w:rPr>
          <w:rFonts w:ascii="Times New Roman" w:hAnsi="Times New Roman" w:cs="Times New Roman"/>
          <w:sz w:val="24"/>
          <w:szCs w:val="24"/>
        </w:rPr>
        <w:instrText xml:space="preserve"> ADDIN EN.CITE &lt;EndNote&gt;&lt;Cite&gt;&lt;Author&gt;Fausett&lt;/Author&gt;&lt;Year&gt;1994&lt;/Year&gt;&lt;RecNum&gt;506&lt;/RecNum&gt;&lt;DisplayText&gt;[10]&lt;/DisplayText&gt;&lt;record&gt;&lt;rec-number&gt;506&lt;/rec-number&gt;&lt;foreign-keys&gt;&lt;key app="EN" db-id="ese55x5vtzp0x6e9s9tpzwagt5re2t5sfaz5" timestamp="1546319924"&gt;506&lt;/key&gt;&lt;/foreign-keys&gt;&lt;ref-type name="Book"&gt;6&lt;/ref-type&gt;&lt;contributors&gt;&lt;authors&gt;&lt;author&gt;Fausett, Laurene V&lt;/author&gt;&lt;/authors&gt;&lt;/contributors&gt;&lt;titles&gt;&lt;title&gt;Fundamentals of neural networks: architectures, algorithms, and applications&lt;/title&gt;&lt;/titles&gt;&lt;volume&gt;3&lt;/volume&gt;&lt;dates&gt;&lt;year&gt;1994&lt;/year&gt;&lt;/dates&gt;&lt;publisher&gt;Prentice-Hall Englewood Cliffs&lt;/publisher&gt;&lt;urls&gt;&lt;/urls&gt;&lt;/record&gt;&lt;/Cite&gt;&lt;/EndNote&gt;</w:instrText>
      </w:r>
      <w:r>
        <w:rPr>
          <w:rFonts w:ascii="Times New Roman" w:hAnsi="Times New Roman" w:cs="Times New Roman"/>
          <w:sz w:val="24"/>
          <w:szCs w:val="24"/>
        </w:rPr>
        <w:fldChar w:fldCharType="separate"/>
      </w:r>
      <w:r w:rsidR="007B33F5">
        <w:rPr>
          <w:rFonts w:ascii="Times New Roman" w:hAnsi="Times New Roman" w:cs="Times New Roman"/>
          <w:noProof/>
          <w:sz w:val="24"/>
          <w:szCs w:val="24"/>
        </w:rPr>
        <w:t>[</w:t>
      </w:r>
      <w:hyperlink w:anchor="_ENREF_10" w:tooltip="Fausett, 1994 #506" w:history="1">
        <w:r w:rsidR="0058554F">
          <w:rPr>
            <w:rFonts w:ascii="Times New Roman" w:hAnsi="Times New Roman" w:cs="Times New Roman"/>
            <w:noProof/>
            <w:sz w:val="24"/>
            <w:szCs w:val="24"/>
          </w:rPr>
          <w:t>10</w:t>
        </w:r>
      </w:hyperlink>
      <w:r w:rsidR="007B33F5">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w:t>
      </w:r>
    </w:p>
    <w:p w14:paraId="0075EB29" w14:textId="77777777" w:rsidR="00CF1552" w:rsidRDefault="00205DC2" w:rsidP="00E0463D">
      <w:pPr>
        <w:pStyle w:val="2"/>
        <w:widowControl w:val="0"/>
        <w:rPr>
          <w:sz w:val="24"/>
          <w:szCs w:val="24"/>
        </w:rPr>
      </w:pPr>
      <w:r>
        <w:rPr>
          <w:sz w:val="24"/>
          <w:szCs w:val="24"/>
        </w:rPr>
        <w:t xml:space="preserve">The </w:t>
      </w:r>
      <w:r w:rsidR="0033221E">
        <w:rPr>
          <w:rFonts w:hint="eastAsia"/>
          <w:sz w:val="24"/>
          <w:szCs w:val="24"/>
        </w:rPr>
        <w:t>S</w:t>
      </w:r>
      <w:r>
        <w:rPr>
          <w:sz w:val="24"/>
          <w:szCs w:val="24"/>
        </w:rPr>
        <w:t xml:space="preserve">implest ANN </w:t>
      </w:r>
    </w:p>
    <w:p w14:paraId="46CB2CE1" w14:textId="271B894D"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Single layer neural network, also known as perceptron, is the first and simplest neural network model</w:t>
      </w:r>
      <w:r w:rsidR="001D5C79">
        <w:rPr>
          <w:rFonts w:ascii="Times New Roman" w:hAnsi="Times New Roman" w:cs="Times New Roman"/>
          <w:sz w:val="24"/>
          <w:szCs w:val="24"/>
        </w:rPr>
        <w:t xml:space="preserve"> </w:t>
      </w:r>
      <w:r w:rsidR="001D5C79">
        <w:rPr>
          <w:rFonts w:ascii="Times New Roman" w:hAnsi="Times New Roman" w:cs="Times New Roman"/>
          <w:sz w:val="24"/>
          <w:szCs w:val="24"/>
        </w:rPr>
        <w:fldChar w:fldCharType="begin"/>
      </w:r>
      <w:r w:rsidR="001D5C79">
        <w:rPr>
          <w:rFonts w:ascii="Times New Roman" w:hAnsi="Times New Roman" w:cs="Times New Roman"/>
          <w:sz w:val="24"/>
          <w:szCs w:val="24"/>
        </w:rPr>
        <w:instrText xml:space="preserve"> ADDIN EN.CITE &lt;EndNote&gt;&lt;Cite&gt;&lt;Author&gt;Graupe&lt;/Author&gt;&lt;Year&gt;2013&lt;/Year&gt;&lt;RecNum&gt;502&lt;/RecNum&gt;&lt;DisplayText&gt;[7]&lt;/DisplayText&gt;&lt;record&gt;&lt;rec-number&gt;502&lt;/rec-number&gt;&lt;foreign-keys&gt;&lt;key app="EN" db-id="ese55x5vtzp0x6e9s9tpzwagt5re2t5sfaz5" timestamp="1546312500"&gt;502&lt;/key&gt;&lt;/foreign-keys&gt;&lt;ref-type name="Book"&gt;6&lt;/ref-type&gt;&lt;contributors&gt;&lt;authors&gt;&lt;author&gt;Graupe, Daniel&lt;/author&gt;&lt;/authors&gt;&lt;/contributors&gt;&lt;titles&gt;&lt;title&gt;Principles of Artificial Neural Networks&lt;/title&gt;&lt;secondary-title&gt;Advanced Series in Circuits and Systems&lt;/secondary-title&gt;&lt;/titles&gt;&lt;pages&gt;384&lt;/pages&gt;&lt;volume&gt;Volume 7&lt;/volume&gt;&lt;number&gt;Volume 7&lt;/number&gt;&lt;dates&gt;&lt;year&gt;2013&lt;/year&gt;&lt;/dates&gt;&lt;publisher&gt;WORLD SCIENTIFIC&lt;/publisher&gt;&lt;isbn&gt;978-981-4522-73-1&lt;/isbn&gt;&lt;work-type&gt;doi:10.1142/8868&lt;/work-type&gt;&lt;urls&gt;&lt;related-urls&gt;&lt;url&gt;https://doi.org/10.1142/8868&lt;/url&gt;&lt;/related-urls&gt;&lt;/urls&gt;&lt;electronic-resource-num&gt;doi:10.1142/8868&lt;/electronic-resource-num&gt;&lt;access-date&gt;2018/12/31&lt;/access-date&gt;&lt;/record&gt;&lt;/Cite&gt;&lt;/EndNote&gt;</w:instrText>
      </w:r>
      <w:r w:rsidR="001D5C79">
        <w:rPr>
          <w:rFonts w:ascii="Times New Roman" w:hAnsi="Times New Roman" w:cs="Times New Roman"/>
          <w:sz w:val="24"/>
          <w:szCs w:val="24"/>
        </w:rPr>
        <w:fldChar w:fldCharType="separate"/>
      </w:r>
      <w:r w:rsidR="001D5C79">
        <w:rPr>
          <w:rFonts w:ascii="Times New Roman" w:hAnsi="Times New Roman" w:cs="Times New Roman"/>
          <w:noProof/>
          <w:sz w:val="24"/>
          <w:szCs w:val="24"/>
        </w:rPr>
        <w:t>[</w:t>
      </w:r>
      <w:hyperlink w:anchor="_ENREF_7" w:tooltip="Graupe, 2013 #502" w:history="1">
        <w:r w:rsidR="0058554F">
          <w:rPr>
            <w:rFonts w:ascii="Times New Roman" w:hAnsi="Times New Roman" w:cs="Times New Roman"/>
            <w:noProof/>
            <w:sz w:val="24"/>
            <w:szCs w:val="24"/>
          </w:rPr>
          <w:t>7</w:t>
        </w:r>
      </w:hyperlink>
      <w:r w:rsidR="001D5C79">
        <w:rPr>
          <w:rFonts w:ascii="Times New Roman" w:hAnsi="Times New Roman" w:cs="Times New Roman"/>
          <w:noProof/>
          <w:sz w:val="24"/>
          <w:szCs w:val="24"/>
        </w:rPr>
        <w:t>]</w:t>
      </w:r>
      <w:r w:rsidR="001D5C79">
        <w:rPr>
          <w:rFonts w:ascii="Times New Roman" w:hAnsi="Times New Roman" w:cs="Times New Roman"/>
          <w:sz w:val="24"/>
          <w:szCs w:val="24"/>
        </w:rPr>
        <w:fldChar w:fldCharType="end"/>
      </w:r>
      <w:r>
        <w:rPr>
          <w:rFonts w:ascii="Times New Roman" w:hAnsi="Times New Roman" w:cs="Times New Roman"/>
          <w:sz w:val="24"/>
          <w:szCs w:val="24"/>
        </w:rPr>
        <w:t xml:space="preserve">. It consists of neurons in a single layer. </w:t>
      </w:r>
      <w:bookmarkStart w:id="8" w:name="_Hlk3226792"/>
      <w:r>
        <w:rPr>
          <w:rFonts w:ascii="Times New Roman" w:hAnsi="Times New Roman" w:cs="Times New Roman"/>
          <w:sz w:val="24"/>
          <w:szCs w:val="24"/>
        </w:rPr>
        <w:t xml:space="preserve">Fig 1 </w:t>
      </w:r>
      <w:bookmarkEnd w:id="8"/>
      <w:r>
        <w:rPr>
          <w:rFonts w:ascii="Times New Roman" w:hAnsi="Times New Roman" w:cs="Times New Roman"/>
          <w:sz w:val="24"/>
          <w:szCs w:val="24"/>
        </w:rPr>
        <w:t>demonstrates a single layer neural network</w:t>
      </w:r>
      <w:r w:rsidR="00C83D3A">
        <w:rPr>
          <w:rFonts w:ascii="Times New Roman" w:hAnsi="Times New Roman" w:cs="Times New Roman"/>
          <w:sz w:val="24"/>
          <w:szCs w:val="24"/>
        </w:rPr>
        <w:t>,</w:t>
      </w:r>
      <w:r>
        <w:rPr>
          <w:rFonts w:ascii="Times New Roman" w:hAnsi="Times New Roman" w:cs="Times New Roman"/>
          <w:sz w:val="24"/>
          <w:szCs w:val="24"/>
        </w:rPr>
        <w:t xml:space="preserve"> in which the number of input (m)</w:t>
      </w:r>
      <w:r w:rsidR="00C83D3A">
        <w:rPr>
          <w:rFonts w:ascii="Times New Roman" w:hAnsi="Times New Roman" w:cs="Times New Roman"/>
          <w:sz w:val="24"/>
          <w:szCs w:val="24"/>
        </w:rPr>
        <w:t>,</w:t>
      </w:r>
      <w:r>
        <w:rPr>
          <w:rFonts w:ascii="Times New Roman" w:hAnsi="Times New Roman" w:cs="Times New Roman"/>
          <w:sz w:val="24"/>
          <w:szCs w:val="24"/>
        </w:rPr>
        <w:t xml:space="preserve"> the number of neuron (n) and input signals (x</w:t>
      </w:r>
      <w:r>
        <w:rPr>
          <w:rFonts w:ascii="Times New Roman" w:hAnsi="Times New Roman" w:cs="Times New Roman"/>
          <w:sz w:val="24"/>
          <w:szCs w:val="24"/>
          <w:vertAlign w:val="subscript"/>
        </w:rPr>
        <w:t>i</w:t>
      </w:r>
      <w:r>
        <w:rPr>
          <w:rFonts w:ascii="Times New Roman" w:hAnsi="Times New Roman" w:cs="Times New Roman"/>
          <w:sz w:val="24"/>
          <w:szCs w:val="24"/>
        </w:rPr>
        <w:t>) are connected to all neurons in only one layer.</w:t>
      </w:r>
    </w:p>
    <w:p w14:paraId="7B859B49" w14:textId="2FF87674"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As all neurons in a single layer perceptron network produce their corresponding output, the number of </w:t>
      </w:r>
      <w:proofErr w:type="gramStart"/>
      <w:r>
        <w:rPr>
          <w:rFonts w:ascii="Times New Roman" w:hAnsi="Times New Roman" w:cs="Times New Roman"/>
          <w:sz w:val="24"/>
          <w:szCs w:val="24"/>
        </w:rPr>
        <w:t>output</w:t>
      </w:r>
      <w:proofErr w:type="gramEnd"/>
      <w:r>
        <w:rPr>
          <w:rFonts w:ascii="Times New Roman" w:hAnsi="Times New Roman" w:cs="Times New Roman"/>
          <w:sz w:val="24"/>
          <w:szCs w:val="24"/>
        </w:rPr>
        <w:t xml:space="preserve"> is </w:t>
      </w:r>
      <w:r w:rsidR="00F340DD">
        <w:rPr>
          <w:rFonts w:ascii="Times New Roman" w:hAnsi="Times New Roman" w:cs="Times New Roman"/>
          <w:sz w:val="24"/>
          <w:szCs w:val="24"/>
        </w:rPr>
        <w:t xml:space="preserve">the </w:t>
      </w:r>
      <w:r>
        <w:rPr>
          <w:rFonts w:ascii="Times New Roman" w:hAnsi="Times New Roman" w:cs="Times New Roman"/>
          <w:sz w:val="24"/>
          <w:szCs w:val="24"/>
        </w:rPr>
        <w:t xml:space="preserve">same as the number of neuron (n). The input signals </w:t>
      </w:r>
      <w:bookmarkStart w:id="9" w:name="_Hlk536574483"/>
      <w:r>
        <w:rPr>
          <w:rFonts w:ascii="Times New Roman" w:hAnsi="Times New Roman" w:cs="Times New Roman"/>
          <w:sz w:val="24"/>
          <w:szCs w:val="24"/>
        </w:rPr>
        <w:t>(x</w:t>
      </w:r>
      <w:r>
        <w:rPr>
          <w:rFonts w:ascii="Times New Roman" w:hAnsi="Times New Roman" w:cs="Times New Roman"/>
          <w:sz w:val="24"/>
          <w:szCs w:val="24"/>
          <w:vertAlign w:val="subscript"/>
        </w:rPr>
        <w:t>1</w:t>
      </w:r>
      <w:r>
        <w:rPr>
          <w:rFonts w:ascii="Times New Roman" w:hAnsi="Times New Roman" w:cs="Times New Roman"/>
          <w:sz w:val="24"/>
          <w:szCs w:val="24"/>
        </w:rPr>
        <w:t>, x</w:t>
      </w:r>
      <w:r>
        <w:rPr>
          <w:rFonts w:ascii="Times New Roman" w:hAnsi="Times New Roman" w:cs="Times New Roman"/>
          <w:sz w:val="24"/>
          <w:szCs w:val="24"/>
          <w:vertAlign w:val="subscript"/>
        </w:rPr>
        <w:t>2</w:t>
      </w:r>
      <w:r>
        <w:rPr>
          <w:rFonts w:ascii="Times New Roman" w:hAnsi="Times New Roman" w:cs="Times New Roman"/>
          <w:sz w:val="24"/>
          <w:szCs w:val="24"/>
        </w:rPr>
        <w:t xml:space="preserve">, …, </w:t>
      </w:r>
      <w:proofErr w:type="spellStart"/>
      <w:r>
        <w:rPr>
          <w:rFonts w:ascii="Times New Roman" w:hAnsi="Times New Roman" w:cs="Times New Roman"/>
          <w:sz w:val="24"/>
          <w:szCs w:val="24"/>
        </w:rPr>
        <w:t>x</w:t>
      </w:r>
      <w:r>
        <w:rPr>
          <w:rFonts w:ascii="Times New Roman" w:hAnsi="Times New Roman" w:cs="Times New Roman"/>
          <w:sz w:val="24"/>
          <w:szCs w:val="24"/>
          <w:vertAlign w:val="subscript"/>
        </w:rPr>
        <w:t>m</w:t>
      </w:r>
      <w:proofErr w:type="spellEnd"/>
      <w:r>
        <w:rPr>
          <w:rFonts w:ascii="Times New Roman" w:hAnsi="Times New Roman" w:cs="Times New Roman"/>
          <w:sz w:val="24"/>
          <w:szCs w:val="24"/>
        </w:rPr>
        <w:t xml:space="preserve">) </w:t>
      </w:r>
      <w:bookmarkEnd w:id="9"/>
      <w:r>
        <w:rPr>
          <w:rFonts w:ascii="Times New Roman" w:hAnsi="Times New Roman" w:cs="Times New Roman"/>
          <w:sz w:val="24"/>
          <w:szCs w:val="24"/>
        </w:rPr>
        <w:t xml:space="preserve">are connected to the neurons of the single layer via their corresponding weights </w:t>
      </w:r>
      <w:bookmarkStart w:id="10" w:name="_Hlk536574518"/>
      <w:r>
        <w:rPr>
          <w:rFonts w:ascii="Times New Roman" w:hAnsi="Times New Roman" w:cs="Times New Roman"/>
          <w:sz w:val="24"/>
          <w:szCs w:val="24"/>
        </w:rPr>
        <w:t>(w</w:t>
      </w:r>
      <w:r>
        <w:rPr>
          <w:rFonts w:ascii="Times New Roman" w:hAnsi="Times New Roman" w:cs="Times New Roman"/>
          <w:sz w:val="24"/>
          <w:szCs w:val="24"/>
          <w:vertAlign w:val="subscript"/>
        </w:rPr>
        <w:t>11</w:t>
      </w:r>
      <w:r>
        <w:rPr>
          <w:rFonts w:ascii="Times New Roman" w:hAnsi="Times New Roman" w:cs="Times New Roman"/>
          <w:sz w:val="24"/>
          <w:szCs w:val="24"/>
        </w:rPr>
        <w:t>, w</w:t>
      </w:r>
      <w:r>
        <w:rPr>
          <w:rFonts w:ascii="Times New Roman" w:hAnsi="Times New Roman" w:cs="Times New Roman"/>
          <w:sz w:val="24"/>
          <w:szCs w:val="24"/>
          <w:vertAlign w:val="subscript"/>
        </w:rPr>
        <w:t>12</w:t>
      </w:r>
      <w:r>
        <w:rPr>
          <w:rFonts w:ascii="Times New Roman" w:hAnsi="Times New Roman" w:cs="Times New Roman"/>
          <w:sz w:val="24"/>
          <w:szCs w:val="24"/>
        </w:rPr>
        <w:t xml:space="preserve">, …, </w:t>
      </w:r>
      <w:proofErr w:type="spellStart"/>
      <w:r>
        <w:rPr>
          <w:rFonts w:ascii="Times New Roman" w:hAnsi="Times New Roman" w:cs="Times New Roman"/>
          <w:sz w:val="24"/>
          <w:szCs w:val="24"/>
        </w:rPr>
        <w:t>w</w:t>
      </w:r>
      <w:r>
        <w:rPr>
          <w:rFonts w:ascii="Times New Roman" w:hAnsi="Times New Roman" w:cs="Times New Roman"/>
          <w:sz w:val="24"/>
          <w:szCs w:val="24"/>
          <w:vertAlign w:val="subscript"/>
        </w:rPr>
        <w:t>nm</w:t>
      </w:r>
      <w:proofErr w:type="spellEnd"/>
      <w:r>
        <w:rPr>
          <w:rFonts w:ascii="Times New Roman" w:hAnsi="Times New Roman" w:cs="Times New Roman"/>
          <w:sz w:val="24"/>
          <w:szCs w:val="24"/>
        </w:rPr>
        <w:t>)</w:t>
      </w:r>
      <w:bookmarkEnd w:id="10"/>
      <w:r>
        <w:rPr>
          <w:rFonts w:ascii="Times New Roman" w:hAnsi="Times New Roman" w:cs="Times New Roman"/>
          <w:sz w:val="24"/>
          <w:szCs w:val="24"/>
        </w:rPr>
        <w:t xml:space="preserve"> so that every neuron has the corresponding weight value for each input signal respectively.  It can be seen in Fig 1that the first neuron, </w:t>
      </w:r>
      <w:r w:rsidR="00AA2FF2">
        <w:rPr>
          <w:rFonts w:ascii="Times New Roman" w:hAnsi="Times New Roman" w:cs="Times New Roman"/>
          <w:sz w:val="24"/>
          <w:szCs w:val="24"/>
        </w:rPr>
        <w:t>N</w:t>
      </w:r>
      <w:r>
        <w:rPr>
          <w:rFonts w:ascii="Times New Roman" w:hAnsi="Times New Roman" w:cs="Times New Roman"/>
          <w:sz w:val="24"/>
          <w:szCs w:val="24"/>
        </w:rPr>
        <w:t>euron-1 has weight data (w</w:t>
      </w:r>
      <w:r>
        <w:rPr>
          <w:rFonts w:ascii="Times New Roman" w:hAnsi="Times New Roman" w:cs="Times New Roman"/>
          <w:sz w:val="24"/>
          <w:szCs w:val="24"/>
          <w:vertAlign w:val="subscript"/>
        </w:rPr>
        <w:t>11</w:t>
      </w:r>
      <w:r>
        <w:rPr>
          <w:rFonts w:ascii="Times New Roman" w:hAnsi="Times New Roman" w:cs="Times New Roman"/>
          <w:sz w:val="24"/>
          <w:szCs w:val="24"/>
        </w:rPr>
        <w:t>, w</w:t>
      </w:r>
      <w:r>
        <w:rPr>
          <w:rFonts w:ascii="Times New Roman" w:hAnsi="Times New Roman" w:cs="Times New Roman"/>
          <w:sz w:val="24"/>
          <w:szCs w:val="24"/>
          <w:vertAlign w:val="subscript"/>
        </w:rPr>
        <w:t>12</w:t>
      </w:r>
      <w:r>
        <w:rPr>
          <w:rFonts w:ascii="Times New Roman" w:hAnsi="Times New Roman" w:cs="Times New Roman"/>
          <w:sz w:val="24"/>
          <w:szCs w:val="24"/>
        </w:rPr>
        <w:t>, …, w</w:t>
      </w:r>
      <w:r>
        <w:rPr>
          <w:rFonts w:ascii="Times New Roman" w:hAnsi="Times New Roman" w:cs="Times New Roman"/>
          <w:sz w:val="24"/>
          <w:szCs w:val="24"/>
          <w:vertAlign w:val="subscript"/>
        </w:rPr>
        <w:t>1m</w:t>
      </w:r>
      <w:r>
        <w:rPr>
          <w:rFonts w:ascii="Times New Roman" w:hAnsi="Times New Roman" w:cs="Times New Roman"/>
          <w:sz w:val="24"/>
          <w:szCs w:val="24"/>
        </w:rPr>
        <w:t>) for input signal (x</w:t>
      </w:r>
      <w:r>
        <w:rPr>
          <w:rFonts w:ascii="Times New Roman" w:hAnsi="Times New Roman" w:cs="Times New Roman"/>
          <w:sz w:val="24"/>
          <w:szCs w:val="24"/>
          <w:vertAlign w:val="subscript"/>
        </w:rPr>
        <w:t>1</w:t>
      </w:r>
      <w:r>
        <w:rPr>
          <w:rFonts w:ascii="Times New Roman" w:hAnsi="Times New Roman" w:cs="Times New Roman"/>
          <w:sz w:val="24"/>
          <w:szCs w:val="24"/>
        </w:rPr>
        <w:t>, x</w:t>
      </w:r>
      <w:r>
        <w:rPr>
          <w:rFonts w:ascii="Times New Roman" w:hAnsi="Times New Roman" w:cs="Times New Roman"/>
          <w:sz w:val="24"/>
          <w:szCs w:val="24"/>
          <w:vertAlign w:val="subscript"/>
        </w:rPr>
        <w:t>2</w:t>
      </w:r>
      <w:r>
        <w:rPr>
          <w:rFonts w:ascii="Times New Roman" w:hAnsi="Times New Roman" w:cs="Times New Roman"/>
          <w:sz w:val="24"/>
          <w:szCs w:val="24"/>
        </w:rPr>
        <w:t xml:space="preserve">, …, </w:t>
      </w:r>
      <w:proofErr w:type="spellStart"/>
      <w:r>
        <w:rPr>
          <w:rFonts w:ascii="Times New Roman" w:hAnsi="Times New Roman" w:cs="Times New Roman"/>
          <w:sz w:val="24"/>
          <w:szCs w:val="24"/>
        </w:rPr>
        <w:t>x</w:t>
      </w:r>
      <w:r>
        <w:rPr>
          <w:rFonts w:ascii="Times New Roman" w:hAnsi="Times New Roman" w:cs="Times New Roman"/>
          <w:sz w:val="24"/>
          <w:szCs w:val="24"/>
          <w:vertAlign w:val="subscript"/>
        </w:rPr>
        <w:t>m</w:t>
      </w:r>
      <w:proofErr w:type="spellEnd"/>
      <w:r>
        <w:rPr>
          <w:rFonts w:ascii="Times New Roman" w:hAnsi="Times New Roman" w:cs="Times New Roman"/>
          <w:sz w:val="24"/>
          <w:szCs w:val="24"/>
        </w:rPr>
        <w:t xml:space="preserve">) as well as </w:t>
      </w:r>
      <w:r w:rsidR="00AA2FF2">
        <w:rPr>
          <w:rFonts w:ascii="Times New Roman" w:hAnsi="Times New Roman" w:cs="Times New Roman"/>
          <w:sz w:val="24"/>
          <w:szCs w:val="24"/>
        </w:rPr>
        <w:t>N</w:t>
      </w:r>
      <w:r>
        <w:rPr>
          <w:rFonts w:ascii="Times New Roman" w:hAnsi="Times New Roman" w:cs="Times New Roman"/>
          <w:sz w:val="24"/>
          <w:szCs w:val="24"/>
        </w:rPr>
        <w:t>euron-2 also has its corresponding weight data (w</w:t>
      </w:r>
      <w:r>
        <w:rPr>
          <w:rFonts w:ascii="Times New Roman" w:hAnsi="Times New Roman" w:cs="Times New Roman"/>
          <w:sz w:val="24"/>
          <w:szCs w:val="24"/>
          <w:vertAlign w:val="subscript"/>
        </w:rPr>
        <w:t>21</w:t>
      </w:r>
      <w:r>
        <w:rPr>
          <w:rFonts w:ascii="Times New Roman" w:hAnsi="Times New Roman" w:cs="Times New Roman"/>
          <w:sz w:val="24"/>
          <w:szCs w:val="24"/>
        </w:rPr>
        <w:t>, w</w:t>
      </w:r>
      <w:r>
        <w:rPr>
          <w:rFonts w:ascii="Times New Roman" w:hAnsi="Times New Roman" w:cs="Times New Roman"/>
          <w:sz w:val="24"/>
          <w:szCs w:val="24"/>
          <w:vertAlign w:val="subscript"/>
        </w:rPr>
        <w:t>22</w:t>
      </w:r>
      <w:r>
        <w:rPr>
          <w:rFonts w:ascii="Times New Roman" w:hAnsi="Times New Roman" w:cs="Times New Roman"/>
          <w:sz w:val="24"/>
          <w:szCs w:val="24"/>
        </w:rPr>
        <w:t>, …, w</w:t>
      </w:r>
      <w:r>
        <w:rPr>
          <w:rFonts w:ascii="Times New Roman" w:hAnsi="Times New Roman" w:cs="Times New Roman"/>
          <w:sz w:val="24"/>
          <w:szCs w:val="24"/>
          <w:vertAlign w:val="subscript"/>
        </w:rPr>
        <w:t>2m</w:t>
      </w:r>
      <w:r>
        <w:rPr>
          <w:rFonts w:ascii="Times New Roman" w:hAnsi="Times New Roman" w:cs="Times New Roman"/>
          <w:sz w:val="24"/>
          <w:szCs w:val="24"/>
        </w:rPr>
        <w:t>) for the same input signal (x</w:t>
      </w:r>
      <w:r>
        <w:rPr>
          <w:rFonts w:ascii="Times New Roman" w:hAnsi="Times New Roman" w:cs="Times New Roman"/>
          <w:sz w:val="24"/>
          <w:szCs w:val="24"/>
          <w:vertAlign w:val="subscript"/>
        </w:rPr>
        <w:t>1</w:t>
      </w:r>
      <w:r>
        <w:rPr>
          <w:rFonts w:ascii="Times New Roman" w:hAnsi="Times New Roman" w:cs="Times New Roman"/>
          <w:sz w:val="24"/>
          <w:szCs w:val="24"/>
        </w:rPr>
        <w:t>, x</w:t>
      </w:r>
      <w:r>
        <w:rPr>
          <w:rFonts w:ascii="Times New Roman" w:hAnsi="Times New Roman" w:cs="Times New Roman"/>
          <w:sz w:val="24"/>
          <w:szCs w:val="24"/>
          <w:vertAlign w:val="subscript"/>
        </w:rPr>
        <w:t>2</w:t>
      </w:r>
      <w:r>
        <w:rPr>
          <w:rFonts w:ascii="Times New Roman" w:hAnsi="Times New Roman" w:cs="Times New Roman"/>
          <w:sz w:val="24"/>
          <w:szCs w:val="24"/>
        </w:rPr>
        <w:t xml:space="preserve">, …, </w:t>
      </w:r>
      <w:proofErr w:type="spellStart"/>
      <w:r>
        <w:rPr>
          <w:rFonts w:ascii="Times New Roman" w:hAnsi="Times New Roman" w:cs="Times New Roman"/>
          <w:sz w:val="24"/>
          <w:szCs w:val="24"/>
        </w:rPr>
        <w:t>x</w:t>
      </w:r>
      <w:r>
        <w:rPr>
          <w:rFonts w:ascii="Times New Roman" w:hAnsi="Times New Roman" w:cs="Times New Roman"/>
          <w:sz w:val="24"/>
          <w:szCs w:val="24"/>
          <w:vertAlign w:val="subscript"/>
        </w:rPr>
        <w:t>m</w:t>
      </w:r>
      <w:proofErr w:type="spellEnd"/>
      <w:r>
        <w:rPr>
          <w:rFonts w:ascii="Times New Roman" w:hAnsi="Times New Roman" w:cs="Times New Roman"/>
          <w:sz w:val="24"/>
          <w:szCs w:val="24"/>
        </w:rPr>
        <w:t xml:space="preserve">). It goes in </w:t>
      </w:r>
      <w:r w:rsidR="00F340DD">
        <w:rPr>
          <w:rFonts w:ascii="Times New Roman" w:hAnsi="Times New Roman" w:cs="Times New Roman"/>
          <w:sz w:val="24"/>
          <w:szCs w:val="24"/>
        </w:rPr>
        <w:t xml:space="preserve">the </w:t>
      </w:r>
      <w:r>
        <w:rPr>
          <w:rFonts w:ascii="Times New Roman" w:hAnsi="Times New Roman" w:cs="Times New Roman"/>
          <w:sz w:val="24"/>
          <w:szCs w:val="24"/>
        </w:rPr>
        <w:t xml:space="preserve">same way for </w:t>
      </w:r>
      <w:r w:rsidR="00F340DD">
        <w:rPr>
          <w:rFonts w:ascii="Times New Roman" w:hAnsi="Times New Roman" w:cs="Times New Roman"/>
          <w:sz w:val="24"/>
          <w:szCs w:val="24"/>
        </w:rPr>
        <w:t xml:space="preserve">the </w:t>
      </w:r>
      <w:r>
        <w:rPr>
          <w:rFonts w:ascii="Times New Roman" w:hAnsi="Times New Roman" w:cs="Times New Roman"/>
          <w:sz w:val="24"/>
          <w:szCs w:val="24"/>
        </w:rPr>
        <w:t>n</w:t>
      </w:r>
      <w:r w:rsidRPr="00AA2FF2">
        <w:rPr>
          <w:rFonts w:ascii="Times New Roman" w:hAnsi="Times New Roman" w:cs="Times New Roman"/>
          <w:sz w:val="24"/>
          <w:szCs w:val="24"/>
          <w:vertAlign w:val="superscript"/>
        </w:rPr>
        <w:t>th</w:t>
      </w:r>
      <w:r>
        <w:rPr>
          <w:rFonts w:ascii="Times New Roman" w:hAnsi="Times New Roman" w:cs="Times New Roman"/>
          <w:sz w:val="24"/>
          <w:szCs w:val="24"/>
        </w:rPr>
        <w:t xml:space="preserve"> neuron that its weight data will be (w</w:t>
      </w:r>
      <w:r>
        <w:rPr>
          <w:rFonts w:ascii="Times New Roman" w:hAnsi="Times New Roman" w:cs="Times New Roman"/>
          <w:sz w:val="24"/>
          <w:szCs w:val="24"/>
          <w:vertAlign w:val="subscript"/>
        </w:rPr>
        <w:t>n1</w:t>
      </w:r>
      <w:r>
        <w:rPr>
          <w:rFonts w:ascii="Times New Roman" w:hAnsi="Times New Roman" w:cs="Times New Roman"/>
          <w:sz w:val="24"/>
          <w:szCs w:val="24"/>
        </w:rPr>
        <w:t>, w</w:t>
      </w:r>
      <w:r>
        <w:rPr>
          <w:rFonts w:ascii="Times New Roman" w:hAnsi="Times New Roman" w:cs="Times New Roman"/>
          <w:sz w:val="24"/>
          <w:szCs w:val="24"/>
          <w:vertAlign w:val="subscript"/>
        </w:rPr>
        <w:t>n2</w:t>
      </w:r>
      <w:r>
        <w:rPr>
          <w:rFonts w:ascii="Times New Roman" w:hAnsi="Times New Roman" w:cs="Times New Roman"/>
          <w:sz w:val="24"/>
          <w:szCs w:val="24"/>
        </w:rPr>
        <w:t xml:space="preserve">, …, </w:t>
      </w:r>
      <w:proofErr w:type="spellStart"/>
      <w:r>
        <w:rPr>
          <w:rFonts w:ascii="Times New Roman" w:hAnsi="Times New Roman" w:cs="Times New Roman"/>
          <w:sz w:val="24"/>
          <w:szCs w:val="24"/>
        </w:rPr>
        <w:t>w</w:t>
      </w:r>
      <w:r>
        <w:rPr>
          <w:rFonts w:ascii="Times New Roman" w:hAnsi="Times New Roman" w:cs="Times New Roman"/>
          <w:sz w:val="24"/>
          <w:szCs w:val="24"/>
          <w:vertAlign w:val="subscript"/>
        </w:rPr>
        <w:t>nm</w:t>
      </w:r>
      <w:proofErr w:type="spellEnd"/>
      <w:r>
        <w:rPr>
          <w:rFonts w:ascii="Times New Roman" w:hAnsi="Times New Roman" w:cs="Times New Roman"/>
          <w:sz w:val="24"/>
          <w:szCs w:val="24"/>
        </w:rPr>
        <w:t>). The input signal X can be expressed in vector form as</w:t>
      </w:r>
    </w:p>
    <w:p w14:paraId="4FA34C3C" w14:textId="23434AEF" w:rsidR="00CF1552" w:rsidRDefault="001A4BA0" w:rsidP="00E0463D">
      <w:pPr>
        <w:widowControl w:val="0"/>
        <w:spacing w:before="240" w:line="360" w:lineRule="auto"/>
        <w:jc w:val="both"/>
        <w:rPr>
          <w:rFonts w:ascii="Times New Roman" w:hAnsi="Times New Roman" w:cs="Times New Roman"/>
          <w:b/>
          <w:bCs/>
          <w:sz w:val="24"/>
          <w:szCs w:val="24"/>
        </w:rPr>
      </w:pPr>
      <w:r>
        <w:rPr>
          <w:rFonts w:ascii="Times New Roman" w:hAnsi="Times New Roman" w:cs="Times New Roman"/>
          <w:b/>
          <w:sz w:val="24"/>
          <w:szCs w:val="24"/>
        </w:rPr>
        <w:t xml:space="preserve">                                                                        </w:t>
      </w:r>
      <m:oMath>
        <m:r>
          <m:rPr>
            <m:sty m:val="bi"/>
          </m:rPr>
          <w:rPr>
            <w:rFonts w:ascii="Cambria Math" w:hAnsi="Cambria Math" w:cs="Times New Roman"/>
            <w:sz w:val="24"/>
            <w:szCs w:val="24"/>
          </w:rPr>
          <m:t>X=</m:t>
        </m:r>
        <w:bookmarkStart w:id="11" w:name="_Hlk1449189"/>
        <m:d>
          <m:dPr>
            <m:begChr m:val="["/>
            <m:endChr m:val="]"/>
            <m:ctrlPr>
              <w:rPr>
                <w:rFonts w:ascii="Cambria Math" w:hAnsi="Cambria Math" w:cs="Times New Roman"/>
                <w:b/>
                <w:bCs/>
                <w:i/>
                <w:sz w:val="24"/>
                <w:szCs w:val="24"/>
              </w:rPr>
            </m:ctrlPr>
          </m:dPr>
          <m:e>
            <m:eqArr>
              <m:eqArrPr>
                <m:ctrlPr>
                  <w:rPr>
                    <w:rFonts w:ascii="Cambria Math" w:hAnsi="Cambria Math" w:cs="Times New Roman"/>
                    <w:b/>
                    <w:bCs/>
                    <w:i/>
                    <w:sz w:val="24"/>
                    <w:szCs w:val="24"/>
                  </w:rPr>
                </m:ctrlPr>
              </m:eqArrP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1</m:t>
                    </m:r>
                  </m:sub>
                </m:sSub>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2</m:t>
                    </m:r>
                  </m:sub>
                </m:sSub>
              </m:e>
              <m:e>
                <m:r>
                  <m:rPr>
                    <m:sty m:val="bi"/>
                  </m:rPr>
                  <w:rPr>
                    <w:rFonts w:ascii="Cambria Math" w:hAnsi="Cambria Math" w:cs="Times New Roman"/>
                    <w:sz w:val="24"/>
                    <w:szCs w:val="24"/>
                  </w:rPr>
                  <m:t>.</m:t>
                </m:r>
              </m:e>
              <m:e>
                <m:r>
                  <m:rPr>
                    <m:sty m:val="bi"/>
                  </m:rPr>
                  <w:rPr>
                    <w:rFonts w:ascii="Cambria Math" w:hAnsi="Cambria Math" w:cs="Times New Roman"/>
                    <w:sz w:val="24"/>
                    <w:szCs w:val="24"/>
                  </w:rPr>
                  <m:t>.</m:t>
                </m:r>
              </m:e>
              <m:e>
                <m:r>
                  <m:rPr>
                    <m:sty m:val="bi"/>
                  </m:rPr>
                  <w:rPr>
                    <w:rFonts w:ascii="Cambria Math" w:hAnsi="Cambria Math" w:cs="Times New Roman"/>
                    <w:sz w:val="24"/>
                    <w:szCs w:val="24"/>
                  </w:rPr>
                  <m:t>.</m:t>
                </m:r>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m</m:t>
                    </m:r>
                  </m:sub>
                </m:sSub>
              </m:e>
            </m:eqArr>
          </m:e>
        </m:d>
      </m:oMath>
      <w:bookmarkEnd w:id="11"/>
      <w:r>
        <w:rPr>
          <w:rFonts w:ascii="Times New Roman" w:hAnsi="Times New Roman" w:cs="Times New Roman"/>
          <w:b/>
          <w:bCs/>
          <w:sz w:val="24"/>
          <w:szCs w:val="24"/>
        </w:rPr>
        <w:t xml:space="preserve">                                                               (1)</w:t>
      </w:r>
    </w:p>
    <w:p w14:paraId="46B0786E"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and weight data as</w:t>
      </w:r>
    </w:p>
    <w:p w14:paraId="7B08FD9B" w14:textId="6F9AB6B0" w:rsidR="00CF1552" w:rsidRDefault="001A4BA0" w:rsidP="00E0463D">
      <w:pPr>
        <w:widowControl w:val="0"/>
        <w:spacing w:before="240" w:line="360" w:lineRule="auto"/>
        <w:jc w:val="both"/>
        <w:rPr>
          <w:rFonts w:ascii="Times New Roman" w:hAnsi="Times New Roman" w:cs="Times New Roman"/>
          <w:b/>
          <w:bCs/>
          <w:sz w:val="24"/>
          <w:szCs w:val="24"/>
        </w:rPr>
      </w:pPr>
      <w:r>
        <w:rPr>
          <w:rFonts w:ascii="Times New Roman" w:hAnsi="Times New Roman" w:cs="Times New Roman"/>
          <w:b/>
          <w:sz w:val="24"/>
          <w:szCs w:val="24"/>
        </w:rPr>
        <w:t xml:space="preserve">                                                             </w:t>
      </w:r>
      <m:oMath>
        <m:r>
          <m:rPr>
            <m:sty m:val="bi"/>
          </m:rPr>
          <w:rPr>
            <w:rFonts w:ascii="Cambria Math" w:hAnsi="Cambria Math" w:cs="Times New Roman"/>
            <w:sz w:val="24"/>
            <w:szCs w:val="24"/>
          </w:rPr>
          <m:t>W=</m:t>
        </m:r>
        <m:d>
          <m:dPr>
            <m:begChr m:val="["/>
            <m:endChr m:val="]"/>
            <m:ctrlPr>
              <w:rPr>
                <w:rFonts w:ascii="Cambria Math" w:hAnsi="Cambria Math" w:cs="Times New Roman"/>
                <w:b/>
                <w:bCs/>
                <w:i/>
                <w:sz w:val="24"/>
                <w:szCs w:val="24"/>
              </w:rPr>
            </m:ctrlPr>
          </m:dPr>
          <m:e>
            <m:m>
              <m:mPr>
                <m:mcs>
                  <m:mc>
                    <m:mcPr>
                      <m:count m:val="3"/>
                      <m:mcJc m:val="center"/>
                    </m:mcPr>
                  </m:mc>
                </m:mcs>
                <m:ctrlPr>
                  <w:rPr>
                    <w:rFonts w:ascii="Cambria Math" w:hAnsi="Cambria Math" w:cs="Times New Roman"/>
                    <w:b/>
                    <w:bCs/>
                    <w:i/>
                    <w:sz w:val="24"/>
                    <w:szCs w:val="24"/>
                  </w:rPr>
                </m:ctrlPr>
              </m:mPr>
              <m:m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11</m:t>
                      </m:r>
                    </m:sub>
                  </m:sSub>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12</m:t>
                      </m:r>
                    </m:sub>
                  </m:sSub>
                  <m:r>
                    <m:rPr>
                      <m:sty m:val="bi"/>
                    </m:rPr>
                    <w:rPr>
                      <w:rFonts w:ascii="Cambria Math" w:hAnsi="Cambria Math" w:cs="Times New Roman"/>
                      <w:sz w:val="24"/>
                      <w:szCs w:val="24"/>
                    </w:rPr>
                    <m:t xml:space="preserve">… </m:t>
                  </m:r>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1</m:t>
                      </m:r>
                      <m:r>
                        <m:rPr>
                          <m:sty m:val="bi"/>
                        </m:rPr>
                        <w:rPr>
                          <w:rFonts w:ascii="Cambria Math" w:hAnsi="Cambria Math" w:cs="Times New Roman"/>
                          <w:sz w:val="24"/>
                          <w:szCs w:val="24"/>
                        </w:rPr>
                        <m:t>m</m:t>
                      </m:r>
                    </m:sub>
                  </m:sSub>
                </m:e>
              </m:mr>
              <m:m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21</m:t>
                      </m:r>
                    </m:sub>
                  </m:sSub>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22</m:t>
                      </m:r>
                    </m:sub>
                  </m:sSub>
                  <m:r>
                    <m:rPr>
                      <m:sty m:val="bi"/>
                    </m:rPr>
                    <w:rPr>
                      <w:rFonts w:ascii="Cambria Math" w:hAnsi="Cambria Math" w:cs="Times New Roman"/>
                      <w:sz w:val="24"/>
                      <w:szCs w:val="24"/>
                    </w:rPr>
                    <m:t>…</m:t>
                  </m:r>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2</m:t>
                      </m:r>
                      <m:r>
                        <m:rPr>
                          <m:sty m:val="bi"/>
                        </m:rPr>
                        <w:rPr>
                          <w:rFonts w:ascii="Cambria Math" w:hAnsi="Cambria Math" w:cs="Times New Roman"/>
                          <w:sz w:val="24"/>
                          <w:szCs w:val="24"/>
                        </w:rPr>
                        <m:t>m</m:t>
                      </m:r>
                    </m:sub>
                  </m:sSub>
                </m:e>
              </m:mr>
              <m:mr>
                <m:e>
                  <m:r>
                    <m:rPr>
                      <m:sty m:val="bi"/>
                    </m:rPr>
                    <w:rPr>
                      <w:rFonts w:ascii="Cambria Math" w:hAnsi="Cambria Math" w:cs="Times New Roman"/>
                      <w:sz w:val="24"/>
                      <w:szCs w:val="24"/>
                    </w:rPr>
                    <m:t>⋮</m:t>
                  </m:r>
                </m:e>
                <m:e>
                  <m:r>
                    <m:rPr>
                      <m:sty m:val="bi"/>
                    </m:rPr>
                    <w:rPr>
                      <w:rFonts w:ascii="Cambria Math" w:hAnsi="Cambria Math" w:cs="Times New Roman"/>
                      <w:sz w:val="24"/>
                      <w:szCs w:val="24"/>
                    </w:rPr>
                    <m:t>⋮</m:t>
                  </m:r>
                </m:e>
                <m:e>
                  <m:r>
                    <m:rPr>
                      <m:sty m:val="bi"/>
                    </m:rPr>
                    <w:rPr>
                      <w:rFonts w:ascii="Cambria Math" w:hAnsi="Cambria Math" w:cs="Times New Roman"/>
                      <w:sz w:val="24"/>
                      <w:szCs w:val="24"/>
                    </w:rPr>
                    <m:t>⋮</m:t>
                  </m:r>
                </m:e>
              </m:mr>
              <m:m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n</m:t>
                      </m:r>
                      <m:r>
                        <m:rPr>
                          <m:sty m:val="bi"/>
                        </m:rPr>
                        <w:rPr>
                          <w:rFonts w:ascii="Cambria Math" w:hAnsi="Cambria Math" w:cs="Times New Roman"/>
                          <w:sz w:val="24"/>
                          <w:szCs w:val="24"/>
                        </w:rPr>
                        <m:t>1</m:t>
                      </m:r>
                    </m:sub>
                  </m:sSub>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n</m:t>
                      </m:r>
                      <m:r>
                        <m:rPr>
                          <m:sty m:val="bi"/>
                        </m:rPr>
                        <w:rPr>
                          <w:rFonts w:ascii="Cambria Math" w:hAnsi="Cambria Math" w:cs="Times New Roman"/>
                          <w:sz w:val="24"/>
                          <w:szCs w:val="24"/>
                        </w:rPr>
                        <m:t>2</m:t>
                      </m:r>
                    </m:sub>
                  </m:sSub>
                  <m:r>
                    <m:rPr>
                      <m:sty m:val="bi"/>
                    </m:rPr>
                    <w:rPr>
                      <w:rFonts w:ascii="Cambria Math" w:hAnsi="Cambria Math" w:cs="Times New Roman"/>
                      <w:sz w:val="24"/>
                      <w:szCs w:val="24"/>
                    </w:rPr>
                    <m:t>…</m:t>
                  </m:r>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nm</m:t>
                      </m:r>
                    </m:sub>
                  </m:sSub>
                </m:e>
              </m:mr>
            </m:m>
          </m:e>
        </m:d>
      </m:oMath>
      <w:r>
        <w:rPr>
          <w:rFonts w:ascii="Times New Roman" w:hAnsi="Times New Roman" w:cs="Times New Roman"/>
          <w:b/>
          <w:bCs/>
          <w:sz w:val="24"/>
          <w:szCs w:val="24"/>
        </w:rPr>
        <w:t xml:space="preserve">                                                (2)</w:t>
      </w:r>
    </w:p>
    <w:p w14:paraId="5863E2D6" w14:textId="2306D7F9" w:rsidR="00CF1552" w:rsidRPr="00661719" w:rsidRDefault="00205DC2" w:rsidP="00661719">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where n is the number of neuron and m is the number of </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 xml:space="preserve">. Any connection between neurons and input of the network can be calculated based on the number of n and m. </w:t>
      </w:r>
      <w:r w:rsidR="006A1004" w:rsidRPr="00EC50EA">
        <w:rPr>
          <w:rFonts w:ascii="Times New Roman" w:hAnsi="Times New Roman" w:cs="Times New Roman"/>
          <w:sz w:val="24"/>
          <w:szCs w:val="24"/>
        </w:rPr>
        <w:t xml:space="preserve">For example, </w:t>
      </w:r>
      <w:r w:rsidR="006A1004" w:rsidRPr="001D167D">
        <w:rPr>
          <w:rFonts w:ascii="Times New Roman" w:hAnsi="Times New Roman" w:cs="Times New Roman"/>
          <w:sz w:val="24"/>
          <w:szCs w:val="24"/>
        </w:rPr>
        <w:t xml:space="preserve">Fig 1 </w:t>
      </w:r>
      <w:r w:rsidR="006A1004" w:rsidRPr="00EC50EA">
        <w:rPr>
          <w:rFonts w:ascii="Times New Roman" w:hAnsi="Times New Roman" w:cs="Times New Roman"/>
          <w:sz w:val="24"/>
          <w:szCs w:val="24"/>
        </w:rPr>
        <w:t xml:space="preserve">shows the connection path between the </w:t>
      </w:r>
      <w:r w:rsidR="006A1004">
        <w:rPr>
          <w:rFonts w:ascii="Times New Roman" w:hAnsi="Times New Roman" w:cs="Times New Roman"/>
          <w:sz w:val="24"/>
          <w:szCs w:val="24"/>
        </w:rPr>
        <w:t>first</w:t>
      </w:r>
      <w:r w:rsidR="006A1004" w:rsidRPr="00EC50EA">
        <w:rPr>
          <w:rFonts w:ascii="Times New Roman" w:hAnsi="Times New Roman" w:cs="Times New Roman"/>
          <w:sz w:val="24"/>
          <w:szCs w:val="24"/>
        </w:rPr>
        <w:t xml:space="preserve"> input (x</w:t>
      </w:r>
      <w:r w:rsidR="006A1004">
        <w:rPr>
          <w:rFonts w:ascii="Times New Roman" w:hAnsi="Times New Roman" w:cs="Times New Roman"/>
          <w:sz w:val="24"/>
          <w:szCs w:val="24"/>
          <w:vertAlign w:val="subscript"/>
        </w:rPr>
        <w:t>1</w:t>
      </w:r>
      <w:r w:rsidR="006A1004" w:rsidRPr="00EC50EA">
        <w:rPr>
          <w:rFonts w:ascii="Times New Roman" w:hAnsi="Times New Roman" w:cs="Times New Roman"/>
          <w:sz w:val="24"/>
          <w:szCs w:val="24"/>
        </w:rPr>
        <w:t>) and the second neuron (n</w:t>
      </w:r>
      <w:r w:rsidR="006A1004" w:rsidRPr="00EC50EA">
        <w:rPr>
          <w:rFonts w:ascii="Times New Roman" w:hAnsi="Times New Roman" w:cs="Times New Roman"/>
          <w:sz w:val="24"/>
          <w:szCs w:val="24"/>
          <w:vertAlign w:val="subscript"/>
        </w:rPr>
        <w:t>2</w:t>
      </w:r>
      <w:r w:rsidR="006A1004" w:rsidRPr="00EC50EA">
        <w:rPr>
          <w:rFonts w:ascii="Times New Roman" w:hAnsi="Times New Roman" w:cs="Times New Roman"/>
          <w:sz w:val="24"/>
          <w:szCs w:val="24"/>
        </w:rPr>
        <w:t>) can be easily seen as w</w:t>
      </w:r>
      <w:r w:rsidR="006A1004" w:rsidRPr="00EC50EA">
        <w:rPr>
          <w:rFonts w:ascii="Times New Roman" w:hAnsi="Times New Roman" w:cs="Times New Roman"/>
          <w:sz w:val="24"/>
          <w:szCs w:val="24"/>
          <w:vertAlign w:val="subscript"/>
        </w:rPr>
        <w:t>2</w:t>
      </w:r>
      <w:r w:rsidR="006A1004">
        <w:rPr>
          <w:rFonts w:ascii="Times New Roman" w:hAnsi="Times New Roman" w:cs="Times New Roman"/>
          <w:sz w:val="24"/>
          <w:szCs w:val="24"/>
          <w:vertAlign w:val="subscript"/>
        </w:rPr>
        <w:t>1</w:t>
      </w:r>
      <w:r w:rsidR="006A1004" w:rsidRPr="00EC50EA">
        <w:rPr>
          <w:rFonts w:ascii="Times New Roman" w:hAnsi="Times New Roman" w:cs="Times New Roman"/>
          <w:sz w:val="24"/>
          <w:szCs w:val="24"/>
        </w:rPr>
        <w:t>.</w:t>
      </w:r>
      <w:r>
        <w:rPr>
          <w:rFonts w:ascii="Times New Roman" w:hAnsi="Times New Roman" w:cs="Times New Roman"/>
          <w:sz w:val="24"/>
          <w:szCs w:val="24"/>
        </w:rPr>
        <w:t xml:space="preserve"> </w:t>
      </w:r>
    </w:p>
    <w:p w14:paraId="65AA47AD" w14:textId="7F3B2829" w:rsidR="00661719" w:rsidRDefault="00661719" w:rsidP="00E0463D">
      <w:pPr>
        <w:widowControl w:val="0"/>
        <w:spacing w:before="240" w:line="360" w:lineRule="auto"/>
        <w:jc w:val="center"/>
      </w:pPr>
      <w:r>
        <w:object w:dxaOrig="12568" w:dyaOrig="7727" w14:anchorId="08C783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4pt;height:248.25pt" o:ole="">
            <v:imagedata r:id="rId188" o:title=""/>
          </v:shape>
          <o:OLEObject Type="Embed" ProgID="Visio.Drawing.11" ShapeID="_x0000_i1025" DrawAspect="Content" ObjectID="_1622653979" r:id="rId189"/>
        </w:object>
      </w:r>
    </w:p>
    <w:p w14:paraId="0B020343" w14:textId="1A598343" w:rsidR="00C9020A" w:rsidRPr="004D1704" w:rsidRDefault="00205DC2" w:rsidP="00E0463D">
      <w:pPr>
        <w:widowControl w:val="0"/>
        <w:spacing w:before="240" w:line="360" w:lineRule="auto"/>
        <w:jc w:val="center"/>
        <w:rPr>
          <w:rFonts w:ascii="Times New Roman" w:hAnsi="Times New Roman" w:cs="Times New Roman"/>
          <w:sz w:val="24"/>
          <w:szCs w:val="24"/>
        </w:rPr>
      </w:pPr>
      <w:bookmarkStart w:id="12" w:name="_Hlk1628937"/>
      <w:r w:rsidRPr="004D1704">
        <w:rPr>
          <w:rFonts w:ascii="Times New Roman" w:hAnsi="Times New Roman" w:cs="Times New Roman"/>
          <w:b/>
          <w:bCs/>
          <w:sz w:val="24"/>
          <w:szCs w:val="24"/>
        </w:rPr>
        <w:t>Fig 1</w:t>
      </w:r>
      <w:r w:rsidRPr="004D1704">
        <w:rPr>
          <w:rFonts w:ascii="Times New Roman" w:hAnsi="Times New Roman" w:cs="Times New Roman"/>
          <w:sz w:val="24"/>
          <w:szCs w:val="24"/>
        </w:rPr>
        <w:t xml:space="preserve">. </w:t>
      </w:r>
      <w:r w:rsidR="000D3068" w:rsidRPr="004D1704">
        <w:rPr>
          <w:rFonts w:ascii="Times New Roman" w:hAnsi="Times New Roman" w:cs="Times New Roman" w:hint="eastAsia"/>
          <w:sz w:val="24"/>
          <w:szCs w:val="24"/>
        </w:rPr>
        <w:t>The structure of</w:t>
      </w:r>
      <w:r w:rsidRPr="004D1704">
        <w:rPr>
          <w:rFonts w:ascii="Times New Roman" w:hAnsi="Times New Roman" w:cs="Times New Roman"/>
          <w:sz w:val="24"/>
          <w:szCs w:val="24"/>
        </w:rPr>
        <w:t xml:space="preserve"> </w:t>
      </w:r>
      <w:r w:rsidR="000D3068" w:rsidRPr="004D1704">
        <w:rPr>
          <w:rFonts w:ascii="Times New Roman" w:hAnsi="Times New Roman" w:cs="Times New Roman" w:hint="eastAsia"/>
          <w:sz w:val="24"/>
          <w:szCs w:val="24"/>
        </w:rPr>
        <w:t>p</w:t>
      </w:r>
      <w:r w:rsidRPr="004D1704">
        <w:rPr>
          <w:rFonts w:ascii="Times New Roman" w:hAnsi="Times New Roman" w:cs="Times New Roman"/>
          <w:sz w:val="24"/>
          <w:szCs w:val="24"/>
        </w:rPr>
        <w:t>erceptron</w:t>
      </w:r>
      <w:r w:rsidR="000D3068" w:rsidRPr="004D1704">
        <w:rPr>
          <w:rFonts w:ascii="Times New Roman" w:hAnsi="Times New Roman" w:cs="Times New Roman" w:hint="eastAsia"/>
          <w:sz w:val="24"/>
          <w:szCs w:val="24"/>
        </w:rPr>
        <w:t xml:space="preserve"> (single layer)</w:t>
      </w:r>
      <w:r w:rsidRPr="004D1704">
        <w:rPr>
          <w:rFonts w:ascii="Times New Roman" w:hAnsi="Times New Roman" w:cs="Times New Roman"/>
          <w:sz w:val="24"/>
          <w:szCs w:val="24"/>
        </w:rPr>
        <w:t xml:space="preserve"> </w:t>
      </w:r>
      <w:r w:rsidR="000D3068" w:rsidRPr="004D1704">
        <w:rPr>
          <w:rFonts w:ascii="Times New Roman" w:hAnsi="Times New Roman" w:cs="Times New Roman" w:hint="eastAsia"/>
          <w:sz w:val="24"/>
          <w:szCs w:val="24"/>
        </w:rPr>
        <w:t>n</w:t>
      </w:r>
      <w:r w:rsidRPr="004D1704">
        <w:rPr>
          <w:rFonts w:ascii="Times New Roman" w:hAnsi="Times New Roman" w:cs="Times New Roman"/>
          <w:sz w:val="24"/>
          <w:szCs w:val="24"/>
        </w:rPr>
        <w:t xml:space="preserve">eural </w:t>
      </w:r>
      <w:r w:rsidR="000D3068" w:rsidRPr="004D1704">
        <w:rPr>
          <w:rFonts w:ascii="Times New Roman" w:hAnsi="Times New Roman" w:cs="Times New Roman" w:hint="eastAsia"/>
          <w:sz w:val="24"/>
          <w:szCs w:val="24"/>
        </w:rPr>
        <w:t>n</w:t>
      </w:r>
      <w:r w:rsidRPr="004D1704">
        <w:rPr>
          <w:rFonts w:ascii="Times New Roman" w:hAnsi="Times New Roman" w:cs="Times New Roman"/>
          <w:sz w:val="24"/>
          <w:szCs w:val="24"/>
        </w:rPr>
        <w:t>etwork</w:t>
      </w:r>
      <w:bookmarkEnd w:id="12"/>
    </w:p>
    <w:p w14:paraId="770D6094" w14:textId="3B9F0A7D" w:rsidR="0042243E" w:rsidRDefault="00661719" w:rsidP="00E0463D">
      <w:pPr>
        <w:widowControl w:val="0"/>
        <w:spacing w:before="240" w:line="360" w:lineRule="auto"/>
        <w:jc w:val="center"/>
        <w:rPr>
          <w:rFonts w:ascii="Times New Roman" w:hAnsi="Times New Roman" w:cs="Times New Roman"/>
          <w:b/>
          <w:bCs/>
          <w:sz w:val="24"/>
          <w:szCs w:val="24"/>
        </w:rPr>
      </w:pPr>
      <w:r>
        <w:object w:dxaOrig="12164" w:dyaOrig="7146" w14:anchorId="680C48F1">
          <v:shape id="_x0000_i1026" type="#_x0000_t75" style="width:409.45pt;height:214.95pt" o:ole="">
            <v:imagedata r:id="rId190" o:title=""/>
          </v:shape>
          <o:OLEObject Type="Embed" ProgID="Visio.Drawing.11" ShapeID="_x0000_i1026" DrawAspect="Content" ObjectID="_1622653980" r:id="rId191"/>
        </w:object>
      </w:r>
    </w:p>
    <w:p w14:paraId="312E1D41" w14:textId="77777777" w:rsidR="00CF1552" w:rsidRPr="004D1704" w:rsidRDefault="00205DC2" w:rsidP="00E0463D">
      <w:pPr>
        <w:widowControl w:val="0"/>
        <w:spacing w:before="240" w:line="360" w:lineRule="auto"/>
        <w:jc w:val="center"/>
        <w:rPr>
          <w:rFonts w:ascii="Times New Roman" w:hAnsi="Times New Roman" w:cs="Times New Roman"/>
          <w:sz w:val="28"/>
          <w:szCs w:val="28"/>
        </w:rPr>
      </w:pPr>
      <w:r w:rsidRPr="004D1704">
        <w:rPr>
          <w:rFonts w:ascii="Times New Roman" w:hAnsi="Times New Roman" w:cs="Times New Roman"/>
          <w:b/>
          <w:bCs/>
          <w:sz w:val="24"/>
          <w:szCs w:val="24"/>
        </w:rPr>
        <w:t>Fig 2</w:t>
      </w:r>
      <w:r w:rsidRPr="004D1704">
        <w:rPr>
          <w:rFonts w:ascii="Times New Roman" w:hAnsi="Times New Roman" w:cs="Times New Roman"/>
          <w:sz w:val="24"/>
          <w:szCs w:val="24"/>
        </w:rPr>
        <w:t>. The working principle of a neuron</w:t>
      </w:r>
    </w:p>
    <w:p w14:paraId="51250939"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w:t>
      </w:r>
      <w:r w:rsidR="00440C52">
        <w:rPr>
          <w:rFonts w:ascii="Times New Roman" w:hAnsi="Times New Roman" w:cs="Times New Roman" w:hint="eastAsia"/>
          <w:sz w:val="24"/>
          <w:szCs w:val="24"/>
        </w:rPr>
        <w:t>working principle</w:t>
      </w:r>
      <w:r>
        <w:rPr>
          <w:rFonts w:ascii="Times New Roman" w:hAnsi="Times New Roman" w:cs="Times New Roman"/>
          <w:sz w:val="24"/>
          <w:szCs w:val="24"/>
        </w:rPr>
        <w:t xml:space="preserve"> of an artificial neuron is shown in Fig 2. As </w:t>
      </w:r>
      <w:r w:rsidR="00D3363F">
        <w:rPr>
          <w:rFonts w:ascii="Times New Roman" w:hAnsi="Times New Roman" w:cs="Times New Roman"/>
          <w:sz w:val="24"/>
          <w:szCs w:val="24"/>
        </w:rPr>
        <w:t>i</w:t>
      </w:r>
      <w:r>
        <w:rPr>
          <w:rFonts w:ascii="Times New Roman" w:hAnsi="Times New Roman" w:cs="Times New Roman"/>
          <w:sz w:val="24"/>
          <w:szCs w:val="24"/>
        </w:rPr>
        <w:t>t is mainly constituted with two components: sum and activation function, it can be said that an artificial neuron work</w:t>
      </w:r>
      <w:r w:rsidR="00F764EB">
        <w:rPr>
          <w:rFonts w:ascii="Times New Roman" w:hAnsi="Times New Roman" w:cs="Times New Roman" w:hint="eastAsia"/>
          <w:sz w:val="24"/>
          <w:szCs w:val="24"/>
        </w:rPr>
        <w:t>s</w:t>
      </w:r>
      <w:r>
        <w:rPr>
          <w:rFonts w:ascii="Times New Roman" w:hAnsi="Times New Roman" w:cs="Times New Roman"/>
          <w:sz w:val="24"/>
          <w:szCs w:val="24"/>
        </w:rPr>
        <w:t xml:space="preserve"> in two steps. In </w:t>
      </w:r>
      <w:r w:rsidR="00D3363F">
        <w:rPr>
          <w:rFonts w:ascii="Times New Roman" w:hAnsi="Times New Roman" w:cs="Times New Roman"/>
          <w:sz w:val="24"/>
          <w:szCs w:val="24"/>
        </w:rPr>
        <w:t xml:space="preserve">the </w:t>
      </w:r>
      <w:r>
        <w:rPr>
          <w:rFonts w:ascii="Times New Roman" w:hAnsi="Times New Roman" w:cs="Times New Roman"/>
          <w:sz w:val="24"/>
          <w:szCs w:val="24"/>
        </w:rPr>
        <w:t xml:space="preserve">first step, all input data in a neuron are multiplied with their respective weight data and those multiplications are summed to pass through the activation function. </w:t>
      </w:r>
      <w:r w:rsidR="00D3363F">
        <w:rPr>
          <w:rFonts w:ascii="Times New Roman" w:hAnsi="Times New Roman" w:cs="Times New Roman"/>
          <w:sz w:val="24"/>
          <w:szCs w:val="24"/>
        </w:rPr>
        <w:t>The s</w:t>
      </w:r>
      <w:r>
        <w:rPr>
          <w:rFonts w:ascii="Times New Roman" w:hAnsi="Times New Roman" w:cs="Times New Roman"/>
          <w:sz w:val="24"/>
          <w:szCs w:val="24"/>
        </w:rPr>
        <w:t xml:space="preserve">econd step accepts the sum as the input to the activation function that will produce the output. The </w:t>
      </w:r>
      <w:proofErr w:type="spellStart"/>
      <w:r>
        <w:rPr>
          <w:rFonts w:ascii="Times New Roman" w:hAnsi="Times New Roman" w:cs="Times New Roman"/>
          <w:sz w:val="24"/>
          <w:szCs w:val="24"/>
        </w:rPr>
        <w:t>net</w:t>
      </w:r>
      <w:r>
        <w:rPr>
          <w:rFonts w:ascii="Times New Roman" w:hAnsi="Times New Roman" w:cs="Times New Roman"/>
          <w:sz w:val="24"/>
          <w:szCs w:val="24"/>
          <w:vertAlign w:val="subscript"/>
        </w:rPr>
        <w:t>input</w:t>
      </w:r>
      <w:proofErr w:type="spellEnd"/>
      <w:r>
        <w:rPr>
          <w:rFonts w:ascii="Times New Roman" w:hAnsi="Times New Roman" w:cs="Times New Roman"/>
          <w:sz w:val="24"/>
          <w:szCs w:val="24"/>
        </w:rPr>
        <w:t xml:space="preserve"> to the activation function in first step can be calculated in vector form as follows:</w:t>
      </w:r>
    </w:p>
    <w:p w14:paraId="70793AED" w14:textId="2B356CB2" w:rsidR="001A4BA0" w:rsidRPr="007804AE" w:rsidRDefault="001A4BA0" w:rsidP="00E0463D">
      <w:pPr>
        <w:widowControl w:val="0"/>
        <w:tabs>
          <w:tab w:val="center" w:pos="4680"/>
          <w:tab w:val="right" w:pos="9360"/>
        </w:tabs>
        <w:spacing w:before="240" w:line="360" w:lineRule="auto"/>
        <w:rPr>
          <w:rFonts w:ascii="Times New Roman" w:hAnsi="Times New Roman" w:cs="Times New Roman"/>
          <w:b/>
          <w:bCs/>
          <w:sz w:val="24"/>
          <w:szCs w:val="24"/>
        </w:rPr>
      </w:pPr>
      <w:r>
        <w:rPr>
          <w:rFonts w:ascii="Times New Roman" w:hAnsi="Times New Roman" w:cs="Times New Roman"/>
          <w:b/>
          <w:bCs/>
          <w:i/>
          <w:iCs/>
          <w:sz w:val="24"/>
          <w:szCs w:val="24"/>
        </w:rPr>
        <w:tab/>
      </w:r>
      <w:proofErr w:type="spellStart"/>
      <w:r w:rsidRPr="0019536D">
        <w:rPr>
          <w:rFonts w:ascii="Times New Roman" w:hAnsi="Times New Roman" w:cs="Times New Roman"/>
          <w:b/>
          <w:bCs/>
          <w:i/>
          <w:iCs/>
          <w:sz w:val="24"/>
          <w:szCs w:val="24"/>
        </w:rPr>
        <w:t>net</w:t>
      </w:r>
      <w:r w:rsidRPr="0019536D">
        <w:rPr>
          <w:rFonts w:ascii="Times New Roman" w:hAnsi="Times New Roman" w:cs="Times New Roman"/>
          <w:b/>
          <w:bCs/>
          <w:i/>
          <w:iCs/>
          <w:sz w:val="24"/>
          <w:szCs w:val="24"/>
          <w:vertAlign w:val="subscript"/>
        </w:rPr>
        <w:t>input</w:t>
      </w:r>
      <w:proofErr w:type="spellEnd"/>
      <w:r w:rsidRPr="0019536D">
        <w:rPr>
          <w:rFonts w:ascii="Times New Roman" w:hAnsi="Times New Roman" w:cs="Times New Roman"/>
          <w:b/>
          <w:bCs/>
          <w:i/>
          <w:iCs/>
          <w:sz w:val="24"/>
          <w:szCs w:val="24"/>
        </w:rPr>
        <w:t>= WX =</w:t>
      </w:r>
      <w:bookmarkStart w:id="13" w:name="_Hlk5025774"/>
      <m:oMath>
        <m:m>
          <m:mPr>
            <m:mcs>
              <m:mc>
                <m:mcPr>
                  <m:count m:val="3"/>
                  <m:mcJc m:val="center"/>
                </m:mcPr>
              </m:mc>
            </m:mcs>
            <m:ctrlPr>
              <w:rPr>
                <w:rFonts w:ascii="Cambria Math" w:hAnsi="Cambria Math" w:cs="Times New Roman"/>
                <w:b/>
                <w:bCs/>
                <w:i/>
                <w:iCs/>
                <w:sz w:val="24"/>
                <w:szCs w:val="24"/>
              </w:rPr>
            </m:ctrlPr>
          </m:mPr>
          <m:mr>
            <m:e>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1</m:t>
                  </m:r>
                </m:sub>
              </m:sSub>
            </m:e>
            <m:e>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2</m:t>
                  </m:r>
                </m:sub>
              </m:sSub>
            </m:e>
            <m:e>
              <m:r>
                <m:rPr>
                  <m:sty m:val="bi"/>
                </m:rPr>
                <w:rPr>
                  <w:rFonts w:ascii="Cambria Math" w:hAnsi="Cambria Math" w:cs="Times New Roman"/>
                  <w:sz w:val="24"/>
                  <w:szCs w:val="24"/>
                </w:rPr>
                <m:t xml:space="preserve">…   </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n</m:t>
                  </m:r>
                </m:sub>
              </m:sSub>
              <m:r>
                <m:rPr>
                  <m:sty m:val="bi"/>
                </m:rPr>
                <w:rPr>
                  <w:rFonts w:ascii="Cambria Math" w:hAnsi="Cambria Math" w:cs="Times New Roman"/>
                  <w:sz w:val="24"/>
                  <w:szCs w:val="24"/>
                </w:rPr>
                <m:t>]</m:t>
              </m:r>
            </m:e>
          </m:mr>
        </m:m>
        <m:r>
          <m:rPr>
            <m:sty m:val="bi"/>
          </m:rPr>
          <w:rPr>
            <w:rFonts w:ascii="Cambria Math" w:hAnsi="Cambria Math" w:cs="Times New Roman"/>
            <w:sz w:val="24"/>
            <w:szCs w:val="24"/>
          </w:rPr>
          <m:t>*</m:t>
        </m:r>
        <m:d>
          <m:dPr>
            <m:begChr m:val="["/>
            <m:endChr m:val="]"/>
            <m:ctrlPr>
              <w:rPr>
                <w:rFonts w:ascii="Cambria Math" w:hAnsi="Cambria Math" w:cs="Times New Roman"/>
                <w:b/>
                <w:bCs/>
                <w:i/>
                <w:iCs/>
                <w:sz w:val="24"/>
                <w:szCs w:val="24"/>
              </w:rPr>
            </m:ctrlPr>
          </m:dPr>
          <m:e>
            <m:eqArr>
              <m:eqArrPr>
                <m:ctrlPr>
                  <w:rPr>
                    <w:rFonts w:ascii="Cambria Math" w:hAnsi="Cambria Math" w:cs="Times New Roman"/>
                    <w:b/>
                    <w:bCs/>
                    <w:i/>
                    <w:iCs/>
                    <w:sz w:val="24"/>
                    <w:szCs w:val="24"/>
                  </w:rPr>
                </m:ctrlPr>
              </m:eqArrPr>
              <m:e>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1</m:t>
                    </m:r>
                  </m:sub>
                </m:sSub>
              </m:e>
              <m:e>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2</m:t>
                    </m:r>
                  </m:sub>
                </m:sSub>
              </m:e>
              <m:e>
                <m:r>
                  <m:rPr>
                    <m:sty m:val="bi"/>
                  </m:rPr>
                  <w:rPr>
                    <w:rFonts w:ascii="Cambria Math" w:hAnsi="Cambria Math" w:cs="Times New Roman"/>
                    <w:sz w:val="24"/>
                    <w:szCs w:val="24"/>
                  </w:rPr>
                  <m:t>.</m:t>
                </m:r>
              </m:e>
              <m:e>
                <m:r>
                  <m:rPr>
                    <m:sty m:val="bi"/>
                  </m:rPr>
                  <w:rPr>
                    <w:rFonts w:ascii="Cambria Math" w:hAnsi="Cambria Math" w:cs="Times New Roman"/>
                    <w:sz w:val="24"/>
                    <w:szCs w:val="24"/>
                  </w:rPr>
                  <m:t>.</m:t>
                </m:r>
              </m:e>
              <m:e>
                <m:r>
                  <m:rPr>
                    <m:sty m:val="bi"/>
                  </m:rPr>
                  <w:rPr>
                    <w:rFonts w:ascii="Cambria Math" w:hAnsi="Cambria Math" w:cs="Times New Roman"/>
                    <w:sz w:val="24"/>
                    <w:szCs w:val="24"/>
                  </w:rPr>
                  <m:t>.</m:t>
                </m:r>
              </m:e>
              <m:e>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m</m:t>
                    </m:r>
                  </m:sub>
                </m:sSub>
              </m:e>
            </m:eqArr>
          </m:e>
        </m:d>
        <m:r>
          <m:rPr>
            <m:sty m:val="bi"/>
          </m:rPr>
          <w:rPr>
            <w:rFonts w:ascii="Cambria Math" w:hAnsi="Cambria Math" w:cs="Times New Roman"/>
            <w:sz w:val="24"/>
            <w:szCs w:val="24"/>
          </w:rPr>
          <m:t xml:space="preserve">= </m:t>
        </m:r>
      </m:oMath>
      <w:bookmarkEnd w:id="13"/>
      <w:r w:rsidRPr="0019536D">
        <w:rPr>
          <w:rFonts w:ascii="Times New Roman" w:hAnsi="Times New Roman" w:cs="Times New Roman"/>
          <w:b/>
          <w:bCs/>
          <w:i/>
          <w:iCs/>
          <w:sz w:val="24"/>
          <w:szCs w:val="24"/>
        </w:rPr>
        <w:t>w</w:t>
      </w:r>
      <w:r w:rsidRPr="0019536D">
        <w:rPr>
          <w:rFonts w:ascii="Times New Roman" w:hAnsi="Times New Roman" w:cs="Times New Roman"/>
          <w:b/>
          <w:bCs/>
          <w:i/>
          <w:iCs/>
          <w:sz w:val="24"/>
          <w:szCs w:val="24"/>
          <w:vertAlign w:val="subscript"/>
        </w:rPr>
        <w:t>1</w:t>
      </w:r>
      <w:r w:rsidRPr="0019536D">
        <w:rPr>
          <w:rFonts w:ascii="Times New Roman" w:hAnsi="Times New Roman" w:cs="Times New Roman"/>
          <w:b/>
          <w:bCs/>
          <w:i/>
          <w:iCs/>
          <w:sz w:val="24"/>
          <w:szCs w:val="24"/>
        </w:rPr>
        <w:t>*x</w:t>
      </w:r>
      <w:r w:rsidRPr="0019536D">
        <w:rPr>
          <w:rFonts w:ascii="Times New Roman" w:hAnsi="Times New Roman" w:cs="Times New Roman"/>
          <w:b/>
          <w:bCs/>
          <w:i/>
          <w:iCs/>
          <w:sz w:val="24"/>
          <w:szCs w:val="24"/>
          <w:vertAlign w:val="subscript"/>
        </w:rPr>
        <w:t>1</w:t>
      </w:r>
      <w:r w:rsidRPr="0019536D">
        <w:rPr>
          <w:rFonts w:ascii="Times New Roman" w:hAnsi="Times New Roman" w:cs="Times New Roman"/>
          <w:b/>
          <w:bCs/>
          <w:i/>
          <w:iCs/>
          <w:sz w:val="24"/>
          <w:szCs w:val="24"/>
        </w:rPr>
        <w:t xml:space="preserve"> + w</w:t>
      </w:r>
      <w:r w:rsidRPr="0019536D">
        <w:rPr>
          <w:rFonts w:ascii="Times New Roman" w:hAnsi="Times New Roman" w:cs="Times New Roman"/>
          <w:b/>
          <w:bCs/>
          <w:i/>
          <w:iCs/>
          <w:sz w:val="24"/>
          <w:szCs w:val="24"/>
          <w:vertAlign w:val="subscript"/>
        </w:rPr>
        <w:t>2</w:t>
      </w:r>
      <w:r w:rsidRPr="0019536D">
        <w:rPr>
          <w:rFonts w:ascii="Times New Roman" w:hAnsi="Times New Roman" w:cs="Times New Roman"/>
          <w:b/>
          <w:bCs/>
          <w:i/>
          <w:iCs/>
          <w:sz w:val="24"/>
          <w:szCs w:val="24"/>
        </w:rPr>
        <w:t>*x</w:t>
      </w:r>
      <w:r w:rsidRPr="0019536D">
        <w:rPr>
          <w:rFonts w:ascii="Times New Roman" w:hAnsi="Times New Roman" w:cs="Times New Roman"/>
          <w:b/>
          <w:bCs/>
          <w:i/>
          <w:iCs/>
          <w:sz w:val="24"/>
          <w:szCs w:val="24"/>
          <w:vertAlign w:val="subscript"/>
        </w:rPr>
        <w:t>2</w:t>
      </w:r>
      <w:r w:rsidRPr="0019536D">
        <w:rPr>
          <w:rFonts w:ascii="Times New Roman" w:hAnsi="Times New Roman" w:cs="Times New Roman"/>
          <w:b/>
          <w:bCs/>
          <w:i/>
          <w:iCs/>
          <w:sz w:val="24"/>
          <w:szCs w:val="24"/>
        </w:rPr>
        <w:t xml:space="preserve"> + w</w:t>
      </w:r>
      <w:r w:rsidRPr="0019536D">
        <w:rPr>
          <w:rFonts w:ascii="Times New Roman" w:hAnsi="Times New Roman" w:cs="Times New Roman"/>
          <w:b/>
          <w:bCs/>
          <w:i/>
          <w:iCs/>
          <w:sz w:val="24"/>
          <w:szCs w:val="24"/>
          <w:vertAlign w:val="subscript"/>
        </w:rPr>
        <w:t>3</w:t>
      </w:r>
      <w:r w:rsidRPr="0019536D">
        <w:rPr>
          <w:rFonts w:ascii="Times New Roman" w:hAnsi="Times New Roman" w:cs="Times New Roman"/>
          <w:b/>
          <w:bCs/>
          <w:i/>
          <w:iCs/>
          <w:sz w:val="24"/>
          <w:szCs w:val="24"/>
        </w:rPr>
        <w:t>*x</w:t>
      </w:r>
      <w:r w:rsidRPr="0019536D">
        <w:rPr>
          <w:rFonts w:ascii="Times New Roman" w:hAnsi="Times New Roman" w:cs="Times New Roman"/>
          <w:b/>
          <w:bCs/>
          <w:i/>
          <w:iCs/>
          <w:sz w:val="24"/>
          <w:szCs w:val="24"/>
          <w:vertAlign w:val="subscript"/>
        </w:rPr>
        <w:t>3</w:t>
      </w:r>
      <w:r w:rsidRPr="0019536D">
        <w:rPr>
          <w:rFonts w:ascii="Times New Roman" w:hAnsi="Times New Roman" w:cs="Times New Roman"/>
          <w:b/>
          <w:bCs/>
          <w:i/>
          <w:iCs/>
          <w:sz w:val="24"/>
          <w:szCs w:val="24"/>
        </w:rPr>
        <w:t xml:space="preserve">+……+ </w:t>
      </w:r>
      <w:proofErr w:type="spellStart"/>
      <w:r w:rsidRPr="0019536D">
        <w:rPr>
          <w:rFonts w:ascii="Times New Roman" w:hAnsi="Times New Roman" w:cs="Times New Roman"/>
          <w:b/>
          <w:bCs/>
          <w:i/>
          <w:iCs/>
          <w:sz w:val="24"/>
          <w:szCs w:val="24"/>
        </w:rPr>
        <w:t>w</w:t>
      </w:r>
      <w:r w:rsidRPr="0019536D">
        <w:rPr>
          <w:rFonts w:ascii="Times New Roman" w:hAnsi="Times New Roman" w:cs="Times New Roman"/>
          <w:b/>
          <w:bCs/>
          <w:i/>
          <w:iCs/>
          <w:sz w:val="24"/>
          <w:szCs w:val="24"/>
          <w:vertAlign w:val="subscript"/>
        </w:rPr>
        <w:t>n</w:t>
      </w:r>
      <w:proofErr w:type="spellEnd"/>
      <w:r w:rsidRPr="0019536D">
        <w:rPr>
          <w:rFonts w:ascii="Times New Roman" w:hAnsi="Times New Roman" w:cs="Times New Roman"/>
          <w:b/>
          <w:bCs/>
          <w:i/>
          <w:iCs/>
          <w:sz w:val="24"/>
          <w:szCs w:val="24"/>
        </w:rPr>
        <w:t>*</w:t>
      </w:r>
      <w:proofErr w:type="spellStart"/>
      <w:r w:rsidRPr="0019536D">
        <w:rPr>
          <w:rFonts w:ascii="Times New Roman" w:hAnsi="Times New Roman" w:cs="Times New Roman"/>
          <w:b/>
          <w:bCs/>
          <w:i/>
          <w:iCs/>
          <w:sz w:val="24"/>
          <w:szCs w:val="24"/>
        </w:rPr>
        <w:t>x</w:t>
      </w:r>
      <w:r>
        <w:rPr>
          <w:rFonts w:ascii="Times New Roman" w:hAnsi="Times New Roman" w:cs="Times New Roman"/>
          <w:b/>
          <w:bCs/>
          <w:i/>
          <w:iCs/>
          <w:sz w:val="24"/>
          <w:szCs w:val="24"/>
          <w:vertAlign w:val="subscript"/>
        </w:rPr>
        <w:t>m</w:t>
      </w:r>
      <w:proofErr w:type="spellEnd"/>
      <w:r>
        <w:rPr>
          <w:rFonts w:ascii="Times New Roman" w:hAnsi="Times New Roman" w:cs="Times New Roman"/>
          <w:b/>
          <w:bCs/>
          <w:i/>
          <w:iCs/>
          <w:sz w:val="24"/>
          <w:szCs w:val="24"/>
          <w:vertAlign w:val="subscript"/>
        </w:rPr>
        <w:t xml:space="preserve">      </w:t>
      </w:r>
      <w:r w:rsidRPr="007804AE">
        <w:rPr>
          <w:rFonts w:ascii="Times New Roman" w:hAnsi="Times New Roman" w:cs="Times New Roman"/>
          <w:b/>
          <w:bCs/>
          <w:sz w:val="24"/>
          <w:szCs w:val="24"/>
        </w:rPr>
        <w:t>(3)</w:t>
      </w:r>
    </w:p>
    <w:p w14:paraId="663871D8"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The weighted data (weight data * input data) are summed and passed as the input to the activation function of the neuron in </w:t>
      </w:r>
      <w:r w:rsidR="008A5AB9">
        <w:rPr>
          <w:rFonts w:ascii="Times New Roman" w:hAnsi="Times New Roman" w:cs="Times New Roman"/>
          <w:sz w:val="24"/>
          <w:szCs w:val="24"/>
        </w:rPr>
        <w:t xml:space="preserve">the </w:t>
      </w:r>
      <w:r>
        <w:rPr>
          <w:rFonts w:ascii="Times New Roman" w:hAnsi="Times New Roman" w:cs="Times New Roman"/>
          <w:sz w:val="24"/>
          <w:szCs w:val="24"/>
        </w:rPr>
        <w:t>second step. The activation function accepts the input and process it to produce the output. The output of the neuron can be calculated as</w:t>
      </w:r>
    </w:p>
    <w:p w14:paraId="1E745F03" w14:textId="13C887EC" w:rsidR="00CF1552" w:rsidRDefault="001A4BA0" w:rsidP="00E0463D">
      <w:pPr>
        <w:widowControl w:val="0"/>
        <w:spacing w:before="240" w:line="360" w:lineRule="auto"/>
        <w:jc w:val="center"/>
        <w:rPr>
          <w:rFonts w:ascii="Times New Roman" w:hAnsi="Times New Roman" w:cs="Times New Roman"/>
          <w:b/>
          <w:bCs/>
          <w:sz w:val="24"/>
          <w:szCs w:val="24"/>
        </w:rPr>
      </w:pPr>
      <w:r>
        <w:rPr>
          <w:rFonts w:ascii="Times New Roman" w:hAnsi="Times New Roman" w:cs="Times New Roman"/>
          <w:b/>
          <w:bCs/>
          <w:i/>
          <w:iCs/>
          <w:sz w:val="24"/>
          <w:szCs w:val="24"/>
        </w:rPr>
        <w:t xml:space="preserve">                                         </w:t>
      </w:r>
      <w:proofErr w:type="spellStart"/>
      <w:r w:rsidR="00205DC2">
        <w:rPr>
          <w:rFonts w:ascii="Times New Roman" w:hAnsi="Times New Roman" w:cs="Times New Roman"/>
          <w:b/>
          <w:bCs/>
          <w:i/>
          <w:iCs/>
          <w:sz w:val="24"/>
          <w:szCs w:val="24"/>
        </w:rPr>
        <w:t>Output</w:t>
      </w:r>
      <w:r w:rsidR="00205DC2">
        <w:rPr>
          <w:rFonts w:ascii="Times New Roman" w:hAnsi="Times New Roman" w:cs="Times New Roman"/>
          <w:b/>
          <w:bCs/>
          <w:sz w:val="24"/>
          <w:szCs w:val="24"/>
          <w:vertAlign w:val="subscript"/>
        </w:rPr>
        <w:t>n</w:t>
      </w:r>
      <w:proofErr w:type="spellEnd"/>
      <w:r w:rsidR="00205DC2">
        <w:rPr>
          <w:rFonts w:ascii="Times New Roman" w:hAnsi="Times New Roman" w:cs="Times New Roman"/>
          <w:b/>
          <w:bCs/>
          <w:sz w:val="24"/>
          <w:szCs w:val="24"/>
        </w:rPr>
        <w:t>=</w:t>
      </w:r>
      <m:oMath>
        <m:r>
          <m:rPr>
            <m:sty m:val="bi"/>
          </m:rPr>
          <w:rPr>
            <w:rFonts w:ascii="Cambria Math" w:hAnsi="Cambria Math" w:cs="Times New Roman"/>
            <w:sz w:val="24"/>
            <w:szCs w:val="24"/>
          </w:rPr>
          <m:t xml:space="preserve"> ƒ(</m:t>
        </m:r>
        <m:nary>
          <m:naryPr>
            <m:chr m:val="∑"/>
            <m:limLoc m:val="subSup"/>
            <m:ctrlPr>
              <w:rPr>
                <w:rFonts w:ascii="Cambria Math" w:hAnsi="Cambria Math" w:cs="Times New Roman"/>
                <w:b/>
                <w:bCs/>
                <w:i/>
                <w:sz w:val="24"/>
                <w:szCs w:val="24"/>
              </w:rPr>
            </m:ctrlPr>
          </m:naryPr>
          <m:sub>
            <m:r>
              <m:rPr>
                <m:sty m:val="bi"/>
              </m:rPr>
              <w:rPr>
                <w:rFonts w:ascii="Cambria Math" w:hAnsi="Cambria Math" w:cs="Times New Roman"/>
                <w:sz w:val="24"/>
                <w:szCs w:val="24"/>
              </w:rPr>
              <m:t>i=1</m:t>
            </m:r>
          </m:sub>
          <m:sup>
            <m:r>
              <m:rPr>
                <m:sty m:val="bi"/>
              </m:rPr>
              <w:rPr>
                <w:rFonts w:ascii="Cambria Math" w:hAnsi="Cambria Math" w:cs="Times New Roman"/>
                <w:sz w:val="24"/>
                <w:szCs w:val="24"/>
              </w:rPr>
              <m:t>m</m:t>
            </m:r>
          </m:sup>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i</m:t>
                </m:r>
              </m:sub>
            </m:sSub>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ni</m:t>
                </m:r>
              </m:sub>
            </m:sSub>
            <m:r>
              <m:rPr>
                <m:sty m:val="bi"/>
              </m:rPr>
              <w:rPr>
                <w:rFonts w:ascii="Cambria Math" w:hAnsi="Cambria Math" w:cs="Times New Roman"/>
                <w:sz w:val="24"/>
                <w:szCs w:val="24"/>
              </w:rPr>
              <m:t>+b)</m:t>
            </m:r>
          </m:e>
        </m:nary>
      </m:oMath>
      <w:r w:rsidR="00205DC2">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proofErr w:type="gramStart"/>
      <w:r>
        <w:rPr>
          <w:rFonts w:ascii="Times New Roman" w:hAnsi="Times New Roman" w:cs="Times New Roman"/>
          <w:b/>
          <w:bCs/>
          <w:sz w:val="24"/>
          <w:szCs w:val="24"/>
        </w:rPr>
        <w:t xml:space="preserve">   (</w:t>
      </w:r>
      <w:proofErr w:type="gramEnd"/>
      <w:r>
        <w:rPr>
          <w:rFonts w:ascii="Times New Roman" w:hAnsi="Times New Roman" w:cs="Times New Roman"/>
          <w:b/>
          <w:bCs/>
          <w:sz w:val="24"/>
          <w:szCs w:val="24"/>
        </w:rPr>
        <w:t>4)</w:t>
      </w:r>
    </w:p>
    <w:p w14:paraId="716DAD02"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output of the entire network can also be calculated by passing the summation of multiplication of the input vector and weight vector to the activation function as follows:</w:t>
      </w:r>
    </w:p>
    <w:p w14:paraId="17932B67" w14:textId="610CF468" w:rsidR="00CF1552" w:rsidRDefault="001A4BA0" w:rsidP="00E0463D">
      <w:pPr>
        <w:widowControl w:val="0"/>
        <w:spacing w:before="240" w:line="36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 xml:space="preserve">                                        </w:t>
      </w:r>
      <w:r w:rsidR="00205DC2">
        <w:rPr>
          <w:rFonts w:ascii="Times New Roman" w:hAnsi="Times New Roman" w:cs="Times New Roman"/>
          <w:b/>
          <w:bCs/>
          <w:i/>
          <w:iCs/>
          <w:sz w:val="24"/>
          <w:szCs w:val="24"/>
        </w:rPr>
        <w:t>y= (</w:t>
      </w:r>
      <w:proofErr w:type="spellStart"/>
      <w:r w:rsidR="00205DC2">
        <w:rPr>
          <w:rFonts w:ascii="Times New Roman" w:hAnsi="Times New Roman" w:cs="Times New Roman"/>
          <w:b/>
          <w:bCs/>
          <w:i/>
          <w:iCs/>
          <w:sz w:val="24"/>
          <w:szCs w:val="24"/>
        </w:rPr>
        <w:t>Net</w:t>
      </w:r>
      <w:r w:rsidR="00205DC2">
        <w:rPr>
          <w:rFonts w:ascii="Times New Roman" w:hAnsi="Times New Roman" w:cs="Times New Roman"/>
          <w:b/>
          <w:bCs/>
          <w:i/>
          <w:iCs/>
          <w:sz w:val="24"/>
          <w:szCs w:val="24"/>
          <w:vertAlign w:val="subscript"/>
        </w:rPr>
        <w:t>out</w:t>
      </w:r>
      <w:proofErr w:type="spellEnd"/>
      <w:r w:rsidR="00205DC2">
        <w:rPr>
          <w:rFonts w:ascii="Times New Roman" w:hAnsi="Times New Roman" w:cs="Times New Roman"/>
          <w:b/>
          <w:bCs/>
          <w:i/>
          <w:iCs/>
          <w:sz w:val="24"/>
          <w:szCs w:val="24"/>
          <w:vertAlign w:val="subscript"/>
        </w:rPr>
        <w:t xml:space="preserve"> </w:t>
      </w:r>
      <w:r w:rsidR="00205DC2">
        <w:rPr>
          <w:rFonts w:ascii="Times New Roman" w:hAnsi="Times New Roman" w:cs="Times New Roman"/>
          <w:b/>
          <w:bCs/>
          <w:i/>
          <w:iCs/>
          <w:sz w:val="24"/>
          <w:szCs w:val="24"/>
        </w:rPr>
        <w:t>= F(</w:t>
      </w:r>
      <w:proofErr w:type="spellStart"/>
      <w:r w:rsidR="00205DC2">
        <w:rPr>
          <w:rFonts w:ascii="Times New Roman" w:hAnsi="Times New Roman" w:cs="Times New Roman"/>
          <w:b/>
          <w:bCs/>
          <w:i/>
          <w:iCs/>
          <w:sz w:val="24"/>
          <w:szCs w:val="24"/>
        </w:rPr>
        <w:t>net</w:t>
      </w:r>
      <w:r w:rsidR="00205DC2">
        <w:rPr>
          <w:rFonts w:ascii="Times New Roman" w:hAnsi="Times New Roman" w:cs="Times New Roman"/>
          <w:b/>
          <w:bCs/>
          <w:i/>
          <w:iCs/>
          <w:sz w:val="24"/>
          <w:szCs w:val="24"/>
          <w:vertAlign w:val="subscript"/>
        </w:rPr>
        <w:t>input</w:t>
      </w:r>
      <w:proofErr w:type="spellEnd"/>
      <w:r w:rsidR="00205DC2">
        <w:rPr>
          <w:rFonts w:ascii="Times New Roman" w:hAnsi="Times New Roman" w:cs="Times New Roman"/>
          <w:b/>
          <w:bCs/>
          <w:i/>
          <w:iCs/>
          <w:sz w:val="24"/>
          <w:szCs w:val="24"/>
        </w:rPr>
        <w:t>) =F (WX</w:t>
      </w:r>
      <w:proofErr w:type="gramStart"/>
      <w:r w:rsidR="00205DC2">
        <w:rPr>
          <w:rFonts w:ascii="Times New Roman" w:hAnsi="Times New Roman" w:cs="Times New Roman"/>
          <w:b/>
          <w:bCs/>
          <w:i/>
          <w:iCs/>
          <w:sz w:val="24"/>
          <w:szCs w:val="24"/>
        </w:rPr>
        <w:t>))</w:t>
      </w:r>
      <w:r>
        <w:rPr>
          <w:rFonts w:ascii="Times New Roman" w:hAnsi="Times New Roman" w:cs="Times New Roman"/>
          <w:b/>
          <w:bCs/>
          <w:i/>
          <w:iCs/>
          <w:sz w:val="24"/>
          <w:szCs w:val="24"/>
        </w:rPr>
        <w:t xml:space="preserve">   </w:t>
      </w:r>
      <w:proofErr w:type="gramEnd"/>
      <w:r>
        <w:rPr>
          <w:rFonts w:ascii="Times New Roman" w:hAnsi="Times New Roman" w:cs="Times New Roman"/>
          <w:b/>
          <w:bCs/>
          <w:i/>
          <w:iCs/>
          <w:sz w:val="24"/>
          <w:szCs w:val="24"/>
        </w:rPr>
        <w:t xml:space="preserve">                                       </w:t>
      </w:r>
      <w:r w:rsidRPr="001A4BA0">
        <w:rPr>
          <w:rFonts w:ascii="Times New Roman" w:hAnsi="Times New Roman" w:cs="Times New Roman"/>
          <w:b/>
          <w:bCs/>
          <w:sz w:val="24"/>
          <w:szCs w:val="24"/>
        </w:rPr>
        <w:t>(5)</w:t>
      </w:r>
    </w:p>
    <w:p w14:paraId="03F4C3B2"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To improve the performance of neural network, some neurons includes weight data as well as bias data. By adding bias values</w:t>
      </w:r>
      <w:r w:rsidR="008A5AB9" w:rsidRPr="008A5AB9">
        <w:rPr>
          <w:rFonts w:ascii="Times New Roman" w:hAnsi="Times New Roman" w:cs="Times New Roman"/>
          <w:sz w:val="24"/>
          <w:szCs w:val="24"/>
        </w:rPr>
        <w:t xml:space="preserve"> </w:t>
      </w:r>
      <w:r w:rsidR="008A5AB9">
        <w:rPr>
          <w:rFonts w:ascii="Times New Roman" w:hAnsi="Times New Roman" w:cs="Times New Roman"/>
          <w:sz w:val="24"/>
          <w:szCs w:val="24"/>
        </w:rPr>
        <w:t>b</w:t>
      </w:r>
      <w:r>
        <w:rPr>
          <w:rFonts w:ascii="Times New Roman" w:hAnsi="Times New Roman" w:cs="Times New Roman"/>
          <w:sz w:val="24"/>
          <w:szCs w:val="24"/>
        </w:rPr>
        <w:t>, the performance of the neurons is improved by shifting decision boundary of classifiers to left or right. The value of the bias is generally set to 1 and the mathematical model of the neuron with bias value can be expressed as</w:t>
      </w:r>
    </w:p>
    <w:p w14:paraId="60043CC2" w14:textId="01CE30D2" w:rsidR="00CF1552" w:rsidRDefault="001A4BA0" w:rsidP="00E0463D">
      <w:pPr>
        <w:widowControl w:val="0"/>
        <w:spacing w:before="240" w:line="36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 xml:space="preserve">                                           </w:t>
      </w:r>
      <w:r w:rsidR="00205DC2">
        <w:rPr>
          <w:rFonts w:ascii="Times New Roman" w:hAnsi="Times New Roman" w:cs="Times New Roman"/>
          <w:b/>
          <w:bCs/>
          <w:i/>
          <w:iCs/>
          <w:sz w:val="24"/>
          <w:szCs w:val="24"/>
        </w:rPr>
        <w:t>y=Net</w:t>
      </w:r>
      <w:r w:rsidR="00205DC2">
        <w:rPr>
          <w:rFonts w:ascii="Times New Roman" w:hAnsi="Times New Roman" w:cs="Times New Roman"/>
          <w:b/>
          <w:bCs/>
          <w:i/>
          <w:iCs/>
          <w:sz w:val="24"/>
          <w:szCs w:val="24"/>
          <w:vertAlign w:val="subscript"/>
        </w:rPr>
        <w:t xml:space="preserve"> out</w:t>
      </w:r>
      <w:r w:rsidR="00205DC2">
        <w:rPr>
          <w:rFonts w:ascii="Times New Roman" w:hAnsi="Times New Roman" w:cs="Times New Roman"/>
          <w:b/>
          <w:bCs/>
          <w:i/>
          <w:iCs/>
          <w:sz w:val="24"/>
          <w:szCs w:val="24"/>
        </w:rPr>
        <w:t xml:space="preserve"> = ƒ(</w:t>
      </w:r>
      <w:proofErr w:type="spellStart"/>
      <w:r w:rsidR="00205DC2">
        <w:rPr>
          <w:rFonts w:ascii="Times New Roman" w:hAnsi="Times New Roman" w:cs="Times New Roman"/>
          <w:b/>
          <w:bCs/>
          <w:i/>
          <w:iCs/>
          <w:sz w:val="24"/>
          <w:szCs w:val="24"/>
        </w:rPr>
        <w:t>net</w:t>
      </w:r>
      <w:r w:rsidR="00205DC2">
        <w:rPr>
          <w:rFonts w:ascii="Times New Roman" w:hAnsi="Times New Roman" w:cs="Times New Roman"/>
          <w:b/>
          <w:bCs/>
          <w:i/>
          <w:iCs/>
          <w:sz w:val="24"/>
          <w:szCs w:val="24"/>
          <w:vertAlign w:val="subscript"/>
        </w:rPr>
        <w:t>input</w:t>
      </w:r>
      <w:proofErr w:type="spellEnd"/>
      <w:r w:rsidR="00205DC2">
        <w:rPr>
          <w:rFonts w:ascii="Times New Roman" w:hAnsi="Times New Roman" w:cs="Times New Roman"/>
          <w:b/>
          <w:bCs/>
          <w:i/>
          <w:iCs/>
          <w:sz w:val="24"/>
          <w:szCs w:val="24"/>
        </w:rPr>
        <w:t>) = ƒ(</w:t>
      </w:r>
      <w:proofErr w:type="spellStart"/>
      <w:r w:rsidR="00205DC2">
        <w:rPr>
          <w:rFonts w:ascii="Times New Roman" w:hAnsi="Times New Roman" w:cs="Times New Roman"/>
          <w:b/>
          <w:bCs/>
          <w:i/>
          <w:iCs/>
          <w:sz w:val="24"/>
          <w:szCs w:val="24"/>
        </w:rPr>
        <w:t>WX+</w:t>
      </w:r>
      <w:proofErr w:type="gramStart"/>
      <w:r w:rsidR="00205DC2">
        <w:rPr>
          <w:rFonts w:ascii="Times New Roman" w:hAnsi="Times New Roman" w:cs="Times New Roman"/>
          <w:b/>
          <w:bCs/>
          <w:i/>
          <w:iCs/>
          <w:sz w:val="24"/>
          <w:szCs w:val="24"/>
        </w:rPr>
        <w:t>b</w:t>
      </w:r>
      <w:proofErr w:type="spellEnd"/>
      <w:r w:rsidR="00205DC2">
        <w:rPr>
          <w:rFonts w:ascii="Times New Roman" w:hAnsi="Times New Roman" w:cs="Times New Roman"/>
          <w:b/>
          <w:bCs/>
          <w:i/>
          <w:iCs/>
          <w:sz w:val="24"/>
          <w:szCs w:val="24"/>
        </w:rPr>
        <w:t>)</w:t>
      </w:r>
      <w:r>
        <w:rPr>
          <w:rFonts w:ascii="Times New Roman" w:hAnsi="Times New Roman" w:cs="Times New Roman"/>
          <w:b/>
          <w:bCs/>
          <w:i/>
          <w:iCs/>
          <w:sz w:val="24"/>
          <w:szCs w:val="24"/>
        </w:rPr>
        <w:t xml:space="preserve">   </w:t>
      </w:r>
      <w:proofErr w:type="gramEnd"/>
      <w:r>
        <w:rPr>
          <w:rFonts w:ascii="Times New Roman" w:hAnsi="Times New Roman" w:cs="Times New Roman"/>
          <w:b/>
          <w:bCs/>
          <w:i/>
          <w:iCs/>
          <w:sz w:val="24"/>
          <w:szCs w:val="24"/>
        </w:rPr>
        <w:t xml:space="preserve">                                 </w:t>
      </w:r>
      <w:r w:rsidRPr="001A4BA0">
        <w:rPr>
          <w:rFonts w:ascii="Times New Roman" w:hAnsi="Times New Roman" w:cs="Times New Roman"/>
          <w:b/>
          <w:bCs/>
          <w:sz w:val="24"/>
          <w:szCs w:val="24"/>
        </w:rPr>
        <w:t>(6)</w:t>
      </w:r>
    </w:p>
    <w:p w14:paraId="1D9BC80E" w14:textId="77777777" w:rsidR="00CF1552" w:rsidRDefault="00205DC2" w:rsidP="00E0463D">
      <w:pPr>
        <w:pStyle w:val="2"/>
        <w:widowControl w:val="0"/>
        <w:spacing w:after="240"/>
        <w:rPr>
          <w:sz w:val="24"/>
          <w:szCs w:val="24"/>
        </w:rPr>
      </w:pPr>
      <w:r>
        <w:rPr>
          <w:sz w:val="24"/>
          <w:szCs w:val="24"/>
        </w:rPr>
        <w:t>Activation Function</w:t>
      </w:r>
    </w:p>
    <w:p w14:paraId="7C5671F0" w14:textId="07472C3B" w:rsidR="00CF1552" w:rsidRDefault="00205DC2" w:rsidP="00E0463D">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Since every neuron uses an activation function to generate output </w:t>
      </w:r>
      <w:r w:rsidR="00F917EE">
        <w:rPr>
          <w:rFonts w:ascii="Times New Roman" w:hAnsi="Times New Roman" w:cs="Times New Roman"/>
          <w:sz w:val="24"/>
          <w:szCs w:val="24"/>
        </w:rPr>
        <w:t>from the weighted data</w:t>
      </w:r>
      <w:r>
        <w:rPr>
          <w:rFonts w:ascii="Times New Roman" w:hAnsi="Times New Roman" w:cs="Times New Roman"/>
          <w:sz w:val="24"/>
          <w:szCs w:val="24"/>
        </w:rPr>
        <w:t xml:space="preserve"> and the accuracy of the output is dependent on activation function, it is important to choose the correct activation function for neurons. The widely used activation functions in neural network </w:t>
      </w:r>
      <w:r>
        <w:rPr>
          <w:rFonts w:ascii="Times New Roman" w:hAnsi="Times New Roman" w:cs="Times New Roman"/>
          <w:sz w:val="24"/>
          <w:szCs w:val="24"/>
        </w:rPr>
        <w:lastRenderedPageBreak/>
        <w:t>architecture are shown in Table 1.</w:t>
      </w:r>
    </w:p>
    <w:p w14:paraId="5078948C" w14:textId="7CA7CCBD" w:rsidR="003370F8" w:rsidRDefault="003370F8" w:rsidP="00E0463D">
      <w:pPr>
        <w:widowControl w:val="0"/>
        <w:spacing w:after="0" w:line="360" w:lineRule="auto"/>
        <w:jc w:val="both"/>
        <w:rPr>
          <w:rFonts w:ascii="Times New Roman" w:hAnsi="Times New Roman" w:cs="Times New Roman"/>
          <w:sz w:val="24"/>
          <w:szCs w:val="24"/>
          <w:highlight w:val="yellow"/>
        </w:rPr>
      </w:pPr>
    </w:p>
    <w:p w14:paraId="1B5DEE83" w14:textId="77777777" w:rsidR="00CF1552" w:rsidRDefault="00205DC2" w:rsidP="00E0463D">
      <w:pPr>
        <w:widowControl w:val="0"/>
        <w:spacing w:before="240" w:line="360" w:lineRule="auto"/>
        <w:rPr>
          <w:rFonts w:ascii="Times New Roman" w:hAnsi="Times New Roman" w:cs="Times New Roman"/>
          <w:sz w:val="24"/>
          <w:szCs w:val="24"/>
        </w:rPr>
      </w:pPr>
      <w:r w:rsidRPr="004D1704">
        <w:rPr>
          <w:rFonts w:ascii="Times New Roman" w:hAnsi="Times New Roman" w:cs="Times New Roman"/>
          <w:b/>
          <w:bCs/>
          <w:sz w:val="24"/>
          <w:szCs w:val="24"/>
        </w:rPr>
        <w:t>Table 1</w:t>
      </w:r>
      <w:r>
        <w:rPr>
          <w:rFonts w:ascii="Times New Roman" w:hAnsi="Times New Roman" w:cs="Times New Roman"/>
          <w:sz w:val="24"/>
          <w:szCs w:val="24"/>
        </w:rPr>
        <w:t>. Activation functions mostly used in ANN</w:t>
      </w:r>
    </w:p>
    <w:tbl>
      <w:tblPr>
        <w:tblStyle w:val="aa"/>
        <w:tblW w:w="0" w:type="auto"/>
        <w:tblLook w:val="04A0" w:firstRow="1" w:lastRow="0" w:firstColumn="1" w:lastColumn="0" w:noHBand="0" w:noVBand="1"/>
      </w:tblPr>
      <w:tblGrid>
        <w:gridCol w:w="3933"/>
        <w:gridCol w:w="3623"/>
        <w:gridCol w:w="1656"/>
      </w:tblGrid>
      <w:tr w:rsidR="00CF1552" w:rsidRPr="003370F8" w14:paraId="5E368889" w14:textId="77777777" w:rsidTr="00810566">
        <w:trPr>
          <w:trHeight w:val="647"/>
        </w:trPr>
        <w:tc>
          <w:tcPr>
            <w:tcW w:w="3933" w:type="dxa"/>
          </w:tcPr>
          <w:p w14:paraId="7D93E7D6" w14:textId="77777777" w:rsidR="00CF1552" w:rsidRPr="00810566" w:rsidRDefault="00205DC2" w:rsidP="00E0463D">
            <w:pPr>
              <w:widowControl w:val="0"/>
              <w:spacing w:before="240" w:line="360" w:lineRule="auto"/>
              <w:jc w:val="center"/>
              <w:rPr>
                <w:rFonts w:ascii="Times New Roman" w:hAnsi="Times New Roman" w:cs="Times New Roman"/>
                <w:b/>
                <w:bCs/>
                <w:sz w:val="24"/>
                <w:szCs w:val="24"/>
              </w:rPr>
            </w:pPr>
            <w:r w:rsidRPr="00810566">
              <w:rPr>
                <w:rFonts w:ascii="Times New Roman" w:hAnsi="Times New Roman" w:cs="Times New Roman"/>
                <w:b/>
                <w:bCs/>
                <w:sz w:val="24"/>
                <w:szCs w:val="24"/>
              </w:rPr>
              <w:t>Name</w:t>
            </w:r>
          </w:p>
        </w:tc>
        <w:tc>
          <w:tcPr>
            <w:tcW w:w="3623" w:type="dxa"/>
          </w:tcPr>
          <w:p w14:paraId="2E31EB30" w14:textId="77777777" w:rsidR="00CF1552" w:rsidRPr="00810566" w:rsidRDefault="00205DC2" w:rsidP="00E0463D">
            <w:pPr>
              <w:widowControl w:val="0"/>
              <w:spacing w:before="240" w:line="360" w:lineRule="auto"/>
              <w:jc w:val="center"/>
              <w:rPr>
                <w:rFonts w:ascii="Times New Roman" w:hAnsi="Times New Roman" w:cs="Times New Roman"/>
                <w:b/>
                <w:bCs/>
                <w:sz w:val="24"/>
                <w:szCs w:val="24"/>
              </w:rPr>
            </w:pPr>
            <w:r w:rsidRPr="00810566">
              <w:rPr>
                <w:rFonts w:ascii="Times New Roman" w:hAnsi="Times New Roman" w:cs="Times New Roman"/>
                <w:b/>
                <w:bCs/>
                <w:sz w:val="24"/>
                <w:szCs w:val="24"/>
              </w:rPr>
              <w:t>Formula</w:t>
            </w:r>
          </w:p>
        </w:tc>
        <w:tc>
          <w:tcPr>
            <w:tcW w:w="1656" w:type="dxa"/>
          </w:tcPr>
          <w:p w14:paraId="4C186063" w14:textId="77777777" w:rsidR="00CF1552" w:rsidRPr="00BF0B8D" w:rsidRDefault="00205DC2" w:rsidP="00E0463D">
            <w:pPr>
              <w:widowControl w:val="0"/>
              <w:spacing w:before="240" w:line="360" w:lineRule="auto"/>
              <w:jc w:val="center"/>
              <w:rPr>
                <w:rFonts w:ascii="Times New Roman" w:hAnsi="Times New Roman" w:cs="Times New Roman"/>
                <w:b/>
                <w:bCs/>
                <w:sz w:val="24"/>
                <w:szCs w:val="24"/>
                <w:highlight w:val="yellow"/>
              </w:rPr>
            </w:pPr>
            <w:r w:rsidRPr="00BF0B8D">
              <w:rPr>
                <w:rFonts w:ascii="Times New Roman" w:hAnsi="Times New Roman" w:cs="Times New Roman"/>
                <w:b/>
                <w:bCs/>
                <w:sz w:val="24"/>
                <w:szCs w:val="24"/>
                <w:highlight w:val="yellow"/>
              </w:rPr>
              <w:t>Range</w:t>
            </w:r>
          </w:p>
        </w:tc>
      </w:tr>
      <w:tr w:rsidR="00CF1552" w14:paraId="2C89FD16" w14:textId="77777777" w:rsidTr="00810566">
        <w:trPr>
          <w:trHeight w:val="611"/>
        </w:trPr>
        <w:tc>
          <w:tcPr>
            <w:tcW w:w="3933" w:type="dxa"/>
          </w:tcPr>
          <w:p w14:paraId="6D20D00D"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Linear</w:t>
            </w:r>
          </w:p>
        </w:tc>
        <w:tc>
          <w:tcPr>
            <w:tcW w:w="3623" w:type="dxa"/>
          </w:tcPr>
          <w:p w14:paraId="1EDA6C39"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=x</m:t>
                </m:r>
              </m:oMath>
            </m:oMathPara>
          </w:p>
        </w:tc>
        <w:tc>
          <w:tcPr>
            <w:tcW w:w="1656" w:type="dxa"/>
          </w:tcPr>
          <w:p w14:paraId="3C7696F5" w14:textId="5E569CEE" w:rsidR="00CF1552" w:rsidRPr="00BF0B8D" w:rsidRDefault="00BF0B8D" w:rsidP="00E0463D">
            <w:pPr>
              <w:widowControl w:val="0"/>
              <w:spacing w:before="240" w:line="360" w:lineRule="auto"/>
              <w:jc w:val="both"/>
              <w:rPr>
                <w:rFonts w:ascii="Times New Roman" w:hAnsi="Times New Roman" w:cs="Times New Roman"/>
                <w:sz w:val="24"/>
                <w:szCs w:val="24"/>
                <w:highlight w:val="yellow"/>
              </w:rPr>
            </w:pPr>
            <m:oMathPara>
              <m:oMath>
                <m:r>
                  <w:rPr>
                    <w:rFonts w:ascii="Cambria Math" w:hAnsi="Cambria Math" w:cs="Times New Roman"/>
                    <w:sz w:val="24"/>
                    <w:szCs w:val="24"/>
                    <w:highlight w:val="yellow"/>
                  </w:rPr>
                  <m:t>(-∞,∞)</m:t>
                </m:r>
              </m:oMath>
            </m:oMathPara>
          </w:p>
        </w:tc>
      </w:tr>
      <w:tr w:rsidR="00CF1552" w14:paraId="6D1BF2A9" w14:textId="77777777" w:rsidTr="00810566">
        <w:trPr>
          <w:trHeight w:val="1119"/>
        </w:trPr>
        <w:tc>
          <w:tcPr>
            <w:tcW w:w="3933" w:type="dxa"/>
          </w:tcPr>
          <w:p w14:paraId="44BF04CA"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Semi-linear</w:t>
            </w:r>
          </w:p>
        </w:tc>
        <w:tc>
          <w:tcPr>
            <w:tcW w:w="3623" w:type="dxa"/>
          </w:tcPr>
          <w:p w14:paraId="6F27A461"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x, x&gt;0</m:t>
                        </m:r>
                      </m:e>
                      <m:e>
                        <m:r>
                          <w:rPr>
                            <w:rFonts w:ascii="Cambria Math" w:hAnsi="Cambria Math" w:cs="Times New Roman"/>
                            <w:sz w:val="24"/>
                            <w:szCs w:val="24"/>
                          </w:rPr>
                          <m:t>0, x≤0</m:t>
                        </m:r>
                      </m:e>
                    </m:eqArr>
                  </m:e>
                </m:d>
              </m:oMath>
            </m:oMathPara>
          </w:p>
        </w:tc>
        <w:tc>
          <w:tcPr>
            <w:tcW w:w="1656" w:type="dxa"/>
          </w:tcPr>
          <w:p w14:paraId="5EDA05C3" w14:textId="016DEAD4" w:rsidR="00CF1552" w:rsidRPr="00BF0B8D" w:rsidRDefault="00BF0B8D" w:rsidP="00E0463D">
            <w:pPr>
              <w:widowControl w:val="0"/>
              <w:spacing w:before="240" w:line="360" w:lineRule="auto"/>
              <w:jc w:val="both"/>
              <w:rPr>
                <w:rFonts w:ascii="Times New Roman" w:hAnsi="Times New Roman" w:cs="Times New Roman"/>
                <w:sz w:val="24"/>
                <w:szCs w:val="24"/>
                <w:highlight w:val="yellow"/>
              </w:rPr>
            </w:pPr>
            <m:oMathPara>
              <m:oMath>
                <m:r>
                  <w:rPr>
                    <w:rFonts w:ascii="Cambria Math" w:hAnsi="Cambria Math" w:cs="Times New Roman"/>
                    <w:sz w:val="24"/>
                    <w:szCs w:val="24"/>
                    <w:highlight w:val="yellow"/>
                  </w:rPr>
                  <m:t>(0,∞)</m:t>
                </m:r>
              </m:oMath>
            </m:oMathPara>
          </w:p>
        </w:tc>
      </w:tr>
      <w:tr w:rsidR="00CF1552" w14:paraId="13A94756" w14:textId="77777777" w:rsidTr="00810566">
        <w:trPr>
          <w:trHeight w:val="77"/>
        </w:trPr>
        <w:tc>
          <w:tcPr>
            <w:tcW w:w="3933" w:type="dxa"/>
          </w:tcPr>
          <w:p w14:paraId="64394204"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Logistic (</w:t>
            </w:r>
            <w:r w:rsidRPr="00C40D9B">
              <w:rPr>
                <w:rFonts w:ascii="Times New Roman" w:hAnsi="Times New Roman" w:cs="Times New Roman"/>
                <w:b/>
                <w:bCs/>
                <w:color w:val="FF0000"/>
                <w:sz w:val="24"/>
                <w:szCs w:val="24"/>
                <w:rPrChange w:id="14" w:author="Ove Jason" w:date="2019-06-21T10:32:00Z">
                  <w:rPr>
                    <w:rFonts w:ascii="Times New Roman" w:hAnsi="Times New Roman" w:cs="Times New Roman"/>
                    <w:b/>
                    <w:bCs/>
                    <w:sz w:val="24"/>
                    <w:szCs w:val="24"/>
                  </w:rPr>
                </w:rPrChange>
              </w:rPr>
              <w:t>sigmoidal</w:t>
            </w:r>
            <w:r>
              <w:rPr>
                <w:rFonts w:ascii="Times New Roman" w:hAnsi="Times New Roman" w:cs="Times New Roman"/>
                <w:b/>
                <w:bCs/>
                <w:sz w:val="24"/>
                <w:szCs w:val="24"/>
              </w:rPr>
              <w:t>)</w:t>
            </w:r>
          </w:p>
        </w:tc>
        <w:tc>
          <w:tcPr>
            <w:tcW w:w="3623" w:type="dxa"/>
          </w:tcPr>
          <w:p w14:paraId="03A680C7"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den>
                </m:f>
              </m:oMath>
            </m:oMathPara>
          </w:p>
        </w:tc>
        <w:tc>
          <w:tcPr>
            <w:tcW w:w="1656" w:type="dxa"/>
          </w:tcPr>
          <w:p w14:paraId="25A7064C" w14:textId="2187F93D" w:rsidR="00CF1552" w:rsidRPr="00BF0B8D" w:rsidRDefault="00205DC2" w:rsidP="00E0463D">
            <w:pPr>
              <w:widowControl w:val="0"/>
              <w:spacing w:before="240" w:line="360" w:lineRule="auto"/>
              <w:jc w:val="both"/>
              <w:rPr>
                <w:rFonts w:ascii="Times New Roman" w:hAnsi="Times New Roman" w:cs="Times New Roman"/>
                <w:sz w:val="24"/>
                <w:szCs w:val="24"/>
                <w:highlight w:val="yellow"/>
              </w:rPr>
            </w:pPr>
            <m:oMathPara>
              <m:oMath>
                <m:r>
                  <w:rPr>
                    <w:rFonts w:ascii="Cambria Math" w:hAnsi="Cambria Math" w:cs="Times New Roman"/>
                    <w:sz w:val="24"/>
                    <w:szCs w:val="24"/>
                    <w:highlight w:val="yellow"/>
                  </w:rPr>
                  <m:t>0,1</m:t>
                </m:r>
              </m:oMath>
            </m:oMathPara>
          </w:p>
        </w:tc>
      </w:tr>
      <w:tr w:rsidR="00CF1552" w14:paraId="4CEACCBA" w14:textId="77777777" w:rsidTr="00810566">
        <w:trPr>
          <w:trHeight w:val="1166"/>
        </w:trPr>
        <w:tc>
          <w:tcPr>
            <w:tcW w:w="3933" w:type="dxa"/>
          </w:tcPr>
          <w:p w14:paraId="60226AC8"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Hyperbolic tangent (</w:t>
            </w:r>
            <w:r w:rsidRPr="00C40D9B">
              <w:rPr>
                <w:rFonts w:ascii="Times New Roman" w:hAnsi="Times New Roman" w:cs="Times New Roman"/>
                <w:b/>
                <w:bCs/>
                <w:color w:val="FF0000"/>
                <w:sz w:val="24"/>
                <w:szCs w:val="24"/>
                <w:rPrChange w:id="15" w:author="Ove Jason" w:date="2019-06-21T10:32:00Z">
                  <w:rPr>
                    <w:rFonts w:ascii="Times New Roman" w:hAnsi="Times New Roman" w:cs="Times New Roman"/>
                    <w:b/>
                    <w:bCs/>
                    <w:sz w:val="24"/>
                    <w:szCs w:val="24"/>
                  </w:rPr>
                </w:rPrChange>
              </w:rPr>
              <w:t>sigmoidal</w:t>
            </w:r>
            <w:r>
              <w:rPr>
                <w:rFonts w:ascii="Times New Roman" w:hAnsi="Times New Roman" w:cs="Times New Roman"/>
                <w:b/>
                <w:bCs/>
                <w:sz w:val="24"/>
                <w:szCs w:val="24"/>
              </w:rPr>
              <w:t>)</w:t>
            </w:r>
            <w:r>
              <w:rPr>
                <w:rFonts w:ascii="Times New Roman" w:hAnsi="Times New Roman" w:cs="Times New Roman"/>
                <w:b/>
                <w:bCs/>
                <w:noProof/>
                <w:sz w:val="24"/>
                <w:szCs w:val="24"/>
              </w:rPr>
              <w:t xml:space="preserve"> </w:t>
            </w:r>
          </w:p>
        </w:tc>
        <w:tc>
          <w:tcPr>
            <w:tcW w:w="3623" w:type="dxa"/>
          </w:tcPr>
          <w:p w14:paraId="236771DF"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 xml:space="preserve">x  </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r>
                      <w:rPr>
                        <w:rFonts w:ascii="Cambria Math" w:hAnsi="Cambria Math" w:cs="Times New Roman"/>
                        <w:sz w:val="24"/>
                        <w:szCs w:val="24"/>
                      </w:rPr>
                      <m:t xml:space="preserve"> </m:t>
                    </m:r>
                  </m:num>
                  <m:den>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 xml:space="preserve">x  </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den>
                </m:f>
              </m:oMath>
            </m:oMathPara>
          </w:p>
        </w:tc>
        <w:tc>
          <w:tcPr>
            <w:tcW w:w="1656" w:type="dxa"/>
          </w:tcPr>
          <w:p w14:paraId="52882B1D" w14:textId="77777777" w:rsidR="00CF1552" w:rsidRPr="00BF0B8D" w:rsidRDefault="00205DC2" w:rsidP="00E0463D">
            <w:pPr>
              <w:widowControl w:val="0"/>
              <w:spacing w:before="240" w:line="360" w:lineRule="auto"/>
              <w:jc w:val="both"/>
              <w:rPr>
                <w:rFonts w:ascii="Times New Roman" w:hAnsi="Times New Roman" w:cs="Times New Roman"/>
                <w:sz w:val="24"/>
                <w:szCs w:val="24"/>
                <w:highlight w:val="yellow"/>
              </w:rPr>
            </w:pPr>
            <m:oMathPara>
              <m:oMath>
                <m:r>
                  <w:rPr>
                    <w:rFonts w:ascii="Cambria Math" w:hAnsi="Cambria Math" w:cs="Times New Roman"/>
                    <w:sz w:val="24"/>
                    <w:szCs w:val="24"/>
                    <w:highlight w:val="yellow"/>
                  </w:rPr>
                  <m:t>-1,1</m:t>
                </m:r>
              </m:oMath>
            </m:oMathPara>
          </w:p>
        </w:tc>
      </w:tr>
      <w:tr w:rsidR="00CF1552" w14:paraId="2752B559" w14:textId="77777777" w:rsidTr="00810566">
        <w:trPr>
          <w:trHeight w:val="882"/>
        </w:trPr>
        <w:tc>
          <w:tcPr>
            <w:tcW w:w="3933" w:type="dxa"/>
          </w:tcPr>
          <w:p w14:paraId="66BCE990"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Exponential</w:t>
            </w:r>
          </w:p>
        </w:tc>
        <w:tc>
          <w:tcPr>
            <w:tcW w:w="3623" w:type="dxa"/>
          </w:tcPr>
          <w:p w14:paraId="78592C06"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oMath>
            </m:oMathPara>
          </w:p>
        </w:tc>
        <w:tc>
          <w:tcPr>
            <w:tcW w:w="1656" w:type="dxa"/>
          </w:tcPr>
          <w:p w14:paraId="0FFAE5E8" w14:textId="77777777" w:rsidR="00CF1552" w:rsidRPr="00BF0B8D" w:rsidRDefault="00205DC2" w:rsidP="00E0463D">
            <w:pPr>
              <w:widowControl w:val="0"/>
              <w:spacing w:before="240" w:line="360" w:lineRule="auto"/>
              <w:jc w:val="both"/>
              <w:rPr>
                <w:rFonts w:ascii="Times New Roman" w:hAnsi="Times New Roman" w:cs="Times New Roman"/>
                <w:sz w:val="24"/>
                <w:szCs w:val="24"/>
                <w:highlight w:val="yellow"/>
              </w:rPr>
            </w:pPr>
            <m:oMathPara>
              <m:oMath>
                <m:r>
                  <w:rPr>
                    <w:rFonts w:ascii="Cambria Math" w:hAnsi="Cambria Math" w:cs="Times New Roman"/>
                    <w:sz w:val="24"/>
                    <w:szCs w:val="24"/>
                    <w:highlight w:val="yellow"/>
                  </w:rPr>
                  <m:t>0,∞</m:t>
                </m:r>
              </m:oMath>
            </m:oMathPara>
          </w:p>
        </w:tc>
      </w:tr>
      <w:tr w:rsidR="00CF1552" w14:paraId="7F837911" w14:textId="77777777" w:rsidTr="00810566">
        <w:trPr>
          <w:trHeight w:val="866"/>
        </w:trPr>
        <w:tc>
          <w:tcPr>
            <w:tcW w:w="3933" w:type="dxa"/>
          </w:tcPr>
          <w:p w14:paraId="2B03D66C"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Sinusoidal (sine)</w:t>
            </w:r>
            <w:r>
              <w:rPr>
                <w:rFonts w:ascii="Times New Roman" w:hAnsi="Times New Roman" w:cs="Times New Roman"/>
                <w:b/>
                <w:bCs/>
                <w:noProof/>
                <w:sz w:val="24"/>
                <w:szCs w:val="24"/>
              </w:rPr>
              <w:t xml:space="preserve"> </w:t>
            </w:r>
          </w:p>
        </w:tc>
        <w:tc>
          <w:tcPr>
            <w:tcW w:w="3623" w:type="dxa"/>
          </w:tcPr>
          <w:p w14:paraId="4D45C4D3"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r>
                  <m:rPr>
                    <m:sty m:val="p"/>
                  </m:rPr>
                  <w:rPr>
                    <w:rFonts w:ascii="Cambria Math" w:hAnsi="Cambria Math" w:cs="Times New Roman"/>
                    <w:sz w:val="24"/>
                    <w:szCs w:val="24"/>
                  </w:rPr>
                  <m:t>sin⁡</m:t>
                </m:r>
                <m:r>
                  <w:rPr>
                    <w:rFonts w:ascii="Cambria Math" w:hAnsi="Cambria Math" w:cs="Times New Roman"/>
                    <w:sz w:val="24"/>
                    <w:szCs w:val="24"/>
                  </w:rPr>
                  <m:t>(x)</m:t>
                </m:r>
              </m:oMath>
            </m:oMathPara>
          </w:p>
        </w:tc>
        <w:tc>
          <w:tcPr>
            <w:tcW w:w="1656" w:type="dxa"/>
          </w:tcPr>
          <w:p w14:paraId="089CB975" w14:textId="77777777" w:rsidR="00CF1552" w:rsidRPr="00BF0B8D" w:rsidRDefault="00205DC2" w:rsidP="00E0463D">
            <w:pPr>
              <w:widowControl w:val="0"/>
              <w:spacing w:before="240" w:line="360" w:lineRule="auto"/>
              <w:jc w:val="both"/>
              <w:rPr>
                <w:rFonts w:ascii="Times New Roman" w:hAnsi="Times New Roman" w:cs="Times New Roman"/>
                <w:sz w:val="24"/>
                <w:szCs w:val="24"/>
                <w:highlight w:val="yellow"/>
              </w:rPr>
            </w:pPr>
            <m:oMathPara>
              <m:oMath>
                <m:r>
                  <w:rPr>
                    <w:rFonts w:ascii="Cambria Math" w:hAnsi="Cambria Math" w:cs="Times New Roman"/>
                    <w:sz w:val="24"/>
                    <w:szCs w:val="24"/>
                    <w:highlight w:val="yellow"/>
                  </w:rPr>
                  <m:t>-1,1</m:t>
                </m:r>
              </m:oMath>
            </m:oMathPara>
          </w:p>
        </w:tc>
      </w:tr>
      <w:tr w:rsidR="00CF1552" w14:paraId="6A63181E" w14:textId="77777777" w:rsidTr="00810566">
        <w:trPr>
          <w:trHeight w:val="809"/>
        </w:trPr>
        <w:tc>
          <w:tcPr>
            <w:tcW w:w="3933" w:type="dxa"/>
          </w:tcPr>
          <w:p w14:paraId="71C890E3"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Rational (</w:t>
            </w:r>
            <w:r w:rsidRPr="00C40D9B">
              <w:rPr>
                <w:rFonts w:ascii="Times New Roman" w:hAnsi="Times New Roman" w:cs="Times New Roman"/>
                <w:b/>
                <w:bCs/>
                <w:color w:val="FF0000"/>
                <w:sz w:val="24"/>
                <w:szCs w:val="24"/>
                <w:rPrChange w:id="16" w:author="Ove Jason" w:date="2019-06-21T10:32:00Z">
                  <w:rPr>
                    <w:rFonts w:ascii="Times New Roman" w:hAnsi="Times New Roman" w:cs="Times New Roman"/>
                    <w:b/>
                    <w:bCs/>
                    <w:sz w:val="24"/>
                    <w:szCs w:val="24"/>
                  </w:rPr>
                </w:rPrChange>
              </w:rPr>
              <w:t>sigmoidal</w:t>
            </w:r>
            <w:r>
              <w:rPr>
                <w:rFonts w:ascii="Times New Roman" w:hAnsi="Times New Roman" w:cs="Times New Roman"/>
                <w:b/>
                <w:bCs/>
                <w:sz w:val="24"/>
                <w:szCs w:val="24"/>
              </w:rPr>
              <w:t>)</w:t>
            </w:r>
          </w:p>
        </w:tc>
        <w:tc>
          <w:tcPr>
            <w:tcW w:w="3623" w:type="dxa"/>
          </w:tcPr>
          <w:p w14:paraId="366B3D4A"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a+</m:t>
                    </m:r>
                    <m:d>
                      <m:dPr>
                        <m:begChr m:val="|"/>
                        <m:endChr m:val=""/>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en>
                </m:f>
              </m:oMath>
            </m:oMathPara>
          </w:p>
        </w:tc>
        <w:tc>
          <w:tcPr>
            <w:tcW w:w="1656" w:type="dxa"/>
          </w:tcPr>
          <w:p w14:paraId="4B1B1E38" w14:textId="77777777" w:rsidR="00CF1552" w:rsidRPr="00BF0B8D" w:rsidRDefault="00205DC2" w:rsidP="00E0463D">
            <w:pPr>
              <w:widowControl w:val="0"/>
              <w:spacing w:before="240" w:line="360" w:lineRule="auto"/>
              <w:jc w:val="both"/>
              <w:rPr>
                <w:rFonts w:ascii="Times New Roman" w:hAnsi="Times New Roman" w:cs="Times New Roman"/>
                <w:sz w:val="24"/>
                <w:szCs w:val="24"/>
                <w:highlight w:val="yellow"/>
              </w:rPr>
            </w:pPr>
            <m:oMathPara>
              <m:oMath>
                <m:r>
                  <w:rPr>
                    <w:rFonts w:ascii="Cambria Math" w:hAnsi="Cambria Math" w:cs="Times New Roman"/>
                    <w:sz w:val="24"/>
                    <w:szCs w:val="24"/>
                    <w:highlight w:val="yellow"/>
                  </w:rPr>
                  <m:t>-1,1</m:t>
                </m:r>
              </m:oMath>
            </m:oMathPara>
          </w:p>
        </w:tc>
      </w:tr>
      <w:tr w:rsidR="00CF1552" w14:paraId="390C4FA9" w14:textId="77777777" w:rsidTr="00810566">
        <w:trPr>
          <w:trHeight w:val="1097"/>
        </w:trPr>
        <w:tc>
          <w:tcPr>
            <w:tcW w:w="3933" w:type="dxa"/>
          </w:tcPr>
          <w:p w14:paraId="76A12591"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Step</w:t>
            </w:r>
          </w:p>
        </w:tc>
        <w:tc>
          <w:tcPr>
            <w:tcW w:w="3623" w:type="dxa"/>
          </w:tcPr>
          <w:p w14:paraId="1F2B1062"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 x≤-1</m:t>
                        </m:r>
                      </m:e>
                      <m:e>
                        <m:r>
                          <w:rPr>
                            <w:rFonts w:ascii="Cambria Math" w:hAnsi="Cambria Math" w:cs="Times New Roman"/>
                            <w:sz w:val="24"/>
                            <w:szCs w:val="24"/>
                          </w:rPr>
                          <m:t>x, -1≤x&lt;1</m:t>
                        </m:r>
                      </m:e>
                      <m:e>
                        <m:r>
                          <w:rPr>
                            <w:rFonts w:ascii="Cambria Math" w:hAnsi="Cambria Math" w:cs="Times New Roman"/>
                            <w:sz w:val="24"/>
                            <w:szCs w:val="24"/>
                          </w:rPr>
                          <m:t>1, x≥1</m:t>
                        </m:r>
                      </m:e>
                    </m:eqArr>
                  </m:e>
                </m:d>
              </m:oMath>
            </m:oMathPara>
          </w:p>
        </w:tc>
        <w:tc>
          <w:tcPr>
            <w:tcW w:w="1656" w:type="dxa"/>
          </w:tcPr>
          <w:p w14:paraId="522037DF" w14:textId="77777777" w:rsidR="00CF1552" w:rsidRPr="00BF0B8D" w:rsidRDefault="00205DC2" w:rsidP="00E0463D">
            <w:pPr>
              <w:widowControl w:val="0"/>
              <w:spacing w:before="240" w:line="360" w:lineRule="auto"/>
              <w:jc w:val="both"/>
              <w:rPr>
                <w:rFonts w:ascii="Times New Roman" w:hAnsi="Times New Roman" w:cs="Times New Roman"/>
                <w:sz w:val="24"/>
                <w:szCs w:val="24"/>
                <w:highlight w:val="yellow"/>
              </w:rPr>
            </w:pPr>
            <m:oMathPara>
              <m:oMath>
                <m:r>
                  <w:rPr>
                    <w:rFonts w:ascii="Cambria Math" w:hAnsi="Cambria Math" w:cs="Times New Roman"/>
                    <w:sz w:val="24"/>
                    <w:szCs w:val="24"/>
                    <w:highlight w:val="yellow"/>
                  </w:rPr>
                  <m:t>-1,1</m:t>
                </m:r>
              </m:oMath>
            </m:oMathPara>
          </w:p>
        </w:tc>
      </w:tr>
      <w:tr w:rsidR="00CF1552" w14:paraId="6FD6A89B" w14:textId="77777777" w:rsidTr="00810566">
        <w:trPr>
          <w:trHeight w:val="1119"/>
        </w:trPr>
        <w:tc>
          <w:tcPr>
            <w:tcW w:w="3933" w:type="dxa"/>
          </w:tcPr>
          <w:p w14:paraId="2858E495"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Hard limit (threshold)</w:t>
            </w:r>
          </w:p>
        </w:tc>
        <w:tc>
          <w:tcPr>
            <w:tcW w:w="3623" w:type="dxa"/>
          </w:tcPr>
          <w:p w14:paraId="7545E7F7"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0, x&lt;0</m:t>
                        </m:r>
                      </m:e>
                      <m:e>
                        <m:r>
                          <w:rPr>
                            <w:rFonts w:ascii="Cambria Math" w:hAnsi="Cambria Math" w:cs="Times New Roman"/>
                            <w:sz w:val="24"/>
                            <w:szCs w:val="24"/>
                          </w:rPr>
                          <m:t>1, x≥0</m:t>
                        </m:r>
                      </m:e>
                    </m:eqArr>
                  </m:e>
                </m:d>
              </m:oMath>
            </m:oMathPara>
          </w:p>
        </w:tc>
        <w:tc>
          <w:tcPr>
            <w:tcW w:w="1656" w:type="dxa"/>
          </w:tcPr>
          <w:p w14:paraId="15E0E5A5" w14:textId="77777777" w:rsidR="00CF1552" w:rsidRPr="00BF0B8D" w:rsidRDefault="00205DC2" w:rsidP="00E0463D">
            <w:pPr>
              <w:widowControl w:val="0"/>
              <w:spacing w:before="240" w:line="360" w:lineRule="auto"/>
              <w:jc w:val="both"/>
              <w:rPr>
                <w:rFonts w:ascii="Times New Roman" w:hAnsi="Times New Roman" w:cs="Times New Roman"/>
                <w:sz w:val="24"/>
                <w:szCs w:val="24"/>
                <w:highlight w:val="yellow"/>
              </w:rPr>
            </w:pPr>
            <m:oMathPara>
              <m:oMath>
                <m:r>
                  <w:rPr>
                    <w:rFonts w:ascii="Cambria Math" w:hAnsi="Cambria Math" w:cs="Times New Roman"/>
                    <w:sz w:val="24"/>
                    <w:szCs w:val="24"/>
                    <w:highlight w:val="yellow"/>
                  </w:rPr>
                  <m:t>0,1</m:t>
                </m:r>
              </m:oMath>
            </m:oMathPara>
          </w:p>
        </w:tc>
      </w:tr>
      <w:tr w:rsidR="00CF1552" w14:paraId="3527EF2B" w14:textId="77777777" w:rsidTr="00810566">
        <w:trPr>
          <w:trHeight w:val="882"/>
        </w:trPr>
        <w:tc>
          <w:tcPr>
            <w:tcW w:w="3933" w:type="dxa"/>
          </w:tcPr>
          <w:p w14:paraId="190F2EF5"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Modular</w:t>
            </w:r>
          </w:p>
        </w:tc>
        <w:tc>
          <w:tcPr>
            <w:tcW w:w="3623" w:type="dxa"/>
          </w:tcPr>
          <w:p w14:paraId="76892F2A"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=|x|</m:t>
                </m:r>
              </m:oMath>
            </m:oMathPara>
          </w:p>
        </w:tc>
        <w:tc>
          <w:tcPr>
            <w:tcW w:w="1656" w:type="dxa"/>
          </w:tcPr>
          <w:p w14:paraId="07E34703" w14:textId="77777777" w:rsidR="00CF1552" w:rsidRPr="00BF0B8D" w:rsidRDefault="00205DC2" w:rsidP="00E0463D">
            <w:pPr>
              <w:widowControl w:val="0"/>
              <w:spacing w:before="240" w:line="360" w:lineRule="auto"/>
              <w:jc w:val="both"/>
              <w:rPr>
                <w:rFonts w:ascii="Times New Roman" w:hAnsi="Times New Roman" w:cs="Times New Roman"/>
                <w:sz w:val="24"/>
                <w:szCs w:val="24"/>
                <w:highlight w:val="yellow"/>
              </w:rPr>
            </w:pPr>
            <m:oMathPara>
              <m:oMath>
                <m:r>
                  <w:rPr>
                    <w:rFonts w:ascii="Cambria Math" w:hAnsi="Cambria Math" w:cs="Times New Roman"/>
                    <w:sz w:val="24"/>
                    <w:szCs w:val="24"/>
                    <w:highlight w:val="yellow"/>
                  </w:rPr>
                  <m:t>0,∞</m:t>
                </m:r>
              </m:oMath>
            </m:oMathPara>
          </w:p>
        </w:tc>
      </w:tr>
      <w:tr w:rsidR="00CF1552" w14:paraId="56A6F145" w14:textId="77777777" w:rsidTr="00810566">
        <w:trPr>
          <w:trHeight w:val="1119"/>
        </w:trPr>
        <w:tc>
          <w:tcPr>
            <w:tcW w:w="3933" w:type="dxa"/>
          </w:tcPr>
          <w:p w14:paraId="580F1D7C"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Signed (signature)</w:t>
            </w:r>
          </w:p>
        </w:tc>
        <w:tc>
          <w:tcPr>
            <w:tcW w:w="3623" w:type="dxa"/>
          </w:tcPr>
          <w:p w14:paraId="56EB0838"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 x&gt;0</m:t>
                        </m:r>
                      </m:e>
                      <m:e>
                        <m:r>
                          <w:rPr>
                            <w:rFonts w:ascii="Cambria Math" w:hAnsi="Cambria Math" w:cs="Times New Roman"/>
                            <w:sz w:val="24"/>
                            <w:szCs w:val="24"/>
                          </w:rPr>
                          <m:t>-1, x≤0</m:t>
                        </m:r>
                      </m:e>
                    </m:eqArr>
                  </m:e>
                </m:d>
              </m:oMath>
            </m:oMathPara>
          </w:p>
        </w:tc>
        <w:tc>
          <w:tcPr>
            <w:tcW w:w="1656" w:type="dxa"/>
          </w:tcPr>
          <w:p w14:paraId="11A734F2" w14:textId="77777777" w:rsidR="00CF1552" w:rsidRPr="00BF0B8D" w:rsidRDefault="00205DC2" w:rsidP="00E0463D">
            <w:pPr>
              <w:widowControl w:val="0"/>
              <w:spacing w:before="240" w:line="360" w:lineRule="auto"/>
              <w:jc w:val="both"/>
              <w:rPr>
                <w:rFonts w:ascii="Times New Roman" w:hAnsi="Times New Roman" w:cs="Times New Roman"/>
                <w:sz w:val="24"/>
                <w:szCs w:val="24"/>
                <w:highlight w:val="yellow"/>
              </w:rPr>
            </w:pPr>
            <m:oMathPara>
              <m:oMath>
                <m:r>
                  <w:rPr>
                    <w:rFonts w:ascii="Cambria Math" w:hAnsi="Cambria Math" w:cs="Times New Roman"/>
                    <w:sz w:val="24"/>
                    <w:szCs w:val="24"/>
                    <w:highlight w:val="yellow"/>
                  </w:rPr>
                  <m:t>-1,1</m:t>
                </m:r>
              </m:oMath>
            </m:oMathPara>
          </w:p>
        </w:tc>
      </w:tr>
      <w:tr w:rsidR="00CF1552" w14:paraId="0EC84F17" w14:textId="77777777" w:rsidTr="00810566">
        <w:trPr>
          <w:trHeight w:val="866"/>
        </w:trPr>
        <w:tc>
          <w:tcPr>
            <w:tcW w:w="3933" w:type="dxa"/>
          </w:tcPr>
          <w:p w14:paraId="5D82B73C"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Quadratic</w:t>
            </w:r>
          </w:p>
        </w:tc>
        <w:tc>
          <w:tcPr>
            <w:tcW w:w="3623" w:type="dxa"/>
          </w:tcPr>
          <w:p w14:paraId="7ABC6A76" w14:textId="5966BA21"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oMath>
            </m:oMathPara>
          </w:p>
        </w:tc>
        <w:tc>
          <w:tcPr>
            <w:tcW w:w="1656" w:type="dxa"/>
          </w:tcPr>
          <w:p w14:paraId="294D1FC3" w14:textId="77777777" w:rsidR="00CF1552" w:rsidRPr="00BF0B8D" w:rsidRDefault="00205DC2" w:rsidP="00E0463D">
            <w:pPr>
              <w:widowControl w:val="0"/>
              <w:spacing w:before="240" w:line="360" w:lineRule="auto"/>
              <w:jc w:val="both"/>
              <w:rPr>
                <w:rFonts w:ascii="Times New Roman" w:hAnsi="Times New Roman" w:cs="Times New Roman"/>
                <w:sz w:val="24"/>
                <w:szCs w:val="24"/>
                <w:highlight w:val="yellow"/>
              </w:rPr>
            </w:pPr>
            <m:oMathPara>
              <m:oMath>
                <m:r>
                  <w:rPr>
                    <w:rFonts w:ascii="Cambria Math" w:hAnsi="Cambria Math" w:cs="Times New Roman"/>
                    <w:sz w:val="24"/>
                    <w:szCs w:val="24"/>
                    <w:highlight w:val="yellow"/>
                  </w:rPr>
                  <m:t>0,∞</m:t>
                </m:r>
              </m:oMath>
            </m:oMathPara>
          </w:p>
        </w:tc>
      </w:tr>
      <w:tr w:rsidR="00CF1552" w14:paraId="61D13B47" w14:textId="77777777" w:rsidTr="00810566">
        <w:trPr>
          <w:trHeight w:val="866"/>
        </w:trPr>
        <w:tc>
          <w:tcPr>
            <w:tcW w:w="3933" w:type="dxa"/>
          </w:tcPr>
          <w:p w14:paraId="358ED144" w14:textId="77777777" w:rsidR="00CF1552" w:rsidRDefault="00205DC2" w:rsidP="00E0463D">
            <w:pPr>
              <w:widowControl w:val="0"/>
              <w:spacing w:before="240" w:line="360" w:lineRule="auto"/>
              <w:jc w:val="both"/>
              <w:rPr>
                <w:rFonts w:ascii="Times New Roman" w:hAnsi="Times New Roman" w:cs="Times New Roman"/>
                <w:sz w:val="24"/>
                <w:szCs w:val="24"/>
              </w:rPr>
            </w:pPr>
            <w:proofErr w:type="spellStart"/>
            <w:r>
              <w:rPr>
                <w:rFonts w:ascii="Times New Roman" w:hAnsi="Times New Roman" w:cs="Times New Roman"/>
                <w:b/>
                <w:bCs/>
                <w:sz w:val="24"/>
                <w:szCs w:val="24"/>
              </w:rPr>
              <w:t>ReLu</w:t>
            </w:r>
            <w:proofErr w:type="spellEnd"/>
          </w:p>
        </w:tc>
        <w:tc>
          <w:tcPr>
            <w:tcW w:w="3623" w:type="dxa"/>
          </w:tcPr>
          <w:p w14:paraId="42FEE21D"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r>
                  <m:rPr>
                    <m:sty m:val="p"/>
                  </m:rPr>
                  <w:rPr>
                    <w:rFonts w:ascii="Cambria Math" w:hAnsi="Cambria Math" w:cs="Times New Roman"/>
                    <w:sz w:val="24"/>
                    <w:szCs w:val="24"/>
                  </w:rPr>
                  <m:t>max⁡</m:t>
                </m:r>
                <m:r>
                  <w:rPr>
                    <w:rFonts w:ascii="Cambria Math" w:hAnsi="Cambria Math" w:cs="Times New Roman"/>
                    <w:sz w:val="24"/>
                    <w:szCs w:val="24"/>
                  </w:rPr>
                  <m:t>(0,x)</m:t>
                </m:r>
              </m:oMath>
            </m:oMathPara>
          </w:p>
        </w:tc>
        <w:tc>
          <w:tcPr>
            <w:tcW w:w="1656" w:type="dxa"/>
          </w:tcPr>
          <w:p w14:paraId="47354628" w14:textId="77777777" w:rsidR="00CF1552" w:rsidRPr="00BF0B8D" w:rsidRDefault="00205DC2" w:rsidP="00E0463D">
            <w:pPr>
              <w:widowControl w:val="0"/>
              <w:spacing w:before="240" w:line="360" w:lineRule="auto"/>
              <w:jc w:val="both"/>
              <w:rPr>
                <w:rFonts w:ascii="Times New Roman" w:hAnsi="Times New Roman" w:cs="Times New Roman"/>
                <w:sz w:val="24"/>
                <w:szCs w:val="24"/>
                <w:highlight w:val="yellow"/>
              </w:rPr>
            </w:pPr>
            <m:oMathPara>
              <m:oMath>
                <m:r>
                  <w:rPr>
                    <w:rFonts w:ascii="Cambria Math" w:hAnsi="Cambria Math" w:cs="Times New Roman"/>
                    <w:sz w:val="24"/>
                    <w:szCs w:val="24"/>
                    <w:highlight w:val="yellow"/>
                  </w:rPr>
                  <m:t>0,∞</m:t>
                </m:r>
              </m:oMath>
            </m:oMathPara>
          </w:p>
        </w:tc>
      </w:tr>
      <w:tr w:rsidR="00CF1552" w14:paraId="3DE278A5" w14:textId="77777777" w:rsidTr="00810566">
        <w:trPr>
          <w:trHeight w:val="866"/>
        </w:trPr>
        <w:tc>
          <w:tcPr>
            <w:tcW w:w="3933" w:type="dxa"/>
          </w:tcPr>
          <w:p w14:paraId="32DC0F53" w14:textId="77777777" w:rsidR="00CF1552" w:rsidRPr="000E07A4" w:rsidRDefault="00205DC2" w:rsidP="00E0463D">
            <w:pPr>
              <w:widowControl w:val="0"/>
              <w:spacing w:before="240" w:line="360" w:lineRule="auto"/>
              <w:jc w:val="both"/>
              <w:rPr>
                <w:rFonts w:ascii="Times New Roman" w:hAnsi="Times New Roman" w:cs="Times New Roman"/>
                <w:sz w:val="24"/>
                <w:szCs w:val="24"/>
              </w:rPr>
            </w:pPr>
            <w:r w:rsidRPr="000E07A4">
              <w:rPr>
                <w:rFonts w:ascii="Times New Roman" w:hAnsi="Times New Roman" w:cs="Times New Roman"/>
                <w:b/>
                <w:bCs/>
                <w:sz w:val="24"/>
                <w:szCs w:val="24"/>
              </w:rPr>
              <w:t xml:space="preserve">Leaky </w:t>
            </w:r>
            <w:proofErr w:type="spellStart"/>
            <w:r w:rsidRPr="000E07A4">
              <w:rPr>
                <w:rFonts w:ascii="Times New Roman" w:hAnsi="Times New Roman" w:cs="Times New Roman"/>
                <w:b/>
                <w:bCs/>
                <w:sz w:val="24"/>
                <w:szCs w:val="24"/>
              </w:rPr>
              <w:t>ReLu</w:t>
            </w:r>
            <w:proofErr w:type="spellEnd"/>
          </w:p>
        </w:tc>
        <w:tc>
          <w:tcPr>
            <w:tcW w:w="3623" w:type="dxa"/>
          </w:tcPr>
          <w:p w14:paraId="3F44B8A5" w14:textId="77777777" w:rsidR="00CF1552" w:rsidRPr="000E07A4"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hint="eastAsia"/>
                            <w:sz w:val="24"/>
                            <w:szCs w:val="24"/>
                          </w:rPr>
                          <m:t>0.01</m:t>
                        </m:r>
                        <m:r>
                          <w:rPr>
                            <w:rFonts w:ascii="Cambria Math" w:hAnsi="Cambria Math" w:cs="Times New Roman"/>
                            <w:sz w:val="24"/>
                            <w:szCs w:val="24"/>
                          </w:rPr>
                          <m:t>x, x&lt;0</m:t>
                        </m:r>
                      </m:e>
                      <m:e>
                        <m:r>
                          <w:rPr>
                            <w:rFonts w:ascii="Cambria Math" w:hAnsi="Cambria Math" w:cs="Times New Roman"/>
                            <w:sz w:val="24"/>
                            <w:szCs w:val="24"/>
                          </w:rPr>
                          <m:t>0, x≥0</m:t>
                        </m:r>
                      </m:e>
                    </m:eqArr>
                  </m:e>
                </m:d>
              </m:oMath>
            </m:oMathPara>
          </w:p>
        </w:tc>
        <w:tc>
          <w:tcPr>
            <w:tcW w:w="1656" w:type="dxa"/>
          </w:tcPr>
          <w:p w14:paraId="4A6C7572" w14:textId="77777777" w:rsidR="00CF1552" w:rsidRPr="00BF0B8D" w:rsidRDefault="00205DC2" w:rsidP="00E0463D">
            <w:pPr>
              <w:widowControl w:val="0"/>
              <w:spacing w:before="240" w:line="360" w:lineRule="auto"/>
              <w:jc w:val="both"/>
              <w:rPr>
                <w:rFonts w:ascii="Times New Roman" w:hAnsi="Times New Roman" w:cs="Times New Roman"/>
                <w:sz w:val="24"/>
                <w:szCs w:val="24"/>
                <w:highlight w:val="yellow"/>
              </w:rPr>
            </w:pPr>
            <m:oMathPara>
              <m:oMath>
                <m:r>
                  <w:rPr>
                    <w:rFonts w:ascii="Cambria Math" w:hAnsi="Cambria Math" w:cs="Times New Roman"/>
                    <w:sz w:val="24"/>
                    <w:szCs w:val="24"/>
                    <w:highlight w:val="yellow"/>
                  </w:rPr>
                  <m:t>-∞,∞</m:t>
                </m:r>
              </m:oMath>
            </m:oMathPara>
          </w:p>
        </w:tc>
      </w:tr>
      <w:tr w:rsidR="00CF1552" w14:paraId="685A5417" w14:textId="77777777" w:rsidTr="00810566">
        <w:trPr>
          <w:trHeight w:val="866"/>
        </w:trPr>
        <w:tc>
          <w:tcPr>
            <w:tcW w:w="3933" w:type="dxa"/>
          </w:tcPr>
          <w:p w14:paraId="343B30CD" w14:textId="77777777" w:rsidR="00CF1552" w:rsidRPr="000E07A4" w:rsidRDefault="00205DC2" w:rsidP="00E0463D">
            <w:pPr>
              <w:widowControl w:val="0"/>
              <w:spacing w:before="240" w:line="360" w:lineRule="auto"/>
              <w:jc w:val="both"/>
              <w:rPr>
                <w:rFonts w:ascii="Times New Roman" w:hAnsi="Times New Roman" w:cs="Times New Roman"/>
                <w:sz w:val="24"/>
                <w:szCs w:val="24"/>
              </w:rPr>
            </w:pPr>
            <w:r w:rsidRPr="000E07A4">
              <w:rPr>
                <w:rFonts w:ascii="Times New Roman" w:hAnsi="Times New Roman" w:cs="Times New Roman"/>
                <w:b/>
                <w:bCs/>
                <w:sz w:val="24"/>
                <w:szCs w:val="24"/>
              </w:rPr>
              <w:t>Gaussian</w:t>
            </w:r>
          </w:p>
        </w:tc>
        <w:tc>
          <w:tcPr>
            <w:tcW w:w="3623" w:type="dxa"/>
          </w:tcPr>
          <w:p w14:paraId="5DCC00A9" w14:textId="77777777" w:rsidR="00CF1552" w:rsidRPr="000E07A4"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eastAsia="微软雅黑" w:hAnsi="Cambria Math" w:cs="微软雅黑" w:hint="eastAsia"/>
                        <w:sz w:val="24"/>
                        <w:szCs w:val="24"/>
                      </w:rPr>
                      <m:t>-</m:t>
                    </m:r>
                    <m:sSup>
                      <m:sSupPr>
                        <m:ctrlPr>
                          <w:rPr>
                            <w:rFonts w:ascii="Cambria Math" w:eastAsia="微软雅黑" w:hAnsi="Cambria Math" w:cs="微软雅黑"/>
                            <w:i/>
                            <w:sz w:val="24"/>
                            <w:szCs w:val="24"/>
                          </w:rPr>
                        </m:ctrlPr>
                      </m:sSupPr>
                      <m:e>
                        <m:r>
                          <w:rPr>
                            <w:rFonts w:ascii="Cambria Math" w:eastAsia="微软雅黑" w:hAnsi="Cambria Math" w:cs="微软雅黑" w:hint="eastAsia"/>
                            <w:sz w:val="24"/>
                            <w:szCs w:val="24"/>
                          </w:rPr>
                          <m:t>x</m:t>
                        </m:r>
                      </m:e>
                      <m:sup>
                        <m:r>
                          <w:rPr>
                            <w:rFonts w:ascii="Cambria Math" w:eastAsia="微软雅黑" w:hAnsi="Cambria Math" w:cs="微软雅黑" w:hint="eastAsia"/>
                            <w:sz w:val="24"/>
                            <w:szCs w:val="24"/>
                          </w:rPr>
                          <m:t>2</m:t>
                        </m:r>
                      </m:sup>
                    </m:sSup>
                  </m:sup>
                </m:sSup>
              </m:oMath>
            </m:oMathPara>
          </w:p>
        </w:tc>
        <w:tc>
          <w:tcPr>
            <w:tcW w:w="1656" w:type="dxa"/>
          </w:tcPr>
          <w:p w14:paraId="76424B94" w14:textId="77777777" w:rsidR="00CF1552" w:rsidRPr="00BF0B8D" w:rsidRDefault="00205DC2" w:rsidP="00E0463D">
            <w:pPr>
              <w:widowControl w:val="0"/>
              <w:spacing w:before="240" w:line="360" w:lineRule="auto"/>
              <w:jc w:val="both"/>
              <w:rPr>
                <w:rFonts w:ascii="Times New Roman" w:hAnsi="Times New Roman" w:cs="Times New Roman"/>
                <w:sz w:val="24"/>
                <w:szCs w:val="24"/>
                <w:highlight w:val="yellow"/>
              </w:rPr>
            </w:pPr>
            <m:oMathPara>
              <m:oMath>
                <m:r>
                  <w:rPr>
                    <w:rFonts w:ascii="Cambria Math" w:hAnsi="Cambria Math" w:cs="Times New Roman"/>
                    <w:sz w:val="24"/>
                    <w:szCs w:val="24"/>
                    <w:highlight w:val="yellow"/>
                  </w:rPr>
                  <m:t>0,1</m:t>
                </m:r>
              </m:oMath>
            </m:oMathPara>
          </w:p>
        </w:tc>
      </w:tr>
      <w:tr w:rsidR="00CF1552" w14:paraId="79B9CE9A" w14:textId="77777777" w:rsidTr="00810566">
        <w:trPr>
          <w:trHeight w:val="866"/>
        </w:trPr>
        <w:tc>
          <w:tcPr>
            <w:tcW w:w="3933" w:type="dxa"/>
          </w:tcPr>
          <w:p w14:paraId="6C58E2C6" w14:textId="77777777" w:rsidR="00CF1552" w:rsidRPr="000E07A4" w:rsidRDefault="00205DC2" w:rsidP="00E0463D">
            <w:pPr>
              <w:widowControl w:val="0"/>
              <w:spacing w:before="240" w:line="360" w:lineRule="auto"/>
              <w:jc w:val="both"/>
              <w:rPr>
                <w:rFonts w:ascii="Times New Roman" w:hAnsi="Times New Roman" w:cs="Times New Roman"/>
                <w:sz w:val="24"/>
                <w:szCs w:val="24"/>
              </w:rPr>
            </w:pPr>
            <w:proofErr w:type="spellStart"/>
            <w:r w:rsidRPr="000E07A4">
              <w:rPr>
                <w:rFonts w:ascii="Times New Roman" w:hAnsi="Times New Roman" w:cs="Times New Roman"/>
                <w:b/>
                <w:bCs/>
                <w:sz w:val="24"/>
                <w:szCs w:val="24"/>
              </w:rPr>
              <w:t>Softmax</w:t>
            </w:r>
            <w:proofErr w:type="spellEnd"/>
          </w:p>
        </w:tc>
        <w:tc>
          <w:tcPr>
            <w:tcW w:w="3623" w:type="dxa"/>
          </w:tcPr>
          <w:p w14:paraId="2900BFC4" w14:textId="77777777" w:rsidR="00CF1552" w:rsidRPr="000E07A4" w:rsidRDefault="00217315" w:rsidP="00E0463D">
            <w:pPr>
              <w:widowControl w:val="0"/>
              <w:spacing w:before="240" w:line="360" w:lineRule="auto"/>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d>
                <m:dPr>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x</m:t>
                      </m:r>
                    </m:e>
                  </m:acc>
                </m:e>
              </m:d>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sup>
                  </m:sSup>
                </m:num>
                <m:den>
                  <m:nary>
                    <m:naryPr>
                      <m:chr m:val="∑"/>
                      <m:limLoc m:val="subSup"/>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J</m:t>
                      </m:r>
                    </m:sup>
                    <m:e>
                      <m:sSup>
                        <m:sSupPr>
                          <m:ctrlPr>
                            <w:rPr>
                              <w:rFonts w:ascii="Cambria Math" w:hAnsi="Cambria Math" w:cs="Times New Roman"/>
                              <w:i/>
                              <w:sz w:val="24"/>
                              <w:szCs w:val="24"/>
                            </w:rPr>
                          </m:ctrlPr>
                        </m:sSupPr>
                        <m:e>
                          <m:r>
                            <w:rPr>
                              <w:rFonts w:ascii="Cambria Math" w:hAnsi="Cambria Math" w:cs="Times New Roman"/>
                              <w:sz w:val="24"/>
                              <w:szCs w:val="24"/>
                            </w:rPr>
                            <m:t>e</m:t>
                          </m:r>
                        </m:e>
                        <m: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sup>
                      </m:sSup>
                    </m:e>
                  </m:nary>
                </m:den>
              </m:f>
            </m:oMath>
            <w:r w:rsidR="00205DC2" w:rsidRPr="000E07A4">
              <w:rPr>
                <w:rFonts w:ascii="Times New Roman" w:hAnsi="Times New Roman" w:cs="Times New Roman"/>
                <w:sz w:val="24"/>
                <w:szCs w:val="24"/>
              </w:rPr>
              <w:t xml:space="preserve">  for i=</w:t>
            </w:r>
            <w:proofErr w:type="gramStart"/>
            <w:r w:rsidR="00205DC2" w:rsidRPr="000E07A4">
              <w:rPr>
                <w:rFonts w:ascii="Times New Roman" w:hAnsi="Times New Roman" w:cs="Times New Roman"/>
                <w:sz w:val="24"/>
                <w:szCs w:val="24"/>
              </w:rPr>
              <w:t>1,…</w:t>
            </w:r>
            <w:proofErr w:type="gramEnd"/>
            <w:r w:rsidR="00205DC2" w:rsidRPr="000E07A4">
              <w:rPr>
                <w:rFonts w:ascii="Times New Roman" w:hAnsi="Times New Roman" w:cs="Times New Roman"/>
                <w:sz w:val="24"/>
                <w:szCs w:val="24"/>
              </w:rPr>
              <w:t>, J</w:t>
            </w:r>
          </w:p>
        </w:tc>
        <w:tc>
          <w:tcPr>
            <w:tcW w:w="1656" w:type="dxa"/>
          </w:tcPr>
          <w:p w14:paraId="1CC9832B" w14:textId="77777777" w:rsidR="00CF1552" w:rsidRPr="00BF0B8D" w:rsidRDefault="00205DC2" w:rsidP="00E0463D">
            <w:pPr>
              <w:widowControl w:val="0"/>
              <w:spacing w:before="240" w:line="360" w:lineRule="auto"/>
              <w:jc w:val="both"/>
              <w:rPr>
                <w:rFonts w:ascii="Times New Roman" w:hAnsi="Times New Roman" w:cs="Times New Roman"/>
                <w:sz w:val="24"/>
                <w:szCs w:val="24"/>
                <w:highlight w:val="yellow"/>
              </w:rPr>
            </w:pPr>
            <m:oMathPara>
              <m:oMath>
                <m:r>
                  <w:rPr>
                    <w:rFonts w:ascii="Cambria Math" w:hAnsi="Cambria Math" w:cs="Times New Roman"/>
                    <w:sz w:val="24"/>
                    <w:szCs w:val="24"/>
                    <w:highlight w:val="yellow"/>
                  </w:rPr>
                  <m:t>0,1</m:t>
                </m:r>
              </m:oMath>
            </m:oMathPara>
          </w:p>
        </w:tc>
      </w:tr>
    </w:tbl>
    <w:p w14:paraId="6837DCCF"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Among them, the three most widely used activation functions are linear</w:t>
      </w:r>
      <w:r w:rsidR="000E07A4">
        <w:rPr>
          <w:rFonts w:ascii="Times New Roman" w:hAnsi="Times New Roman" w:cs="Times New Roman" w:hint="eastAsia"/>
          <w:sz w:val="24"/>
          <w:szCs w:val="24"/>
        </w:rPr>
        <w:t>,</w:t>
      </w:r>
      <w:r>
        <w:rPr>
          <w:rFonts w:ascii="Times New Roman" w:hAnsi="Times New Roman" w:cs="Times New Roman"/>
          <w:sz w:val="24"/>
          <w:szCs w:val="24"/>
        </w:rPr>
        <w:t xml:space="preserve"> sigmoid </w:t>
      </w:r>
      <w:r w:rsidR="000E07A4">
        <w:rPr>
          <w:rFonts w:ascii="Times New Roman" w:hAnsi="Times New Roman" w:cs="Times New Roman" w:hint="eastAsia"/>
          <w:sz w:val="24"/>
          <w:szCs w:val="24"/>
        </w:rPr>
        <w:t xml:space="preserve">and </w:t>
      </w:r>
      <w:r w:rsidR="000E07A4">
        <w:rPr>
          <w:rFonts w:ascii="Times New Roman" w:hAnsi="Times New Roman" w:cs="Times New Roman"/>
          <w:sz w:val="24"/>
          <w:szCs w:val="24"/>
        </w:rPr>
        <w:t>hard-limit</w:t>
      </w:r>
      <w:r w:rsidR="000E07A4" w:rsidRPr="000E07A4">
        <w:rPr>
          <w:rFonts w:ascii="Times New Roman" w:hAnsi="Times New Roman" w:cs="Times New Roman"/>
          <w:sz w:val="24"/>
          <w:szCs w:val="24"/>
        </w:rPr>
        <w:t xml:space="preserve"> </w:t>
      </w:r>
      <w:r w:rsidR="000E07A4">
        <w:rPr>
          <w:rFonts w:ascii="Times New Roman" w:hAnsi="Times New Roman" w:cs="Times New Roman"/>
          <w:sz w:val="24"/>
          <w:szCs w:val="24"/>
        </w:rPr>
        <w:t>function</w:t>
      </w:r>
      <w:r>
        <w:rPr>
          <w:rFonts w:ascii="Times New Roman" w:hAnsi="Times New Roman" w:cs="Times New Roman"/>
          <w:sz w:val="24"/>
          <w:szCs w:val="24"/>
        </w:rPr>
        <w:t xml:space="preserve">. Linear function operates no changes in incoming input signals to generate the original output values. Sigmoid non-linear function, also known as logistic function, can be defined as </w:t>
      </w:r>
      <m:oMath>
        <m:r>
          <w:rPr>
            <w:rFonts w:ascii="Cambria Math" w:hAnsi="Cambria Math" w:cs="Times New Roman"/>
            <w:sz w:val="24"/>
            <w:szCs w:val="24"/>
          </w:rPr>
          <m:t>f</m:t>
        </m:r>
        <m:d>
          <m:dPr>
            <m:ctrlPr>
              <w:rPr>
                <w:rFonts w:ascii="Cambria Math" w:hAnsi="Cambria Math" w:cs="Times New Roman"/>
                <w:sz w:val="24"/>
                <w:szCs w:val="24"/>
              </w:rPr>
            </m:ctrlPr>
          </m:dPr>
          <m:e>
            <m:r>
              <w:rPr>
                <w:rFonts w:ascii="Cambria Math" w:hAnsi="Cambria Math" w:cs="Times New Roman"/>
                <w:sz w:val="24"/>
                <w:szCs w:val="24"/>
              </w:rPr>
              <m:t>x</m:t>
            </m:r>
          </m:e>
        </m:d>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1+</m:t>
            </m:r>
            <m:sSup>
              <m:sSupPr>
                <m:ctrlPr>
                  <w:rPr>
                    <w:rFonts w:ascii="Cambria Math" w:hAnsi="Cambria Math" w:cs="Times New Roman"/>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x</m:t>
                </m:r>
              </m:sup>
            </m:sSup>
          </m:den>
        </m:f>
      </m:oMath>
      <w:r>
        <w:rPr>
          <w:rFonts w:ascii="Times New Roman" w:hAnsi="Times New Roman" w:cs="Times New Roman"/>
          <w:sz w:val="24"/>
          <w:szCs w:val="24"/>
        </w:rPr>
        <w:t>. It can generate the output between 0 and 1for input value range of -∞ and ∞.</w:t>
      </w:r>
      <w:r w:rsidR="007D1B80" w:rsidRPr="007D1B80">
        <w:rPr>
          <w:rFonts w:ascii="Times New Roman" w:hAnsi="Times New Roman" w:cs="Times New Roman"/>
          <w:sz w:val="24"/>
          <w:szCs w:val="24"/>
        </w:rPr>
        <w:t xml:space="preserve"> </w:t>
      </w:r>
      <w:r w:rsidR="007D1B80">
        <w:rPr>
          <w:rFonts w:ascii="Times New Roman" w:hAnsi="Times New Roman" w:cs="Times New Roman"/>
          <w:sz w:val="24"/>
          <w:szCs w:val="24"/>
        </w:rPr>
        <w:t>Hard-limit function gives the output of neuron as 0 if the input is less than 0; otherwise, it gives the output as 1.</w:t>
      </w:r>
    </w:p>
    <w:p w14:paraId="421EDC92" w14:textId="77777777" w:rsidR="00CF1552" w:rsidRDefault="00205DC2" w:rsidP="00E0463D">
      <w:pPr>
        <w:pStyle w:val="2"/>
        <w:widowControl w:val="0"/>
        <w:rPr>
          <w:sz w:val="22"/>
          <w:szCs w:val="22"/>
        </w:rPr>
      </w:pPr>
      <w:r>
        <w:rPr>
          <w:sz w:val="24"/>
          <w:szCs w:val="24"/>
        </w:rPr>
        <w:t>Classification of Neural Network</w:t>
      </w:r>
    </w:p>
    <w:p w14:paraId="3500B20B" w14:textId="782629E8" w:rsidR="00CF1552" w:rsidRDefault="00205DC2" w:rsidP="00E0463D">
      <w:pPr>
        <w:widowControl w:val="0"/>
        <w:spacing w:before="240" w:line="360" w:lineRule="auto"/>
        <w:jc w:val="both"/>
        <w:rPr>
          <w:rFonts w:ascii="Times New Roman" w:hAnsi="Times New Roman" w:cs="Times New Roman"/>
          <w:sz w:val="24"/>
          <w:szCs w:val="24"/>
        </w:rPr>
      </w:pPr>
      <w:bookmarkStart w:id="17" w:name="_Hlk534196904"/>
      <w:r>
        <w:rPr>
          <w:rFonts w:ascii="Times New Roman" w:hAnsi="Times New Roman" w:cs="Times New Roman"/>
          <w:sz w:val="24"/>
          <w:szCs w:val="24"/>
        </w:rPr>
        <w:t xml:space="preserve">Different network models </w:t>
      </w:r>
      <w:r w:rsidR="00C602E3">
        <w:rPr>
          <w:rFonts w:ascii="Times New Roman" w:hAnsi="Times New Roman" w:cs="Times New Roman"/>
          <w:sz w:val="24"/>
          <w:szCs w:val="24"/>
        </w:rPr>
        <w:t>can be</w:t>
      </w:r>
      <w:r>
        <w:rPr>
          <w:rFonts w:ascii="Times New Roman" w:hAnsi="Times New Roman" w:cs="Times New Roman"/>
          <w:sz w:val="24"/>
          <w:szCs w:val="24"/>
        </w:rPr>
        <w:t xml:space="preserve"> basically classified due to the architecture of neural networks: network topology, </w:t>
      </w:r>
      <w:r w:rsidR="006C65BD">
        <w:rPr>
          <w:rFonts w:ascii="Times New Roman" w:hAnsi="Times New Roman" w:cs="Times New Roman" w:hint="eastAsia"/>
          <w:sz w:val="24"/>
          <w:szCs w:val="24"/>
        </w:rPr>
        <w:t>layer</w:t>
      </w:r>
      <w:r w:rsidR="006C65BD">
        <w:rPr>
          <w:rFonts w:ascii="Times New Roman" w:hAnsi="Times New Roman" w:cs="Times New Roman"/>
          <w:sz w:val="24"/>
          <w:szCs w:val="24"/>
        </w:rPr>
        <w:t xml:space="preserve"> </w:t>
      </w:r>
      <w:r w:rsidR="006C65BD">
        <w:rPr>
          <w:rFonts w:ascii="Times New Roman" w:hAnsi="Times New Roman" w:cs="Times New Roman" w:hint="eastAsia"/>
          <w:sz w:val="24"/>
          <w:szCs w:val="24"/>
        </w:rPr>
        <w:t>number</w:t>
      </w:r>
      <w:r w:rsidR="00AF0412">
        <w:rPr>
          <w:rFonts w:ascii="Times New Roman" w:hAnsi="Times New Roman" w:cs="Times New Roman" w:hint="eastAsia"/>
          <w:sz w:val="24"/>
          <w:szCs w:val="24"/>
        </w:rPr>
        <w:t>,</w:t>
      </w:r>
      <w:r w:rsidR="00AF0412">
        <w:rPr>
          <w:rFonts w:ascii="Times New Roman" w:hAnsi="Times New Roman" w:cs="Times New Roman"/>
          <w:sz w:val="24"/>
          <w:szCs w:val="24"/>
        </w:rPr>
        <w:t xml:space="preserve"> </w:t>
      </w:r>
      <w:r>
        <w:rPr>
          <w:rFonts w:ascii="Times New Roman" w:hAnsi="Times New Roman" w:cs="Times New Roman"/>
          <w:sz w:val="24"/>
          <w:szCs w:val="24"/>
        </w:rPr>
        <w:t>activation function and feedback connection.</w:t>
      </w:r>
    </w:p>
    <w:p w14:paraId="76BB2423" w14:textId="77777777" w:rsidR="00CF1552" w:rsidRDefault="00205DC2" w:rsidP="00E0463D">
      <w:pPr>
        <w:pStyle w:val="3"/>
        <w:widowControl w:val="0"/>
      </w:pPr>
      <w:r>
        <w:t>From network topology</w:t>
      </w:r>
    </w:p>
    <w:p w14:paraId="0466523F" w14:textId="2E679BB1" w:rsidR="004A69A7"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classification of neural network defined by network topology includes fully connected</w:t>
      </w:r>
      <w:r w:rsidR="004A69A7">
        <w:rPr>
          <w:rFonts w:ascii="Times New Roman" w:hAnsi="Times New Roman" w:cs="Times New Roman"/>
          <w:sz w:val="24"/>
          <w:szCs w:val="24"/>
        </w:rPr>
        <w:t xml:space="preserve"> and </w:t>
      </w:r>
      <w:proofErr w:type="spellStart"/>
      <w:r>
        <w:rPr>
          <w:rFonts w:ascii="Times New Roman" w:hAnsi="Times New Roman" w:cs="Times New Roman"/>
          <w:sz w:val="24"/>
          <w:szCs w:val="24"/>
        </w:rPr>
        <w:t>unfully</w:t>
      </w:r>
      <w:proofErr w:type="spellEnd"/>
      <w:r>
        <w:rPr>
          <w:rFonts w:ascii="Times New Roman" w:hAnsi="Times New Roman" w:cs="Times New Roman"/>
          <w:sz w:val="24"/>
          <w:szCs w:val="24"/>
        </w:rPr>
        <w:t xml:space="preserve"> connected. Fully connected network means that every neuron of each layer is connected to </w:t>
      </w:r>
      <w:r>
        <w:rPr>
          <w:rFonts w:ascii="Times New Roman" w:hAnsi="Times New Roman" w:cs="Times New Roman"/>
          <w:sz w:val="24"/>
          <w:szCs w:val="24"/>
        </w:rPr>
        <w:lastRenderedPageBreak/>
        <w:t xml:space="preserve">all the neurons of neighbor layer. In such kind of network, neurons of one layer transmit their output signal as input to the neurons of next layer. One of well-known fully connected neural network is </w:t>
      </w:r>
      <w:proofErr w:type="spellStart"/>
      <w:r>
        <w:rPr>
          <w:rFonts w:ascii="Times New Roman" w:hAnsi="Times New Roman" w:cs="Times New Roman"/>
          <w:sz w:val="24"/>
          <w:szCs w:val="24"/>
        </w:rPr>
        <w:t>hopfield</w:t>
      </w:r>
      <w:proofErr w:type="spellEnd"/>
      <w:r>
        <w:rPr>
          <w:rFonts w:ascii="Times New Roman" w:hAnsi="Times New Roman" w:cs="Times New Roman"/>
          <w:sz w:val="24"/>
          <w:szCs w:val="24"/>
        </w:rPr>
        <w:t xml:space="preserve"> network</w:t>
      </w:r>
      <w:r>
        <w:rPr>
          <w:rFonts w:ascii="Times New Roman" w:hAnsi="Times New Roman" w:cs="Times New Roman"/>
          <w:sz w:val="24"/>
          <w:szCs w:val="24"/>
        </w:rPr>
        <w:fldChar w:fldCharType="begin"/>
      </w:r>
      <w:r w:rsidR="007B33F5">
        <w:rPr>
          <w:rFonts w:ascii="Times New Roman" w:hAnsi="Times New Roman" w:cs="Times New Roman"/>
          <w:sz w:val="24"/>
          <w:szCs w:val="24"/>
        </w:rPr>
        <w:instrText xml:space="preserve"> ADDIN EN.CITE &lt;EndNote&gt;&lt;Cite&gt;&lt;Author&gt;J. Taylor&lt;/Author&gt;&lt;Year&gt;2006&lt;/Year&gt;&lt;RecNum&gt;510&lt;/RecNum&gt;&lt;DisplayText&gt;[11]&lt;/DisplayText&gt;&lt;record&gt;&lt;rec-number&gt;510&lt;/rec-number&gt;&lt;foreign-keys&gt;&lt;key app="EN" db-id="ese55x5vtzp0x6e9s9tpzwagt5re2t5sfaz5" timestamp="1546925960"&gt;510&lt;/key&gt;&lt;/foreign-keys&gt;&lt;ref-type name="Book"&gt;6&lt;/ref-type&gt;&lt;contributors&gt;&lt;authors&gt;&lt;author&gt;J. Taylor, Brian&lt;/author&gt;&lt;/authors&gt;&lt;/contributors&gt;&lt;titles&gt;&lt;title&gt;Methods and Procedures for the Verification and Validation of Artificial Neural Networks&lt;/title&gt;&lt;/titles&gt;&lt;dates&gt;&lt;year&gt;2006&lt;/year&gt;&lt;/dates&gt;&lt;urls&gt;&lt;/urls&gt;&lt;electronic-resource-num&gt;10.1007/0-387-29485-6&lt;/electronic-resource-num&gt;&lt;/record&gt;&lt;/Cite&gt;&lt;/EndNote&gt;</w:instrText>
      </w:r>
      <w:r>
        <w:rPr>
          <w:rFonts w:ascii="Times New Roman" w:hAnsi="Times New Roman" w:cs="Times New Roman"/>
          <w:sz w:val="24"/>
          <w:szCs w:val="24"/>
        </w:rPr>
        <w:fldChar w:fldCharType="separate"/>
      </w:r>
      <w:r w:rsidR="007B33F5">
        <w:rPr>
          <w:rFonts w:ascii="Times New Roman" w:hAnsi="Times New Roman" w:cs="Times New Roman"/>
          <w:noProof/>
          <w:sz w:val="24"/>
          <w:szCs w:val="24"/>
        </w:rPr>
        <w:t>[</w:t>
      </w:r>
      <w:hyperlink w:anchor="_ENREF_11" w:tooltip="J. Taylor, 2006 #510" w:history="1">
        <w:r w:rsidR="0058554F">
          <w:rPr>
            <w:rFonts w:ascii="Times New Roman" w:hAnsi="Times New Roman" w:cs="Times New Roman"/>
            <w:noProof/>
            <w:sz w:val="24"/>
            <w:szCs w:val="24"/>
          </w:rPr>
          <w:t>11</w:t>
        </w:r>
      </w:hyperlink>
      <w:r w:rsidR="007B33F5">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In </w:t>
      </w:r>
      <w:proofErr w:type="spellStart"/>
      <w:r>
        <w:rPr>
          <w:rFonts w:ascii="Times New Roman" w:hAnsi="Times New Roman" w:cs="Times New Roman"/>
          <w:sz w:val="24"/>
          <w:szCs w:val="24"/>
        </w:rPr>
        <w:t>unfully</w:t>
      </w:r>
      <w:proofErr w:type="spellEnd"/>
      <w:r>
        <w:rPr>
          <w:rFonts w:ascii="Times New Roman" w:hAnsi="Times New Roman" w:cs="Times New Roman"/>
          <w:sz w:val="24"/>
          <w:szCs w:val="24"/>
        </w:rPr>
        <w:t xml:space="preserve"> connected neural network, neurons of one layer do not connect to all neurons of </w:t>
      </w:r>
      <w:r w:rsidR="0048326C">
        <w:rPr>
          <w:rFonts w:ascii="Times New Roman" w:hAnsi="Times New Roman" w:cs="Times New Roman"/>
          <w:sz w:val="24"/>
          <w:szCs w:val="24"/>
        </w:rPr>
        <w:t>neighbor</w:t>
      </w:r>
      <w:r>
        <w:rPr>
          <w:rFonts w:ascii="Times New Roman" w:hAnsi="Times New Roman" w:cs="Times New Roman"/>
          <w:sz w:val="24"/>
          <w:szCs w:val="24"/>
        </w:rPr>
        <w:t xml:space="preserve"> layer, just connecting to some of corresponding neurons from </w:t>
      </w:r>
      <w:r w:rsidR="0048326C">
        <w:rPr>
          <w:rFonts w:ascii="Times New Roman" w:hAnsi="Times New Roman" w:cs="Times New Roman"/>
          <w:sz w:val="24"/>
          <w:szCs w:val="24"/>
        </w:rPr>
        <w:t>adjacent</w:t>
      </w:r>
      <w:r>
        <w:rPr>
          <w:rFonts w:ascii="Times New Roman" w:hAnsi="Times New Roman" w:cs="Times New Roman"/>
          <w:sz w:val="24"/>
          <w:szCs w:val="24"/>
        </w:rPr>
        <w:t xml:space="preserve"> layer. </w:t>
      </w:r>
    </w:p>
    <w:p w14:paraId="646DF45B" w14:textId="77777777" w:rsidR="004A69A7" w:rsidRDefault="004A69A7" w:rsidP="00E0463D">
      <w:pPr>
        <w:pStyle w:val="3"/>
        <w:widowControl w:val="0"/>
      </w:pPr>
      <w:r>
        <w:t>From layer number</w:t>
      </w:r>
    </w:p>
    <w:p w14:paraId="69442D1C" w14:textId="77777777" w:rsidR="00CF1552" w:rsidRDefault="004A69A7"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The simplest neural network has only one layer. The input and output are connected directly with the neurons on the single layer. </w:t>
      </w:r>
      <w:r w:rsidR="00205DC2">
        <w:rPr>
          <w:rFonts w:ascii="Times New Roman" w:hAnsi="Times New Roman" w:cs="Times New Roman"/>
          <w:sz w:val="24"/>
          <w:szCs w:val="24"/>
        </w:rPr>
        <w:t xml:space="preserve">Neural networks composed of at least two layers are known as multi-layer neural networks. In multi-layer neural networks, number of neurons of each layer can be </w:t>
      </w:r>
      <w:r>
        <w:rPr>
          <w:rFonts w:ascii="Times New Roman" w:hAnsi="Times New Roman" w:cs="Times New Roman"/>
          <w:sz w:val="24"/>
          <w:szCs w:val="24"/>
        </w:rPr>
        <w:t xml:space="preserve">same or </w:t>
      </w:r>
      <w:r w:rsidR="00205DC2">
        <w:rPr>
          <w:rFonts w:ascii="Times New Roman" w:hAnsi="Times New Roman" w:cs="Times New Roman"/>
          <w:sz w:val="24"/>
          <w:szCs w:val="24"/>
        </w:rPr>
        <w:t>different. Layers are connected to each other from left to right order.</w:t>
      </w:r>
      <w:bookmarkEnd w:id="17"/>
      <w:r w:rsidR="00205DC2">
        <w:rPr>
          <w:rFonts w:ascii="Times New Roman" w:hAnsi="Times New Roman" w:cs="Times New Roman"/>
          <w:sz w:val="24"/>
          <w:szCs w:val="24"/>
        </w:rPr>
        <w:t xml:space="preserve"> Network architecture can be described as (number of input layer neurons-number of hidden layer neurons-number of output layer neurons); for example, (5-8-1) structure means 5 neurons in input layer, 8 hidden neurons in hidden layer (hereby (5-8-8-1) means two hidden layers with 8 hidden neurons respectively) and 1 neuron in output layer.</w:t>
      </w:r>
    </w:p>
    <w:p w14:paraId="77837425" w14:textId="77777777" w:rsidR="00CF1552" w:rsidRDefault="00205DC2" w:rsidP="00E0463D">
      <w:pPr>
        <w:pStyle w:val="3"/>
        <w:widowControl w:val="0"/>
        <w:spacing w:after="240"/>
      </w:pPr>
      <w:r>
        <w:t>From activation function</w:t>
      </w:r>
      <w:r w:rsidR="00C46AFC">
        <w:rPr>
          <w:rFonts w:hint="eastAsia"/>
        </w:rPr>
        <w:t xml:space="preserve"> type</w:t>
      </w:r>
    </w:p>
    <w:p w14:paraId="1D5EA125" w14:textId="2601073E" w:rsidR="00CF1552" w:rsidRDefault="004E56F2" w:rsidP="0051038F">
      <w:pPr>
        <w:widowControl w:val="0"/>
        <w:spacing w:after="0" w:line="360" w:lineRule="auto"/>
        <w:jc w:val="both"/>
        <w:rPr>
          <w:rFonts w:ascii="Times New Roman" w:hAnsi="Times New Roman" w:cs="Times New Roman"/>
          <w:sz w:val="24"/>
          <w:szCs w:val="24"/>
        </w:rPr>
      </w:pPr>
      <w:bookmarkStart w:id="18" w:name="_Hlk534668014"/>
      <w:r>
        <w:rPr>
          <w:rFonts w:ascii="Times New Roman" w:hAnsi="Times New Roman" w:cs="Times New Roman"/>
          <w:sz w:val="24"/>
          <w:szCs w:val="24"/>
        </w:rPr>
        <w:t xml:space="preserve">Activation function is important for the performance of ANN. From Table 1, we can see that there are many different kinds of activation function. ANN can be classified by the types of neurons of the network that use activation function: homogeneous network in which </w:t>
      </w:r>
      <w:r w:rsidRPr="00875373">
        <w:rPr>
          <w:rFonts w:ascii="Times New Roman" w:hAnsi="Times New Roman" w:cs="Times New Roman"/>
          <w:sz w:val="24"/>
          <w:szCs w:val="24"/>
        </w:rPr>
        <w:t>activation function</w:t>
      </w:r>
      <w:r>
        <w:rPr>
          <w:rFonts w:ascii="Times New Roman" w:hAnsi="Times New Roman" w:cs="Times New Roman"/>
          <w:sz w:val="24"/>
          <w:szCs w:val="24"/>
        </w:rPr>
        <w:t>s</w:t>
      </w:r>
      <w:r w:rsidRPr="00875373">
        <w:rPr>
          <w:rFonts w:ascii="Times New Roman" w:hAnsi="Times New Roman" w:cs="Times New Roman"/>
          <w:sz w:val="24"/>
          <w:szCs w:val="24"/>
        </w:rPr>
        <w:t xml:space="preserve"> </w:t>
      </w:r>
      <w:r>
        <w:rPr>
          <w:rFonts w:ascii="Times New Roman" w:hAnsi="Times New Roman" w:cs="Times New Roman"/>
          <w:sz w:val="24"/>
          <w:szCs w:val="24"/>
        </w:rPr>
        <w:t xml:space="preserve">of the neurons in the network are same and heterogeneous network in which </w:t>
      </w:r>
      <w:r w:rsidRPr="005A52DC">
        <w:rPr>
          <w:rFonts w:ascii="Times New Roman" w:hAnsi="Times New Roman" w:cs="Times New Roman"/>
          <w:sz w:val="24"/>
          <w:szCs w:val="24"/>
        </w:rPr>
        <w:t xml:space="preserve">the neurons </w:t>
      </w:r>
      <w:r w:rsidRPr="00CA1D63">
        <w:rPr>
          <w:rFonts w:ascii="Times New Roman" w:hAnsi="Times New Roman" w:cs="Times New Roman"/>
          <w:sz w:val="24"/>
          <w:szCs w:val="24"/>
        </w:rPr>
        <w:t xml:space="preserve">in the network </w:t>
      </w:r>
      <w:r>
        <w:rPr>
          <w:rFonts w:ascii="Times New Roman" w:hAnsi="Times New Roman" w:cs="Times New Roman"/>
          <w:sz w:val="24"/>
          <w:szCs w:val="24"/>
        </w:rPr>
        <w:t xml:space="preserve">use different activation functions. </w:t>
      </w:r>
      <w:proofErr w:type="spellStart"/>
      <w:r w:rsidR="007A6CF7" w:rsidRPr="007A6CF7">
        <w:rPr>
          <w:rFonts w:ascii="Times New Roman" w:hAnsi="Times New Roman" w:cs="Times New Roman"/>
          <w:sz w:val="24"/>
          <w:szCs w:val="24"/>
        </w:rPr>
        <w:t>Weingaertner</w:t>
      </w:r>
      <w:proofErr w:type="spellEnd"/>
      <w:r w:rsidR="007A6CF7" w:rsidRPr="007A6CF7">
        <w:rPr>
          <w:rFonts w:ascii="Times New Roman" w:hAnsi="Times New Roman" w:cs="Times New Roman" w:hint="eastAsia"/>
          <w:sz w:val="24"/>
          <w:szCs w:val="24"/>
        </w:rPr>
        <w:t xml:space="preserve"> </w:t>
      </w:r>
      <w:r w:rsidR="007A6CF7" w:rsidRPr="007A6CF7">
        <w:rPr>
          <w:rFonts w:ascii="Times New Roman" w:hAnsi="Times New Roman" w:cs="Times New Roman"/>
          <w:sz w:val="24"/>
          <w:szCs w:val="24"/>
        </w:rPr>
        <w:t>et al.</w:t>
      </w:r>
      <w:r w:rsidR="00205DC2" w:rsidRPr="007A6CF7">
        <w:rPr>
          <w:rFonts w:ascii="Times New Roman" w:hAnsi="Times New Roman" w:cs="Times New Roman"/>
          <w:sz w:val="24"/>
          <w:szCs w:val="24"/>
        </w:rPr>
        <w:t xml:space="preserve"> presented a framework </w:t>
      </w:r>
      <w:r w:rsidR="00DF770C">
        <w:rPr>
          <w:rFonts w:ascii="Times New Roman" w:hAnsi="Times New Roman" w:cs="Times New Roman"/>
          <w:sz w:val="24"/>
          <w:szCs w:val="24"/>
        </w:rPr>
        <w:t xml:space="preserve">to develop the automatic design of heterogeneous neural networks by </w:t>
      </w:r>
      <w:r w:rsidR="002D1EF0">
        <w:rPr>
          <w:rFonts w:ascii="Times New Roman" w:hAnsi="Times New Roman" w:cs="Times New Roman"/>
          <w:sz w:val="24"/>
          <w:szCs w:val="24"/>
        </w:rPr>
        <w:t>using different</w:t>
      </w:r>
      <w:r w:rsidR="00DF770C">
        <w:rPr>
          <w:rFonts w:ascii="Times New Roman" w:hAnsi="Times New Roman" w:cs="Times New Roman"/>
          <w:sz w:val="24"/>
          <w:szCs w:val="24"/>
        </w:rPr>
        <w:t xml:space="preserve"> activation functions in hidden layer neurons of </w:t>
      </w:r>
      <w:r w:rsidR="001D6901">
        <w:rPr>
          <w:rFonts w:ascii="Times New Roman" w:hAnsi="Times New Roman" w:cs="Times New Roman"/>
          <w:sz w:val="24"/>
          <w:szCs w:val="24"/>
        </w:rPr>
        <w:t xml:space="preserve">feed forward </w:t>
      </w:r>
      <w:r w:rsidR="00DF770C" w:rsidRPr="009A0E73">
        <w:rPr>
          <w:rFonts w:ascii="Times New Roman" w:hAnsi="Times New Roman" w:cs="Times New Roman"/>
          <w:sz w:val="24"/>
          <w:szCs w:val="24"/>
        </w:rPr>
        <w:t>neural</w:t>
      </w:r>
      <w:r w:rsidR="00DF770C">
        <w:rPr>
          <w:rFonts w:ascii="Times New Roman" w:hAnsi="Times New Roman" w:cs="Times New Roman"/>
          <w:sz w:val="24"/>
          <w:szCs w:val="24"/>
        </w:rPr>
        <w:t xml:space="preserve"> networks</w:t>
      </w:r>
      <w:r w:rsidR="002D1EF0">
        <w:rPr>
          <w:rFonts w:ascii="Times New Roman" w:hAnsi="Times New Roman" w:cs="Times New Roman"/>
          <w:sz w:val="24"/>
          <w:szCs w:val="24"/>
        </w:rPr>
        <w:t xml:space="preserve"> </w:t>
      </w:r>
      <w:r w:rsidR="002D1EF0">
        <w:rPr>
          <w:rFonts w:ascii="Times New Roman" w:hAnsi="Times New Roman" w:cs="Times New Roman"/>
          <w:sz w:val="24"/>
          <w:szCs w:val="24"/>
        </w:rPr>
        <w:fldChar w:fldCharType="begin">
          <w:fldData xml:space="preserve">PEVuZE5vdGU+PENpdGU+PEF1dGhvcj5XZWluZ2FlcnRuZXI8L0F1dGhvcj48WWVhcj4yMDAyPC9Z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</w:fldData>
        </w:fldChar>
      </w:r>
      <w:r w:rsidR="002D1EF0">
        <w:rPr>
          <w:rFonts w:ascii="Times New Roman" w:hAnsi="Times New Roman" w:cs="Times New Roman"/>
          <w:sz w:val="24"/>
          <w:szCs w:val="24"/>
        </w:rPr>
        <w:instrText xml:space="preserve"> ADDIN EN.CITE </w:instrText>
      </w:r>
      <w:r w:rsidR="002D1EF0">
        <w:rPr>
          <w:rFonts w:ascii="Times New Roman" w:hAnsi="Times New Roman" w:cs="Times New Roman"/>
          <w:sz w:val="24"/>
          <w:szCs w:val="24"/>
        </w:rPr>
        <w:fldChar w:fldCharType="begin">
          <w:fldData xml:space="preserve">PEVuZE5vdGU+PENpdGU+PEF1dGhvcj5XZWluZ2FlcnRuZXI8L0F1dGhvcj48WWVhcj4yMDAyPC9Z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</w:fldData>
        </w:fldChar>
      </w:r>
      <w:r w:rsidR="002D1EF0">
        <w:rPr>
          <w:rFonts w:ascii="Times New Roman" w:hAnsi="Times New Roman" w:cs="Times New Roman"/>
          <w:sz w:val="24"/>
          <w:szCs w:val="24"/>
        </w:rPr>
        <w:instrText xml:space="preserve"> ADDIN EN.CITE.DATA </w:instrText>
      </w:r>
      <w:r w:rsidR="002D1EF0">
        <w:rPr>
          <w:rFonts w:ascii="Times New Roman" w:hAnsi="Times New Roman" w:cs="Times New Roman"/>
          <w:sz w:val="24"/>
          <w:szCs w:val="24"/>
        </w:rPr>
      </w:r>
      <w:r w:rsidR="002D1EF0">
        <w:rPr>
          <w:rFonts w:ascii="Times New Roman" w:hAnsi="Times New Roman" w:cs="Times New Roman"/>
          <w:sz w:val="24"/>
          <w:szCs w:val="24"/>
        </w:rPr>
        <w:fldChar w:fldCharType="end"/>
      </w:r>
      <w:r w:rsidR="002D1EF0">
        <w:rPr>
          <w:rFonts w:ascii="Times New Roman" w:hAnsi="Times New Roman" w:cs="Times New Roman"/>
          <w:sz w:val="24"/>
          <w:szCs w:val="24"/>
        </w:rPr>
      </w:r>
      <w:r w:rsidR="002D1EF0">
        <w:rPr>
          <w:rFonts w:ascii="Times New Roman" w:hAnsi="Times New Roman" w:cs="Times New Roman"/>
          <w:sz w:val="24"/>
          <w:szCs w:val="24"/>
        </w:rPr>
        <w:fldChar w:fldCharType="separate"/>
      </w:r>
      <w:r w:rsidR="002D1EF0">
        <w:rPr>
          <w:rFonts w:ascii="Times New Roman" w:hAnsi="Times New Roman" w:cs="Times New Roman"/>
          <w:noProof/>
          <w:sz w:val="24"/>
          <w:szCs w:val="24"/>
        </w:rPr>
        <w:t>[</w:t>
      </w:r>
      <w:hyperlink w:anchor="_ENREF_12" w:tooltip="Weingaertner, 2002 #707" w:history="1">
        <w:r w:rsidR="0058554F">
          <w:rPr>
            <w:rFonts w:ascii="Times New Roman" w:hAnsi="Times New Roman" w:cs="Times New Roman"/>
            <w:noProof/>
            <w:sz w:val="24"/>
            <w:szCs w:val="24"/>
          </w:rPr>
          <w:t>12</w:t>
        </w:r>
      </w:hyperlink>
      <w:r w:rsidR="002D1EF0">
        <w:rPr>
          <w:rFonts w:ascii="Times New Roman" w:hAnsi="Times New Roman" w:cs="Times New Roman"/>
          <w:noProof/>
          <w:sz w:val="24"/>
          <w:szCs w:val="24"/>
        </w:rPr>
        <w:t>]</w:t>
      </w:r>
      <w:r w:rsidR="002D1EF0">
        <w:rPr>
          <w:rFonts w:ascii="Times New Roman" w:hAnsi="Times New Roman" w:cs="Times New Roman"/>
          <w:sz w:val="24"/>
          <w:szCs w:val="24"/>
        </w:rPr>
        <w:fldChar w:fldCharType="end"/>
      </w:r>
      <w:r w:rsidR="00205DC2" w:rsidRPr="007A6CF7">
        <w:rPr>
          <w:rStyle w:val="a6"/>
        </w:rPr>
        <w:t>.</w:t>
      </w:r>
      <w:bookmarkEnd w:id="18"/>
      <w:r w:rsidR="00205DC2" w:rsidRPr="007A6CF7">
        <w:rPr>
          <w:rStyle w:val="a6"/>
        </w:rPr>
        <w:t xml:space="preserve"> </w:t>
      </w:r>
      <w:r w:rsidR="007A6CF7" w:rsidRPr="007A6CF7">
        <w:rPr>
          <w:rFonts w:ascii="Times New Roman" w:hAnsi="Times New Roman" w:cs="Times New Roman"/>
          <w:sz w:val="24"/>
          <w:szCs w:val="24"/>
        </w:rPr>
        <w:t>Lee et al.</w:t>
      </w:r>
      <w:r w:rsidR="00205DC2" w:rsidRPr="007A6CF7">
        <w:rPr>
          <w:rFonts w:ascii="Times New Roman" w:hAnsi="Times New Roman" w:cs="Times New Roman"/>
          <w:sz w:val="24"/>
          <w:szCs w:val="24"/>
        </w:rPr>
        <w:t xml:space="preserve"> compared their proposed heterogeneous neural network with homogeneous neural network composed of the conventional neuron model, achieving improvement in error rate and training speed,</w:t>
      </w:r>
      <w:r w:rsidR="00205DC2" w:rsidRPr="007A6CF7">
        <w:t xml:space="preserve"> </w:t>
      </w:r>
      <w:r w:rsidR="00205DC2" w:rsidRPr="007A6CF7">
        <w:rPr>
          <w:rFonts w:ascii="Times New Roman" w:hAnsi="Times New Roman" w:cs="Times New Roman"/>
          <w:sz w:val="24"/>
          <w:szCs w:val="24"/>
        </w:rPr>
        <w:t>and also extends to memory capacity</w:t>
      </w:r>
      <w:r w:rsidR="007A6CF7" w:rsidRPr="007A6CF7">
        <w:rPr>
          <w:rFonts w:ascii="Times New Roman" w:hAnsi="Times New Roman" w:cs="Times New Roman" w:hint="eastAsia"/>
          <w:sz w:val="24"/>
          <w:szCs w:val="24"/>
        </w:rPr>
        <w:t xml:space="preserve"> </w:t>
      </w:r>
      <w:r w:rsidR="007A6CF7" w:rsidRPr="007A6CF7">
        <w:rPr>
          <w:rFonts w:ascii="Times New Roman" w:hAnsi="Times New Roman" w:cs="Times New Roman"/>
          <w:sz w:val="24"/>
          <w:szCs w:val="24"/>
        </w:rPr>
        <w:fldChar w:fldCharType="begin"/>
      </w:r>
      <w:r w:rsidR="002D1EF0">
        <w:rPr>
          <w:rFonts w:ascii="Times New Roman" w:hAnsi="Times New Roman" w:cs="Times New Roman"/>
          <w:sz w:val="24"/>
          <w:szCs w:val="24"/>
        </w:rPr>
        <w:instrText xml:space="preserve"> ADDIN EN.CITE &lt;EndNote&gt;&lt;Cite&gt;&lt;Author&gt;Lee&lt;/Author&gt;&lt;Year&gt;2018&lt;/Year&gt;&lt;RecNum&gt;711&lt;/RecNum&gt;&lt;DisplayText&gt;[13]&lt;/DisplayText&gt;&lt;record&gt;&lt;rec-number&gt;711&lt;/rec-number&gt;&lt;foreign-keys&gt;&lt;key app="EN" db-id="ese55x5vtzp0x6e9s9tpzwagt5re2t5sfaz5" timestamp="1552298194"&gt;711&lt;/key&gt;&lt;/foreign-keys&gt;&lt;ref-type name="Book"&gt;6&lt;/ref-type&gt;&lt;contributors&gt;&lt;authors&gt;&lt;author&gt;Lee, Albert&lt;/author&gt;&lt;author&gt;Lam, Bonnie&lt;/author&gt;&lt;author&gt;Li, Wenyuan&lt;/author&gt;&lt;author&gt;Lee, Hochul&lt;/author&gt;&lt;author&gt;Chen, Wei-Hao&lt;/author&gt;&lt;author&gt;Chang, Meng-Fan&lt;/author&gt;&lt;author&gt;Wang, Kang&lt;/author&gt;&lt;/authors&gt;&lt;/contributors&gt;&lt;titles&gt;&lt;title&gt;Conditional Activation for Diverse Neurons in Heterogeneous Networks&lt;/title&gt;&lt;/titles&gt;&lt;dates&gt;&lt;year&gt;2018&lt;/year&gt;&lt;/dates&gt;&lt;urls&gt;&lt;/urls&gt;&lt;/record&gt;&lt;/Cite&gt;&lt;/EndNote&gt;</w:instrText>
      </w:r>
      <w:r w:rsidR="007A6CF7" w:rsidRPr="007A6CF7">
        <w:rPr>
          <w:rFonts w:ascii="Times New Roman" w:hAnsi="Times New Roman" w:cs="Times New Roman"/>
          <w:sz w:val="24"/>
          <w:szCs w:val="24"/>
        </w:rPr>
        <w:fldChar w:fldCharType="separate"/>
      </w:r>
      <w:r w:rsidR="002D1EF0">
        <w:rPr>
          <w:rFonts w:ascii="Times New Roman" w:hAnsi="Times New Roman" w:cs="Times New Roman"/>
          <w:noProof/>
          <w:sz w:val="24"/>
          <w:szCs w:val="24"/>
        </w:rPr>
        <w:t>[</w:t>
      </w:r>
      <w:hyperlink w:anchor="_ENREF_13" w:tooltip="Lee, 2018 #711" w:history="1">
        <w:r w:rsidR="0058554F">
          <w:rPr>
            <w:rFonts w:ascii="Times New Roman" w:hAnsi="Times New Roman" w:cs="Times New Roman"/>
            <w:noProof/>
            <w:sz w:val="24"/>
            <w:szCs w:val="24"/>
          </w:rPr>
          <w:t>13</w:t>
        </w:r>
      </w:hyperlink>
      <w:r w:rsidR="002D1EF0">
        <w:rPr>
          <w:rFonts w:ascii="Times New Roman" w:hAnsi="Times New Roman" w:cs="Times New Roman"/>
          <w:noProof/>
          <w:sz w:val="24"/>
          <w:szCs w:val="24"/>
        </w:rPr>
        <w:t>]</w:t>
      </w:r>
      <w:r w:rsidR="007A6CF7" w:rsidRPr="007A6CF7">
        <w:rPr>
          <w:rFonts w:ascii="Times New Roman" w:hAnsi="Times New Roman" w:cs="Times New Roman"/>
          <w:sz w:val="24"/>
          <w:szCs w:val="24"/>
        </w:rPr>
        <w:fldChar w:fldCharType="end"/>
      </w:r>
      <w:r w:rsidR="00205DC2" w:rsidRPr="007A6CF7">
        <w:rPr>
          <w:rFonts w:ascii="Times New Roman" w:hAnsi="Times New Roman" w:cs="Times New Roman"/>
          <w:sz w:val="24"/>
          <w:szCs w:val="24"/>
        </w:rPr>
        <w:t>.</w:t>
      </w:r>
    </w:p>
    <w:p w14:paraId="3507EBAF" w14:textId="77777777" w:rsidR="00CF1552" w:rsidRDefault="00205DC2" w:rsidP="00E0463D">
      <w:pPr>
        <w:pStyle w:val="3"/>
        <w:widowControl w:val="0"/>
        <w:spacing w:after="240"/>
      </w:pPr>
      <w:bookmarkStart w:id="19" w:name="_Hlk534668065"/>
      <w:bookmarkStart w:id="20" w:name="_Hlk534790983"/>
      <w:r>
        <w:t>From feedback direction</w:t>
      </w:r>
    </w:p>
    <w:p w14:paraId="0BE977E3" w14:textId="1C8F2D7B" w:rsidR="00CF1552" w:rsidRDefault="00205DC2" w:rsidP="00E0463D">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ANN can also be classified if it is feed forward</w:t>
      </w:r>
      <w:r w:rsidR="00C37E57">
        <w:rPr>
          <w:rFonts w:ascii="Times New Roman" w:hAnsi="Times New Roman" w:cs="Times New Roman"/>
          <w:sz w:val="24"/>
          <w:szCs w:val="24"/>
        </w:rPr>
        <w:t xml:space="preserve"> (</w:t>
      </w:r>
      <w:r w:rsidR="00C37E57" w:rsidRPr="00BC32F7">
        <w:rPr>
          <w:rFonts w:ascii="Times New Roman" w:hAnsi="Times New Roman" w:cs="Times New Roman"/>
          <w:color w:val="FF0000"/>
          <w:sz w:val="24"/>
          <w:szCs w:val="24"/>
          <w:rPrChange w:id="21" w:author="Thike" w:date="2019-06-18T16:40:00Z">
            <w:rPr>
              <w:rFonts w:ascii="Times New Roman" w:hAnsi="Times New Roman" w:cs="Times New Roman"/>
              <w:sz w:val="24"/>
              <w:szCs w:val="24"/>
            </w:rPr>
          </w:rPrChange>
        </w:rPr>
        <w:t>static</w:t>
      </w:r>
      <w:r w:rsidR="00C37E57">
        <w:rPr>
          <w:rFonts w:ascii="Times New Roman" w:hAnsi="Times New Roman" w:cs="Times New Roman"/>
          <w:sz w:val="24"/>
          <w:szCs w:val="24"/>
        </w:rPr>
        <w:t xml:space="preserve">) </w:t>
      </w:r>
      <w:r>
        <w:rPr>
          <w:rFonts w:ascii="Times New Roman" w:hAnsi="Times New Roman" w:cs="Times New Roman"/>
          <w:sz w:val="24"/>
          <w:szCs w:val="24"/>
        </w:rPr>
        <w:t xml:space="preserve">or feedback </w:t>
      </w:r>
      <w:r w:rsidR="00C37E57">
        <w:rPr>
          <w:rFonts w:ascii="Times New Roman" w:hAnsi="Times New Roman" w:cs="Times New Roman"/>
          <w:sz w:val="24"/>
          <w:szCs w:val="24"/>
        </w:rPr>
        <w:t>(</w:t>
      </w:r>
      <w:r w:rsidR="00C37E57" w:rsidRPr="00BC32F7">
        <w:rPr>
          <w:rFonts w:ascii="Times New Roman" w:hAnsi="Times New Roman" w:cs="Times New Roman"/>
          <w:color w:val="FF0000"/>
          <w:sz w:val="24"/>
          <w:szCs w:val="24"/>
          <w:rPrChange w:id="22" w:author="Thike" w:date="2019-06-18T16:40:00Z">
            <w:rPr>
              <w:rFonts w:ascii="Times New Roman" w:hAnsi="Times New Roman" w:cs="Times New Roman"/>
              <w:sz w:val="24"/>
              <w:szCs w:val="24"/>
            </w:rPr>
          </w:rPrChange>
        </w:rPr>
        <w:t>dynamic</w:t>
      </w:r>
      <w:r w:rsidR="00C37E57">
        <w:rPr>
          <w:rFonts w:ascii="Times New Roman" w:hAnsi="Times New Roman" w:cs="Times New Roman"/>
          <w:sz w:val="24"/>
          <w:szCs w:val="24"/>
        </w:rPr>
        <w:t xml:space="preserve">) </w:t>
      </w:r>
      <w:r>
        <w:rPr>
          <w:rFonts w:ascii="Times New Roman" w:hAnsi="Times New Roman" w:cs="Times New Roman"/>
          <w:sz w:val="24"/>
          <w:szCs w:val="24"/>
        </w:rPr>
        <w:t xml:space="preserve">network according to its feeding direction between layers. ANN layers are usually connected </w:t>
      </w:r>
      <w:r w:rsidR="00C17B87">
        <w:rPr>
          <w:rFonts w:ascii="Times New Roman" w:hAnsi="Times New Roman" w:cs="Times New Roman"/>
          <w:sz w:val="24"/>
          <w:szCs w:val="24"/>
        </w:rPr>
        <w:t xml:space="preserve">in one direction </w:t>
      </w:r>
      <w:r>
        <w:rPr>
          <w:rFonts w:ascii="Times New Roman" w:hAnsi="Times New Roman" w:cs="Times New Roman"/>
          <w:sz w:val="24"/>
          <w:szCs w:val="24"/>
        </w:rPr>
        <w:t>from left to right order, known as feed forward</w:t>
      </w:r>
      <w:r w:rsidR="00C37E57">
        <w:rPr>
          <w:rFonts w:ascii="Times New Roman" w:hAnsi="Times New Roman" w:cs="Times New Roman"/>
          <w:sz w:val="24"/>
          <w:szCs w:val="24"/>
        </w:rPr>
        <w:t xml:space="preserve">. </w:t>
      </w:r>
      <w:r w:rsidR="00C17B87">
        <w:rPr>
          <w:rFonts w:ascii="Times New Roman" w:hAnsi="Times New Roman" w:cs="Times New Roman"/>
          <w:sz w:val="24"/>
          <w:szCs w:val="24"/>
        </w:rPr>
        <w:t>Layers of n</w:t>
      </w:r>
      <w:r>
        <w:rPr>
          <w:rFonts w:ascii="Times New Roman" w:hAnsi="Times New Roman" w:cs="Times New Roman"/>
          <w:sz w:val="24"/>
          <w:szCs w:val="24"/>
        </w:rPr>
        <w:t xml:space="preserve">eural networks known as static networks are </w:t>
      </w:r>
      <w:r>
        <w:rPr>
          <w:rFonts w:ascii="Times New Roman" w:hAnsi="Times New Roman" w:cs="Times New Roman"/>
          <w:sz w:val="24"/>
          <w:szCs w:val="24"/>
        </w:rPr>
        <w:lastRenderedPageBreak/>
        <w:t xml:space="preserve">connected </w:t>
      </w:r>
      <w:r w:rsidR="00C17B87">
        <w:rPr>
          <w:rFonts w:ascii="Times New Roman" w:hAnsi="Times New Roman" w:cs="Times New Roman"/>
          <w:sz w:val="24"/>
          <w:szCs w:val="24"/>
        </w:rPr>
        <w:t xml:space="preserve">in one direction </w:t>
      </w:r>
      <w:r>
        <w:rPr>
          <w:rFonts w:ascii="Times New Roman" w:hAnsi="Times New Roman" w:cs="Times New Roman"/>
          <w:sz w:val="24"/>
          <w:szCs w:val="24"/>
        </w:rPr>
        <w:t xml:space="preserve">from </w:t>
      </w:r>
      <w:r w:rsidR="00C17B87">
        <w:rPr>
          <w:rFonts w:ascii="Times New Roman" w:hAnsi="Times New Roman" w:cs="Times New Roman"/>
          <w:sz w:val="24"/>
          <w:szCs w:val="24"/>
        </w:rPr>
        <w:t>one layer</w:t>
      </w:r>
      <w:r>
        <w:rPr>
          <w:rFonts w:ascii="Times New Roman" w:hAnsi="Times New Roman" w:cs="Times New Roman"/>
          <w:sz w:val="24"/>
          <w:szCs w:val="24"/>
        </w:rPr>
        <w:t xml:space="preserve"> to </w:t>
      </w:r>
      <w:r w:rsidR="00C17B87">
        <w:rPr>
          <w:rFonts w:ascii="Times New Roman" w:hAnsi="Times New Roman" w:cs="Times New Roman"/>
          <w:sz w:val="24"/>
          <w:szCs w:val="24"/>
        </w:rPr>
        <w:t>another</w:t>
      </w:r>
      <w:r>
        <w:rPr>
          <w:rFonts w:ascii="Times New Roman" w:hAnsi="Times New Roman" w:cs="Times New Roman"/>
          <w:sz w:val="24"/>
          <w:szCs w:val="24"/>
        </w:rPr>
        <w:t xml:space="preserve"> in feed forward way without feedback connection. </w:t>
      </w:r>
    </w:p>
    <w:p w14:paraId="3BD07DC8" w14:textId="51AA0E8C" w:rsidR="0051038F" w:rsidRDefault="0051038F" w:rsidP="00E0463D">
      <w:pPr>
        <w:widowControl w:val="0"/>
        <w:spacing w:after="0" w:line="360" w:lineRule="auto"/>
        <w:jc w:val="both"/>
      </w:pPr>
      <w:r>
        <w:object w:dxaOrig="18273" w:dyaOrig="9853" w14:anchorId="4876410A">
          <v:shape id="_x0000_i1027" type="#_x0000_t75" style="width:468pt;height:275.65pt" o:ole="">
            <v:imagedata r:id="rId192" o:title=""/>
          </v:shape>
          <o:OLEObject Type="Embed" ProgID="Visio.Drawing.11" ShapeID="_x0000_i1027" DrawAspect="Content" ObjectID="_1622653981" r:id="rId193"/>
        </w:object>
      </w:r>
    </w:p>
    <w:p w14:paraId="17A81381" w14:textId="77777777" w:rsidR="0051038F" w:rsidRPr="004D1704" w:rsidRDefault="0051038F" w:rsidP="0051038F">
      <w:pPr>
        <w:widowControl w:val="0"/>
        <w:spacing w:before="240" w:line="360" w:lineRule="auto"/>
        <w:jc w:val="center"/>
        <w:rPr>
          <w:rFonts w:ascii="Times New Roman" w:hAnsi="Times New Roman" w:cs="Times New Roman"/>
          <w:bCs/>
          <w:sz w:val="24"/>
          <w:szCs w:val="24"/>
        </w:rPr>
      </w:pPr>
      <w:r w:rsidRPr="004D1704">
        <w:rPr>
          <w:rFonts w:ascii="Times New Roman" w:hAnsi="Times New Roman" w:cs="Times New Roman"/>
          <w:b/>
          <w:sz w:val="24"/>
          <w:szCs w:val="24"/>
        </w:rPr>
        <w:t>Fig 3</w:t>
      </w:r>
      <w:r w:rsidRPr="004D1704">
        <w:rPr>
          <w:rFonts w:ascii="Times New Roman" w:hAnsi="Times New Roman" w:cs="Times New Roman"/>
          <w:bCs/>
          <w:sz w:val="24"/>
          <w:szCs w:val="24"/>
        </w:rPr>
        <w:t>. Types of Artificial Neural Network Classified by Feeding Direction</w:t>
      </w:r>
    </w:p>
    <w:p w14:paraId="16A8F4BE" w14:textId="1B6D2F02" w:rsidR="00CF1552" w:rsidRDefault="00205DC2" w:rsidP="00E0463D">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But some networks are both feed forward and feedback connected</w:t>
      </w:r>
      <w:r w:rsidR="002E7735">
        <w:rPr>
          <w:rFonts w:ascii="Times New Roman" w:hAnsi="Times New Roman" w:cs="Times New Roman"/>
          <w:sz w:val="24"/>
          <w:szCs w:val="24"/>
        </w:rPr>
        <w:t>.</w:t>
      </w:r>
      <w:r>
        <w:rPr>
          <w:rFonts w:ascii="Times New Roman" w:hAnsi="Times New Roman" w:cs="Times New Roman"/>
          <w:sz w:val="24"/>
          <w:szCs w:val="24"/>
        </w:rPr>
        <w:t xml:space="preserve"> Feedback networks introduce signal loops in network in both directions, which are powerful and have more complicated structure. One of popular network models with feedback connection are known as recurrent networks (dynamic networks)</w:t>
      </w:r>
      <w:r w:rsidR="00C37E57">
        <w:rPr>
          <w:rFonts w:ascii="Times New Roman" w:hAnsi="Times New Roman" w:cs="Times New Roman"/>
          <w:sz w:val="24"/>
          <w:szCs w:val="24"/>
        </w:rPr>
        <w:t xml:space="preserve">. Fig 3 illustrates a classification of current popular neural network models based on those two classes of feed forward neural network and feedback neural network </w:t>
      </w:r>
      <w:r w:rsidR="007254DC">
        <w:rPr>
          <w:rFonts w:ascii="Times New Roman" w:hAnsi="Times New Roman" w:cs="Times New Roman"/>
          <w:sz w:val="24"/>
          <w:szCs w:val="24"/>
        </w:rPr>
        <w:fldChar w:fldCharType="begin"/>
      </w:r>
      <w:r w:rsidR="007254DC">
        <w:rPr>
          <w:rFonts w:ascii="Times New Roman" w:hAnsi="Times New Roman" w:cs="Times New Roman"/>
          <w:sz w:val="24"/>
          <w:szCs w:val="24"/>
        </w:rPr>
        <w:instrText xml:space="preserve"> ADDIN EN.CITE &lt;EndNote&gt;&lt;Cite&gt;&lt;Author&gt;Jain&lt;/Author&gt;&lt;Year&gt;1996&lt;/Year&gt;&lt;RecNum&gt;722&lt;/RecNum&gt;&lt;DisplayText&gt;[14]&lt;/DisplayText&gt;&lt;record&gt;&lt;rec-number&gt;722&lt;/rec-number&gt;&lt;foreign-keys&gt;&lt;key app="EN" db-id="ese55x5vtzp0x6e9s9tpzwagt5re2t5sfaz5" timestamp="1558619390"&gt;722&lt;/key&gt;&lt;/foreign-keys&gt;&lt;ref-type name="Journal Article"&gt;17&lt;/ref-type&gt;&lt;contributors&gt;&lt;authors&gt;&lt;author&gt;Jain, Anil K.&lt;/author&gt;&lt;author&gt;Mao, Jianchang&lt;/author&gt;&lt;author&gt;Mohiuddin, K. Moidin&lt;/author&gt;&lt;/authors&gt;&lt;/contributors&gt;&lt;titles&gt;&lt;title&gt;Artificial Neural Networks: A Tutorial&lt;/title&gt;&lt;secondary-title&gt;IEEE Computer&lt;/secondary-title&gt;&lt;/titles&gt;&lt;periodical&gt;&lt;full-title&gt;IEEE Computer&lt;/full-title&gt;&lt;/periodical&gt;&lt;pages&gt;31-44&lt;/pages&gt;&lt;volume&gt;29&lt;/volume&gt;&lt;number&gt;3&lt;/number&gt;&lt;dates&gt;&lt;year&gt;1996&lt;/year&gt;&lt;pub-dates&gt;&lt;date&gt;/&lt;/date&gt;&lt;/pub-dates&gt;&lt;/dates&gt;&lt;urls&gt;&lt;related-urls&gt;&lt;url&gt;https://doi.org/10.1109/2.485891&lt;/url&gt;&lt;url&gt;http://doi.ieeecomputersociety.org/10.1109/2.485891&lt;/url&gt;&lt;/related-urls&gt;&lt;/urls&gt;&lt;electronic-resource-num&gt;10.1109/2.485891&lt;/electronic-resource-num&gt;&lt;/record&gt;&lt;/Cite&gt;&lt;/EndNote&gt;</w:instrText>
      </w:r>
      <w:r w:rsidR="007254DC">
        <w:rPr>
          <w:rFonts w:ascii="Times New Roman" w:hAnsi="Times New Roman" w:cs="Times New Roman"/>
          <w:sz w:val="24"/>
          <w:szCs w:val="24"/>
        </w:rPr>
        <w:fldChar w:fldCharType="separate"/>
      </w:r>
      <w:r w:rsidR="007254DC">
        <w:rPr>
          <w:rFonts w:ascii="Times New Roman" w:hAnsi="Times New Roman" w:cs="Times New Roman"/>
          <w:noProof/>
          <w:sz w:val="24"/>
          <w:szCs w:val="24"/>
        </w:rPr>
        <w:t>[</w:t>
      </w:r>
      <w:hyperlink w:anchor="_ENREF_14" w:tooltip="Jain, 1996 #722" w:history="1">
        <w:r w:rsidR="0058554F">
          <w:rPr>
            <w:rFonts w:ascii="Times New Roman" w:hAnsi="Times New Roman" w:cs="Times New Roman"/>
            <w:noProof/>
            <w:sz w:val="24"/>
            <w:szCs w:val="24"/>
          </w:rPr>
          <w:t>14</w:t>
        </w:r>
      </w:hyperlink>
      <w:r w:rsidR="007254DC">
        <w:rPr>
          <w:rFonts w:ascii="Times New Roman" w:hAnsi="Times New Roman" w:cs="Times New Roman"/>
          <w:noProof/>
          <w:sz w:val="24"/>
          <w:szCs w:val="24"/>
        </w:rPr>
        <w:t>]</w:t>
      </w:r>
      <w:r w:rsidR="007254DC">
        <w:rPr>
          <w:rFonts w:ascii="Times New Roman" w:hAnsi="Times New Roman" w:cs="Times New Roman"/>
          <w:sz w:val="24"/>
          <w:szCs w:val="24"/>
        </w:rPr>
        <w:fldChar w:fldCharType="end"/>
      </w:r>
      <w:r>
        <w:rPr>
          <w:rFonts w:ascii="Times New Roman" w:hAnsi="Times New Roman" w:cs="Times New Roman"/>
          <w:sz w:val="24"/>
          <w:szCs w:val="24"/>
        </w:rPr>
        <w:t>.</w:t>
      </w:r>
      <w:bookmarkEnd w:id="19"/>
      <w:bookmarkEnd w:id="20"/>
      <w:r w:rsidR="002D1EF0">
        <w:rPr>
          <w:rFonts w:ascii="Times New Roman" w:hAnsi="Times New Roman" w:cs="Times New Roman"/>
          <w:sz w:val="24"/>
          <w:szCs w:val="24"/>
        </w:rPr>
        <w:t xml:space="preserve"> </w:t>
      </w:r>
    </w:p>
    <w:p w14:paraId="6AC1D61E" w14:textId="77777777" w:rsidR="00CF1552" w:rsidRDefault="00205DC2" w:rsidP="00E0463D">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Besides neural network classifications mentioned above, ANN can also combine different types of neural networks together for special purpose. It combines two or more different neural networks above, known as hybrid neural network. Such kind of neural networks are multilayer neural networks composed of multiple layers with different separate topologies and a special learning algorithm is needed for hybrid neural networks</w:t>
      </w:r>
      <w:bookmarkStart w:id="23" w:name="_Hlk534803254"/>
      <w:r>
        <w:rPr>
          <w:rFonts w:ascii="Times New Roman" w:hAnsi="Times New Roman" w:cs="Times New Roman"/>
          <w:sz w:val="24"/>
          <w:szCs w:val="24"/>
        </w:rPr>
        <w:t>.</w:t>
      </w:r>
    </w:p>
    <w:bookmarkEnd w:id="23"/>
    <w:p w14:paraId="29402679" w14:textId="7A3FFE58" w:rsidR="00CF1552" w:rsidRDefault="00205DC2" w:rsidP="00E0463D">
      <w:pPr>
        <w:pStyle w:val="1"/>
        <w:widowControl w:val="0"/>
        <w:spacing w:after="240"/>
        <w:rPr>
          <w:rFonts w:cs="Times New Roman"/>
          <w:szCs w:val="28"/>
        </w:rPr>
      </w:pPr>
      <w:r>
        <w:rPr>
          <w:rFonts w:cs="Times New Roman"/>
          <w:szCs w:val="28"/>
        </w:rPr>
        <w:lastRenderedPageBreak/>
        <w:t xml:space="preserve">Significance of Neural Network </w:t>
      </w:r>
      <w:r>
        <w:rPr>
          <w:rFonts w:cs="Times New Roman" w:hint="eastAsia"/>
          <w:szCs w:val="28"/>
        </w:rPr>
        <w:t xml:space="preserve">Applications </w:t>
      </w:r>
      <w:r>
        <w:rPr>
          <w:rFonts w:cs="Times New Roman"/>
          <w:szCs w:val="28"/>
        </w:rPr>
        <w:t>in Materials Researches</w:t>
      </w:r>
    </w:p>
    <w:p w14:paraId="1D10C72D" w14:textId="29D80FDE" w:rsidR="00CF1552" w:rsidRDefault="00205DC2" w:rsidP="00E0463D">
      <w:pPr>
        <w:widowControl w:val="0"/>
        <w:spacing w:before="240" w:line="360" w:lineRule="auto"/>
        <w:jc w:val="both"/>
        <w:rPr>
          <w:rFonts w:ascii="Times New Roman" w:hAnsi="Times New Roman" w:cs="Times New Roman"/>
          <w:sz w:val="24"/>
          <w:szCs w:val="24"/>
        </w:rPr>
      </w:pPr>
      <w:bookmarkStart w:id="24" w:name="_Hlk534790540"/>
      <w:r>
        <w:rPr>
          <w:rFonts w:ascii="Times New Roman" w:hAnsi="Times New Roman" w:cs="Times New Roman"/>
          <w:sz w:val="24"/>
          <w:szCs w:val="24"/>
        </w:rPr>
        <w:t xml:space="preserve">The generic nature of ANN was widely applied in materials related fields, covering mechanical </w:t>
      </w:r>
      <w:r>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&lt;EndNote&gt;&lt;Cite&gt;&lt;Author&gt;Ashtiani&lt;/Author&gt;&lt;Year&gt;2016&lt;/Year&gt;&lt;RecNum&gt;714&lt;/RecNum&gt;&lt;DisplayText&gt;[15]&lt;/DisplayText&gt;&lt;record&gt;&lt;rec-number&gt;714&lt;/rec-number&gt;&lt;foreign-keys&gt;&lt;key app="EN" db-id="ese55x5vtzp0x6e9s9tpzwagt5re2t5sfaz5" timestamp="1552310144"&gt;714&lt;/key&gt;&lt;/foreign-keys&gt;&lt;ref-type name="Journal Article"&gt;17&lt;/ref-type&gt;&lt;contributors&gt;&lt;authors&gt;&lt;author&gt;Ashtiani, H. R. Rezaei&lt;/author&gt;&lt;author&gt;Shahsavari, P.&lt;/author&gt;&lt;/authors&gt;&lt;/contributors&gt;&lt;titles&gt;&lt;title&gt;A comparative study on the phenomenological and artificial neural network models to predict hot deformation behavior of AlCuMgPb alloy&lt;/title&gt;&lt;secondary-title&gt;Journal of Alloys and Compounds&lt;/secondary-title&gt;&lt;/titles&gt;&lt;periodical&gt;&lt;full-title&gt;Journal of Alloys and Compounds&lt;/full-title&gt;&lt;/periodical&gt;&lt;pages&gt;263-273&lt;/pages&gt;&lt;volume&gt;687&lt;/volume&gt;&lt;keywords&gt;&lt;keyword&gt;AlCuMgPb alloy&lt;/keyword&gt;&lt;keyword&gt;Hot deformation behavior&lt;/keyword&gt;&lt;keyword&gt;Phenomenological models&lt;/keyword&gt;&lt;keyword&gt;Artificial neural network&lt;/keyword&gt;&lt;/keywords&gt;&lt;dates&gt;&lt;year&gt;2016&lt;/year&gt;&lt;pub-dates&gt;&lt;date&gt;2016/12/05/&lt;/date&gt;&lt;/pub-dates&gt;&lt;/dates&gt;&lt;isbn&gt;0925-8388&lt;/isbn&gt;&lt;urls&gt;&lt;related-urls&gt;&lt;url&gt;http://www.sciencedirect.com/science/article/pii/S0925838816312877&lt;/url&gt;&lt;/related-urls&gt;&lt;/urls&gt;&lt;electronic-resource-num&gt;https://doi.org/10.1016/j.jallcom.2016.04.300&lt;/electronic-resource-num&gt;&lt;/record&gt;&lt;/Cite&gt;&lt;/EndNote&gt;</w:instrText>
      </w:r>
      <w:r>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15" w:tooltip="Ashtiani, 2016 #714" w:history="1">
        <w:r w:rsidR="0058554F">
          <w:rPr>
            <w:rFonts w:ascii="Times New Roman" w:hAnsi="Times New Roman" w:cs="Times New Roman"/>
            <w:noProof/>
            <w:sz w:val="24"/>
            <w:szCs w:val="24"/>
          </w:rPr>
          <w:t>15</w:t>
        </w:r>
      </w:hyperlink>
      <w:r w:rsidR="002C22AF">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wear </w:t>
      </w:r>
      <w:r>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&lt;EndNote&gt;&lt;Cite&gt;&lt;Author&gt;Xu&lt;/Author&gt;&lt;Year&gt;2007&lt;/Year&gt;&lt;RecNum&gt;713&lt;/RecNum&gt;&lt;DisplayText&gt;[16]&lt;/DisplayText&gt;&lt;record&gt;&lt;rec-number&gt;713&lt;/rec-number&gt;&lt;foreign-keys&gt;&lt;key app="EN" db-id="ese55x5vtzp0x6e9s9tpzwagt5re2t5sfaz5" timestamp="1552309583"&gt;713&lt;/key&gt;&lt;/foreign-keys&gt;&lt;ref-type name="Book"&gt;6&lt;/ref-type&gt;&lt;contributors&gt;&lt;authors&gt;&lt;author&gt;Xu, L. J.&lt;/author&gt;&lt;author&gt;Xing, J. D.&lt;/author&gt;&lt;author&gt;Wei, S. Z.&lt;/author&gt;&lt;author&gt;Zhang, Y. Z.&lt;/author&gt;&lt;author&gt;Long, R.&lt;/author&gt;&lt;/authors&gt;&lt;/contributors&gt;&lt;titles&gt;&lt;title&gt;Artificial neural network prediction on wear properties of high vanadium high speed steel (HVHSS) rolls&lt;/title&gt;&lt;alt-title&gt;Materials Science and Technology&lt;/alt-title&gt;&lt;/titles&gt;&lt;alt-periodical&gt;&lt;full-title&gt;Materials Science and Technology&lt;/full-title&gt;&lt;/alt-periodical&gt;&lt;pages&gt;315-319&lt;/pages&gt;&lt;volume&gt;23&lt;/volume&gt;&lt;dates&gt;&lt;year&gt;2007&lt;/year&gt;&lt;/dates&gt;&lt;urls&gt;&lt;/urls&gt;&lt;electronic-resource-num&gt;10.1179/174328407X158730&lt;/electronic-resource-num&gt;&lt;/record&gt;&lt;/Cite&gt;&lt;/EndNote&gt;</w:instrText>
      </w:r>
      <w:r>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16" w:tooltip="Xu, 2007 #713" w:history="1">
        <w:r w:rsidR="0058554F">
          <w:rPr>
            <w:rFonts w:ascii="Times New Roman" w:hAnsi="Times New Roman" w:cs="Times New Roman"/>
            <w:noProof/>
            <w:sz w:val="24"/>
            <w:szCs w:val="24"/>
          </w:rPr>
          <w:t>16</w:t>
        </w:r>
      </w:hyperlink>
      <w:r w:rsidR="002C22AF">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hydrological </w:t>
      </w:r>
      <w:r>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&lt;EndNote&gt;&lt;Cite&gt;&lt;Author&gt;Maier&lt;/Author&gt;&lt;Year&gt;2000&lt;/Year&gt;&lt;RecNum&gt;497&lt;/RecNum&gt;&lt;DisplayText&gt;[17]&lt;/DisplayText&gt;&lt;record&gt;&lt;rec-number&gt;497&lt;/rec-number&gt;&lt;foreign-keys&gt;&lt;key app="EN" db-id="ese55x5vtzp0x6e9s9tpzwagt5re2t5sfaz5" timestamp="1546307735"&gt;497&lt;/key&gt;&lt;/foreign-keys&gt;&lt;ref-type name="Journal Article"&gt;17&lt;/ref-type&gt;&lt;contributors&gt;&lt;authors&gt;&lt;author&gt;Maier, Holger R.&lt;/author&gt;&lt;author&gt;Dandy, Graeme C.&lt;/author&gt;&lt;/authors&gt;&lt;/contributors&gt;&lt;titles&gt;&lt;title&gt;Neural networks for the prediction and forecasting of water resources variables: a review of modelling issues and applications&lt;/title&gt;&lt;secondary-title&gt;Environmental Modelling &amp;amp; Software&lt;/secondary-title&gt;&lt;/titles&gt;&lt;periodical&gt;&lt;full-title&gt;Environmental Modelling &amp;amp; Software&lt;/full-title&gt;&lt;/periodical&gt;&lt;pages&gt;101-124&lt;/pages&gt;&lt;volume&gt;15&lt;/volume&gt;&lt;number&gt;1&lt;/number&gt;&lt;dates&gt;&lt;year&gt;2000&lt;/year&gt;&lt;pub-dates&gt;&lt;date&gt;2000/01&lt;/date&gt;&lt;/pub-dates&gt;&lt;/dates&gt;&lt;publisher&gt;Elsevier BV&lt;/publisher&gt;&lt;isbn&gt;1364-8152&lt;/isbn&gt;&lt;urls&gt;&lt;related-urls&gt;&lt;url&gt;http://dx.doi.org/10.1016/s1364-8152(99)00007-9&lt;/url&gt;&lt;/related-urls&gt;&lt;/urls&gt;&lt;electronic-resource-num&gt;10.1016/s1364-8152(99)00007-9&lt;/electronic-resource-num&gt;&lt;/record&gt;&lt;/Cite&gt;&lt;/EndNote&gt;</w:instrText>
      </w:r>
      <w:r>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17" w:tooltip="Maier, 2000 #497" w:history="1">
        <w:r w:rsidR="0058554F">
          <w:rPr>
            <w:rFonts w:ascii="Times New Roman" w:hAnsi="Times New Roman" w:cs="Times New Roman"/>
            <w:noProof/>
            <w:sz w:val="24"/>
            <w:szCs w:val="24"/>
          </w:rPr>
          <w:t>17</w:t>
        </w:r>
      </w:hyperlink>
      <w:r w:rsidR="002C22AF">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atmospheric science</w:t>
      </w:r>
      <w:r w:rsidR="00FF64D3">
        <w:rPr>
          <w:rFonts w:ascii="Times New Roman" w:hAnsi="Times New Roman" w:cs="Times New Roman"/>
          <w:sz w:val="24"/>
          <w:szCs w:val="24"/>
        </w:rPr>
        <w:t xml:space="preserve"> </w:t>
      </w:r>
      <w:r w:rsidR="002E7735">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&lt;EndNote&gt;&lt;Cite&gt;&lt;Author&gt;Pintos&lt;/Author&gt;&lt;Year&gt;2000&lt;/Year&gt;&lt;RecNum&gt;490&lt;/RecNum&gt;&lt;DisplayText&gt;[18]&lt;/DisplayText&gt;&lt;record&gt;&lt;rec-number&gt;490&lt;/rec-number&gt;&lt;foreign-keys&gt;&lt;key app="EN" db-id="ese55x5vtzp0x6e9s9tpzwagt5re2t5sfaz5" timestamp="1546095253"&gt;490&lt;/key&gt;&lt;/foreign-keys&gt;&lt;ref-type name="Journal Article"&gt;17&lt;/ref-type&gt;&lt;contributors&gt;&lt;authors&gt;&lt;author&gt;Pintos, Salvador&lt;/author&gt;&lt;author&gt;Queipo, Nestor V.&lt;/author&gt;&lt;author&gt;Troconis de Rincón, Oladis&lt;/author&gt;&lt;author&gt;Rincón, Alvaro&lt;/author&gt;&lt;author&gt;Morcillo, Manuel&lt;/author&gt;&lt;/authors&gt;&lt;/contributors&gt;&lt;titles&gt;&lt;title&gt;Artificial neural network modeling of atmospheric corrosion in the MICAT project&lt;/title&gt;&lt;secondary-title&gt;Corrosion Science&lt;/secondary-title&gt;&lt;/titles&gt;&lt;periodical&gt;&lt;full-title&gt;Corrosion Science&lt;/full-title&gt;&lt;/periodical&gt;&lt;pages&gt;35-52&lt;/pages&gt;&lt;volume&gt;42&lt;/volume&gt;&lt;number&gt;1&lt;/number&gt;&lt;dates&gt;&lt;year&gt;2000&lt;/year&gt;&lt;pub-dates&gt;&lt;date&gt;2000/01&lt;/date&gt;&lt;/pub-dates&gt;&lt;/dates&gt;&lt;publisher&gt;Elsevier BV&lt;/publisher&gt;&lt;isbn&gt;0010-938X&lt;/isbn&gt;&lt;urls&gt;&lt;related-urls&gt;&lt;url&gt;http://dx.doi.org/10.1016/s0010-938x(99)00054-2&lt;/url&gt;&lt;/related-urls&gt;&lt;/urls&gt;&lt;electronic-resource-num&gt;10.1016/s0010-938x(99)00054-2&lt;/electronic-resource-num&gt;&lt;/record&gt;&lt;/Cite&gt;&lt;/EndNote&gt;</w:instrText>
      </w:r>
      <w:r w:rsidR="002E7735">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18" w:tooltip="Pintos, 2000 #490" w:history="1">
        <w:r w:rsidR="0058554F">
          <w:rPr>
            <w:rFonts w:ascii="Times New Roman" w:hAnsi="Times New Roman" w:cs="Times New Roman"/>
            <w:noProof/>
            <w:sz w:val="24"/>
            <w:szCs w:val="24"/>
          </w:rPr>
          <w:t>18</w:t>
        </w:r>
      </w:hyperlink>
      <w:r w:rsidR="002C22AF">
        <w:rPr>
          <w:rFonts w:ascii="Times New Roman" w:hAnsi="Times New Roman" w:cs="Times New Roman"/>
          <w:noProof/>
          <w:sz w:val="24"/>
          <w:szCs w:val="24"/>
        </w:rPr>
        <w:t>]</w:t>
      </w:r>
      <w:r w:rsidR="002E7735">
        <w:rPr>
          <w:rFonts w:ascii="Times New Roman" w:hAnsi="Times New Roman" w:cs="Times New Roman"/>
          <w:sz w:val="24"/>
          <w:szCs w:val="24"/>
        </w:rPr>
        <w:fldChar w:fldCharType="end"/>
      </w:r>
      <w:r w:rsidR="002E7735">
        <w:rPr>
          <w:rFonts w:ascii="Times New Roman" w:hAnsi="Times New Roman" w:cs="Times New Roman"/>
          <w:sz w:val="24"/>
          <w:szCs w:val="24"/>
        </w:rPr>
        <w:t xml:space="preserve"> </w:t>
      </w:r>
      <w:r w:rsidR="002E7735">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&lt;EndNote&gt;&lt;Cite&gt;&lt;Author&gt;Zhang&lt;/Author&gt;&lt;Year&gt;2011&lt;/Year&gt;&lt;RecNum&gt;712&lt;/RecNum&gt;&lt;DisplayText&gt;[19]&lt;/DisplayText&gt;&lt;record&gt;&lt;rec-number&gt;712&lt;/rec-number&gt;&lt;foreign-keys&gt;&lt;key app="EN" db-id="ese55x5vtzp0x6e9s9tpzwagt5re2t5sfaz5" timestamp="1552309372"&gt;712&lt;/key&gt;&lt;/foreign-keys&gt;&lt;ref-type name="Journal Article"&gt;17&lt;/ref-type&gt;&lt;contributors&gt;&lt;authors&gt;&lt;author&gt;Zhang, Ming&lt;/author&gt;&lt;author&gt;Yu, Jian Fei&lt;/author&gt;&lt;author&gt;Yang, Shan Wu&lt;/author&gt;&lt;author&gt;He, Xin Lai&lt;/author&gt;&lt;/authors&gt;&lt;/contributors&gt;&lt;titles&gt;&lt;title&gt;Analysis in Atmospheric Corrosion Behavior of Bainite Steel Exposed in Offshore Platform Based on the Artificial Neural Network&lt;/title&gt;&lt;secondary-title&gt;Advanced Materials Research&lt;/secondary-title&gt;&lt;/titles&gt;&lt;periodical&gt;&lt;full-title&gt;Advanced Materials Research&lt;/full-title&gt;&lt;/periodical&gt;&lt;pages&gt;1212-1216&lt;/pages&gt;&lt;volume&gt;291-294&lt;/volume&gt;&lt;dates&gt;&lt;year&gt;2011&lt;/year&gt;&lt;pub-dates&gt;&lt;date&gt;2011/07&lt;/date&gt;&lt;/pub-dates&gt;&lt;/dates&gt;&lt;publisher&gt;Trans Tech Publications&lt;/publisher&gt;&lt;isbn&gt;1662-8985&lt;/isbn&gt;&lt;urls&gt;&lt;related-urls&gt;&lt;url&gt;http://dx.doi.org/10.4028/www.scientific.net/amr.291-294.1212&lt;/url&gt;&lt;/related-urls&gt;&lt;/urls&gt;&lt;electronic-resource-num&gt;10.4028/www.scientific.net/amr.291-294.1212&lt;/electronic-resource-num&gt;&lt;/record&gt;&lt;/Cite&gt;&lt;/EndNote&gt;</w:instrText>
      </w:r>
      <w:r w:rsidR="002E7735">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19" w:tooltip="Zhang, 2011 #712" w:history="1">
        <w:r w:rsidR="0058554F">
          <w:rPr>
            <w:rFonts w:ascii="Times New Roman" w:hAnsi="Times New Roman" w:cs="Times New Roman"/>
            <w:noProof/>
            <w:sz w:val="24"/>
            <w:szCs w:val="24"/>
          </w:rPr>
          <w:t>19</w:t>
        </w:r>
      </w:hyperlink>
      <w:r w:rsidR="002C22AF">
        <w:rPr>
          <w:rFonts w:ascii="Times New Roman" w:hAnsi="Times New Roman" w:cs="Times New Roman"/>
          <w:noProof/>
          <w:sz w:val="24"/>
          <w:szCs w:val="24"/>
        </w:rPr>
        <w:t>]</w:t>
      </w:r>
      <w:r w:rsidR="002E7735">
        <w:rPr>
          <w:rFonts w:ascii="Times New Roman" w:hAnsi="Times New Roman" w:cs="Times New Roman"/>
          <w:sz w:val="24"/>
          <w:szCs w:val="24"/>
        </w:rPr>
        <w:fldChar w:fldCharType="end"/>
      </w:r>
      <w:r>
        <w:rPr>
          <w:rFonts w:ascii="Times New Roman" w:hAnsi="Times New Roman" w:cs="Times New Roman"/>
          <w:sz w:val="24"/>
          <w:szCs w:val="24"/>
        </w:rPr>
        <w:t xml:space="preserve">, </w:t>
      </w:r>
      <w:r w:rsidR="0047680F">
        <w:rPr>
          <w:rFonts w:ascii="Times New Roman" w:hAnsi="Times New Roman" w:cs="Times New Roman"/>
          <w:sz w:val="24"/>
          <w:szCs w:val="24"/>
        </w:rPr>
        <w:t xml:space="preserve"> civil engineering </w:t>
      </w:r>
      <w:r w:rsidR="0047680F">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&lt;EndNote&gt;&lt;Cite&gt;&lt;Author&gt;Sadowski&lt;/Author&gt;&lt;Year&gt;2013&lt;/Year&gt;&lt;RecNum&gt;647&lt;/RecNum&gt;&lt;DisplayText&gt;[20]&lt;/DisplayText&gt;&lt;record&gt;&lt;rec-number&gt;647&lt;/rec-number&gt;&lt;foreign-keys&gt;&lt;key app="EN" db-id="ese55x5vtzp0x6e9s9tpzwagt5re2t5sfaz5" timestamp="1551989717"&gt;647&lt;/key&gt;&lt;/foreign-keys&gt;&lt;ref-type name="Journal Article"&gt;17&lt;/ref-type&gt;&lt;contributors&gt;&lt;authors&gt;&lt;author&gt;Sadowski, L.&lt;/author&gt;&lt;/authors&gt;&lt;/contributors&gt;&lt;titles&gt;&lt;title&gt;Non-destructive investigation of corrosion current density in steel reinforced concrete by artificial neural networks&lt;/title&gt;&lt;secondary-title&gt;Archives of Civil and Mechanical Engineering&lt;/secondary-title&gt;&lt;/titles&gt;&lt;periodical&gt;&lt;full-title&gt;Archives of Civil and Mechanical Engineering&lt;/full-title&gt;&lt;/periodical&gt;&lt;pages&gt;104-111&lt;/pages&gt;&lt;volume&gt;13&lt;/volume&gt;&lt;number&gt;1&lt;/number&gt;&lt;keywords&gt;&lt;keyword&gt;Steel reinforced concrete&lt;/keyword&gt;&lt;keyword&gt;Non-destructive testing&lt;/keyword&gt;&lt;keyword&gt;Artificial intelligence&lt;/keyword&gt;&lt;keyword&gt;Resistivity&lt;/keyword&gt;&lt;keyword&gt;Polarisation&lt;/keyword&gt;&lt;/keywords&gt;&lt;dates&gt;&lt;year&gt;2013&lt;/year&gt;&lt;pub-dates&gt;&lt;date&gt;2013/03/01/&lt;/date&gt;&lt;/pub-dates&gt;&lt;/dates&gt;&lt;isbn&gt;1644-9665&lt;/isbn&gt;&lt;urls&gt;&lt;related-urls&gt;&lt;url&gt;http://www.sciencedirect.com/science/article/pii/S1644966512001240&lt;/url&gt;&lt;/related-urls&gt;&lt;/urls&gt;&lt;electronic-resource-num&gt;https://doi.org/10.1016/j.acme.2012.10.007&lt;/electronic-resource-num&gt;&lt;/record&gt;&lt;/Cite&gt;&lt;/EndNote&gt;</w:instrText>
      </w:r>
      <w:r w:rsidR="0047680F">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20" w:tooltip="Sadowski, 2013 #647" w:history="1">
        <w:r w:rsidR="0058554F">
          <w:rPr>
            <w:rFonts w:ascii="Times New Roman" w:hAnsi="Times New Roman" w:cs="Times New Roman"/>
            <w:noProof/>
            <w:sz w:val="24"/>
            <w:szCs w:val="24"/>
          </w:rPr>
          <w:t>20</w:t>
        </w:r>
      </w:hyperlink>
      <w:r w:rsidR="002C22AF">
        <w:rPr>
          <w:rFonts w:ascii="Times New Roman" w:hAnsi="Times New Roman" w:cs="Times New Roman"/>
          <w:noProof/>
          <w:sz w:val="24"/>
          <w:szCs w:val="24"/>
        </w:rPr>
        <w:t>]</w:t>
      </w:r>
      <w:r w:rsidR="0047680F">
        <w:rPr>
          <w:rFonts w:ascii="Times New Roman" w:hAnsi="Times New Roman" w:cs="Times New Roman"/>
          <w:sz w:val="24"/>
          <w:szCs w:val="24"/>
        </w:rPr>
        <w:fldChar w:fldCharType="end"/>
      </w:r>
      <w:r w:rsidR="0047680F">
        <w:rPr>
          <w:rFonts w:ascii="Times New Roman" w:hAnsi="Times New Roman" w:cs="Times New Roman"/>
          <w:sz w:val="24"/>
          <w:szCs w:val="24"/>
        </w:rPr>
        <w:t xml:space="preserve">and </w:t>
      </w:r>
      <w:r>
        <w:rPr>
          <w:rFonts w:ascii="Times New Roman" w:hAnsi="Times New Roman" w:cs="Times New Roman"/>
          <w:sz w:val="24"/>
          <w:szCs w:val="24"/>
        </w:rPr>
        <w:t>etc</w:t>
      </w:r>
      <w:bookmarkStart w:id="25" w:name="_Hlk534811079"/>
      <w:r w:rsidR="00615CF7">
        <w:rPr>
          <w:rFonts w:ascii="Times New Roman" w:hAnsi="Times New Roman" w:cs="Times New Roman"/>
          <w:sz w:val="24"/>
          <w:szCs w:val="24"/>
        </w:rPr>
        <w:t>., f</w:t>
      </w:r>
      <w:r>
        <w:rPr>
          <w:rFonts w:ascii="Times New Roman" w:hAnsi="Times New Roman" w:cs="Times New Roman"/>
          <w:sz w:val="24"/>
          <w:szCs w:val="24"/>
        </w:rPr>
        <w:t>or several application areas in which materials failures can occur, including pressurized water reactors</w:t>
      </w:r>
      <w:r w:rsidR="00FF03B1">
        <w:rPr>
          <w:rFonts w:ascii="Times New Roman" w:hAnsi="Times New Roman" w:cs="Times New Roman"/>
          <w:sz w:val="24"/>
          <w:szCs w:val="24"/>
        </w:rPr>
        <w:t xml:space="preserve"> </w:t>
      </w:r>
      <w:r w:rsidR="00FF03B1">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&lt;EndNote&gt;&lt;Cite&gt;&lt;Author&gt;Shi&lt;/Author&gt;&lt;Year&gt;2015&lt;/Year&gt;&lt;RecNum&gt;465&lt;/RecNum&gt;&lt;DisplayText&gt;[21]&lt;/DisplayText&gt;&lt;record&gt;&lt;rec-number&gt;465&lt;/rec-number&gt;&lt;foreign-keys&gt;&lt;key app="EN" db-id="ese55x5vtzp0x6e9s9tpzwagt5re2t5sfaz5" timestamp="1546065314"&gt;465&lt;/key&gt;&lt;/foreign-keys&gt;&lt;ref-type name="Journal Article"&gt;17&lt;/ref-type&gt;&lt;contributors&gt;&lt;authors&gt;&lt;author&gt;Shi, Jiangbo&lt;/author&gt;&lt;author&gt;Wang, Jihui&lt;/author&gt;&lt;author&gt;Macdonald, Digby D.&lt;/author&gt;&lt;/authors&gt;&lt;/contributors&gt;&lt;titles&gt;&lt;title&gt;Prediction of primary water stress corrosion crack growth rates in Alloy 600 using artificial neural networks&lt;/title&gt;&lt;secondary-title&gt;Corrosion Science&lt;/secondary-title&gt;&lt;/titles&gt;&lt;periodical&gt;&lt;full-title&gt;Corrosion Science&lt;/full-title&gt;&lt;/periodical&gt;&lt;pages&gt;217-227&lt;/pages&gt;&lt;volume&gt;92&lt;/volume&gt;&lt;dates&gt;&lt;year&gt;2015&lt;/year&gt;&lt;pub-dates&gt;&lt;date&gt;2015/03&lt;/date&gt;&lt;/pub-dates&gt;&lt;/dates&gt;&lt;publisher&gt;Elsevier BV&lt;/publisher&gt;&lt;isbn&gt;0010-938X&lt;/isbn&gt;&lt;urls&gt;&lt;related-urls&gt;&lt;url&gt;http://dx.doi.org/10.1016/j.corsci.2014.12.007&lt;/url&gt;&lt;/related-urls&gt;&lt;/urls&gt;&lt;electronic-resource-num&gt;10.1016/j.corsci.2014.12.007&lt;/electronic-resource-num&gt;&lt;/record&gt;&lt;/Cite&gt;&lt;/EndNote&gt;</w:instrText>
      </w:r>
      <w:r w:rsidR="00FF03B1">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21" w:tooltip="Shi, 2015 #465" w:history="1">
        <w:r w:rsidR="0058554F">
          <w:rPr>
            <w:rFonts w:ascii="Times New Roman" w:hAnsi="Times New Roman" w:cs="Times New Roman"/>
            <w:noProof/>
            <w:sz w:val="24"/>
            <w:szCs w:val="24"/>
          </w:rPr>
          <w:t>21</w:t>
        </w:r>
      </w:hyperlink>
      <w:r w:rsidR="002C22AF">
        <w:rPr>
          <w:rFonts w:ascii="Times New Roman" w:hAnsi="Times New Roman" w:cs="Times New Roman"/>
          <w:noProof/>
          <w:sz w:val="24"/>
          <w:szCs w:val="24"/>
        </w:rPr>
        <w:t>]</w:t>
      </w:r>
      <w:r w:rsidR="00FF03B1">
        <w:rPr>
          <w:rFonts w:ascii="Times New Roman" w:hAnsi="Times New Roman" w:cs="Times New Roman"/>
          <w:sz w:val="24"/>
          <w:szCs w:val="24"/>
        </w:rPr>
        <w:fldChar w:fldCharType="end"/>
      </w:r>
      <w:r>
        <w:rPr>
          <w:rFonts w:ascii="Times New Roman" w:hAnsi="Times New Roman" w:cs="Times New Roman"/>
          <w:sz w:val="24"/>
          <w:szCs w:val="24"/>
        </w:rPr>
        <w:t>, quenching operation</w:t>
      </w:r>
      <w:r w:rsidR="00FF03B1">
        <w:rPr>
          <w:rFonts w:ascii="Times New Roman" w:hAnsi="Times New Roman" w:cs="Times New Roman"/>
          <w:sz w:val="24"/>
          <w:szCs w:val="24"/>
        </w:rPr>
        <w:t xml:space="preserve"> </w:t>
      </w:r>
      <w:r w:rsidR="00FF03B1">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&lt;EndNote&gt;&lt;Cite&gt;&lt;Author&gt;Yang&lt;/Author&gt;&lt;Year&gt;2012&lt;/Year&gt;&lt;RecNum&gt;467&lt;/RecNum&gt;&lt;DisplayText&gt;[22]&lt;/DisplayText&gt;&lt;record&gt;&lt;rec-number&gt;467&lt;/rec-number&gt;&lt;foreign-keys&gt;&lt;key app="EN" db-id="ese55x5vtzp0x6e9s9tpzwagt5re2t5sfaz5" timestamp="1546065314"&gt;467&lt;/key&gt;&lt;/foreign-keys&gt;&lt;ref-type name="Journal Article"&gt;17&lt;/ref-type&gt;&lt;contributors&gt;&lt;authors&gt;&lt;author&gt;Yang, X. W.&lt;/author&gt;&lt;author&gt;Zhu, J. C.&lt;/author&gt;&lt;author&gt;Lai, Z. H.&lt;/author&gt;&lt;author&gt;Kong, Y. R.&lt;/author&gt;&lt;author&gt;Zhao, R. D.&lt;/author&gt;&lt;author&gt;He, D.&lt;/author&gt;&lt;/authors&gt;&lt;/contributors&gt;&lt;titles&gt;&lt;title&gt;Application of artificial neural network to predict flow stress of as quenched A357 alloy&lt;/title&gt;&lt;secondary-title&gt;Materials Science and Technology&lt;/secondary-title&gt;&lt;/titles&gt;&lt;periodical&gt;&lt;full-title&gt;Materials Science and Technology&lt;/full-title&gt;&lt;/periodical&gt;&lt;pages&gt;151-155&lt;/pages&gt;&lt;volume&gt;28&lt;/volume&gt;&lt;number&gt;2&lt;/number&gt;&lt;dates&gt;&lt;year&gt;2012&lt;/year&gt;&lt;pub-dates&gt;&lt;date&gt;2012/02&lt;/date&gt;&lt;/pub-dates&gt;&lt;/dates&gt;&lt;publisher&gt;Informa UK Limited&lt;/publisher&gt;&lt;isbn&gt;0267-0836&amp;#xD;1743-2847&lt;/isbn&gt;&lt;urls&gt;&lt;related-urls&gt;&lt;url&gt;http://dx.doi.org/10.1179/1743284710y.0000000051&lt;/url&gt;&lt;/related-urls&gt;&lt;/urls&gt;&lt;electronic-resource-num&gt;10.1179/1743284710y.0000000051&lt;/electronic-resource-num&gt;&lt;/record&gt;&lt;/Cite&gt;&lt;/EndNote&gt;</w:instrText>
      </w:r>
      <w:r w:rsidR="00FF03B1">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22" w:tooltip="Yang, 2012 #467" w:history="1">
        <w:r w:rsidR="0058554F">
          <w:rPr>
            <w:rFonts w:ascii="Times New Roman" w:hAnsi="Times New Roman" w:cs="Times New Roman"/>
            <w:noProof/>
            <w:sz w:val="24"/>
            <w:szCs w:val="24"/>
          </w:rPr>
          <w:t>22</w:t>
        </w:r>
      </w:hyperlink>
      <w:r w:rsidR="002C22AF">
        <w:rPr>
          <w:rFonts w:ascii="Times New Roman" w:hAnsi="Times New Roman" w:cs="Times New Roman"/>
          <w:noProof/>
          <w:sz w:val="24"/>
          <w:szCs w:val="24"/>
        </w:rPr>
        <w:t>]</w:t>
      </w:r>
      <w:r w:rsidR="00FF03B1">
        <w:rPr>
          <w:rFonts w:ascii="Times New Roman" w:hAnsi="Times New Roman" w:cs="Times New Roman"/>
          <w:sz w:val="24"/>
          <w:szCs w:val="24"/>
        </w:rPr>
        <w:fldChar w:fldCharType="end"/>
      </w:r>
      <w:r w:rsidR="00FF03B1">
        <w:rPr>
          <w:rFonts w:ascii="Times New Roman" w:hAnsi="Times New Roman" w:cs="Times New Roman"/>
          <w:sz w:val="24"/>
          <w:szCs w:val="24"/>
        </w:rPr>
        <w:t xml:space="preserve"> </w:t>
      </w:r>
      <w:r>
        <w:rPr>
          <w:rFonts w:ascii="Times New Roman" w:hAnsi="Times New Roman" w:cs="Times New Roman"/>
          <w:sz w:val="24"/>
          <w:szCs w:val="24"/>
        </w:rPr>
        <w:t>,</w:t>
      </w:r>
      <w:r>
        <w:t xml:space="preserve"> </w:t>
      </w:r>
      <w:r>
        <w:rPr>
          <w:rFonts w:ascii="Times New Roman" w:hAnsi="Times New Roman" w:cs="Times New Roman"/>
          <w:sz w:val="24"/>
          <w:szCs w:val="24"/>
        </w:rPr>
        <w:t>wrought application</w:t>
      </w:r>
      <w:r w:rsidR="00FF03B1">
        <w:rPr>
          <w:rFonts w:ascii="Times New Roman" w:hAnsi="Times New Roman" w:cs="Times New Roman"/>
          <w:sz w:val="24"/>
          <w:szCs w:val="24"/>
        </w:rPr>
        <w:t xml:space="preserve"> </w:t>
      </w:r>
      <w:r w:rsidR="00404F54">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&lt;EndNote&gt;&lt;Cite&gt;&lt;Author&gt;Kappatos&lt;/Author&gt;&lt;Year&gt;2010&lt;/Year&gt;&lt;RecNum&gt;477&lt;/RecNum&gt;&lt;DisplayText&gt;[23]&lt;/DisplayText&gt;&lt;record&gt;&lt;rec-number&gt;477&lt;/rec-number&gt;&lt;foreign-keys&gt;&lt;key app="EN" db-id="ese55x5vtzp0x6e9s9tpzwagt5re2t5sfaz5" timestamp="1546077398"&gt;477&lt;/key&gt;&lt;/foreign-keys&gt;&lt;ref-type name="Journal Article"&gt;17&lt;/ref-type&gt;&lt;contributors&gt;&lt;authors&gt;&lt;author&gt;Kappatos, V.&lt;/author&gt;&lt;author&gt;Chamos, A. N.&lt;/author&gt;&lt;author&gt;Pantelakis, Sp G.&lt;/author&gt;&lt;/authors&gt;&lt;/contributors&gt;&lt;titles&gt;&lt;title&gt;Assessment of the effect of existing corrosion on the tensile behaviour of magnesium alloy AZ31 using neural networks&lt;/title&gt;&lt;secondary-title&gt;Materials &amp;amp; Design&lt;/secondary-title&gt;&lt;/titles&gt;&lt;periodical&gt;&lt;full-title&gt;Materials &amp;amp; Design&lt;/full-title&gt;&lt;/periodical&gt;&lt;pages&gt;336-342&lt;/pages&gt;&lt;volume&gt;31&lt;/volume&gt;&lt;number&gt;1&lt;/number&gt;&lt;dates&gt;&lt;year&gt;2010&lt;/year&gt;&lt;pub-dates&gt;&lt;date&gt;2010/01&lt;/date&gt;&lt;/pub-dates&gt;&lt;/dates&gt;&lt;publisher&gt;Elsevier BV&lt;/publisher&gt;&lt;isbn&gt;0261-3069&lt;/isbn&gt;&lt;urls&gt;&lt;related-urls&gt;&lt;url&gt;http://dx.doi.org/10.1016/j.matdes.2009.06.009&lt;/url&gt;&lt;/related-urls&gt;&lt;/urls&gt;&lt;electronic-resource-num&gt;10.1016/j.matdes.2009.06.009&lt;/electronic-resource-num&gt;&lt;/record&gt;&lt;/Cite&gt;&lt;/EndNote&gt;</w:instrText>
      </w:r>
      <w:r w:rsidR="00404F54">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23" w:tooltip="Kappatos, 2010 #477" w:history="1">
        <w:r w:rsidR="0058554F">
          <w:rPr>
            <w:rFonts w:ascii="Times New Roman" w:hAnsi="Times New Roman" w:cs="Times New Roman"/>
            <w:noProof/>
            <w:sz w:val="24"/>
            <w:szCs w:val="24"/>
          </w:rPr>
          <w:t>23</w:t>
        </w:r>
      </w:hyperlink>
      <w:r w:rsidR="002C22AF">
        <w:rPr>
          <w:rFonts w:ascii="Times New Roman" w:hAnsi="Times New Roman" w:cs="Times New Roman"/>
          <w:noProof/>
          <w:sz w:val="24"/>
          <w:szCs w:val="24"/>
        </w:rPr>
        <w:t>]</w:t>
      </w:r>
      <w:r w:rsidR="00404F54">
        <w:rPr>
          <w:rFonts w:ascii="Times New Roman" w:hAnsi="Times New Roman" w:cs="Times New Roman"/>
          <w:sz w:val="24"/>
          <w:szCs w:val="24"/>
        </w:rPr>
        <w:fldChar w:fldCharType="end"/>
      </w:r>
      <w:r>
        <w:rPr>
          <w:rFonts w:ascii="Times New Roman" w:hAnsi="Times New Roman" w:cs="Times New Roman"/>
          <w:sz w:val="24"/>
          <w:szCs w:val="24"/>
        </w:rPr>
        <w:t>, distribution and transmission electric energy lines</w:t>
      </w:r>
      <w:r w:rsidR="00FF03B1">
        <w:rPr>
          <w:rFonts w:ascii="Times New Roman" w:hAnsi="Times New Roman" w:cs="Times New Roman"/>
          <w:sz w:val="24"/>
          <w:szCs w:val="24"/>
        </w:rPr>
        <w:t xml:space="preserve"> </w:t>
      </w:r>
      <w:r w:rsidR="00FF03B1">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&lt;EndNote&gt;&lt;Cite&gt;&lt;Author&gt;Kenny&lt;/Author&gt;&lt;Year&gt;2009&lt;/Year&gt;&lt;RecNum&gt;489&lt;/RecNum&gt;&lt;DisplayText&gt;[24]&lt;/DisplayText&gt;&lt;record&gt;&lt;rec-number&gt;489&lt;/rec-number&gt;&lt;foreign-keys&gt;&lt;key app="EN" db-id="ese55x5vtzp0x6e9s9tpzwagt5re2t5sfaz5" timestamp="1546094233"&gt;489&lt;/key&gt;&lt;/foreign-keys&gt;&lt;ref-type name="Journal Article"&gt;17&lt;/ref-type&gt;&lt;contributors&gt;&lt;authors&gt;&lt;author&gt;Kenny, Elaine D.&lt;/author&gt;&lt;author&gt;Paredes, Ramón S. C.&lt;/author&gt;&lt;author&gt;de Lacerda, Luiz A.&lt;/author&gt;&lt;author&gt;Sica, Yuri C.&lt;/author&gt;&lt;author&gt;de Souza, Gabriel P.&lt;/author&gt;&lt;author&gt;Lázaris, José&lt;/author&gt;&lt;/authors&gt;&lt;/contributors&gt;&lt;titles&gt;&lt;title&gt;Artificial neural network corrosion modeling for metals in an equatorial climate&lt;/title&gt;&lt;secondary-title&gt;Corrosion Science&lt;/secondary-title&gt;&lt;/titles&gt;&lt;periodical&gt;&lt;full-title&gt;Corrosion Science&lt;/full-title&gt;&lt;/periodical&gt;&lt;pages&gt;2266-2278&lt;/pages&gt;&lt;volume&gt;51&lt;/volume&gt;&lt;number&gt;10&lt;/number&gt;&lt;dates&gt;&lt;year&gt;2009&lt;/year&gt;&lt;pub-dates&gt;&lt;date&gt;2009/10&lt;/date&gt;&lt;/pub-dates&gt;&lt;/dates&gt;&lt;publisher&gt;Elsevier BV&lt;/publisher&gt;&lt;isbn&gt;0010-938X&lt;/isbn&gt;&lt;urls&gt;&lt;related-urls&gt;&lt;url&gt;http://dx.doi.org/10.1016/j.corsci.2009.06.004&lt;/url&gt;&lt;/related-urls&gt;&lt;/urls&gt;&lt;electronic-resource-num&gt;10.1016/j.corsci.2009.06.004&lt;/electronic-resource-num&gt;&lt;/record&gt;&lt;/Cite&gt;&lt;/EndNote&gt;</w:instrText>
      </w:r>
      <w:r w:rsidR="00FF03B1">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24" w:tooltip="Kenny, 2009 #489" w:history="1">
        <w:r w:rsidR="0058554F">
          <w:rPr>
            <w:rFonts w:ascii="Times New Roman" w:hAnsi="Times New Roman" w:cs="Times New Roman"/>
            <w:noProof/>
            <w:sz w:val="24"/>
            <w:szCs w:val="24"/>
          </w:rPr>
          <w:t>24</w:t>
        </w:r>
      </w:hyperlink>
      <w:r w:rsidR="002C22AF">
        <w:rPr>
          <w:rFonts w:ascii="Times New Roman" w:hAnsi="Times New Roman" w:cs="Times New Roman"/>
          <w:noProof/>
          <w:sz w:val="24"/>
          <w:szCs w:val="24"/>
        </w:rPr>
        <w:t>]</w:t>
      </w:r>
      <w:r w:rsidR="00FF03B1">
        <w:rPr>
          <w:rFonts w:ascii="Times New Roman" w:hAnsi="Times New Roman" w:cs="Times New Roman"/>
          <w:sz w:val="24"/>
          <w:szCs w:val="24"/>
        </w:rPr>
        <w:fldChar w:fldCharType="end"/>
      </w:r>
      <w:r>
        <w:rPr>
          <w:rFonts w:ascii="Times New Roman" w:hAnsi="Times New Roman" w:cs="Times New Roman"/>
          <w:sz w:val="24"/>
          <w:szCs w:val="24"/>
        </w:rPr>
        <w:t>, aqueous chloride solution</w:t>
      </w:r>
      <w:r w:rsidR="00FF03B1">
        <w:rPr>
          <w:rFonts w:ascii="Times New Roman" w:hAnsi="Times New Roman" w:cs="Times New Roman"/>
          <w:sz w:val="24"/>
          <w:szCs w:val="24"/>
        </w:rPr>
        <w:t xml:space="preserve"> </w:t>
      </w:r>
      <w:r w:rsidR="00FF03B1">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&lt;EndNote&gt;&lt;Cite&gt;&lt;Author&gt;Lajevardi&lt;/Author&gt;&lt;Year&gt;2009&lt;/Year&gt;&lt;RecNum&gt;452&lt;/RecNum&gt;&lt;DisplayText&gt;[25]&lt;/DisplayText&gt;&lt;record&gt;&lt;rec-number&gt;452&lt;/rec-number&gt;&lt;foreign-keys&gt;&lt;key app="EN" db-id="ese55x5vtzp0x6e9s9tpzwagt5re2t5sfaz5" timestamp="1545948787"&gt;452&lt;/key&gt;&lt;key app="ENWeb" db-id=""&gt;0&lt;/key&gt;&lt;/foreign-keys&gt;&lt;ref-type name="Journal Article"&gt;17&lt;/ref-type&gt;&lt;contributors&gt;&lt;authors&gt;&lt;author&gt;Lajevardi, S. A.&lt;/author&gt;&lt;author&gt;Shahrabi, T.&lt;/author&gt;&lt;author&gt;Baigi, V.&lt;/author&gt;&lt;author&gt;Shafiei M, A.&lt;/author&gt;&lt;/authors&gt;&lt;/contributors&gt;&lt;titles&gt;&lt;title&gt;Prediction of time to failure in stress corrosion cracking of 304 stainless steel in aqueous chloride solution by artificial neural network&lt;/title&gt;&lt;secondary-title&gt;Protection of Metals and Physical Chemistry of Surfaces&lt;/secondary-title&gt;&lt;/titles&gt;&lt;periodical&gt;&lt;full-title&gt;Protection of Metals and Physical Chemistry of Surfaces&lt;/full-title&gt;&lt;/periodical&gt;&lt;pages&gt;610-615&lt;/pages&gt;&lt;volume&gt;45&lt;/volume&gt;&lt;number&gt;5&lt;/number&gt;&lt;dates&gt;&lt;year&gt;2009&lt;/year&gt;&lt;/dates&gt;&lt;isbn&gt;2070-2051&amp;#xD;2070-206X&lt;/isbn&gt;&lt;urls&gt;&lt;/urls&gt;&lt;electronic-resource-num&gt;10.1134/s2070205109050207&lt;/electronic-resource-num&gt;&lt;/record&gt;&lt;/Cite&gt;&lt;/EndNote&gt;</w:instrText>
      </w:r>
      <w:r w:rsidR="00FF03B1">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25" w:tooltip="Lajevardi, 2009 #452" w:history="1">
        <w:r w:rsidR="0058554F">
          <w:rPr>
            <w:rFonts w:ascii="Times New Roman" w:hAnsi="Times New Roman" w:cs="Times New Roman"/>
            <w:noProof/>
            <w:sz w:val="24"/>
            <w:szCs w:val="24"/>
          </w:rPr>
          <w:t>25</w:t>
        </w:r>
      </w:hyperlink>
      <w:r w:rsidR="002C22AF">
        <w:rPr>
          <w:rFonts w:ascii="Times New Roman" w:hAnsi="Times New Roman" w:cs="Times New Roman"/>
          <w:noProof/>
          <w:sz w:val="24"/>
          <w:szCs w:val="24"/>
        </w:rPr>
        <w:t>]</w:t>
      </w:r>
      <w:r w:rsidR="00FF03B1">
        <w:rPr>
          <w:rFonts w:ascii="Times New Roman" w:hAnsi="Times New Roman" w:cs="Times New Roman"/>
          <w:sz w:val="24"/>
          <w:szCs w:val="24"/>
        </w:rPr>
        <w:fldChar w:fldCharType="end"/>
      </w:r>
      <w:r w:rsidR="00FF03B1">
        <w:rPr>
          <w:rFonts w:ascii="Times New Roman" w:hAnsi="Times New Roman" w:cs="Times New Roman"/>
          <w:sz w:val="24"/>
          <w:szCs w:val="24"/>
        </w:rPr>
        <w:t xml:space="preserve"> </w:t>
      </w:r>
      <w:r>
        <w:rPr>
          <w:rFonts w:ascii="Times New Roman" w:hAnsi="Times New Roman" w:cs="Times New Roman"/>
          <w:sz w:val="24"/>
          <w:szCs w:val="24"/>
        </w:rPr>
        <w:t xml:space="preserve">, nuclear waste disposal </w:t>
      </w:r>
      <w:r w:rsidR="00FF03B1">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&lt;EndNote&gt;&lt;Cite&gt;&lt;Author&gt;Kamrunnahar&lt;/Author&gt;&lt;Year&gt;2011&lt;/Year&gt;&lt;RecNum&gt;470&lt;/RecNum&gt;&lt;DisplayText&gt;[26]&lt;/DisplayText&gt;&lt;record&gt;&lt;rec-number&gt;470&lt;/rec-number&gt;&lt;foreign-keys&gt;&lt;key app="EN" db-id="ese55x5vtzp0x6e9s9tpzwagt5re2t5sfaz5" timestamp="1546075485"&gt;470&lt;/key&gt;&lt;/foreign-keys&gt;&lt;ref-type name="Journal Article"&gt;17&lt;/ref-type&gt;&lt;contributors&gt;&lt;authors&gt;&lt;author&gt;Kamrunnahar, Mst&lt;/author&gt;&lt;author&gt;Urquidi-Macdonald, Mirna&lt;/author&gt;&lt;/authors&gt;&lt;/contributors&gt;&lt;titles&gt;&lt;title&gt;Prediction of corrosion behaviour of Alloy 22 using neural network as a data mining tool&lt;/title&gt;&lt;secondary-title&gt;Corrosion Science&lt;/secondary-title&gt;&lt;/titles&gt;&lt;periodical&gt;&lt;full-title&gt;Corrosion Science&lt;/full-title&gt;&lt;/periodical&gt;&lt;pages&gt;961-967&lt;/pages&gt;&lt;volume&gt;53&lt;/volume&gt;&lt;number&gt;3&lt;/number&gt;&lt;dates&gt;&lt;year&gt;2011&lt;/year&gt;&lt;pub-dates&gt;&lt;date&gt;2011/03&lt;/date&gt;&lt;/pub-dates&gt;&lt;/dates&gt;&lt;publisher&gt;Elsevier BV&lt;/publisher&gt;&lt;isbn&gt;0010-938X&lt;/isbn&gt;&lt;urls&gt;&lt;related-urls&gt;&lt;url&gt;http://dx.doi.org/10.1016/j.corsci.2010.11.028&lt;/url&gt;&lt;/related-urls&gt;&lt;/urls&gt;&lt;electronic-resource-num&gt;10.1016/j.corsci.2010.11.028&lt;/electronic-resource-num&gt;&lt;/record&gt;&lt;/Cite&gt;&lt;/EndNote&gt;</w:instrText>
      </w:r>
      <w:r w:rsidR="00FF03B1">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26" w:tooltip="Kamrunnahar, 2011 #470" w:history="1">
        <w:r w:rsidR="0058554F">
          <w:rPr>
            <w:rFonts w:ascii="Times New Roman" w:hAnsi="Times New Roman" w:cs="Times New Roman"/>
            <w:noProof/>
            <w:sz w:val="24"/>
            <w:szCs w:val="24"/>
          </w:rPr>
          <w:t>26</w:t>
        </w:r>
      </w:hyperlink>
      <w:r w:rsidR="002C22AF">
        <w:rPr>
          <w:rFonts w:ascii="Times New Roman" w:hAnsi="Times New Roman" w:cs="Times New Roman"/>
          <w:noProof/>
          <w:sz w:val="24"/>
          <w:szCs w:val="24"/>
        </w:rPr>
        <w:t>]</w:t>
      </w:r>
      <w:r w:rsidR="00FF03B1">
        <w:rPr>
          <w:rFonts w:ascii="Times New Roman" w:hAnsi="Times New Roman" w:cs="Times New Roman"/>
          <w:sz w:val="24"/>
          <w:szCs w:val="24"/>
        </w:rPr>
        <w:fldChar w:fldCharType="end"/>
      </w:r>
      <w:r w:rsidR="004A4FB8">
        <w:rPr>
          <w:rFonts w:ascii="Times New Roman" w:hAnsi="Times New Roman" w:cs="Times New Roman"/>
          <w:sz w:val="24"/>
          <w:szCs w:val="24"/>
        </w:rPr>
        <w:t xml:space="preserve">, </w:t>
      </w:r>
      <w:r w:rsidR="004A4FB8" w:rsidRPr="004A4FB8">
        <w:rPr>
          <w:rFonts w:ascii="Times New Roman" w:hAnsi="Times New Roman" w:cs="Times New Roman"/>
          <w:sz w:val="24"/>
          <w:szCs w:val="24"/>
        </w:rPr>
        <w:t>aerospace and aviation sectors</w:t>
      </w:r>
      <w:r w:rsidR="004A4FB8">
        <w:rPr>
          <w:rFonts w:ascii="Times New Roman" w:hAnsi="Times New Roman" w:cs="Times New Roman"/>
          <w:sz w:val="24"/>
          <w:szCs w:val="24"/>
        </w:rPr>
        <w:t xml:space="preserve"> </w:t>
      </w:r>
      <w:r w:rsidR="004A4FB8">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&lt;EndNote&gt;&lt;Cite&gt;&lt;Author&gt;Zhang&lt;/Author&gt;&lt;Year&gt;2016&lt;/Year&gt;&lt;RecNum&gt;72&lt;/RecNum&gt;&lt;DisplayText&gt;[27]&lt;/DisplayText&gt;&lt;record&gt;&lt;rec-number&gt;72&lt;/rec-number&gt;&lt;foreign-keys&gt;&lt;key app="EN" db-id="ese55x5vtzp0x6e9s9tpzwagt5re2t5sfaz5" timestamp="1544789418"&gt;72&lt;/key&gt;&lt;key app="ENWeb" db-id=""&gt;0&lt;/key&gt;&lt;/foreign-keys&gt;&lt;ref-type name="Journal Article"&gt;17&lt;/ref-type&gt;&lt;contributors&gt;&lt;authors&gt;&lt;author&gt;Zhang, W.&lt;/author&gt;&lt;author&gt;Bao, Z.&lt;/author&gt;&lt;author&gt;Jiang, S.&lt;/author&gt;&lt;author&gt;He, J.&lt;/author&gt;&lt;/authors&gt;&lt;/contributors&gt;&lt;auth-address&gt;School of Reliability and Systems Engineering, Beihang University, Haidian District, Beijing 100089, China. zhangwei.dse@buaa.edu.cn.&amp;#xD;School of Reliability and Systems Engineering, Beihang University, Haidian District, Beijing 100089, China. baozhangmin@icloud.com.&amp;#xD;School of Reliability and Systems Engineering, Beihang University, Haidian District, Beijing 100089, China. jshan.susan@gmail.com.&amp;#xD;School of Reliability and Systems Engineering, Beihang University, Haidian District, Beijing 100089, China. 09722@buaa.edu.cn.&lt;/auth-address&gt;&lt;titles&gt;&lt;title&gt;An Artificial Neural Network-Based Algorithm for Evaluation of Fatigue Crack Propagation Considering Nonlinear Damage Accumulation&lt;/title&gt;&lt;secondary-title&gt;Materials (Basel)&lt;/secondary-title&gt;&lt;/titles&gt;&lt;periodical&gt;&lt;full-title&gt;Materials (Basel)&lt;/full-title&gt;&lt;/periodical&gt;&lt;volume&gt;9&lt;/volume&gt;&lt;number&gt;6&lt;/number&gt;&lt;keywords&gt;&lt;keyword&gt;artificial neural network&lt;/keyword&gt;&lt;keyword&gt;fatigue crack growth&lt;/keyword&gt;&lt;keyword&gt;loading interaction&lt;/keyword&gt;&lt;keyword&gt;nonlinear multivariable function&lt;/keyword&gt;&lt;keyword&gt;retardation&lt;/keyword&gt;&lt;/keywords&gt;&lt;dates&gt;&lt;year&gt;2016&lt;/year&gt;&lt;pub-dates&gt;&lt;date&gt;Jun 17&lt;/date&gt;&lt;/pub-dates&gt;&lt;/dates&gt;&lt;isbn&gt;1996-1944 (Print)&amp;#xD;1996-1944 (Linking)&lt;/isbn&gt;&lt;accession-num&gt;28773606&lt;/accession-num&gt;&lt;urls&gt;&lt;related-urls&gt;&lt;url&gt;https://www.ncbi.nlm.nih.gov/pubmed/28773606&lt;/url&gt;&lt;/related-urls&gt;&lt;/urls&gt;&lt;custom2&gt;PMC5456770&lt;/custom2&gt;&lt;electronic-resource-num&gt;10.3390/ma9060483&lt;/electronic-resource-num&gt;&lt;/record&gt;&lt;/Cite&gt;&lt;/EndNote&gt;</w:instrText>
      </w:r>
      <w:r w:rsidR="004A4FB8">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27" w:tooltip="Zhang, 2016 #72" w:history="1">
        <w:r w:rsidR="0058554F">
          <w:rPr>
            <w:rFonts w:ascii="Times New Roman" w:hAnsi="Times New Roman" w:cs="Times New Roman"/>
            <w:noProof/>
            <w:sz w:val="24"/>
            <w:szCs w:val="24"/>
          </w:rPr>
          <w:t>27</w:t>
        </w:r>
      </w:hyperlink>
      <w:r w:rsidR="002C22AF">
        <w:rPr>
          <w:rFonts w:ascii="Times New Roman" w:hAnsi="Times New Roman" w:cs="Times New Roman"/>
          <w:noProof/>
          <w:sz w:val="24"/>
          <w:szCs w:val="24"/>
        </w:rPr>
        <w:t>]</w:t>
      </w:r>
      <w:r w:rsidR="004A4FB8">
        <w:rPr>
          <w:rFonts w:ascii="Times New Roman" w:hAnsi="Times New Roman" w:cs="Times New Roman"/>
          <w:sz w:val="24"/>
          <w:szCs w:val="24"/>
        </w:rPr>
        <w:fldChar w:fldCharType="end"/>
      </w:r>
      <w:r w:rsidR="002B3572">
        <w:rPr>
          <w:rFonts w:ascii="Times New Roman" w:hAnsi="Times New Roman" w:cs="Times New Roman"/>
          <w:sz w:val="24"/>
          <w:szCs w:val="24"/>
        </w:rPr>
        <w:t>, steel production lines</w:t>
      </w:r>
      <w:r w:rsidR="002B3572">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&lt;EndNote&gt;&lt;Cite&gt;&lt;Author&gt;Ghaisari&lt;/Author&gt;&lt;Year&gt;2012&lt;/Year&gt;&lt;RecNum&gt;448&lt;/RecNum&gt;&lt;DisplayText&gt;[28]&lt;/DisplayText&gt;&lt;record&gt;&lt;rec-number&gt;448&lt;/rec-number&gt;&lt;foreign-keys&gt;&lt;key app="EN" db-id="ese55x5vtzp0x6e9s9tpzwagt5re2t5sfaz5" timestamp="1545948758"&gt;448&lt;/key&gt;&lt;key app="ENWeb" db-id=""&gt;0&lt;/key&gt;&lt;/foreign-keys&gt;&lt;ref-type name="Journal Article"&gt;17&lt;/ref-type&gt;&lt;contributors&gt;&lt;authors&gt;&lt;author&gt;Ghaisari, J.&lt;/author&gt;&lt;author&gt;Jannesari, H.&lt;/author&gt;&lt;author&gt;Vatani, M.&lt;/author&gt;&lt;/authors&gt;&lt;/contributors&gt;&lt;titles&gt;&lt;title&gt;Artificial neural network predictors for mechanical properties of cold rolling products&lt;/title&gt;&lt;secondary-title&gt;Advances in Engineering Software&lt;/secondary-title&gt;&lt;/titles&gt;&lt;periodical&gt;&lt;full-title&gt;Advances in Engineering Software&lt;/full-title&gt;&lt;/periodical&gt;&lt;pages&gt;91-99&lt;/pages&gt;&lt;volume&gt;45&lt;/volume&gt;&lt;number&gt;1&lt;/number&gt;&lt;dates&gt;&lt;year&gt;2012&lt;/year&gt;&lt;/dates&gt;&lt;isbn&gt;09659978&lt;/isbn&gt;&lt;urls&gt;&lt;/urls&gt;&lt;electronic-resource-num&gt;10.1016/j.advengsoft.2011.09.016&lt;/electronic-resource-num&gt;&lt;/record&gt;&lt;/Cite&gt;&lt;/EndNote&gt;</w:instrText>
      </w:r>
      <w:r w:rsidR="002B3572">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28" w:tooltip="Ghaisari, 2012 #448" w:history="1">
        <w:r w:rsidR="0058554F">
          <w:rPr>
            <w:rFonts w:ascii="Times New Roman" w:hAnsi="Times New Roman" w:cs="Times New Roman"/>
            <w:noProof/>
            <w:sz w:val="24"/>
            <w:szCs w:val="24"/>
          </w:rPr>
          <w:t>28</w:t>
        </w:r>
      </w:hyperlink>
      <w:r w:rsidR="002C22AF">
        <w:rPr>
          <w:rFonts w:ascii="Times New Roman" w:hAnsi="Times New Roman" w:cs="Times New Roman"/>
          <w:noProof/>
          <w:sz w:val="24"/>
          <w:szCs w:val="24"/>
        </w:rPr>
        <w:t>]</w:t>
      </w:r>
      <w:r w:rsidR="002B3572">
        <w:rPr>
          <w:rFonts w:ascii="Times New Roman" w:hAnsi="Times New Roman" w:cs="Times New Roman"/>
          <w:sz w:val="24"/>
          <w:szCs w:val="24"/>
        </w:rPr>
        <w:fldChar w:fldCharType="end"/>
      </w:r>
      <w:r w:rsidR="002B3572">
        <w:rPr>
          <w:rFonts w:ascii="Times New Roman" w:hAnsi="Times New Roman" w:cs="Times New Roman"/>
          <w:sz w:val="24"/>
          <w:szCs w:val="24"/>
        </w:rPr>
        <w:t xml:space="preserve"> </w:t>
      </w:r>
      <w:r>
        <w:rPr>
          <w:rFonts w:ascii="Times New Roman" w:hAnsi="Times New Roman" w:cs="Times New Roman"/>
          <w:sz w:val="24"/>
          <w:szCs w:val="24"/>
        </w:rPr>
        <w:t>and etc. ANN was established for predicting corrosion</w:t>
      </w:r>
      <w:r w:rsidR="00DF6EB0">
        <w:rPr>
          <w:rFonts w:ascii="Times New Roman" w:hAnsi="Times New Roman" w:cs="Times New Roman"/>
          <w:sz w:val="24"/>
          <w:szCs w:val="24"/>
        </w:rPr>
        <w:t xml:space="preserve"> </w:t>
      </w:r>
      <w:r>
        <w:rPr>
          <w:rFonts w:ascii="Times New Roman" w:hAnsi="Times New Roman" w:cs="Times New Roman"/>
          <w:sz w:val="24"/>
          <w:szCs w:val="24"/>
        </w:rPr>
        <w:t>in</w:t>
      </w:r>
      <w:r w:rsidR="00DF6EB0">
        <w:rPr>
          <w:rFonts w:ascii="Times New Roman" w:hAnsi="Times New Roman" w:cs="Times New Roman"/>
          <w:sz w:val="24"/>
          <w:szCs w:val="24"/>
        </w:rPr>
        <w:t xml:space="preserve"> </w:t>
      </w:r>
      <w:r>
        <w:rPr>
          <w:rFonts w:ascii="Times New Roman" w:hAnsi="Times New Roman" w:cs="Times New Roman"/>
          <w:sz w:val="24"/>
          <w:szCs w:val="24"/>
        </w:rPr>
        <w:t>different environment</w:t>
      </w:r>
      <w:r w:rsidR="00963ECF">
        <w:rPr>
          <w:rFonts w:ascii="Times New Roman" w:hAnsi="Times New Roman" w:cs="Times New Roman"/>
          <w:sz w:val="24"/>
          <w:szCs w:val="24"/>
        </w:rPr>
        <w:t>s</w:t>
      </w:r>
      <w:r>
        <w:rPr>
          <w:rFonts w:ascii="Times New Roman" w:hAnsi="Times New Roman" w:cs="Times New Roman"/>
          <w:sz w:val="24"/>
          <w:szCs w:val="24"/>
        </w:rPr>
        <w:t xml:space="preserve"> such as</w:t>
      </w:r>
      <w:r w:rsidR="00DF6EB0">
        <w:rPr>
          <w:rFonts w:ascii="Times New Roman" w:hAnsi="Times New Roman" w:cs="Times New Roman"/>
          <w:sz w:val="24"/>
          <w:szCs w:val="24"/>
        </w:rPr>
        <w:t xml:space="preserve"> </w:t>
      </w:r>
      <w:r>
        <w:rPr>
          <w:rFonts w:ascii="Times New Roman" w:hAnsi="Times New Roman" w:cs="Times New Roman"/>
          <w:sz w:val="24"/>
          <w:szCs w:val="24"/>
        </w:rPr>
        <w:t>atmosphere</w:t>
      </w:r>
      <w:r w:rsidR="00CE55F8">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&lt;EndNote&gt;&lt;Cite&gt;&lt;Author&gt;Seidl&lt;/Author&gt;&lt;Year&gt;2012&lt;/Year&gt;&lt;RecNum&gt;657&lt;/RecNum&gt;&lt;DisplayText&gt;[29]&lt;/DisplayText&gt;&lt;record&gt;&lt;rec-number&gt;657&lt;/rec-number&gt;&lt;foreign-keys&gt;&lt;key app="EN" db-id="ese55x5vtzp0x6e9s9tpzwagt5re2t5sfaz5" timestamp="1552228240"&gt;657&lt;/key&gt;&lt;/foreign-keys&gt;&lt;ref-type name="Journal Article"&gt;17&lt;/ref-type&gt;&lt;contributors&gt;&lt;authors&gt;&lt;author&gt;Seidl, David&lt;/author&gt;&lt;author&gt;Jančíková, Zora&lt;/author&gt;&lt;author&gt;Koštial, Pavel&lt;/author&gt;&lt;author&gt;Ružiak, Ivan&lt;/author&gt;&lt;author&gt;Kopal, Ivan&lt;/author&gt;&lt;author&gt;Kreislova, Katerina&lt;/author&gt;&lt;/authors&gt;&lt;/contributors&gt;&lt;titles&gt;&lt;title&gt;Exploitation of Artificial Intelligence Methods for Prediction of Atmospheric Corrosion&lt;/title&gt;&lt;secondary-title&gt;Defect and Diffusion Forum&lt;/secondary-title&gt;&lt;/titles&gt;&lt;periodical&gt;&lt;full-title&gt;Defect and Diffusion Forum&lt;/full-title&gt;&lt;/periodical&gt;&lt;pages&gt;65-68&lt;/pages&gt;&lt;volume&gt;326-328&lt;/volume&gt;&lt;dates&gt;&lt;year&gt;2012&lt;/year&gt;&lt;pub-dates&gt;&lt;date&gt;2012/04&lt;/date&gt;&lt;/pub-dates&gt;&lt;/dates&gt;&lt;publisher&gt;Trans Tech Publications&lt;/publisher&gt;&lt;isbn&gt;1662-9507&lt;/isbn&gt;&lt;urls&gt;&lt;related-urls&gt;&lt;url&gt;http://dx.doi.org/10.4028/www.scientific.net/ddf.326-328.65&lt;/url&gt;&lt;/related-urls&gt;&lt;/urls&gt;&lt;electronic-resource-num&gt;10.4028/www.scientific.net/ddf.326-328.65&lt;/electronic-resource-num&gt;&lt;/record&gt;&lt;/Cite&gt;&lt;/EndNote&gt;</w:instrText>
      </w:r>
      <w:r w:rsidR="00CE55F8">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29" w:tooltip="Seidl, 2012 #657" w:history="1">
        <w:r w:rsidR="0058554F">
          <w:rPr>
            <w:rFonts w:ascii="Times New Roman" w:hAnsi="Times New Roman" w:cs="Times New Roman"/>
            <w:noProof/>
            <w:sz w:val="24"/>
            <w:szCs w:val="24"/>
          </w:rPr>
          <w:t>29</w:t>
        </w:r>
      </w:hyperlink>
      <w:r w:rsidR="002C22AF">
        <w:rPr>
          <w:rFonts w:ascii="Times New Roman" w:hAnsi="Times New Roman" w:cs="Times New Roman"/>
          <w:noProof/>
          <w:sz w:val="24"/>
          <w:szCs w:val="24"/>
        </w:rPr>
        <w:t>]</w:t>
      </w:r>
      <w:r w:rsidR="00CE55F8">
        <w:rPr>
          <w:rFonts w:ascii="Times New Roman" w:hAnsi="Times New Roman" w:cs="Times New Roman"/>
          <w:sz w:val="24"/>
          <w:szCs w:val="24"/>
        </w:rPr>
        <w:fldChar w:fldCharType="end"/>
      </w:r>
      <w:r>
        <w:rPr>
          <w:rFonts w:ascii="Times New Roman" w:hAnsi="Times New Roman" w:cs="Times New Roman"/>
          <w:sz w:val="24"/>
          <w:szCs w:val="24"/>
        </w:rPr>
        <w:t>,</w:t>
      </w:r>
      <w:r w:rsidR="00DF6EB0">
        <w:rPr>
          <w:rFonts w:ascii="Times New Roman" w:hAnsi="Times New Roman" w:cs="Times New Roman"/>
          <w:sz w:val="24"/>
          <w:szCs w:val="24"/>
        </w:rPr>
        <w:t xml:space="preserve"> </w:t>
      </w:r>
      <w:r w:rsidR="00104488">
        <w:rPr>
          <w:rFonts w:ascii="Times New Roman" w:hAnsi="Times New Roman" w:cs="Times New Roman"/>
          <w:sz w:val="24"/>
          <w:szCs w:val="24"/>
        </w:rPr>
        <w:t>water</w:t>
      </w:r>
      <w:r w:rsidR="00104488">
        <w:rPr>
          <w:rFonts w:ascii="Times New Roman" w:hAnsi="Times New Roman" w:cs="Times New Roman"/>
          <w:sz w:val="24"/>
          <w:szCs w:val="24"/>
        </w:rPr>
        <w:fldChar w:fldCharType="begin">
          <w:fldData xml:space="preserve">PEVuZE5vdGU+PENpdGU+PEF1dGhvcj5KaWFuZzwvQXV0aG9yPjxZZWFyPjIwMTY8L1llYXI+PFJl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</w:fldData>
        </w:fldChar>
      </w:r>
      <w:r w:rsidR="002C22AF">
        <w:rPr>
          <w:rFonts w:ascii="Times New Roman" w:hAnsi="Times New Roman" w:cs="Times New Roman"/>
          <w:sz w:val="24"/>
          <w:szCs w:val="24"/>
        </w:rPr>
        <w:instrText xml:space="preserve"> ADDIN EN.CITE </w:instrText>
      </w:r>
      <w:r w:rsidR="002C22AF">
        <w:rPr>
          <w:rFonts w:ascii="Times New Roman" w:hAnsi="Times New Roman" w:cs="Times New Roman"/>
          <w:sz w:val="24"/>
          <w:szCs w:val="24"/>
        </w:rPr>
        <w:fldChar w:fldCharType="begin">
          <w:fldData xml:space="preserve">PEVuZE5vdGU+PENpdGU+PEF1dGhvcj5KaWFuZzwvQXV0aG9yPjxZZWFyPjIwMTY8L1llYXI+PFJl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</w:fldData>
        </w:fldChar>
      </w:r>
      <w:r w:rsidR="002C22AF">
        <w:rPr>
          <w:rFonts w:ascii="Times New Roman" w:hAnsi="Times New Roman" w:cs="Times New Roman"/>
          <w:sz w:val="24"/>
          <w:szCs w:val="24"/>
        </w:rPr>
        <w:instrText xml:space="preserve"> ADDIN EN.CITE.DATA </w:instrText>
      </w:r>
      <w:r w:rsidR="002C22AF">
        <w:rPr>
          <w:rFonts w:ascii="Times New Roman" w:hAnsi="Times New Roman" w:cs="Times New Roman"/>
          <w:sz w:val="24"/>
          <w:szCs w:val="24"/>
        </w:rPr>
      </w:r>
      <w:r w:rsidR="002C22AF">
        <w:rPr>
          <w:rFonts w:ascii="Times New Roman" w:hAnsi="Times New Roman" w:cs="Times New Roman"/>
          <w:sz w:val="24"/>
          <w:szCs w:val="24"/>
        </w:rPr>
        <w:fldChar w:fldCharType="end"/>
      </w:r>
      <w:r w:rsidR="00104488">
        <w:rPr>
          <w:rFonts w:ascii="Times New Roman" w:hAnsi="Times New Roman" w:cs="Times New Roman"/>
          <w:sz w:val="24"/>
          <w:szCs w:val="24"/>
        </w:rPr>
      </w:r>
      <w:r w:rsidR="00104488">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30" w:tooltip="Jiang, 2016 #451" w:history="1">
        <w:r w:rsidR="0058554F">
          <w:rPr>
            <w:rFonts w:ascii="Times New Roman" w:hAnsi="Times New Roman" w:cs="Times New Roman"/>
            <w:noProof/>
            <w:sz w:val="24"/>
            <w:szCs w:val="24"/>
          </w:rPr>
          <w:t>30</w:t>
        </w:r>
      </w:hyperlink>
      <w:r w:rsidR="002C22AF">
        <w:rPr>
          <w:rFonts w:ascii="Times New Roman" w:hAnsi="Times New Roman" w:cs="Times New Roman"/>
          <w:noProof/>
          <w:sz w:val="24"/>
          <w:szCs w:val="24"/>
        </w:rPr>
        <w:t>]</w:t>
      </w:r>
      <w:r w:rsidR="00104488">
        <w:rPr>
          <w:rFonts w:ascii="Times New Roman" w:hAnsi="Times New Roman" w:cs="Times New Roman"/>
          <w:sz w:val="24"/>
          <w:szCs w:val="24"/>
        </w:rPr>
        <w:fldChar w:fldCharType="end"/>
      </w:r>
      <w:r>
        <w:rPr>
          <w:rFonts w:ascii="Times New Roman" w:hAnsi="Times New Roman" w:cs="Times New Roman"/>
          <w:sz w:val="24"/>
          <w:szCs w:val="24"/>
        </w:rPr>
        <w:t>,</w:t>
      </w:r>
      <w:r w:rsidR="00DF6EB0">
        <w:rPr>
          <w:rFonts w:ascii="Times New Roman" w:hAnsi="Times New Roman" w:cs="Times New Roman"/>
          <w:sz w:val="24"/>
          <w:szCs w:val="24"/>
        </w:rPr>
        <w:t xml:space="preserve"> </w:t>
      </w:r>
      <w:r w:rsidR="005562FD">
        <w:rPr>
          <w:rFonts w:ascii="Times New Roman" w:hAnsi="Times New Roman" w:cs="Times New Roman"/>
          <w:sz w:val="24"/>
          <w:szCs w:val="24"/>
        </w:rPr>
        <w:t>sea</w:t>
      </w:r>
      <w:r w:rsidR="00DF6EB0">
        <w:rPr>
          <w:rFonts w:ascii="Times New Roman" w:hAnsi="Times New Roman" w:cs="Times New Roman"/>
          <w:sz w:val="24"/>
          <w:szCs w:val="24"/>
        </w:rPr>
        <w:fldChar w:fldCharType="begin"/>
      </w:r>
      <w:r w:rsidR="00DF6EB0">
        <w:rPr>
          <w:rFonts w:ascii="Times New Roman" w:hAnsi="Times New Roman" w:cs="Times New Roman"/>
          <w:sz w:val="24"/>
          <w:szCs w:val="24"/>
        </w:rPr>
        <w:instrText xml:space="preserve"> ADDIN EN.CITE &lt;EndNote&gt;&lt;Cite&gt;&lt;Author&gt;Kenny&lt;/Author&gt;&lt;Year&gt;2009&lt;/Year&gt;&lt;RecNum&gt;489&lt;/RecNum&gt;&lt;DisplayText&gt;[24]&lt;/DisplayText&gt;&lt;record&gt;&lt;rec-number&gt;489&lt;/rec-number&gt;&lt;foreign-keys&gt;&lt;key app="EN" db-id="ese55x5vtzp0x6e9s9tpzwagt5re2t5sfaz5" timestamp="1546094233"&gt;489&lt;/key&gt;&lt;/foreign-keys&gt;&lt;ref-type name="Journal Article"&gt;17&lt;/ref-type&gt;&lt;contributors&gt;&lt;authors&gt;&lt;author&gt;Kenny, Elaine D.&lt;/author&gt;&lt;author&gt;Paredes, Ramón S. C.&lt;/author&gt;&lt;author&gt;de Lacerda, Luiz A.&lt;/author&gt;&lt;author&gt;Sica, Yuri C.&lt;/author&gt;&lt;author&gt;de Souza, Gabriel P.&lt;/author&gt;&lt;author&gt;Lázaris, José&lt;/author&gt;&lt;/authors&gt;&lt;/contributors&gt;&lt;titles&gt;&lt;title&gt;Artificial neural network corrosion modeling for metals in an equatorial climate&lt;/title&gt;&lt;secondary-title&gt;Corrosion Science&lt;/secondary-title&gt;&lt;/titles&gt;&lt;periodical&gt;&lt;full-title&gt;Corrosion Science&lt;/full-title&gt;&lt;/periodical&gt;&lt;pages&gt;2266-2278&lt;/pages&gt;&lt;volume&gt;51&lt;/volume&gt;&lt;number&gt;10&lt;/number&gt;&lt;dates&gt;&lt;year&gt;2009&lt;/year&gt;&lt;pub-dates&gt;&lt;date&gt;2009/10&lt;/date&gt;&lt;/pub-dates&gt;&lt;/dates&gt;&lt;publisher&gt;Elsevier BV&lt;/publisher&gt;&lt;isbn&gt;0010-938X&lt;/isbn&gt;&lt;urls&gt;&lt;related-urls&gt;&lt;url&gt;http://dx.doi.org/10.1016/j.corsci.2009.06.004&lt;/url&gt;&lt;/related-urls&gt;&lt;/urls&gt;&lt;electronic-resource-num&gt;10.1016/j.corsci.2009.06.004&lt;/electronic-resource-num&gt;&lt;/record&gt;&lt;/Cite&gt;&lt;/EndNote&gt;</w:instrText>
      </w:r>
      <w:r w:rsidR="00DF6EB0">
        <w:rPr>
          <w:rFonts w:ascii="Times New Roman" w:hAnsi="Times New Roman" w:cs="Times New Roman"/>
          <w:sz w:val="24"/>
          <w:szCs w:val="24"/>
        </w:rPr>
        <w:fldChar w:fldCharType="separate"/>
      </w:r>
      <w:r w:rsidR="00DF6EB0">
        <w:rPr>
          <w:rFonts w:ascii="Times New Roman" w:hAnsi="Times New Roman" w:cs="Times New Roman"/>
          <w:noProof/>
          <w:sz w:val="24"/>
          <w:szCs w:val="24"/>
        </w:rPr>
        <w:t>[</w:t>
      </w:r>
      <w:hyperlink w:anchor="_ENREF_24" w:tooltip="Kenny, 2009 #489" w:history="1">
        <w:r w:rsidR="0058554F">
          <w:rPr>
            <w:rFonts w:ascii="Times New Roman" w:hAnsi="Times New Roman" w:cs="Times New Roman"/>
            <w:noProof/>
            <w:sz w:val="24"/>
            <w:szCs w:val="24"/>
          </w:rPr>
          <w:t>24</w:t>
        </w:r>
      </w:hyperlink>
      <w:r w:rsidR="00DF6EB0">
        <w:rPr>
          <w:rFonts w:ascii="Times New Roman" w:hAnsi="Times New Roman" w:cs="Times New Roman"/>
          <w:noProof/>
          <w:sz w:val="24"/>
          <w:szCs w:val="24"/>
        </w:rPr>
        <w:t>]</w:t>
      </w:r>
      <w:r w:rsidR="00DF6EB0">
        <w:rPr>
          <w:rFonts w:ascii="Times New Roman" w:hAnsi="Times New Roman" w:cs="Times New Roman"/>
          <w:sz w:val="24"/>
          <w:szCs w:val="24"/>
        </w:rPr>
        <w:fldChar w:fldCharType="end"/>
      </w:r>
      <w:r w:rsidR="00DF6EB0">
        <w:rPr>
          <w:rFonts w:ascii="Times New Roman" w:hAnsi="Times New Roman" w:cs="Times New Roman"/>
          <w:sz w:val="24"/>
          <w:szCs w:val="24"/>
        </w:rPr>
        <w:t xml:space="preserve">, </w:t>
      </w:r>
      <w:r>
        <w:rPr>
          <w:rFonts w:ascii="Times New Roman" w:hAnsi="Times New Roman" w:cs="Times New Roman"/>
          <w:sz w:val="24"/>
          <w:szCs w:val="24"/>
        </w:rPr>
        <w:t>high</w:t>
      </w:r>
      <w:r w:rsidR="00DF6EB0">
        <w:rPr>
          <w:rFonts w:ascii="Times New Roman" w:hAnsi="Times New Roman" w:cs="Times New Roman"/>
          <w:sz w:val="24"/>
          <w:szCs w:val="24"/>
        </w:rPr>
        <w:t xml:space="preserve"> </w:t>
      </w:r>
      <w:r>
        <w:rPr>
          <w:rFonts w:ascii="Times New Roman" w:hAnsi="Times New Roman" w:cs="Times New Roman"/>
          <w:sz w:val="24"/>
          <w:szCs w:val="24"/>
        </w:rPr>
        <w:t>temperature</w:t>
      </w:r>
      <w:r w:rsidR="00963ECF">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&lt;EndNote&gt;&lt;Cite&gt;&lt;Author&gt;Osgerby&lt;/Author&gt;&lt;Year&gt;2007&lt;/Year&gt;&lt;RecNum&gt;721&lt;/RecNum&gt;&lt;DisplayText&gt;[31]&lt;/DisplayText&gt;&lt;record&gt;&lt;rec-number&gt;721&lt;/rec-number&gt;&lt;foreign-keys&gt;&lt;key app="EN" db-id="ese55x5vtzp0x6e9s9tpzwagt5re2t5sfaz5" timestamp="1558600538"&gt;721&lt;/key&gt;&lt;/foreign-keys&gt;&lt;ref-type name="Journal Article"&gt;17&lt;/ref-type&gt;&lt;contributors&gt;&lt;authors&gt;&lt;author&gt;Osgerby, S.&lt;/author&gt;&lt;author&gt;Fry, A. T.&lt;/author&gt;&lt;/authors&gt;&lt;/contributors&gt;&lt;titles&gt;&lt;title&gt;The use of neural networks in understanding and predicting oxidation and corrosion behaviour in advanced energy conversion systems&lt;/title&gt;&lt;secondary-title&gt;Materials at High Temperatures&lt;/secondary-title&gt;&lt;/titles&gt;&lt;periodical&gt;&lt;full-title&gt;Materials at High Temperatures&lt;/full-title&gt;&lt;/periodical&gt;&lt;pages&gt;259-263&lt;/pages&gt;&lt;volume&gt;24&lt;/volume&gt;&lt;number&gt;4&lt;/number&gt;&lt;dates&gt;&lt;year&gt;2007&lt;/year&gt;&lt;pub-dates&gt;&lt;date&gt;2007/12&lt;/date&gt;&lt;/pub-dates&gt;&lt;/dates&gt;&lt;publisher&gt;Informa UK Limited&lt;/publisher&gt;&lt;isbn&gt;0960-3409&amp;#xD;1878-6413&lt;/isbn&gt;&lt;urls&gt;&lt;related-urls&gt;&lt;url&gt;http://dx.doi.org/10.3184/096034007x278347&lt;/url&gt;&lt;/related-urls&gt;&lt;/urls&gt;&lt;electronic-resource-num&gt;10.3184/096034007x278347&lt;/electronic-resource-num&gt;&lt;/record&gt;&lt;/Cite&gt;&lt;/EndNote&gt;</w:instrText>
      </w:r>
      <w:r w:rsidR="00963ECF">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31" w:tooltip="Osgerby, 2007 #721" w:history="1">
        <w:r w:rsidR="0058554F">
          <w:rPr>
            <w:rFonts w:ascii="Times New Roman" w:hAnsi="Times New Roman" w:cs="Times New Roman"/>
            <w:noProof/>
            <w:sz w:val="24"/>
            <w:szCs w:val="24"/>
          </w:rPr>
          <w:t>31</w:t>
        </w:r>
      </w:hyperlink>
      <w:r w:rsidR="002C22AF">
        <w:rPr>
          <w:rFonts w:ascii="Times New Roman" w:hAnsi="Times New Roman" w:cs="Times New Roman"/>
          <w:noProof/>
          <w:sz w:val="24"/>
          <w:szCs w:val="24"/>
        </w:rPr>
        <w:t>]</w:t>
      </w:r>
      <w:r w:rsidR="00963ECF">
        <w:rPr>
          <w:rFonts w:ascii="Times New Roman" w:hAnsi="Times New Roman" w:cs="Times New Roman"/>
          <w:sz w:val="24"/>
          <w:szCs w:val="24"/>
        </w:rPr>
        <w:fldChar w:fldCharType="end"/>
      </w:r>
      <w:r>
        <w:rPr>
          <w:rFonts w:ascii="Times New Roman" w:hAnsi="Times New Roman" w:cs="Times New Roman"/>
          <w:sz w:val="24"/>
          <w:szCs w:val="24"/>
        </w:rPr>
        <w:t xml:space="preserve"> </w:t>
      </w:r>
      <w:r w:rsidR="00963ECF">
        <w:rPr>
          <w:rFonts w:ascii="Times New Roman" w:hAnsi="Times New Roman" w:cs="Times New Roman"/>
          <w:sz w:val="24"/>
          <w:szCs w:val="24"/>
        </w:rPr>
        <w:t xml:space="preserve">and so on </w:t>
      </w:r>
      <w:r>
        <w:rPr>
          <w:rFonts w:ascii="Times New Roman" w:hAnsi="Times New Roman" w:cs="Times New Roman"/>
          <w:sz w:val="24"/>
          <w:szCs w:val="24"/>
        </w:rPr>
        <w:t>as well as forecasting materials performance</w:t>
      </w:r>
      <w:r w:rsidR="00963ECF">
        <w:rPr>
          <w:rFonts w:ascii="Times New Roman" w:hAnsi="Times New Roman" w:cs="Times New Roman"/>
          <w:sz w:val="24"/>
          <w:szCs w:val="24"/>
        </w:rPr>
        <w:t xml:space="preserve"> as</w:t>
      </w:r>
      <w:r>
        <w:rPr>
          <w:rFonts w:ascii="Times New Roman" w:hAnsi="Times New Roman" w:cs="Times New Roman"/>
          <w:sz w:val="24"/>
          <w:szCs w:val="24"/>
        </w:rPr>
        <w:t xml:space="preserve"> failure forms of fatigue</w:t>
      </w:r>
      <w:r w:rsidR="0020671D">
        <w:rPr>
          <w:rFonts w:ascii="Times New Roman" w:hAnsi="Times New Roman" w:cs="Times New Roman"/>
          <w:sz w:val="24"/>
          <w:szCs w:val="24"/>
        </w:rPr>
        <w:t xml:space="preserve"> </w:t>
      </w:r>
      <w:r w:rsidR="0020671D">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&lt;EndNote&gt;&lt;Cite&gt;&lt;Author&gt;Haque&lt;/Author&gt;&lt;Year&gt;2001&lt;/Year&gt;&lt;RecNum&gt;486&lt;/RecNum&gt;&lt;DisplayText&gt;[32]&lt;/DisplayText&gt;&lt;record&gt;&lt;rec-number&gt;486&lt;/rec-number&gt;&lt;foreign-keys&gt;&lt;key app="EN" db-id="ese55x5vtzp0x6e9s9tpzwagt5re2t5sfaz5" timestamp="1546094233"&gt;486&lt;/key&gt;&lt;/foreign-keys&gt;&lt;ref-type name="Journal Article"&gt;17&lt;/ref-type&gt;&lt;contributors&gt;&lt;authors&gt;&lt;author&gt;Haque, M.&lt;/author&gt;&lt;/authors&gt;&lt;/contributors&gt;&lt;titles&gt;&lt;title&gt;Prediction of corrosion–fatigue behavior of DP steel through artificial neural network&lt;/title&gt;&lt;secondary-title&gt;International Journal of Fatigue&lt;/secondary-title&gt;&lt;/titles&gt;&lt;periodical&gt;&lt;full-title&gt;International Journal of Fatigue&lt;/full-title&gt;&lt;/periodical&gt;&lt;pages&gt;1-4&lt;/pages&gt;&lt;volume&gt;23&lt;/volume&gt;&lt;number&gt;1&lt;/number&gt;&lt;dates&gt;&lt;year&gt;2001&lt;/year&gt;&lt;pub-dates&gt;&lt;date&gt;2001/01&lt;/date&gt;&lt;/pub-dates&gt;&lt;/dates&gt;&lt;publisher&gt;Elsevier BV&lt;/publisher&gt;&lt;isbn&gt;0142-1123&lt;/isbn&gt;&lt;urls&gt;&lt;related-urls&gt;&lt;url&gt;http://dx.doi.org/10.1016/s0142-1123(00)00074-8&lt;/url&gt;&lt;/related-urls&gt;&lt;/urls&gt;&lt;electronic-resource-num&gt;10.1016/s0142-1123(00)00074-8&lt;/electronic-resource-num&gt;&lt;/record&gt;&lt;/Cite&gt;&lt;/EndNote&gt;</w:instrText>
      </w:r>
      <w:r w:rsidR="0020671D">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32" w:tooltip="Haque, 2001 #486" w:history="1">
        <w:r w:rsidR="0058554F">
          <w:rPr>
            <w:rFonts w:ascii="Times New Roman" w:hAnsi="Times New Roman" w:cs="Times New Roman"/>
            <w:noProof/>
            <w:sz w:val="24"/>
            <w:szCs w:val="24"/>
          </w:rPr>
          <w:t>32</w:t>
        </w:r>
      </w:hyperlink>
      <w:r w:rsidR="002C22AF">
        <w:rPr>
          <w:rFonts w:ascii="Times New Roman" w:hAnsi="Times New Roman" w:cs="Times New Roman"/>
          <w:noProof/>
          <w:sz w:val="24"/>
          <w:szCs w:val="24"/>
        </w:rPr>
        <w:t>]</w:t>
      </w:r>
      <w:r w:rsidR="0020671D">
        <w:rPr>
          <w:rFonts w:ascii="Times New Roman" w:hAnsi="Times New Roman" w:cs="Times New Roman"/>
          <w:sz w:val="24"/>
          <w:szCs w:val="24"/>
        </w:rPr>
        <w:fldChar w:fldCharType="end"/>
      </w:r>
      <w:r>
        <w:rPr>
          <w:rFonts w:ascii="Times New Roman" w:hAnsi="Times New Roman" w:cs="Times New Roman"/>
          <w:sz w:val="24"/>
          <w:szCs w:val="24"/>
        </w:rPr>
        <w:t>, crack</w:t>
      </w:r>
      <w:r w:rsidR="00B56836">
        <w:rPr>
          <w:rFonts w:ascii="Times New Roman" w:hAnsi="Times New Roman" w:cs="Times New Roman"/>
          <w:sz w:val="24"/>
          <w:szCs w:val="24"/>
        </w:rPr>
        <w:t xml:space="preserve"> </w:t>
      </w:r>
      <w:r w:rsidR="0020671D">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&lt;EndNote&gt;&lt;Cite&gt;&lt;Author&gt;Shi&lt;/Author&gt;&lt;Year&gt;2015&lt;/Year&gt;&lt;RecNum&gt;465&lt;/RecNum&gt;&lt;DisplayText&gt;[21]&lt;/DisplayText&gt;&lt;record&gt;&lt;rec-number&gt;465&lt;/rec-number&gt;&lt;foreign-keys&gt;&lt;key app="EN" db-id="ese55x5vtzp0x6e9s9tpzwagt5re2t5sfaz5" timestamp="1546065314"&gt;465&lt;/key&gt;&lt;/foreign-keys&gt;&lt;ref-type name="Journal Article"&gt;17&lt;/ref-type&gt;&lt;contributors&gt;&lt;authors&gt;&lt;author&gt;Shi, Jiangbo&lt;/author&gt;&lt;author&gt;Wang, Jihui&lt;/author&gt;&lt;author&gt;Macdonald, Digby D.&lt;/author&gt;&lt;/authors&gt;&lt;/contributors&gt;&lt;titles&gt;&lt;title&gt;Prediction of primary water stress corrosion crack growth rates in Alloy 600 using artificial neural networks&lt;/title&gt;&lt;secondary-title&gt;Corrosion Science&lt;/secondary-title&gt;&lt;/titles&gt;&lt;periodical&gt;&lt;full-title&gt;Corrosion Science&lt;/full-title&gt;&lt;/periodical&gt;&lt;pages&gt;217-227&lt;/pages&gt;&lt;volume&gt;92&lt;/volume&gt;&lt;dates&gt;&lt;year&gt;2015&lt;/year&gt;&lt;pub-dates&gt;&lt;date&gt;2015/03&lt;/date&gt;&lt;/pub-dates&gt;&lt;/dates&gt;&lt;publisher&gt;Elsevier BV&lt;/publisher&gt;&lt;isbn&gt;0010-938X&lt;/isbn&gt;&lt;urls&gt;&lt;related-urls&gt;&lt;url&gt;http://dx.doi.org/10.1016/j.corsci.2014.12.007&lt;/url&gt;&lt;/related-urls&gt;&lt;/urls&gt;&lt;electronic-resource-num&gt;10.1016/j.corsci.2014.12.007&lt;/electronic-resource-num&gt;&lt;/record&gt;&lt;/Cite&gt;&lt;/EndNote&gt;</w:instrText>
      </w:r>
      <w:r w:rsidR="0020671D">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21" w:tooltip="Shi, 2015 #465" w:history="1">
        <w:r w:rsidR="0058554F">
          <w:rPr>
            <w:rFonts w:ascii="Times New Roman" w:hAnsi="Times New Roman" w:cs="Times New Roman"/>
            <w:noProof/>
            <w:sz w:val="24"/>
            <w:szCs w:val="24"/>
          </w:rPr>
          <w:t>21</w:t>
        </w:r>
      </w:hyperlink>
      <w:r w:rsidR="002C22AF">
        <w:rPr>
          <w:rFonts w:ascii="Times New Roman" w:hAnsi="Times New Roman" w:cs="Times New Roman"/>
          <w:noProof/>
          <w:sz w:val="24"/>
          <w:szCs w:val="24"/>
        </w:rPr>
        <w:t>]</w:t>
      </w:r>
      <w:r w:rsidR="0020671D">
        <w:rPr>
          <w:rFonts w:ascii="Times New Roman" w:hAnsi="Times New Roman" w:cs="Times New Roman"/>
          <w:sz w:val="24"/>
          <w:szCs w:val="24"/>
        </w:rPr>
        <w:fldChar w:fldCharType="end"/>
      </w:r>
      <w:r>
        <w:rPr>
          <w:rFonts w:ascii="Times New Roman" w:hAnsi="Times New Roman" w:cs="Times New Roman"/>
          <w:sz w:val="24"/>
          <w:szCs w:val="24"/>
        </w:rPr>
        <w:t>, pitting</w:t>
      </w:r>
      <w:r w:rsidR="00B56836">
        <w:rPr>
          <w:rFonts w:ascii="Times New Roman" w:hAnsi="Times New Roman" w:cs="Times New Roman"/>
          <w:sz w:val="24"/>
          <w:szCs w:val="24"/>
        </w:rPr>
        <w:t xml:space="preserve"> </w:t>
      </w:r>
      <w:r w:rsidR="00B56836">
        <w:rPr>
          <w:rFonts w:ascii="Times New Roman" w:hAnsi="Times New Roman" w:cs="Times New Roman"/>
          <w:sz w:val="24"/>
          <w:szCs w:val="24"/>
        </w:rPr>
        <w:fldChar w:fldCharType="begin"/>
      </w:r>
      <w:r w:rsidR="00B56836">
        <w:rPr>
          <w:rFonts w:ascii="Times New Roman" w:hAnsi="Times New Roman" w:cs="Times New Roman"/>
          <w:sz w:val="24"/>
          <w:szCs w:val="24"/>
        </w:rPr>
        <w:instrText xml:space="preserve"> ADDIN EN.CITE &lt;EndNote&gt;&lt;Cite&gt;&lt;Author&gt;Jiménez-Come&lt;/Author&gt;&lt;Year&gt;2015&lt;/Year&gt;&lt;RecNum&gt;438&lt;/RecNum&gt;&lt;DisplayText&gt;[4]&lt;/DisplayText&gt;&lt;record&gt;&lt;rec-number&gt;438&lt;/rec-number&gt;&lt;foreign-keys&gt;&lt;key app="EN" db-id="ese55x5vtzp0x6e9s9tpzwagt5re2t5sfaz5" timestamp="1545913366"&gt;438&lt;/key&gt;&lt;key app="ENWeb" db-id=""&gt;0&lt;/key&gt;&lt;/foreign-keys&gt;&lt;ref-type name="Journal Article"&gt;17&lt;/ref-type&gt;&lt;contributors&gt;&lt;authors&gt;&lt;author&gt;Jiménez-Come, M. J.&lt;/author&gt;&lt;author&gt;Turias, I. J.&lt;/author&gt;&lt;author&gt;Ruiz-Aguilar, J. J.&lt;/author&gt;&lt;author&gt;Trujillo, F. J.&lt;/author&gt;&lt;/authors&gt;&lt;/contributors&gt;&lt;titles&gt;&lt;title&gt;Characterization of pitting corrosion of stainless steel using artificial neural networks&lt;/title&gt;&lt;secondary-title&gt;Materials and Corrosion&lt;/secondary-title&gt;&lt;/titles&gt;&lt;periodical&gt;&lt;full-title&gt;Materials and Corrosion&lt;/full-title&gt;&lt;/periodical&gt;&lt;pages&gt;1084-1091&lt;/pages&gt;&lt;volume&gt;66&lt;/volume&gt;&lt;number&gt;10&lt;/number&gt;&lt;dates&gt;&lt;year&gt;2015&lt;/year&gt;&lt;/dates&gt;&lt;isbn&gt;09475117&lt;/isbn&gt;&lt;urls&gt;&lt;/urls&gt;&lt;electronic-resource-num&gt;10.1002/maco.201408173&lt;/electronic-resource-num&gt;&lt;/record&gt;&lt;/Cite&gt;&lt;/EndNote&gt;</w:instrText>
      </w:r>
      <w:r w:rsidR="00B56836">
        <w:rPr>
          <w:rFonts w:ascii="Times New Roman" w:hAnsi="Times New Roman" w:cs="Times New Roman"/>
          <w:sz w:val="24"/>
          <w:szCs w:val="24"/>
        </w:rPr>
        <w:fldChar w:fldCharType="separate"/>
      </w:r>
      <w:r w:rsidR="00B56836">
        <w:rPr>
          <w:rFonts w:ascii="Times New Roman" w:hAnsi="Times New Roman" w:cs="Times New Roman"/>
          <w:noProof/>
          <w:sz w:val="24"/>
          <w:szCs w:val="24"/>
        </w:rPr>
        <w:t>[</w:t>
      </w:r>
      <w:hyperlink w:anchor="_ENREF_4" w:tooltip="Jiménez-Come, 2015 #438" w:history="1">
        <w:r w:rsidR="0058554F">
          <w:rPr>
            <w:rFonts w:ascii="Times New Roman" w:hAnsi="Times New Roman" w:cs="Times New Roman"/>
            <w:noProof/>
            <w:sz w:val="24"/>
            <w:szCs w:val="24"/>
          </w:rPr>
          <w:t>4</w:t>
        </w:r>
      </w:hyperlink>
      <w:r w:rsidR="00B56836">
        <w:rPr>
          <w:rFonts w:ascii="Times New Roman" w:hAnsi="Times New Roman" w:cs="Times New Roman"/>
          <w:noProof/>
          <w:sz w:val="24"/>
          <w:szCs w:val="24"/>
        </w:rPr>
        <w:t>]</w:t>
      </w:r>
      <w:r w:rsidR="00B56836">
        <w:rPr>
          <w:rFonts w:ascii="Times New Roman" w:hAnsi="Times New Roman" w:cs="Times New Roman"/>
          <w:sz w:val="24"/>
          <w:szCs w:val="24"/>
        </w:rPr>
        <w:fldChar w:fldCharType="end"/>
      </w:r>
      <w:r>
        <w:rPr>
          <w:rFonts w:ascii="Times New Roman" w:hAnsi="Times New Roman" w:cs="Times New Roman"/>
          <w:sz w:val="24"/>
          <w:szCs w:val="24"/>
        </w:rPr>
        <w:t xml:space="preserve">, </w:t>
      </w:r>
      <w:r w:rsidR="00271B7E">
        <w:rPr>
          <w:rFonts w:ascii="Times New Roman" w:hAnsi="Times New Roman" w:cs="Times New Roman"/>
          <w:sz w:val="24"/>
          <w:szCs w:val="24"/>
        </w:rPr>
        <w:t xml:space="preserve">creep </w:t>
      </w:r>
      <w:r w:rsidR="00271B7E">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&lt;EndNote&gt;&lt;Cite&gt;&lt;Author&gt;Evans&lt;/Author&gt;&lt;Year&gt;1999&lt;/Year&gt;&lt;RecNum&gt;720&lt;/RecNum&gt;&lt;DisplayText&gt;[33]&lt;/DisplayText&gt;&lt;record&gt;&lt;rec-number&gt;720&lt;/rec-number&gt;&lt;foreign-keys&gt;&lt;key app="EN" db-id="ese55x5vtzp0x6e9s9tpzwagt5re2t5sfaz5" timestamp="1558525462"&gt;720&lt;/key&gt;&lt;/foreign-keys&gt;&lt;ref-type name="Journal Article"&gt;17&lt;/ref-type&gt;&lt;contributors&gt;&lt;authors&gt;&lt;author&gt;Evans, M.&lt;/author&gt;&lt;/authors&gt;&lt;/contributors&gt;&lt;titles&gt;&lt;title&gt;Method for improving parametric creep rupture life of 2·25Cr–1Mo steel using artificial neural networks&lt;/title&gt;&lt;secondary-title&gt;Materials Science and Technology&lt;/secondary-title&gt;&lt;/titles&gt;&lt;periodical&gt;&lt;full-title&gt;Materials Science and Technology&lt;/full-title&gt;&lt;/periodical&gt;&lt;pages&gt;647-658&lt;/pages&gt;&lt;volume&gt;15&lt;/volume&gt;&lt;number&gt;6&lt;/number&gt;&lt;dates&gt;&lt;year&gt;1999&lt;/year&gt;&lt;pub-dates&gt;&lt;date&gt;1999/06&lt;/date&gt;&lt;/pub-dates&gt;&lt;/dates&gt;&lt;publisher&gt;Informa UK Limited&lt;/publisher&gt;&lt;isbn&gt;0267-0836&amp;#xD;1743-2847&lt;/isbn&gt;&lt;urls&gt;&lt;related-urls&gt;&lt;url&gt;http://dx.doi.org/10.1179/026708399101506391&lt;/url&gt;&lt;/related-urls&gt;&lt;/urls&gt;&lt;electronic-resource-num&gt;10.1179/026708399101506391&lt;/electronic-resource-num&gt;&lt;/record&gt;&lt;/Cite&gt;&lt;/EndNote&gt;</w:instrText>
      </w:r>
      <w:r w:rsidR="00271B7E">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33" w:tooltip="Evans, 1999 #720" w:history="1">
        <w:r w:rsidR="0058554F">
          <w:rPr>
            <w:rFonts w:ascii="Times New Roman" w:hAnsi="Times New Roman" w:cs="Times New Roman"/>
            <w:noProof/>
            <w:sz w:val="24"/>
            <w:szCs w:val="24"/>
          </w:rPr>
          <w:t>33</w:t>
        </w:r>
      </w:hyperlink>
      <w:r w:rsidR="002C22AF">
        <w:rPr>
          <w:rFonts w:ascii="Times New Roman" w:hAnsi="Times New Roman" w:cs="Times New Roman"/>
          <w:noProof/>
          <w:sz w:val="24"/>
          <w:szCs w:val="24"/>
        </w:rPr>
        <w:t>]</w:t>
      </w:r>
      <w:r w:rsidR="00271B7E">
        <w:rPr>
          <w:rFonts w:ascii="Times New Roman" w:hAnsi="Times New Roman" w:cs="Times New Roman"/>
          <w:sz w:val="24"/>
          <w:szCs w:val="24"/>
        </w:rPr>
        <w:fldChar w:fldCharType="end"/>
      </w:r>
      <w:r>
        <w:rPr>
          <w:rFonts w:ascii="Times New Roman" w:hAnsi="Times New Roman" w:cs="Times New Roman"/>
          <w:sz w:val="24"/>
          <w:szCs w:val="24"/>
        </w:rPr>
        <w:t xml:space="preserve">, flow </w:t>
      </w:r>
      <w:r w:rsidR="00271B7E">
        <w:rPr>
          <w:rFonts w:ascii="Times New Roman" w:hAnsi="Times New Roman" w:cs="Times New Roman"/>
          <w:sz w:val="24"/>
          <w:szCs w:val="24"/>
        </w:rPr>
        <w:t>stress</w:t>
      </w:r>
      <w:r w:rsidR="00717D15">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&lt;EndNote&gt;&lt;Cite&gt;&lt;Author&gt;Montakhab&lt;/Author&gt;&lt;Year&gt;2010&lt;/Year&gt;&lt;RecNum&gt;654&lt;/RecNum&gt;&lt;DisplayText&gt;[34]&lt;/DisplayText&gt;&lt;record&gt;&lt;rec-number&gt;654&lt;/rec-number&gt;&lt;foreign-keys&gt;&lt;key app="EN" db-id="ese55x5vtzp0x6e9s9tpzwagt5re2t5sfaz5" timestamp="1552215775"&gt;654&lt;/key&gt;&lt;/foreign-keys&gt;&lt;ref-type name="Journal Article"&gt;17&lt;/ref-type&gt;&lt;contributors&gt;&lt;authors&gt;&lt;author&gt;Montakhab, M.&lt;/author&gt;&lt;author&gt;Behjati, P.&lt;/author&gt;&lt;/authors&gt;&lt;/contributors&gt;&lt;titles&gt;&lt;title&gt;Modelling correlation between hot working parameters and flow stress of IN625 alloy using neural network&lt;/title&gt;&lt;secondary-title&gt;Materials Science and Technology&lt;/secondary-title&gt;&lt;/titles&gt;&lt;periodical&gt;&lt;full-title&gt;Materials Science and Technology&lt;/full-title&gt;&lt;/periodical&gt;&lt;pages&gt;621-625&lt;/pages&gt;&lt;volume&gt;26&lt;/volume&gt;&lt;number&gt;5&lt;/number&gt;&lt;dates&gt;&lt;year&gt;2010&lt;/year&gt;&lt;pub-dates&gt;&lt;date&gt;2010/05&lt;/date&gt;&lt;/pub-dates&gt;&lt;/dates&gt;&lt;publisher&gt;Informa UK Limited&lt;/publisher&gt;&lt;isbn&gt;0267-0836&amp;#xD;1743-2847&lt;/isbn&gt;&lt;urls&gt;&lt;related-urls&gt;&lt;url&gt;http://dx.doi.org/10.1179/174328409x448394&lt;/url&gt;&lt;/related-urls&gt;&lt;/urls&gt;&lt;electronic-resource-num&gt;10.1179/174328409x448394&lt;/electronic-resource-num&gt;&lt;/record&gt;&lt;/Cite&gt;&lt;/EndNote&gt;</w:instrText>
      </w:r>
      <w:r w:rsidR="00717D15">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34" w:tooltip="Montakhab, 2010 #654" w:history="1">
        <w:r w:rsidR="0058554F">
          <w:rPr>
            <w:rFonts w:ascii="Times New Roman" w:hAnsi="Times New Roman" w:cs="Times New Roman"/>
            <w:noProof/>
            <w:sz w:val="24"/>
            <w:szCs w:val="24"/>
          </w:rPr>
          <w:t>34</w:t>
        </w:r>
      </w:hyperlink>
      <w:r w:rsidR="002C22AF">
        <w:rPr>
          <w:rFonts w:ascii="Times New Roman" w:hAnsi="Times New Roman" w:cs="Times New Roman"/>
          <w:noProof/>
          <w:sz w:val="24"/>
          <w:szCs w:val="24"/>
        </w:rPr>
        <w:t>]</w:t>
      </w:r>
      <w:r w:rsidR="00717D15">
        <w:rPr>
          <w:rFonts w:ascii="Times New Roman" w:hAnsi="Times New Roman" w:cs="Times New Roman"/>
          <w:sz w:val="24"/>
          <w:szCs w:val="24"/>
        </w:rPr>
        <w:fldChar w:fldCharType="end"/>
      </w:r>
      <w:r>
        <w:rPr>
          <w:rFonts w:ascii="Times New Roman" w:hAnsi="Times New Roman" w:cs="Times New Roman"/>
          <w:sz w:val="24"/>
          <w:szCs w:val="24"/>
        </w:rPr>
        <w:t>, wear</w:t>
      </w:r>
      <w:r w:rsidR="006755DB">
        <w:rPr>
          <w:rFonts w:ascii="Times New Roman" w:hAnsi="Times New Roman" w:cs="Times New Roman"/>
          <w:sz w:val="24"/>
          <w:szCs w:val="24"/>
        </w:rPr>
        <w:t xml:space="preserve"> </w:t>
      </w:r>
      <w:r w:rsidR="00832911">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&lt;EndNote&gt;&lt;Cite&gt;&lt;Author&gt;Xu&lt;/Author&gt;&lt;Year&gt;2007&lt;/Year&gt;&lt;RecNum&gt;713&lt;/RecNum&gt;&lt;DisplayText&gt;[16]&lt;/DisplayText&gt;&lt;record&gt;&lt;rec-number&gt;713&lt;/rec-number&gt;&lt;foreign-keys&gt;&lt;key app="EN" db-id="ese55x5vtzp0x6e9s9tpzwagt5re2t5sfaz5" timestamp="1552309583"&gt;713&lt;/key&gt;&lt;/foreign-keys&gt;&lt;ref-type name="Book"&gt;6&lt;/ref-type&gt;&lt;contributors&gt;&lt;authors&gt;&lt;author&gt;Xu, L. J.&lt;/author&gt;&lt;author&gt;Xing, J. D.&lt;/author&gt;&lt;author&gt;Wei, S. Z.&lt;/author&gt;&lt;author&gt;Zhang, Y. Z.&lt;/author&gt;&lt;author&gt;Long, R.&lt;/author&gt;&lt;/authors&gt;&lt;/contributors&gt;&lt;titles&gt;&lt;title&gt;Artificial neural network prediction on wear properties of high vanadium high speed steel (HVHSS) rolls&lt;/title&gt;&lt;alt-title&gt;Materials Science and Technology&lt;/alt-title&gt;&lt;/titles&gt;&lt;alt-periodical&gt;&lt;full-title&gt;Materials Science and Technology&lt;/full-title&gt;&lt;/alt-periodical&gt;&lt;pages&gt;315-319&lt;/pages&gt;&lt;volume&gt;23&lt;/volume&gt;&lt;dates&gt;&lt;year&gt;2007&lt;/year&gt;&lt;/dates&gt;&lt;urls&gt;&lt;/urls&gt;&lt;electronic-resource-num&gt;10.1179/174328407X158730&lt;/electronic-resource-num&gt;&lt;/record&gt;&lt;/Cite&gt;&lt;/EndNote&gt;</w:instrText>
      </w:r>
      <w:r w:rsidR="00832911">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16" w:tooltip="Xu, 2007 #713" w:history="1">
        <w:r w:rsidR="0058554F">
          <w:rPr>
            <w:rFonts w:ascii="Times New Roman" w:hAnsi="Times New Roman" w:cs="Times New Roman"/>
            <w:noProof/>
            <w:sz w:val="24"/>
            <w:szCs w:val="24"/>
          </w:rPr>
          <w:t>16</w:t>
        </w:r>
      </w:hyperlink>
      <w:r w:rsidR="002C22AF">
        <w:rPr>
          <w:rFonts w:ascii="Times New Roman" w:hAnsi="Times New Roman" w:cs="Times New Roman"/>
          <w:noProof/>
          <w:sz w:val="24"/>
          <w:szCs w:val="24"/>
        </w:rPr>
        <w:t>]</w:t>
      </w:r>
      <w:r w:rsidR="00832911">
        <w:rPr>
          <w:rFonts w:ascii="Times New Roman" w:hAnsi="Times New Roman" w:cs="Times New Roman"/>
          <w:sz w:val="24"/>
          <w:szCs w:val="24"/>
        </w:rPr>
        <w:fldChar w:fldCharType="end"/>
      </w:r>
      <w:r>
        <w:rPr>
          <w:rFonts w:ascii="Times New Roman" w:hAnsi="Times New Roman" w:cs="Times New Roman"/>
          <w:sz w:val="24"/>
          <w:szCs w:val="24"/>
        </w:rPr>
        <w:t>, elasticity</w:t>
      </w:r>
      <w:r w:rsidR="00582653">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&lt;EndNote&gt;&lt;Cite&gt;&lt;Author&gt;Asteris&lt;/Author&gt;&lt;Year&gt;2017&lt;/Year&gt;&lt;RecNum&gt;30&lt;/RecNum&gt;&lt;DisplayText&gt;[35]&lt;/DisplayText&gt;&lt;record&gt;&lt;rec-number&gt;30&lt;/rec-number&gt;&lt;foreign-keys&gt;&lt;key app="EN" db-id="ese55x5vtzp0x6e9s9tpzwagt5re2t5sfaz5" timestamp="1544789188"&gt;30&lt;/key&gt;&lt;key app="ENWeb" db-id=""&gt;0&lt;/key&gt;&lt;/foreign-keys&gt;&lt;ref-type name="Journal Article"&gt;17&lt;/ref-type&gt;&lt;contributors&gt;&lt;authors&gt;&lt;author&gt;Asteris, P. G.&lt;/author&gt;&lt;author&gt;Roussis, P. C.&lt;/author&gt;&lt;author&gt;Douvika, M. G.&lt;/author&gt;&lt;/authors&gt;&lt;/contributors&gt;&lt;auth-address&gt;Computational Mechanics Laboratory, School of Pedagogical and Technological Education, Heraklion, GR, 14121 Athens, Greece. asteris@aspete.gr.&amp;#xD;Department of Civil and Environmental Engineering, University of Cyprus, 1678 Nicosia, Cyprus. roussis@ucy.ac.cy.&amp;#xD;Computational Mechanics Laboratory, School of Pedagogical and Technological Education, Heraklion, GR, 14121 Athens, Greece. mariadouvika7@gmail.com.&lt;/auth-address&gt;&lt;titles&gt;&lt;title&gt;Feed-Forward Neural Network Prediction of the Mechanical Properties of Sandcrete Materials&lt;/title&gt;&lt;secondary-title&gt;Sensors (Basel)&lt;/secondary-title&gt;&lt;/titles&gt;&lt;periodical&gt;&lt;full-title&gt;Sensors (Basel)&lt;/full-title&gt;&lt;/periodical&gt;&lt;volume&gt;17&lt;/volume&gt;&lt;number&gt;6&lt;/number&gt;&lt;keywords&gt;&lt;keyword&gt;artificial intelligence techniques&lt;/keyword&gt;&lt;keyword&gt;artificial neural networks&lt;/keyword&gt;&lt;keyword&gt;compressive strength&lt;/keyword&gt;&lt;keyword&gt;modulus of elasticity&lt;/keyword&gt;&lt;keyword&gt;non-destructive testing (NDT) methods&lt;/keyword&gt;&lt;keyword&gt;sandcrete materials&lt;/keyword&gt;&lt;keyword&gt;soft sensors&lt;/keyword&gt;&lt;keyword&gt;soft-computing techniques&lt;/keyword&gt;&lt;keyword&gt;velocity of ultrasonic pulses&lt;/keyword&gt;&lt;/keywords&gt;&lt;dates&gt;&lt;year&gt;2017&lt;/year&gt;&lt;pub-dates&gt;&lt;date&gt;Jun 9&lt;/date&gt;&lt;/pub-dates&gt;&lt;/dates&gt;&lt;isbn&gt;1424-8220 (Electronic)&amp;#xD;1424-8220 (Linking)&lt;/isbn&gt;&lt;accession-num&gt;28598400&lt;/accession-num&gt;&lt;urls&gt;&lt;related-urls&gt;&lt;url&gt;https://www.ncbi.nlm.nih.gov/pubmed/28598400&lt;/url&gt;&lt;/related-urls&gt;&lt;/urls&gt;&lt;custom2&gt;PMC5492718&lt;/custom2&gt;&lt;electronic-resource-num&gt;10.3390/s17061344&lt;/electronic-resource-num&gt;&lt;/record&gt;&lt;/Cite&gt;&lt;/EndNote&gt;</w:instrText>
      </w:r>
      <w:r w:rsidR="00582653">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35" w:tooltip="Asteris, 2017 #30" w:history="1">
        <w:r w:rsidR="0058554F">
          <w:rPr>
            <w:rFonts w:ascii="Times New Roman" w:hAnsi="Times New Roman" w:cs="Times New Roman"/>
            <w:noProof/>
            <w:sz w:val="24"/>
            <w:szCs w:val="24"/>
          </w:rPr>
          <w:t>35</w:t>
        </w:r>
      </w:hyperlink>
      <w:r w:rsidR="002C22AF">
        <w:rPr>
          <w:rFonts w:ascii="Times New Roman" w:hAnsi="Times New Roman" w:cs="Times New Roman"/>
          <w:noProof/>
          <w:sz w:val="24"/>
          <w:szCs w:val="24"/>
        </w:rPr>
        <w:t>]</w:t>
      </w:r>
      <w:r w:rsidR="00582653">
        <w:rPr>
          <w:rFonts w:ascii="Times New Roman" w:hAnsi="Times New Roman" w:cs="Times New Roman"/>
          <w:sz w:val="24"/>
          <w:szCs w:val="24"/>
        </w:rPr>
        <w:fldChar w:fldCharType="end"/>
      </w:r>
      <w:r>
        <w:rPr>
          <w:rFonts w:ascii="Times New Roman" w:hAnsi="Times New Roman" w:cs="Times New Roman"/>
          <w:sz w:val="24"/>
          <w:szCs w:val="24"/>
        </w:rPr>
        <w:t xml:space="preserve">, </w:t>
      </w:r>
      <w:r w:rsidR="0020671D" w:rsidRPr="0020671D">
        <w:rPr>
          <w:rFonts w:ascii="Times New Roman" w:hAnsi="Times New Roman" w:cs="Times New Roman"/>
          <w:sz w:val="24"/>
          <w:szCs w:val="24"/>
        </w:rPr>
        <w:t xml:space="preserve">toughness </w:t>
      </w:r>
      <w:r w:rsidR="0020671D">
        <w:rPr>
          <w:rFonts w:ascii="Times New Roman" w:hAnsi="Times New Roman" w:cs="Times New Roman"/>
          <w:sz w:val="24"/>
          <w:szCs w:val="24"/>
        </w:rPr>
        <w:t xml:space="preserve">and </w:t>
      </w:r>
      <w:r>
        <w:rPr>
          <w:rFonts w:ascii="Times New Roman" w:hAnsi="Times New Roman" w:cs="Times New Roman"/>
          <w:sz w:val="24"/>
          <w:szCs w:val="24"/>
        </w:rPr>
        <w:t>hardness</w:t>
      </w:r>
      <w:r w:rsidR="0020671D">
        <w:rPr>
          <w:rFonts w:ascii="Times New Roman" w:hAnsi="Times New Roman" w:cs="Times New Roman"/>
          <w:sz w:val="24"/>
          <w:szCs w:val="24"/>
        </w:rPr>
        <w:t xml:space="preserve"> </w:t>
      </w:r>
      <w:r w:rsidR="0020671D">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&lt;EndNote&gt;&lt;Cite&gt;&lt;Author&gt;Faizabadi&lt;/Author&gt;&lt;Year&gt;2014&lt;/Year&gt;&lt;RecNum&gt;636&lt;/RecNum&gt;&lt;DisplayText&gt;[36]&lt;/DisplayText&gt;&lt;record&gt;&lt;rec-number&gt;636&lt;/rec-number&gt;&lt;foreign-keys&gt;&lt;key app="EN" db-id="ese55x5vtzp0x6e9s9tpzwagt5re2t5sfaz5" timestamp="1551772529"&gt;636&lt;/key&gt;&lt;key app="ENWeb" db-id=""&gt;0&lt;/key&gt;&lt;/foreign-keys&gt;&lt;ref-type name="Journal Article"&gt;17&lt;/ref-type&gt;&lt;contributors&gt;&lt;authors&gt;&lt;author&gt;Faizabadi, Mohammad Javad&lt;/author&gt;&lt;author&gt;Khalaj, Gholamreza&lt;/author&gt;&lt;author&gt;Pouraliakbar, Hesam&lt;/author&gt;&lt;author&gt;Jandaghi, Mohammad Reza&lt;/author&gt;&lt;/authors&gt;&lt;/contributors&gt;&lt;titles&gt;&lt;title&gt;Predictions of toughness and hardness by using chemical composition and tensile properties in microalloyed line pipe steels&lt;/title&gt;&lt;secondary-title&gt;Neural Computing and Applications&lt;/secondary-title&gt;&lt;/titles&gt;&lt;periodical&gt;&lt;full-title&gt;Neural Computing and Applications&lt;/full-title&gt;&lt;/periodical&gt;&lt;pages&gt;1993-1999&lt;/pages&gt;&lt;volume&gt;25&lt;/volume&gt;&lt;number&gt;7-8&lt;/number&gt;&lt;dates&gt;&lt;year&gt;2014&lt;/year&gt;&lt;/dates&gt;&lt;isbn&gt;0941-0643&amp;#xD;1433-3058&lt;/isbn&gt;&lt;urls&gt;&lt;/urls&gt;&lt;electronic-resource-num&gt;10.1007/s00521-014-1687-9&lt;/electronic-resource-num&gt;&lt;/record&gt;&lt;/Cite&gt;&lt;/EndNote&gt;</w:instrText>
      </w:r>
      <w:r w:rsidR="0020671D">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36" w:tooltip="Faizabadi, 2014 #636" w:history="1">
        <w:r w:rsidR="0058554F">
          <w:rPr>
            <w:rFonts w:ascii="Times New Roman" w:hAnsi="Times New Roman" w:cs="Times New Roman"/>
            <w:noProof/>
            <w:sz w:val="24"/>
            <w:szCs w:val="24"/>
          </w:rPr>
          <w:t>36</w:t>
        </w:r>
      </w:hyperlink>
      <w:r w:rsidR="002C22AF">
        <w:rPr>
          <w:rFonts w:ascii="Times New Roman" w:hAnsi="Times New Roman" w:cs="Times New Roman"/>
          <w:noProof/>
          <w:sz w:val="24"/>
          <w:szCs w:val="24"/>
        </w:rPr>
        <w:t>]</w:t>
      </w:r>
      <w:r w:rsidR="0020671D">
        <w:rPr>
          <w:rFonts w:ascii="Times New Roman" w:hAnsi="Times New Roman" w:cs="Times New Roman"/>
          <w:sz w:val="24"/>
          <w:szCs w:val="24"/>
        </w:rPr>
        <w:fldChar w:fldCharType="end"/>
      </w:r>
      <w:r>
        <w:rPr>
          <w:rFonts w:ascii="Times New Roman" w:hAnsi="Times New Roman" w:cs="Times New Roman"/>
          <w:sz w:val="24"/>
          <w:szCs w:val="24"/>
        </w:rPr>
        <w:t xml:space="preserve">, </w:t>
      </w:r>
      <w:r w:rsidR="001427C2" w:rsidRPr="001427C2">
        <w:rPr>
          <w:rFonts w:ascii="Times New Roman" w:hAnsi="Times New Roman" w:cs="Times New Roman"/>
          <w:sz w:val="24"/>
          <w:szCs w:val="24"/>
        </w:rPr>
        <w:t xml:space="preserve">hot deformation </w:t>
      </w:r>
      <w:r w:rsidR="001427C2">
        <w:rPr>
          <w:rFonts w:ascii="Times New Roman" w:hAnsi="Times New Roman" w:cs="Times New Roman"/>
          <w:sz w:val="24"/>
          <w:szCs w:val="24"/>
        </w:rPr>
        <w:t xml:space="preserve">behavior </w:t>
      </w:r>
      <w:r w:rsidR="001427C2">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&lt;EndNote&gt;&lt;Cite&gt;&lt;Author&gt;Yao&lt;/Author&gt;&lt;Year&gt;2013&lt;/Year&gt;&lt;RecNum&gt;719&lt;/RecNum&gt;&lt;DisplayText&gt;[37]&lt;/DisplayText&gt;&lt;record&gt;&lt;rec-number&gt;719&lt;/rec-number&gt;&lt;foreign-keys&gt;&lt;key app="EN" db-id="ese55x5vtzp0x6e9s9tpzwagt5re2t5sfaz5" timestamp="1558520293"&gt;719&lt;/key&gt;&lt;/foreign-keys&gt;&lt;ref-type name="Journal Article"&gt;17&lt;/ref-type&gt;&lt;contributors&gt;&lt;authors&gt;&lt;author&gt;Yao, C. G.&lt;/author&gt;&lt;author&gt;Wang, B.&lt;/author&gt;&lt;author&gt;Yi, D. Q.&lt;/author&gt;&lt;author&gt;Wang, B.&lt;/author&gt;&lt;author&gt;Ding, X. F.&lt;/author&gt;&lt;/authors&gt;&lt;/contributors&gt;&lt;titles&gt;&lt;title&gt;Artificial neural network modelling to predict hot deformation behaviour of as HIPed FGH4169 superalloy&lt;/title&gt;&lt;secondary-title&gt;Materials Science and Technology&lt;/secondary-title&gt;&lt;/titles&gt;&lt;periodical&gt;&lt;full-title&gt;Materials Science and Technology&lt;/full-title&gt;&lt;/periodical&gt;&lt;pages&gt;1170-1176&lt;/pages&gt;&lt;volume&gt;30&lt;/volume&gt;&lt;number&gt;10&lt;/number&gt;&lt;dates&gt;&lt;year&gt;2013&lt;/year&gt;&lt;pub-dates&gt;&lt;date&gt;2013/11/21&lt;/date&gt;&lt;/pub-dates&gt;&lt;/dates&gt;&lt;publisher&gt;Informa UK Limited&lt;/publisher&gt;&lt;isbn&gt;0267-0836&amp;#xD;1743-2847&lt;/isbn&gt;&lt;urls&gt;&lt;related-urls&gt;&lt;url&gt;http://dx.doi.org/10.1179/1743284713y.0000000411&lt;/url&gt;&lt;/related-urls&gt;&lt;/urls&gt;&lt;electronic-resource-num&gt;10.1179/1743284713y.0000000411&lt;/electronic-resource-num&gt;&lt;/record&gt;&lt;/Cite&gt;&lt;/EndNote&gt;</w:instrText>
      </w:r>
      <w:r w:rsidR="001427C2">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37" w:tooltip="Yao, 2013 #719" w:history="1">
        <w:r w:rsidR="0058554F">
          <w:rPr>
            <w:rFonts w:ascii="Times New Roman" w:hAnsi="Times New Roman" w:cs="Times New Roman"/>
            <w:noProof/>
            <w:sz w:val="24"/>
            <w:szCs w:val="24"/>
          </w:rPr>
          <w:t>37</w:t>
        </w:r>
      </w:hyperlink>
      <w:r w:rsidR="002C22AF">
        <w:rPr>
          <w:rFonts w:ascii="Times New Roman" w:hAnsi="Times New Roman" w:cs="Times New Roman"/>
          <w:noProof/>
          <w:sz w:val="24"/>
          <w:szCs w:val="24"/>
        </w:rPr>
        <w:t>]</w:t>
      </w:r>
      <w:r w:rsidR="001427C2">
        <w:rPr>
          <w:rFonts w:ascii="Times New Roman" w:hAnsi="Times New Roman" w:cs="Times New Roman"/>
          <w:sz w:val="24"/>
          <w:szCs w:val="24"/>
        </w:rPr>
        <w:fldChar w:fldCharType="end"/>
      </w:r>
      <w:r w:rsidR="00E409CC">
        <w:rPr>
          <w:rFonts w:ascii="Times New Roman" w:hAnsi="Times New Roman" w:cs="Times New Roman"/>
          <w:sz w:val="24"/>
          <w:szCs w:val="24"/>
        </w:rPr>
        <w:t xml:space="preserve"> </w:t>
      </w:r>
      <w:r w:rsidR="00E409CC">
        <w:rPr>
          <w:rFonts w:ascii="Times New Roman" w:hAnsi="Times New Roman" w:cs="Times New Roman"/>
          <w:sz w:val="24"/>
          <w:szCs w:val="24"/>
        </w:rPr>
        <w:fldChar w:fldCharType="begin"/>
      </w:r>
      <w:r w:rsidR="00E409CC">
        <w:rPr>
          <w:rFonts w:ascii="Times New Roman" w:hAnsi="Times New Roman" w:cs="Times New Roman"/>
          <w:sz w:val="24"/>
          <w:szCs w:val="24"/>
        </w:rPr>
        <w:instrText xml:space="preserve"> ADDIN EN.CITE &lt;EndNote&gt;&lt;Cite&gt;&lt;Author&gt;Liu&lt;/Author&gt;&lt;Year&gt;2013&lt;/Year&gt;&lt;RecNum&gt;717&lt;/RecNum&gt;&lt;DisplayText&gt;[3]&lt;/DisplayText&gt;&lt;record&gt;&lt;rec-number&gt;717&lt;/rec-number&gt;&lt;foreign-keys&gt;&lt;key app="EN" db-id="ese55x5vtzp0x6e9s9tpzwagt5re2t5sfaz5" timestamp="1555247318"&gt;717&lt;/key&gt;&lt;/foreign-keys&gt;&lt;ref-type name="Book"&gt;6&lt;/ref-type&gt;&lt;contributors&gt;&lt;authors&gt;&lt;author&gt;Liu, Y.&lt;/author&gt;&lt;author&gt;Y Li, H.&lt;/author&gt;&lt;author&gt;F Jiang, H.&lt;/author&gt;&lt;author&gt;J Su, X.&lt;/author&gt;&lt;/authors&gt;&lt;/contributors&gt;&lt;titles&gt;&lt;title&gt;Artificial neural network modelling to predict hot deformation behaviour of zinc–aluminium alloy&lt;/title&gt;&lt;alt-title&gt;Materials Science and Technology&lt;/alt-title&gt;&lt;/titles&gt;&lt;alt-periodical&gt;&lt;full-title&gt;Materials Science and Technology&lt;/full-title&gt;&lt;/alt-periodical&gt;&lt;pages&gt;184-189&lt;/pages&gt;&lt;volume&gt;29&lt;/volume&gt;&lt;dates&gt;&lt;year&gt;2013&lt;/year&gt;&lt;/dates&gt;&lt;urls&gt;&lt;/urls&gt;&lt;electronic-resource-num&gt;10.1179/1743284712Y.0000000127&lt;/electronic-resource-num&gt;&lt;/record&gt;&lt;/Cite&gt;&lt;/EndNote&gt;</w:instrText>
      </w:r>
      <w:r w:rsidR="00E409CC">
        <w:rPr>
          <w:rFonts w:ascii="Times New Roman" w:hAnsi="Times New Roman" w:cs="Times New Roman"/>
          <w:sz w:val="24"/>
          <w:szCs w:val="24"/>
        </w:rPr>
        <w:fldChar w:fldCharType="separate"/>
      </w:r>
      <w:r w:rsidR="00E409CC">
        <w:rPr>
          <w:rFonts w:ascii="Times New Roman" w:hAnsi="Times New Roman" w:cs="Times New Roman"/>
          <w:noProof/>
          <w:sz w:val="24"/>
          <w:szCs w:val="24"/>
        </w:rPr>
        <w:t>[</w:t>
      </w:r>
      <w:hyperlink w:anchor="_ENREF_3" w:tooltip="Liu, 2013 #717" w:history="1">
        <w:r w:rsidR="0058554F">
          <w:rPr>
            <w:rFonts w:ascii="Times New Roman" w:hAnsi="Times New Roman" w:cs="Times New Roman"/>
            <w:noProof/>
            <w:sz w:val="24"/>
            <w:szCs w:val="24"/>
          </w:rPr>
          <w:t>3</w:t>
        </w:r>
      </w:hyperlink>
      <w:r w:rsidR="00E409CC">
        <w:rPr>
          <w:rFonts w:ascii="Times New Roman" w:hAnsi="Times New Roman" w:cs="Times New Roman"/>
          <w:noProof/>
          <w:sz w:val="24"/>
          <w:szCs w:val="24"/>
        </w:rPr>
        <w:t>]</w:t>
      </w:r>
      <w:r w:rsidR="00E409CC">
        <w:rPr>
          <w:rFonts w:ascii="Times New Roman" w:hAnsi="Times New Roman" w:cs="Times New Roman"/>
          <w:sz w:val="24"/>
          <w:szCs w:val="24"/>
        </w:rPr>
        <w:fldChar w:fldCharType="end"/>
      </w:r>
      <w:r w:rsidR="001427C2">
        <w:rPr>
          <w:rFonts w:ascii="Times New Roman" w:hAnsi="Times New Roman" w:cs="Times New Roman"/>
          <w:sz w:val="24"/>
          <w:szCs w:val="24"/>
        </w:rPr>
        <w:t xml:space="preserve">, </w:t>
      </w:r>
      <w:r w:rsidR="00E44586" w:rsidRPr="00E44586">
        <w:rPr>
          <w:rFonts w:ascii="Times New Roman" w:hAnsi="Times New Roman" w:cs="Times New Roman"/>
          <w:sz w:val="24"/>
          <w:szCs w:val="24"/>
        </w:rPr>
        <w:t>yield strength</w:t>
      </w:r>
      <w:r w:rsidR="00E44586">
        <w:rPr>
          <w:rFonts w:ascii="Times New Roman" w:hAnsi="Times New Roman" w:cs="Times New Roman"/>
          <w:sz w:val="24"/>
          <w:szCs w:val="24"/>
        </w:rPr>
        <w:t xml:space="preserve"> </w:t>
      </w:r>
      <w:r w:rsidR="00E44586">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&lt;EndNote&gt;&lt;Cite&gt;&lt;Author&gt;Birbilis&lt;/Author&gt;&lt;Year&gt;2011&lt;/Year&gt;&lt;RecNum&gt;444&lt;/RecNum&gt;&lt;DisplayText&gt;[38]&lt;/DisplayText&gt;&lt;record&gt;&lt;rec-number&gt;444&lt;/rec-number&gt;&lt;foreign-keys&gt;&lt;key app="EN" db-id="ese55x5vtzp0x6e9s9tpzwagt5re2t5sfaz5" timestamp="1545948736"&gt;444&lt;/key&gt;&lt;key app="ENWeb" db-id=""&gt;0&lt;/key&gt;&lt;/foreign-keys&gt;&lt;ref-type name="Journal Article"&gt;17&lt;/ref-type&gt;&lt;contributors&gt;&lt;authors&gt;&lt;author&gt;Birbilis, N.&lt;/author&gt;&lt;author&gt;Cavanaugh, M. K.&lt;/author&gt;&lt;author&gt;Sudholz, A. D.&lt;/author&gt;&lt;author&gt;Zhu, S. M.&lt;/author&gt;&lt;author&gt;Easton, M. A.&lt;/author&gt;&lt;author&gt;Gibson, M. A.&lt;/author&gt;&lt;/authors&gt;&lt;/contributors&gt;&lt;titles&gt;&lt;title&gt;A combined neural network and mechanistic approach for the prediction of corrosion rate and yield strength of magnesium-rare earth alloys&lt;/title&gt;&lt;secondary-title&gt;Corrosion Science&lt;/secondary-title&gt;&lt;/titles&gt;&lt;periodical&gt;&lt;full-title&gt;Corrosion Science&lt;/full-title&gt;&lt;/periodical&gt;&lt;pages&gt;168-176&lt;/pages&gt;&lt;volume&gt;53&lt;/volume&gt;&lt;number&gt;1&lt;/number&gt;&lt;dates&gt;&lt;year&gt;2011&lt;/year&gt;&lt;/dates&gt;&lt;isbn&gt;0010938X&lt;/isbn&gt;&lt;urls&gt;&lt;/urls&gt;&lt;electronic-resource-num&gt;10.1016/j.corsci.2010.09.013&lt;/electronic-resource-num&gt;&lt;/record&gt;&lt;/Cite&gt;&lt;/EndNote&gt;</w:instrText>
      </w:r>
      <w:r w:rsidR="00E44586">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38" w:tooltip="Birbilis, 2011 #444" w:history="1">
        <w:r w:rsidR="0058554F">
          <w:rPr>
            <w:rFonts w:ascii="Times New Roman" w:hAnsi="Times New Roman" w:cs="Times New Roman"/>
            <w:noProof/>
            <w:sz w:val="24"/>
            <w:szCs w:val="24"/>
          </w:rPr>
          <w:t>38</w:t>
        </w:r>
      </w:hyperlink>
      <w:r w:rsidR="002C22AF">
        <w:rPr>
          <w:rFonts w:ascii="Times New Roman" w:hAnsi="Times New Roman" w:cs="Times New Roman"/>
          <w:noProof/>
          <w:sz w:val="24"/>
          <w:szCs w:val="24"/>
        </w:rPr>
        <w:t>]</w:t>
      </w:r>
      <w:r w:rsidR="00E44586">
        <w:rPr>
          <w:rFonts w:ascii="Times New Roman" w:hAnsi="Times New Roman" w:cs="Times New Roman"/>
          <w:sz w:val="24"/>
          <w:szCs w:val="24"/>
        </w:rPr>
        <w:fldChar w:fldCharType="end"/>
      </w:r>
      <w:r w:rsidR="00E44586">
        <w:rPr>
          <w:rFonts w:ascii="Times New Roman" w:hAnsi="Times New Roman" w:cs="Times New Roman"/>
          <w:sz w:val="24"/>
          <w:szCs w:val="24"/>
        </w:rPr>
        <w:t xml:space="preserve">, </w:t>
      </w:r>
      <w:r>
        <w:rPr>
          <w:rFonts w:ascii="Times New Roman" w:hAnsi="Times New Roman" w:cs="Times New Roman"/>
          <w:sz w:val="24"/>
          <w:szCs w:val="24"/>
        </w:rPr>
        <w:t>ultimate strength</w:t>
      </w:r>
      <w:r w:rsidR="0020671D">
        <w:rPr>
          <w:rFonts w:ascii="Times New Roman" w:hAnsi="Times New Roman" w:cs="Times New Roman"/>
          <w:sz w:val="24"/>
          <w:szCs w:val="24"/>
        </w:rPr>
        <w:t xml:space="preserve"> </w:t>
      </w:r>
      <w:r w:rsidR="0020671D">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&lt;EndNote&gt;&lt;Cite&gt;&lt;Author&gt;Sasikumar&lt;/Author&gt;&lt;Year&gt;2008&lt;/Year&gt;&lt;RecNum&gt;476&lt;/RecNum&gt;&lt;DisplayText&gt;[39]&lt;/DisplayText&gt;&lt;record&gt;&lt;rec-number&gt;476&lt;/rec-number&gt;&lt;foreign-keys&gt;&lt;key app="EN" db-id="ese55x5vtzp0x6e9s9tpzwagt5re2t5sfaz5" timestamp="1546077398"&gt;476&lt;/key&gt;&lt;/foreign-keys&gt;&lt;ref-type name="Journal Article"&gt;17&lt;/ref-type&gt;&lt;contributors&gt;&lt;authors&gt;&lt;author&gt;Sasikumar, T.&lt;/author&gt;&lt;author&gt;Rajendraboopathy, S.&lt;/author&gt;&lt;author&gt;Usha, K. M.&lt;/author&gt;&lt;author&gt;Vasudev, E. S.&lt;/author&gt;&lt;/authors&gt;&lt;/contributors&gt;&lt;titles&gt;&lt;title&gt;Artificial Neural Network Prediction of Ultimate Strength of Unidirectional T-300/914 Tensile Specimens Using Acoustic Emission Response&lt;/title&gt;&lt;secondary-title&gt;Journal of Nondestructive Evaluation&lt;/secondary-title&gt;&lt;/titles&gt;&lt;periodical&gt;&lt;full-title&gt;Journal of Nondestructive Evaluation&lt;/full-title&gt;&lt;/periodical&gt;&lt;pages&gt;127-133&lt;/pages&gt;&lt;volume&gt;27&lt;/volume&gt;&lt;number&gt;4&lt;/number&gt;&lt;dates&gt;&lt;year&gt;2008&lt;/year&gt;&lt;pub-dates&gt;&lt;date&gt;2008/10/30&lt;/date&gt;&lt;/pub-dates&gt;&lt;/dates&gt;&lt;publisher&gt;Springer Nature&lt;/publisher&gt;&lt;isbn&gt;0195-9298&amp;#xD;1573-4862&lt;/isbn&gt;&lt;urls&gt;&lt;related-urls&gt;&lt;url&gt;http://dx.doi.org/10.1007/s10921-008-0040-6&lt;/url&gt;&lt;/related-urls&gt;&lt;/urls&gt;&lt;electronic-resource-num&gt;10.1007/s10921-008-0040-6&lt;/electronic-resource-num&gt;&lt;/record&gt;&lt;/Cite&gt;&lt;/EndNote&gt;</w:instrText>
      </w:r>
      <w:r w:rsidR="0020671D">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39" w:tooltip="Sasikumar, 2008 #476" w:history="1">
        <w:r w:rsidR="0058554F">
          <w:rPr>
            <w:rFonts w:ascii="Times New Roman" w:hAnsi="Times New Roman" w:cs="Times New Roman"/>
            <w:noProof/>
            <w:sz w:val="24"/>
            <w:szCs w:val="24"/>
          </w:rPr>
          <w:t>39</w:t>
        </w:r>
      </w:hyperlink>
      <w:r w:rsidR="002C22AF">
        <w:rPr>
          <w:rFonts w:ascii="Times New Roman" w:hAnsi="Times New Roman" w:cs="Times New Roman"/>
          <w:noProof/>
          <w:sz w:val="24"/>
          <w:szCs w:val="24"/>
        </w:rPr>
        <w:t>]</w:t>
      </w:r>
      <w:r w:rsidR="0020671D">
        <w:rPr>
          <w:rFonts w:ascii="Times New Roman" w:hAnsi="Times New Roman" w:cs="Times New Roman"/>
          <w:sz w:val="24"/>
          <w:szCs w:val="24"/>
        </w:rPr>
        <w:fldChar w:fldCharType="end"/>
      </w:r>
      <w:r>
        <w:rPr>
          <w:rFonts w:ascii="Times New Roman" w:hAnsi="Times New Roman" w:cs="Times New Roman"/>
          <w:sz w:val="24"/>
          <w:szCs w:val="24"/>
        </w:rPr>
        <w:t>, elongation to fracture</w:t>
      </w:r>
      <w:r w:rsidR="00582653">
        <w:rPr>
          <w:rFonts w:ascii="Times New Roman" w:hAnsi="Times New Roman" w:cs="Times New Roman"/>
          <w:sz w:val="24"/>
          <w:szCs w:val="24"/>
        </w:rPr>
        <w:t xml:space="preserve"> </w:t>
      </w:r>
      <w:r w:rsidR="00582653">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&lt;EndNote&gt;&lt;Cite&gt;&lt;Author&gt;Kappatos&lt;/Author&gt;&lt;Year&gt;2010&lt;/Year&gt;&lt;RecNum&gt;477&lt;/RecNum&gt;&lt;DisplayText&gt;[23]&lt;/DisplayText&gt;&lt;record&gt;&lt;rec-number&gt;477&lt;/rec-number&gt;&lt;foreign-keys&gt;&lt;key app="EN" db-id="ese55x5vtzp0x6e9s9tpzwagt5re2t5sfaz5" timestamp="1546077398"&gt;477&lt;/key&gt;&lt;/foreign-keys&gt;&lt;ref-type name="Journal Article"&gt;17&lt;/ref-type&gt;&lt;contributors&gt;&lt;authors&gt;&lt;author&gt;Kappatos, V.&lt;/author&gt;&lt;author&gt;Chamos, A. N.&lt;/author&gt;&lt;author&gt;Pantelakis, Sp G.&lt;/author&gt;&lt;/authors&gt;&lt;/contributors&gt;&lt;titles&gt;&lt;title&gt;Assessment of the effect of existing corrosion on the tensile behaviour of magnesium alloy AZ31 using neural networks&lt;/title&gt;&lt;secondary-title&gt;Materials &amp;amp; Design&lt;/secondary-title&gt;&lt;/titles&gt;&lt;periodical&gt;&lt;full-title&gt;Materials &amp;amp; Design&lt;/full-title&gt;&lt;/periodical&gt;&lt;pages&gt;336-342&lt;/pages&gt;&lt;volume&gt;31&lt;/volume&gt;&lt;number&gt;1&lt;/number&gt;&lt;dates&gt;&lt;year&gt;2010&lt;/year&gt;&lt;pub-dates&gt;&lt;date&gt;2010/01&lt;/date&gt;&lt;/pub-dates&gt;&lt;/dates&gt;&lt;publisher&gt;Elsevier BV&lt;/publisher&gt;&lt;isbn&gt;0261-3069&lt;/isbn&gt;&lt;urls&gt;&lt;related-urls&gt;&lt;url&gt;http://dx.doi.org/10.1016/j.matdes.2009.06.009&lt;/url&gt;&lt;/related-urls&gt;&lt;/urls&gt;&lt;electronic-resource-num&gt;10.1016/j.matdes.2009.06.009&lt;/electronic-resource-num&gt;&lt;/record&gt;&lt;/Cite&gt;&lt;/EndNote&gt;</w:instrText>
      </w:r>
      <w:r w:rsidR="00582653">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23" w:tooltip="Kappatos, 2010 #477" w:history="1">
        <w:r w:rsidR="0058554F">
          <w:rPr>
            <w:rFonts w:ascii="Times New Roman" w:hAnsi="Times New Roman" w:cs="Times New Roman"/>
            <w:noProof/>
            <w:sz w:val="24"/>
            <w:szCs w:val="24"/>
          </w:rPr>
          <w:t>23</w:t>
        </w:r>
      </w:hyperlink>
      <w:r w:rsidR="002C22AF">
        <w:rPr>
          <w:rFonts w:ascii="Times New Roman" w:hAnsi="Times New Roman" w:cs="Times New Roman"/>
          <w:noProof/>
          <w:sz w:val="24"/>
          <w:szCs w:val="24"/>
        </w:rPr>
        <w:t>]</w:t>
      </w:r>
      <w:r w:rsidR="00582653">
        <w:rPr>
          <w:rFonts w:ascii="Times New Roman" w:hAnsi="Times New Roman" w:cs="Times New Roman"/>
          <w:sz w:val="24"/>
          <w:szCs w:val="24"/>
        </w:rPr>
        <w:fldChar w:fldCharType="end"/>
      </w:r>
      <w:r>
        <w:rPr>
          <w:rFonts w:ascii="Times New Roman" w:hAnsi="Times New Roman" w:cs="Times New Roman"/>
          <w:sz w:val="24"/>
          <w:szCs w:val="24"/>
        </w:rPr>
        <w:t xml:space="preserve">, etc. </w:t>
      </w:r>
      <w:bookmarkEnd w:id="25"/>
      <w:r w:rsidR="001427C2">
        <w:rPr>
          <w:rFonts w:ascii="Times New Roman" w:hAnsi="Times New Roman" w:cs="Times New Roman"/>
          <w:sz w:val="24"/>
          <w:szCs w:val="24"/>
        </w:rPr>
        <w:t xml:space="preserve"> </w:t>
      </w:r>
    </w:p>
    <w:p w14:paraId="27B5CD4F" w14:textId="63E6328E"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Materials on researches were varied due to the intention materials researchers focused on. Several of them were steel</w:t>
      </w:r>
      <w:r w:rsidR="009F3075">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&lt;EndNote&gt;&lt;Cite&gt;&lt;Author&gt;Parthiban&lt;/Author&gt;&lt;Year&gt;2005&lt;/Year&gt;&lt;RecNum&gt;475&lt;/RecNum&gt;&lt;DisplayText&gt;[40]&lt;/DisplayText&gt;&lt;record&gt;&lt;rec-number&gt;475&lt;/rec-number&gt;&lt;foreign-keys&gt;&lt;key app="EN" db-id="ese55x5vtzp0x6e9s9tpzwagt5re2t5sfaz5" timestamp="1546077398"&gt;475&lt;/key&gt;&lt;/foreign-keys&gt;&lt;ref-type name="Journal Article"&gt;17&lt;/ref-type&gt;&lt;contributors&gt;&lt;authors&gt;&lt;author&gt;Parthiban, Thirumalai&lt;/author&gt;&lt;author&gt;Ravi, R.&lt;/author&gt;&lt;author&gt;Parthiban, G. T.&lt;/author&gt;&lt;author&gt;Srinivasan, S.&lt;/author&gt;&lt;author&gt;Ramakrishnan, K. R.&lt;/author&gt;&lt;author&gt;Raghavan, M.&lt;/author&gt;&lt;/authors&gt;&lt;/contributors&gt;&lt;titles&gt;&lt;title&gt;Neural network analysis for corrosion of steel in concrete&lt;/title&gt;&lt;secondary-title&gt;Corrosion Science&lt;/secondary-title&gt;&lt;/titles&gt;&lt;periodical&gt;&lt;full-title&gt;Corrosion Science&lt;/full-title&gt;&lt;/periodical&gt;&lt;pages&gt;1625-1642&lt;/pages&gt;&lt;volume&gt;47&lt;/volume&gt;&lt;number&gt;7&lt;/number&gt;&lt;dates&gt;&lt;year&gt;2005&lt;/year&gt;&lt;pub-dates&gt;&lt;date&gt;2005/07&lt;/date&gt;&lt;/pub-dates&gt;&lt;/dates&gt;&lt;publisher&gt;Elsevier BV&lt;/publisher&gt;&lt;isbn&gt;0010-938X&lt;/isbn&gt;&lt;urls&gt;&lt;related-urls&gt;&lt;url&gt;http://dx.doi.org/10.1016/j.corsci.2004.08.011&lt;/url&gt;&lt;/related-urls&gt;&lt;/urls&gt;&lt;electronic-resource-num&gt;10.1016/j.corsci.2004.08.011&lt;/electronic-resource-num&gt;&lt;/record&gt;&lt;/Cite&gt;&lt;/EndNote&gt;</w:instrText>
      </w:r>
      <w:r w:rsidR="009F3075">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40" w:tooltip="Parthiban, 2005 #475" w:history="1">
        <w:r w:rsidR="0058554F">
          <w:rPr>
            <w:rFonts w:ascii="Times New Roman" w:hAnsi="Times New Roman" w:cs="Times New Roman"/>
            <w:noProof/>
            <w:sz w:val="24"/>
            <w:szCs w:val="24"/>
          </w:rPr>
          <w:t>40</w:t>
        </w:r>
      </w:hyperlink>
      <w:r w:rsidR="002C22AF">
        <w:rPr>
          <w:rFonts w:ascii="Times New Roman" w:hAnsi="Times New Roman" w:cs="Times New Roman"/>
          <w:noProof/>
          <w:sz w:val="24"/>
          <w:szCs w:val="24"/>
        </w:rPr>
        <w:t>]</w:t>
      </w:r>
      <w:r w:rsidR="009F3075">
        <w:rPr>
          <w:rFonts w:ascii="Times New Roman" w:hAnsi="Times New Roman" w:cs="Times New Roman"/>
          <w:sz w:val="24"/>
          <w:szCs w:val="24"/>
        </w:rPr>
        <w:fldChar w:fldCharType="end"/>
      </w:r>
      <w:r w:rsidR="009F3075">
        <w:rPr>
          <w:rFonts w:ascii="Times New Roman" w:hAnsi="Times New Roman" w:cs="Times New Roman"/>
          <w:sz w:val="24"/>
          <w:szCs w:val="24"/>
        </w:rPr>
        <w:t xml:space="preserve"> </w:t>
      </w:r>
      <w:r w:rsidR="009F3075">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&lt;EndNote&gt;&lt;Cite&gt;&lt;Author&gt;Lajevardi&lt;/Author&gt;&lt;Year&gt;2009&lt;/Year&gt;&lt;RecNum&gt;452&lt;/RecNum&gt;&lt;DisplayText&gt;[25]&lt;/DisplayText&gt;&lt;record&gt;&lt;rec-number&gt;452&lt;/rec-number&gt;&lt;foreign-keys&gt;&lt;key app="EN" db-id="ese55x5vtzp0x6e9s9tpzwagt5re2t5sfaz5" timestamp="1545948787"&gt;452&lt;/key&gt;&lt;key app="ENWeb" db-id=""&gt;0&lt;/key&gt;&lt;/foreign-keys&gt;&lt;ref-type name="Journal Article"&gt;17&lt;/ref-type&gt;&lt;contributors&gt;&lt;authors&gt;&lt;author&gt;Lajevardi, S. A.&lt;/author&gt;&lt;author&gt;Shahrabi, T.&lt;/author&gt;&lt;author&gt;Baigi, V.&lt;/author&gt;&lt;author&gt;Shafiei M, A.&lt;/author&gt;&lt;/authors&gt;&lt;/contributors&gt;&lt;titles&gt;&lt;title&gt;Prediction of time to failure in stress corrosion cracking of 304 stainless steel in aqueous chloride solution by artificial neural network&lt;/title&gt;&lt;secondary-title&gt;Protection of Metals and Physical Chemistry of Surfaces&lt;/secondary-title&gt;&lt;/titles&gt;&lt;periodical&gt;&lt;full-title&gt;Protection of Metals and Physical Chemistry of Surfaces&lt;/full-title&gt;&lt;/periodical&gt;&lt;pages&gt;610-615&lt;/pages&gt;&lt;volume&gt;45&lt;/volume&gt;&lt;number&gt;5&lt;/number&gt;&lt;dates&gt;&lt;year&gt;2009&lt;/year&gt;&lt;/dates&gt;&lt;isbn&gt;2070-2051&amp;#xD;2070-206X&lt;/isbn&gt;&lt;urls&gt;&lt;/urls&gt;&lt;electronic-resource-num&gt;10.1134/s2070205109050207&lt;/electronic-resource-num&gt;&lt;/record&gt;&lt;/Cite&gt;&lt;/EndNote&gt;</w:instrText>
      </w:r>
      <w:r w:rsidR="009F3075">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25" w:tooltip="Lajevardi, 2009 #452" w:history="1">
        <w:r w:rsidR="0058554F">
          <w:rPr>
            <w:rFonts w:ascii="Times New Roman" w:hAnsi="Times New Roman" w:cs="Times New Roman"/>
            <w:noProof/>
            <w:sz w:val="24"/>
            <w:szCs w:val="24"/>
          </w:rPr>
          <w:t>25</w:t>
        </w:r>
      </w:hyperlink>
      <w:r w:rsidR="002C22AF">
        <w:rPr>
          <w:rFonts w:ascii="Times New Roman" w:hAnsi="Times New Roman" w:cs="Times New Roman"/>
          <w:noProof/>
          <w:sz w:val="24"/>
          <w:szCs w:val="24"/>
        </w:rPr>
        <w:t>]</w:t>
      </w:r>
      <w:r w:rsidR="009F3075">
        <w:rPr>
          <w:rFonts w:ascii="Times New Roman" w:hAnsi="Times New Roman" w:cs="Times New Roman"/>
          <w:sz w:val="24"/>
          <w:szCs w:val="24"/>
        </w:rPr>
        <w:fldChar w:fldCharType="end"/>
      </w:r>
      <w:r w:rsidR="00C11A95">
        <w:rPr>
          <w:rFonts w:ascii="Times New Roman" w:hAnsi="Times New Roman" w:cs="Times New Roman"/>
          <w:sz w:val="24"/>
          <w:szCs w:val="24"/>
        </w:rPr>
        <w:t>,</w:t>
      </w:r>
      <w:r>
        <w:rPr>
          <w:rFonts w:ascii="Times New Roman" w:hAnsi="Times New Roman" w:cs="Times New Roman"/>
          <w:sz w:val="24"/>
          <w:szCs w:val="24"/>
        </w:rPr>
        <w:t xml:space="preserve"> zinc</w:t>
      </w:r>
      <w:r w:rsidR="009F3075">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&lt;EndNote&gt;&lt;Cite&gt;&lt;Author&gt;Cai&lt;/Author&gt;&lt;Year&gt;1999&lt;/Year&gt;&lt;RecNum&gt;491&lt;/RecNum&gt;&lt;DisplayText&gt;[41]&lt;/DisplayText&gt;&lt;record&gt;&lt;rec-number&gt;491&lt;/rec-number&gt;&lt;foreign-keys&gt;&lt;key app="EN" db-id="ese55x5vtzp0x6e9s9tpzwagt5re2t5sfaz5" timestamp="1546095253"&gt;491&lt;/key&gt;&lt;/foreign-keys&gt;&lt;ref-type name="Journal Article"&gt;17&lt;/ref-type&gt;&lt;contributors&gt;&lt;authors&gt;&lt;author&gt;Cai, Jianping&lt;/author&gt;&lt;author&gt;Cottis, R. A.&lt;/author&gt;&lt;author&gt;Lyon, S. B.&lt;/author&gt;&lt;/authors&gt;&lt;/contributors&gt;&lt;titles&gt;&lt;title&gt;Phenomenological modelling of atmospheric corrosion using an artificial neural network&lt;/title&gt;&lt;secondary-title&gt;Corrosion Science&lt;/secondary-title&gt;&lt;/titles&gt;&lt;periodical&gt;&lt;full-title&gt;Corrosion Science&lt;/full-title&gt;&lt;/periodical&gt;&lt;pages&gt;2001-2030&lt;/pages&gt;&lt;volume&gt;41&lt;/volume&gt;&lt;number&gt;10&lt;/number&gt;&lt;dates&gt;&lt;year&gt;1999&lt;/year&gt;&lt;pub-dates&gt;&lt;date&gt;1999/10&lt;/date&gt;&lt;/pub-dates&gt;&lt;/dates&gt;&lt;publisher&gt;Elsevier BV&lt;/publisher&gt;&lt;isbn&gt;0010-938X&lt;/isbn&gt;&lt;urls&gt;&lt;related-urls&gt;&lt;url&gt;http://dx.doi.org/10.1016/s0010-938x(99)00024-4&lt;/url&gt;&lt;/related-urls&gt;&lt;/urls&gt;&lt;electronic-resource-num&gt;10.1016/s0010-938x(99)00024-4&lt;/electronic-resource-num&gt;&lt;/record&gt;&lt;/Cite&gt;&lt;/EndNote&gt;</w:instrText>
      </w:r>
      <w:r w:rsidR="009F3075">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41" w:tooltip="Cai, 1999 #491" w:history="1">
        <w:r w:rsidR="0058554F">
          <w:rPr>
            <w:rFonts w:ascii="Times New Roman" w:hAnsi="Times New Roman" w:cs="Times New Roman"/>
            <w:noProof/>
            <w:sz w:val="24"/>
            <w:szCs w:val="24"/>
          </w:rPr>
          <w:t>41</w:t>
        </w:r>
      </w:hyperlink>
      <w:r w:rsidR="002C22AF">
        <w:rPr>
          <w:rFonts w:ascii="Times New Roman" w:hAnsi="Times New Roman" w:cs="Times New Roman"/>
          <w:noProof/>
          <w:sz w:val="24"/>
          <w:szCs w:val="24"/>
        </w:rPr>
        <w:t>]</w:t>
      </w:r>
      <w:r w:rsidR="009F3075">
        <w:rPr>
          <w:rFonts w:ascii="Times New Roman" w:hAnsi="Times New Roman" w:cs="Times New Roman"/>
          <w:sz w:val="24"/>
          <w:szCs w:val="24"/>
        </w:rPr>
        <w:fldChar w:fldCharType="end"/>
      </w:r>
      <w:r>
        <w:rPr>
          <w:rFonts w:ascii="Times New Roman" w:hAnsi="Times New Roman" w:cs="Times New Roman"/>
          <w:sz w:val="24"/>
          <w:szCs w:val="24"/>
        </w:rPr>
        <w:t>, aluminum</w:t>
      </w:r>
      <w:r w:rsidR="006D6458">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&lt;EndNote&gt;&lt;Cite&gt;&lt;Author&gt;Forouzan&lt;/Author&gt;&lt;Year&gt;2007&lt;/Year&gt;&lt;RecNum&gt;519&lt;/RecNum&gt;&lt;DisplayText&gt;[42]&lt;/DisplayText&gt;&lt;record&gt;&lt;rec-number&gt;519&lt;/rec-number&gt;&lt;foreign-keys&gt;&lt;key app="EN" db-id="ese55x5vtzp0x6e9s9tpzwagt5re2t5sfaz5" timestamp="1547033936"&gt;519&lt;/key&gt;&lt;/foreign-keys&gt;&lt;ref-type name="Journal Article"&gt;17&lt;/ref-type&gt;&lt;contributors&gt;&lt;authors&gt;&lt;author&gt;Forouzan, S.&lt;/author&gt;&lt;author&gt;Akbarzadeh, A.&lt;/author&gt;&lt;/authors&gt;&lt;/contributors&gt;&lt;titles&gt;&lt;title&gt;Prediction of effect of thermo-mechanical parameters on mechanical properties and anisotropy of aluminum alloy AA3004 using artificial neural network&lt;/title&gt;&lt;secondary-title&gt;Materials &amp;amp; Design&lt;/secondary-title&gt;&lt;/titles&gt;&lt;periodical&gt;&lt;full-title&gt;Materials &amp;amp; Design&lt;/full-title&gt;&lt;/periodical&gt;&lt;pages&gt;1678-1684&lt;/pages&gt;&lt;volume&gt;28&lt;/volume&gt;&lt;number&gt;5&lt;/number&gt;&lt;dates&gt;&lt;year&gt;2007&lt;/year&gt;&lt;pub-dates&gt;&lt;date&gt;2007/01/01/&lt;/date&gt;&lt;/pub-dates&gt;&lt;/dates&gt;&lt;isbn&gt;0261-3069&lt;/isbn&gt;&lt;urls&gt;&lt;related-urls&gt;&lt;url&gt;http://www.sciencedirect.com/science/article/pii/S0261306906000987&lt;/url&gt;&lt;/related-urls&gt;&lt;/urls&gt;&lt;electronic-resource-num&gt;https://doi.org/10.1016/j.matdes.2006.03.016&lt;/electronic-resource-num&gt;&lt;/record&gt;&lt;/Cite&gt;&lt;/EndNote&gt;</w:instrText>
      </w:r>
      <w:r w:rsidR="006D6458">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42" w:tooltip="Forouzan, 2007 #519" w:history="1">
        <w:r w:rsidR="0058554F">
          <w:rPr>
            <w:rFonts w:ascii="Times New Roman" w:hAnsi="Times New Roman" w:cs="Times New Roman"/>
            <w:noProof/>
            <w:sz w:val="24"/>
            <w:szCs w:val="24"/>
          </w:rPr>
          <w:t>42</w:t>
        </w:r>
      </w:hyperlink>
      <w:r w:rsidR="002C22AF">
        <w:rPr>
          <w:rFonts w:ascii="Times New Roman" w:hAnsi="Times New Roman" w:cs="Times New Roman"/>
          <w:noProof/>
          <w:sz w:val="24"/>
          <w:szCs w:val="24"/>
        </w:rPr>
        <w:t>]</w:t>
      </w:r>
      <w:r w:rsidR="006D6458">
        <w:rPr>
          <w:rFonts w:ascii="Times New Roman" w:hAnsi="Times New Roman" w:cs="Times New Roman"/>
          <w:sz w:val="24"/>
          <w:szCs w:val="24"/>
        </w:rPr>
        <w:fldChar w:fldCharType="end"/>
      </w:r>
      <w:r>
        <w:rPr>
          <w:rFonts w:ascii="Times New Roman" w:hAnsi="Times New Roman" w:cs="Times New Roman"/>
          <w:sz w:val="24"/>
          <w:szCs w:val="24"/>
        </w:rPr>
        <w:t>, copper</w:t>
      </w:r>
      <w:r w:rsidR="00C326BE">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&lt;EndNote&gt;&lt;Cite&gt;&lt;Author&gt;Kenny&lt;/Author&gt;&lt;Year&gt;2009&lt;/Year&gt;&lt;RecNum&gt;489&lt;/RecNum&gt;&lt;DisplayText&gt;[24]&lt;/DisplayText&gt;&lt;record&gt;&lt;rec-number&gt;489&lt;/rec-number&gt;&lt;foreign-keys&gt;&lt;key app="EN" db-id="ese55x5vtzp0x6e9s9tpzwagt5re2t5sfaz5" timestamp="1546094233"&gt;489&lt;/key&gt;&lt;/foreign-keys&gt;&lt;ref-type name="Journal Article"&gt;17&lt;/ref-type&gt;&lt;contributors&gt;&lt;authors&gt;&lt;author&gt;Kenny, Elaine D.&lt;/author&gt;&lt;author&gt;Paredes, Ramón S. C.&lt;/author&gt;&lt;author&gt;de Lacerda, Luiz A.&lt;/author&gt;&lt;author&gt;Sica, Yuri C.&lt;/author&gt;&lt;author&gt;de Souza, Gabriel P.&lt;/author&gt;&lt;author&gt;Lázaris, José&lt;/author&gt;&lt;/authors&gt;&lt;/contributors&gt;&lt;titles&gt;&lt;title&gt;Artificial neural network corrosion modeling for metals in an equatorial climate&lt;/title&gt;&lt;secondary-title&gt;Corrosion Science&lt;/secondary-title&gt;&lt;/titles&gt;&lt;periodical&gt;&lt;full-title&gt;Corrosion Science&lt;/full-title&gt;&lt;/periodical&gt;&lt;pages&gt;2266-2278&lt;/pages&gt;&lt;volume&gt;51&lt;/volume&gt;&lt;number&gt;10&lt;/number&gt;&lt;dates&gt;&lt;year&gt;2009&lt;/year&gt;&lt;pub-dates&gt;&lt;date&gt;2009/10&lt;/date&gt;&lt;/pub-dates&gt;&lt;/dates&gt;&lt;publisher&gt;Elsevier BV&lt;/publisher&gt;&lt;isbn&gt;0010-938X&lt;/isbn&gt;&lt;urls&gt;&lt;related-urls&gt;&lt;url&gt;http://dx.doi.org/10.1016/j.corsci.2009.06.004&lt;/url&gt;&lt;/related-urls&gt;&lt;/urls&gt;&lt;electronic-resource-num&gt;10.1016/j.corsci.2009.06.004&lt;/electronic-resource-num&gt;&lt;/record&gt;&lt;/Cite&gt;&lt;/EndNote&gt;</w:instrText>
      </w:r>
      <w:r w:rsidR="00C326BE">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24" w:tooltip="Kenny, 2009 #489" w:history="1">
        <w:r w:rsidR="0058554F">
          <w:rPr>
            <w:rFonts w:ascii="Times New Roman" w:hAnsi="Times New Roman" w:cs="Times New Roman"/>
            <w:noProof/>
            <w:sz w:val="24"/>
            <w:szCs w:val="24"/>
          </w:rPr>
          <w:t>24</w:t>
        </w:r>
      </w:hyperlink>
      <w:r w:rsidR="002C22AF">
        <w:rPr>
          <w:rFonts w:ascii="Times New Roman" w:hAnsi="Times New Roman" w:cs="Times New Roman"/>
          <w:noProof/>
          <w:sz w:val="24"/>
          <w:szCs w:val="24"/>
        </w:rPr>
        <w:t>]</w:t>
      </w:r>
      <w:r w:rsidR="00C326BE">
        <w:rPr>
          <w:rFonts w:ascii="Times New Roman" w:hAnsi="Times New Roman" w:cs="Times New Roman"/>
          <w:sz w:val="24"/>
          <w:szCs w:val="24"/>
        </w:rPr>
        <w:fldChar w:fldCharType="end"/>
      </w:r>
      <w:r>
        <w:rPr>
          <w:rFonts w:ascii="Times New Roman" w:hAnsi="Times New Roman" w:cs="Times New Roman"/>
          <w:sz w:val="24"/>
          <w:szCs w:val="24"/>
        </w:rPr>
        <w:t>, iron</w:t>
      </w:r>
      <w:r w:rsidR="00C326BE">
        <w:rPr>
          <w:rFonts w:ascii="Times New Roman" w:hAnsi="Times New Roman" w:cs="Times New Roman"/>
          <w:sz w:val="24"/>
          <w:szCs w:val="24"/>
        </w:rPr>
        <w:t xml:space="preserve"> and</w:t>
      </w:r>
      <w:r>
        <w:rPr>
          <w:rFonts w:ascii="Times New Roman" w:hAnsi="Times New Roman" w:cs="Times New Roman"/>
          <w:sz w:val="24"/>
          <w:szCs w:val="24"/>
        </w:rPr>
        <w:t xml:space="preserve"> titanium</w:t>
      </w:r>
      <w:r w:rsidR="006D6458">
        <w:rPr>
          <w:rFonts w:ascii="Times New Roman" w:hAnsi="Times New Roman" w:cs="Times New Roman"/>
          <w:sz w:val="24"/>
          <w:szCs w:val="24"/>
        </w:rPr>
        <w:t xml:space="preserve"> </w:t>
      </w:r>
      <w:r w:rsidR="00C326BE">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&lt;EndNote&gt;&lt;Cite&gt;&lt;Author&gt;Kamrunnahar&lt;/Author&gt;&lt;Year&gt;2010&lt;/Year&gt;&lt;RecNum&gt;487&lt;/RecNum&gt;&lt;DisplayText&gt;[43]&lt;/DisplayText&gt;&lt;record&gt;&lt;rec-number&gt;487&lt;/rec-number&gt;&lt;foreign-keys&gt;&lt;key app="EN" db-id="ese55x5vtzp0x6e9s9tpzwagt5re2t5sfaz5" timestamp="1546094233"&gt;487&lt;/key&gt;&lt;/foreign-keys&gt;&lt;ref-type name="Journal Article"&gt;17&lt;/ref-type&gt;&lt;contributors&gt;&lt;authors&gt;&lt;author&gt;Kamrunnahar, Mst&lt;/author&gt;&lt;author&gt;Urquidi-Macdonald, Mirna&lt;/author&gt;&lt;/authors&gt;&lt;/contributors&gt;&lt;titles&gt;&lt;title&gt;Prediction of corrosion behavior using neural network as a data mining tool&lt;/title&gt;&lt;secondary-title&gt;Corrosion Science&lt;/secondary-title&gt;&lt;/titles&gt;&lt;periodical&gt;&lt;full-title&gt;Corrosion Science&lt;/full-title&gt;&lt;/periodical&gt;&lt;pages&gt;669-677&lt;/pages&gt;&lt;volume&gt;52&lt;/volume&gt;&lt;number&gt;3&lt;/number&gt;&lt;dates&gt;&lt;year&gt;2010&lt;/year&gt;&lt;pub-dates&gt;&lt;date&gt;2010/03&lt;/date&gt;&lt;/pub-dates&gt;&lt;/dates&gt;&lt;publisher&gt;Elsevier BV&lt;/publisher&gt;&lt;isbn&gt;0010-938X&lt;/isbn&gt;&lt;urls&gt;&lt;related-urls&gt;&lt;url&gt;http://dx.doi.org/10.1016/j.corsci.2009.10.024&lt;/url&gt;&lt;/related-urls&gt;&lt;/urls&gt;&lt;electronic-resource-num&gt;10.1016/j.corsci.2009.10.024&lt;/electronic-resource-num&gt;&lt;/record&gt;&lt;/Cite&gt;&lt;/EndNote&gt;</w:instrText>
      </w:r>
      <w:r w:rsidR="00C326BE">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43" w:tooltip="Kamrunnahar, 2010 #487" w:history="1">
        <w:r w:rsidR="0058554F">
          <w:rPr>
            <w:rFonts w:ascii="Times New Roman" w:hAnsi="Times New Roman" w:cs="Times New Roman"/>
            <w:noProof/>
            <w:sz w:val="24"/>
            <w:szCs w:val="24"/>
          </w:rPr>
          <w:t>43</w:t>
        </w:r>
      </w:hyperlink>
      <w:r w:rsidR="002C22AF">
        <w:rPr>
          <w:rFonts w:ascii="Times New Roman" w:hAnsi="Times New Roman" w:cs="Times New Roman"/>
          <w:noProof/>
          <w:sz w:val="24"/>
          <w:szCs w:val="24"/>
        </w:rPr>
        <w:t>]</w:t>
      </w:r>
      <w:r w:rsidR="00C326BE">
        <w:rPr>
          <w:rFonts w:ascii="Times New Roman" w:hAnsi="Times New Roman" w:cs="Times New Roman"/>
          <w:sz w:val="24"/>
          <w:szCs w:val="24"/>
        </w:rPr>
        <w:fldChar w:fldCharType="end"/>
      </w:r>
      <w:r>
        <w:rPr>
          <w:rFonts w:ascii="Times New Roman" w:hAnsi="Times New Roman" w:cs="Times New Roman"/>
          <w:sz w:val="24"/>
          <w:szCs w:val="24"/>
        </w:rPr>
        <w:t>, magnesium</w:t>
      </w:r>
      <w:r w:rsidR="006D6458">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&lt;EndNote&gt;&lt;Cite&gt;&lt;Author&gt;Xia&lt;/Author&gt;&lt;Year&gt;2016&lt;/Year&gt;&lt;RecNum&gt;468&lt;/RecNum&gt;&lt;DisplayText&gt;[44]&lt;/DisplayText&gt;&lt;record&gt;&lt;rec-number&gt;468&lt;/rec-number&gt;&lt;foreign-keys&gt;&lt;key app="EN" db-id="ese55x5vtzp0x6e9s9tpzwagt5re2t5sfaz5" timestamp="1546075485"&gt;468&lt;/key&gt;&lt;/foreign-keys&gt;&lt;ref-type name="Journal Article"&gt;17&lt;/ref-type&gt;&lt;contributors&gt;&lt;authors&gt;&lt;author&gt;Xia, X.&lt;/author&gt;&lt;author&gt;Nie, J. F.&lt;/author&gt;&lt;author&gt;Davies, C. H. J.&lt;/author&gt;&lt;author&gt;Tang, W. N.&lt;/author&gt;&lt;author&gt;Xu, S. W.&lt;/author&gt;&lt;author&gt;Birbilis, N.&lt;/author&gt;&lt;/authors&gt;&lt;/contributors&gt;&lt;titles&gt;&lt;title&gt;An artificial neural network for predicting corrosion rate and hardness of magnesium alloys&lt;/title&gt;&lt;secondary-title&gt;Materials &amp;amp; Design&lt;/secondary-title&gt;&lt;/titles&gt;&lt;periodical&gt;&lt;full-title&gt;Materials &amp;amp; Design&lt;/full-title&gt;&lt;/periodical&gt;&lt;pages&gt;1034-1043&lt;/pages&gt;&lt;volume&gt;90&lt;/volume&gt;&lt;dates&gt;&lt;year&gt;2016&lt;/year&gt;&lt;pub-dates&gt;&lt;date&gt;2016/01&lt;/date&gt;&lt;/pub-dates&gt;&lt;/dates&gt;&lt;publisher&gt;Elsevier BV&lt;/publisher&gt;&lt;isbn&gt;0264-1275&lt;/isbn&gt;&lt;urls&gt;&lt;related-urls&gt;&lt;url&gt;http://dx.doi.org/10.1016/j.matdes.2015.11.040&lt;/url&gt;&lt;/related-urls&gt;&lt;/urls&gt;&lt;electronic-resource-num&gt;10.1016/j.matdes.2015.11.040&lt;/electronic-resource-num&gt;&lt;/record&gt;&lt;/Cite&gt;&lt;/EndNote&gt;</w:instrText>
      </w:r>
      <w:r w:rsidR="006D6458">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44" w:tooltip="Xia, 2016 #468" w:history="1">
        <w:r w:rsidR="0058554F">
          <w:rPr>
            <w:rFonts w:ascii="Times New Roman" w:hAnsi="Times New Roman" w:cs="Times New Roman"/>
            <w:noProof/>
            <w:sz w:val="24"/>
            <w:szCs w:val="24"/>
          </w:rPr>
          <w:t>44</w:t>
        </w:r>
      </w:hyperlink>
      <w:r w:rsidR="002C22AF">
        <w:rPr>
          <w:rFonts w:ascii="Times New Roman" w:hAnsi="Times New Roman" w:cs="Times New Roman"/>
          <w:noProof/>
          <w:sz w:val="24"/>
          <w:szCs w:val="24"/>
        </w:rPr>
        <w:t>]</w:t>
      </w:r>
      <w:r w:rsidR="006D6458">
        <w:rPr>
          <w:rFonts w:ascii="Times New Roman" w:hAnsi="Times New Roman" w:cs="Times New Roman"/>
          <w:sz w:val="24"/>
          <w:szCs w:val="24"/>
        </w:rPr>
        <w:fldChar w:fldCharType="end"/>
      </w:r>
      <w:r>
        <w:rPr>
          <w:rFonts w:ascii="Times New Roman" w:hAnsi="Times New Roman" w:cs="Times New Roman"/>
          <w:sz w:val="24"/>
          <w:szCs w:val="24"/>
        </w:rPr>
        <w:t xml:space="preserve">, other metal alloys </w:t>
      </w:r>
      <w:r w:rsidR="00C326BE">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&lt;EndNote&gt;&lt;Cite&gt;&lt;Author&gt;Shi&lt;/Author&gt;&lt;Year&gt;2015&lt;/Year&gt;&lt;RecNum&gt;465&lt;/RecNum&gt;&lt;DisplayText&gt;[21]&lt;/DisplayText&gt;&lt;record&gt;&lt;rec-number&gt;465&lt;/rec-number&gt;&lt;foreign-keys&gt;&lt;key app="EN" db-id="ese55x5vtzp0x6e9s9tpzwagt5re2t5sfaz5" timestamp="1546065314"&gt;465&lt;/key&gt;&lt;/foreign-keys&gt;&lt;ref-type name="Journal Article"&gt;17&lt;/ref-type&gt;&lt;contributors&gt;&lt;authors&gt;&lt;author&gt;Shi, Jiangbo&lt;/author&gt;&lt;author&gt;Wang, Jihui&lt;/author&gt;&lt;author&gt;Macdonald, Digby D.&lt;/author&gt;&lt;/authors&gt;&lt;/contributors&gt;&lt;titles&gt;&lt;title&gt;Prediction of primary water stress corrosion crack growth rates in Alloy 600 using artificial neural networks&lt;/title&gt;&lt;secondary-title&gt;Corrosion Science&lt;/secondary-title&gt;&lt;/titles&gt;&lt;periodical&gt;&lt;full-title&gt;Corrosion Science&lt;/full-title&gt;&lt;/periodical&gt;&lt;pages&gt;217-227&lt;/pages&gt;&lt;volume&gt;92&lt;/volume&gt;&lt;dates&gt;&lt;year&gt;2015&lt;/year&gt;&lt;pub-dates&gt;&lt;date&gt;2015/03&lt;/date&gt;&lt;/pub-dates&gt;&lt;/dates&gt;&lt;publisher&gt;Elsevier BV&lt;/publisher&gt;&lt;isbn&gt;0010-938X&lt;/isbn&gt;&lt;urls&gt;&lt;related-urls&gt;&lt;url&gt;http://dx.doi.org/10.1016/j.corsci.2014.12.007&lt;/url&gt;&lt;/related-urls&gt;&lt;/urls&gt;&lt;electronic-resource-num&gt;10.1016/j.corsci.2014.12.007&lt;/electronic-resource-num&gt;&lt;/record&gt;&lt;/Cite&gt;&lt;/EndNote&gt;</w:instrText>
      </w:r>
      <w:r w:rsidR="00C326BE">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21" w:tooltip="Shi, 2015 #465" w:history="1">
        <w:r w:rsidR="0058554F">
          <w:rPr>
            <w:rFonts w:ascii="Times New Roman" w:hAnsi="Times New Roman" w:cs="Times New Roman"/>
            <w:noProof/>
            <w:sz w:val="24"/>
            <w:szCs w:val="24"/>
          </w:rPr>
          <w:t>21</w:t>
        </w:r>
      </w:hyperlink>
      <w:r w:rsidR="002C22AF">
        <w:rPr>
          <w:rFonts w:ascii="Times New Roman" w:hAnsi="Times New Roman" w:cs="Times New Roman"/>
          <w:noProof/>
          <w:sz w:val="24"/>
          <w:szCs w:val="24"/>
        </w:rPr>
        <w:t>]</w:t>
      </w:r>
      <w:r w:rsidR="00C326BE">
        <w:rPr>
          <w:rFonts w:ascii="Times New Roman" w:hAnsi="Times New Roman" w:cs="Times New Roman"/>
          <w:sz w:val="24"/>
          <w:szCs w:val="24"/>
        </w:rPr>
        <w:fldChar w:fldCharType="end"/>
      </w:r>
      <w:r w:rsidR="00C326BE">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&lt;EndNote&gt;&lt;Cite&gt;&lt;Author&gt;Yang&lt;/Author&gt;&lt;Year&gt;2012&lt;/Year&gt;&lt;RecNum&gt;467&lt;/RecNum&gt;&lt;DisplayText&gt;[22]&lt;/DisplayText&gt;&lt;record&gt;&lt;rec-number&gt;467&lt;/rec-number&gt;&lt;foreign-keys&gt;&lt;key app="EN" db-id="ese55x5vtzp0x6e9s9tpzwagt5re2t5sfaz5" timestamp="1546065314"&gt;467&lt;/key&gt;&lt;/foreign-keys&gt;&lt;ref-type name="Journal Article"&gt;17&lt;/ref-type&gt;&lt;contributors&gt;&lt;authors&gt;&lt;author&gt;Yang, X. W.&lt;/author&gt;&lt;author&gt;Zhu, J. C.&lt;/author&gt;&lt;author&gt;Lai, Z. H.&lt;/author&gt;&lt;author&gt;Kong, Y. R.&lt;/author&gt;&lt;author&gt;Zhao, R. D.&lt;/author&gt;&lt;author&gt;He, D.&lt;/author&gt;&lt;/authors&gt;&lt;/contributors&gt;&lt;titles&gt;&lt;title&gt;Application of artificial neural network to predict flow stress of as quenched A357 alloy&lt;/title&gt;&lt;secondary-title&gt;Materials Science and Technology&lt;/secondary-title&gt;&lt;/titles&gt;&lt;periodical&gt;&lt;full-title&gt;Materials Science and Technology&lt;/full-title&gt;&lt;/periodical&gt;&lt;pages&gt;151-155&lt;/pages&gt;&lt;volume&gt;28&lt;/volume&gt;&lt;number&gt;2&lt;/number&gt;&lt;dates&gt;&lt;year&gt;2012&lt;/year&gt;&lt;pub-dates&gt;&lt;date&gt;2012/02&lt;/date&gt;&lt;/pub-dates&gt;&lt;/dates&gt;&lt;publisher&gt;Informa UK Limited&lt;/publisher&gt;&lt;isbn&gt;0267-0836&amp;#xD;1743-2847&lt;/isbn&gt;&lt;urls&gt;&lt;related-urls&gt;&lt;url&gt;http://dx.doi.org/10.1179/1743284710y.0000000051&lt;/url&gt;&lt;/related-urls&gt;&lt;/urls&gt;&lt;electronic-resource-num&gt;10.1179/1743284710y.0000000051&lt;/electronic-resource-num&gt;&lt;/record&gt;&lt;/Cite&gt;&lt;/EndNote&gt;</w:instrText>
      </w:r>
      <w:r w:rsidR="005E4D3A">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22" w:tooltip="Yang, 2012 #467" w:history="1">
        <w:r w:rsidR="0058554F">
          <w:rPr>
            <w:rFonts w:ascii="Times New Roman" w:hAnsi="Times New Roman" w:cs="Times New Roman"/>
            <w:noProof/>
            <w:sz w:val="24"/>
            <w:szCs w:val="24"/>
          </w:rPr>
          <w:t>22</w:t>
        </w:r>
      </w:hyperlink>
      <w:r w:rsidR="002C22AF">
        <w:rPr>
          <w:rFonts w:ascii="Times New Roman" w:hAnsi="Times New Roman" w:cs="Times New Roman"/>
          <w:noProof/>
          <w:sz w:val="24"/>
          <w:szCs w:val="24"/>
        </w:rPr>
        <w:t>]</w:t>
      </w:r>
      <w:r w:rsidR="005E4D3A">
        <w:rPr>
          <w:rFonts w:ascii="Times New Roman" w:hAnsi="Times New Roman" w:cs="Times New Roman"/>
          <w:sz w:val="24"/>
          <w:szCs w:val="24"/>
        </w:rPr>
        <w:fldChar w:fldCharType="end"/>
      </w:r>
      <w:r w:rsidR="005E4D3A">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&lt;EndNote&gt;&lt;Cite&gt;&lt;Author&gt;Kamrunnahar&lt;/Author&gt;&lt;Year&gt;2011&lt;/Year&gt;&lt;RecNum&gt;470&lt;/RecNum&gt;&lt;DisplayText&gt;[26]&lt;/DisplayText&gt;&lt;record&gt;&lt;rec-number&gt;470&lt;/rec-number&gt;&lt;foreign-keys&gt;&lt;key app="EN" db-id="ese55x5vtzp0x6e9s9tpzwagt5re2t5sfaz5" timestamp="1546075485"&gt;470&lt;/key&gt;&lt;/foreign-keys&gt;&lt;ref-type name="Journal Article"&gt;17&lt;/ref-type&gt;&lt;contributors&gt;&lt;authors&gt;&lt;author&gt;Kamrunnahar, Mst&lt;/author&gt;&lt;author&gt;Urquidi-Macdonald, Mirna&lt;/author&gt;&lt;/authors&gt;&lt;/contributors&gt;&lt;titles&gt;&lt;title&gt;Prediction of corrosion behaviour of Alloy 22 using neural network as a data mining tool&lt;/title&gt;&lt;secondary-title&gt;Corrosion Science&lt;/secondary-title&gt;&lt;/titles&gt;&lt;periodical&gt;&lt;full-title&gt;Corrosion Science&lt;/full-title&gt;&lt;/periodical&gt;&lt;pages&gt;961-967&lt;/pages&gt;&lt;volume&gt;53&lt;/volume&gt;&lt;number&gt;3&lt;/number&gt;&lt;dates&gt;&lt;year&gt;2011&lt;/year&gt;&lt;pub-dates&gt;&lt;date&gt;2011/03&lt;/date&gt;&lt;/pub-dates&gt;&lt;/dates&gt;&lt;publisher&gt;Elsevier BV&lt;/publisher&gt;&lt;isbn&gt;0010-938X&lt;/isbn&gt;&lt;urls&gt;&lt;related-urls&gt;&lt;url&gt;http://dx.doi.org/10.1016/j.corsci.2010.11.028&lt;/url&gt;&lt;/related-urls&gt;&lt;/urls&gt;&lt;electronic-resource-num&gt;10.1016/j.corsci.2010.11.028&lt;/electronic-resource-num&gt;&lt;/record&gt;&lt;/Cite&gt;&lt;/EndNote&gt;</w:instrText>
      </w:r>
      <w:r w:rsidR="005E4D3A">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26" w:tooltip="Kamrunnahar, 2011 #470" w:history="1">
        <w:r w:rsidR="0058554F">
          <w:rPr>
            <w:rFonts w:ascii="Times New Roman" w:hAnsi="Times New Roman" w:cs="Times New Roman"/>
            <w:noProof/>
            <w:sz w:val="24"/>
            <w:szCs w:val="24"/>
          </w:rPr>
          <w:t>26</w:t>
        </w:r>
      </w:hyperlink>
      <w:r w:rsidR="002C22AF">
        <w:rPr>
          <w:rFonts w:ascii="Times New Roman" w:hAnsi="Times New Roman" w:cs="Times New Roman"/>
          <w:noProof/>
          <w:sz w:val="24"/>
          <w:szCs w:val="24"/>
        </w:rPr>
        <w:t>]</w:t>
      </w:r>
      <w:r w:rsidR="005E4D3A">
        <w:rPr>
          <w:rFonts w:ascii="Times New Roman" w:hAnsi="Times New Roman" w:cs="Times New Roman"/>
          <w:sz w:val="24"/>
          <w:szCs w:val="24"/>
        </w:rPr>
        <w:fldChar w:fldCharType="end"/>
      </w:r>
      <w:r w:rsidR="005E4D3A">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&lt;EndNote&gt;&lt;Cite&gt;&lt;Author&gt;Zhang&lt;/Author&gt;&lt;Year&gt;2016&lt;/Year&gt;&lt;RecNum&gt;72&lt;/RecNum&gt;&lt;DisplayText&gt;[27]&lt;/DisplayText&gt;&lt;record&gt;&lt;rec-number&gt;72&lt;/rec-number&gt;&lt;foreign-keys&gt;&lt;key app="EN" db-id="ese55x5vtzp0x6e9s9tpzwagt5re2t5sfaz5" timestamp="1544789418"&gt;72&lt;/key&gt;&lt;key app="ENWeb" db-id=""&gt;0&lt;/key&gt;&lt;/foreign-keys&gt;&lt;ref-type name="Journal Article"&gt;17&lt;/ref-type&gt;&lt;contributors&gt;&lt;authors&gt;&lt;author&gt;Zhang, W.&lt;/author&gt;&lt;author&gt;Bao, Z.&lt;/author&gt;&lt;author&gt;Jiang, S.&lt;/author&gt;&lt;author&gt;He, J.&lt;/author&gt;&lt;/authors&gt;&lt;/contributors&gt;&lt;auth-address&gt;School of Reliability and Systems Engineering, Beihang University, Haidian District, Beijing 100089, China. zhangwei.dse@buaa.edu.cn.&amp;#xD;School of Reliability and Systems Engineering, Beihang University, Haidian District, Beijing 100089, China. baozhangmin@icloud.com.&amp;#xD;School of Reliability and Systems Engineering, Beihang University, Haidian District, Beijing 100089, China. jshan.susan@gmail.com.&amp;#xD;School of Reliability and Systems Engineering, Beihang University, Haidian District, Beijing 100089, China. 09722@buaa.edu.cn.&lt;/auth-address&gt;&lt;titles&gt;&lt;title&gt;An Artificial Neural Network-Based Algorithm for Evaluation of Fatigue Crack Propagation Considering Nonlinear Damage Accumulation&lt;/title&gt;&lt;secondary-title&gt;Materials (Basel)&lt;/secondary-title&gt;&lt;/titles&gt;&lt;periodical&gt;&lt;full-title&gt;Materials (Basel)&lt;/full-title&gt;&lt;/periodical&gt;&lt;volume&gt;9&lt;/volume&gt;&lt;number&gt;6&lt;/number&gt;&lt;keywords&gt;&lt;keyword&gt;artificial neural network&lt;/keyword&gt;&lt;keyword&gt;fatigue crack growth&lt;/keyword&gt;&lt;keyword&gt;loading interaction&lt;/keyword&gt;&lt;keyword&gt;nonlinear multivariable function&lt;/keyword&gt;&lt;keyword&gt;retardation&lt;/keyword&gt;&lt;/keywords&gt;&lt;dates&gt;&lt;year&gt;2016&lt;/year&gt;&lt;pub-dates&gt;&lt;date&gt;Jun 17&lt;/date&gt;&lt;/pub-dates&gt;&lt;/dates&gt;&lt;isbn&gt;1996-1944 (Print)&amp;#xD;1996-1944 (Linking)&lt;/isbn&gt;&lt;accession-num&gt;28773606&lt;/accession-num&gt;&lt;urls&gt;&lt;related-urls&gt;&lt;url&gt;https://www.ncbi.nlm.nih.gov/pubmed/28773606&lt;/url&gt;&lt;/related-urls&gt;&lt;/urls&gt;&lt;custom2&gt;PMC5456770&lt;/custom2&gt;&lt;electronic-resource-num&gt;10.3390/ma9060483&lt;/electronic-resource-num&gt;&lt;/record&gt;&lt;/Cite&gt;&lt;/EndNote&gt;</w:instrText>
      </w:r>
      <w:r w:rsidR="005E4D3A">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27" w:tooltip="Zhang, 2016 #72" w:history="1">
        <w:r w:rsidR="0058554F">
          <w:rPr>
            <w:rFonts w:ascii="Times New Roman" w:hAnsi="Times New Roman" w:cs="Times New Roman"/>
            <w:noProof/>
            <w:sz w:val="24"/>
            <w:szCs w:val="24"/>
          </w:rPr>
          <w:t>27</w:t>
        </w:r>
      </w:hyperlink>
      <w:r w:rsidR="002C22AF">
        <w:rPr>
          <w:rFonts w:ascii="Times New Roman" w:hAnsi="Times New Roman" w:cs="Times New Roman"/>
          <w:noProof/>
          <w:sz w:val="24"/>
          <w:szCs w:val="24"/>
        </w:rPr>
        <w:t>]</w:t>
      </w:r>
      <w:r w:rsidR="005E4D3A">
        <w:rPr>
          <w:rFonts w:ascii="Times New Roman" w:hAnsi="Times New Roman" w:cs="Times New Roman"/>
          <w:sz w:val="24"/>
          <w:szCs w:val="24"/>
        </w:rPr>
        <w:fldChar w:fldCharType="end"/>
      </w:r>
      <w:r w:rsidR="005E4D3A">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&lt;EndNote&gt;&lt;Cite&gt;&lt;Author&gt;Montakhab&lt;/Author&gt;&lt;Year&gt;2010&lt;/Year&gt;&lt;RecNum&gt;654&lt;/RecNum&gt;&lt;DisplayText&gt;[34]&lt;/DisplayText&gt;&lt;record&gt;&lt;rec-number&gt;654&lt;/rec-number&gt;&lt;foreign-keys&gt;&lt;key app="EN" db-id="ese55x5vtzp0x6e9s9tpzwagt5re2t5sfaz5" timestamp="1552215775"&gt;654&lt;/key&gt;&lt;/foreign-keys&gt;&lt;ref-type name="Journal Article"&gt;17&lt;/ref-type&gt;&lt;contributors&gt;&lt;authors&gt;&lt;author&gt;Montakhab, M.&lt;/author&gt;&lt;author&gt;Behjati, P.&lt;/author&gt;&lt;/authors&gt;&lt;/contributors&gt;&lt;titles&gt;&lt;title&gt;Modelling correlation between hot working parameters and flow stress of IN625 alloy using neural network&lt;/title&gt;&lt;secondary-title&gt;Materials Science and Technology&lt;/secondary-title&gt;&lt;/titles&gt;&lt;periodical&gt;&lt;full-title&gt;Materials Science and Technology&lt;/full-title&gt;&lt;/periodical&gt;&lt;pages&gt;621-625&lt;/pages&gt;&lt;volume&gt;26&lt;/volume&gt;&lt;number&gt;5&lt;/number&gt;&lt;dates&gt;&lt;year&gt;2010&lt;/year&gt;&lt;pub-dates&gt;&lt;date&gt;2010/05&lt;/date&gt;&lt;/pub-dates&gt;&lt;/dates&gt;&lt;publisher&gt;Informa UK Limited&lt;/publisher&gt;&lt;isbn&gt;0267-0836&amp;#xD;1743-2847&lt;/isbn&gt;&lt;urls&gt;&lt;related-urls&gt;&lt;url&gt;http://dx.doi.org/10.1179/174328409x448394&lt;/url&gt;&lt;/related-urls&gt;&lt;/urls&gt;&lt;electronic-resource-num&gt;10.1179/174328409x448394&lt;/electronic-resource-num&gt;&lt;/record&gt;&lt;/Cite&gt;&lt;/EndNote&gt;</w:instrText>
      </w:r>
      <w:r w:rsidR="005E4D3A">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34" w:tooltip="Montakhab, 2010 #654" w:history="1">
        <w:r w:rsidR="0058554F">
          <w:rPr>
            <w:rFonts w:ascii="Times New Roman" w:hAnsi="Times New Roman" w:cs="Times New Roman"/>
            <w:noProof/>
            <w:sz w:val="24"/>
            <w:szCs w:val="24"/>
          </w:rPr>
          <w:t>34</w:t>
        </w:r>
      </w:hyperlink>
      <w:r w:rsidR="002C22AF">
        <w:rPr>
          <w:rFonts w:ascii="Times New Roman" w:hAnsi="Times New Roman" w:cs="Times New Roman"/>
          <w:noProof/>
          <w:sz w:val="24"/>
          <w:szCs w:val="24"/>
        </w:rPr>
        <w:t>]</w:t>
      </w:r>
      <w:r w:rsidR="005E4D3A">
        <w:rPr>
          <w:rFonts w:ascii="Times New Roman" w:hAnsi="Times New Roman" w:cs="Times New Roman"/>
          <w:sz w:val="24"/>
          <w:szCs w:val="24"/>
        </w:rPr>
        <w:fldChar w:fldCharType="end"/>
      </w:r>
      <w:r w:rsidR="005E4D3A">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&lt;EndNote&gt;&lt;Cite&gt;&lt;Author&gt;Li&lt;/Author&gt;&lt;Year&gt;2007&lt;/Year&gt;&lt;RecNum&gt;469&lt;/RecNum&gt;&lt;DisplayText&gt;[45]&lt;/DisplayText&gt;&lt;record&gt;&lt;rec-number&gt;469&lt;/rec-number&gt;&lt;foreign-keys&gt;&lt;key app="EN" db-id="ese55x5vtzp0x6e9s9tpzwagt5re2t5sfaz5" timestamp="1546075485"&gt;469&lt;/key&gt;&lt;/foreign-keys&gt;&lt;ref-type name="Conference Paper"&gt;47&lt;/ref-type&gt;&lt;contributors&gt;&lt;authors&gt;&lt;author&gt;Li, Sun&lt;/author&gt;&lt;author&gt;Qi, Fangjuan&lt;/author&gt;&lt;author&gt;Hou, Zhezhe&lt;/author&gt;&lt;author&gt;Xiao, Yuehua&lt;/author&gt;&lt;/authors&gt;&lt;/contributors&gt;&lt;titles&gt;&lt;title&gt;The Prediction of Sn-Ag Solder Properties Based on BP Algorithm of Artificial Neutral Network&lt;/title&gt;&lt;secondary-title&gt;2007 8th International Conference on Electronic Packaging Technology&lt;/secondary-title&gt;&lt;/titles&gt;&lt;dates&gt;&lt;year&gt;2007&lt;/year&gt;&lt;pub-dates&gt;&lt;date&gt;2007/08&lt;/date&gt;&lt;/pub-dates&gt;&lt;/dates&gt;&lt;publisher&gt;IEEE&lt;/publisher&gt;&lt;isbn&gt;9781424413911&amp;#xD;9781424413928&lt;/isbn&gt;&lt;urls&gt;&lt;related-urls&gt;&lt;url&gt;http://dx.doi.org/10.1109/icept.2007.4441529&lt;/url&gt;&lt;/related-urls&gt;&lt;/urls&gt;&lt;electronic-resource-num&gt;10.1109/icept.2007.4441529&lt;/electronic-resource-num&gt;&lt;/record&gt;&lt;/Cite&gt;&lt;/EndNote&gt;</w:instrText>
      </w:r>
      <w:r w:rsidR="005E4D3A">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45" w:tooltip="Li, 2007 #469" w:history="1">
        <w:r w:rsidR="0058554F">
          <w:rPr>
            <w:rFonts w:ascii="Times New Roman" w:hAnsi="Times New Roman" w:cs="Times New Roman"/>
            <w:noProof/>
            <w:sz w:val="24"/>
            <w:szCs w:val="24"/>
          </w:rPr>
          <w:t>45</w:t>
        </w:r>
      </w:hyperlink>
      <w:r w:rsidR="002C22AF">
        <w:rPr>
          <w:rFonts w:ascii="Times New Roman" w:hAnsi="Times New Roman" w:cs="Times New Roman"/>
          <w:noProof/>
          <w:sz w:val="24"/>
          <w:szCs w:val="24"/>
        </w:rPr>
        <w:t>]</w:t>
      </w:r>
      <w:r w:rsidR="005E4D3A">
        <w:rPr>
          <w:rFonts w:ascii="Times New Roman" w:hAnsi="Times New Roman" w:cs="Times New Roman"/>
          <w:sz w:val="24"/>
          <w:szCs w:val="24"/>
        </w:rPr>
        <w:fldChar w:fldCharType="end"/>
      </w:r>
      <w:r w:rsidR="005E4D3A">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&lt;EndNote&gt;&lt;Cite&gt;&lt;Author&gt;Li&lt;/Author&gt;&lt;Year&gt;1998&lt;/Year&gt;&lt;RecNum&gt;484&lt;/RecNum&gt;&lt;DisplayText&gt;[46]&lt;/DisplayText&gt;&lt;record&gt;&lt;rec-number&gt;484&lt;/rec-number&gt;&lt;foreign-keys&gt;&lt;key app="EN" db-id="ese55x5vtzp0x6e9s9tpzwagt5re2t5sfaz5" timestamp="1546094233"&gt;484&lt;/key&gt;&lt;/foreign-keys&gt;&lt;ref-type name="Journal Article"&gt;17&lt;/ref-type&gt;&lt;contributors&gt;&lt;authors&gt;&lt;author&gt;Li, M.&lt;/author&gt;&lt;author&gt;Liu, X.&lt;/author&gt;&lt;author&gt;Wu, S.&lt;/author&gt;&lt;author&gt;Zhang, X.&lt;/author&gt;&lt;/authors&gt;&lt;/contributors&gt;&lt;titles&gt;&lt;title&gt;Approach to constitutive relationships of a Ti-5AI-2Sn-2Zr-4Cr-4Mo alloy by artificial neural networks&lt;/title&gt;&lt;secondary-title&gt;Materials Science and Technology&lt;/secondary-title&gt;&lt;/titles&gt;&lt;periodical&gt;&lt;full-title&gt;Materials Science and Technology&lt;/full-title&gt;&lt;/periodical&gt;&lt;pages&gt;136-138&lt;/pages&gt;&lt;volume&gt;14&lt;/volume&gt;&lt;number&gt;2&lt;/number&gt;&lt;dates&gt;&lt;year&gt;1998&lt;/year&gt;&lt;pub-dates&gt;&lt;date&gt;1998/02&lt;/date&gt;&lt;/pub-dates&gt;&lt;/dates&gt;&lt;publisher&gt;Informa UK Limited&lt;/publisher&gt;&lt;isbn&gt;0267-0836&amp;#xD;1743-2847&lt;/isbn&gt;&lt;urls&gt;&lt;related-urls&gt;&lt;url&gt;http://dx.doi.org/10.1179/mst.1998.14.2.136&lt;/url&gt;&lt;/related-urls&gt;&lt;/urls&gt;&lt;electronic-resource-num&gt;10.1179/mst.1998.14.2.136&lt;/electronic-resource-num&gt;&lt;/record&gt;&lt;/Cite&gt;&lt;/EndNote&gt;</w:instrText>
      </w:r>
      <w:r w:rsidR="005E4D3A">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46" w:tooltip="Li, 1998 #484" w:history="1">
        <w:r w:rsidR="0058554F">
          <w:rPr>
            <w:rFonts w:ascii="Times New Roman" w:hAnsi="Times New Roman" w:cs="Times New Roman"/>
            <w:noProof/>
            <w:sz w:val="24"/>
            <w:szCs w:val="24"/>
          </w:rPr>
          <w:t>46</w:t>
        </w:r>
      </w:hyperlink>
      <w:r w:rsidR="002C22AF">
        <w:rPr>
          <w:rFonts w:ascii="Times New Roman" w:hAnsi="Times New Roman" w:cs="Times New Roman"/>
          <w:noProof/>
          <w:sz w:val="24"/>
          <w:szCs w:val="24"/>
        </w:rPr>
        <w:t>]</w:t>
      </w:r>
      <w:r w:rsidR="005E4D3A">
        <w:rPr>
          <w:rFonts w:ascii="Times New Roman" w:hAnsi="Times New Roman" w:cs="Times New Roman"/>
          <w:sz w:val="24"/>
          <w:szCs w:val="24"/>
        </w:rPr>
        <w:fldChar w:fldCharType="end"/>
      </w:r>
      <w:r>
        <w:rPr>
          <w:rFonts w:ascii="Times New Roman" w:hAnsi="Times New Roman" w:cs="Times New Roman"/>
          <w:sz w:val="24"/>
          <w:szCs w:val="24"/>
        </w:rPr>
        <w:t xml:space="preserve">and so on. The majority of materials related applications are focused on implementing </w:t>
      </w:r>
      <w:r w:rsidR="001D6901">
        <w:rPr>
          <w:rFonts w:ascii="Times New Roman" w:hAnsi="Times New Roman" w:cs="Times New Roman"/>
          <w:sz w:val="24"/>
          <w:szCs w:val="24"/>
        </w:rPr>
        <w:t xml:space="preserve">feed forward </w:t>
      </w:r>
      <w:r>
        <w:rPr>
          <w:rFonts w:ascii="Times New Roman" w:hAnsi="Times New Roman" w:cs="Times New Roman"/>
          <w:sz w:val="24"/>
          <w:szCs w:val="24"/>
        </w:rPr>
        <w:t xml:space="preserve">backpropagation neural networks. </w:t>
      </w:r>
      <w:r w:rsidR="009141F2">
        <w:rPr>
          <w:rFonts w:ascii="Times New Roman" w:hAnsi="Times New Roman" w:cs="Times New Roman"/>
          <w:sz w:val="24"/>
          <w:szCs w:val="24"/>
        </w:rPr>
        <w:t>R</w:t>
      </w:r>
      <w:r>
        <w:rPr>
          <w:rFonts w:ascii="Times New Roman" w:hAnsi="Times New Roman" w:cs="Times New Roman"/>
          <w:sz w:val="24"/>
          <w:szCs w:val="24"/>
        </w:rPr>
        <w:t xml:space="preserve">ecent works on </w:t>
      </w:r>
      <w:r w:rsidR="009141F2">
        <w:rPr>
          <w:rFonts w:ascii="Times New Roman" w:hAnsi="Times New Roman" w:cs="Times New Roman"/>
          <w:sz w:val="24"/>
          <w:szCs w:val="24"/>
        </w:rPr>
        <w:t xml:space="preserve">other </w:t>
      </w:r>
      <w:r>
        <w:rPr>
          <w:rFonts w:ascii="Times New Roman" w:hAnsi="Times New Roman" w:cs="Times New Roman"/>
          <w:sz w:val="24"/>
          <w:szCs w:val="24"/>
        </w:rPr>
        <w:t xml:space="preserve">powerful, complicated and efficient neural networks models, such as radial basic function neural network (RBFNN), convolutional neural network (CNN) and </w:t>
      </w:r>
      <w:r>
        <w:rPr>
          <w:rFonts w:ascii="Times New Roman" w:hAnsi="Times New Roman" w:cs="Times New Roman"/>
          <w:noProof/>
          <w:sz w:val="24"/>
          <w:szCs w:val="24"/>
        </w:rPr>
        <w:t>generalized regression neural network</w:t>
      </w:r>
      <w:r>
        <w:rPr>
          <w:rFonts w:ascii="Times New Roman" w:hAnsi="Times New Roman" w:cs="Times New Roman"/>
          <w:sz w:val="24"/>
          <w:szCs w:val="24"/>
        </w:rPr>
        <w:t xml:space="preserve"> (GRNN) can also give satisfactory prediction. In materials science researches, it is important to know the role of variables affecting on material properties and determine which input variable is the most influencing factor on desired output variable. Some input ranking methods, such as change of MSE (COM), fuzzy curves and sensitivity analysis, have been applied to extract knowledge from trained ANN </w:t>
      </w:r>
      <w:r>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&lt;EndNote&gt;&lt;Cite&gt;&lt;Author&gt;Sung&lt;/Author&gt;&lt;Year&gt;1998&lt;/Year&gt;&lt;RecNum&gt;663&lt;/RecNum&gt;&lt;DisplayText&gt;[47]&lt;/DisplayText&gt;&lt;record&gt;&lt;rec-number&gt;663&lt;/rec-number&gt;&lt;foreign-keys&gt;&lt;key app="EN" db-id="ese55x5vtzp0x6e9s9tpzwagt5re2t5sfaz5" timestamp="1552266834"&gt;663&lt;/key&gt;&lt;/foreign-keys&gt;&lt;ref-type name="Journal Article"&gt;17&lt;/ref-type&gt;&lt;contributors&gt;&lt;authors&gt;&lt;author&gt;Sung, A. H.&lt;/author&gt;&lt;/authors&gt;&lt;/contributors&gt;&lt;titles&gt;&lt;title&gt;Ranking importance of input parameters of neural networks&lt;/title&gt;&lt;secondary-title&gt;Expert Systems with Applications&lt;/secondary-title&gt;&lt;/titles&gt;&lt;periodical&gt;&lt;full-title&gt;Expert Systems with Applications&lt;/full-title&gt;&lt;/periodical&gt;&lt;pages&gt;405-411&lt;/pages&gt;&lt;volume&gt;15&lt;/volume&gt;&lt;number&gt;3&lt;/number&gt;&lt;keywords&gt;&lt;keyword&gt;Artificial neural networks&lt;/keyword&gt;&lt;keyword&gt;Importance ranking&lt;/keyword&gt;&lt;keyword&gt;Sensitivity analysis&lt;/keyword&gt;&lt;keyword&gt;Fuzzy curves&lt;/keyword&gt;&lt;keyword&gt;Change of MSE&lt;/keyword&gt;&lt;/keywords&gt;&lt;dates&gt;&lt;year&gt;1998&lt;/year&gt;&lt;pub-dates&gt;&lt;date&gt;1998/10/01/&lt;/date&gt;&lt;/pub-dates&gt;&lt;/dates&gt;&lt;isbn&gt;0957-4174&lt;/isbn&gt;&lt;urls&gt;&lt;related-urls&gt;&lt;url&gt;http://www.sciencedirect.com/science/article/pii/S0957417498000414&lt;/url&gt;&lt;/related-urls&gt;&lt;/urls&gt;&lt;electronic-resource-num&gt;https://doi.org/10.1016/S0957-4174(98)00041-4&lt;/electronic-resource-num&gt;&lt;/record&gt;&lt;/Cite&gt;&lt;/EndNote&gt;</w:instrText>
      </w:r>
      <w:r>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47" w:tooltip="Sung, 1998 #663" w:history="1">
        <w:r w:rsidR="0058554F">
          <w:rPr>
            <w:rFonts w:ascii="Times New Roman" w:hAnsi="Times New Roman" w:cs="Times New Roman"/>
            <w:noProof/>
            <w:sz w:val="24"/>
            <w:szCs w:val="24"/>
          </w:rPr>
          <w:t>47</w:t>
        </w:r>
      </w:hyperlink>
      <w:r w:rsidR="002C22AF">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Previous recent works have shown that integration of neural networks with other computing paradigms such as Bayesian framework </w:t>
      </w:r>
      <w:r>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&lt;EndNote&gt;&lt;Cite&gt;&lt;Author&gt;Vasudevan&lt;/Author&gt;&lt;Year&gt;2005&lt;/Year&gt;&lt;RecNum&gt;664&lt;/RecNum&gt;&lt;DisplayText&gt;[48]&lt;/DisplayText&gt;&lt;record&gt;&lt;rec-number&gt;664&lt;/rec-number&gt;&lt;foreign-keys&gt;&lt;key app="EN" db-id="ese55x5vtzp0x6e9s9tpzwagt5re2t5sfaz5" timestamp="1552280833"&gt;664&lt;/key&gt;&lt;/foreign-keys&gt;&lt;ref-type name="Journal Article"&gt;17&lt;/ref-type&gt;&lt;contributors&gt;&lt;authors&gt;&lt;author&gt;Vasudevan, M.&lt;/author&gt;&lt;author&gt;Bhaduri, A. K.&lt;/author&gt;&lt;author&gt;Raj, Baldev&lt;/author&gt;&lt;author&gt;Rao, K. Prasad&lt;/author&gt;&lt;/authors&gt;&lt;/contributors&gt;&lt;titles&gt;&lt;title&gt;Modelling correlation between alloy composition and ferrite number in duplex stainless steel welds using artificial neural networks&lt;/title&gt;&lt;secondary-title&gt;Materials Science and Technology&lt;/secondary-title&gt;&lt;/titles&gt;&lt;periodical&gt;&lt;full-title&gt;Materials Science and Technology&lt;/full-title&gt;&lt;/periodical&gt;&lt;pages&gt;387-392&lt;/pages&gt;&lt;volume&gt;21&lt;/volume&gt;&lt;number&gt;4&lt;/number&gt;&lt;dates&gt;&lt;year&gt;2005&lt;/year&gt;&lt;pub-dates&gt;&lt;date&gt;2005/04&lt;/date&gt;&lt;/pub-dates&gt;&lt;/dates&gt;&lt;publisher&gt;Informa UK Limited&lt;/publisher&gt;&lt;isbn&gt;0267-0836&amp;#xD;1743-2847&lt;/isbn&gt;&lt;urls&gt;&lt;related-urls&gt;&lt;url&gt;http://dx.doi.org/10.1179/174328405x36557&lt;/url&gt;&lt;/related-urls&gt;&lt;/urls&gt;&lt;electronic-resource-num&gt;10.1179/174328405x36557&lt;/electronic-resource-num&gt;&lt;/record&gt;&lt;/Cite&gt;&lt;/EndNote&gt;</w:instrText>
      </w:r>
      <w:r>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48" w:tooltip="Vasudevan, 2005 #664" w:history="1">
        <w:r w:rsidR="0058554F">
          <w:rPr>
            <w:rFonts w:ascii="Times New Roman" w:hAnsi="Times New Roman" w:cs="Times New Roman"/>
            <w:noProof/>
            <w:sz w:val="24"/>
            <w:szCs w:val="24"/>
          </w:rPr>
          <w:t>48</w:t>
        </w:r>
      </w:hyperlink>
      <w:r w:rsidR="002C22AF">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genetic algorithm </w:t>
      </w:r>
      <w:r>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&lt;EndNote&gt;&lt;Cite&gt;&lt;Author&gt;Fu&lt;/Author&gt;&lt;Year&gt;2010&lt;/Year&gt;&lt;RecNum&gt;447&lt;/RecNum&gt;&lt;DisplayText&gt;[49]&lt;/DisplayText&gt;&lt;record&gt;&lt;rec-number&gt;447&lt;/rec-number&gt;&lt;foreign-keys&gt;&lt;key app="EN" db-id="ese55x5vtzp0x6e9s9tpzwagt5re2t5sfaz5" timestamp="1545948753"&gt;447&lt;/key&gt;&lt;key app="ENWeb" db-id=""&gt;0&lt;/key&gt;&lt;/foreign-keys&gt;&lt;ref-type name="Journal Article"&gt;17&lt;/ref-type&gt;&lt;contributors&gt;&lt;authors&gt;&lt;author&gt;Fu, Zemin&lt;/author&gt;&lt;author&gt;Mo, Jianhua&lt;/author&gt;&lt;author&gt;Chen, Lin&lt;/author&gt;&lt;author&gt;Chen, Wei&lt;/author&gt;&lt;/authors&gt;&lt;/contributors&gt;&lt;titles&gt;&lt;title&gt;Using genetic algorithm-back propagation neural network prediction and finite-element model simulation to optimize the process of multiple-step incremental air-bending forming of sheet metal&lt;/title&gt;&lt;secondary-title&gt;Materials &amp;amp; Design&lt;/secondary-title&gt;&lt;/titles&gt;&lt;periodical&gt;&lt;full-title&gt;Materials &amp;amp; Design&lt;/full-title&gt;&lt;/periodical&gt;&lt;pages&gt;267-277&lt;/pages&gt;&lt;volume&gt;31&lt;/volume&gt;&lt;number&gt;1&lt;/number&gt;&lt;dates&gt;&lt;year&gt;2010&lt;/year&gt;&lt;/dates&gt;&lt;isbn&gt;02613069&lt;/isbn&gt;&lt;urls&gt;&lt;/urls&gt;&lt;electronic-resource-num&gt;10.1016/j.matdes.2009.06.019&lt;/electronic-resource-num&gt;&lt;/record&gt;&lt;/Cite&gt;&lt;/EndNote&gt;</w:instrText>
      </w:r>
      <w:r>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49" w:tooltip="Fu, 2010 #447" w:history="1">
        <w:r w:rsidR="0058554F">
          <w:rPr>
            <w:rFonts w:ascii="Times New Roman" w:hAnsi="Times New Roman" w:cs="Times New Roman"/>
            <w:noProof/>
            <w:sz w:val="24"/>
            <w:szCs w:val="24"/>
          </w:rPr>
          <w:t>49</w:t>
        </w:r>
      </w:hyperlink>
      <w:r w:rsidR="002C22AF">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DA7FFC">
        <w:rPr>
          <w:rFonts w:ascii="Times New Roman" w:hAnsi="Times New Roman" w:cs="Times New Roman"/>
          <w:sz w:val="24"/>
          <w:szCs w:val="24"/>
        </w:rPr>
        <w:fldChar w:fldCharType="begin">
          <w:fldData xml:space="preserve">PEVuZE5vdGU+PENpdGU+PEF1dGhvcj5IdWFuZzwvQXV0aG9yPjxZZWFyPjIwMTg8L1llYXI+PFJl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</w:fldData>
        </w:fldChar>
      </w:r>
      <w:r w:rsidR="002C22AF">
        <w:rPr>
          <w:rFonts w:ascii="Times New Roman" w:hAnsi="Times New Roman" w:cs="Times New Roman"/>
          <w:sz w:val="24"/>
          <w:szCs w:val="24"/>
        </w:rPr>
        <w:instrText xml:space="preserve"> ADDIN EN.CITE </w:instrText>
      </w:r>
      <w:r w:rsidR="002C22AF">
        <w:rPr>
          <w:rFonts w:ascii="Times New Roman" w:hAnsi="Times New Roman" w:cs="Times New Roman"/>
          <w:sz w:val="24"/>
          <w:szCs w:val="24"/>
        </w:rPr>
        <w:fldChar w:fldCharType="begin">
          <w:fldData xml:space="preserve">PEVuZE5vdGU+PENpdGU+PEF1dGhvcj5IdWFuZzwvQXV0aG9yPjxZZWFyPjIwMTg8L1llYXI+PFJl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</w:fldData>
        </w:fldChar>
      </w:r>
      <w:r w:rsidR="002C22AF">
        <w:rPr>
          <w:rFonts w:ascii="Times New Roman" w:hAnsi="Times New Roman" w:cs="Times New Roman"/>
          <w:sz w:val="24"/>
          <w:szCs w:val="24"/>
        </w:rPr>
        <w:instrText xml:space="preserve"> ADDIN EN.CITE.DATA </w:instrText>
      </w:r>
      <w:r w:rsidR="002C22AF">
        <w:rPr>
          <w:rFonts w:ascii="Times New Roman" w:hAnsi="Times New Roman" w:cs="Times New Roman"/>
          <w:sz w:val="24"/>
          <w:szCs w:val="24"/>
        </w:rPr>
      </w:r>
      <w:r w:rsidR="002C22AF">
        <w:rPr>
          <w:rFonts w:ascii="Times New Roman" w:hAnsi="Times New Roman" w:cs="Times New Roman"/>
          <w:sz w:val="24"/>
          <w:szCs w:val="24"/>
        </w:rPr>
        <w:fldChar w:fldCharType="end"/>
      </w:r>
      <w:r w:rsidR="00DA7FFC">
        <w:rPr>
          <w:rFonts w:ascii="Times New Roman" w:hAnsi="Times New Roman" w:cs="Times New Roman"/>
          <w:sz w:val="24"/>
          <w:szCs w:val="24"/>
        </w:rPr>
      </w:r>
      <w:r w:rsidR="00DA7FFC">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50" w:tooltip="Huang, 2018 #552" w:history="1">
        <w:r w:rsidR="0058554F">
          <w:rPr>
            <w:rFonts w:ascii="Times New Roman" w:hAnsi="Times New Roman" w:cs="Times New Roman"/>
            <w:noProof/>
            <w:sz w:val="24"/>
            <w:szCs w:val="24"/>
          </w:rPr>
          <w:t>50</w:t>
        </w:r>
      </w:hyperlink>
      <w:r w:rsidR="002C22AF">
        <w:rPr>
          <w:rFonts w:ascii="Times New Roman" w:hAnsi="Times New Roman" w:cs="Times New Roman"/>
          <w:noProof/>
          <w:sz w:val="24"/>
          <w:szCs w:val="24"/>
        </w:rPr>
        <w:t>]</w:t>
      </w:r>
      <w:r w:rsidR="00DA7FFC">
        <w:rPr>
          <w:rFonts w:ascii="Times New Roman" w:hAnsi="Times New Roman" w:cs="Times New Roman"/>
          <w:sz w:val="24"/>
          <w:szCs w:val="24"/>
        </w:rPr>
        <w:fldChar w:fldCharType="end"/>
      </w:r>
      <w:r w:rsidR="00DA7FFC">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&lt;EndNote&gt;&lt;Cite&gt;&lt;Author&gt;Aliofkhazraei&lt;/Author&gt;&lt;Year&gt;2008&lt;/Year&gt;&lt;RecNum&gt;442&lt;/RecNum&gt;&lt;DisplayText&gt;[51]&lt;/DisplayText&gt;&lt;record&gt;&lt;rec-number&gt;442&lt;/rec-number&gt;&lt;foreign-keys&gt;&lt;key app="EN" db-id="ese55x5vtzp0x6e9s9tpzwagt5re2t5sfaz5" timestamp="1545948725"&gt;442&lt;/key&gt;&lt;key app="ENWeb" db-id=""&gt;0&lt;/key&gt;&lt;/foreign-keys&gt;&lt;ref-type name="Journal Article"&gt;17&lt;/ref-type&gt;&lt;contributors&gt;&lt;authors&gt;&lt;author&gt;Aliofkhazraei, M.&lt;/author&gt;&lt;author&gt;Rouhaghdam, Alireza Sabour&lt;/author&gt;&lt;/authors&gt;&lt;/contributors&gt;&lt;titles&gt;&lt;title&gt;Neural networks prediction of different frequencies effects on corrosion resistance obtained from pulsed nanocrystalline plasma electrolytic carburizing&lt;/title&gt;&lt;secondary-title&gt;Materials Letters&lt;/secondary-title&gt;&lt;/titles&gt;&lt;periodical&gt;&lt;full-title&gt;Materials Letters&lt;/full-title&gt;&lt;/periodical&gt;&lt;pages&gt;2192-2195&lt;/pages&gt;&lt;volume&gt;62&lt;/volume&gt;&lt;number&gt;14&lt;/number&gt;&lt;dates&gt;&lt;year&gt;2008&lt;/year&gt;&lt;/dates&gt;&lt;isbn&gt;0167577X&lt;/isbn&gt;&lt;urls&gt;&lt;/urls&gt;&lt;electronic-resource-num&gt;10.1016/j.matlet.2007.11.052&lt;/electronic-resource-num&gt;&lt;/record&gt;&lt;/Cite&gt;&lt;/EndNote&gt;</w:instrText>
      </w:r>
      <w:r>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51" w:tooltip="Aliofkhazraei, 2008 #442" w:history="1">
        <w:r w:rsidR="0058554F">
          <w:rPr>
            <w:rFonts w:ascii="Times New Roman" w:hAnsi="Times New Roman" w:cs="Times New Roman"/>
            <w:noProof/>
            <w:sz w:val="24"/>
            <w:szCs w:val="24"/>
          </w:rPr>
          <w:t>51</w:t>
        </w:r>
      </w:hyperlink>
      <w:r w:rsidR="002C22AF">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sensitivity analysis </w:t>
      </w:r>
      <w:r>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&lt;EndNote&gt;&lt;Cite&gt;&lt;Author&gt;Weckman&lt;/Author&gt;&lt;Year&gt;2010&lt;/Year&gt;&lt;RecNum&gt;492&lt;/RecNum&gt;&lt;DisplayText&gt;[52]&lt;/DisplayText&gt;&lt;record&gt;&lt;rec-number&gt;492&lt;/rec-number&gt;&lt;foreign-keys&gt;&lt;key app="EN" db-id="ese55x5vtzp0x6e9s9tpzwagt5re2t5sfaz5" timestamp="1546121380"&gt;492&lt;/key&gt;&lt;/foreign-keys&gt;&lt;ref-type name="Journal Article"&gt;17&lt;/ref-type&gt;&lt;contributors&gt;&lt;authors&gt;&lt;author&gt;Weckman, Gary Raymond&lt;/author&gt;&lt;author&gt;Young, William&lt;/author&gt;&lt;author&gt;Hernández, Sandra&lt;/author&gt;&lt;author&gt;Rangwala, Maimuna&lt;/author&gt;&lt;author&gt;Ghai, Vishal&lt;/author&gt;&lt;/authors&gt;&lt;/contributors&gt;&lt;titles&gt;&lt;title&gt;EXTRACTING KNOWLEDGE FROM CARBON DIOXIDE CORROSION INHIBITION WITH ARTIFICIAL NEURAL NETWORKS&lt;/title&gt;&lt;secondary-title&gt;International Journal of Industrial Engineering: Theory, Applications and Practice; Vol 17, No 1 (2010)&lt;/secondary-title&gt;&lt;/titles&gt;&lt;periodical&gt;&lt;full-title&gt;International Journal of Industrial Engineering: Theory, Applications and Practice; Vol 17, No 1 (2010)&lt;/full-title&gt;&lt;/periodical&gt;&lt;keywords&gt;&lt;keyword&gt;Artificial neural networks, knowledge extraction, variable relationships, optimization&lt;/keyword&gt;&lt;/keywords&gt;&lt;dates&gt;&lt;year&gt;2010&lt;/year&gt;&lt;pub-dates&gt;&lt;date&gt;03/01/&lt;/date&gt;&lt;/pub-dates&gt;&lt;/dates&gt;&lt;urls&gt;&lt;related-urls&gt;&lt;url&gt;http://journals.sfu.ca/ijietap/index.php/ijie/article/view/75&lt;/url&gt;&lt;/related-urls&gt;&lt;/urls&gt;&lt;/record&gt;&lt;/Cite&gt;&lt;/EndNote&gt;</w:instrText>
      </w:r>
      <w:r>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52" w:tooltip="Weckman, 2010 #492" w:history="1">
        <w:r w:rsidR="0058554F">
          <w:rPr>
            <w:rFonts w:ascii="Times New Roman" w:hAnsi="Times New Roman" w:cs="Times New Roman"/>
            <w:noProof/>
            <w:sz w:val="24"/>
            <w:szCs w:val="24"/>
          </w:rPr>
          <w:t>52</w:t>
        </w:r>
      </w:hyperlink>
      <w:r w:rsidR="002C22AF">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&lt;EndNote&gt;&lt;Cite&gt;&lt;Author&gt;Cai&lt;/Author&gt;&lt;Year&gt;1999&lt;/Year&gt;&lt;RecNum&gt;491&lt;/RecNum&gt;&lt;DisplayText&gt;[41]&lt;/DisplayText&gt;&lt;record&gt;&lt;rec-number&gt;491&lt;/rec-number&gt;&lt;foreign-keys&gt;&lt;key app="EN" db-id="ese55x5vtzp0x6e9s9tpzwagt5re2t5sfaz5" timestamp="1546095253"&gt;491&lt;/key&gt;&lt;/foreign-keys&gt;&lt;ref-type name="Journal Article"&gt;17&lt;/ref-type&gt;&lt;contributors&gt;&lt;authors&gt;&lt;author&gt;Cai, Jianping&lt;/author&gt;&lt;author&gt;Cottis, R. A.&lt;/author&gt;&lt;author&gt;Lyon, S. B.&lt;/author&gt;&lt;/authors&gt;&lt;/contributors&gt;&lt;titles&gt;&lt;title&gt;Phenomenological modelling of atmospheric corrosion using an artificial neural network&lt;/title&gt;&lt;secondary-title&gt;Corrosion Science&lt;/secondary-title&gt;&lt;/titles&gt;&lt;periodical&gt;&lt;full-title&gt;Corrosion Science&lt;/full-title&gt;&lt;/periodical&gt;&lt;pages&gt;2001-2030&lt;/pages&gt;&lt;volume&gt;41&lt;/volume&gt;&lt;number&gt;10&lt;/number&gt;&lt;dates&gt;&lt;year&gt;1999&lt;/year&gt;&lt;pub-dates&gt;&lt;date&gt;1999/10&lt;/date&gt;&lt;/pub-dates&gt;&lt;/dates&gt;&lt;publisher&gt;Elsevier BV&lt;/publisher&gt;&lt;isbn&gt;0010-938X&lt;/isbn&gt;&lt;urls&gt;&lt;related-urls&gt;&lt;url&gt;http://dx.doi.org/10.1016/s0010-938x(99)00024-4&lt;/url&gt;&lt;/related-urls&gt;&lt;/urls&gt;&lt;electronic-resource-num&gt;10.1016/s0010-938x(99)00024-4&lt;/electronic-resource-num&gt;&lt;/record&gt;&lt;/Cite&gt;&lt;/EndNote&gt;</w:instrText>
      </w:r>
      <w:r>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41" w:tooltip="Cai, 1999 #491" w:history="1">
        <w:r w:rsidR="0058554F">
          <w:rPr>
            <w:rFonts w:ascii="Times New Roman" w:hAnsi="Times New Roman" w:cs="Times New Roman"/>
            <w:noProof/>
            <w:sz w:val="24"/>
            <w:szCs w:val="24"/>
          </w:rPr>
          <w:t>41</w:t>
        </w:r>
      </w:hyperlink>
      <w:r w:rsidR="002C22AF">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&lt;EndNote&gt;&lt;Cite&gt;&lt;Author&gt;Lajevardi&lt;/Author&gt;&lt;Year&gt;2009&lt;/Year&gt;&lt;RecNum&gt;452&lt;/RecNum&gt;&lt;DisplayText&gt;[25]&lt;/DisplayText&gt;&lt;record&gt;&lt;rec-number&gt;452&lt;/rec-number&gt;&lt;foreign-keys&gt;&lt;key app="EN" db-id="ese55x5vtzp0x6e9s9tpzwagt5re2t5sfaz5" timestamp="1545948787"&gt;452&lt;/key&gt;&lt;key app="ENWeb" db-id=""&gt;0&lt;/key&gt;&lt;/foreign-keys&gt;&lt;ref-type name="Journal Article"&gt;17&lt;/ref-type&gt;&lt;contributors&gt;&lt;authors&gt;&lt;author&gt;Lajevardi, S. A.&lt;/author&gt;&lt;author&gt;Shahrabi, T.&lt;/author&gt;&lt;author&gt;Baigi, V.&lt;/author&gt;&lt;author&gt;Shafiei M, A.&lt;/author&gt;&lt;/authors&gt;&lt;/contributors&gt;&lt;titles&gt;&lt;title&gt;Prediction of time to failure in stress corrosion cracking of 304 stainless steel in aqueous chloride solution by artificial neural network&lt;/title&gt;&lt;secondary-title&gt;Protection of Metals and Physical Chemistry of Surfaces&lt;/secondary-title&gt;&lt;/titles&gt;&lt;periodical&gt;&lt;full-title&gt;Protection of Metals and Physical Chemistry of Surfaces&lt;/full-title&gt;&lt;/periodical&gt;&lt;pages&gt;610-615&lt;/pages&gt;&lt;volume&gt;45&lt;/volume&gt;&lt;number&gt;5&lt;/number&gt;&lt;dates&gt;&lt;year&gt;2009&lt;/year&gt;&lt;/dates&gt;&lt;isbn&gt;2070-2051&amp;#xD;2070-206X&lt;/isbn&gt;&lt;urls&gt;&lt;/urls&gt;&lt;electronic-resource-num&gt;10.1134/s2070205109050207&lt;/electronic-resource-num&gt;&lt;/record&gt;&lt;/Cite&gt;&lt;/EndNote&gt;</w:instrText>
      </w:r>
      <w:r>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25" w:tooltip="Lajevardi, 2009 #452" w:history="1">
        <w:r w:rsidR="0058554F">
          <w:rPr>
            <w:rFonts w:ascii="Times New Roman" w:hAnsi="Times New Roman" w:cs="Times New Roman"/>
            <w:noProof/>
            <w:sz w:val="24"/>
            <w:szCs w:val="24"/>
          </w:rPr>
          <w:t>25</w:t>
        </w:r>
      </w:hyperlink>
      <w:r w:rsidR="002C22AF">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and fuzzy logic</w:t>
      </w:r>
      <w:r>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&lt;EndNote&gt;&lt;Cite&gt;&lt;Author&gt;Xia&lt;/Author&gt;&lt;Year&gt;2016&lt;/Year&gt;&lt;RecNum&gt;468&lt;/RecNum&gt;&lt;DisplayText&gt;[44]&lt;/DisplayText&gt;&lt;record&gt;&lt;rec-number&gt;468&lt;/rec-number&gt;&lt;foreign-keys&gt;&lt;key app="EN" db-id="ese55x5vtzp0x6e9s9tpzwagt5re2t5sfaz5" timestamp="1546075485"&gt;468&lt;/key&gt;&lt;/foreign-keys&gt;&lt;ref-type name="Journal Article"&gt;17&lt;/ref-type&gt;&lt;contributors&gt;&lt;authors&gt;&lt;author&gt;Xia, X.&lt;/author&gt;&lt;author&gt;Nie, J. F.&lt;/author&gt;&lt;author&gt;Davies, C. H. J.&lt;/author&gt;&lt;author&gt;Tang, W. N.&lt;/author&gt;&lt;author&gt;Xu, S. W.&lt;/author&gt;&lt;author&gt;Birbilis, N.&lt;/author&gt;&lt;/authors&gt;&lt;/contributors&gt;&lt;titles&gt;&lt;title&gt;An artificial neural network for predicting corrosion rate and hardness of magnesium alloys&lt;/title&gt;&lt;secondary-title&gt;Materials &amp;amp; Design&lt;/secondary-title&gt;&lt;/titles&gt;&lt;periodical&gt;&lt;full-title&gt;Materials &amp;amp; Design&lt;/full-title&gt;&lt;/periodical&gt;&lt;pages&gt;1034-1043&lt;/pages&gt;&lt;volume&gt;90&lt;/volume&gt;&lt;dates&gt;&lt;year&gt;2016&lt;/year&gt;&lt;pub-dates&gt;&lt;date&gt;2016/01&lt;/date&gt;&lt;/pub-dates&gt;&lt;/dates&gt;&lt;publisher&gt;Elsevier BV&lt;/publisher&gt;&lt;isbn&gt;0264-1275&lt;/isbn&gt;&lt;urls&gt;&lt;related-urls&gt;&lt;url&gt;http://dx.doi.org/10.1016/j.matdes.2015.11.040&lt;/url&gt;&lt;/related-urls&gt;&lt;/urls&gt;&lt;electronic-resource-num&gt;10.1016/j.matdes.2015.11.040&lt;/electronic-resource-num&gt;&lt;/record&gt;&lt;/Cite&gt;&lt;/EndNote&gt;</w:instrText>
      </w:r>
      <w:r>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44" w:tooltip="Xia, 2016 #468" w:history="1">
        <w:r w:rsidR="0058554F">
          <w:rPr>
            <w:rFonts w:ascii="Times New Roman" w:hAnsi="Times New Roman" w:cs="Times New Roman"/>
            <w:noProof/>
            <w:sz w:val="24"/>
            <w:szCs w:val="24"/>
          </w:rPr>
          <w:t>44</w:t>
        </w:r>
      </w:hyperlink>
      <w:r w:rsidR="002C22AF">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can effectively </w:t>
      </w:r>
      <w:r w:rsidR="009141F2" w:rsidRPr="009141F2">
        <w:rPr>
          <w:rFonts w:ascii="Times New Roman" w:hAnsi="Times New Roman" w:cs="Times New Roman"/>
          <w:sz w:val="24"/>
          <w:szCs w:val="24"/>
        </w:rPr>
        <w:t xml:space="preserve">be </w:t>
      </w:r>
      <w:r>
        <w:rPr>
          <w:rFonts w:ascii="Times New Roman" w:hAnsi="Times New Roman" w:cs="Times New Roman"/>
          <w:sz w:val="24"/>
          <w:szCs w:val="24"/>
        </w:rPr>
        <w:t>used to make the performance of neural network models more efficient.</w:t>
      </w:r>
      <w:bookmarkEnd w:id="24"/>
      <w:r>
        <w:rPr>
          <w:rFonts w:ascii="Times New Roman" w:hAnsi="Times New Roman" w:cs="Times New Roman"/>
          <w:sz w:val="24"/>
          <w:szCs w:val="24"/>
        </w:rPr>
        <w:t xml:space="preserve"> The development of more than one ANN types, such as linear model (LM) (simplest form of ANN), multilayer perceptron (MLP), radial basis function (RBF) and so on, and their comparison results were also discussed in some researches in literature </w:t>
      </w:r>
      <w:r>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&lt;EndNote&gt;&lt;Cite&gt;&lt;Author&gt;Fathi&lt;/Author&gt;&lt;Year&gt;2007&lt;/Year&gt;&lt;RecNum&gt;660&lt;/RecNum&gt;&lt;DisplayText&gt;[53]&lt;/DisplayText&gt;&lt;record&gt;&lt;rec-number&gt;660&lt;/rec-number&gt;&lt;foreign-keys&gt;&lt;key app="EN" db-id="ese55x5vtzp0x6e9s9tpzwagt5re2t5sfaz5" timestamp="1552231010"&gt;660&lt;/key&gt;&lt;/foreign-keys&gt;&lt;ref-type name="Journal Article"&gt;17&lt;/ref-type&gt;&lt;contributors&gt;&lt;authors&gt;&lt;author&gt;Fathi, A.&lt;/author&gt;&lt;author&gt;Aghakouchak, A.&lt;/author&gt;&lt;/authors&gt;&lt;/contributors&gt;&lt;titles&gt;&lt;title&gt;Prediction of fatigue crack growth rate in welded tubular joints using neural network&lt;/title&gt;&lt;secondary-title&gt;International Journal of Fatigue&lt;/secondary-title&gt;&lt;/titles&gt;&lt;periodical&gt;&lt;full-title&gt;International Journal of Fatigue&lt;/full-title&gt;&lt;/periodical&gt;&lt;pages&gt;261-275&lt;/pages&gt;&lt;volume&gt;29&lt;/volume&gt;&lt;number&gt;2&lt;/number&gt;&lt;dates&gt;&lt;year&gt;2007&lt;/year&gt;&lt;pub-dates&gt;&lt;date&gt;2007/02&lt;/date&gt;&lt;/pub-dates&gt;&lt;/dates&gt;&lt;publisher&gt;Elsevier BV&lt;/publisher&gt;&lt;isbn&gt;0142-1123&lt;/isbn&gt;&lt;urls&gt;&lt;related-urls&gt;&lt;url&gt;http://dx.doi.org/10.1016/j.ijfatigue.2006.03.002&lt;/url&gt;&lt;/related-urls&gt;&lt;/urls&gt;&lt;electronic-resource-num&gt;10.1016/j.ijfatigue.2006.03.002&lt;/electronic-resource-num&gt;&lt;/record&gt;&lt;/Cite&gt;&lt;/EndNote&gt;</w:instrText>
      </w:r>
      <w:r>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53" w:tooltip="Fathi, 2007 #660" w:history="1">
        <w:r w:rsidR="0058554F">
          <w:rPr>
            <w:rFonts w:ascii="Times New Roman" w:hAnsi="Times New Roman" w:cs="Times New Roman"/>
            <w:noProof/>
            <w:sz w:val="24"/>
            <w:szCs w:val="24"/>
          </w:rPr>
          <w:t>53</w:t>
        </w:r>
      </w:hyperlink>
      <w:r w:rsidR="002C22AF">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&lt;EndNote&gt;&lt;Cite&gt;&lt;Author&gt;Khadom&lt;/Author&gt;&lt;Year&gt;2013&lt;/Year&gt;&lt;RecNum&gt;661&lt;/RecNum&gt;&lt;DisplayText&gt;[54]&lt;/DisplayText&gt;&lt;record&gt;&lt;rec-number&gt;661&lt;/rec-number&gt;&lt;foreign-keys&gt;&lt;key app="EN" db-id="ese55x5vtzp0x6e9s9tpzwagt5re2t5sfaz5" timestamp="1552231585"&gt;661&lt;/key&gt;&lt;/foreign-keys&gt;&lt;ref-type name="Journal Article"&gt;17&lt;/ref-type&gt;&lt;contributors&gt;&lt;authors&gt;&lt;author&gt;Khadom, Anees Abdullah&lt;/author&gt;&lt;/authors&gt;&lt;/contributors&gt;&lt;titles&gt;&lt;title&gt;Modeling of corrosion reaction data in inhibited acid environment using regressions and artificial neural networks&lt;/title&gt;&lt;secondary-title&gt;Korean Journal of Chemical Engineering&lt;/secondary-title&gt;&lt;/titles&gt;&lt;periodical&gt;&lt;full-title&gt;Korean Journal of Chemical Engineering&lt;/full-title&gt;&lt;/periodical&gt;&lt;pages&gt;2197-2204&lt;/pages&gt;&lt;volume&gt;30&lt;/volume&gt;&lt;number&gt;12&lt;/number&gt;&lt;dates&gt;&lt;year&gt;2013&lt;/year&gt;&lt;pub-dates&gt;&lt;date&gt;2013/11/14&lt;/date&gt;&lt;/pub-dates&gt;&lt;/dates&gt;&lt;publisher&gt;Springer Nature&lt;/publisher&gt;&lt;isbn&gt;0256-1115&amp;#xD;1975-7220&lt;/isbn&gt;&lt;urls&gt;&lt;related-urls&gt;&lt;url&gt;http://dx.doi.org/10.1007/s11814-013-0170-0&lt;/url&gt;&lt;/related-urls&gt;&lt;/urls&gt;&lt;electronic-resource-num&gt;10.1007/s11814-013-0170-0&lt;/electronic-resource-num&gt;&lt;/record&gt;&lt;/Cite&gt;&lt;/EndNote&gt;</w:instrText>
      </w:r>
      <w:r>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54" w:tooltip="Khadom, 2013 #661" w:history="1">
        <w:r w:rsidR="0058554F">
          <w:rPr>
            <w:rFonts w:ascii="Times New Roman" w:hAnsi="Times New Roman" w:cs="Times New Roman"/>
            <w:noProof/>
            <w:sz w:val="24"/>
            <w:szCs w:val="24"/>
          </w:rPr>
          <w:t>54</w:t>
        </w:r>
      </w:hyperlink>
      <w:r w:rsidR="002C22AF">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w:t>
      </w:r>
    </w:p>
    <w:p w14:paraId="04921FE0" w14:textId="53BA2975" w:rsidR="00CF1552" w:rsidRDefault="00205DC2" w:rsidP="00E0463D">
      <w:pPr>
        <w:widowControl w:val="0"/>
        <w:spacing w:line="360" w:lineRule="auto"/>
        <w:jc w:val="both"/>
        <w:rPr>
          <w:rFonts w:ascii="Times New Roman" w:hAnsi="Times New Roman" w:cs="Times New Roman"/>
          <w:sz w:val="24"/>
          <w:szCs w:val="24"/>
        </w:rPr>
      </w:pPr>
      <w:bookmarkStart w:id="26" w:name="_Hlk534709764"/>
      <w:bookmarkStart w:id="27" w:name="_Hlk534790661"/>
      <w:r>
        <w:rPr>
          <w:rFonts w:ascii="Times New Roman" w:hAnsi="Times New Roman" w:cs="Times New Roman"/>
          <w:noProof/>
          <w:sz w:val="24"/>
          <w:szCs w:val="24"/>
        </w:rPr>
        <w:t>Bhadeshia</w:t>
      </w:r>
      <w:bookmarkEnd w:id="26"/>
      <w:r>
        <w:rPr>
          <w:rFonts w:ascii="Times New Roman" w:hAnsi="Times New Roman" w:cs="Times New Roman"/>
          <w:noProof/>
          <w:sz w:val="24"/>
          <w:szCs w:val="24"/>
        </w:rPr>
        <w:t xml:space="preserve"> </w:t>
      </w:r>
      <w:bookmarkEnd w:id="27"/>
      <w:r>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&lt;EndNote&gt;&lt;Cite&gt;&lt;Author&gt;Bhadeshia&lt;/Author&gt;&lt;Year&gt;2008&lt;/Year&gt;&lt;RecNum&gt;495&lt;/RecNum&gt;&lt;DisplayText&gt;[55]&lt;/DisplayText&gt;&lt;record&gt;&lt;rec-number&gt;495&lt;/rec-number&gt;&lt;foreign-keys&gt;&lt;key app="EN" db-id="ese55x5vtzp0x6e9s9tpzwagt5re2t5sfaz5" timestamp="1546249483"&gt;495&lt;/key&gt;&lt;/foreign-keys&gt;&lt;ref-type name="Generic"&gt;13&lt;/ref-type&gt;&lt;contributors&gt;&lt;authors&gt;&lt;author&gt;Bhadeshia, H. K. D. H.&lt;/author&gt;&lt;/authors&gt;&lt;/contributors&gt;&lt;titles&gt;&lt;title&gt;Neural Networks in Materials Science&lt;/title&gt;&lt;secondary-title&gt;Encyclopedia of Materials: Science and Technology&lt;/secondary-title&gt;&lt;/titles&gt;&lt;pages&gt;1-5&lt;/pages&gt;&lt;dates&gt;&lt;year&gt;2008&lt;/year&gt;&lt;/dates&gt;&lt;publisher&gt;Elsevier&lt;/publisher&gt;&lt;isbn&gt;9780080431529&lt;/isbn&gt;&lt;urls&gt;&lt;related-urls&gt;&lt;url&gt;http://dx.doi.org/10.1016/b978-008043152-9.02201-6&lt;/url&gt;&lt;/related-urls&gt;&lt;/urls&gt;&lt;electronic-resource-num&gt;10.1016/b978-008043152-9.02201-6&lt;/electronic-resource-num&gt;&lt;/record&gt;&lt;/Cite&gt;&lt;/EndNote&gt;</w:instrText>
      </w:r>
      <w:r>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55" w:tooltip="Bhadeshia, 2008 #495" w:history="1">
        <w:r w:rsidR="0058554F">
          <w:rPr>
            <w:rFonts w:ascii="Times New Roman" w:hAnsi="Times New Roman" w:cs="Times New Roman"/>
            <w:noProof/>
            <w:sz w:val="24"/>
            <w:szCs w:val="24"/>
          </w:rPr>
          <w:t>55</w:t>
        </w:r>
      </w:hyperlink>
      <w:r w:rsidR="002C22AF">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reviewed on some weakness of traditional linear regression analysis and why </w:t>
      </w:r>
      <w:r>
        <w:rPr>
          <w:rFonts w:ascii="Times New Roman" w:hAnsi="Times New Roman" w:cs="Times New Roman"/>
          <w:sz w:val="24"/>
          <w:szCs w:val="24"/>
        </w:rPr>
        <w:lastRenderedPageBreak/>
        <w:t xml:space="preserve">neural network architecture came up to replace linear regression analysis with specific neural network applications in context of materials. </w:t>
      </w:r>
      <w:r w:rsidR="00A80D09">
        <w:rPr>
          <w:rFonts w:ascii="Times New Roman" w:hAnsi="Times New Roman" w:cs="Times New Roman"/>
          <w:sz w:val="24"/>
          <w:szCs w:val="24"/>
        </w:rPr>
        <w:t>We summarize the</w:t>
      </w:r>
      <w:r>
        <w:rPr>
          <w:rFonts w:ascii="Times New Roman" w:hAnsi="Times New Roman" w:cs="Times New Roman"/>
          <w:sz w:val="24"/>
          <w:szCs w:val="24"/>
        </w:rPr>
        <w:t xml:space="preserve"> majority of neural network prediction models exploited in materials related problems for predicting different properties of different materials in general</w:t>
      </w:r>
      <w:r w:rsidR="00A80D09">
        <w:rPr>
          <w:rFonts w:ascii="Times New Roman" w:hAnsi="Times New Roman" w:cs="Times New Roman"/>
          <w:sz w:val="24"/>
          <w:szCs w:val="24"/>
        </w:rPr>
        <w:t>, shown in</w:t>
      </w:r>
      <w:r w:rsidR="00A80D09" w:rsidRPr="00A80D09">
        <w:rPr>
          <w:rFonts w:ascii="Times New Roman" w:hAnsi="Times New Roman" w:cs="Times New Roman"/>
          <w:sz w:val="24"/>
          <w:szCs w:val="24"/>
        </w:rPr>
        <w:t xml:space="preserve"> </w:t>
      </w:r>
      <w:r w:rsidR="00A80D09">
        <w:rPr>
          <w:rFonts w:ascii="Times New Roman" w:hAnsi="Times New Roman" w:cs="Times New Roman"/>
          <w:sz w:val="24"/>
          <w:szCs w:val="24"/>
        </w:rPr>
        <w:t>Table 2</w:t>
      </w:r>
      <w:r>
        <w:rPr>
          <w:rFonts w:ascii="Times New Roman" w:hAnsi="Times New Roman" w:cs="Times New Roman"/>
          <w:sz w:val="24"/>
          <w:szCs w:val="24"/>
        </w:rPr>
        <w:t xml:space="preserve">. Most of those ANN prediction results were agreed with experimental results. </w:t>
      </w:r>
    </w:p>
    <w:p w14:paraId="74DD957C" w14:textId="77777777" w:rsidR="00CF1552" w:rsidRDefault="00205DC2" w:rsidP="00E0463D">
      <w:pPr>
        <w:widowControl w:val="0"/>
        <w:tabs>
          <w:tab w:val="left" w:pos="8355"/>
        </w:tabs>
        <w:spacing w:line="360" w:lineRule="auto"/>
        <w:rPr>
          <w:rFonts w:ascii="Times New Roman" w:hAnsi="Times New Roman" w:cs="Times New Roman"/>
          <w:noProof/>
          <w:sz w:val="24"/>
          <w:szCs w:val="24"/>
        </w:rPr>
      </w:pPr>
      <w:r w:rsidRPr="004D1704">
        <w:rPr>
          <w:rFonts w:ascii="Times New Roman" w:hAnsi="Times New Roman" w:cs="Times New Roman"/>
          <w:b/>
          <w:bCs/>
          <w:noProof/>
          <w:sz w:val="24"/>
          <w:szCs w:val="24"/>
        </w:rPr>
        <w:t>Table 2</w:t>
      </w:r>
      <w:r>
        <w:rPr>
          <w:rFonts w:ascii="Times New Roman" w:hAnsi="Times New Roman" w:cs="Times New Roman"/>
          <w:noProof/>
          <w:sz w:val="24"/>
          <w:szCs w:val="24"/>
        </w:rPr>
        <w:t>. Neural network predictive models used in materials related problems</w:t>
      </w:r>
    </w:p>
    <w:tbl>
      <w:tblPr>
        <w:tblStyle w:val="ListTable2-Accent51"/>
        <w:tblW w:w="0" w:type="auto"/>
        <w:tblLayout w:type="fixed"/>
        <w:tblLook w:val="04A0" w:firstRow="1" w:lastRow="0" w:firstColumn="1" w:lastColumn="0" w:noHBand="0" w:noVBand="1"/>
      </w:tblPr>
      <w:tblGrid>
        <w:gridCol w:w="1080"/>
        <w:gridCol w:w="1260"/>
        <w:gridCol w:w="1260"/>
        <w:gridCol w:w="1170"/>
        <w:gridCol w:w="1350"/>
        <w:gridCol w:w="1170"/>
        <w:gridCol w:w="2070"/>
      </w:tblGrid>
      <w:tr w:rsidR="00CF1552" w:rsidRPr="00A373EF" w14:paraId="1338C6A4" w14:textId="77777777" w:rsidTr="005509D6">
        <w:trPr>
          <w:cnfStyle w:val="100000000000" w:firstRow="1" w:lastRow="0" w:firstColumn="0" w:lastColumn="0" w:oddVBand="0" w:evenVBand="0" w:oddHBand="0"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1080" w:type="dxa"/>
            <w:tcBorders>
              <w:top w:val="single" w:sz="4" w:space="0" w:color="auto"/>
            </w:tcBorders>
          </w:tcPr>
          <w:p w14:paraId="73BCB054" w14:textId="77777777" w:rsidR="00CF1552" w:rsidRPr="00A373EF" w:rsidRDefault="00205DC2" w:rsidP="00E0463D">
            <w:pPr>
              <w:widowControl w:val="0"/>
              <w:rPr>
                <w:rFonts w:ascii="Times New Roman" w:hAnsi="Times New Roman" w:cs="Times New Roman"/>
                <w:sz w:val="20"/>
                <w:szCs w:val="20"/>
              </w:rPr>
            </w:pPr>
            <w:r w:rsidRPr="00A373EF">
              <w:rPr>
                <w:rFonts w:ascii="Times New Roman" w:hAnsi="Times New Roman" w:cs="Times New Roman"/>
                <w:sz w:val="20"/>
                <w:szCs w:val="20"/>
              </w:rPr>
              <w:t>Materials</w:t>
            </w:r>
          </w:p>
        </w:tc>
        <w:tc>
          <w:tcPr>
            <w:tcW w:w="1260" w:type="dxa"/>
            <w:tcBorders>
              <w:top w:val="single" w:sz="4" w:space="0" w:color="auto"/>
            </w:tcBorders>
          </w:tcPr>
          <w:p w14:paraId="28C57124" w14:textId="1F14486D" w:rsidR="00CF1552" w:rsidRPr="00810566" w:rsidRDefault="00205DC2" w:rsidP="00E0463D">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9"/>
                <w:szCs w:val="19"/>
              </w:rPr>
            </w:pPr>
            <w:r w:rsidRPr="00765283">
              <w:rPr>
                <w:rFonts w:ascii="Times New Roman" w:hAnsi="Times New Roman" w:cs="Times New Roman"/>
                <w:sz w:val="20"/>
                <w:szCs w:val="20"/>
              </w:rPr>
              <w:t>Applied Area/ Environment</w:t>
            </w:r>
            <w:r w:rsidR="00BF0B8D">
              <w:rPr>
                <w:rFonts w:ascii="Times New Roman" w:hAnsi="Times New Roman" w:cs="Times New Roman"/>
                <w:sz w:val="20"/>
                <w:szCs w:val="20"/>
              </w:rPr>
              <w:t xml:space="preserve"> </w:t>
            </w:r>
            <w:r w:rsidR="00BF0B8D" w:rsidRPr="00BF0B8D">
              <w:rPr>
                <w:rFonts w:ascii="Times New Roman" w:hAnsi="Times New Roman" w:cs="Times New Roman"/>
                <w:color w:val="FF0000"/>
                <w:sz w:val="20"/>
                <w:szCs w:val="20"/>
              </w:rPr>
              <w:t>Type</w:t>
            </w:r>
          </w:p>
        </w:tc>
        <w:tc>
          <w:tcPr>
            <w:tcW w:w="1260" w:type="dxa"/>
            <w:tcBorders>
              <w:top w:val="single" w:sz="4" w:space="0" w:color="auto"/>
            </w:tcBorders>
          </w:tcPr>
          <w:p w14:paraId="399237D6" w14:textId="77777777" w:rsidR="00CF1552" w:rsidRPr="00A373EF" w:rsidRDefault="00205DC2" w:rsidP="00E0463D">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373EF">
              <w:rPr>
                <w:rFonts w:ascii="Times New Roman" w:hAnsi="Times New Roman" w:cs="Times New Roman"/>
                <w:sz w:val="20"/>
                <w:szCs w:val="20"/>
              </w:rPr>
              <w:t>Input</w:t>
            </w:r>
          </w:p>
        </w:tc>
        <w:tc>
          <w:tcPr>
            <w:tcW w:w="1170" w:type="dxa"/>
            <w:tcBorders>
              <w:top w:val="single" w:sz="4" w:space="0" w:color="auto"/>
            </w:tcBorders>
          </w:tcPr>
          <w:p w14:paraId="3974EAB4" w14:textId="77777777" w:rsidR="00CF1552" w:rsidRPr="00810566" w:rsidRDefault="00205DC2" w:rsidP="00E0463D">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9"/>
                <w:szCs w:val="19"/>
              </w:rPr>
            </w:pPr>
            <w:r w:rsidRPr="00810566">
              <w:rPr>
                <w:rFonts w:ascii="Times New Roman" w:hAnsi="Times New Roman" w:cs="Times New Roman"/>
                <w:sz w:val="19"/>
                <w:szCs w:val="19"/>
              </w:rPr>
              <w:t>Activation Function</w:t>
            </w:r>
          </w:p>
        </w:tc>
        <w:tc>
          <w:tcPr>
            <w:tcW w:w="1350" w:type="dxa"/>
            <w:tcBorders>
              <w:top w:val="single" w:sz="4" w:space="0" w:color="auto"/>
            </w:tcBorders>
          </w:tcPr>
          <w:p w14:paraId="555CCCB0" w14:textId="77777777" w:rsidR="00CF1552" w:rsidRPr="00A373EF" w:rsidRDefault="00205DC2" w:rsidP="00E0463D">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373EF">
              <w:rPr>
                <w:rFonts w:ascii="Times New Roman" w:hAnsi="Times New Roman" w:cs="Times New Roman"/>
                <w:sz w:val="20"/>
                <w:szCs w:val="20"/>
              </w:rPr>
              <w:t xml:space="preserve">Output </w:t>
            </w:r>
          </w:p>
        </w:tc>
        <w:tc>
          <w:tcPr>
            <w:tcW w:w="1170" w:type="dxa"/>
            <w:tcBorders>
              <w:top w:val="single" w:sz="4" w:space="0" w:color="auto"/>
            </w:tcBorders>
          </w:tcPr>
          <w:p w14:paraId="642558D9" w14:textId="2B9982F7" w:rsidR="00CF1552" w:rsidRPr="00A373EF" w:rsidRDefault="00205DC2" w:rsidP="00E0463D">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373EF">
              <w:rPr>
                <w:rFonts w:ascii="Times New Roman" w:hAnsi="Times New Roman" w:cs="Times New Roman"/>
                <w:sz w:val="20"/>
                <w:szCs w:val="20"/>
              </w:rPr>
              <w:t>Predicted/</w:t>
            </w:r>
            <w:r w:rsidR="00765283">
              <w:rPr>
                <w:rFonts w:ascii="Times New Roman" w:hAnsi="Times New Roman" w:cs="Times New Roman"/>
                <w:sz w:val="20"/>
                <w:szCs w:val="20"/>
              </w:rPr>
              <w:t xml:space="preserve"> </w:t>
            </w:r>
            <w:r w:rsidRPr="00A373EF">
              <w:rPr>
                <w:rFonts w:ascii="Times New Roman" w:hAnsi="Times New Roman" w:cs="Times New Roman"/>
                <w:sz w:val="20"/>
                <w:szCs w:val="20"/>
              </w:rPr>
              <w:t>relevant Property</w:t>
            </w:r>
          </w:p>
        </w:tc>
        <w:tc>
          <w:tcPr>
            <w:tcW w:w="2070" w:type="dxa"/>
            <w:tcBorders>
              <w:top w:val="single" w:sz="4" w:space="0" w:color="auto"/>
            </w:tcBorders>
          </w:tcPr>
          <w:p w14:paraId="07CE5FAB" w14:textId="77777777" w:rsidR="00CF1552" w:rsidRPr="00A373EF" w:rsidRDefault="00205DC2" w:rsidP="00E0463D">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373EF">
              <w:rPr>
                <w:rFonts w:ascii="Times New Roman" w:hAnsi="Times New Roman" w:cs="Times New Roman"/>
                <w:sz w:val="20"/>
                <w:szCs w:val="20"/>
              </w:rPr>
              <w:t>Neural Network Model</w:t>
            </w:r>
          </w:p>
        </w:tc>
      </w:tr>
      <w:tr w:rsidR="00CF1552" w14:paraId="5D59401D" w14:textId="77777777" w:rsidTr="005509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042938CE" w14:textId="168EDF4A" w:rsidR="00CF1552" w:rsidRDefault="00205DC2" w:rsidP="00E0463D">
            <w:pPr>
              <w:widowControl w:val="0"/>
              <w:rPr>
                <w:rFonts w:ascii="Times New Roman" w:hAnsi="Times New Roman" w:cs="Times New Roman"/>
                <w:sz w:val="20"/>
                <w:szCs w:val="20"/>
              </w:rPr>
            </w:pPr>
            <w:r>
              <w:rPr>
                <w:rFonts w:ascii="Times New Roman" w:hAnsi="Times New Roman" w:cs="Times New Roman"/>
                <w:b w:val="0"/>
                <w:bCs w:val="0"/>
                <w:sz w:val="20"/>
                <w:szCs w:val="20"/>
              </w:rPr>
              <w:t>steel and zinc</w:t>
            </w:r>
            <w:r w:rsidRPr="00810566">
              <w:rPr>
                <w:rFonts w:ascii="Times New Roman" w:hAnsi="Times New Roman" w:cs="Times New Roman"/>
                <w:sz w:val="20"/>
                <w:szCs w:val="20"/>
              </w:rPr>
              <w:fldChar w:fldCharType="begin"/>
            </w:r>
            <w:r w:rsidR="002C22AF">
              <w:rPr>
                <w:rFonts w:ascii="Times New Roman" w:hAnsi="Times New Roman" w:cs="Times New Roman"/>
                <w:b w:val="0"/>
                <w:bCs w:val="0"/>
                <w:sz w:val="20"/>
                <w:szCs w:val="20"/>
              </w:rPr>
              <w:instrText xml:space="preserve"> ADDIN EN.CITE &lt;EndNote&gt;&lt;Cite&gt;&lt;Author&gt;Cai&lt;/Author&gt;&lt;Year&gt;1999&lt;/Year&gt;&lt;RecNum&gt;491&lt;/RecNum&gt;&lt;DisplayText&gt;[41]&lt;/DisplayText&gt;&lt;record&gt;&lt;rec-number&gt;491&lt;/rec-number&gt;&lt;foreign-keys&gt;&lt;key app="EN" db-id="ese55x5vtzp0x6e9s9tpzwagt5re2t5sfaz5" timestamp="1546095253"&gt;491&lt;/key&gt;&lt;/foreign-keys&gt;&lt;ref-type name="Journal Article"&gt;17&lt;/ref-type&gt;&lt;contributors&gt;&lt;authors&gt;&lt;author&gt;Cai, Jianping&lt;/author&gt;&lt;author&gt;Cottis, R. A.&lt;/author&gt;&lt;author&gt;Lyon, S. B.&lt;/author&gt;&lt;/authors&gt;&lt;/contributors&gt;&lt;titles&gt;&lt;title&gt;Phenomenological modelling of atmospheric corrosion using an artificial neural network&lt;/title&gt;&lt;secondary-title&gt;Corrosion Science&lt;/secondary-title&gt;&lt;/titles&gt;&lt;periodical&gt;&lt;full-title&gt;Corrosion Science&lt;/full-title&gt;&lt;/periodical&gt;&lt;pages&gt;2001-2030&lt;/pages&gt;&lt;volume&gt;41&lt;/volume&gt;&lt;number&gt;10&lt;/number&gt;&lt;dates&gt;&lt;year&gt;1999&lt;/year&gt;&lt;pub-dates&gt;&lt;date&gt;1999/10&lt;/date&gt;&lt;/pub-dates&gt;&lt;/dates&gt;&lt;publisher&gt;Elsevier BV&lt;/publisher&gt;&lt;isbn&gt;0010-938X&lt;/isbn&gt;&lt;urls&gt;&lt;related-urls&gt;&lt;url&gt;http://dx.doi.org/10.1016/s0010-938x(99)00024-4&lt;/url&gt;&lt;/related-urls&gt;&lt;/urls&gt;&lt;electronic-resource-num&gt;10.1016/s0010-938x(99)00024-4&lt;/electronic-resource-num&gt;&lt;/record&gt;&lt;/Cite&gt;&lt;/EndNote&gt;</w:instrText>
            </w:r>
            <w:r w:rsidRPr="00810566">
              <w:rPr>
                <w:rFonts w:ascii="Times New Roman" w:hAnsi="Times New Roman" w:cs="Times New Roman"/>
                <w:sz w:val="20"/>
                <w:szCs w:val="20"/>
              </w:rPr>
              <w:fldChar w:fldCharType="separate"/>
            </w:r>
            <w:r w:rsidR="002C22AF">
              <w:rPr>
                <w:rFonts w:ascii="Times New Roman" w:hAnsi="Times New Roman" w:cs="Times New Roman"/>
                <w:b w:val="0"/>
                <w:bCs w:val="0"/>
                <w:noProof/>
                <w:sz w:val="20"/>
                <w:szCs w:val="20"/>
              </w:rPr>
              <w:t>[</w:t>
            </w:r>
            <w:hyperlink w:anchor="_ENREF_41" w:tooltip="Cai, 1999 #491" w:history="1">
              <w:r w:rsidR="0058554F">
                <w:rPr>
                  <w:rFonts w:ascii="Times New Roman" w:hAnsi="Times New Roman" w:cs="Times New Roman"/>
                  <w:b w:val="0"/>
                  <w:bCs w:val="0"/>
                  <w:noProof/>
                  <w:sz w:val="20"/>
                  <w:szCs w:val="20"/>
                </w:rPr>
                <w:t>41</w:t>
              </w:r>
            </w:hyperlink>
            <w:r w:rsidR="002C22AF">
              <w:rPr>
                <w:rFonts w:ascii="Times New Roman" w:hAnsi="Times New Roman" w:cs="Times New Roman"/>
                <w:b w:val="0"/>
                <w:bCs w:val="0"/>
                <w:noProof/>
                <w:sz w:val="20"/>
                <w:szCs w:val="20"/>
              </w:rPr>
              <w:t>]</w:t>
            </w:r>
            <w:r w:rsidRPr="00810566">
              <w:rPr>
                <w:rFonts w:ascii="Times New Roman" w:hAnsi="Times New Roman" w:cs="Times New Roman"/>
                <w:sz w:val="20"/>
                <w:szCs w:val="20"/>
              </w:rPr>
              <w:fldChar w:fldCharType="end"/>
            </w:r>
          </w:p>
        </w:tc>
        <w:tc>
          <w:tcPr>
            <w:tcW w:w="1260" w:type="dxa"/>
            <w:shd w:val="clear" w:color="auto" w:fill="FFFFFF"/>
          </w:tcPr>
          <w:p w14:paraId="3C74E54B"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F0B8D">
              <w:rPr>
                <w:rFonts w:ascii="Times New Roman" w:hAnsi="Times New Roman" w:cs="Times New Roman"/>
                <w:color w:val="FF0000"/>
                <w:sz w:val="20"/>
                <w:szCs w:val="20"/>
              </w:rPr>
              <w:t>industrial</w:t>
            </w:r>
          </w:p>
        </w:tc>
        <w:tc>
          <w:tcPr>
            <w:tcW w:w="1260" w:type="dxa"/>
            <w:shd w:val="clear" w:color="auto" w:fill="FFFFFF"/>
          </w:tcPr>
          <w:p w14:paraId="6B8D3966"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temperature, </w:t>
            </w:r>
            <w:r w:rsidRPr="00BF0B8D">
              <w:rPr>
                <w:rFonts w:ascii="Times New Roman" w:hAnsi="Times New Roman" w:cs="Times New Roman"/>
                <w:color w:val="FF0000"/>
                <w:sz w:val="20"/>
                <w:szCs w:val="20"/>
              </w:rPr>
              <w:t xml:space="preserve">time of wetness </w:t>
            </w:r>
            <w:r>
              <w:rPr>
                <w:rFonts w:ascii="Times New Roman" w:hAnsi="Times New Roman" w:cs="Times New Roman"/>
                <w:sz w:val="20"/>
                <w:szCs w:val="20"/>
              </w:rPr>
              <w:t xml:space="preserve">TOW, exposure time, </w:t>
            </w:r>
            <w:r w:rsidRPr="00BF0B8D">
              <w:rPr>
                <w:rFonts w:ascii="Times New Roman" w:hAnsi="Times New Roman" w:cs="Times New Roman"/>
                <w:color w:val="FF0000"/>
                <w:sz w:val="20"/>
                <w:szCs w:val="20"/>
              </w:rPr>
              <w:t>Sulphur dioxide concentration</w:t>
            </w:r>
            <w:r>
              <w:rPr>
                <w:rFonts w:ascii="Times New Roman" w:hAnsi="Times New Roman" w:cs="Times New Roman"/>
                <w:sz w:val="20"/>
                <w:szCs w:val="20"/>
              </w:rPr>
              <w:t xml:space="preserve"> and </w:t>
            </w:r>
            <w:r w:rsidRPr="00BF0B8D">
              <w:rPr>
                <w:rFonts w:ascii="Times New Roman" w:hAnsi="Times New Roman" w:cs="Times New Roman"/>
                <w:color w:val="FF0000"/>
                <w:sz w:val="20"/>
                <w:szCs w:val="20"/>
              </w:rPr>
              <w:t>chloride concentration</w:t>
            </w:r>
          </w:p>
        </w:tc>
        <w:tc>
          <w:tcPr>
            <w:tcW w:w="1170" w:type="dxa"/>
            <w:shd w:val="clear" w:color="auto" w:fill="FFFFFF"/>
          </w:tcPr>
          <w:p w14:paraId="23DFDF04"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sigmoid</w:t>
            </w:r>
          </w:p>
        </w:tc>
        <w:tc>
          <w:tcPr>
            <w:tcW w:w="1350" w:type="dxa"/>
            <w:shd w:val="clear" w:color="auto" w:fill="FFFFFF"/>
          </w:tcPr>
          <w:p w14:paraId="5E7B51BA"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corrosion depth</w:t>
            </w:r>
          </w:p>
        </w:tc>
        <w:tc>
          <w:tcPr>
            <w:tcW w:w="1170" w:type="dxa"/>
            <w:shd w:val="clear" w:color="auto" w:fill="FFFFFF"/>
          </w:tcPr>
          <w:p w14:paraId="3BFB2C08" w14:textId="77777777" w:rsidR="00CF1552" w:rsidRPr="00355498"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chemical</w:t>
            </w:r>
          </w:p>
        </w:tc>
        <w:tc>
          <w:tcPr>
            <w:tcW w:w="2070" w:type="dxa"/>
            <w:shd w:val="clear" w:color="auto" w:fill="FFFFFF"/>
          </w:tcPr>
          <w:p w14:paraId="2DD4F21E" w14:textId="1C1D1A3C" w:rsidR="00CF1552" w:rsidRDefault="00E01950"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F0B8D">
              <w:rPr>
                <w:rFonts w:ascii="Times New Roman" w:hAnsi="Times New Roman" w:cs="Times New Roman"/>
                <w:color w:val="FF0000"/>
                <w:sz w:val="20"/>
                <w:szCs w:val="20"/>
              </w:rPr>
              <w:t>m</w:t>
            </w:r>
            <w:r w:rsidR="00205DC2" w:rsidRPr="00BF0B8D">
              <w:rPr>
                <w:rFonts w:ascii="Times New Roman" w:hAnsi="Times New Roman" w:cs="Times New Roman"/>
                <w:color w:val="FF0000"/>
                <w:sz w:val="20"/>
                <w:szCs w:val="20"/>
              </w:rPr>
              <w:t>ultilayer perceptron</w:t>
            </w:r>
          </w:p>
        </w:tc>
      </w:tr>
      <w:tr w:rsidR="00CF1552" w14:paraId="248C714E" w14:textId="77777777" w:rsidTr="005509D6">
        <w:tc>
          <w:tcPr>
            <w:cnfStyle w:val="001000000000" w:firstRow="0" w:lastRow="0" w:firstColumn="1" w:lastColumn="0" w:oddVBand="0" w:evenVBand="0" w:oddHBand="0" w:evenHBand="0" w:firstRowFirstColumn="0" w:firstRowLastColumn="0" w:lastRowFirstColumn="0" w:lastRowLastColumn="0"/>
            <w:tcW w:w="1080" w:type="dxa"/>
          </w:tcPr>
          <w:p w14:paraId="43FD82DC" w14:textId="4E8CB59B" w:rsidR="00CF1552" w:rsidRDefault="00205DC2" w:rsidP="00E0463D">
            <w:pPr>
              <w:widowControl w:val="0"/>
              <w:rPr>
                <w:rFonts w:ascii="Times New Roman" w:hAnsi="Times New Roman" w:cs="Times New Roman"/>
                <w:sz w:val="20"/>
                <w:szCs w:val="20"/>
              </w:rPr>
            </w:pPr>
            <w:r>
              <w:rPr>
                <w:rFonts w:ascii="Times New Roman" w:hAnsi="Times New Roman" w:cs="Times New Roman"/>
                <w:b w:val="0"/>
                <w:bCs w:val="0"/>
                <w:sz w:val="20"/>
                <w:szCs w:val="20"/>
              </w:rPr>
              <w:t>304 Stainless Steel</w:t>
            </w:r>
            <w:r>
              <w:rPr>
                <w:rFonts w:ascii="Times New Roman" w:hAnsi="Times New Roman" w:cs="Times New Roman"/>
                <w:sz w:val="20"/>
                <w:szCs w:val="20"/>
              </w:rPr>
              <w:fldChar w:fldCharType="begin"/>
            </w:r>
            <w:r w:rsidR="002C22AF">
              <w:rPr>
                <w:rFonts w:ascii="Times New Roman" w:hAnsi="Times New Roman" w:cs="Times New Roman"/>
                <w:sz w:val="20"/>
                <w:szCs w:val="20"/>
              </w:rPr>
              <w:instrText xml:space="preserve"> ADDIN EN.CITE &lt;EndNote&gt;&lt;Cite&gt;&lt;Author&gt;Lajevardi&lt;/Author&gt;&lt;Year&gt;2009&lt;/Year&gt;&lt;RecNum&gt;452&lt;/RecNum&gt;&lt;DisplayText&gt;[25]&lt;/DisplayText&gt;&lt;record&gt;&lt;rec-number&gt;452&lt;/rec-number&gt;&lt;foreign-keys&gt;&lt;key app="EN" db-id="ese55x5vtzp0x6e9s9tpzwagt5re2t5sfaz5" timestamp="1545948787"&gt;452&lt;/key&gt;&lt;key app="ENWeb" db-id=""&gt;0&lt;/key&gt;&lt;/foreign-keys&gt;&lt;ref-type name="Journal Article"&gt;17&lt;/ref-type&gt;&lt;contributors&gt;&lt;authors&gt;&lt;author&gt;Lajevardi, S. A.&lt;/author&gt;&lt;author&gt;Shahrabi, T.&lt;/author&gt;&lt;author&gt;Baigi, V.&lt;/author&gt;&lt;author&gt;Shafiei M, A.&lt;/author&gt;&lt;/authors&gt;&lt;/contributors&gt;&lt;titles&gt;&lt;title&gt;Prediction of time to failure in stress corrosion cracking of 304 stainless steel in aqueous chloride solution by artificial neural network&lt;/title&gt;&lt;secondary-title&gt;Protection of Metals and Physical Chemistry of Surfaces&lt;/secondary-title&gt;&lt;/titles&gt;&lt;periodical&gt;&lt;full-title&gt;Protection of Metals and Physical Chemistry of Surfaces&lt;/full-title&gt;&lt;/periodical&gt;&lt;pages&gt;610-615&lt;/pages&gt;&lt;volume&gt;45&lt;/volume&gt;&lt;number&gt;5&lt;/number&gt;&lt;dates&gt;&lt;year&gt;2009&lt;/year&gt;&lt;/dates&gt;&lt;isbn&gt;2070-2051&amp;#xD;2070-206X&lt;/isbn&gt;&lt;urls&gt;&lt;/urls&gt;&lt;electronic-resource-num&gt;10.1134/s2070205109050207&lt;/electronic-resource-num&gt;&lt;/record&gt;&lt;/Cite&gt;&lt;/EndNote&gt;</w:instrText>
            </w:r>
            <w:r>
              <w:rPr>
                <w:rFonts w:ascii="Times New Roman" w:hAnsi="Times New Roman" w:cs="Times New Roman"/>
                <w:sz w:val="20"/>
                <w:szCs w:val="20"/>
              </w:rPr>
              <w:fldChar w:fldCharType="separate"/>
            </w:r>
            <w:r w:rsidR="002C22AF">
              <w:rPr>
                <w:rFonts w:ascii="Times New Roman" w:hAnsi="Times New Roman" w:cs="Times New Roman"/>
                <w:noProof/>
                <w:sz w:val="20"/>
                <w:szCs w:val="20"/>
              </w:rPr>
              <w:t>[</w:t>
            </w:r>
            <w:hyperlink w:anchor="_ENREF_25" w:tooltip="Lajevardi, 2009 #452" w:history="1">
              <w:r w:rsidR="0058554F">
                <w:rPr>
                  <w:rFonts w:ascii="Times New Roman" w:hAnsi="Times New Roman" w:cs="Times New Roman"/>
                  <w:noProof/>
                  <w:sz w:val="20"/>
                  <w:szCs w:val="20"/>
                </w:rPr>
                <w:t>25</w:t>
              </w:r>
            </w:hyperlink>
            <w:r w:rsidR="002C22AF">
              <w:rPr>
                <w:rFonts w:ascii="Times New Roman" w:hAnsi="Times New Roman" w:cs="Times New Roman"/>
                <w:noProof/>
                <w:sz w:val="20"/>
                <w:szCs w:val="20"/>
              </w:rPr>
              <w:t>]</w:t>
            </w:r>
            <w:r>
              <w:rPr>
                <w:rFonts w:ascii="Times New Roman" w:hAnsi="Times New Roman" w:cs="Times New Roman"/>
                <w:sz w:val="20"/>
                <w:szCs w:val="20"/>
              </w:rPr>
              <w:fldChar w:fldCharType="end"/>
            </w:r>
          </w:p>
        </w:tc>
        <w:tc>
          <w:tcPr>
            <w:tcW w:w="1260" w:type="dxa"/>
          </w:tcPr>
          <w:p w14:paraId="6F920218" w14:textId="77777777" w:rsidR="00CF1552" w:rsidRPr="00BF0B8D"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sz w:val="20"/>
                <w:szCs w:val="20"/>
              </w:rPr>
            </w:pPr>
            <w:r w:rsidRPr="00BF0B8D">
              <w:rPr>
                <w:rFonts w:ascii="Times New Roman" w:hAnsi="Times New Roman" w:cs="Times New Roman"/>
                <w:color w:val="FF0000"/>
                <w:sz w:val="20"/>
                <w:szCs w:val="20"/>
              </w:rPr>
              <w:t>aqueous chloride solution</w:t>
            </w:r>
          </w:p>
          <w:p w14:paraId="4F673A32" w14:textId="77777777" w:rsidR="00CF1552" w:rsidRDefault="00CF155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260" w:type="dxa"/>
          </w:tcPr>
          <w:p w14:paraId="46306429" w14:textId="0914AA89"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temperature, Chloride ions concentrations and </w:t>
            </w:r>
            <w:r w:rsidRPr="00BF0B8D">
              <w:rPr>
                <w:rFonts w:ascii="Times New Roman" w:hAnsi="Times New Roman" w:cs="Times New Roman"/>
                <w:color w:val="FF0000"/>
                <w:sz w:val="20"/>
                <w:szCs w:val="20"/>
              </w:rPr>
              <w:t>applied stress</w:t>
            </w:r>
            <w:r w:rsidR="00BF0B8D">
              <w:rPr>
                <w:rFonts w:ascii="Times New Roman" w:hAnsi="Times New Roman" w:cs="Times New Roman"/>
                <w:color w:val="FF0000"/>
                <w:sz w:val="20"/>
                <w:szCs w:val="20"/>
              </w:rPr>
              <w:t>(P)</w:t>
            </w:r>
          </w:p>
        </w:tc>
        <w:tc>
          <w:tcPr>
            <w:tcW w:w="1170" w:type="dxa"/>
          </w:tcPr>
          <w:p w14:paraId="497F441F"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sigmoid</w:t>
            </w:r>
          </w:p>
        </w:tc>
        <w:tc>
          <w:tcPr>
            <w:tcW w:w="1350" w:type="dxa"/>
          </w:tcPr>
          <w:p w14:paraId="32654130"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time of failure as a result of stress corrosion cracking</w:t>
            </w:r>
          </w:p>
        </w:tc>
        <w:tc>
          <w:tcPr>
            <w:tcW w:w="1170" w:type="dxa"/>
          </w:tcPr>
          <w:p w14:paraId="7182A5CD" w14:textId="77777777" w:rsidR="00CF1552" w:rsidRPr="00355498"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mechanical</w:t>
            </w:r>
          </w:p>
        </w:tc>
        <w:tc>
          <w:tcPr>
            <w:tcW w:w="2070" w:type="dxa"/>
          </w:tcPr>
          <w:p w14:paraId="3C1FA1BC" w14:textId="7DD27A33" w:rsidR="00CF1552" w:rsidRDefault="00E01950"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w:t>
            </w:r>
            <w:r w:rsidR="00205DC2">
              <w:rPr>
                <w:rFonts w:ascii="Times New Roman" w:hAnsi="Times New Roman" w:cs="Times New Roman"/>
                <w:sz w:val="20"/>
                <w:szCs w:val="20"/>
              </w:rPr>
              <w:t xml:space="preserve">ultilayer perceptron </w:t>
            </w:r>
          </w:p>
        </w:tc>
      </w:tr>
      <w:tr w:rsidR="00CF1552" w14:paraId="2A2871D5" w14:textId="77777777" w:rsidTr="005509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3AE3862B" w14:textId="5595E499" w:rsidR="00CF1552" w:rsidRDefault="00205DC2" w:rsidP="00E0463D">
            <w:pPr>
              <w:widowControl w:val="0"/>
              <w:rPr>
                <w:rFonts w:ascii="Times New Roman" w:hAnsi="Times New Roman" w:cs="Times New Roman"/>
                <w:sz w:val="20"/>
                <w:szCs w:val="20"/>
              </w:rPr>
            </w:pPr>
            <w:r>
              <w:rPr>
                <w:rFonts w:ascii="Times New Roman" w:hAnsi="Times New Roman" w:cs="Times New Roman"/>
                <w:b w:val="0"/>
                <w:bCs w:val="0"/>
                <w:sz w:val="20"/>
                <w:szCs w:val="20"/>
              </w:rPr>
              <w:t>Al, low carbon steel, copper</w:t>
            </w:r>
            <w:r w:rsidRPr="00810566">
              <w:rPr>
                <w:rFonts w:ascii="Times New Roman" w:hAnsi="Times New Roman" w:cs="Times New Roman"/>
                <w:sz w:val="20"/>
                <w:szCs w:val="20"/>
              </w:rPr>
              <w:fldChar w:fldCharType="begin"/>
            </w:r>
            <w:r w:rsidR="002C22AF">
              <w:rPr>
                <w:rFonts w:ascii="Times New Roman" w:hAnsi="Times New Roman" w:cs="Times New Roman"/>
                <w:b w:val="0"/>
                <w:bCs w:val="0"/>
                <w:sz w:val="20"/>
                <w:szCs w:val="20"/>
              </w:rPr>
              <w:instrText xml:space="preserve"> ADDIN EN.CITE &lt;EndNote&gt;&lt;Cite&gt;&lt;Author&gt;Kenny&lt;/Author&gt;&lt;Year&gt;2009&lt;/Year&gt;&lt;RecNum&gt;489&lt;/RecNum&gt;&lt;DisplayText&gt;[24]&lt;/DisplayText&gt;&lt;record&gt;&lt;rec-number&gt;489&lt;/rec-number&gt;&lt;foreign-keys&gt;&lt;key app="EN" db-id="ese55x5vtzp0x6e9s9tpzwagt5re2t5sfaz5" timestamp="1546094233"&gt;489&lt;/key&gt;&lt;/foreign-keys&gt;&lt;ref-type name="Journal Article"&gt;17&lt;/ref-type&gt;&lt;contributors&gt;&lt;authors&gt;&lt;author&gt;Kenny, Elaine D.&lt;/author&gt;&lt;author&gt;Paredes, Ramón S. C.&lt;/author&gt;&lt;author&gt;de Lacerda, Luiz A.&lt;/author&gt;&lt;author&gt;Sica, Yuri C.&lt;/author&gt;&lt;author&gt;de Souza, Gabriel P.&lt;/author&gt;&lt;author&gt;Lázaris, José&lt;/author&gt;&lt;/authors&gt;&lt;/contributors&gt;&lt;titles&gt;&lt;title&gt;Artificial neural network corrosion modeling for metals in an equatorial climate&lt;/title&gt;&lt;secondary-title&gt;Corrosion Science&lt;/secondary-title&gt;&lt;/titles&gt;&lt;periodical&gt;&lt;full-title&gt;Corrosion Science&lt;/full-title&gt;&lt;/periodical&gt;&lt;pages&gt;2266-2278&lt;/pages&gt;&lt;volume&gt;51&lt;/volume&gt;&lt;number&gt;10&lt;/number&gt;&lt;dates&gt;&lt;year&gt;2009&lt;/year&gt;&lt;pub-dates&gt;&lt;date&gt;2009/10&lt;/date&gt;&lt;/pub-dates&gt;&lt;/dates&gt;&lt;publisher&gt;Elsevier BV&lt;/publisher&gt;&lt;isbn&gt;0010-938X&lt;/isbn&gt;&lt;urls&gt;&lt;related-urls&gt;&lt;url&gt;http://dx.doi.org/10.1016/j.corsci.2009.06.004&lt;/url&gt;&lt;/related-urls&gt;&lt;/urls&gt;&lt;electronic-resource-num&gt;10.1016/j.corsci.2009.06.004&lt;/electronic-resource-num&gt;&lt;/record&gt;&lt;/Cite&gt;&lt;/EndNote&gt;</w:instrText>
            </w:r>
            <w:r w:rsidRPr="00810566">
              <w:rPr>
                <w:rFonts w:ascii="Times New Roman" w:hAnsi="Times New Roman" w:cs="Times New Roman"/>
                <w:sz w:val="20"/>
                <w:szCs w:val="20"/>
              </w:rPr>
              <w:fldChar w:fldCharType="separate"/>
            </w:r>
            <w:r w:rsidR="002C22AF">
              <w:rPr>
                <w:rFonts w:ascii="Times New Roman" w:hAnsi="Times New Roman" w:cs="Times New Roman"/>
                <w:b w:val="0"/>
                <w:bCs w:val="0"/>
                <w:noProof/>
                <w:sz w:val="20"/>
                <w:szCs w:val="20"/>
              </w:rPr>
              <w:t>[</w:t>
            </w:r>
            <w:hyperlink w:anchor="_ENREF_24" w:tooltip="Kenny, 2009 #489" w:history="1">
              <w:r w:rsidR="0058554F">
                <w:rPr>
                  <w:rFonts w:ascii="Times New Roman" w:hAnsi="Times New Roman" w:cs="Times New Roman"/>
                  <w:b w:val="0"/>
                  <w:bCs w:val="0"/>
                  <w:noProof/>
                  <w:sz w:val="20"/>
                  <w:szCs w:val="20"/>
                </w:rPr>
                <w:t>24</w:t>
              </w:r>
            </w:hyperlink>
            <w:r w:rsidR="002C22AF">
              <w:rPr>
                <w:rFonts w:ascii="Times New Roman" w:hAnsi="Times New Roman" w:cs="Times New Roman"/>
                <w:b w:val="0"/>
                <w:bCs w:val="0"/>
                <w:noProof/>
                <w:sz w:val="20"/>
                <w:szCs w:val="20"/>
              </w:rPr>
              <w:t>]</w:t>
            </w:r>
            <w:r w:rsidRPr="00810566">
              <w:rPr>
                <w:rFonts w:ascii="Times New Roman" w:hAnsi="Times New Roman" w:cs="Times New Roman"/>
                <w:sz w:val="20"/>
                <w:szCs w:val="20"/>
              </w:rPr>
              <w:fldChar w:fldCharType="end"/>
            </w:r>
          </w:p>
        </w:tc>
        <w:tc>
          <w:tcPr>
            <w:tcW w:w="1260" w:type="dxa"/>
            <w:shd w:val="clear" w:color="auto" w:fill="FFFFFF"/>
          </w:tcPr>
          <w:p w14:paraId="459EE860"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F0B8D">
              <w:rPr>
                <w:rFonts w:ascii="Times New Roman" w:hAnsi="Times New Roman" w:cs="Times New Roman"/>
                <w:color w:val="FF0000"/>
                <w:sz w:val="20"/>
                <w:szCs w:val="20"/>
              </w:rPr>
              <w:t>distribution and transmission electric energy lines</w:t>
            </w:r>
          </w:p>
        </w:tc>
        <w:tc>
          <w:tcPr>
            <w:tcW w:w="1260" w:type="dxa"/>
            <w:shd w:val="clear" w:color="auto" w:fill="FFFFFF"/>
          </w:tcPr>
          <w:p w14:paraId="7C459306" w14:textId="2B3EDA08"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F0B8D">
              <w:rPr>
                <w:rFonts w:ascii="Times New Roman" w:hAnsi="Times New Roman" w:cs="Times New Roman"/>
                <w:color w:val="FF0000"/>
                <w:sz w:val="20"/>
                <w:szCs w:val="20"/>
              </w:rPr>
              <w:t xml:space="preserve">environmental </w:t>
            </w:r>
            <w:proofErr w:type="gramStart"/>
            <w:r w:rsidRPr="00BF0B8D">
              <w:rPr>
                <w:rFonts w:ascii="Times New Roman" w:hAnsi="Times New Roman" w:cs="Times New Roman"/>
                <w:color w:val="FF0000"/>
                <w:sz w:val="20"/>
                <w:szCs w:val="20"/>
              </w:rPr>
              <w:t>parameters</w:t>
            </w:r>
            <w:r w:rsidR="00BF0B8D">
              <w:rPr>
                <w:rFonts w:ascii="Times New Roman" w:hAnsi="Times New Roman" w:cs="Times New Roman"/>
                <w:color w:val="FF0000"/>
                <w:sz w:val="20"/>
                <w:szCs w:val="20"/>
              </w:rPr>
              <w:t>(</w:t>
            </w:r>
            <w:proofErr w:type="gramEnd"/>
            <w:r w:rsidR="00BF0B8D" w:rsidRPr="00BF0B8D">
              <w:rPr>
                <w:rFonts w:ascii="AdvGulliv-R" w:hAnsi="AdvGulliv-R"/>
                <w:color w:val="000000"/>
                <w:sz w:val="16"/>
                <w:szCs w:val="16"/>
              </w:rPr>
              <w:t xml:space="preserve">time of exposure, temperature, </w:t>
            </w:r>
            <w:r w:rsidR="00BF0B8D" w:rsidRPr="009E07DC">
              <w:rPr>
                <w:rFonts w:ascii="AdvGulliv-R" w:hAnsi="AdvGulliv-R"/>
                <w:color w:val="FF0000"/>
                <w:sz w:val="16"/>
                <w:szCs w:val="16"/>
              </w:rPr>
              <w:t>relative humidity</w:t>
            </w:r>
            <w:r w:rsidR="00BF0B8D" w:rsidRPr="00BF0B8D">
              <w:rPr>
                <w:rFonts w:ascii="AdvGulliv-R" w:hAnsi="AdvGulliv-R"/>
                <w:color w:val="000000"/>
                <w:sz w:val="16"/>
                <w:szCs w:val="16"/>
              </w:rPr>
              <w:t xml:space="preserve">, precipitation, time of wetness, </w:t>
            </w:r>
            <w:r w:rsidR="00BF0B8D" w:rsidRPr="00AE38AD">
              <w:rPr>
                <w:rFonts w:ascii="AdvGulliv-R" w:hAnsi="AdvGulliv-R"/>
                <w:color w:val="FF0000"/>
                <w:sz w:val="16"/>
                <w:szCs w:val="16"/>
                <w:rPrChange w:id="28" w:author="Ove Jason" w:date="2019-06-21T10:37:00Z">
                  <w:rPr>
                    <w:rFonts w:ascii="AdvGulliv-R" w:hAnsi="AdvGulliv-R"/>
                    <w:color w:val="000000"/>
                    <w:sz w:val="16"/>
                    <w:szCs w:val="16"/>
                  </w:rPr>
                </w:rPrChange>
              </w:rPr>
              <w:t xml:space="preserve">wind </w:t>
            </w:r>
            <w:proofErr w:type="spellStart"/>
            <w:r w:rsidR="00BF0B8D" w:rsidRPr="00AE38AD">
              <w:rPr>
                <w:rFonts w:ascii="AdvGulliv-R" w:hAnsi="AdvGulliv-R"/>
                <w:color w:val="FF0000"/>
                <w:sz w:val="16"/>
                <w:szCs w:val="16"/>
                <w:rPrChange w:id="29" w:author="Ove Jason" w:date="2019-06-21T10:37:00Z">
                  <w:rPr>
                    <w:rFonts w:ascii="AdvGulliv-R" w:hAnsi="AdvGulliv-R"/>
                    <w:color w:val="000000"/>
                    <w:sz w:val="16"/>
                    <w:szCs w:val="16"/>
                  </w:rPr>
                </w:rPrChange>
              </w:rPr>
              <w:t>velocity</w:t>
            </w:r>
            <w:r w:rsidR="009E07DC">
              <w:rPr>
                <w:rFonts w:ascii="AdvGulliv-R" w:hAnsi="AdvGulliv-R"/>
                <w:color w:val="000000"/>
                <w:sz w:val="16"/>
                <w:szCs w:val="16"/>
              </w:rPr>
              <w:t>WV</w:t>
            </w:r>
            <w:proofErr w:type="spellEnd"/>
            <w:r w:rsidR="00BF0B8D" w:rsidRPr="00BF0B8D">
              <w:rPr>
                <w:rFonts w:ascii="AdvGulliv-R" w:hAnsi="AdvGulliv-R"/>
                <w:color w:val="000000"/>
                <w:sz w:val="16"/>
                <w:szCs w:val="16"/>
              </w:rPr>
              <w:t xml:space="preserve">, solar </w:t>
            </w:r>
            <w:proofErr w:type="spellStart"/>
            <w:r w:rsidR="00BF0B8D" w:rsidRPr="00BF0B8D">
              <w:rPr>
                <w:rFonts w:ascii="AdvGulliv-R" w:hAnsi="AdvGulliv-R"/>
                <w:color w:val="000000"/>
                <w:sz w:val="16"/>
                <w:szCs w:val="16"/>
              </w:rPr>
              <w:lastRenderedPageBreak/>
              <w:t>radiation</w:t>
            </w:r>
            <w:r w:rsidR="009E07DC">
              <w:rPr>
                <w:rFonts w:ascii="AdvGulliv-R" w:hAnsi="AdvGulliv-R"/>
                <w:color w:val="000000"/>
                <w:sz w:val="16"/>
                <w:szCs w:val="16"/>
              </w:rPr>
              <w:t>SR</w:t>
            </w:r>
            <w:proofErr w:type="spellEnd"/>
            <w:r w:rsidR="00BF0B8D" w:rsidRPr="00BF0B8D">
              <w:rPr>
                <w:rFonts w:ascii="AdvGulliv-R" w:hAnsi="AdvGulliv-R"/>
                <w:color w:val="000000"/>
                <w:sz w:val="16"/>
                <w:szCs w:val="16"/>
              </w:rPr>
              <w:t>, chloride</w:t>
            </w:r>
            <w:r w:rsidR="00BF0B8D" w:rsidRPr="00BF0B8D">
              <w:rPr>
                <w:rFonts w:ascii="AdvGulliv-R" w:hAnsi="AdvGulliv-R"/>
                <w:color w:val="000000"/>
                <w:sz w:val="16"/>
                <w:szCs w:val="16"/>
              </w:rPr>
              <w:br/>
              <w:t xml:space="preserve">ions, sulfur compounds and </w:t>
            </w:r>
            <w:proofErr w:type="spellStart"/>
            <w:r w:rsidR="00BF0B8D" w:rsidRPr="00BF0B8D">
              <w:rPr>
                <w:rFonts w:ascii="AdvGulliv-R" w:hAnsi="AdvGulliv-R"/>
                <w:color w:val="000000"/>
                <w:sz w:val="16"/>
                <w:szCs w:val="16"/>
              </w:rPr>
              <w:t>dustfall</w:t>
            </w:r>
            <w:proofErr w:type="spellEnd"/>
            <w:r w:rsidR="00BF0B8D">
              <w:rPr>
                <w:rFonts w:ascii="AdvGulliv-R" w:hAnsi="AdvGulliv-R"/>
                <w:color w:val="000000"/>
                <w:sz w:val="16"/>
                <w:szCs w:val="16"/>
              </w:rPr>
              <w:t>)</w:t>
            </w:r>
          </w:p>
        </w:tc>
        <w:tc>
          <w:tcPr>
            <w:tcW w:w="1170" w:type="dxa"/>
            <w:shd w:val="clear" w:color="auto" w:fill="FFFFFF"/>
          </w:tcPr>
          <w:p w14:paraId="14263974" w14:textId="77777777" w:rsidR="00CF1552" w:rsidRPr="00810566"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rPr>
            </w:pPr>
            <w:r w:rsidRPr="00366073">
              <w:rPr>
                <w:rFonts w:ascii="Times New Roman" w:hAnsi="Times New Roman" w:cs="Times New Roman"/>
                <w:sz w:val="20"/>
                <w:szCs w:val="20"/>
              </w:rPr>
              <w:lastRenderedPageBreak/>
              <w:t>linear and sigmoidal tangent, logarithmic</w:t>
            </w:r>
          </w:p>
        </w:tc>
        <w:tc>
          <w:tcPr>
            <w:tcW w:w="1350" w:type="dxa"/>
            <w:shd w:val="clear" w:color="auto" w:fill="FFFFFF"/>
          </w:tcPr>
          <w:p w14:paraId="1976DCC0"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laboratory evaluated atmospheric corrosion rates</w:t>
            </w:r>
          </w:p>
        </w:tc>
        <w:tc>
          <w:tcPr>
            <w:tcW w:w="1170" w:type="dxa"/>
            <w:shd w:val="clear" w:color="auto" w:fill="FFFFFF"/>
          </w:tcPr>
          <w:p w14:paraId="7FFF81C5" w14:textId="77777777" w:rsidR="00CF1552" w:rsidRPr="00355498"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chemical</w:t>
            </w:r>
          </w:p>
        </w:tc>
        <w:tc>
          <w:tcPr>
            <w:tcW w:w="2070" w:type="dxa"/>
            <w:shd w:val="clear" w:color="auto" w:fill="FFFFFF"/>
          </w:tcPr>
          <w:p w14:paraId="08226279" w14:textId="3439EC93" w:rsidR="00CF1552" w:rsidRDefault="00E01950"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w:t>
            </w:r>
            <w:r w:rsidR="00205DC2">
              <w:rPr>
                <w:rFonts w:ascii="Times New Roman" w:hAnsi="Times New Roman" w:cs="Times New Roman"/>
                <w:sz w:val="20"/>
                <w:szCs w:val="20"/>
              </w:rPr>
              <w:t>ultilayer perceptron</w:t>
            </w:r>
          </w:p>
        </w:tc>
      </w:tr>
      <w:tr w:rsidR="00CF1552" w14:paraId="097E59E2" w14:textId="77777777" w:rsidTr="005509D6">
        <w:tc>
          <w:tcPr>
            <w:cnfStyle w:val="001000000000" w:firstRow="0" w:lastRow="0" w:firstColumn="1" w:lastColumn="0" w:oddVBand="0" w:evenVBand="0" w:oddHBand="0" w:evenHBand="0" w:firstRowFirstColumn="0" w:firstRowLastColumn="0" w:lastRowFirstColumn="0" w:lastRowLastColumn="0"/>
            <w:tcW w:w="1080" w:type="dxa"/>
          </w:tcPr>
          <w:p w14:paraId="6CA3C2DB" w14:textId="6211480B" w:rsidR="00CF1552" w:rsidRDefault="00205DC2" w:rsidP="00E0463D">
            <w:pPr>
              <w:widowControl w:val="0"/>
              <w:rPr>
                <w:rFonts w:ascii="Times New Roman" w:hAnsi="Times New Roman" w:cs="Times New Roman"/>
                <w:sz w:val="20"/>
                <w:szCs w:val="20"/>
              </w:rPr>
            </w:pPr>
            <w:r>
              <w:rPr>
                <w:rFonts w:ascii="Times New Roman" w:hAnsi="Times New Roman" w:cs="Times New Roman"/>
                <w:b w:val="0"/>
                <w:bCs w:val="0"/>
                <w:sz w:val="20"/>
                <w:szCs w:val="20"/>
              </w:rPr>
              <w:t>Iron alloy, carbon and alloy steel, grade-2 titanium</w:t>
            </w:r>
            <w:r w:rsidRPr="00810566">
              <w:rPr>
                <w:rFonts w:ascii="Times New Roman" w:hAnsi="Times New Roman" w:cs="Times New Roman"/>
                <w:sz w:val="20"/>
                <w:szCs w:val="20"/>
              </w:rPr>
              <w:fldChar w:fldCharType="begin"/>
            </w:r>
            <w:r w:rsidR="002C22AF">
              <w:rPr>
                <w:rFonts w:ascii="Times New Roman" w:hAnsi="Times New Roman" w:cs="Times New Roman"/>
                <w:b w:val="0"/>
                <w:bCs w:val="0"/>
                <w:sz w:val="20"/>
                <w:szCs w:val="20"/>
              </w:rPr>
              <w:instrText xml:space="preserve"> ADDIN EN.CITE &lt;EndNote&gt;&lt;Cite&gt;&lt;Author&gt;Kamrunnahar&lt;/Author&gt;&lt;Year&gt;2010&lt;/Year&gt;&lt;RecNum&gt;487&lt;/RecNum&gt;&lt;DisplayText&gt;[43]&lt;/DisplayText&gt;&lt;record&gt;&lt;rec-number&gt;487&lt;/rec-number&gt;&lt;foreign-keys&gt;&lt;key app="EN" db-id="ese55x5vtzp0x6e9s9tpzwagt5re2t5sfaz5" timestamp="1546094233"&gt;487&lt;/key&gt;&lt;/foreign-keys&gt;&lt;ref-type name="Journal Article"&gt;17&lt;/ref-type&gt;&lt;contributors&gt;&lt;authors&gt;&lt;author&gt;Kamrunnahar, Mst&lt;/author&gt;&lt;author&gt;Urquidi-Macdonald, Mirna&lt;/author&gt;&lt;/authors&gt;&lt;/contributors&gt;&lt;titles&gt;&lt;title&gt;Prediction of corrosion behavior using neural network as a data mining tool&lt;/title&gt;&lt;secondary-title&gt;Corrosion Science&lt;/secondary-title&gt;&lt;/titles&gt;&lt;periodical&gt;&lt;full-title&gt;Corrosion Science&lt;/full-title&gt;&lt;/periodical&gt;&lt;pages&gt;669-677&lt;/pages&gt;&lt;volume&gt;52&lt;/volume&gt;&lt;number&gt;3&lt;/number&gt;&lt;dates&gt;&lt;year&gt;2010&lt;/year&gt;&lt;pub-dates&gt;&lt;date&gt;2010/03&lt;/date&gt;&lt;/pub-dates&gt;&lt;/dates&gt;&lt;publisher&gt;Elsevier BV&lt;/publisher&gt;&lt;isbn&gt;0010-938X&lt;/isbn&gt;&lt;urls&gt;&lt;related-urls&gt;&lt;url&gt;http://dx.doi.org/10.1016/j.corsci.2009.10.024&lt;/url&gt;&lt;/related-urls&gt;&lt;/urls&gt;&lt;electronic-resource-num&gt;10.1016/j.corsci.2009.10.024&lt;/electronic-resource-num&gt;&lt;/record&gt;&lt;/Cite&gt;&lt;/EndNote&gt;</w:instrText>
            </w:r>
            <w:r w:rsidRPr="00810566">
              <w:rPr>
                <w:rFonts w:ascii="Times New Roman" w:hAnsi="Times New Roman" w:cs="Times New Roman"/>
                <w:sz w:val="20"/>
                <w:szCs w:val="20"/>
              </w:rPr>
              <w:fldChar w:fldCharType="separate"/>
            </w:r>
            <w:r w:rsidR="002C22AF">
              <w:rPr>
                <w:rFonts w:ascii="Times New Roman" w:hAnsi="Times New Roman" w:cs="Times New Roman"/>
                <w:b w:val="0"/>
                <w:bCs w:val="0"/>
                <w:noProof/>
                <w:sz w:val="20"/>
                <w:szCs w:val="20"/>
              </w:rPr>
              <w:t>[</w:t>
            </w:r>
            <w:r w:rsidR="00217315">
              <w:fldChar w:fldCharType="begin"/>
            </w:r>
            <w:r w:rsidR="00217315">
              <w:instrText xml:space="preserve"> HYPERLINK \l "_ENREF_43" \o "Kamrunnahar, 2010 #487" </w:instrText>
            </w:r>
            <w:r w:rsidR="00217315">
              <w:fldChar w:fldCharType="separate"/>
            </w:r>
            <w:r w:rsidR="0058554F">
              <w:rPr>
                <w:rFonts w:ascii="Times New Roman" w:hAnsi="Times New Roman" w:cs="Times New Roman"/>
                <w:b w:val="0"/>
                <w:bCs w:val="0"/>
                <w:noProof/>
                <w:sz w:val="20"/>
                <w:szCs w:val="20"/>
              </w:rPr>
              <w:t>43</w:t>
            </w:r>
            <w:r w:rsidR="00217315">
              <w:rPr>
                <w:rFonts w:ascii="Times New Roman" w:hAnsi="Times New Roman" w:cs="Times New Roman"/>
                <w:noProof/>
                <w:sz w:val="20"/>
                <w:szCs w:val="20"/>
              </w:rPr>
              <w:fldChar w:fldCharType="end"/>
            </w:r>
            <w:r w:rsidR="002C22AF">
              <w:rPr>
                <w:rFonts w:ascii="Times New Roman" w:hAnsi="Times New Roman" w:cs="Times New Roman"/>
                <w:b w:val="0"/>
                <w:bCs w:val="0"/>
                <w:noProof/>
                <w:sz w:val="20"/>
                <w:szCs w:val="20"/>
              </w:rPr>
              <w:t>]</w:t>
            </w:r>
            <w:r w:rsidRPr="00810566">
              <w:rPr>
                <w:rFonts w:ascii="Times New Roman" w:hAnsi="Times New Roman" w:cs="Times New Roman"/>
                <w:sz w:val="20"/>
                <w:szCs w:val="20"/>
              </w:rPr>
              <w:fldChar w:fldCharType="end"/>
            </w:r>
          </w:p>
        </w:tc>
        <w:tc>
          <w:tcPr>
            <w:tcW w:w="1260" w:type="dxa"/>
          </w:tcPr>
          <w:p w14:paraId="61773A87"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industrial</w:t>
            </w:r>
          </w:p>
          <w:p w14:paraId="360D2755" w14:textId="77777777" w:rsidR="00CF1552" w:rsidRDefault="00CF155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260" w:type="dxa"/>
          </w:tcPr>
          <w:p w14:paraId="31AABD00" w14:textId="5A305C3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E07DC">
              <w:rPr>
                <w:rFonts w:ascii="Times New Roman" w:hAnsi="Times New Roman" w:cs="Times New Roman"/>
                <w:color w:val="FF0000"/>
                <w:sz w:val="20"/>
                <w:szCs w:val="20"/>
              </w:rPr>
              <w:t xml:space="preserve">Mo content </w:t>
            </w:r>
            <w:ins w:id="30" w:author="Ove Jason" w:date="2019-06-21T10:55:00Z">
              <w:r w:rsidR="003E39AA">
                <w:rPr>
                  <w:rFonts w:ascii="Times New Roman" w:hAnsi="Times New Roman" w:cs="Times New Roman"/>
                  <w:color w:val="FF0000"/>
                  <w:sz w:val="20"/>
                  <w:szCs w:val="20"/>
                </w:rPr>
                <w:t>(</w:t>
              </w:r>
              <w:r w:rsidR="00472913">
                <w:rPr>
                  <w:rFonts w:ascii="Times New Roman" w:hAnsi="Times New Roman" w:cs="Times New Roman"/>
                  <w:color w:val="FF0000"/>
                  <w:sz w:val="20"/>
                  <w:szCs w:val="20"/>
                </w:rPr>
                <w:t>???</w:t>
              </w:r>
            </w:ins>
            <w:ins w:id="31" w:author="Ove Jason" w:date="2019-06-21T10:56:00Z">
              <w:r w:rsidR="00472913">
                <w:rPr>
                  <w:rFonts w:ascii="Times New Roman" w:hAnsi="Times New Roman" w:cs="Times New Roman"/>
                  <w:color w:val="FF0000"/>
                  <w:sz w:val="20"/>
                  <w:szCs w:val="20"/>
                </w:rPr>
                <w:t xml:space="preserve"> Atom number???</w:t>
              </w:r>
            </w:ins>
            <w:ins w:id="32" w:author="Ove Jason" w:date="2019-06-21T10:55:00Z">
              <w:r w:rsidR="003E39AA">
                <w:rPr>
                  <w:rFonts w:ascii="Times New Roman" w:hAnsi="Times New Roman" w:cs="Times New Roman"/>
                  <w:color w:val="FF0000"/>
                  <w:sz w:val="20"/>
                  <w:szCs w:val="20"/>
                </w:rPr>
                <w:t xml:space="preserve">) </w:t>
              </w:r>
            </w:ins>
            <w:r>
              <w:rPr>
                <w:rFonts w:ascii="Times New Roman" w:hAnsi="Times New Roman" w:cs="Times New Roman"/>
                <w:sz w:val="20"/>
                <w:szCs w:val="20"/>
              </w:rPr>
              <w:t>x, Ni content (14 x), (x + 1), HCl, H</w:t>
            </w:r>
            <w:r w:rsidRPr="00BF0B8D">
              <w:rPr>
                <w:rFonts w:ascii="Times New Roman" w:hAnsi="Times New Roman" w:cs="Times New Roman"/>
                <w:sz w:val="18"/>
                <w:szCs w:val="18"/>
                <w:vertAlign w:val="subscript"/>
              </w:rPr>
              <w:t>2</w:t>
            </w:r>
            <w:r>
              <w:rPr>
                <w:rFonts w:ascii="Times New Roman" w:hAnsi="Times New Roman" w:cs="Times New Roman"/>
                <w:sz w:val="20"/>
                <w:szCs w:val="20"/>
              </w:rPr>
              <w:t>SO</w:t>
            </w:r>
            <w:r w:rsidRPr="00BF0B8D">
              <w:rPr>
                <w:rFonts w:ascii="Times New Roman" w:hAnsi="Times New Roman" w:cs="Times New Roman"/>
                <w:sz w:val="18"/>
                <w:szCs w:val="18"/>
                <w:vertAlign w:val="subscript"/>
              </w:rPr>
              <w:t>4</w:t>
            </w:r>
            <w:r>
              <w:rPr>
                <w:rFonts w:ascii="Times New Roman" w:hAnsi="Times New Roman" w:cs="Times New Roman"/>
                <w:sz w:val="20"/>
                <w:szCs w:val="20"/>
              </w:rPr>
              <w:t xml:space="preserve">, potential (E), </w:t>
            </w:r>
            <w:proofErr w:type="spellStart"/>
            <w:r>
              <w:rPr>
                <w:rFonts w:ascii="Times New Roman" w:hAnsi="Times New Roman" w:cs="Times New Roman"/>
                <w:sz w:val="20"/>
                <w:szCs w:val="20"/>
              </w:rPr>
              <w:t>dE</w:t>
            </w:r>
            <w:proofErr w:type="spellEnd"/>
            <w:r>
              <w:rPr>
                <w:rFonts w:ascii="Times New Roman" w:hAnsi="Times New Roman" w:cs="Times New Roman"/>
                <w:sz w:val="20"/>
                <w:szCs w:val="20"/>
              </w:rPr>
              <w:t xml:space="preserve">, </w:t>
            </w:r>
          </w:p>
          <w:p w14:paraId="7E2169A9"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compositions (B, C, Cr, Cu, Fe, Mn, Mo,</w:t>
            </w:r>
            <w:r>
              <w:rPr>
                <w:rFonts w:ascii="Times New Roman" w:hAnsi="Times New Roman" w:cs="Times New Roman"/>
                <w:sz w:val="20"/>
                <w:szCs w:val="20"/>
              </w:rPr>
              <w:br/>
              <w:t xml:space="preserve">Ni, P, S, Si, </w:t>
            </w:r>
            <w:proofErr w:type="spellStart"/>
            <w:r>
              <w:rPr>
                <w:rFonts w:ascii="Times New Roman" w:hAnsi="Times New Roman" w:cs="Times New Roman"/>
                <w:sz w:val="20"/>
                <w:szCs w:val="20"/>
              </w:rPr>
              <w:t>Ti</w:t>
            </w:r>
            <w:proofErr w:type="spellEnd"/>
            <w:r>
              <w:rPr>
                <w:rFonts w:ascii="Times New Roman" w:hAnsi="Times New Roman" w:cs="Times New Roman"/>
                <w:sz w:val="20"/>
                <w:szCs w:val="20"/>
              </w:rPr>
              <w:t xml:space="preserve">, and V), </w:t>
            </w:r>
            <w:r w:rsidRPr="009E07DC">
              <w:rPr>
                <w:rFonts w:ascii="Times New Roman" w:hAnsi="Times New Roman" w:cs="Times New Roman"/>
                <w:color w:val="FF0000"/>
                <w:sz w:val="20"/>
                <w:szCs w:val="20"/>
              </w:rPr>
              <w:t>duration of exposure</w:t>
            </w:r>
            <w:r>
              <w:rPr>
                <w:rFonts w:ascii="Times New Roman" w:hAnsi="Times New Roman" w:cs="Times New Roman"/>
                <w:sz w:val="20"/>
                <w:szCs w:val="20"/>
              </w:rPr>
              <w:t xml:space="preserve">, log (duration of exposure), </w:t>
            </w:r>
          </w:p>
          <w:p w14:paraId="62DF6F3B"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incubation period and the duration of experiments</w:t>
            </w:r>
          </w:p>
        </w:tc>
        <w:tc>
          <w:tcPr>
            <w:tcW w:w="1170" w:type="dxa"/>
          </w:tcPr>
          <w:p w14:paraId="30BB0792"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hyperbolic tangent</w:t>
            </w:r>
          </w:p>
        </w:tc>
        <w:tc>
          <w:tcPr>
            <w:tcW w:w="1350" w:type="dxa"/>
          </w:tcPr>
          <w:p w14:paraId="121E3D6A"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log(</w:t>
            </w:r>
            <w:proofErr w:type="spellStart"/>
            <w:r>
              <w:rPr>
                <w:rFonts w:ascii="Times New Roman" w:hAnsi="Times New Roman" w:cs="Times New Roman"/>
                <w:sz w:val="20"/>
                <w:szCs w:val="20"/>
              </w:rPr>
              <w:t>i</w:t>
            </w:r>
            <w:proofErr w:type="spellEnd"/>
            <w:r>
              <w:rPr>
                <w:rFonts w:ascii="Times New Roman" w:hAnsi="Times New Roman" w:cs="Times New Roman"/>
                <w:sz w:val="20"/>
                <w:szCs w:val="20"/>
              </w:rPr>
              <w:t xml:space="preserve">), </w:t>
            </w:r>
            <w:r w:rsidRPr="009E07DC">
              <w:rPr>
                <w:rFonts w:ascii="Times New Roman" w:hAnsi="Times New Roman" w:cs="Times New Roman"/>
                <w:color w:val="FF0000"/>
                <w:sz w:val="20"/>
                <w:szCs w:val="20"/>
              </w:rPr>
              <w:t xml:space="preserve">corrosion potential </w:t>
            </w:r>
            <w:proofErr w:type="spellStart"/>
            <w:r w:rsidRPr="009E07DC">
              <w:rPr>
                <w:rFonts w:ascii="Times New Roman" w:hAnsi="Times New Roman" w:cs="Times New Roman"/>
                <w:color w:val="FF0000"/>
                <w:sz w:val="20"/>
                <w:szCs w:val="20"/>
              </w:rPr>
              <w:t>E</w:t>
            </w:r>
            <w:r w:rsidRPr="009E07DC">
              <w:rPr>
                <w:rFonts w:ascii="Times New Roman" w:hAnsi="Times New Roman" w:cs="Times New Roman"/>
                <w:color w:val="FF0000"/>
                <w:sz w:val="20"/>
                <w:szCs w:val="20"/>
                <w:vertAlign w:val="subscript"/>
              </w:rPr>
              <w:t>corr</w:t>
            </w:r>
            <w:proofErr w:type="spellEnd"/>
            <w:r w:rsidRPr="009E07DC">
              <w:rPr>
                <w:rFonts w:ascii="Times New Roman" w:hAnsi="Times New Roman" w:cs="Times New Roman"/>
                <w:color w:val="FF0000"/>
                <w:sz w:val="20"/>
                <w:szCs w:val="20"/>
              </w:rPr>
              <w:t xml:space="preserve">, corrosion current </w:t>
            </w:r>
            <w:proofErr w:type="spellStart"/>
            <w:r w:rsidRPr="009E07DC">
              <w:rPr>
                <w:rFonts w:ascii="Times New Roman" w:hAnsi="Times New Roman" w:cs="Times New Roman"/>
                <w:color w:val="FF0000"/>
                <w:sz w:val="20"/>
                <w:szCs w:val="20"/>
              </w:rPr>
              <w:t>i</w:t>
            </w:r>
            <w:r w:rsidRPr="009E07DC">
              <w:rPr>
                <w:rFonts w:ascii="Times New Roman" w:hAnsi="Times New Roman" w:cs="Times New Roman"/>
                <w:color w:val="FF0000"/>
                <w:sz w:val="20"/>
                <w:szCs w:val="20"/>
                <w:vertAlign w:val="subscript"/>
              </w:rPr>
              <w:t>corr</w:t>
            </w:r>
            <w:proofErr w:type="spellEnd"/>
            <w:r w:rsidRPr="009E07DC">
              <w:rPr>
                <w:rFonts w:ascii="Times New Roman" w:hAnsi="Times New Roman" w:cs="Times New Roman"/>
                <w:color w:val="FF0000"/>
                <w:sz w:val="20"/>
                <w:szCs w:val="20"/>
              </w:rPr>
              <w:t xml:space="preserve">, </w:t>
            </w:r>
            <w:r>
              <w:rPr>
                <w:rFonts w:ascii="Times New Roman" w:hAnsi="Times New Roman" w:cs="Times New Roman"/>
                <w:sz w:val="20"/>
                <w:szCs w:val="20"/>
              </w:rPr>
              <w:t xml:space="preserve">and polarization resistance </w:t>
            </w:r>
            <w:proofErr w:type="spellStart"/>
            <w:r>
              <w:rPr>
                <w:rFonts w:ascii="Times New Roman" w:hAnsi="Times New Roman" w:cs="Times New Roman"/>
                <w:sz w:val="20"/>
                <w:szCs w:val="20"/>
              </w:rPr>
              <w:t>R</w:t>
            </w:r>
            <w:r>
              <w:rPr>
                <w:rFonts w:ascii="Times New Roman" w:hAnsi="Times New Roman" w:cs="Times New Roman"/>
                <w:sz w:val="20"/>
                <w:szCs w:val="20"/>
                <w:vertAlign w:val="subscript"/>
              </w:rPr>
              <w:t>p</w:t>
            </w:r>
            <w:proofErr w:type="spellEnd"/>
            <w:proofErr w:type="gramStart"/>
            <w:r>
              <w:rPr>
                <w:rFonts w:ascii="Times New Roman" w:hAnsi="Times New Roman" w:cs="Times New Roman"/>
                <w:sz w:val="20"/>
                <w:szCs w:val="20"/>
                <w:vertAlign w:val="subscript"/>
              </w:rPr>
              <w:t xml:space="preserve">   </w:t>
            </w:r>
            <w:r>
              <w:rPr>
                <w:rFonts w:ascii="Times New Roman" w:hAnsi="Times New Roman" w:cs="Times New Roman"/>
                <w:sz w:val="20"/>
                <w:szCs w:val="20"/>
              </w:rPr>
              <w:t>(</w:t>
            </w:r>
            <w:proofErr w:type="gramEnd"/>
            <w:r>
              <w:rPr>
                <w:rFonts w:ascii="Times New Roman" w:hAnsi="Times New Roman" w:cs="Times New Roman"/>
                <w:sz w:val="20"/>
                <w:szCs w:val="20"/>
              </w:rPr>
              <w:t>general corrosion)</w:t>
            </w:r>
          </w:p>
          <w:p w14:paraId="2D26C907"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corrosion rate and log (corrosion rate) (general corrosion)</w:t>
            </w:r>
          </w:p>
          <w:p w14:paraId="43FAC9E4"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maximum pit depth </w:t>
            </w:r>
            <w:proofErr w:type="spellStart"/>
            <w:r>
              <w:rPr>
                <w:rFonts w:ascii="Times New Roman" w:hAnsi="Times New Roman" w:cs="Times New Roman"/>
                <w:sz w:val="20"/>
                <w:szCs w:val="20"/>
              </w:rPr>
              <w:t>D</w:t>
            </w:r>
            <w:r w:rsidRPr="00D25838">
              <w:rPr>
                <w:rFonts w:ascii="Times New Roman" w:hAnsi="Times New Roman" w:cs="Times New Roman"/>
                <w:sz w:val="20"/>
                <w:szCs w:val="20"/>
                <w:vertAlign w:val="subscript"/>
                <w:rPrChange w:id="33" w:author="Ove Jason" w:date="2019-06-21T10:59:00Z">
                  <w:rPr>
                    <w:rFonts w:ascii="Times New Roman" w:hAnsi="Times New Roman" w:cs="Times New Roman"/>
                    <w:sz w:val="20"/>
                    <w:szCs w:val="20"/>
                  </w:rPr>
                </w:rPrChange>
              </w:rPr>
              <w:t>max</w:t>
            </w:r>
            <w:proofErr w:type="spellEnd"/>
            <w:r>
              <w:rPr>
                <w:rFonts w:ascii="Times New Roman" w:hAnsi="Times New Roman" w:cs="Times New Roman"/>
                <w:sz w:val="20"/>
                <w:szCs w:val="20"/>
              </w:rPr>
              <w:t>, sample weight change W, charge amount Q, ratio Q/W, O2 consumed, log (</w:t>
            </w:r>
            <w:proofErr w:type="spellStart"/>
            <w:r>
              <w:rPr>
                <w:rFonts w:ascii="Times New Roman" w:hAnsi="Times New Roman" w:cs="Times New Roman"/>
                <w:sz w:val="20"/>
                <w:szCs w:val="20"/>
              </w:rPr>
              <w:t>Dmax</w:t>
            </w:r>
            <w:proofErr w:type="spellEnd"/>
            <w:r>
              <w:rPr>
                <w:rFonts w:ascii="Times New Roman" w:hAnsi="Times New Roman" w:cs="Times New Roman"/>
                <w:sz w:val="20"/>
                <w:szCs w:val="20"/>
              </w:rPr>
              <w:t>), log (W), log (Q), log (Q/W), and log (O2consumed) (localized corrosion)</w:t>
            </w:r>
          </w:p>
        </w:tc>
        <w:tc>
          <w:tcPr>
            <w:tcW w:w="1170" w:type="dxa"/>
          </w:tcPr>
          <w:p w14:paraId="071FFA16" w14:textId="77777777" w:rsidR="00CF1552" w:rsidRPr="00355498"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chemical</w:t>
            </w:r>
          </w:p>
        </w:tc>
        <w:tc>
          <w:tcPr>
            <w:tcW w:w="2070" w:type="dxa"/>
          </w:tcPr>
          <w:p w14:paraId="70C9D1B1" w14:textId="4CA5DE73" w:rsidR="00CF1552" w:rsidRDefault="00E01950"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w:t>
            </w:r>
            <w:r w:rsidR="00205DC2">
              <w:rPr>
                <w:rFonts w:ascii="Times New Roman" w:hAnsi="Times New Roman" w:cs="Times New Roman"/>
                <w:sz w:val="20"/>
                <w:szCs w:val="20"/>
              </w:rPr>
              <w:t>ultilayer perceptron</w:t>
            </w:r>
          </w:p>
        </w:tc>
      </w:tr>
      <w:tr w:rsidR="00CF1552" w14:paraId="458C9F52" w14:textId="77777777" w:rsidTr="005509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4F4AD9D7" w14:textId="7417218C" w:rsidR="00CF1552" w:rsidRDefault="00205DC2" w:rsidP="00E0463D">
            <w:pPr>
              <w:widowControl w:val="0"/>
              <w:rPr>
                <w:rFonts w:ascii="Times New Roman" w:hAnsi="Times New Roman" w:cs="Times New Roman"/>
                <w:sz w:val="20"/>
                <w:szCs w:val="20"/>
              </w:rPr>
            </w:pPr>
            <w:r>
              <w:rPr>
                <w:rFonts w:ascii="Times New Roman" w:hAnsi="Times New Roman" w:cs="Times New Roman"/>
                <w:b w:val="0"/>
                <w:bCs w:val="0"/>
                <w:sz w:val="20"/>
                <w:szCs w:val="20"/>
              </w:rPr>
              <w:t>nickel-based alloy</w:t>
            </w:r>
            <w:r w:rsidR="000D3BEA">
              <w:rPr>
                <w:rFonts w:ascii="Times New Roman" w:hAnsi="Times New Roman" w:cs="Times New Roman"/>
                <w:b w:val="0"/>
                <w:bCs w:val="0"/>
                <w:sz w:val="20"/>
                <w:szCs w:val="20"/>
              </w:rPr>
              <w:t xml:space="preserve"> </w:t>
            </w:r>
            <w:r>
              <w:rPr>
                <w:rFonts w:ascii="Times New Roman" w:hAnsi="Times New Roman" w:cs="Times New Roman"/>
                <w:b w:val="0"/>
                <w:bCs w:val="0"/>
                <w:sz w:val="20"/>
                <w:szCs w:val="20"/>
              </w:rPr>
              <w:t>22</w:t>
            </w:r>
            <w:r w:rsidRPr="00810566">
              <w:rPr>
                <w:rFonts w:ascii="Times New Roman" w:hAnsi="Times New Roman" w:cs="Times New Roman"/>
                <w:sz w:val="20"/>
                <w:szCs w:val="20"/>
              </w:rPr>
              <w:fldChar w:fldCharType="begin"/>
            </w:r>
            <w:r w:rsidR="002C22AF">
              <w:rPr>
                <w:rFonts w:ascii="Times New Roman" w:hAnsi="Times New Roman" w:cs="Times New Roman"/>
                <w:b w:val="0"/>
                <w:bCs w:val="0"/>
                <w:sz w:val="20"/>
                <w:szCs w:val="20"/>
              </w:rPr>
              <w:instrText xml:space="preserve"> ADDIN EN.CITE &lt;EndNote&gt;&lt;Cite&gt;&lt;Author&gt;Kamrunnahar&lt;/Author&gt;&lt;Year&gt;2011&lt;/Year&gt;&lt;RecNum&gt;470&lt;/RecNum&gt;&lt;DisplayText&gt;[26]&lt;/DisplayText&gt;&lt;record&gt;&lt;rec-number&gt;470&lt;/rec-number&gt;&lt;foreign-keys&gt;&lt;key app="EN" db-id="ese55x5vtzp0x6e9s9tpzwagt5re2t5sfaz5" timestamp="1546075485"&gt;470&lt;/key&gt;&lt;/foreign-keys&gt;&lt;ref-type name="Journal Article"&gt;17&lt;/ref-type&gt;&lt;contributors&gt;&lt;authors&gt;&lt;author&gt;Kamrunnahar, Mst&lt;/author&gt;&lt;author&gt;Urquidi-Macdonald, Mirna&lt;/author&gt;&lt;/authors&gt;&lt;/contributors&gt;&lt;titles&gt;&lt;title&gt;Prediction of corrosion behaviour of Alloy 22 using neural network as a data mining tool&lt;/title&gt;&lt;secondary-title&gt;Corrosion Science&lt;/secondary-title&gt;&lt;/titles&gt;&lt;periodical&gt;&lt;full-title&gt;Corrosion Science&lt;/full-title&gt;&lt;/periodical&gt;&lt;pages&gt;961-967&lt;/pages&gt;&lt;volume&gt;53&lt;/volume&gt;&lt;number&gt;3&lt;/number&gt;&lt;dates&gt;&lt;year&gt;2011&lt;/year&gt;&lt;pub-dates&gt;&lt;date&gt;2011/03&lt;/date&gt;&lt;/pub-dates&gt;&lt;/dates&gt;&lt;publisher&gt;Elsevier BV&lt;/publisher&gt;&lt;isbn&gt;0010-938X&lt;/isbn&gt;&lt;urls&gt;&lt;related-urls&gt;&lt;url&gt;http://dx.doi.org/10.1016/j.corsci.2010.11.028&lt;/url&gt;&lt;/related-urls&gt;&lt;/urls&gt;&lt;electronic-resource-num&gt;10.1016/j.corsci.2010.11.028&lt;/electronic-resource-num&gt;&lt;/record&gt;&lt;/Cite&gt;&lt;/EndNote&gt;</w:instrText>
            </w:r>
            <w:r w:rsidRPr="00810566">
              <w:rPr>
                <w:rFonts w:ascii="Times New Roman" w:hAnsi="Times New Roman" w:cs="Times New Roman"/>
                <w:sz w:val="20"/>
                <w:szCs w:val="20"/>
              </w:rPr>
              <w:fldChar w:fldCharType="separate"/>
            </w:r>
            <w:r w:rsidR="002C22AF">
              <w:rPr>
                <w:rFonts w:ascii="Times New Roman" w:hAnsi="Times New Roman" w:cs="Times New Roman"/>
                <w:b w:val="0"/>
                <w:bCs w:val="0"/>
                <w:noProof/>
                <w:sz w:val="20"/>
                <w:szCs w:val="20"/>
              </w:rPr>
              <w:t>[</w:t>
            </w:r>
            <w:hyperlink w:anchor="_ENREF_26" w:tooltip="Kamrunnahar, 2011 #470" w:history="1">
              <w:r w:rsidR="0058554F">
                <w:rPr>
                  <w:rFonts w:ascii="Times New Roman" w:hAnsi="Times New Roman" w:cs="Times New Roman"/>
                  <w:b w:val="0"/>
                  <w:bCs w:val="0"/>
                  <w:noProof/>
                  <w:sz w:val="20"/>
                  <w:szCs w:val="20"/>
                </w:rPr>
                <w:t>26</w:t>
              </w:r>
            </w:hyperlink>
            <w:r w:rsidR="002C22AF">
              <w:rPr>
                <w:rFonts w:ascii="Times New Roman" w:hAnsi="Times New Roman" w:cs="Times New Roman"/>
                <w:b w:val="0"/>
                <w:bCs w:val="0"/>
                <w:noProof/>
                <w:sz w:val="20"/>
                <w:szCs w:val="20"/>
              </w:rPr>
              <w:t>]</w:t>
            </w:r>
            <w:r w:rsidRPr="00810566">
              <w:rPr>
                <w:rFonts w:ascii="Times New Roman" w:hAnsi="Times New Roman" w:cs="Times New Roman"/>
                <w:sz w:val="20"/>
                <w:szCs w:val="20"/>
              </w:rPr>
              <w:fldChar w:fldCharType="end"/>
            </w:r>
          </w:p>
        </w:tc>
        <w:tc>
          <w:tcPr>
            <w:tcW w:w="1260" w:type="dxa"/>
            <w:shd w:val="clear" w:color="auto" w:fill="FFFFFF"/>
          </w:tcPr>
          <w:p w14:paraId="0593E36D"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industrial (nuclear waste disposal)</w:t>
            </w:r>
          </w:p>
          <w:p w14:paraId="158889AB" w14:textId="77777777" w:rsidR="00CF1552" w:rsidRDefault="00CF155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260" w:type="dxa"/>
            <w:shd w:val="clear" w:color="auto" w:fill="FFFFFF"/>
          </w:tcPr>
          <w:p w14:paraId="32161A06"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temperature values, sample treatment types: welded or annealed, and the </w:t>
            </w:r>
            <w:r>
              <w:rPr>
                <w:rFonts w:ascii="Times New Roman" w:hAnsi="Times New Roman" w:cs="Times New Roman"/>
                <w:sz w:val="20"/>
                <w:szCs w:val="20"/>
              </w:rPr>
              <w:lastRenderedPageBreak/>
              <w:t xml:space="preserve">exposure time, </w:t>
            </w:r>
          </w:p>
          <w:p w14:paraId="14F114CD"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sample treatments: welded or annealed, temperature, pH,</w:t>
            </w:r>
            <w:r>
              <w:rPr>
                <w:rFonts w:ascii="Times New Roman" w:hAnsi="Times New Roman" w:cs="Times New Roman"/>
                <w:sz w:val="20"/>
                <w:szCs w:val="20"/>
              </w:rPr>
              <w:br/>
              <w:t>Cl-, aging time, types of corrosion</w:t>
            </w:r>
          </w:p>
          <w:p w14:paraId="7FB7ADEC" w14:textId="1ECB3DEE"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frequency (</w:t>
            </w:r>
            <w:ins w:id="34" w:author="Ove Jason" w:date="2019-06-21T11:02:00Z">
              <w:r w:rsidR="00D25838">
                <w:rPr>
                  <w:rFonts w:ascii="Times New Roman" w:hAnsi="Times New Roman" w:cs="Times New Roman"/>
                  <w:sz w:val="20"/>
                  <w:szCs w:val="20"/>
                </w:rPr>
                <w:t>f</w:t>
              </w:r>
            </w:ins>
            <w:del w:id="35" w:author="Ove Jason" w:date="2019-06-21T11:02:00Z">
              <w:r w:rsidDel="00D25838">
                <w:rPr>
                  <w:rFonts w:ascii="Times New Roman" w:hAnsi="Times New Roman" w:cs="Times New Roman"/>
                  <w:sz w:val="20"/>
                  <w:szCs w:val="20"/>
                </w:rPr>
                <w:delText>w</w:delText>
              </w:r>
            </w:del>
            <w:r>
              <w:rPr>
                <w:rFonts w:ascii="Times New Roman" w:hAnsi="Times New Roman" w:cs="Times New Roman"/>
                <w:sz w:val="20"/>
                <w:szCs w:val="20"/>
              </w:rPr>
              <w:t>) and log(</w:t>
            </w:r>
            <w:del w:id="36" w:author="Ove Jason" w:date="2019-06-21T11:02:00Z">
              <w:r w:rsidDel="00D25838">
                <w:rPr>
                  <w:rFonts w:ascii="Times New Roman" w:hAnsi="Times New Roman" w:cs="Times New Roman"/>
                  <w:sz w:val="20"/>
                  <w:szCs w:val="20"/>
                </w:rPr>
                <w:delText>w</w:delText>
              </w:r>
            </w:del>
            <w:ins w:id="37" w:author="Ove Jason" w:date="2019-06-21T11:02:00Z">
              <w:r w:rsidR="00D25838">
                <w:rPr>
                  <w:rFonts w:ascii="Times New Roman" w:hAnsi="Times New Roman" w:cs="Times New Roman"/>
                  <w:sz w:val="20"/>
                  <w:szCs w:val="20"/>
                </w:rPr>
                <w:t>f</w:t>
              </w:r>
            </w:ins>
            <w:r>
              <w:rPr>
                <w:rFonts w:ascii="Times New Roman" w:hAnsi="Times New Roman" w:cs="Times New Roman"/>
                <w:sz w:val="20"/>
                <w:szCs w:val="20"/>
              </w:rPr>
              <w:t>)</w:t>
            </w:r>
          </w:p>
        </w:tc>
        <w:tc>
          <w:tcPr>
            <w:tcW w:w="1170" w:type="dxa"/>
            <w:shd w:val="clear" w:color="auto" w:fill="FFFFFF"/>
          </w:tcPr>
          <w:p w14:paraId="44983271"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lastRenderedPageBreak/>
              <w:t>hyperbolic tangent</w:t>
            </w:r>
          </w:p>
        </w:tc>
        <w:tc>
          <w:tcPr>
            <w:tcW w:w="1350" w:type="dxa"/>
            <w:shd w:val="clear" w:color="auto" w:fill="FFFFFF"/>
          </w:tcPr>
          <w:p w14:paraId="1DD3EEB2"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corrosion weight loss in mg (general corrosion), </w:t>
            </w:r>
          </w:p>
          <w:p w14:paraId="6678EDBD"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Pr>
                <w:rFonts w:ascii="Times New Roman" w:hAnsi="Times New Roman" w:cs="Times New Roman"/>
                <w:sz w:val="20"/>
                <w:szCs w:val="20"/>
              </w:rPr>
              <w:t>repassivation</w:t>
            </w:r>
            <w:proofErr w:type="spellEnd"/>
            <w:r>
              <w:rPr>
                <w:rFonts w:ascii="Times New Roman" w:hAnsi="Times New Roman" w:cs="Times New Roman"/>
                <w:sz w:val="20"/>
                <w:szCs w:val="20"/>
              </w:rPr>
              <w:t xml:space="preserve"> potential (localized </w:t>
            </w:r>
            <w:r>
              <w:rPr>
                <w:rFonts w:ascii="Times New Roman" w:hAnsi="Times New Roman" w:cs="Times New Roman"/>
                <w:sz w:val="20"/>
                <w:szCs w:val="20"/>
              </w:rPr>
              <w:lastRenderedPageBreak/>
              <w:t xml:space="preserve">corrosion), </w:t>
            </w:r>
          </w:p>
          <w:p w14:paraId="48456C03"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Pr>
                <w:rFonts w:ascii="Times New Roman" w:hAnsi="Times New Roman" w:cs="Times New Roman"/>
                <w:sz w:val="20"/>
                <w:szCs w:val="20"/>
              </w:rPr>
              <w:t>Zr</w:t>
            </w:r>
            <w:proofErr w:type="spellEnd"/>
            <w:r>
              <w:rPr>
                <w:rFonts w:ascii="Times New Roman" w:hAnsi="Times New Roman" w:cs="Times New Roman"/>
                <w:sz w:val="20"/>
                <w:szCs w:val="20"/>
              </w:rPr>
              <w:t xml:space="preserve"> and Zi i.e. real and imaginary impedances, respectively, abs(Z), and Phase (localized corrosion)</w:t>
            </w:r>
          </w:p>
        </w:tc>
        <w:tc>
          <w:tcPr>
            <w:tcW w:w="1170" w:type="dxa"/>
            <w:shd w:val="clear" w:color="auto" w:fill="FFFFFF"/>
          </w:tcPr>
          <w:p w14:paraId="2A4D8EB3" w14:textId="77777777" w:rsidR="00CF1552" w:rsidRPr="00355498"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lastRenderedPageBreak/>
              <w:t>chemical</w:t>
            </w:r>
          </w:p>
        </w:tc>
        <w:tc>
          <w:tcPr>
            <w:tcW w:w="2070" w:type="dxa"/>
            <w:shd w:val="clear" w:color="auto" w:fill="FFFFFF"/>
          </w:tcPr>
          <w:p w14:paraId="7C683A2C" w14:textId="6A4B0345" w:rsidR="00CF1552" w:rsidRDefault="00E01950"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w:t>
            </w:r>
            <w:r w:rsidR="00205DC2">
              <w:rPr>
                <w:rFonts w:ascii="Times New Roman" w:hAnsi="Times New Roman" w:cs="Times New Roman"/>
                <w:sz w:val="20"/>
                <w:szCs w:val="20"/>
              </w:rPr>
              <w:t>ultilayer perceptron</w:t>
            </w:r>
          </w:p>
        </w:tc>
      </w:tr>
      <w:tr w:rsidR="00CF1552" w14:paraId="0AB1BC8F" w14:textId="77777777" w:rsidTr="005509D6">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3EC8F803" w14:textId="0D588BB0" w:rsidR="00CF1552" w:rsidRDefault="00205DC2" w:rsidP="00E0463D">
            <w:pPr>
              <w:widowControl w:val="0"/>
              <w:rPr>
                <w:rFonts w:ascii="Times New Roman" w:hAnsi="Times New Roman" w:cs="Times New Roman"/>
                <w:sz w:val="20"/>
                <w:szCs w:val="20"/>
              </w:rPr>
            </w:pPr>
            <w:r>
              <w:rPr>
                <w:rFonts w:ascii="Times New Roman" w:hAnsi="Times New Roman" w:cs="Times New Roman"/>
                <w:b w:val="0"/>
                <w:bCs w:val="0"/>
                <w:sz w:val="20"/>
                <w:szCs w:val="20"/>
              </w:rPr>
              <w:t>A357 alloy</w:t>
            </w:r>
            <w:r w:rsidRPr="00810566">
              <w:rPr>
                <w:rFonts w:ascii="Times New Roman" w:hAnsi="Times New Roman" w:cs="Times New Roman"/>
                <w:sz w:val="20"/>
                <w:szCs w:val="20"/>
              </w:rPr>
              <w:fldChar w:fldCharType="begin"/>
            </w:r>
            <w:r w:rsidR="002C22AF">
              <w:rPr>
                <w:rFonts w:ascii="Times New Roman" w:hAnsi="Times New Roman" w:cs="Times New Roman"/>
                <w:b w:val="0"/>
                <w:bCs w:val="0"/>
                <w:sz w:val="20"/>
                <w:szCs w:val="20"/>
              </w:rPr>
              <w:instrText xml:space="preserve"> ADDIN EN.CITE &lt;EndNote&gt;&lt;Cite&gt;&lt;Author&gt;Yang&lt;/Author&gt;&lt;Year&gt;2012&lt;/Year&gt;&lt;RecNum&gt;467&lt;/RecNum&gt;&lt;DisplayText&gt;[22]&lt;/DisplayText&gt;&lt;record&gt;&lt;rec-number&gt;467&lt;/rec-number&gt;&lt;foreign-keys&gt;&lt;key app="EN" db-id="ese55x5vtzp0x6e9s9tpzwagt5re2t5sfaz5" timestamp="1546065314"&gt;467&lt;/key&gt;&lt;/foreign-keys&gt;&lt;ref-type name="Journal Article"&gt;17&lt;/ref-type&gt;&lt;contributors&gt;&lt;authors&gt;&lt;author&gt;Yang, X. W.&lt;/author&gt;&lt;author&gt;Zhu, J. C.&lt;/author&gt;&lt;author&gt;Lai, Z. H.&lt;/author&gt;&lt;author&gt;Kong, Y. R.&lt;/author&gt;&lt;author&gt;Zhao, R. D.&lt;/author&gt;&lt;author&gt;He, D.&lt;/author&gt;&lt;/authors&gt;&lt;/contributors&gt;&lt;titles&gt;&lt;title&gt;Application of artificial neural network to predict flow stress of as quenched A357 alloy&lt;/title&gt;&lt;secondary-title&gt;Materials Science and Technology&lt;/secondary-title&gt;&lt;/titles&gt;&lt;periodical&gt;&lt;full-title&gt;Materials Science and Technology&lt;/full-title&gt;&lt;/periodical&gt;&lt;pages&gt;151-155&lt;/pages&gt;&lt;volume&gt;28&lt;/volume&gt;&lt;number&gt;2&lt;/number&gt;&lt;dates&gt;&lt;year&gt;2012&lt;/year&gt;&lt;pub-dates&gt;&lt;date&gt;2012/02&lt;/date&gt;&lt;/pub-dates&gt;&lt;/dates&gt;&lt;publisher&gt;Informa UK Limited&lt;/publisher&gt;&lt;isbn&gt;0267-0836&amp;#xD;1743-2847&lt;/isbn&gt;&lt;urls&gt;&lt;related-urls&gt;&lt;url&gt;http://dx.doi.org/10.1179/1743284710y.0000000051&lt;/url&gt;&lt;/related-urls&gt;&lt;/urls&gt;&lt;electronic-resource-num&gt;10.1179/1743284710y.0000000051&lt;/electronic-resource-num&gt;&lt;/record&gt;&lt;/Cite&gt;&lt;/EndNote&gt;</w:instrText>
            </w:r>
            <w:r w:rsidRPr="00810566">
              <w:rPr>
                <w:rFonts w:ascii="Times New Roman" w:hAnsi="Times New Roman" w:cs="Times New Roman"/>
                <w:sz w:val="20"/>
                <w:szCs w:val="20"/>
              </w:rPr>
              <w:fldChar w:fldCharType="separate"/>
            </w:r>
            <w:r w:rsidR="002C22AF">
              <w:rPr>
                <w:rFonts w:ascii="Times New Roman" w:hAnsi="Times New Roman" w:cs="Times New Roman"/>
                <w:b w:val="0"/>
                <w:bCs w:val="0"/>
                <w:noProof/>
                <w:sz w:val="20"/>
                <w:szCs w:val="20"/>
              </w:rPr>
              <w:t>[</w:t>
            </w:r>
            <w:hyperlink w:anchor="_ENREF_22" w:tooltip="Yang, 2012 #467" w:history="1">
              <w:r w:rsidR="0058554F">
                <w:rPr>
                  <w:rFonts w:ascii="Times New Roman" w:hAnsi="Times New Roman" w:cs="Times New Roman"/>
                  <w:b w:val="0"/>
                  <w:bCs w:val="0"/>
                  <w:noProof/>
                  <w:sz w:val="20"/>
                  <w:szCs w:val="20"/>
                </w:rPr>
                <w:t>22</w:t>
              </w:r>
            </w:hyperlink>
            <w:r w:rsidR="002C22AF">
              <w:rPr>
                <w:rFonts w:ascii="Times New Roman" w:hAnsi="Times New Roman" w:cs="Times New Roman"/>
                <w:b w:val="0"/>
                <w:bCs w:val="0"/>
                <w:noProof/>
                <w:sz w:val="20"/>
                <w:szCs w:val="20"/>
              </w:rPr>
              <w:t>]</w:t>
            </w:r>
            <w:r w:rsidRPr="00810566">
              <w:rPr>
                <w:rFonts w:ascii="Times New Roman" w:hAnsi="Times New Roman" w:cs="Times New Roman"/>
                <w:sz w:val="20"/>
                <w:szCs w:val="20"/>
              </w:rPr>
              <w:fldChar w:fldCharType="end"/>
            </w:r>
          </w:p>
        </w:tc>
        <w:tc>
          <w:tcPr>
            <w:tcW w:w="1260" w:type="dxa"/>
            <w:shd w:val="clear" w:color="auto" w:fill="FFFFFF"/>
          </w:tcPr>
          <w:p w14:paraId="3EDF6228" w14:textId="77777777" w:rsidR="00CF1552" w:rsidRPr="009E07DC"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sz w:val="20"/>
                <w:szCs w:val="20"/>
              </w:rPr>
            </w:pPr>
            <w:r w:rsidRPr="009E07DC">
              <w:rPr>
                <w:rFonts w:ascii="Times New Roman" w:hAnsi="Times New Roman" w:cs="Times New Roman"/>
                <w:color w:val="FF0000"/>
                <w:sz w:val="20"/>
                <w:szCs w:val="20"/>
              </w:rPr>
              <w:t>quenching operation</w:t>
            </w:r>
          </w:p>
          <w:p w14:paraId="1AC574EC" w14:textId="77777777" w:rsidR="00CF1552" w:rsidRDefault="00CF155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260" w:type="dxa"/>
            <w:shd w:val="clear" w:color="auto" w:fill="FFFFFF"/>
          </w:tcPr>
          <w:p w14:paraId="242333CA"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deformation temperature, strain rate and strain</w:t>
            </w:r>
          </w:p>
        </w:tc>
        <w:tc>
          <w:tcPr>
            <w:tcW w:w="1170" w:type="dxa"/>
            <w:shd w:val="clear" w:color="auto" w:fill="FFFFFF"/>
          </w:tcPr>
          <w:p w14:paraId="75868CBE"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tan sigmoid and log sigmoid, linear</w:t>
            </w:r>
          </w:p>
        </w:tc>
        <w:tc>
          <w:tcPr>
            <w:tcW w:w="1350" w:type="dxa"/>
            <w:shd w:val="clear" w:color="auto" w:fill="FFFFFF"/>
          </w:tcPr>
          <w:p w14:paraId="45D2565A"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thermal flow stress</w:t>
            </w:r>
          </w:p>
        </w:tc>
        <w:tc>
          <w:tcPr>
            <w:tcW w:w="1170" w:type="dxa"/>
            <w:shd w:val="clear" w:color="auto" w:fill="FFFFFF"/>
          </w:tcPr>
          <w:p w14:paraId="314781F4" w14:textId="77777777" w:rsidR="00CF1552" w:rsidRPr="00355498"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thermal</w:t>
            </w:r>
          </w:p>
        </w:tc>
        <w:tc>
          <w:tcPr>
            <w:tcW w:w="2070" w:type="dxa"/>
            <w:shd w:val="clear" w:color="auto" w:fill="FFFFFF"/>
          </w:tcPr>
          <w:p w14:paraId="1F513D84" w14:textId="09D25F25" w:rsidR="00CF1552" w:rsidRDefault="00E01950"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b</w:t>
            </w:r>
            <w:r w:rsidR="00205DC2">
              <w:rPr>
                <w:rFonts w:ascii="Times New Roman" w:hAnsi="Times New Roman" w:cs="Times New Roman"/>
                <w:sz w:val="20"/>
                <w:szCs w:val="20"/>
              </w:rPr>
              <w:t>ackpropagation Neural Network</w:t>
            </w:r>
          </w:p>
        </w:tc>
      </w:tr>
      <w:tr w:rsidR="002C0A4A" w14:paraId="4A77693B" w14:textId="77777777" w:rsidTr="005509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5F9B77FD" w14:textId="7E4E486B" w:rsidR="002C0A4A" w:rsidRDefault="002C0A4A" w:rsidP="00E0463D">
            <w:pPr>
              <w:widowControl w:val="0"/>
              <w:rPr>
                <w:rFonts w:ascii="Times New Roman" w:hAnsi="Times New Roman" w:cs="Times New Roman"/>
                <w:sz w:val="20"/>
                <w:szCs w:val="20"/>
              </w:rPr>
            </w:pPr>
            <w:r>
              <w:rPr>
                <w:rFonts w:ascii="Times New Roman" w:hAnsi="Times New Roman" w:cs="Times New Roman"/>
                <w:b w:val="0"/>
                <w:bCs w:val="0"/>
                <w:sz w:val="20"/>
                <w:szCs w:val="20"/>
              </w:rPr>
              <w:t>Alloy 600</w:t>
            </w:r>
            <w:r w:rsidRPr="00810566">
              <w:rPr>
                <w:rFonts w:ascii="Times New Roman" w:hAnsi="Times New Roman" w:cs="Times New Roman"/>
                <w:sz w:val="20"/>
                <w:szCs w:val="20"/>
              </w:rPr>
              <w:fldChar w:fldCharType="begin"/>
            </w:r>
            <w:r w:rsidR="002C22AF">
              <w:rPr>
                <w:rFonts w:ascii="Times New Roman" w:hAnsi="Times New Roman" w:cs="Times New Roman"/>
                <w:b w:val="0"/>
                <w:bCs w:val="0"/>
                <w:sz w:val="20"/>
                <w:szCs w:val="20"/>
              </w:rPr>
              <w:instrText xml:space="preserve"> ADDIN EN.CITE &lt;EndNote&gt;&lt;Cite&gt;&lt;Author&gt;Shi&lt;/Author&gt;&lt;Year&gt;2015&lt;/Year&gt;&lt;RecNum&gt;465&lt;/RecNum&gt;&lt;DisplayText&gt;[21]&lt;/DisplayText&gt;&lt;record&gt;&lt;rec-number&gt;465&lt;/rec-number&gt;&lt;foreign-keys&gt;&lt;key app="EN" db-id="ese55x5vtzp0x6e9s9tpzwagt5re2t5sfaz5" timestamp="1546065314"&gt;465&lt;/key&gt;&lt;/foreign-keys&gt;&lt;ref-type name="Journal Article"&gt;17&lt;/ref-type&gt;&lt;contributors&gt;&lt;authors&gt;&lt;author&gt;Shi, Jiangbo&lt;/author&gt;&lt;author&gt;Wang, Jihui&lt;/author&gt;&lt;author&gt;Macdonald, Digby D.&lt;/author&gt;&lt;/authors&gt;&lt;/contributors&gt;&lt;titles&gt;&lt;title&gt;Prediction of primary water stress corrosion crack growth rates in Alloy 600 using artificial neural networks&lt;/title&gt;&lt;secondary-title&gt;Corrosion Science&lt;/secondary-title&gt;&lt;/titles&gt;&lt;periodical&gt;&lt;full-title&gt;Corrosion Science&lt;/full-title&gt;&lt;/periodical&gt;&lt;pages&gt;217-227&lt;/pages&gt;&lt;volume&gt;92&lt;/volume&gt;&lt;dates&gt;&lt;year&gt;2015&lt;/year&gt;&lt;pub-dates&gt;&lt;date&gt;2015/03&lt;/date&gt;&lt;/pub-dates&gt;&lt;/dates&gt;&lt;publisher&gt;Elsevier BV&lt;/publisher&gt;&lt;isbn&gt;0010-938X&lt;/isbn&gt;&lt;urls&gt;&lt;related-urls&gt;&lt;url&gt;http://dx.doi.org/10.1016/j.corsci.2014.12.007&lt;/url&gt;&lt;/related-urls&gt;&lt;/urls&gt;&lt;electronic-resource-num&gt;10.1016/j.corsci.2014.12.007&lt;/electronic-resource-num&gt;&lt;/record&gt;&lt;/Cite&gt;&lt;/EndNote&gt;</w:instrText>
            </w:r>
            <w:r w:rsidRPr="00810566">
              <w:rPr>
                <w:rFonts w:ascii="Times New Roman" w:hAnsi="Times New Roman" w:cs="Times New Roman"/>
                <w:sz w:val="20"/>
                <w:szCs w:val="20"/>
              </w:rPr>
              <w:fldChar w:fldCharType="separate"/>
            </w:r>
            <w:r w:rsidR="002C22AF">
              <w:rPr>
                <w:rFonts w:ascii="Times New Roman" w:hAnsi="Times New Roman" w:cs="Times New Roman"/>
                <w:b w:val="0"/>
                <w:bCs w:val="0"/>
                <w:noProof/>
                <w:sz w:val="20"/>
                <w:szCs w:val="20"/>
              </w:rPr>
              <w:t>[</w:t>
            </w:r>
            <w:hyperlink w:anchor="_ENREF_21" w:tooltip="Shi, 2015 #465" w:history="1">
              <w:r w:rsidR="0058554F">
                <w:rPr>
                  <w:rFonts w:ascii="Times New Roman" w:hAnsi="Times New Roman" w:cs="Times New Roman"/>
                  <w:b w:val="0"/>
                  <w:bCs w:val="0"/>
                  <w:noProof/>
                  <w:sz w:val="20"/>
                  <w:szCs w:val="20"/>
                </w:rPr>
                <w:t>21</w:t>
              </w:r>
            </w:hyperlink>
            <w:r w:rsidR="002C22AF">
              <w:rPr>
                <w:rFonts w:ascii="Times New Roman" w:hAnsi="Times New Roman" w:cs="Times New Roman"/>
                <w:b w:val="0"/>
                <w:bCs w:val="0"/>
                <w:noProof/>
                <w:sz w:val="20"/>
                <w:szCs w:val="20"/>
              </w:rPr>
              <w:t>]</w:t>
            </w:r>
            <w:r w:rsidRPr="00810566">
              <w:rPr>
                <w:rFonts w:ascii="Times New Roman" w:hAnsi="Times New Roman" w:cs="Times New Roman"/>
                <w:sz w:val="20"/>
                <w:szCs w:val="20"/>
              </w:rPr>
              <w:fldChar w:fldCharType="end"/>
            </w:r>
          </w:p>
        </w:tc>
        <w:tc>
          <w:tcPr>
            <w:tcW w:w="1260" w:type="dxa"/>
            <w:shd w:val="clear" w:color="auto" w:fill="FFFFFF"/>
          </w:tcPr>
          <w:p w14:paraId="6255BFF7" w14:textId="77777777" w:rsidR="002C0A4A" w:rsidRPr="00266CC5" w:rsidRDefault="002C0A4A"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6CC5">
              <w:rPr>
                <w:rFonts w:ascii="Times New Roman" w:hAnsi="Times New Roman" w:cs="Times New Roman"/>
                <w:sz w:val="20"/>
                <w:szCs w:val="20"/>
              </w:rPr>
              <w:t>pressurized water reactors (PWR)</w:t>
            </w:r>
          </w:p>
          <w:p w14:paraId="28C2430B" w14:textId="77777777" w:rsidR="002C0A4A" w:rsidRDefault="002C0A4A"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260" w:type="dxa"/>
            <w:shd w:val="clear" w:color="auto" w:fill="FFFFFF"/>
          </w:tcPr>
          <w:p w14:paraId="3F92B352" w14:textId="0DAA622B" w:rsidR="002C0A4A" w:rsidRDefault="00E01950"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t</w:t>
            </w:r>
            <w:r w:rsidR="002C0A4A">
              <w:rPr>
                <w:rFonts w:ascii="Times New Roman" w:hAnsi="Times New Roman" w:cs="Times New Roman"/>
                <w:sz w:val="20"/>
                <w:szCs w:val="20"/>
              </w:rPr>
              <w:t xml:space="preserve">emperature, KI, pH, Conductivity, ECP, Yield strength, B(OH)3, </w:t>
            </w:r>
            <w:proofErr w:type="spellStart"/>
            <w:r w:rsidR="002C0A4A">
              <w:rPr>
                <w:rFonts w:ascii="Times New Roman" w:hAnsi="Times New Roman" w:cs="Times New Roman"/>
                <w:sz w:val="20"/>
                <w:szCs w:val="20"/>
              </w:rPr>
              <w:t>LiOH</w:t>
            </w:r>
            <w:proofErr w:type="spellEnd"/>
          </w:p>
        </w:tc>
        <w:tc>
          <w:tcPr>
            <w:tcW w:w="1170" w:type="dxa"/>
            <w:shd w:val="clear" w:color="auto" w:fill="FFFFFF"/>
          </w:tcPr>
          <w:p w14:paraId="79F61EB6" w14:textId="3D87CBD7" w:rsidR="002C0A4A" w:rsidRDefault="002C0A4A"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9E07DC">
              <w:rPr>
                <w:rFonts w:ascii="Times New Roman" w:hAnsi="Times New Roman" w:cs="Times New Roman"/>
                <w:color w:val="FF0000"/>
                <w:sz w:val="20"/>
                <w:szCs w:val="20"/>
              </w:rPr>
              <w:t>hyperbolic tan (tanh), linear</w:t>
            </w:r>
          </w:p>
        </w:tc>
        <w:tc>
          <w:tcPr>
            <w:tcW w:w="1350" w:type="dxa"/>
            <w:shd w:val="clear" w:color="auto" w:fill="FFFFFF"/>
          </w:tcPr>
          <w:p w14:paraId="720528B8" w14:textId="77777777" w:rsidR="002C0A4A" w:rsidRDefault="002C0A4A"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crack growth rate (CGR)</w:t>
            </w:r>
          </w:p>
        </w:tc>
        <w:tc>
          <w:tcPr>
            <w:tcW w:w="1170" w:type="dxa"/>
            <w:shd w:val="clear" w:color="auto" w:fill="FFFFFF"/>
          </w:tcPr>
          <w:p w14:paraId="4AF81DBE" w14:textId="77777777" w:rsidR="002C0A4A" w:rsidRPr="00355498" w:rsidRDefault="002C0A4A"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mechanical</w:t>
            </w:r>
          </w:p>
        </w:tc>
        <w:tc>
          <w:tcPr>
            <w:tcW w:w="2070" w:type="dxa"/>
            <w:shd w:val="clear" w:color="auto" w:fill="FFFFFF"/>
          </w:tcPr>
          <w:p w14:paraId="2B99E874" w14:textId="5694CB39" w:rsidR="002C0A4A" w:rsidRDefault="00E01950"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b</w:t>
            </w:r>
            <w:r w:rsidR="002C0A4A">
              <w:rPr>
                <w:rFonts w:ascii="Times New Roman" w:hAnsi="Times New Roman" w:cs="Times New Roman"/>
                <w:sz w:val="20"/>
                <w:szCs w:val="20"/>
              </w:rPr>
              <w:t>ackpropagation Neural Network</w:t>
            </w:r>
          </w:p>
        </w:tc>
      </w:tr>
      <w:tr w:rsidR="00CF1552" w14:paraId="68471787" w14:textId="77777777" w:rsidTr="005509D6">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620CD406" w14:textId="55D90018" w:rsidR="00CF1552" w:rsidRDefault="00205DC2" w:rsidP="00E0463D">
            <w:pPr>
              <w:widowControl w:val="0"/>
              <w:rPr>
                <w:rFonts w:ascii="Times New Roman" w:hAnsi="Times New Roman" w:cs="Times New Roman"/>
                <w:sz w:val="20"/>
                <w:szCs w:val="20"/>
              </w:rPr>
            </w:pPr>
            <w:r>
              <w:rPr>
                <w:rFonts w:ascii="Times New Roman" w:hAnsi="Times New Roman" w:cs="Times New Roman"/>
                <w:b w:val="0"/>
                <w:bCs w:val="0"/>
                <w:sz w:val="20"/>
                <w:szCs w:val="20"/>
              </w:rPr>
              <w:t>Sn-Ag alloy</w:t>
            </w:r>
            <w:r w:rsidRPr="00810566">
              <w:rPr>
                <w:rFonts w:ascii="Times New Roman" w:hAnsi="Times New Roman" w:cs="Times New Roman"/>
                <w:sz w:val="20"/>
                <w:szCs w:val="20"/>
              </w:rPr>
              <w:fldChar w:fldCharType="begin"/>
            </w:r>
            <w:r w:rsidR="002C22AF">
              <w:rPr>
                <w:rFonts w:ascii="Times New Roman" w:hAnsi="Times New Roman" w:cs="Times New Roman"/>
                <w:b w:val="0"/>
                <w:bCs w:val="0"/>
                <w:sz w:val="20"/>
                <w:szCs w:val="20"/>
              </w:rPr>
              <w:instrText xml:space="preserve"> ADDIN EN.CITE &lt;EndNote&gt;&lt;Cite&gt;&lt;Author&gt;Li&lt;/Author&gt;&lt;Year&gt;2007&lt;/Year&gt;&lt;RecNum&gt;469&lt;/RecNum&gt;&lt;DisplayText&gt;[45]&lt;/DisplayText&gt;&lt;record&gt;&lt;rec-number&gt;469&lt;/rec-number&gt;&lt;foreign-keys&gt;&lt;key app="EN" db-id="ese55x5vtzp0x6e9s9tpzwagt5re2t5sfaz5" timestamp="1546075485"&gt;469&lt;/key&gt;&lt;/foreign-keys&gt;&lt;ref-type name="Conference Paper"&gt;47&lt;/ref-type&gt;&lt;contributors&gt;&lt;authors&gt;&lt;author&gt;Li, Sun&lt;/author&gt;&lt;author&gt;Qi, Fangjuan&lt;/author&gt;&lt;author&gt;Hou, Zhezhe&lt;/author&gt;&lt;author&gt;Xiao, Yuehua&lt;/author&gt;&lt;/authors&gt;&lt;/contributors&gt;&lt;titles&gt;&lt;title&gt;The Prediction of Sn-Ag Solder Properties Based on BP Algorithm of Artificial Neutral Network&lt;/title&gt;&lt;secondary-title&gt;2007 8th International Conference on Electronic Packaging Technology&lt;/secondary-title&gt;&lt;/titles&gt;&lt;dates&gt;&lt;year&gt;2007&lt;/year&gt;&lt;pub-dates&gt;&lt;date&gt;2007/08&lt;/date&gt;&lt;/pub-dates&gt;&lt;/dates&gt;&lt;publisher&gt;IEEE&lt;/publisher&gt;&lt;isbn&gt;9781424413911&amp;#xD;9781424413928&lt;/isbn&gt;&lt;urls&gt;&lt;related-urls&gt;&lt;url&gt;http://dx.doi.org/10.1109/icept.2007.4441529&lt;/url&gt;&lt;/related-urls&gt;&lt;/urls&gt;&lt;electronic-resource-num&gt;10.1109/icept.2007.4441529&lt;/electronic-resource-num&gt;&lt;/record&gt;&lt;/Cite&gt;&lt;/EndNote&gt;</w:instrText>
            </w:r>
            <w:r w:rsidRPr="00810566">
              <w:rPr>
                <w:rFonts w:ascii="Times New Roman" w:hAnsi="Times New Roman" w:cs="Times New Roman"/>
                <w:sz w:val="20"/>
                <w:szCs w:val="20"/>
              </w:rPr>
              <w:fldChar w:fldCharType="separate"/>
            </w:r>
            <w:r w:rsidR="002C22AF">
              <w:rPr>
                <w:rFonts w:ascii="Times New Roman" w:hAnsi="Times New Roman" w:cs="Times New Roman"/>
                <w:b w:val="0"/>
                <w:bCs w:val="0"/>
                <w:noProof/>
                <w:sz w:val="20"/>
                <w:szCs w:val="20"/>
              </w:rPr>
              <w:t>[</w:t>
            </w:r>
            <w:hyperlink w:anchor="_ENREF_45" w:tooltip="Li, 2007 #469" w:history="1">
              <w:r w:rsidR="0058554F">
                <w:rPr>
                  <w:rFonts w:ascii="Times New Roman" w:hAnsi="Times New Roman" w:cs="Times New Roman"/>
                  <w:b w:val="0"/>
                  <w:bCs w:val="0"/>
                  <w:noProof/>
                  <w:sz w:val="20"/>
                  <w:szCs w:val="20"/>
                </w:rPr>
                <w:t>45</w:t>
              </w:r>
            </w:hyperlink>
            <w:r w:rsidR="002C22AF">
              <w:rPr>
                <w:rFonts w:ascii="Times New Roman" w:hAnsi="Times New Roman" w:cs="Times New Roman"/>
                <w:b w:val="0"/>
                <w:bCs w:val="0"/>
                <w:noProof/>
                <w:sz w:val="20"/>
                <w:szCs w:val="20"/>
              </w:rPr>
              <w:t>]</w:t>
            </w:r>
            <w:r w:rsidRPr="00810566">
              <w:rPr>
                <w:rFonts w:ascii="Times New Roman" w:hAnsi="Times New Roman" w:cs="Times New Roman"/>
                <w:sz w:val="20"/>
                <w:szCs w:val="20"/>
              </w:rPr>
              <w:fldChar w:fldCharType="end"/>
            </w:r>
          </w:p>
        </w:tc>
        <w:tc>
          <w:tcPr>
            <w:tcW w:w="1260" w:type="dxa"/>
            <w:shd w:val="clear" w:color="auto" w:fill="FFFFFF"/>
          </w:tcPr>
          <w:p w14:paraId="212ED0FC"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E07DC">
              <w:rPr>
                <w:rFonts w:ascii="Times New Roman" w:hAnsi="Times New Roman" w:cs="Times New Roman"/>
                <w:color w:val="FF0000"/>
                <w:sz w:val="20"/>
                <w:szCs w:val="20"/>
              </w:rPr>
              <w:t>electronics industry</w:t>
            </w:r>
          </w:p>
        </w:tc>
        <w:tc>
          <w:tcPr>
            <w:tcW w:w="1260" w:type="dxa"/>
            <w:shd w:val="clear" w:color="auto" w:fill="FFFFFF"/>
          </w:tcPr>
          <w:p w14:paraId="1C140F1E" w14:textId="77777777" w:rsidR="00CF1552" w:rsidRPr="00983B78"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sz w:val="20"/>
                <w:szCs w:val="20"/>
              </w:rPr>
            </w:pPr>
            <w:r w:rsidRPr="00983B78">
              <w:rPr>
                <w:rFonts w:ascii="Times New Roman" w:hAnsi="Times New Roman" w:cs="Times New Roman"/>
                <w:color w:val="FF0000"/>
                <w:sz w:val="20"/>
                <w:szCs w:val="20"/>
              </w:rPr>
              <w:t>the contents of In. Bi, Sb, RE, Sn, Ag, Cu,</w:t>
            </w:r>
          </w:p>
        </w:tc>
        <w:tc>
          <w:tcPr>
            <w:tcW w:w="1170" w:type="dxa"/>
            <w:shd w:val="clear" w:color="auto" w:fill="FFFFFF"/>
          </w:tcPr>
          <w:p w14:paraId="4894B4E2"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sigmoid, </w:t>
            </w:r>
            <w:proofErr w:type="spellStart"/>
            <w:r>
              <w:rPr>
                <w:rFonts w:ascii="Times New Roman" w:hAnsi="Times New Roman" w:cs="Times New Roman"/>
                <w:sz w:val="20"/>
                <w:szCs w:val="20"/>
              </w:rPr>
              <w:t>purelin</w:t>
            </w:r>
            <w:proofErr w:type="spellEnd"/>
          </w:p>
        </w:tc>
        <w:tc>
          <w:tcPr>
            <w:tcW w:w="1350" w:type="dxa"/>
            <w:shd w:val="clear" w:color="auto" w:fill="FFFFFF"/>
          </w:tcPr>
          <w:p w14:paraId="0BEC2AC8"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tensile strength, shear strength and solidification temperature</w:t>
            </w:r>
          </w:p>
        </w:tc>
        <w:tc>
          <w:tcPr>
            <w:tcW w:w="1170" w:type="dxa"/>
            <w:shd w:val="clear" w:color="auto" w:fill="FFFFFF"/>
          </w:tcPr>
          <w:p w14:paraId="7E31E49D" w14:textId="77777777" w:rsidR="00CF1552" w:rsidRPr="00355498"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mechanical</w:t>
            </w:r>
          </w:p>
        </w:tc>
        <w:tc>
          <w:tcPr>
            <w:tcW w:w="2070" w:type="dxa"/>
            <w:shd w:val="clear" w:color="auto" w:fill="FFFFFF"/>
          </w:tcPr>
          <w:p w14:paraId="5B1C5072" w14:textId="75E1FDED" w:rsidR="00CF1552" w:rsidRDefault="00E01950"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b</w:t>
            </w:r>
            <w:r w:rsidR="00205DC2">
              <w:rPr>
                <w:rFonts w:ascii="Times New Roman" w:hAnsi="Times New Roman" w:cs="Times New Roman"/>
                <w:sz w:val="20"/>
                <w:szCs w:val="20"/>
              </w:rPr>
              <w:t>ackpropagation Neural Network</w:t>
            </w:r>
          </w:p>
        </w:tc>
      </w:tr>
      <w:tr w:rsidR="00CF1552" w14:paraId="5F884B00" w14:textId="77777777" w:rsidTr="005509D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0A5E8863" w14:textId="7932330F" w:rsidR="00CF1552" w:rsidRDefault="00205DC2" w:rsidP="00E0463D">
            <w:pPr>
              <w:widowControl w:val="0"/>
              <w:rPr>
                <w:rFonts w:ascii="Times New Roman" w:hAnsi="Times New Roman" w:cs="Times New Roman"/>
                <w:sz w:val="20"/>
                <w:szCs w:val="20"/>
              </w:rPr>
            </w:pPr>
            <w:r>
              <w:rPr>
                <w:rFonts w:ascii="Times New Roman" w:hAnsi="Times New Roman" w:cs="Times New Roman"/>
                <w:b w:val="0"/>
                <w:bCs w:val="0"/>
                <w:sz w:val="20"/>
                <w:szCs w:val="20"/>
              </w:rPr>
              <w:t>Ti-5Al-2Sn-2Zr-4Cr-4Mo alloy</w:t>
            </w:r>
            <w:r w:rsidRPr="00810566">
              <w:rPr>
                <w:rFonts w:ascii="Times New Roman" w:hAnsi="Times New Roman" w:cs="Times New Roman"/>
                <w:sz w:val="20"/>
                <w:szCs w:val="20"/>
              </w:rPr>
              <w:fldChar w:fldCharType="begin"/>
            </w:r>
            <w:r w:rsidR="002C22AF">
              <w:rPr>
                <w:rFonts w:ascii="Times New Roman" w:hAnsi="Times New Roman" w:cs="Times New Roman"/>
                <w:b w:val="0"/>
                <w:bCs w:val="0"/>
                <w:sz w:val="20"/>
                <w:szCs w:val="20"/>
              </w:rPr>
              <w:instrText xml:space="preserve"> ADDIN EN.CITE &lt;EndNote&gt;&lt;Cite&gt;&lt;Author&gt;Li&lt;/Author&gt;&lt;Year&gt;1998&lt;/Year&gt;&lt;RecNum&gt;484&lt;/RecNum&gt;&lt;DisplayText&gt;[46]&lt;/DisplayText&gt;&lt;record&gt;&lt;rec-number&gt;484&lt;/rec-number&gt;&lt;foreign-keys&gt;&lt;key app="EN" db-id="ese55x5vtzp0x6e9s9tpzwagt5re2t5sfaz5" timestamp="1546094233"&gt;484&lt;/key&gt;&lt;/foreign-keys&gt;&lt;ref-type name="Journal Article"&gt;17&lt;/ref-type&gt;&lt;contributors&gt;&lt;authors&gt;&lt;author&gt;Li, M.&lt;/author&gt;&lt;author&gt;Liu, X.&lt;/author&gt;&lt;author&gt;Wu, S.&lt;/author&gt;&lt;author&gt;Zhang, X.&lt;/author&gt;&lt;/authors&gt;&lt;/contributors&gt;&lt;titles&gt;&lt;title&gt;Approach to constitutive relationships of a Ti-5AI-2Sn-2Zr-4Cr-4Mo alloy by artificial neural networks&lt;/title&gt;&lt;secondary-title&gt;Materials Science and Technology&lt;/secondary-title&gt;&lt;/titles&gt;&lt;periodical&gt;&lt;full-title&gt;Materials Science and Technology&lt;/full-title&gt;&lt;/periodical&gt;&lt;pages&gt;136-138&lt;/pages&gt;&lt;volume&gt;14&lt;/volume&gt;&lt;number&gt;2&lt;/number&gt;&lt;dates&gt;&lt;year&gt;1998&lt;/year&gt;&lt;pub-dates&gt;&lt;date&gt;1998/02&lt;/date&gt;&lt;/pub-dates&gt;&lt;/dates&gt;&lt;publisher&gt;Informa UK Limited&lt;/publisher&gt;&lt;isbn&gt;0267-0836&amp;#xD;1743-2847&lt;/isbn&gt;&lt;urls&gt;&lt;related-urls&gt;&lt;url&gt;http://dx.doi.org/10.1179/mst.1998.14.2.136&lt;/url&gt;&lt;/related-urls&gt;&lt;/urls&gt;&lt;electronic-resource-num&gt;10.1179/mst.1998.14.2.136&lt;/electronic-resource-num&gt;&lt;/record&gt;&lt;/Cite&gt;&lt;/EndNote&gt;</w:instrText>
            </w:r>
            <w:r w:rsidRPr="00810566">
              <w:rPr>
                <w:rFonts w:ascii="Times New Roman" w:hAnsi="Times New Roman" w:cs="Times New Roman"/>
                <w:sz w:val="20"/>
                <w:szCs w:val="20"/>
              </w:rPr>
              <w:fldChar w:fldCharType="separate"/>
            </w:r>
            <w:r w:rsidR="002C22AF">
              <w:rPr>
                <w:rFonts w:ascii="Times New Roman" w:hAnsi="Times New Roman" w:cs="Times New Roman"/>
                <w:b w:val="0"/>
                <w:bCs w:val="0"/>
                <w:noProof/>
                <w:sz w:val="20"/>
                <w:szCs w:val="20"/>
              </w:rPr>
              <w:t>[</w:t>
            </w:r>
            <w:hyperlink w:anchor="_ENREF_46" w:tooltip="Li, 1998 #484" w:history="1">
              <w:r w:rsidR="0058554F">
                <w:rPr>
                  <w:rFonts w:ascii="Times New Roman" w:hAnsi="Times New Roman" w:cs="Times New Roman"/>
                  <w:b w:val="0"/>
                  <w:bCs w:val="0"/>
                  <w:noProof/>
                  <w:sz w:val="20"/>
                  <w:szCs w:val="20"/>
                </w:rPr>
                <w:t>46</w:t>
              </w:r>
            </w:hyperlink>
            <w:r w:rsidR="002C22AF">
              <w:rPr>
                <w:rFonts w:ascii="Times New Roman" w:hAnsi="Times New Roman" w:cs="Times New Roman"/>
                <w:b w:val="0"/>
                <w:bCs w:val="0"/>
                <w:noProof/>
                <w:sz w:val="20"/>
                <w:szCs w:val="20"/>
              </w:rPr>
              <w:t>]</w:t>
            </w:r>
            <w:r w:rsidRPr="00810566">
              <w:rPr>
                <w:rFonts w:ascii="Times New Roman" w:hAnsi="Times New Roman" w:cs="Times New Roman"/>
                <w:sz w:val="20"/>
                <w:szCs w:val="20"/>
              </w:rPr>
              <w:fldChar w:fldCharType="end"/>
            </w:r>
          </w:p>
        </w:tc>
        <w:tc>
          <w:tcPr>
            <w:tcW w:w="1260" w:type="dxa"/>
            <w:shd w:val="clear" w:color="auto" w:fill="FFFFFF"/>
          </w:tcPr>
          <w:p w14:paraId="67A2F87B"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elevated temperature</w:t>
            </w:r>
          </w:p>
        </w:tc>
        <w:tc>
          <w:tcPr>
            <w:tcW w:w="1260" w:type="dxa"/>
            <w:shd w:val="clear" w:color="auto" w:fill="FFFFFF"/>
          </w:tcPr>
          <w:p w14:paraId="72238190"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deformation temperature, equivalent strain rate, and equivalent strain,</w:t>
            </w:r>
          </w:p>
        </w:tc>
        <w:tc>
          <w:tcPr>
            <w:tcW w:w="1170" w:type="dxa"/>
            <w:shd w:val="clear" w:color="auto" w:fill="FFFFFF"/>
          </w:tcPr>
          <w:p w14:paraId="572E6D51"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sigmoid, linear </w:t>
            </w:r>
          </w:p>
        </w:tc>
        <w:tc>
          <w:tcPr>
            <w:tcW w:w="1350" w:type="dxa"/>
            <w:shd w:val="clear" w:color="auto" w:fill="FFFFFF"/>
          </w:tcPr>
          <w:p w14:paraId="2B24ADF2"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flow stress</w:t>
            </w:r>
          </w:p>
        </w:tc>
        <w:tc>
          <w:tcPr>
            <w:tcW w:w="1170" w:type="dxa"/>
            <w:shd w:val="clear" w:color="auto" w:fill="FFFFFF"/>
          </w:tcPr>
          <w:p w14:paraId="3931D782" w14:textId="77777777" w:rsidR="00CF1552" w:rsidRPr="00355498"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mechanical</w:t>
            </w:r>
          </w:p>
        </w:tc>
        <w:tc>
          <w:tcPr>
            <w:tcW w:w="2070" w:type="dxa"/>
            <w:shd w:val="clear" w:color="auto" w:fill="FFFFFF"/>
          </w:tcPr>
          <w:p w14:paraId="482571B7" w14:textId="189BD7D8" w:rsidR="00CF1552" w:rsidRDefault="00E01950"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b</w:t>
            </w:r>
            <w:r w:rsidR="00205DC2">
              <w:rPr>
                <w:rFonts w:ascii="Times New Roman" w:hAnsi="Times New Roman" w:cs="Times New Roman"/>
                <w:sz w:val="20"/>
                <w:szCs w:val="20"/>
              </w:rPr>
              <w:t>ackpropagation Neural Network</w:t>
            </w:r>
          </w:p>
        </w:tc>
      </w:tr>
      <w:tr w:rsidR="00CF1552" w14:paraId="64F26EC0" w14:textId="77777777" w:rsidTr="005509D6">
        <w:trPr>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0AB230D2" w14:textId="22B68AB4" w:rsidR="00CF1552" w:rsidRDefault="00E01950" w:rsidP="00E0463D">
            <w:pPr>
              <w:widowControl w:val="0"/>
              <w:rPr>
                <w:rFonts w:ascii="Times New Roman" w:hAnsi="Times New Roman" w:cs="Times New Roman"/>
                <w:sz w:val="20"/>
                <w:szCs w:val="20"/>
              </w:rPr>
            </w:pPr>
            <w:r>
              <w:rPr>
                <w:rFonts w:ascii="Times New Roman" w:hAnsi="Times New Roman" w:cs="Times New Roman"/>
                <w:b w:val="0"/>
                <w:bCs w:val="0"/>
                <w:sz w:val="20"/>
                <w:szCs w:val="20"/>
              </w:rPr>
              <w:t>s</w:t>
            </w:r>
            <w:r w:rsidR="00205DC2">
              <w:rPr>
                <w:rFonts w:ascii="Times New Roman" w:hAnsi="Times New Roman" w:cs="Times New Roman"/>
                <w:b w:val="0"/>
                <w:bCs w:val="0"/>
                <w:sz w:val="20"/>
                <w:szCs w:val="20"/>
              </w:rPr>
              <w:t>teel</w:t>
            </w:r>
            <w:r w:rsidR="00205DC2" w:rsidRPr="00810566">
              <w:rPr>
                <w:rFonts w:ascii="Times New Roman" w:hAnsi="Times New Roman" w:cs="Times New Roman"/>
                <w:sz w:val="20"/>
                <w:szCs w:val="20"/>
              </w:rPr>
              <w:fldChar w:fldCharType="begin"/>
            </w:r>
            <w:r w:rsidR="002C22AF">
              <w:rPr>
                <w:rFonts w:ascii="Times New Roman" w:hAnsi="Times New Roman" w:cs="Times New Roman"/>
                <w:b w:val="0"/>
                <w:bCs w:val="0"/>
                <w:sz w:val="20"/>
                <w:szCs w:val="20"/>
              </w:rPr>
              <w:instrText xml:space="preserve"> ADDIN EN.CITE &lt;EndNote&gt;&lt;Cite&gt;&lt;Author&gt;Parthiban&lt;/Author&gt;&lt;Year&gt;2005&lt;/Year&gt;&lt;RecNum&gt;475&lt;/RecNum&gt;&lt;DisplayText&gt;[40]&lt;/DisplayText&gt;&lt;record&gt;&lt;rec-number&gt;475&lt;/rec-number&gt;&lt;foreign-keys&gt;&lt;key app="EN" db-id="ese55x5vtzp0x6e9s9tpzwagt5re2t5sfaz5" timestamp="1546077398"&gt;475&lt;/key&gt;&lt;/foreign-keys&gt;&lt;ref-type name="Journal Article"&gt;17&lt;/ref-type&gt;&lt;contributors&gt;&lt;authors&gt;&lt;author&gt;Parthiban, Thirumalai&lt;/author&gt;&lt;author&gt;Ravi, R.&lt;/author&gt;&lt;author&gt;Parthiban, G. T.&lt;/author&gt;&lt;author&gt;Srinivasan, S.&lt;/author&gt;&lt;author&gt;Ramakrishnan, K. R.&lt;/author&gt;&lt;author&gt;Raghavan, M.&lt;/author&gt;&lt;/authors&gt;&lt;/contributors&gt;&lt;titles&gt;&lt;title&gt;Neural network analysis for corrosion of steel in concrete&lt;/title&gt;&lt;secondary-title&gt;Corrosion Science&lt;/secondary-title&gt;&lt;/titles&gt;&lt;periodical&gt;&lt;full-title&gt;Corrosion Science&lt;/full-title&gt;&lt;/periodical&gt;&lt;pages&gt;1625-1642&lt;/pages&gt;&lt;volume&gt;47&lt;/volume&gt;&lt;number&gt;7&lt;/number&gt;&lt;dates&gt;&lt;year&gt;2005&lt;/year&gt;&lt;pub-dates&gt;&lt;date&gt;2005/07&lt;/date&gt;&lt;/pub-dates&gt;&lt;/dates&gt;&lt;publisher&gt;Elsevier BV&lt;/publisher&gt;&lt;isbn&gt;0010-938X&lt;/isbn&gt;&lt;urls&gt;&lt;related-urls&gt;&lt;url&gt;http://dx.doi.org/10.1016/j.corsci.2004.08.011&lt;/url&gt;&lt;/related-urls&gt;&lt;/urls&gt;&lt;electronic-resource-num&gt;10.1016/j.corsci.2004.08.011&lt;/electronic-resource-num&gt;&lt;/record&gt;&lt;/Cite&gt;&lt;/EndNote&gt;</w:instrText>
            </w:r>
            <w:r w:rsidR="00205DC2" w:rsidRPr="00810566">
              <w:rPr>
                <w:rFonts w:ascii="Times New Roman" w:hAnsi="Times New Roman" w:cs="Times New Roman"/>
                <w:sz w:val="20"/>
                <w:szCs w:val="20"/>
              </w:rPr>
              <w:fldChar w:fldCharType="separate"/>
            </w:r>
            <w:r w:rsidR="002C22AF">
              <w:rPr>
                <w:rFonts w:ascii="Times New Roman" w:hAnsi="Times New Roman" w:cs="Times New Roman"/>
                <w:b w:val="0"/>
                <w:bCs w:val="0"/>
                <w:noProof/>
                <w:sz w:val="20"/>
                <w:szCs w:val="20"/>
              </w:rPr>
              <w:t>[</w:t>
            </w:r>
            <w:hyperlink w:anchor="_ENREF_40" w:tooltip="Parthiban, 2005 #475" w:history="1">
              <w:r w:rsidR="0058554F">
                <w:rPr>
                  <w:rFonts w:ascii="Times New Roman" w:hAnsi="Times New Roman" w:cs="Times New Roman"/>
                  <w:b w:val="0"/>
                  <w:bCs w:val="0"/>
                  <w:noProof/>
                  <w:sz w:val="20"/>
                  <w:szCs w:val="20"/>
                </w:rPr>
                <w:t>40</w:t>
              </w:r>
            </w:hyperlink>
            <w:r w:rsidR="002C22AF">
              <w:rPr>
                <w:rFonts w:ascii="Times New Roman" w:hAnsi="Times New Roman" w:cs="Times New Roman"/>
                <w:b w:val="0"/>
                <w:bCs w:val="0"/>
                <w:noProof/>
                <w:sz w:val="20"/>
                <w:szCs w:val="20"/>
              </w:rPr>
              <w:t>]</w:t>
            </w:r>
            <w:r w:rsidR="00205DC2" w:rsidRPr="00810566">
              <w:rPr>
                <w:rFonts w:ascii="Times New Roman" w:hAnsi="Times New Roman" w:cs="Times New Roman"/>
                <w:sz w:val="20"/>
                <w:szCs w:val="20"/>
              </w:rPr>
              <w:fldChar w:fldCharType="end"/>
            </w:r>
          </w:p>
        </w:tc>
        <w:tc>
          <w:tcPr>
            <w:tcW w:w="1260" w:type="dxa"/>
            <w:shd w:val="clear" w:color="auto" w:fill="FFFFFF"/>
          </w:tcPr>
          <w:p w14:paraId="71079864"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concrete structures and buildings</w:t>
            </w:r>
          </w:p>
        </w:tc>
        <w:tc>
          <w:tcPr>
            <w:tcW w:w="1260" w:type="dxa"/>
            <w:shd w:val="clear" w:color="auto" w:fill="FFFFFF"/>
          </w:tcPr>
          <w:p w14:paraId="4B6E25B2"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time intervals</w:t>
            </w:r>
          </w:p>
        </w:tc>
        <w:tc>
          <w:tcPr>
            <w:tcW w:w="1170" w:type="dxa"/>
            <w:shd w:val="clear" w:color="auto" w:fill="FFFFFF"/>
          </w:tcPr>
          <w:p w14:paraId="5BA8F0C2"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sigmoid</w:t>
            </w:r>
          </w:p>
        </w:tc>
        <w:tc>
          <w:tcPr>
            <w:tcW w:w="1350" w:type="dxa"/>
            <w:shd w:val="clear" w:color="auto" w:fill="FFFFFF"/>
          </w:tcPr>
          <w:p w14:paraId="7B292D2C"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electrical potential as a factor for steel </w:t>
            </w:r>
            <w:r>
              <w:rPr>
                <w:rFonts w:ascii="Times New Roman" w:hAnsi="Times New Roman" w:cs="Times New Roman"/>
                <w:sz w:val="20"/>
                <w:szCs w:val="20"/>
              </w:rPr>
              <w:lastRenderedPageBreak/>
              <w:t>corrosion</w:t>
            </w:r>
          </w:p>
        </w:tc>
        <w:tc>
          <w:tcPr>
            <w:tcW w:w="1170" w:type="dxa"/>
            <w:shd w:val="clear" w:color="auto" w:fill="FFFFFF"/>
          </w:tcPr>
          <w:p w14:paraId="75B6E3FF" w14:textId="77777777" w:rsidR="00CF1552" w:rsidRPr="00355498"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lastRenderedPageBreak/>
              <w:t>chemical</w:t>
            </w:r>
          </w:p>
        </w:tc>
        <w:tc>
          <w:tcPr>
            <w:tcW w:w="2070" w:type="dxa"/>
            <w:shd w:val="clear" w:color="auto" w:fill="FFFFFF"/>
          </w:tcPr>
          <w:p w14:paraId="0455A6F3" w14:textId="26C6C78A" w:rsidR="00CF1552" w:rsidRDefault="00E01950"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b</w:t>
            </w:r>
            <w:r w:rsidR="00205DC2">
              <w:rPr>
                <w:rFonts w:ascii="Times New Roman" w:hAnsi="Times New Roman" w:cs="Times New Roman"/>
                <w:sz w:val="20"/>
                <w:szCs w:val="20"/>
              </w:rPr>
              <w:t>ackpropagation Neural Network</w:t>
            </w:r>
          </w:p>
        </w:tc>
      </w:tr>
      <w:tr w:rsidR="00CF1552" w14:paraId="190848B8" w14:textId="77777777" w:rsidTr="005509D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438F979D" w14:textId="1D6CD631" w:rsidR="00CF1552" w:rsidRDefault="00E01950" w:rsidP="00E0463D">
            <w:pPr>
              <w:widowControl w:val="0"/>
              <w:rPr>
                <w:rFonts w:ascii="Times New Roman" w:hAnsi="Times New Roman" w:cs="Times New Roman"/>
                <w:sz w:val="20"/>
                <w:szCs w:val="20"/>
              </w:rPr>
            </w:pPr>
            <w:r>
              <w:rPr>
                <w:rFonts w:ascii="Times New Roman" w:hAnsi="Times New Roman" w:cs="Times New Roman"/>
                <w:b w:val="0"/>
                <w:bCs w:val="0"/>
                <w:sz w:val="20"/>
                <w:szCs w:val="20"/>
              </w:rPr>
              <w:t>d</w:t>
            </w:r>
            <w:r w:rsidR="00205DC2">
              <w:rPr>
                <w:rFonts w:ascii="Times New Roman" w:hAnsi="Times New Roman" w:cs="Times New Roman"/>
                <w:b w:val="0"/>
                <w:bCs w:val="0"/>
                <w:sz w:val="20"/>
                <w:szCs w:val="20"/>
              </w:rPr>
              <w:t>ual-phase (DP) steels</w:t>
            </w:r>
            <w:r w:rsidR="00205DC2" w:rsidRPr="00810566">
              <w:rPr>
                <w:rFonts w:ascii="Times New Roman" w:hAnsi="Times New Roman" w:cs="Times New Roman"/>
                <w:color w:val="242021"/>
                <w:sz w:val="20"/>
                <w:szCs w:val="20"/>
              </w:rPr>
              <w:fldChar w:fldCharType="begin"/>
            </w:r>
            <w:r w:rsidR="002C22AF">
              <w:rPr>
                <w:rFonts w:ascii="Times New Roman" w:hAnsi="Times New Roman" w:cs="Times New Roman"/>
                <w:b w:val="0"/>
                <w:bCs w:val="0"/>
                <w:color w:val="242021"/>
                <w:sz w:val="20"/>
                <w:szCs w:val="20"/>
              </w:rPr>
              <w:instrText xml:space="preserve"> ADDIN EN.CITE &lt;EndNote&gt;&lt;Cite&gt;&lt;Author&gt;Haque&lt;/Author&gt;&lt;Year&gt;2001&lt;/Year&gt;&lt;RecNum&gt;486&lt;/RecNum&gt;&lt;DisplayText&gt;[32]&lt;/DisplayText&gt;&lt;record&gt;&lt;rec-number&gt;486&lt;/rec-number&gt;&lt;foreign-keys&gt;&lt;key app="EN" db-id="ese55x5vtzp0x6e9s9tpzwagt5re2t5sfaz5" timestamp="1546094233"&gt;486&lt;/key&gt;&lt;/foreign-keys&gt;&lt;ref-type name="Journal Article"&gt;17&lt;/ref-type&gt;&lt;contributors&gt;&lt;authors&gt;&lt;author&gt;Haque, M.&lt;/author&gt;&lt;/authors&gt;&lt;/contributors&gt;&lt;titles&gt;&lt;title&gt;Prediction of corrosion–fatigue behavior of DP steel through artificial neural network&lt;/title&gt;&lt;secondary-title&gt;International Journal of Fatigue&lt;/secondary-title&gt;&lt;/titles&gt;&lt;periodical&gt;&lt;full-title&gt;International Journal of Fatigue&lt;/full-title&gt;&lt;/periodical&gt;&lt;pages&gt;1-4&lt;/pages&gt;&lt;volume&gt;23&lt;/volume&gt;&lt;number&gt;1&lt;/number&gt;&lt;dates&gt;&lt;year&gt;2001&lt;/year&gt;&lt;pub-dates&gt;&lt;date&gt;2001/01&lt;/date&gt;&lt;/pub-dates&gt;&lt;/dates&gt;&lt;publisher&gt;Elsevier BV&lt;/publisher&gt;&lt;isbn&gt;0142-1123&lt;/isbn&gt;&lt;urls&gt;&lt;related-urls&gt;&lt;url&gt;http://dx.doi.org/10.1016/s0142-1123(00)00074-8&lt;/url&gt;&lt;/related-urls&gt;&lt;/urls&gt;&lt;electronic-resource-num&gt;10.1016/s0142-1123(00)00074-8&lt;/electronic-resource-num&gt;&lt;/record&gt;&lt;/Cite&gt;&lt;/EndNote&gt;</w:instrText>
            </w:r>
            <w:r w:rsidR="00205DC2" w:rsidRPr="00810566">
              <w:rPr>
                <w:rFonts w:ascii="Times New Roman" w:hAnsi="Times New Roman" w:cs="Times New Roman"/>
                <w:color w:val="242021"/>
                <w:sz w:val="20"/>
                <w:szCs w:val="20"/>
              </w:rPr>
              <w:fldChar w:fldCharType="separate"/>
            </w:r>
            <w:r w:rsidR="002C22AF">
              <w:rPr>
                <w:rFonts w:ascii="Times New Roman" w:hAnsi="Times New Roman" w:cs="Times New Roman"/>
                <w:b w:val="0"/>
                <w:bCs w:val="0"/>
                <w:noProof/>
                <w:color w:val="242021"/>
                <w:sz w:val="20"/>
                <w:szCs w:val="20"/>
              </w:rPr>
              <w:t>[</w:t>
            </w:r>
            <w:hyperlink w:anchor="_ENREF_32" w:tooltip="Haque, 2001 #486" w:history="1">
              <w:r w:rsidR="0058554F">
                <w:rPr>
                  <w:rFonts w:ascii="Times New Roman" w:hAnsi="Times New Roman" w:cs="Times New Roman"/>
                  <w:b w:val="0"/>
                  <w:bCs w:val="0"/>
                  <w:noProof/>
                  <w:color w:val="242021"/>
                  <w:sz w:val="20"/>
                  <w:szCs w:val="20"/>
                </w:rPr>
                <w:t>32</w:t>
              </w:r>
            </w:hyperlink>
            <w:r w:rsidR="002C22AF">
              <w:rPr>
                <w:rFonts w:ascii="Times New Roman" w:hAnsi="Times New Roman" w:cs="Times New Roman"/>
                <w:b w:val="0"/>
                <w:bCs w:val="0"/>
                <w:noProof/>
                <w:color w:val="242021"/>
                <w:sz w:val="20"/>
                <w:szCs w:val="20"/>
              </w:rPr>
              <w:t>]</w:t>
            </w:r>
            <w:r w:rsidR="00205DC2" w:rsidRPr="00810566">
              <w:rPr>
                <w:rFonts w:ascii="Times New Roman" w:hAnsi="Times New Roman" w:cs="Times New Roman"/>
                <w:color w:val="242021"/>
                <w:sz w:val="20"/>
                <w:szCs w:val="20"/>
              </w:rPr>
              <w:fldChar w:fldCharType="end"/>
            </w:r>
          </w:p>
        </w:tc>
        <w:tc>
          <w:tcPr>
            <w:tcW w:w="1260" w:type="dxa"/>
            <w:shd w:val="clear" w:color="auto" w:fill="FFFFFF"/>
          </w:tcPr>
          <w:p w14:paraId="76B83008"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corrosive</w:t>
            </w:r>
            <w:r>
              <w:rPr>
                <w:rFonts w:ascii="Times New Roman" w:hAnsi="Times New Roman" w:cs="Times New Roman"/>
                <w:sz w:val="20"/>
                <w:szCs w:val="20"/>
              </w:rPr>
              <w:br/>
              <w:t>environment</w:t>
            </w:r>
          </w:p>
        </w:tc>
        <w:tc>
          <w:tcPr>
            <w:tcW w:w="1260" w:type="dxa"/>
            <w:shd w:val="clear" w:color="auto" w:fill="FFFFFF"/>
          </w:tcPr>
          <w:p w14:paraId="1317A67C" w14:textId="56F3B7EB" w:rsidR="00CF1552" w:rsidRDefault="00E01950"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s</w:t>
            </w:r>
            <w:r w:rsidR="00205DC2">
              <w:rPr>
                <w:rFonts w:ascii="Times New Roman" w:hAnsi="Times New Roman" w:cs="Times New Roman"/>
                <w:sz w:val="20"/>
                <w:szCs w:val="20"/>
              </w:rPr>
              <w:t xml:space="preserve">tress intensity factor (DK), and volume % of martensite content </w:t>
            </w:r>
            <w:r w:rsidR="00205DC2" w:rsidRPr="003E39AA">
              <w:rPr>
                <w:rFonts w:ascii="Times New Roman" w:hAnsi="Times New Roman" w:cs="Times New Roman"/>
                <w:color w:val="FF0000"/>
                <w:sz w:val="20"/>
                <w:szCs w:val="20"/>
                <w:rPrChange w:id="38" w:author="Ove Jason" w:date="2019-06-21T10:55:00Z">
                  <w:rPr>
                    <w:rFonts w:ascii="Times New Roman" w:hAnsi="Times New Roman" w:cs="Times New Roman"/>
                    <w:sz w:val="20"/>
                    <w:szCs w:val="20"/>
                  </w:rPr>
                </w:rPrChange>
              </w:rPr>
              <w:t>(%M)</w:t>
            </w:r>
          </w:p>
        </w:tc>
        <w:tc>
          <w:tcPr>
            <w:tcW w:w="1170" w:type="dxa"/>
            <w:shd w:val="clear" w:color="auto" w:fill="FFFFFF"/>
          </w:tcPr>
          <w:p w14:paraId="0D5A9507" w14:textId="51595A13" w:rsidR="00CF1552" w:rsidRDefault="00E01950"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g</w:t>
            </w:r>
            <w:r w:rsidR="00205DC2">
              <w:rPr>
                <w:rFonts w:ascii="Times New Roman" w:hAnsi="Times New Roman" w:cs="Times New Roman"/>
                <w:sz w:val="20"/>
                <w:szCs w:val="20"/>
              </w:rPr>
              <w:t>aussian</w:t>
            </w:r>
          </w:p>
        </w:tc>
        <w:tc>
          <w:tcPr>
            <w:tcW w:w="1350" w:type="dxa"/>
            <w:shd w:val="clear" w:color="auto" w:fill="FFFFFF"/>
          </w:tcPr>
          <w:p w14:paraId="6713E6F0"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fatigue crack growth rate (da/</w:t>
            </w:r>
            <w:proofErr w:type="spellStart"/>
            <w:r>
              <w:rPr>
                <w:rFonts w:ascii="Times New Roman" w:hAnsi="Times New Roman" w:cs="Times New Roman"/>
                <w:sz w:val="20"/>
                <w:szCs w:val="20"/>
              </w:rPr>
              <w:t>dN</w:t>
            </w:r>
            <w:proofErr w:type="spellEnd"/>
            <w:r>
              <w:rPr>
                <w:rFonts w:ascii="Times New Roman" w:hAnsi="Times New Roman" w:cs="Times New Roman"/>
                <w:sz w:val="20"/>
                <w:szCs w:val="20"/>
              </w:rPr>
              <w:t>)</w:t>
            </w:r>
          </w:p>
        </w:tc>
        <w:tc>
          <w:tcPr>
            <w:tcW w:w="1170" w:type="dxa"/>
            <w:shd w:val="clear" w:color="auto" w:fill="FFFFFF"/>
          </w:tcPr>
          <w:p w14:paraId="018F6447" w14:textId="77777777" w:rsidR="00CF1552" w:rsidRPr="00355498"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mechanical</w:t>
            </w:r>
          </w:p>
        </w:tc>
        <w:tc>
          <w:tcPr>
            <w:tcW w:w="2070" w:type="dxa"/>
            <w:shd w:val="clear" w:color="auto" w:fill="FFFFFF"/>
          </w:tcPr>
          <w:p w14:paraId="75069829" w14:textId="5B38FB43" w:rsidR="00CF1552" w:rsidRDefault="00E01950"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b</w:t>
            </w:r>
            <w:r w:rsidR="00205DC2">
              <w:rPr>
                <w:rFonts w:ascii="Times New Roman" w:hAnsi="Times New Roman" w:cs="Times New Roman"/>
                <w:sz w:val="20"/>
                <w:szCs w:val="20"/>
              </w:rPr>
              <w:t>ackpropagation Neural Network</w:t>
            </w:r>
          </w:p>
        </w:tc>
      </w:tr>
      <w:tr w:rsidR="00CF1552" w14:paraId="3169C624" w14:textId="77777777" w:rsidTr="005509D6">
        <w:trPr>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5114D3DD" w14:textId="77777777" w:rsidR="00642C70" w:rsidRPr="001349AB" w:rsidRDefault="00642C70" w:rsidP="00E0463D">
            <w:pPr>
              <w:widowControl w:val="0"/>
              <w:spacing w:after="0"/>
              <w:rPr>
                <w:rFonts w:ascii="Times New Roman" w:hAnsi="Times New Roman" w:cs="Times New Roman"/>
                <w:b w:val="0"/>
                <w:bCs w:val="0"/>
                <w:sz w:val="20"/>
                <w:szCs w:val="20"/>
              </w:rPr>
            </w:pPr>
            <w:r w:rsidRPr="001349AB">
              <w:rPr>
                <w:rFonts w:ascii="Times New Roman" w:hAnsi="Times New Roman" w:cs="Times New Roman"/>
                <w:b w:val="0"/>
                <w:bCs w:val="0"/>
                <w:sz w:val="20"/>
                <w:szCs w:val="20"/>
              </w:rPr>
              <w:t>Al7075-T6</w:t>
            </w:r>
            <w:r>
              <w:rPr>
                <w:rFonts w:ascii="Times New Roman" w:hAnsi="Times New Roman" w:cs="Times New Roman"/>
                <w:b w:val="0"/>
                <w:bCs w:val="0"/>
                <w:sz w:val="20"/>
                <w:szCs w:val="20"/>
              </w:rPr>
              <w:t>,</w:t>
            </w:r>
            <w:r w:rsidRPr="001349AB">
              <w:rPr>
                <w:rFonts w:ascii="Times New Roman" w:hAnsi="Times New Roman" w:cs="Times New Roman"/>
                <w:b w:val="0"/>
                <w:bCs w:val="0"/>
                <w:sz w:val="20"/>
                <w:szCs w:val="20"/>
              </w:rPr>
              <w:t xml:space="preserve"> Al2024-T315</w:t>
            </w:r>
            <w:r>
              <w:rPr>
                <w:rFonts w:ascii="Times New Roman" w:hAnsi="Times New Roman" w:cs="Times New Roman"/>
                <w:b w:val="0"/>
                <w:bCs w:val="0"/>
                <w:sz w:val="20"/>
                <w:szCs w:val="20"/>
              </w:rPr>
              <w:t>,</w:t>
            </w:r>
            <w:r w:rsidRPr="001349AB">
              <w:rPr>
                <w:rFonts w:ascii="Times New Roman" w:hAnsi="Times New Roman" w:cs="Times New Roman"/>
                <w:b w:val="0"/>
                <w:bCs w:val="0"/>
                <w:sz w:val="20"/>
                <w:szCs w:val="20"/>
              </w:rPr>
              <w:t xml:space="preserve"> D16</w:t>
            </w:r>
            <w:r>
              <w:rPr>
                <w:rFonts w:ascii="Times New Roman" w:hAnsi="Times New Roman" w:cs="Times New Roman"/>
                <w:b w:val="0"/>
                <w:bCs w:val="0"/>
                <w:sz w:val="20"/>
                <w:szCs w:val="20"/>
              </w:rPr>
              <w:t xml:space="preserve"> aluminum alloy,</w:t>
            </w:r>
          </w:p>
          <w:p w14:paraId="73B52432" w14:textId="2A17303F" w:rsidR="00CF1552" w:rsidRDefault="00642C70" w:rsidP="00E0463D">
            <w:pPr>
              <w:widowControl w:val="0"/>
              <w:rPr>
                <w:rFonts w:ascii="Times New Roman" w:hAnsi="Times New Roman" w:cs="Times New Roman"/>
                <w:color w:val="242021"/>
                <w:sz w:val="20"/>
                <w:szCs w:val="20"/>
              </w:rPr>
            </w:pPr>
            <w:r w:rsidRPr="001349AB">
              <w:rPr>
                <w:rFonts w:ascii="Times New Roman" w:hAnsi="Times New Roman" w:cs="Times New Roman"/>
                <w:b w:val="0"/>
                <w:bCs w:val="0"/>
                <w:sz w:val="20"/>
                <w:szCs w:val="20"/>
              </w:rPr>
              <w:t>350 WT steel</w:t>
            </w:r>
            <w:r w:rsidR="00205DC2" w:rsidRPr="00810566">
              <w:rPr>
                <w:rFonts w:ascii="Times New Roman" w:hAnsi="Times New Roman" w:cs="Times New Roman"/>
                <w:color w:val="242021"/>
                <w:sz w:val="20"/>
                <w:szCs w:val="20"/>
              </w:rPr>
              <w:fldChar w:fldCharType="begin"/>
            </w:r>
            <w:r w:rsidR="002C22AF">
              <w:rPr>
                <w:rFonts w:ascii="Times New Roman" w:hAnsi="Times New Roman" w:cs="Times New Roman"/>
                <w:b w:val="0"/>
                <w:bCs w:val="0"/>
                <w:color w:val="242021"/>
                <w:sz w:val="20"/>
                <w:szCs w:val="20"/>
              </w:rPr>
              <w:instrText xml:space="preserve"> ADDIN EN.CITE &lt;EndNote&gt;&lt;Cite&gt;&lt;Author&gt;Zhang&lt;/Author&gt;&lt;Year&gt;2016&lt;/Year&gt;&lt;RecNum&gt;72&lt;/RecNum&gt;&lt;DisplayText&gt;[27]&lt;/DisplayText&gt;&lt;record&gt;&lt;rec-number&gt;72&lt;/rec-number&gt;&lt;foreign-keys&gt;&lt;key app="EN" db-id="ese55x5vtzp0x6e9s9tpzwagt5re2t5sfaz5" timestamp="1544789418"&gt;72&lt;/key&gt;&lt;key app="ENWeb" db-id=""&gt;0&lt;/key&gt;&lt;/foreign-keys&gt;&lt;ref-type name="Journal Article"&gt;17&lt;/ref-type&gt;&lt;contributors&gt;&lt;authors&gt;&lt;author&gt;Zhang, W.&lt;/author&gt;&lt;author&gt;Bao, Z.&lt;/author&gt;&lt;author&gt;Jiang, S.&lt;/author&gt;&lt;author&gt;He, J.&lt;/author&gt;&lt;/authors&gt;&lt;/contributors&gt;&lt;auth-address&gt;School of Reliability and Systems Engineering, Beihang University, Haidian District, Beijing 100089, China. zhangwei.dse@buaa.edu.cn.&amp;#xD;School of Reliability and Systems Engineering, Beihang University, Haidian District, Beijing 100089, China. baozhangmin@icloud.com.&amp;#xD;School of Reliability and Systems Engineering, Beihang University, Haidian District, Beijing 100089, China. jshan.susan@gmail.com.&amp;#xD;School of Reliability and Systems Engineering, Beihang University, Haidian District, Beijing 100089, China. 09722@buaa.edu.cn.&lt;/auth-address&gt;&lt;titles&gt;&lt;title&gt;An Artificial Neural Network-Based Algorithm for Evaluation of Fatigue Crack Propagation Considering Nonlinear Damage Accumulation&lt;/title&gt;&lt;secondary-title&gt;Materials (Basel)&lt;/secondary-title&gt;&lt;/titles&gt;&lt;periodical&gt;&lt;full-title&gt;Materials (Basel)&lt;/full-title&gt;&lt;/periodical&gt;&lt;volume&gt;9&lt;/volume&gt;&lt;number&gt;6&lt;/number&gt;&lt;keywords&gt;&lt;keyword&gt;artificial neural network&lt;/keyword&gt;&lt;keyword&gt;fatigue crack growth&lt;/keyword&gt;&lt;keyword&gt;loading interaction&lt;/keyword&gt;&lt;keyword&gt;nonlinear multivariable function&lt;/keyword&gt;&lt;keyword&gt;retardation&lt;/keyword&gt;&lt;/keywords&gt;&lt;dates&gt;&lt;year&gt;2016&lt;/year&gt;&lt;pub-dates&gt;&lt;date&gt;Jun 17&lt;/date&gt;&lt;/pub-dates&gt;&lt;/dates&gt;&lt;isbn&gt;1996-1944 (Print)&amp;#xD;1996-1944 (Linking)&lt;/isbn&gt;&lt;accession-num&gt;28773606&lt;/accession-num&gt;&lt;urls&gt;&lt;related-urls&gt;&lt;url&gt;https://www.ncbi.nlm.nih.gov/pubmed/28773606&lt;/url&gt;&lt;/related-urls&gt;&lt;/urls&gt;&lt;custom2&gt;PMC5456770&lt;/custom2&gt;&lt;electronic-resource-num&gt;10.3390/ma9060483&lt;/electronic-resource-num&gt;&lt;/record&gt;&lt;/Cite&gt;&lt;/EndNote&gt;</w:instrText>
            </w:r>
            <w:r w:rsidR="00205DC2" w:rsidRPr="00810566">
              <w:rPr>
                <w:rFonts w:ascii="Times New Roman" w:hAnsi="Times New Roman" w:cs="Times New Roman"/>
                <w:color w:val="242021"/>
                <w:sz w:val="20"/>
                <w:szCs w:val="20"/>
              </w:rPr>
              <w:fldChar w:fldCharType="separate"/>
            </w:r>
            <w:r w:rsidR="002C22AF">
              <w:rPr>
                <w:rFonts w:ascii="Times New Roman" w:hAnsi="Times New Roman" w:cs="Times New Roman"/>
                <w:b w:val="0"/>
                <w:bCs w:val="0"/>
                <w:noProof/>
                <w:color w:val="242021"/>
                <w:sz w:val="20"/>
                <w:szCs w:val="20"/>
              </w:rPr>
              <w:t>[</w:t>
            </w:r>
            <w:hyperlink w:anchor="_ENREF_27" w:tooltip="Zhang, 2016 #72" w:history="1">
              <w:r w:rsidR="0058554F">
                <w:rPr>
                  <w:rFonts w:ascii="Times New Roman" w:hAnsi="Times New Roman" w:cs="Times New Roman"/>
                  <w:b w:val="0"/>
                  <w:bCs w:val="0"/>
                  <w:noProof/>
                  <w:color w:val="242021"/>
                  <w:sz w:val="20"/>
                  <w:szCs w:val="20"/>
                </w:rPr>
                <w:t>27</w:t>
              </w:r>
            </w:hyperlink>
            <w:r w:rsidR="002C22AF">
              <w:rPr>
                <w:rFonts w:ascii="Times New Roman" w:hAnsi="Times New Roman" w:cs="Times New Roman"/>
                <w:b w:val="0"/>
                <w:bCs w:val="0"/>
                <w:noProof/>
                <w:color w:val="242021"/>
                <w:sz w:val="20"/>
                <w:szCs w:val="20"/>
              </w:rPr>
              <w:t>]</w:t>
            </w:r>
            <w:r w:rsidR="00205DC2" w:rsidRPr="00810566">
              <w:rPr>
                <w:rFonts w:ascii="Times New Roman" w:hAnsi="Times New Roman" w:cs="Times New Roman"/>
                <w:color w:val="242021"/>
                <w:sz w:val="20"/>
                <w:szCs w:val="20"/>
              </w:rPr>
              <w:fldChar w:fldCharType="end"/>
            </w:r>
          </w:p>
        </w:tc>
        <w:tc>
          <w:tcPr>
            <w:tcW w:w="1260" w:type="dxa"/>
            <w:shd w:val="clear" w:color="auto" w:fill="FFFFFF"/>
          </w:tcPr>
          <w:p w14:paraId="073A7AFE"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aerospace and aviation sectors</w:t>
            </w:r>
          </w:p>
        </w:tc>
        <w:tc>
          <w:tcPr>
            <w:tcW w:w="1260" w:type="dxa"/>
            <w:shd w:val="clear" w:color="auto" w:fill="FFFFFF"/>
          </w:tcPr>
          <w:p w14:paraId="698D1A3E"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SIF (stress intensity factor), stress ratio</w:t>
            </w:r>
          </w:p>
        </w:tc>
        <w:tc>
          <w:tcPr>
            <w:tcW w:w="1170" w:type="dxa"/>
            <w:shd w:val="clear" w:color="auto" w:fill="FFFFFF"/>
          </w:tcPr>
          <w:p w14:paraId="6534B0A9" w14:textId="4CB2889A" w:rsidR="00CF1552" w:rsidRDefault="00E01950"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g</w:t>
            </w:r>
            <w:r w:rsidR="00205DC2">
              <w:rPr>
                <w:rFonts w:ascii="Times New Roman" w:hAnsi="Times New Roman" w:cs="Times New Roman"/>
                <w:sz w:val="20"/>
                <w:szCs w:val="20"/>
              </w:rPr>
              <w:t>aussian function</w:t>
            </w:r>
          </w:p>
        </w:tc>
        <w:tc>
          <w:tcPr>
            <w:tcW w:w="1350" w:type="dxa"/>
            <w:shd w:val="clear" w:color="auto" w:fill="FFFFFF"/>
          </w:tcPr>
          <w:p w14:paraId="316A3211"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crack growth rate</w:t>
            </w:r>
          </w:p>
        </w:tc>
        <w:tc>
          <w:tcPr>
            <w:tcW w:w="1170" w:type="dxa"/>
            <w:shd w:val="clear" w:color="auto" w:fill="FFFFFF"/>
          </w:tcPr>
          <w:p w14:paraId="520F7484" w14:textId="77777777" w:rsidR="00CF1552" w:rsidRPr="00355498"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mechanical</w:t>
            </w:r>
          </w:p>
        </w:tc>
        <w:tc>
          <w:tcPr>
            <w:tcW w:w="2070" w:type="dxa"/>
            <w:shd w:val="clear" w:color="auto" w:fill="FFFFFF"/>
          </w:tcPr>
          <w:p w14:paraId="35F5CA97" w14:textId="70900188" w:rsidR="00CF1552" w:rsidRDefault="00E01950"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bookmarkStart w:id="39" w:name="_Hlk12007565"/>
            <w:r>
              <w:rPr>
                <w:rFonts w:ascii="Times New Roman" w:hAnsi="Times New Roman" w:cs="Times New Roman"/>
                <w:sz w:val="20"/>
                <w:szCs w:val="20"/>
              </w:rPr>
              <w:t>r</w:t>
            </w:r>
            <w:r w:rsidR="00205DC2">
              <w:rPr>
                <w:rFonts w:ascii="Times New Roman" w:hAnsi="Times New Roman" w:cs="Times New Roman"/>
                <w:sz w:val="20"/>
                <w:szCs w:val="20"/>
              </w:rPr>
              <w:t xml:space="preserve">adial </w:t>
            </w:r>
            <w:r>
              <w:rPr>
                <w:rFonts w:ascii="Times New Roman" w:hAnsi="Times New Roman" w:cs="Times New Roman"/>
                <w:sz w:val="20"/>
                <w:szCs w:val="20"/>
              </w:rPr>
              <w:t>b</w:t>
            </w:r>
            <w:r w:rsidR="00205DC2">
              <w:rPr>
                <w:rFonts w:ascii="Times New Roman" w:hAnsi="Times New Roman" w:cs="Times New Roman"/>
                <w:sz w:val="20"/>
                <w:szCs w:val="20"/>
              </w:rPr>
              <w:t>asi</w:t>
            </w:r>
            <w:r>
              <w:rPr>
                <w:rFonts w:ascii="Times New Roman" w:hAnsi="Times New Roman" w:cs="Times New Roman"/>
                <w:sz w:val="20"/>
                <w:szCs w:val="20"/>
              </w:rPr>
              <w:t>s</w:t>
            </w:r>
            <w:r w:rsidR="00205DC2">
              <w:rPr>
                <w:rFonts w:ascii="Times New Roman" w:hAnsi="Times New Roman" w:cs="Times New Roman"/>
                <w:sz w:val="20"/>
                <w:szCs w:val="20"/>
              </w:rPr>
              <w:t xml:space="preserve"> </w:t>
            </w:r>
            <w:r>
              <w:rPr>
                <w:rFonts w:ascii="Times New Roman" w:hAnsi="Times New Roman" w:cs="Times New Roman"/>
                <w:sz w:val="20"/>
                <w:szCs w:val="20"/>
              </w:rPr>
              <w:t>f</w:t>
            </w:r>
            <w:r w:rsidR="00205DC2">
              <w:rPr>
                <w:rFonts w:ascii="Times New Roman" w:hAnsi="Times New Roman" w:cs="Times New Roman"/>
                <w:sz w:val="20"/>
                <w:szCs w:val="20"/>
              </w:rPr>
              <w:t xml:space="preserve">unction </w:t>
            </w:r>
            <w:r>
              <w:rPr>
                <w:rFonts w:ascii="Times New Roman" w:hAnsi="Times New Roman" w:cs="Times New Roman"/>
                <w:sz w:val="20"/>
                <w:szCs w:val="20"/>
              </w:rPr>
              <w:t>n</w:t>
            </w:r>
            <w:r w:rsidR="00205DC2">
              <w:rPr>
                <w:rFonts w:ascii="Times New Roman" w:hAnsi="Times New Roman" w:cs="Times New Roman"/>
                <w:sz w:val="20"/>
                <w:szCs w:val="20"/>
              </w:rPr>
              <w:t xml:space="preserve">eural </w:t>
            </w:r>
            <w:r>
              <w:rPr>
                <w:rFonts w:ascii="Times New Roman" w:hAnsi="Times New Roman" w:cs="Times New Roman"/>
                <w:sz w:val="20"/>
                <w:szCs w:val="20"/>
              </w:rPr>
              <w:t>n</w:t>
            </w:r>
            <w:r w:rsidR="00205DC2">
              <w:rPr>
                <w:rFonts w:ascii="Times New Roman" w:hAnsi="Times New Roman" w:cs="Times New Roman"/>
                <w:sz w:val="20"/>
                <w:szCs w:val="20"/>
              </w:rPr>
              <w:t>etwork</w:t>
            </w:r>
            <w:bookmarkEnd w:id="39"/>
          </w:p>
        </w:tc>
      </w:tr>
      <w:tr w:rsidR="00CF1552" w14:paraId="767C8F38" w14:textId="77777777" w:rsidTr="005509D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41E33143" w14:textId="561B103F" w:rsidR="00CF1552" w:rsidRDefault="00205DC2" w:rsidP="00E0463D">
            <w:pPr>
              <w:widowControl w:val="0"/>
              <w:spacing w:after="0"/>
              <w:rPr>
                <w:rFonts w:ascii="Times New Roman" w:hAnsi="Times New Roman" w:cs="Times New Roman"/>
                <w:sz w:val="20"/>
                <w:szCs w:val="20"/>
              </w:rPr>
            </w:pPr>
            <w:bookmarkStart w:id="40" w:name="_Hlk2622627"/>
            <w:r>
              <w:rPr>
                <w:rFonts w:ascii="Times New Roman" w:hAnsi="Times New Roman" w:cs="Times New Roman"/>
                <w:b w:val="0"/>
                <w:bCs w:val="0"/>
                <w:sz w:val="20"/>
                <w:szCs w:val="20"/>
              </w:rPr>
              <w:t xml:space="preserve">polyphenylene sulfide (PPS) matrix composites </w:t>
            </w:r>
            <w:r w:rsidRPr="00810566">
              <w:rPr>
                <w:rFonts w:ascii="Times New Roman" w:hAnsi="Times New Roman" w:cs="Times New Roman"/>
                <w:sz w:val="20"/>
                <w:szCs w:val="20"/>
              </w:rPr>
              <w:fldChar w:fldCharType="begin"/>
            </w:r>
            <w:r w:rsidR="007B33F5" w:rsidRPr="006A3F53">
              <w:rPr>
                <w:rFonts w:ascii="Times New Roman" w:hAnsi="Times New Roman" w:cs="Times New Roman"/>
                <w:sz w:val="20"/>
                <w:szCs w:val="20"/>
              </w:rPr>
              <w:instrText xml:space="preserve"> ADDIN EN.CITE &lt;EndNote&gt;&lt;Cite&gt;&lt;Author&gt;Gyurova&lt;/Author&gt;&lt;Year&gt;2011&lt;/Year&gt;&lt;RecNum&gt;618&lt;/RecNum&gt;&lt;DisplayText&gt;[2]&lt;/DisplayText&gt;&lt;record&gt;&lt;rec-number&gt;618&lt;/rec-number&gt;&lt;foreign-keys&gt;&lt;key app="EN" db-id="ese55x5vtzp0x6e9s9tpzwagt5re2t5sfaz5" timestamp="1551051648"&gt;618&lt;/key&gt;&lt;/foreign-keys&gt;&lt;ref-type name="Journal Article"&gt;17&lt;/ref-type&gt;&lt;contributors&gt;&lt;authors&gt;&lt;author&gt;Gyurova, Lada A.&lt;/author&gt;&lt;author&gt;Friedrich, Klaus&lt;/author&gt;&lt;/authors&gt;&lt;/contributors&gt;&lt;titles&gt;&lt;title&gt;Artificial neural networks for predicting sliding friction and wear properties of polyphenylene sulfide composites&lt;/title&gt;&lt;secondary-title&gt;Tribology International&lt;/secondary-title&gt;&lt;/titles&gt;&lt;periodical&gt;&lt;full-title&gt;Tribology International&lt;/full-title&gt;&lt;/periodical&gt;&lt;pages&gt;603-609&lt;/pages&gt;&lt;volume&gt;44&lt;/volume&gt;&lt;number&gt;5&lt;/number&gt;&lt;dates&gt;&lt;year&gt;2011&lt;/year&gt;&lt;pub-dates&gt;&lt;date&gt;2011/05&lt;/date&gt;&lt;/pub-dates&gt;&lt;/dates&gt;&lt;publisher&gt;Elsevier BV&lt;/publisher&gt;&lt;isbn&gt;0301-679X&lt;/isbn&gt;&lt;urls&gt;&lt;related-urls&gt;&lt;url&gt;http://dx.doi.org/10.1016/j.triboint.2010.12.011&lt;/url&gt;&lt;/related-urls&gt;&lt;/urls&gt;&lt;electronic-resource-num&gt;10.1016/j.triboint.2010.12.011&lt;/electronic-resource-num&gt;&lt;/record&gt;&lt;/Cite&gt;&lt;/EndNote&gt;</w:instrText>
            </w:r>
            <w:r w:rsidRPr="00810566">
              <w:rPr>
                <w:rFonts w:ascii="Times New Roman" w:hAnsi="Times New Roman" w:cs="Times New Roman"/>
                <w:sz w:val="20"/>
                <w:szCs w:val="20"/>
              </w:rPr>
              <w:fldChar w:fldCharType="separate"/>
            </w:r>
            <w:r w:rsidR="007B33F5" w:rsidRPr="006A3F53">
              <w:rPr>
                <w:rFonts w:ascii="Times New Roman" w:hAnsi="Times New Roman" w:cs="Times New Roman"/>
                <w:noProof/>
                <w:sz w:val="20"/>
                <w:szCs w:val="20"/>
              </w:rPr>
              <w:t>[</w:t>
            </w:r>
            <w:hyperlink w:anchor="_ENREF_2" w:tooltip="Gyurova, 2011 #718" w:history="1">
              <w:r w:rsidR="0058554F" w:rsidRPr="006A3F53">
                <w:rPr>
                  <w:rFonts w:ascii="Times New Roman" w:hAnsi="Times New Roman" w:cs="Times New Roman"/>
                  <w:noProof/>
                  <w:sz w:val="20"/>
                  <w:szCs w:val="20"/>
                </w:rPr>
                <w:t>2</w:t>
              </w:r>
            </w:hyperlink>
            <w:r w:rsidR="007B33F5" w:rsidRPr="006A3F53">
              <w:rPr>
                <w:rFonts w:ascii="Times New Roman" w:hAnsi="Times New Roman" w:cs="Times New Roman"/>
                <w:b w:val="0"/>
                <w:bCs w:val="0"/>
                <w:noProof/>
                <w:sz w:val="20"/>
                <w:szCs w:val="20"/>
              </w:rPr>
              <w:t>]</w:t>
            </w:r>
            <w:r w:rsidRPr="00810566">
              <w:rPr>
                <w:rFonts w:ascii="Times New Roman" w:hAnsi="Times New Roman" w:cs="Times New Roman"/>
                <w:sz w:val="20"/>
                <w:szCs w:val="20"/>
              </w:rPr>
              <w:fldChar w:fldCharType="end"/>
            </w:r>
          </w:p>
        </w:tc>
        <w:tc>
          <w:tcPr>
            <w:tcW w:w="1260" w:type="dxa"/>
            <w:shd w:val="clear" w:color="auto" w:fill="FFFFFF"/>
          </w:tcPr>
          <w:p w14:paraId="43E5BD8B"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tribological</w:t>
            </w:r>
            <w:r>
              <w:rPr>
                <w:rFonts w:ascii="Times New Roman" w:hAnsi="Times New Roman" w:cs="Times New Roman"/>
                <w:sz w:val="20"/>
                <w:szCs w:val="20"/>
              </w:rPr>
              <w:br/>
              <w:t>application</w:t>
            </w:r>
          </w:p>
        </w:tc>
        <w:tc>
          <w:tcPr>
            <w:tcW w:w="1260" w:type="dxa"/>
            <w:shd w:val="clear" w:color="auto" w:fill="FFFFFF"/>
          </w:tcPr>
          <w:p w14:paraId="5FA54E0B"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material compositions (</w:t>
            </w:r>
            <w:commentRangeStart w:id="41"/>
            <w:r w:rsidRPr="00753B95">
              <w:rPr>
                <w:rFonts w:ascii="Times New Roman" w:hAnsi="Times New Roman" w:cs="Times New Roman"/>
                <w:color w:val="FF0000"/>
                <w:sz w:val="20"/>
                <w:szCs w:val="20"/>
                <w:rPrChange w:id="42" w:author="Ove Jason" w:date="2019-06-21T11:07:00Z">
                  <w:rPr>
                    <w:rFonts w:ascii="Times New Roman" w:hAnsi="Times New Roman" w:cs="Times New Roman"/>
                    <w:sz w:val="20"/>
                    <w:szCs w:val="20"/>
                  </w:rPr>
                </w:rPrChange>
              </w:rPr>
              <w:t>PPS</w:t>
            </w:r>
            <w:commentRangeEnd w:id="41"/>
            <w:r w:rsidR="00753B95">
              <w:rPr>
                <w:rStyle w:val="a6"/>
              </w:rPr>
              <w:commentReference w:id="41"/>
            </w:r>
            <w:r>
              <w:rPr>
                <w:rFonts w:ascii="Times New Roman" w:hAnsi="Times New Roman" w:cs="Times New Roman"/>
                <w:sz w:val="20"/>
                <w:szCs w:val="20"/>
              </w:rPr>
              <w:t xml:space="preserve"> matrix, </w:t>
            </w:r>
            <w:bookmarkStart w:id="43" w:name="_Hlk2557070"/>
            <w:r>
              <w:rPr>
                <w:rFonts w:ascii="Times New Roman" w:hAnsi="Times New Roman" w:cs="Times New Roman"/>
                <w:sz w:val="20"/>
                <w:szCs w:val="20"/>
              </w:rPr>
              <w:t>Short carbon fiber, TiO</w:t>
            </w:r>
            <w:r>
              <w:rPr>
                <w:rFonts w:ascii="Times New Roman" w:hAnsi="Times New Roman" w:cs="Times New Roman"/>
                <w:sz w:val="20"/>
                <w:szCs w:val="20"/>
                <w:vertAlign w:val="subscript"/>
              </w:rPr>
              <w:t>2</w:t>
            </w:r>
            <w:bookmarkEnd w:id="43"/>
            <w:r>
              <w:rPr>
                <w:rFonts w:ascii="Times New Roman" w:hAnsi="Times New Roman" w:cs="Times New Roman"/>
                <w:sz w:val="20"/>
                <w:szCs w:val="20"/>
              </w:rPr>
              <w:t>,</w:t>
            </w:r>
            <w:r>
              <w:rPr>
                <w:rFonts w:ascii="Times New Roman" w:hAnsi="Times New Roman" w:cs="Times New Roman"/>
                <w:color w:val="000000"/>
                <w:sz w:val="20"/>
                <w:szCs w:val="20"/>
              </w:rPr>
              <w:t xml:space="preserve"> </w:t>
            </w:r>
            <w:r w:rsidRPr="00753B95">
              <w:rPr>
                <w:rFonts w:ascii="Times New Roman" w:hAnsi="Times New Roman" w:cs="Times New Roman"/>
                <w:color w:val="FF0000"/>
                <w:sz w:val="20"/>
                <w:szCs w:val="20"/>
                <w:rPrChange w:id="44" w:author="Ove Jason" w:date="2019-06-21T11:06:00Z">
                  <w:rPr>
                    <w:rFonts w:ascii="Times New Roman" w:hAnsi="Times New Roman" w:cs="Times New Roman"/>
                    <w:sz w:val="20"/>
                    <w:szCs w:val="20"/>
                  </w:rPr>
                </w:rPrChange>
              </w:rPr>
              <w:t>PTFE</w:t>
            </w:r>
            <w:r>
              <w:rPr>
                <w:rFonts w:ascii="Times New Roman" w:hAnsi="Times New Roman" w:cs="Times New Roman"/>
                <w:sz w:val="20"/>
                <w:szCs w:val="20"/>
              </w:rPr>
              <w:t>, Graphite), Testing conditions (Sliding speed, Applied pressure)</w:t>
            </w:r>
          </w:p>
        </w:tc>
        <w:tc>
          <w:tcPr>
            <w:tcW w:w="1170" w:type="dxa"/>
            <w:shd w:val="clear" w:color="auto" w:fill="FFFFFF"/>
          </w:tcPr>
          <w:p w14:paraId="63AFDFF3" w14:textId="235A172F"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Pr>
                <w:rFonts w:ascii="Times New Roman" w:hAnsi="Times New Roman" w:cs="Times New Roman"/>
                <w:sz w:val="20"/>
                <w:szCs w:val="20"/>
              </w:rPr>
              <w:t>tansig</w:t>
            </w:r>
            <w:proofErr w:type="spellEnd"/>
            <w:del w:id="45" w:author="Ove Jason" w:date="2019-06-21T11:06:00Z">
              <w:r w:rsidDel="00D65D4A">
                <w:rPr>
                  <w:rFonts w:ascii="Times New Roman" w:hAnsi="Times New Roman" w:cs="Times New Roman"/>
                  <w:sz w:val="20"/>
                  <w:szCs w:val="20"/>
                </w:rPr>
                <w:delText>,</w:delText>
              </w:r>
              <w:r w:rsidDel="00D65D4A">
                <w:rPr>
                  <w:rFonts w:ascii="Times New Roman" w:hAnsi="Times New Roman" w:cs="Times New Roman"/>
                  <w:color w:val="000000"/>
                  <w:sz w:val="20"/>
                  <w:szCs w:val="20"/>
                </w:rPr>
                <w:delText xml:space="preserve"> </w:delText>
              </w:r>
            </w:del>
            <w:ins w:id="46" w:author="Ove Jason" w:date="2019-06-21T11:06:00Z">
              <w:r w:rsidR="00D65D4A">
                <w:rPr>
                  <w:rFonts w:ascii="Times New Roman" w:hAnsi="Times New Roman" w:cs="Times New Roman"/>
                  <w:sz w:val="20"/>
                  <w:szCs w:val="20"/>
                </w:rPr>
                <w:t xml:space="preserve"> and/or</w:t>
              </w:r>
              <w:r w:rsidR="00D65D4A">
                <w:rPr>
                  <w:rFonts w:ascii="Times New Roman" w:hAnsi="Times New Roman" w:cs="Times New Roman"/>
                  <w:color w:val="000000"/>
                  <w:sz w:val="20"/>
                  <w:szCs w:val="20"/>
                </w:rPr>
                <w:t xml:space="preserve"> </w:t>
              </w:r>
            </w:ins>
            <w:proofErr w:type="spellStart"/>
            <w:r>
              <w:rPr>
                <w:rFonts w:ascii="Times New Roman" w:hAnsi="Times New Roman" w:cs="Times New Roman"/>
                <w:sz w:val="20"/>
                <w:szCs w:val="20"/>
              </w:rPr>
              <w:t>purelin</w:t>
            </w:r>
            <w:proofErr w:type="spellEnd"/>
          </w:p>
        </w:tc>
        <w:tc>
          <w:tcPr>
            <w:tcW w:w="1350" w:type="dxa"/>
            <w:shd w:val="clear" w:color="auto" w:fill="FFFFFF"/>
          </w:tcPr>
          <w:p w14:paraId="6D2F52F4"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tribological characteristic (Coefficient of friction, Specific wear rate)</w:t>
            </w:r>
          </w:p>
        </w:tc>
        <w:tc>
          <w:tcPr>
            <w:tcW w:w="1170" w:type="dxa"/>
            <w:shd w:val="clear" w:color="auto" w:fill="FFFFFF"/>
          </w:tcPr>
          <w:p w14:paraId="4B8E4723" w14:textId="77777777" w:rsidR="00CF1552" w:rsidRPr="00355498" w:rsidRDefault="00355498"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t</w:t>
            </w:r>
            <w:r w:rsidR="00205DC2" w:rsidRPr="00355498">
              <w:rPr>
                <w:rFonts w:ascii="Times New Roman" w:hAnsi="Times New Roman" w:cs="Times New Roman"/>
                <w:sz w:val="20"/>
                <w:szCs w:val="20"/>
              </w:rPr>
              <w:t xml:space="preserve">ribological </w:t>
            </w:r>
          </w:p>
        </w:tc>
        <w:tc>
          <w:tcPr>
            <w:tcW w:w="2070" w:type="dxa"/>
            <w:shd w:val="clear" w:color="auto" w:fill="FFFFFF"/>
          </w:tcPr>
          <w:p w14:paraId="2C4BE428" w14:textId="6CF3D80A" w:rsidR="00CF1552" w:rsidRDefault="00BA2C26"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b</w:t>
            </w:r>
            <w:r w:rsidR="00205DC2">
              <w:rPr>
                <w:rFonts w:ascii="Times New Roman" w:hAnsi="Times New Roman" w:cs="Times New Roman"/>
                <w:sz w:val="20"/>
                <w:szCs w:val="20"/>
              </w:rPr>
              <w:t>ackpropagation Neural Network</w:t>
            </w:r>
          </w:p>
        </w:tc>
      </w:tr>
      <w:bookmarkEnd w:id="40"/>
      <w:tr w:rsidR="00CF1552" w14:paraId="07D5E4F9" w14:textId="77777777" w:rsidTr="005509D6">
        <w:trPr>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238F5C7E" w14:textId="02056B44" w:rsidR="00CF1552" w:rsidRDefault="00205DC2" w:rsidP="00E0463D">
            <w:pPr>
              <w:widowControl w:val="0"/>
              <w:spacing w:after="0"/>
              <w:rPr>
                <w:rFonts w:ascii="Times New Roman" w:hAnsi="Times New Roman" w:cs="Times New Roman"/>
                <w:sz w:val="20"/>
                <w:szCs w:val="20"/>
              </w:rPr>
            </w:pPr>
            <w:proofErr w:type="spellStart"/>
            <w:r>
              <w:rPr>
                <w:rFonts w:ascii="Times New Roman" w:hAnsi="Times New Roman" w:cs="Times New Roman"/>
                <w:b w:val="0"/>
                <w:bCs w:val="0"/>
                <w:sz w:val="20"/>
                <w:szCs w:val="20"/>
              </w:rPr>
              <w:t>microalloyed</w:t>
            </w:r>
            <w:proofErr w:type="spellEnd"/>
            <w:r>
              <w:rPr>
                <w:rFonts w:ascii="Times New Roman" w:hAnsi="Times New Roman" w:cs="Times New Roman"/>
                <w:b w:val="0"/>
                <w:bCs w:val="0"/>
                <w:sz w:val="20"/>
                <w:szCs w:val="20"/>
              </w:rPr>
              <w:t xml:space="preserve"> pipeline steels</w:t>
            </w:r>
            <w:r w:rsidRPr="00810566">
              <w:rPr>
                <w:rFonts w:ascii="Times New Roman" w:hAnsi="Times New Roman" w:cs="Times New Roman"/>
                <w:sz w:val="20"/>
                <w:szCs w:val="20"/>
              </w:rPr>
              <w:fldChar w:fldCharType="begin"/>
            </w:r>
            <w:r w:rsidR="002C22AF">
              <w:rPr>
                <w:rFonts w:ascii="Times New Roman" w:hAnsi="Times New Roman" w:cs="Times New Roman"/>
                <w:b w:val="0"/>
                <w:bCs w:val="0"/>
                <w:sz w:val="20"/>
                <w:szCs w:val="20"/>
              </w:rPr>
              <w:instrText xml:space="preserve"> ADDIN EN.CITE &lt;EndNote&gt;&lt;Cite&gt;&lt;Author&gt;Narimani&lt;/Author&gt;&lt;Year&gt;2015&lt;/Year&gt;&lt;RecNum&gt;635&lt;/RecNum&gt;&lt;DisplayText&gt;[56]&lt;/DisplayText&gt;&lt;record&gt;&lt;rec-number&gt;635&lt;/rec-number&gt;&lt;foreign-keys&gt;&lt;key app="EN" db-id="ese55x5vtzp0x6e9s9tpzwagt5re2t5sfaz5" timestamp="1551705756"&gt;635&lt;/key&gt;&lt;/foreign-keys&gt;&lt;ref-type name="Journal Article"&gt;17&lt;/ref-type&gt;&lt;contributors&gt;&lt;authors&gt;&lt;author&gt;Narimani, Neda&lt;/author&gt;&lt;author&gt;Zarei, Bahram&lt;/author&gt;&lt;author&gt;Pouraliakbar, Hesam&lt;/author&gt;&lt;author&gt;Khalaj, Gholamreza&lt;/author&gt;&lt;/authors&gt;&lt;/contributors&gt;&lt;titles&gt;&lt;title&gt;Predictions of corrosion current density and potential by using chemical composition and corrosion cell characteristics in microalloyed pipeline steels&lt;/title&gt;&lt;secondary-title&gt;Measurement&lt;/secondary-title&gt;&lt;/titles&gt;&lt;periodical&gt;&lt;full-title&gt;Measurement&lt;/full-title&gt;&lt;/periodical&gt;&lt;pages&gt;97-107&lt;/pages&gt;&lt;volume&gt;62&lt;/volume&gt;&lt;dates&gt;&lt;year&gt;2015&lt;/year&gt;&lt;pub-dates&gt;&lt;date&gt;2015/02&lt;/date&gt;&lt;/pub-dates&gt;&lt;/dates&gt;&lt;publisher&gt;Elsevier BV&lt;/publisher&gt;&lt;isbn&gt;0263-2241&lt;/isbn&gt;&lt;urls&gt;&lt;related-urls&gt;&lt;url&gt;http://dx.doi.org/10.1016/j.measurement.2014.11.011&lt;/url&gt;&lt;/related-urls&gt;&lt;/urls&gt;&lt;electronic-resource-num&gt;10.1016/j.measurement.2014.11.011&lt;/electronic-resource-num&gt;&lt;/record&gt;&lt;/Cite&gt;&lt;/EndNote&gt;</w:instrText>
            </w:r>
            <w:r w:rsidRPr="00810566">
              <w:rPr>
                <w:rFonts w:ascii="Times New Roman" w:hAnsi="Times New Roman" w:cs="Times New Roman"/>
                <w:sz w:val="20"/>
                <w:szCs w:val="20"/>
              </w:rPr>
              <w:fldChar w:fldCharType="separate"/>
            </w:r>
            <w:r w:rsidR="002C22AF">
              <w:rPr>
                <w:rFonts w:ascii="Times New Roman" w:hAnsi="Times New Roman" w:cs="Times New Roman"/>
                <w:b w:val="0"/>
                <w:bCs w:val="0"/>
                <w:noProof/>
                <w:sz w:val="20"/>
                <w:szCs w:val="20"/>
              </w:rPr>
              <w:t>[</w:t>
            </w:r>
            <w:hyperlink w:anchor="_ENREF_56" w:tooltip="Narimani, 2015 #635" w:history="1">
              <w:r w:rsidR="0058554F">
                <w:rPr>
                  <w:rFonts w:ascii="Times New Roman" w:hAnsi="Times New Roman" w:cs="Times New Roman"/>
                  <w:b w:val="0"/>
                  <w:bCs w:val="0"/>
                  <w:noProof/>
                  <w:sz w:val="20"/>
                  <w:szCs w:val="20"/>
                </w:rPr>
                <w:t>56</w:t>
              </w:r>
            </w:hyperlink>
            <w:r w:rsidR="002C22AF">
              <w:rPr>
                <w:rFonts w:ascii="Times New Roman" w:hAnsi="Times New Roman" w:cs="Times New Roman"/>
                <w:b w:val="0"/>
                <w:bCs w:val="0"/>
                <w:noProof/>
                <w:sz w:val="20"/>
                <w:szCs w:val="20"/>
              </w:rPr>
              <w:t>]</w:t>
            </w:r>
            <w:r w:rsidRPr="00810566">
              <w:rPr>
                <w:rFonts w:ascii="Times New Roman" w:hAnsi="Times New Roman" w:cs="Times New Roman"/>
                <w:sz w:val="20"/>
                <w:szCs w:val="20"/>
              </w:rPr>
              <w:fldChar w:fldCharType="end"/>
            </w:r>
          </w:p>
        </w:tc>
        <w:tc>
          <w:tcPr>
            <w:tcW w:w="1260" w:type="dxa"/>
            <w:shd w:val="clear" w:color="auto" w:fill="FFFFFF"/>
          </w:tcPr>
          <w:p w14:paraId="4DDC1F12" w14:textId="48C96B6D"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del w:id="47" w:author="Ove Jason" w:date="2019-06-21T11:13:00Z">
              <w:r w:rsidDel="005624FA">
                <w:rPr>
                  <w:rFonts w:ascii="Times New Roman" w:hAnsi="Times New Roman" w:cs="Times New Roman"/>
                  <w:sz w:val="20"/>
                  <w:szCs w:val="20"/>
                </w:rPr>
                <w:delText xml:space="preserve">petroleum </w:delText>
              </w:r>
            </w:del>
            <w:r>
              <w:rPr>
                <w:rFonts w:ascii="Times New Roman" w:hAnsi="Times New Roman" w:cs="Times New Roman"/>
                <w:sz w:val="20"/>
                <w:szCs w:val="20"/>
              </w:rPr>
              <w:t>industry</w:t>
            </w:r>
            <w:ins w:id="48" w:author="Ove Jason" w:date="2019-06-21T11:13:00Z">
              <w:r w:rsidR="005624FA">
                <w:rPr>
                  <w:rFonts w:ascii="Times New Roman" w:hAnsi="Times New Roman" w:cs="Times New Roman"/>
                  <w:sz w:val="20"/>
                  <w:szCs w:val="20"/>
                </w:rPr>
                <w:t xml:space="preserve"> (</w:t>
              </w:r>
              <w:r w:rsidR="005624FA">
                <w:rPr>
                  <w:rFonts w:ascii="Times New Roman" w:hAnsi="Times New Roman" w:cs="Times New Roman"/>
                  <w:sz w:val="20"/>
                  <w:szCs w:val="20"/>
                </w:rPr>
                <w:t>petroleum</w:t>
              </w:r>
              <w:r w:rsidR="005624FA">
                <w:rPr>
                  <w:rFonts w:ascii="Times New Roman" w:hAnsi="Times New Roman" w:cs="Times New Roman"/>
                  <w:sz w:val="20"/>
                  <w:szCs w:val="20"/>
                </w:rPr>
                <w:t>)</w:t>
              </w:r>
            </w:ins>
          </w:p>
        </w:tc>
        <w:tc>
          <w:tcPr>
            <w:tcW w:w="1260" w:type="dxa"/>
            <w:shd w:val="clear" w:color="auto" w:fill="FFFFFF"/>
          </w:tcPr>
          <w:p w14:paraId="10A0D274" w14:textId="5530FA2E"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chemical compositions (</w:t>
            </w:r>
            <w:del w:id="49" w:author="Ove Jason" w:date="2019-06-21T11:15:00Z">
              <w:r w:rsidDel="00953606">
                <w:rPr>
                  <w:rFonts w:ascii="Times New Roman" w:hAnsi="Times New Roman" w:cs="Times New Roman"/>
                  <w:sz w:val="20"/>
                  <w:szCs w:val="20"/>
                </w:rPr>
                <w:delText>carbon</w:delText>
              </w:r>
            </w:del>
            <w:ins w:id="50" w:author="Ove Jason" w:date="2019-06-21T11:13:00Z">
              <w:r w:rsidR="00AA1046">
                <w:rPr>
                  <w:rFonts w:ascii="Times New Roman" w:hAnsi="Times New Roman" w:cs="Times New Roman"/>
                  <w:sz w:val="20"/>
                  <w:szCs w:val="20"/>
                </w:rPr>
                <w:t>C</w:t>
              </w:r>
            </w:ins>
            <w:r>
              <w:rPr>
                <w:rFonts w:ascii="Times New Roman" w:hAnsi="Times New Roman" w:cs="Times New Roman"/>
                <w:sz w:val="20"/>
                <w:szCs w:val="20"/>
              </w:rPr>
              <w:t xml:space="preserve">, </w:t>
            </w:r>
            <w:del w:id="51" w:author="Ove Jason" w:date="2019-06-21T11:15:00Z">
              <w:r w:rsidDel="00953606">
                <w:rPr>
                  <w:rFonts w:ascii="Times New Roman" w:hAnsi="Times New Roman" w:cs="Times New Roman"/>
                  <w:sz w:val="20"/>
                  <w:szCs w:val="20"/>
                </w:rPr>
                <w:delText>magnesium</w:delText>
              </w:r>
            </w:del>
            <w:ins w:id="52" w:author="Ove Jason" w:date="2019-06-21T11:13:00Z">
              <w:r w:rsidR="00AA1046">
                <w:rPr>
                  <w:rFonts w:ascii="Times New Roman" w:hAnsi="Times New Roman" w:cs="Times New Roman"/>
                  <w:sz w:val="20"/>
                  <w:szCs w:val="20"/>
                </w:rPr>
                <w:t>Mg</w:t>
              </w:r>
            </w:ins>
            <w:r>
              <w:rPr>
                <w:rFonts w:ascii="Times New Roman" w:hAnsi="Times New Roman" w:cs="Times New Roman"/>
                <w:sz w:val="20"/>
                <w:szCs w:val="20"/>
              </w:rPr>
              <w:t xml:space="preserve">, </w:t>
            </w:r>
            <w:del w:id="53" w:author="Ove Jason" w:date="2019-06-21T11:15:00Z">
              <w:r w:rsidDel="00953606">
                <w:rPr>
                  <w:rFonts w:ascii="Times New Roman" w:hAnsi="Times New Roman" w:cs="Times New Roman"/>
                  <w:sz w:val="20"/>
                  <w:szCs w:val="20"/>
                </w:rPr>
                <w:delText>niobium</w:delText>
              </w:r>
            </w:del>
            <w:proofErr w:type="spellStart"/>
            <w:ins w:id="54" w:author="Ove Jason" w:date="2019-06-21T11:13:00Z">
              <w:r w:rsidR="00AA1046">
                <w:rPr>
                  <w:rFonts w:ascii="Times New Roman" w:hAnsi="Times New Roman" w:cs="Times New Roman"/>
                  <w:sz w:val="20"/>
                  <w:szCs w:val="20"/>
                </w:rPr>
                <w:t>N</w:t>
              </w:r>
            </w:ins>
            <w:ins w:id="55" w:author="Ove Jason" w:date="2019-06-21T11:14:00Z">
              <w:r w:rsidR="00B07912">
                <w:rPr>
                  <w:rFonts w:ascii="Times New Roman" w:hAnsi="Times New Roman" w:cs="Times New Roman"/>
                  <w:sz w:val="20"/>
                  <w:szCs w:val="20"/>
                </w:rPr>
                <w:t>b</w:t>
              </w:r>
            </w:ins>
            <w:proofErr w:type="spellEnd"/>
            <w:r>
              <w:rPr>
                <w:rFonts w:ascii="Times New Roman" w:hAnsi="Times New Roman" w:cs="Times New Roman"/>
                <w:sz w:val="20"/>
                <w:szCs w:val="20"/>
              </w:rPr>
              <w:t xml:space="preserve">, </w:t>
            </w:r>
            <w:del w:id="56" w:author="Ove Jason" w:date="2019-06-21T11:15:00Z">
              <w:r w:rsidDel="00953606">
                <w:rPr>
                  <w:rFonts w:ascii="Times New Roman" w:hAnsi="Times New Roman" w:cs="Times New Roman"/>
                  <w:sz w:val="20"/>
                  <w:szCs w:val="20"/>
                </w:rPr>
                <w:delText>titanium</w:delText>
              </w:r>
            </w:del>
            <w:proofErr w:type="spellStart"/>
            <w:ins w:id="57" w:author="Ove Jason" w:date="2019-06-21T11:13:00Z">
              <w:r w:rsidR="00AA1046">
                <w:rPr>
                  <w:rFonts w:ascii="Times New Roman" w:hAnsi="Times New Roman" w:cs="Times New Roman"/>
                  <w:sz w:val="20"/>
                  <w:szCs w:val="20"/>
                </w:rPr>
                <w:t>Ti</w:t>
              </w:r>
            </w:ins>
            <w:proofErr w:type="spellEnd"/>
            <w:r>
              <w:rPr>
                <w:rFonts w:ascii="Times New Roman" w:hAnsi="Times New Roman" w:cs="Times New Roman"/>
                <w:sz w:val="20"/>
                <w:szCs w:val="20"/>
              </w:rPr>
              <w:t>,</w:t>
            </w:r>
            <w:del w:id="58" w:author="Ove Jason" w:date="2019-06-21T11:15:00Z">
              <w:r w:rsidDel="00953606">
                <w:rPr>
                  <w:rFonts w:ascii="Times New Roman" w:hAnsi="Times New Roman" w:cs="Times New Roman"/>
                  <w:sz w:val="20"/>
                  <w:szCs w:val="20"/>
                </w:rPr>
                <w:delText xml:space="preserve"> nitrogen</w:delText>
              </w:r>
            </w:del>
            <w:ins w:id="59" w:author="Ove Jason" w:date="2019-06-21T11:13:00Z">
              <w:r w:rsidR="00AA1046">
                <w:rPr>
                  <w:rFonts w:ascii="Times New Roman" w:hAnsi="Times New Roman" w:cs="Times New Roman"/>
                  <w:sz w:val="20"/>
                  <w:szCs w:val="20"/>
                </w:rPr>
                <w:t xml:space="preserve"> N</w:t>
              </w:r>
              <w:r w:rsidR="00AA1046" w:rsidRPr="00AA1046">
                <w:rPr>
                  <w:rFonts w:ascii="Times New Roman" w:hAnsi="Times New Roman" w:cs="Times New Roman"/>
                  <w:sz w:val="20"/>
                  <w:szCs w:val="20"/>
                  <w:vertAlign w:val="subscript"/>
                  <w:rPrChange w:id="60" w:author="Ove Jason" w:date="2019-06-21T11:13:00Z">
                    <w:rPr>
                      <w:rFonts w:ascii="Times New Roman" w:hAnsi="Times New Roman" w:cs="Times New Roman"/>
                      <w:sz w:val="20"/>
                      <w:szCs w:val="20"/>
                    </w:rPr>
                  </w:rPrChange>
                </w:rPr>
                <w:t>2</w:t>
              </w:r>
            </w:ins>
            <w:r>
              <w:rPr>
                <w:rFonts w:ascii="Times New Roman" w:hAnsi="Times New Roman" w:cs="Times New Roman"/>
                <w:sz w:val="20"/>
                <w:szCs w:val="20"/>
              </w:rPr>
              <w:t xml:space="preserve">, </w:t>
            </w:r>
            <w:del w:id="61" w:author="Ove Jason" w:date="2019-06-21T11:15:00Z">
              <w:r w:rsidDel="00953606">
                <w:rPr>
                  <w:rFonts w:ascii="Times New Roman" w:hAnsi="Times New Roman" w:cs="Times New Roman"/>
                  <w:sz w:val="20"/>
                  <w:szCs w:val="20"/>
                </w:rPr>
                <w:delText>molybdenum</w:delText>
              </w:r>
            </w:del>
            <w:ins w:id="62" w:author="Ove Jason" w:date="2019-06-21T11:14:00Z">
              <w:r w:rsidR="00B07912">
                <w:rPr>
                  <w:rFonts w:ascii="Times New Roman" w:hAnsi="Times New Roman" w:cs="Times New Roman"/>
                  <w:sz w:val="20"/>
                  <w:szCs w:val="20"/>
                </w:rPr>
                <w:t>Mo</w:t>
              </w:r>
            </w:ins>
            <w:r>
              <w:rPr>
                <w:rFonts w:ascii="Times New Roman" w:hAnsi="Times New Roman" w:cs="Times New Roman"/>
                <w:sz w:val="20"/>
                <w:szCs w:val="20"/>
              </w:rPr>
              <w:t xml:space="preserve">, </w:t>
            </w:r>
            <w:del w:id="63" w:author="Ove Jason" w:date="2019-06-21T11:15:00Z">
              <w:r w:rsidDel="00953606">
                <w:rPr>
                  <w:rFonts w:ascii="Times New Roman" w:hAnsi="Times New Roman" w:cs="Times New Roman"/>
                  <w:sz w:val="20"/>
                  <w:szCs w:val="20"/>
                </w:rPr>
                <w:delText>nickel</w:delText>
              </w:r>
            </w:del>
            <w:ins w:id="64" w:author="Ove Jason" w:date="2019-06-21T11:14:00Z">
              <w:r w:rsidR="00781FA7">
                <w:rPr>
                  <w:rFonts w:ascii="Times New Roman" w:hAnsi="Times New Roman" w:cs="Times New Roman"/>
                  <w:sz w:val="20"/>
                  <w:szCs w:val="20"/>
                </w:rPr>
                <w:t>Ni</w:t>
              </w:r>
            </w:ins>
            <w:r>
              <w:rPr>
                <w:rFonts w:ascii="Times New Roman" w:hAnsi="Times New Roman" w:cs="Times New Roman"/>
                <w:sz w:val="20"/>
                <w:szCs w:val="20"/>
              </w:rPr>
              <w:t xml:space="preserve">, </w:t>
            </w:r>
            <w:del w:id="65" w:author="Ove Jason" w:date="2019-06-21T11:15:00Z">
              <w:r w:rsidDel="00953606">
                <w:rPr>
                  <w:rFonts w:ascii="Times New Roman" w:hAnsi="Times New Roman" w:cs="Times New Roman"/>
                  <w:sz w:val="20"/>
                  <w:szCs w:val="20"/>
                </w:rPr>
                <w:delText>aluminum</w:delText>
              </w:r>
            </w:del>
            <w:ins w:id="66" w:author="Ove Jason" w:date="2019-06-21T11:14:00Z">
              <w:r w:rsidR="00781FA7">
                <w:rPr>
                  <w:rFonts w:ascii="Times New Roman" w:hAnsi="Times New Roman" w:cs="Times New Roman"/>
                  <w:sz w:val="20"/>
                  <w:szCs w:val="20"/>
                </w:rPr>
                <w:t>Al</w:t>
              </w:r>
            </w:ins>
            <w:r>
              <w:rPr>
                <w:rFonts w:ascii="Times New Roman" w:hAnsi="Times New Roman" w:cs="Times New Roman"/>
                <w:sz w:val="20"/>
                <w:szCs w:val="20"/>
              </w:rPr>
              <w:t xml:space="preserve">, </w:t>
            </w:r>
            <w:del w:id="67" w:author="Ove Jason" w:date="2019-06-21T11:15:00Z">
              <w:r w:rsidDel="00953606">
                <w:rPr>
                  <w:rFonts w:ascii="Times New Roman" w:hAnsi="Times New Roman" w:cs="Times New Roman"/>
                  <w:sz w:val="20"/>
                  <w:szCs w:val="20"/>
                </w:rPr>
                <w:delText>copper</w:delText>
              </w:r>
            </w:del>
            <w:ins w:id="68" w:author="Ove Jason" w:date="2019-06-21T11:14:00Z">
              <w:r w:rsidR="00781FA7">
                <w:rPr>
                  <w:rFonts w:ascii="Times New Roman" w:hAnsi="Times New Roman" w:cs="Times New Roman"/>
                  <w:sz w:val="20"/>
                  <w:szCs w:val="20"/>
                </w:rPr>
                <w:t>Cu</w:t>
              </w:r>
            </w:ins>
            <w:r>
              <w:rPr>
                <w:rFonts w:ascii="Times New Roman" w:hAnsi="Times New Roman" w:cs="Times New Roman"/>
                <w:sz w:val="20"/>
                <w:szCs w:val="20"/>
              </w:rPr>
              <w:t>, chromium, vanadium</w:t>
            </w:r>
            <w:r>
              <w:rPr>
                <w:rFonts w:ascii="Times New Roman" w:hAnsi="Times New Roman" w:cs="Times New Roman"/>
                <w:sz w:val="20"/>
                <w:szCs w:val="20"/>
              </w:rPr>
              <w:br/>
              <w:t xml:space="preserve">and carbon equivalent) and corrosion cell </w:t>
            </w:r>
            <w:r>
              <w:rPr>
                <w:rFonts w:ascii="Times New Roman" w:hAnsi="Times New Roman" w:cs="Times New Roman"/>
                <w:sz w:val="20"/>
                <w:szCs w:val="20"/>
              </w:rPr>
              <w:lastRenderedPageBreak/>
              <w:t>characteristics</w:t>
            </w:r>
            <w:r>
              <w:rPr>
                <w:rFonts w:ascii="Times New Roman" w:hAnsi="Times New Roman" w:cs="Times New Roman"/>
                <w:sz w:val="20"/>
                <w:szCs w:val="20"/>
              </w:rPr>
              <w:br/>
              <w:t>(reference electrode, scan rate, temperature, relative pressure of oxygen, pressure of</w:t>
            </w:r>
            <w:r>
              <w:rPr>
                <w:rFonts w:ascii="Times New Roman" w:hAnsi="Times New Roman" w:cs="Times New Roman"/>
                <w:sz w:val="20"/>
                <w:szCs w:val="20"/>
              </w:rPr>
              <w:br/>
              <w:t>purged CO</w:t>
            </w:r>
            <w:r w:rsidRPr="00810566">
              <w:rPr>
                <w:rFonts w:ascii="Times New Roman" w:hAnsi="Times New Roman" w:cs="Times New Roman"/>
                <w:sz w:val="20"/>
                <w:szCs w:val="20"/>
                <w:vertAlign w:val="subscript"/>
              </w:rPr>
              <w:t>2</w:t>
            </w:r>
            <w:r>
              <w:rPr>
                <w:rFonts w:ascii="Times New Roman" w:hAnsi="Times New Roman" w:cs="Times New Roman"/>
                <w:sz w:val="20"/>
                <w:szCs w:val="20"/>
              </w:rPr>
              <w:t>, chloride ion, bicarbonate concentration)</w:t>
            </w:r>
          </w:p>
        </w:tc>
        <w:tc>
          <w:tcPr>
            <w:tcW w:w="1170" w:type="dxa"/>
            <w:shd w:val="clear" w:color="auto" w:fill="FFFFFF"/>
          </w:tcPr>
          <w:p w14:paraId="04B6689D"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lastRenderedPageBreak/>
              <w:t>hyperbolic sigmoid, linear</w:t>
            </w:r>
          </w:p>
        </w:tc>
        <w:tc>
          <w:tcPr>
            <w:tcW w:w="1350" w:type="dxa"/>
            <w:shd w:val="clear" w:color="auto" w:fill="FFFFFF"/>
          </w:tcPr>
          <w:p w14:paraId="64D7F28D"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corrosion current density and corrosion</w:t>
            </w:r>
            <w:r>
              <w:rPr>
                <w:rFonts w:ascii="Times New Roman" w:hAnsi="Times New Roman" w:cs="Times New Roman"/>
                <w:sz w:val="20"/>
                <w:szCs w:val="20"/>
              </w:rPr>
              <w:br/>
              <w:t>potential</w:t>
            </w:r>
          </w:p>
        </w:tc>
        <w:tc>
          <w:tcPr>
            <w:tcW w:w="1170" w:type="dxa"/>
            <w:shd w:val="clear" w:color="auto" w:fill="FFFFFF"/>
          </w:tcPr>
          <w:p w14:paraId="4B80E8CF" w14:textId="77777777" w:rsidR="00CF1552" w:rsidRPr="00355498"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chemical</w:t>
            </w:r>
          </w:p>
        </w:tc>
        <w:tc>
          <w:tcPr>
            <w:tcW w:w="2070" w:type="dxa"/>
            <w:shd w:val="clear" w:color="auto" w:fill="FFFFFF"/>
          </w:tcPr>
          <w:p w14:paraId="2B702205" w14:textId="7E75637A" w:rsidR="00CF1552" w:rsidRDefault="00BA2C26"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b</w:t>
            </w:r>
            <w:r w:rsidR="00205DC2">
              <w:rPr>
                <w:rFonts w:ascii="Times New Roman" w:hAnsi="Times New Roman" w:cs="Times New Roman"/>
                <w:sz w:val="20"/>
                <w:szCs w:val="20"/>
              </w:rPr>
              <w:t>ackpropagation Neural Network</w:t>
            </w:r>
          </w:p>
        </w:tc>
      </w:tr>
      <w:tr w:rsidR="00CF1552" w14:paraId="4776D0B5" w14:textId="77777777" w:rsidTr="005509D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33BDDF0D" w14:textId="333B0CC1" w:rsidR="00CF1552" w:rsidRDefault="00205DC2" w:rsidP="00E0463D">
            <w:pPr>
              <w:widowControl w:val="0"/>
              <w:spacing w:after="0"/>
              <w:rPr>
                <w:rFonts w:ascii="Times New Roman" w:hAnsi="Times New Roman" w:cs="Times New Roman"/>
                <w:sz w:val="20"/>
                <w:szCs w:val="20"/>
              </w:rPr>
            </w:pPr>
            <w:proofErr w:type="spellStart"/>
            <w:r>
              <w:rPr>
                <w:rFonts w:ascii="Times New Roman" w:hAnsi="Times New Roman" w:cs="Times New Roman"/>
                <w:b w:val="0"/>
                <w:bCs w:val="0"/>
                <w:sz w:val="20"/>
                <w:szCs w:val="20"/>
              </w:rPr>
              <w:t>microalloyed</w:t>
            </w:r>
            <w:proofErr w:type="spellEnd"/>
            <w:r>
              <w:rPr>
                <w:rFonts w:ascii="Times New Roman" w:hAnsi="Times New Roman" w:cs="Times New Roman"/>
                <w:b w:val="0"/>
                <w:bCs w:val="0"/>
                <w:sz w:val="20"/>
                <w:szCs w:val="20"/>
              </w:rPr>
              <w:br/>
              <w:t>API X70 line pipe steels</w:t>
            </w:r>
            <w:r w:rsidRPr="00810566">
              <w:rPr>
                <w:rFonts w:ascii="Times New Roman" w:hAnsi="Times New Roman" w:cs="Times New Roman"/>
                <w:sz w:val="20"/>
                <w:szCs w:val="20"/>
              </w:rPr>
              <w:fldChar w:fldCharType="begin"/>
            </w:r>
            <w:r w:rsidR="002C22AF">
              <w:rPr>
                <w:rFonts w:ascii="Times New Roman" w:hAnsi="Times New Roman" w:cs="Times New Roman"/>
                <w:b w:val="0"/>
                <w:bCs w:val="0"/>
                <w:sz w:val="20"/>
                <w:szCs w:val="20"/>
              </w:rPr>
              <w:instrText xml:space="preserve"> ADDIN EN.CITE &lt;EndNote&gt;&lt;Cite&gt;&lt;Author&gt;Faizabadi&lt;/Author&gt;&lt;Year&gt;2014&lt;/Year&gt;&lt;RecNum&gt;636&lt;/RecNum&gt;&lt;DisplayText&gt;[36]&lt;/DisplayText&gt;&lt;record&gt;&lt;rec-number&gt;636&lt;/rec-number&gt;&lt;foreign-keys&gt;&lt;key app="EN" db-id="ese55x5vtzp0x6e9s9tpzwagt5re2t5sfaz5" timestamp="1551772529"&gt;636&lt;/key&gt;&lt;key app="ENWeb" db-id=""&gt;0&lt;/key&gt;&lt;/foreign-keys&gt;&lt;ref-type name="Journal Article"&gt;17&lt;/ref-type&gt;&lt;contributors&gt;&lt;authors&gt;&lt;author&gt;Faizabadi, Mohammad Javad&lt;/author&gt;&lt;author&gt;Khalaj, Gholamreza&lt;/author&gt;&lt;author&gt;Pouraliakbar, Hesam&lt;/author&gt;&lt;author&gt;Jandaghi, Mohammad Reza&lt;/author&gt;&lt;/authors&gt;&lt;/contributors&gt;&lt;titles&gt;&lt;title&gt;Predictions of toughness and hardness by using chemical composition and tensile properties in microalloyed line pipe steels&lt;/title&gt;&lt;secondary-title&gt;Neural Computing and Applications&lt;/secondary-title&gt;&lt;/titles&gt;&lt;periodical&gt;&lt;full-title&gt;Neural Computing and Applications&lt;/full-title&gt;&lt;/periodical&gt;&lt;pages&gt;1993-1999&lt;/pages&gt;&lt;volume&gt;25&lt;/volume&gt;&lt;number&gt;7-8&lt;/number&gt;&lt;dates&gt;&lt;year&gt;2014&lt;/year&gt;&lt;/dates&gt;&lt;isbn&gt;0941-0643&amp;#xD;1433-3058&lt;/isbn&gt;&lt;urls&gt;&lt;/urls&gt;&lt;electronic-resource-num&gt;10.1007/s00521-014-1687-9&lt;/electronic-resource-num&gt;&lt;/record&gt;&lt;/Cite&gt;&lt;/EndNote&gt;</w:instrText>
            </w:r>
            <w:r w:rsidRPr="00810566">
              <w:rPr>
                <w:rFonts w:ascii="Times New Roman" w:hAnsi="Times New Roman" w:cs="Times New Roman"/>
                <w:sz w:val="20"/>
                <w:szCs w:val="20"/>
              </w:rPr>
              <w:fldChar w:fldCharType="separate"/>
            </w:r>
            <w:r w:rsidR="002C22AF">
              <w:rPr>
                <w:rFonts w:ascii="Times New Roman" w:hAnsi="Times New Roman" w:cs="Times New Roman"/>
                <w:b w:val="0"/>
                <w:bCs w:val="0"/>
                <w:noProof/>
                <w:sz w:val="20"/>
                <w:szCs w:val="20"/>
              </w:rPr>
              <w:t>[</w:t>
            </w:r>
            <w:hyperlink w:anchor="_ENREF_36" w:tooltip="Faizabadi, 2014 #636" w:history="1">
              <w:r w:rsidR="0058554F">
                <w:rPr>
                  <w:rFonts w:ascii="Times New Roman" w:hAnsi="Times New Roman" w:cs="Times New Roman"/>
                  <w:b w:val="0"/>
                  <w:bCs w:val="0"/>
                  <w:noProof/>
                  <w:sz w:val="20"/>
                  <w:szCs w:val="20"/>
                </w:rPr>
                <w:t>36</w:t>
              </w:r>
            </w:hyperlink>
            <w:r w:rsidR="002C22AF">
              <w:rPr>
                <w:rFonts w:ascii="Times New Roman" w:hAnsi="Times New Roman" w:cs="Times New Roman"/>
                <w:b w:val="0"/>
                <w:bCs w:val="0"/>
                <w:noProof/>
                <w:sz w:val="20"/>
                <w:szCs w:val="20"/>
              </w:rPr>
              <w:t>]</w:t>
            </w:r>
            <w:r w:rsidRPr="00810566">
              <w:rPr>
                <w:rFonts w:ascii="Times New Roman" w:hAnsi="Times New Roman" w:cs="Times New Roman"/>
                <w:sz w:val="20"/>
                <w:szCs w:val="20"/>
              </w:rPr>
              <w:fldChar w:fldCharType="end"/>
            </w:r>
          </w:p>
        </w:tc>
        <w:tc>
          <w:tcPr>
            <w:tcW w:w="1260" w:type="dxa"/>
            <w:shd w:val="clear" w:color="auto" w:fill="FFFFFF"/>
          </w:tcPr>
          <w:p w14:paraId="1622D137" w14:textId="561D8665" w:rsidR="00953606"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hint="eastAsia"/>
                <w:sz w:val="20"/>
                <w:szCs w:val="20"/>
              </w:rPr>
            </w:pPr>
            <w:del w:id="69" w:author="Ove Jason" w:date="2019-06-21T11:17:00Z">
              <w:r w:rsidDel="00953606">
                <w:rPr>
                  <w:rFonts w:ascii="Times New Roman" w:hAnsi="Times New Roman" w:cs="Times New Roman"/>
                  <w:sz w:val="20"/>
                  <w:szCs w:val="20"/>
                </w:rPr>
                <w:delText>oil and natural gas industries</w:delText>
              </w:r>
            </w:del>
            <w:ins w:id="70" w:author="Ove Jason" w:date="2019-06-21T11:17:00Z">
              <w:r w:rsidR="00953606">
                <w:rPr>
                  <w:rFonts w:ascii="Times New Roman" w:hAnsi="Times New Roman" w:cs="Times New Roman"/>
                  <w:sz w:val="20"/>
                  <w:szCs w:val="20"/>
                </w:rPr>
                <w:t>industr</w:t>
              </w:r>
              <w:r w:rsidR="00953606">
                <w:rPr>
                  <w:rFonts w:ascii="Times New Roman" w:hAnsi="Times New Roman" w:cs="Times New Roman"/>
                  <w:sz w:val="20"/>
                  <w:szCs w:val="20"/>
                </w:rPr>
                <w:t>y</w:t>
              </w:r>
              <w:r w:rsidR="00953606">
                <w:rPr>
                  <w:rFonts w:ascii="Times New Roman" w:hAnsi="Times New Roman" w:cs="Times New Roman" w:hint="eastAsia"/>
                  <w:sz w:val="20"/>
                  <w:szCs w:val="20"/>
                </w:rPr>
                <w:t xml:space="preserve"> </w:t>
              </w:r>
              <w:r w:rsidR="00953606">
                <w:rPr>
                  <w:rFonts w:ascii="Times New Roman" w:hAnsi="Times New Roman" w:cs="Times New Roman"/>
                  <w:sz w:val="20"/>
                  <w:szCs w:val="20"/>
                </w:rPr>
                <w:t>(</w:t>
              </w:r>
              <w:r w:rsidR="00953606">
                <w:rPr>
                  <w:rFonts w:ascii="Times New Roman" w:hAnsi="Times New Roman" w:cs="Times New Roman"/>
                  <w:sz w:val="20"/>
                  <w:szCs w:val="20"/>
                </w:rPr>
                <w:t>oil and natural gas</w:t>
              </w:r>
              <w:r w:rsidR="00953606">
                <w:rPr>
                  <w:rFonts w:ascii="Times New Roman" w:hAnsi="Times New Roman" w:cs="Times New Roman"/>
                  <w:sz w:val="20"/>
                  <w:szCs w:val="20"/>
                </w:rPr>
                <w:t>)</w:t>
              </w:r>
            </w:ins>
          </w:p>
        </w:tc>
        <w:tc>
          <w:tcPr>
            <w:tcW w:w="1260" w:type="dxa"/>
            <w:shd w:val="clear" w:color="auto" w:fill="FFFFFF"/>
          </w:tcPr>
          <w:p w14:paraId="50C0D623"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chemical compositions and tensile properties</w:t>
            </w:r>
          </w:p>
        </w:tc>
        <w:tc>
          <w:tcPr>
            <w:tcW w:w="1170" w:type="dxa"/>
            <w:shd w:val="clear" w:color="auto" w:fill="FFFFFF"/>
          </w:tcPr>
          <w:p w14:paraId="10E3EE89"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hyperbolic sigmoid, linear </w:t>
            </w:r>
          </w:p>
        </w:tc>
        <w:tc>
          <w:tcPr>
            <w:tcW w:w="1350" w:type="dxa"/>
            <w:shd w:val="clear" w:color="auto" w:fill="FFFFFF"/>
          </w:tcPr>
          <w:p w14:paraId="1342ADE0"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toughness and hardness</w:t>
            </w:r>
          </w:p>
        </w:tc>
        <w:tc>
          <w:tcPr>
            <w:tcW w:w="1170" w:type="dxa"/>
            <w:shd w:val="clear" w:color="auto" w:fill="FFFFFF"/>
          </w:tcPr>
          <w:p w14:paraId="00153562" w14:textId="77777777" w:rsidR="00CF1552" w:rsidRPr="00355498"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mechanical</w:t>
            </w:r>
          </w:p>
        </w:tc>
        <w:tc>
          <w:tcPr>
            <w:tcW w:w="2070" w:type="dxa"/>
            <w:shd w:val="clear" w:color="auto" w:fill="FFFFFF"/>
          </w:tcPr>
          <w:p w14:paraId="48AD9D42" w14:textId="63609333" w:rsidR="00CF1552" w:rsidRDefault="00BA2C26"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b</w:t>
            </w:r>
            <w:r w:rsidR="00205DC2">
              <w:rPr>
                <w:rFonts w:ascii="Times New Roman" w:hAnsi="Times New Roman" w:cs="Times New Roman"/>
                <w:sz w:val="20"/>
                <w:szCs w:val="20"/>
              </w:rPr>
              <w:t>ackpropagation Neural Network</w:t>
            </w:r>
          </w:p>
        </w:tc>
      </w:tr>
      <w:tr w:rsidR="00CF1552" w14:paraId="7F7721CA" w14:textId="77777777" w:rsidTr="005509D6">
        <w:trPr>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34318E2A" w14:textId="11F27979" w:rsidR="00CF1552" w:rsidRDefault="00205DC2" w:rsidP="00E0463D">
            <w:pPr>
              <w:widowControl w:val="0"/>
              <w:spacing w:after="0"/>
              <w:rPr>
                <w:rFonts w:ascii="Times New Roman" w:hAnsi="Times New Roman" w:cs="Times New Roman"/>
                <w:sz w:val="20"/>
                <w:szCs w:val="20"/>
              </w:rPr>
            </w:pPr>
            <w:r>
              <w:rPr>
                <w:rFonts w:ascii="Times New Roman" w:hAnsi="Times New Roman" w:cs="Times New Roman"/>
                <w:b w:val="0"/>
                <w:bCs w:val="0"/>
                <w:sz w:val="20"/>
                <w:szCs w:val="20"/>
              </w:rPr>
              <w:t>Ni–</w:t>
            </w:r>
            <w:proofErr w:type="spellStart"/>
            <w:r>
              <w:rPr>
                <w:rFonts w:ascii="Times New Roman" w:hAnsi="Times New Roman" w:cs="Times New Roman"/>
                <w:b w:val="0"/>
                <w:bCs w:val="0"/>
                <w:sz w:val="20"/>
                <w:szCs w:val="20"/>
              </w:rPr>
              <w:t>SiC</w:t>
            </w:r>
            <w:proofErr w:type="spellEnd"/>
            <w:r>
              <w:rPr>
                <w:rFonts w:ascii="Times New Roman" w:hAnsi="Times New Roman" w:cs="Times New Roman"/>
                <w:b w:val="0"/>
                <w:bCs w:val="0"/>
                <w:sz w:val="20"/>
                <w:szCs w:val="20"/>
              </w:rPr>
              <w:t xml:space="preserve"> composite coatings</w:t>
            </w:r>
            <w:r>
              <w:rPr>
                <w:rFonts w:ascii="Times New Roman" w:hAnsi="Times New Roman" w:cs="Times New Roman"/>
                <w:sz w:val="20"/>
                <w:szCs w:val="20"/>
              </w:rPr>
              <w:fldChar w:fldCharType="begin"/>
            </w:r>
            <w:r w:rsidR="002C22AF">
              <w:rPr>
                <w:rFonts w:ascii="Times New Roman" w:hAnsi="Times New Roman" w:cs="Times New Roman"/>
                <w:sz w:val="20"/>
                <w:szCs w:val="20"/>
              </w:rPr>
              <w:instrText xml:space="preserve"> ADDIN EN.CITE &lt;EndNote&gt;&lt;Cite&gt;&lt;Author&gt;Xu&lt;/Author&gt;&lt;Year&gt;2014&lt;/Year&gt;&lt;RecNum&gt;648&lt;/RecNum&gt;&lt;DisplayText&gt;[57]&lt;/DisplayText&gt;&lt;record&gt;&lt;rec-number&gt;648&lt;/rec-number&gt;&lt;foreign-keys&gt;&lt;key app="EN" db-id="ese55x5vtzp0x6e9s9tpzwagt5re2t5sfaz5" timestamp="1551991580"&gt;648&lt;/key&gt;&lt;/foreign-keys&gt;&lt;ref-type name="Journal Article"&gt;17&lt;/ref-type&gt;&lt;contributors&gt;&lt;authors&gt;&lt;author&gt;Xu, Youjun&lt;/author&gt;&lt;author&gt;Zhu, Yongyong&lt;/author&gt;&lt;author&gt;Xiao, Guorong&lt;/author&gt;&lt;author&gt;Ma, Chunyang&lt;/author&gt;&lt;/authors&gt;&lt;/contributors&gt;&lt;titles&gt;&lt;title&gt;Application of artificial neural networks to predict corrosion behavior of Ni–SiC composite coatings deposited by ultrasonic electrodeposition&lt;/title&gt;&lt;secondary-title&gt;Ceramics International&lt;/secondary-title&gt;&lt;/titles&gt;&lt;periodical&gt;&lt;full-title&gt;Ceramics International&lt;/full-title&gt;&lt;/periodical&gt;&lt;pages&gt;5425-5430&lt;/pages&gt;&lt;volume&gt;40&lt;/volume&gt;&lt;number&gt;4&lt;/number&gt;&lt;keywords&gt;&lt;keyword&gt;A. Artificial neural networks&lt;/keyword&gt;&lt;keyword&gt;B. Prediction&lt;/keyword&gt;&lt;keyword&gt;C. Ni–SiC composite coating&lt;/keyword&gt;&lt;/keywords&gt;&lt;dates&gt;&lt;year&gt;2014&lt;/year&gt;&lt;pub-dates&gt;&lt;date&gt;2014/05/01/&lt;/date&gt;&lt;/pub-dates&gt;&lt;/dates&gt;&lt;isbn&gt;0272-8842&lt;/isbn&gt;&lt;urls&gt;&lt;related-urls&gt;&lt;url&gt;http://www.sciencedirect.com/science/article/pii/S0272884213013977&lt;/url&gt;&lt;/related-urls&gt;&lt;/urls&gt;&lt;electronic-resource-num&gt;https://doi.org/10.1016/j.ceramint.2013.10.125&lt;/electronic-resource-num&gt;&lt;/record&gt;&lt;/Cite&gt;&lt;/EndNote&gt;</w:instrText>
            </w:r>
            <w:r>
              <w:rPr>
                <w:rFonts w:ascii="Times New Roman" w:hAnsi="Times New Roman" w:cs="Times New Roman"/>
                <w:sz w:val="20"/>
                <w:szCs w:val="20"/>
              </w:rPr>
              <w:fldChar w:fldCharType="separate"/>
            </w:r>
            <w:r w:rsidR="002C22AF">
              <w:rPr>
                <w:rFonts w:ascii="Times New Roman" w:hAnsi="Times New Roman" w:cs="Times New Roman"/>
                <w:noProof/>
                <w:sz w:val="20"/>
                <w:szCs w:val="20"/>
              </w:rPr>
              <w:t>[</w:t>
            </w:r>
            <w:hyperlink w:anchor="_ENREF_57" w:tooltip="Xu, 2014 #648" w:history="1">
              <w:r w:rsidR="0058554F">
                <w:rPr>
                  <w:rFonts w:ascii="Times New Roman" w:hAnsi="Times New Roman" w:cs="Times New Roman"/>
                  <w:noProof/>
                  <w:sz w:val="20"/>
                  <w:szCs w:val="20"/>
                </w:rPr>
                <w:t>57</w:t>
              </w:r>
            </w:hyperlink>
            <w:r w:rsidR="002C22AF">
              <w:rPr>
                <w:rFonts w:ascii="Times New Roman" w:hAnsi="Times New Roman" w:cs="Times New Roman"/>
                <w:noProof/>
                <w:sz w:val="20"/>
                <w:szCs w:val="20"/>
              </w:rPr>
              <w:t>]</w:t>
            </w:r>
            <w:r>
              <w:rPr>
                <w:rFonts w:ascii="Times New Roman" w:hAnsi="Times New Roman" w:cs="Times New Roman"/>
                <w:sz w:val="20"/>
                <w:szCs w:val="20"/>
              </w:rPr>
              <w:fldChar w:fldCharType="end"/>
            </w:r>
          </w:p>
        </w:tc>
        <w:tc>
          <w:tcPr>
            <w:tcW w:w="1260" w:type="dxa"/>
            <w:shd w:val="clear" w:color="auto" w:fill="FFFFFF"/>
          </w:tcPr>
          <w:p w14:paraId="6C27B600"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various applications which need</w:t>
            </w:r>
            <w:r>
              <w:rPr>
                <w:rFonts w:ascii="AdvOTf9433e2d" w:hAnsi="AdvOTf9433e2d"/>
                <w:color w:val="242021"/>
                <w:sz w:val="20"/>
                <w:szCs w:val="20"/>
              </w:rPr>
              <w:t xml:space="preserve"> </w:t>
            </w:r>
            <w:r>
              <w:rPr>
                <w:rFonts w:ascii="Times New Roman" w:hAnsi="Times New Roman" w:cs="Times New Roman"/>
                <w:sz w:val="20"/>
                <w:szCs w:val="20"/>
              </w:rPr>
              <w:t xml:space="preserve">enhanced microhardness, better wear and corrosion resistance </w:t>
            </w:r>
          </w:p>
        </w:tc>
        <w:tc>
          <w:tcPr>
            <w:tcW w:w="1260" w:type="dxa"/>
            <w:shd w:val="clear" w:color="auto" w:fill="FFFFFF"/>
          </w:tcPr>
          <w:p w14:paraId="4A7E088C" w14:textId="5E48C01D" w:rsidR="00CF1552" w:rsidRDefault="00BA2C26"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u</w:t>
            </w:r>
            <w:r w:rsidR="00205DC2">
              <w:rPr>
                <w:rFonts w:ascii="Times New Roman" w:hAnsi="Times New Roman" w:cs="Times New Roman"/>
                <w:sz w:val="20"/>
                <w:szCs w:val="20"/>
              </w:rPr>
              <w:t xml:space="preserve">ltrasonic power, </w:t>
            </w:r>
            <w:proofErr w:type="spellStart"/>
            <w:r w:rsidR="00205DC2">
              <w:rPr>
                <w:rFonts w:ascii="Times New Roman" w:hAnsi="Times New Roman" w:cs="Times New Roman"/>
                <w:sz w:val="20"/>
                <w:szCs w:val="20"/>
              </w:rPr>
              <w:t>SiC</w:t>
            </w:r>
            <w:proofErr w:type="spellEnd"/>
            <w:r w:rsidR="00205DC2">
              <w:rPr>
                <w:rFonts w:ascii="Times New Roman" w:hAnsi="Times New Roman" w:cs="Times New Roman"/>
                <w:sz w:val="20"/>
                <w:szCs w:val="20"/>
              </w:rPr>
              <w:t xml:space="preserve"> particle concentration, and current density </w:t>
            </w:r>
          </w:p>
        </w:tc>
        <w:tc>
          <w:tcPr>
            <w:tcW w:w="1170" w:type="dxa"/>
            <w:shd w:val="clear" w:color="auto" w:fill="FFFFFF"/>
          </w:tcPr>
          <w:p w14:paraId="601AC816" w14:textId="7FB86417" w:rsidR="00CF1552" w:rsidRDefault="00BA2C26"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highlight w:val="yellow"/>
              </w:rPr>
            </w:pPr>
            <w:r>
              <w:rPr>
                <w:rFonts w:ascii="Times New Roman" w:hAnsi="Times New Roman" w:cs="Times New Roman"/>
                <w:sz w:val="20"/>
                <w:szCs w:val="20"/>
              </w:rPr>
              <w:t>n</w:t>
            </w:r>
            <w:r w:rsidR="00205DC2" w:rsidRPr="00831D33">
              <w:rPr>
                <w:rFonts w:ascii="Times New Roman" w:hAnsi="Times New Roman" w:cs="Times New Roman"/>
                <w:sz w:val="20"/>
                <w:szCs w:val="20"/>
              </w:rPr>
              <w:t>ot clearly defined</w:t>
            </w:r>
          </w:p>
        </w:tc>
        <w:tc>
          <w:tcPr>
            <w:tcW w:w="1350" w:type="dxa"/>
            <w:shd w:val="clear" w:color="auto" w:fill="FFFFFF"/>
          </w:tcPr>
          <w:p w14:paraId="7E7ADD0A"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weight loss</w:t>
            </w:r>
          </w:p>
        </w:tc>
        <w:tc>
          <w:tcPr>
            <w:tcW w:w="1170" w:type="dxa"/>
            <w:shd w:val="clear" w:color="auto" w:fill="FFFFFF"/>
          </w:tcPr>
          <w:p w14:paraId="4A7EBBCC" w14:textId="77777777" w:rsidR="00CF1552" w:rsidRPr="00355498"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chemical</w:t>
            </w:r>
          </w:p>
        </w:tc>
        <w:tc>
          <w:tcPr>
            <w:tcW w:w="2070" w:type="dxa"/>
            <w:shd w:val="clear" w:color="auto" w:fill="FFFFFF"/>
          </w:tcPr>
          <w:p w14:paraId="7AF761FD"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multilayer perceptron</w:t>
            </w:r>
          </w:p>
        </w:tc>
      </w:tr>
      <w:tr w:rsidR="00CF1552" w14:paraId="7660DA2B" w14:textId="77777777" w:rsidTr="005509D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18583E64" w14:textId="6E59FCC4" w:rsidR="00CF1552" w:rsidRDefault="00205DC2" w:rsidP="00E0463D">
            <w:pPr>
              <w:widowControl w:val="0"/>
              <w:spacing w:after="0"/>
              <w:rPr>
                <w:rFonts w:ascii="Times New Roman" w:hAnsi="Times New Roman" w:cs="Times New Roman"/>
                <w:sz w:val="20"/>
                <w:szCs w:val="20"/>
              </w:rPr>
            </w:pPr>
            <w:r>
              <w:rPr>
                <w:rFonts w:ascii="Times New Roman" w:hAnsi="Times New Roman" w:cs="Times New Roman"/>
                <w:b w:val="0"/>
                <w:bCs w:val="0"/>
                <w:sz w:val="20"/>
                <w:szCs w:val="20"/>
              </w:rPr>
              <w:t>prestressed,</w:t>
            </w:r>
            <w:r>
              <w:rPr>
                <w:rFonts w:ascii="Times New Roman" w:hAnsi="Times New Roman" w:cs="Times New Roman"/>
                <w:b w:val="0"/>
                <w:bCs w:val="0"/>
                <w:sz w:val="20"/>
                <w:szCs w:val="20"/>
              </w:rPr>
              <w:br/>
              <w:t>posttensioned concrete (PC)</w:t>
            </w:r>
            <w:r w:rsidRPr="00810566">
              <w:rPr>
                <w:rFonts w:ascii="Times New Roman" w:hAnsi="Times New Roman" w:cs="Times New Roman"/>
                <w:sz w:val="20"/>
                <w:szCs w:val="20"/>
              </w:rPr>
              <w:fldChar w:fldCharType="begin"/>
            </w:r>
            <w:r w:rsidR="002C22AF">
              <w:rPr>
                <w:rFonts w:ascii="Times New Roman" w:hAnsi="Times New Roman" w:cs="Times New Roman"/>
                <w:b w:val="0"/>
                <w:bCs w:val="0"/>
                <w:sz w:val="20"/>
                <w:szCs w:val="20"/>
              </w:rPr>
              <w:instrText xml:space="preserve"> ADDIN EN.CITE &lt;EndNote&gt;&lt;Cite&gt;&lt;Author&gt;Lu&lt;/Author&gt;&lt;Year&gt;2009&lt;/Year&gt;&lt;RecNum&gt;643&lt;/RecNum&gt;&lt;DisplayText&gt;[58]&lt;/DisplayText&gt;&lt;record&gt;&lt;rec-number&gt;643&lt;/rec-number&gt;&lt;foreign-keys&gt;&lt;key app="EN" db-id="ese55x5vtzp0x6e9s9tpzwagt5re2t5sfaz5" timestamp="1551874848"&gt;643&lt;/key&gt;&lt;/foreign-keys&gt;&lt;ref-type name="Journal Article"&gt;17&lt;/ref-type&gt;&lt;contributors&gt;&lt;authors&gt;&lt;author&gt;Lu, Chunhua&lt;/author&gt;&lt;author&gt;Liu, Ronggui&lt;/author&gt;&lt;/authors&gt;&lt;/contributors&gt;&lt;titles&gt;&lt;title&gt;Predicting Carbonation Depth of Prestressed Concrete under Different Stress States Using Artificial Neural Network&lt;/title&gt;&lt;secondary-title&gt;Advances in Artificial Neural Systems&lt;/secondary-title&gt;&lt;/titles&gt;&lt;periodical&gt;&lt;full-title&gt;Advances in Artificial Neural Systems&lt;/full-title&gt;&lt;/periodical&gt;&lt;pages&gt;1-8&lt;/pages&gt;&lt;volume&gt;2009&lt;/volume&gt;&lt;dates&gt;&lt;year&gt;2009&lt;/year&gt;&lt;/dates&gt;&lt;publisher&gt;Hindawi Limited&lt;/publisher&gt;&lt;isbn&gt;1687-7594&amp;#xD;1687-7608&lt;/isbn&gt;&lt;urls&gt;&lt;related-urls&gt;&lt;url&gt;http://dx.doi.org/10.1155/2009/193139&lt;/url&gt;&lt;/related-urls&gt;&lt;/urls&gt;&lt;electronic-resource-num&gt;10.1155/2009/193139&lt;/electronic-resource-num&gt;&lt;/record&gt;&lt;/Cite&gt;&lt;/EndNote&gt;</w:instrText>
            </w:r>
            <w:r w:rsidRPr="00810566">
              <w:rPr>
                <w:rFonts w:ascii="Times New Roman" w:hAnsi="Times New Roman" w:cs="Times New Roman"/>
                <w:sz w:val="20"/>
                <w:szCs w:val="20"/>
              </w:rPr>
              <w:fldChar w:fldCharType="separate"/>
            </w:r>
            <w:r w:rsidR="002C22AF">
              <w:rPr>
                <w:rFonts w:ascii="Times New Roman" w:hAnsi="Times New Roman" w:cs="Times New Roman"/>
                <w:b w:val="0"/>
                <w:bCs w:val="0"/>
                <w:noProof/>
                <w:sz w:val="20"/>
                <w:szCs w:val="20"/>
              </w:rPr>
              <w:t>[</w:t>
            </w:r>
            <w:hyperlink w:anchor="_ENREF_58" w:tooltip="Lu, 2009 #643" w:history="1">
              <w:r w:rsidR="0058554F">
                <w:rPr>
                  <w:rFonts w:ascii="Times New Roman" w:hAnsi="Times New Roman" w:cs="Times New Roman"/>
                  <w:b w:val="0"/>
                  <w:bCs w:val="0"/>
                  <w:noProof/>
                  <w:sz w:val="20"/>
                  <w:szCs w:val="20"/>
                </w:rPr>
                <w:t>58</w:t>
              </w:r>
            </w:hyperlink>
            <w:r w:rsidR="002C22AF">
              <w:rPr>
                <w:rFonts w:ascii="Times New Roman" w:hAnsi="Times New Roman" w:cs="Times New Roman"/>
                <w:b w:val="0"/>
                <w:bCs w:val="0"/>
                <w:noProof/>
                <w:sz w:val="20"/>
                <w:szCs w:val="20"/>
              </w:rPr>
              <w:t>]</w:t>
            </w:r>
            <w:r w:rsidRPr="00810566">
              <w:rPr>
                <w:rFonts w:ascii="Times New Roman" w:hAnsi="Times New Roman" w:cs="Times New Roman"/>
                <w:sz w:val="20"/>
                <w:szCs w:val="20"/>
              </w:rPr>
              <w:fldChar w:fldCharType="end"/>
            </w:r>
          </w:p>
        </w:tc>
        <w:tc>
          <w:tcPr>
            <w:tcW w:w="1260" w:type="dxa"/>
            <w:shd w:val="clear" w:color="auto" w:fill="FFFFFF"/>
          </w:tcPr>
          <w:p w14:paraId="0C5E4D7C" w14:textId="42330A74" w:rsidR="00CF1552" w:rsidRDefault="00BA2C26"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w:t>
            </w:r>
            <w:r w:rsidR="00205DC2">
              <w:rPr>
                <w:rFonts w:ascii="Times New Roman" w:hAnsi="Times New Roman" w:cs="Times New Roman"/>
                <w:sz w:val="20"/>
                <w:szCs w:val="20"/>
              </w:rPr>
              <w:t>ivil engineering and structural engineering applications</w:t>
            </w:r>
          </w:p>
        </w:tc>
        <w:tc>
          <w:tcPr>
            <w:tcW w:w="1260" w:type="dxa"/>
            <w:shd w:val="clear" w:color="auto" w:fill="FFFFFF"/>
          </w:tcPr>
          <w:p w14:paraId="18CF48A5"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stress level of concrete, water-cement ratio, cement-fine aggregate, cement-coarse aggregate ratio and testing age</w:t>
            </w:r>
          </w:p>
        </w:tc>
        <w:tc>
          <w:tcPr>
            <w:tcW w:w="1170" w:type="dxa"/>
            <w:shd w:val="clear" w:color="auto" w:fill="FFFFFF"/>
          </w:tcPr>
          <w:p w14:paraId="63229710" w14:textId="0FE07DCF" w:rsidR="00CF1552" w:rsidRDefault="00BA2C26"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n</w:t>
            </w:r>
            <w:r w:rsidR="00205DC2">
              <w:rPr>
                <w:rFonts w:ascii="Times New Roman" w:hAnsi="Times New Roman" w:cs="Times New Roman"/>
                <w:sz w:val="20"/>
                <w:szCs w:val="20"/>
              </w:rPr>
              <w:t>ot clearly defined for BPNN, radial basis function for RBFNN</w:t>
            </w:r>
          </w:p>
        </w:tc>
        <w:tc>
          <w:tcPr>
            <w:tcW w:w="1350" w:type="dxa"/>
            <w:shd w:val="clear" w:color="auto" w:fill="FFFFFF"/>
          </w:tcPr>
          <w:p w14:paraId="410A38B3"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carbonation depth</w:t>
            </w:r>
          </w:p>
        </w:tc>
        <w:tc>
          <w:tcPr>
            <w:tcW w:w="1170" w:type="dxa"/>
            <w:shd w:val="clear" w:color="auto" w:fill="FFFFFF"/>
          </w:tcPr>
          <w:p w14:paraId="402DF67B" w14:textId="77777777" w:rsidR="00CF1552" w:rsidRPr="00355498"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chemical</w:t>
            </w:r>
          </w:p>
        </w:tc>
        <w:tc>
          <w:tcPr>
            <w:tcW w:w="2070" w:type="dxa"/>
            <w:shd w:val="clear" w:color="auto" w:fill="FFFFFF"/>
          </w:tcPr>
          <w:p w14:paraId="3E55A327" w14:textId="609FC441"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backpropagation neural network and radial basis function neural network </w:t>
            </w:r>
            <w:r>
              <w:rPr>
                <w:rFonts w:ascii="Times New Roman" w:hAnsi="Times New Roman" w:cs="Times New Roman"/>
                <w:sz w:val="20"/>
                <w:szCs w:val="20"/>
              </w:rPr>
              <w:br/>
            </w:r>
          </w:p>
        </w:tc>
      </w:tr>
      <w:tr w:rsidR="00CF1552" w14:paraId="4E0BF6F3" w14:textId="77777777" w:rsidTr="005509D6">
        <w:trPr>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7C9E9D00" w14:textId="473C58D8" w:rsidR="00CF1552" w:rsidRDefault="00BA2C26" w:rsidP="00E0463D">
            <w:pPr>
              <w:widowControl w:val="0"/>
              <w:spacing w:after="0"/>
              <w:rPr>
                <w:rFonts w:ascii="Times New Roman" w:hAnsi="Times New Roman" w:cs="Times New Roman"/>
                <w:sz w:val="20"/>
                <w:szCs w:val="20"/>
              </w:rPr>
            </w:pPr>
            <w:r>
              <w:rPr>
                <w:rFonts w:ascii="Times New Roman" w:hAnsi="Times New Roman" w:cs="Times New Roman"/>
                <w:b w:val="0"/>
                <w:bCs w:val="0"/>
                <w:sz w:val="20"/>
                <w:szCs w:val="20"/>
              </w:rPr>
              <w:t>s</w:t>
            </w:r>
            <w:r w:rsidR="00205DC2">
              <w:rPr>
                <w:rFonts w:ascii="Times New Roman" w:hAnsi="Times New Roman" w:cs="Times New Roman"/>
                <w:b w:val="0"/>
                <w:bCs w:val="0"/>
                <w:sz w:val="20"/>
                <w:szCs w:val="20"/>
              </w:rPr>
              <w:t>teel reinforced concrete</w:t>
            </w:r>
            <w:r w:rsidR="00205DC2" w:rsidRPr="00810566">
              <w:rPr>
                <w:rFonts w:ascii="Times New Roman" w:hAnsi="Times New Roman" w:cs="Times New Roman"/>
                <w:sz w:val="20"/>
                <w:szCs w:val="20"/>
              </w:rPr>
              <w:fldChar w:fldCharType="begin"/>
            </w:r>
            <w:r w:rsidR="002C22AF">
              <w:rPr>
                <w:rFonts w:ascii="Times New Roman" w:hAnsi="Times New Roman" w:cs="Times New Roman"/>
                <w:b w:val="0"/>
                <w:bCs w:val="0"/>
                <w:sz w:val="20"/>
                <w:szCs w:val="20"/>
              </w:rPr>
              <w:instrText xml:space="preserve"> ADDIN EN.CITE &lt;EndNote&gt;&lt;Cite&gt;&lt;Author&gt;Sadowski&lt;/Author&gt;&lt;Year&gt;2013&lt;/Year&gt;&lt;RecNum&gt;647&lt;/RecNum&gt;&lt;DisplayText&gt;[20]&lt;/DisplayText&gt;&lt;record&gt;&lt;rec-number&gt;647&lt;/rec-number&gt;&lt;foreign-keys&gt;&lt;key app="EN" db-id="ese55x5vtzp0x6e9s9tpzwagt5re2t5sfaz5" timestamp="1551989717"&gt;647&lt;/key&gt;&lt;/foreign-keys&gt;&lt;ref-type name="Journal Article"&gt;17&lt;/ref-type&gt;&lt;contributors&gt;&lt;authors&gt;&lt;author&gt;Sadowski, L.&lt;/author&gt;&lt;/authors&gt;&lt;/contributors&gt;&lt;titles&gt;&lt;title&gt;Non-destructive investigation of corrosion current density in steel reinforced concrete by artificial neural networks&lt;/title&gt;&lt;secondary-title&gt;Archives of Civil and Mechanical Engineering&lt;/secondary-title&gt;&lt;/titles&gt;&lt;periodical&gt;&lt;full-title&gt;Archives of Civil and Mechanical Engineering&lt;/full-title&gt;&lt;/periodical&gt;&lt;pages&gt;104-111&lt;/pages&gt;&lt;volume&gt;13&lt;/volume&gt;&lt;number&gt;1&lt;/number&gt;&lt;keywords&gt;&lt;keyword&gt;Steel reinforced concrete&lt;/keyword&gt;&lt;keyword&gt;Non-destructive testing&lt;/keyword&gt;&lt;keyword&gt;Artificial intelligence&lt;/keyword&gt;&lt;keyword&gt;Resistivity&lt;/keyword&gt;&lt;keyword&gt;Polarisation&lt;/keyword&gt;&lt;/keywords&gt;&lt;dates&gt;&lt;year&gt;2013&lt;/year&gt;&lt;pub-dates&gt;&lt;date&gt;2013/03/01/&lt;/date&gt;&lt;/pub-dates&gt;&lt;/dates&gt;&lt;isbn&gt;1644-9665&lt;/isbn&gt;&lt;urls&gt;&lt;related-urls&gt;&lt;url&gt;http://www.sciencedirect.com/science/article/pii/S1644966512001240&lt;/url&gt;&lt;/related-urls&gt;&lt;/urls&gt;&lt;electronic-resource-num&gt;https://doi.org/10.1016/j.acme.2012.10.007&lt;/electronic-resource-num&gt;&lt;/record&gt;&lt;/Cite&gt;&lt;/EndNote&gt;</w:instrText>
            </w:r>
            <w:r w:rsidR="00205DC2" w:rsidRPr="00810566">
              <w:rPr>
                <w:rFonts w:ascii="Times New Roman" w:hAnsi="Times New Roman" w:cs="Times New Roman"/>
                <w:sz w:val="20"/>
                <w:szCs w:val="20"/>
              </w:rPr>
              <w:fldChar w:fldCharType="separate"/>
            </w:r>
            <w:r w:rsidR="002C22AF">
              <w:rPr>
                <w:rFonts w:ascii="Times New Roman" w:hAnsi="Times New Roman" w:cs="Times New Roman"/>
                <w:b w:val="0"/>
                <w:bCs w:val="0"/>
                <w:noProof/>
                <w:sz w:val="20"/>
                <w:szCs w:val="20"/>
              </w:rPr>
              <w:t>[</w:t>
            </w:r>
            <w:hyperlink w:anchor="_ENREF_20" w:tooltip="Sadowski, 2013 #647" w:history="1">
              <w:r w:rsidR="0058554F">
                <w:rPr>
                  <w:rFonts w:ascii="Times New Roman" w:hAnsi="Times New Roman" w:cs="Times New Roman"/>
                  <w:b w:val="0"/>
                  <w:bCs w:val="0"/>
                  <w:noProof/>
                  <w:sz w:val="20"/>
                  <w:szCs w:val="20"/>
                </w:rPr>
                <w:t>20</w:t>
              </w:r>
            </w:hyperlink>
            <w:r w:rsidR="002C22AF">
              <w:rPr>
                <w:rFonts w:ascii="Times New Roman" w:hAnsi="Times New Roman" w:cs="Times New Roman"/>
                <w:b w:val="0"/>
                <w:bCs w:val="0"/>
                <w:noProof/>
                <w:sz w:val="20"/>
                <w:szCs w:val="20"/>
              </w:rPr>
              <w:t>]</w:t>
            </w:r>
            <w:r w:rsidR="00205DC2" w:rsidRPr="00810566">
              <w:rPr>
                <w:rFonts w:ascii="Times New Roman" w:hAnsi="Times New Roman" w:cs="Times New Roman"/>
                <w:sz w:val="20"/>
                <w:szCs w:val="20"/>
              </w:rPr>
              <w:fldChar w:fldCharType="end"/>
            </w:r>
          </w:p>
        </w:tc>
        <w:tc>
          <w:tcPr>
            <w:tcW w:w="1260" w:type="dxa"/>
            <w:shd w:val="clear" w:color="auto" w:fill="FFFFFF"/>
          </w:tcPr>
          <w:p w14:paraId="6BFA1317" w14:textId="69CD28A2" w:rsidR="00CF1552" w:rsidRDefault="00BA2C26"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w:t>
            </w:r>
            <w:r w:rsidR="00205DC2">
              <w:rPr>
                <w:rFonts w:ascii="Times New Roman" w:hAnsi="Times New Roman" w:cs="Times New Roman"/>
                <w:sz w:val="20"/>
                <w:szCs w:val="20"/>
              </w:rPr>
              <w:t>ivil engineering applications</w:t>
            </w:r>
          </w:p>
        </w:tc>
        <w:tc>
          <w:tcPr>
            <w:tcW w:w="1260" w:type="dxa"/>
            <w:shd w:val="clear" w:color="auto" w:fill="FFFFFF"/>
          </w:tcPr>
          <w:p w14:paraId="73BB5090" w14:textId="5D2E06E2" w:rsidR="00CF1552" w:rsidRDefault="00BA2C26"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a</w:t>
            </w:r>
            <w:r w:rsidR="00205DC2">
              <w:rPr>
                <w:rFonts w:ascii="Times New Roman" w:hAnsi="Times New Roman" w:cs="Times New Roman"/>
                <w:sz w:val="20"/>
                <w:szCs w:val="20"/>
              </w:rPr>
              <w:t xml:space="preserve">ir temperature, AC resistivity over the steel bar, </w:t>
            </w:r>
            <w:r w:rsidR="00205DC2">
              <w:rPr>
                <w:rFonts w:ascii="Times New Roman" w:hAnsi="Times New Roman" w:cs="Times New Roman"/>
                <w:sz w:val="20"/>
                <w:szCs w:val="20"/>
              </w:rPr>
              <w:lastRenderedPageBreak/>
              <w:t xml:space="preserve">AC resistivity remote from the steel bar, DC resistivity over the steel bar </w:t>
            </w:r>
          </w:p>
        </w:tc>
        <w:tc>
          <w:tcPr>
            <w:tcW w:w="1170" w:type="dxa"/>
            <w:shd w:val="clear" w:color="auto" w:fill="FFFFFF"/>
          </w:tcPr>
          <w:p w14:paraId="740EA436" w14:textId="03D9064D" w:rsidR="00CF1552" w:rsidRDefault="00BA2C26"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lastRenderedPageBreak/>
              <w:t>not</w:t>
            </w:r>
            <w:r w:rsidR="00205DC2">
              <w:rPr>
                <w:rFonts w:ascii="Times New Roman" w:hAnsi="Times New Roman" w:cs="Times New Roman"/>
                <w:sz w:val="20"/>
                <w:szCs w:val="20"/>
              </w:rPr>
              <w:t xml:space="preserve"> clearly defined</w:t>
            </w:r>
          </w:p>
        </w:tc>
        <w:tc>
          <w:tcPr>
            <w:tcW w:w="1350" w:type="dxa"/>
            <w:shd w:val="clear" w:color="auto" w:fill="FFFFFF"/>
          </w:tcPr>
          <w:p w14:paraId="70BEAE37"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corrosion current density </w:t>
            </w:r>
          </w:p>
        </w:tc>
        <w:tc>
          <w:tcPr>
            <w:tcW w:w="1170" w:type="dxa"/>
            <w:shd w:val="clear" w:color="auto" w:fill="FFFFFF"/>
          </w:tcPr>
          <w:p w14:paraId="5E2E64E5" w14:textId="77777777" w:rsidR="00CF1552" w:rsidRPr="00355498"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chemical</w:t>
            </w:r>
          </w:p>
        </w:tc>
        <w:tc>
          <w:tcPr>
            <w:tcW w:w="2070" w:type="dxa"/>
            <w:shd w:val="clear" w:color="auto" w:fill="FFFFFF"/>
          </w:tcPr>
          <w:p w14:paraId="34E19B34"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multilayer perceptron</w:t>
            </w:r>
          </w:p>
        </w:tc>
      </w:tr>
      <w:tr w:rsidR="00CF1552" w14:paraId="187345B5" w14:textId="77777777" w:rsidTr="005509D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3C0DB90C" w14:textId="3DD8AA93" w:rsidR="00CF1552" w:rsidRDefault="00205DC2" w:rsidP="00E0463D">
            <w:pPr>
              <w:widowControl w:val="0"/>
              <w:spacing w:after="0"/>
              <w:rPr>
                <w:rFonts w:ascii="Times New Roman" w:hAnsi="Times New Roman" w:cs="Times New Roman"/>
                <w:sz w:val="20"/>
                <w:szCs w:val="20"/>
              </w:rPr>
            </w:pPr>
            <w:r>
              <w:rPr>
                <w:rFonts w:ascii="Times New Roman" w:hAnsi="Times New Roman" w:cs="Times New Roman"/>
                <w:b w:val="0"/>
                <w:bCs w:val="0"/>
                <w:sz w:val="20"/>
                <w:szCs w:val="20"/>
              </w:rPr>
              <w:t>mild steel</w:t>
            </w:r>
            <w:r w:rsidRPr="00810566">
              <w:rPr>
                <w:rFonts w:ascii="Times New Roman" w:hAnsi="Times New Roman" w:cs="Times New Roman"/>
                <w:sz w:val="20"/>
                <w:szCs w:val="20"/>
              </w:rPr>
              <w:fldChar w:fldCharType="begin"/>
            </w:r>
            <w:r w:rsidR="002C22AF">
              <w:rPr>
                <w:rFonts w:ascii="Times New Roman" w:hAnsi="Times New Roman" w:cs="Times New Roman"/>
                <w:b w:val="0"/>
                <w:bCs w:val="0"/>
                <w:sz w:val="20"/>
                <w:szCs w:val="20"/>
              </w:rPr>
              <w:instrText xml:space="preserve"> ADDIN EN.CITE &lt;EndNote&gt;&lt;Cite&gt;&lt;Author&gt;Sonar&lt;/Author&gt;&lt;Year&gt;2005&lt;/Year&gt;&lt;RecNum&gt;645&lt;/RecNum&gt;&lt;DisplayText&gt;[59]&lt;/DisplayText&gt;&lt;record&gt;&lt;rec-number&gt;645&lt;/rec-number&gt;&lt;foreign-keys&gt;&lt;key app="EN" db-id="ese55x5vtzp0x6e9s9tpzwagt5re2t5sfaz5" timestamp="1551954909"&gt;645&lt;/key&gt;&lt;/foreign-keys&gt;&lt;ref-type name="Journal Article"&gt;17&lt;/ref-type&gt;&lt;contributors&gt;&lt;authors&gt;&lt;author&gt;Sonar, D. K.&lt;/author&gt;&lt;author&gt;Dixit, U. S.&lt;/author&gt;&lt;author&gt;Ojha, D. K.&lt;/author&gt;&lt;/authors&gt;&lt;/contributors&gt;&lt;titles&gt;&lt;title&gt;The application of a radial basis function neural network for predicting the surface roughness in a turning process&lt;/title&gt;&lt;secondary-title&gt;The International Journal of Advanced Manufacturing Technology&lt;/secondary-title&gt;&lt;/titles&gt;&lt;periodical&gt;&lt;full-title&gt;The International Journal of Advanced Manufacturing Technology&lt;/full-title&gt;&lt;/periodical&gt;&lt;pages&gt;661-666&lt;/pages&gt;&lt;volume&gt;27&lt;/volume&gt;&lt;number&gt;7-8&lt;/number&gt;&lt;dates&gt;&lt;year&gt;2005&lt;/year&gt;&lt;pub-dates&gt;&lt;date&gt;2005/03/16&lt;/date&gt;&lt;/pub-dates&gt;&lt;/dates&gt;&lt;publisher&gt;Springer Nature&lt;/publisher&gt;&lt;isbn&gt;0268-3768&amp;#xD;1433-3015&lt;/isbn&gt;&lt;urls&gt;&lt;related-urls&gt;&lt;url&gt;http://dx.doi.org/10.1007/s00170-004-2258-5&lt;/url&gt;&lt;/related-urls&gt;&lt;/urls&gt;&lt;electronic-resource-num&gt;10.1007/s00170-004-2258-5&lt;/electronic-resource-num&gt;&lt;/record&gt;&lt;/Cite&gt;&lt;/EndNote&gt;</w:instrText>
            </w:r>
            <w:r w:rsidRPr="00810566">
              <w:rPr>
                <w:rFonts w:ascii="Times New Roman" w:hAnsi="Times New Roman" w:cs="Times New Roman"/>
                <w:sz w:val="20"/>
                <w:szCs w:val="20"/>
              </w:rPr>
              <w:fldChar w:fldCharType="separate"/>
            </w:r>
            <w:r w:rsidR="002C22AF">
              <w:rPr>
                <w:rFonts w:ascii="Times New Roman" w:hAnsi="Times New Roman" w:cs="Times New Roman"/>
                <w:b w:val="0"/>
                <w:bCs w:val="0"/>
                <w:noProof/>
                <w:sz w:val="20"/>
                <w:szCs w:val="20"/>
              </w:rPr>
              <w:t>[</w:t>
            </w:r>
            <w:hyperlink w:anchor="_ENREF_59" w:tooltip="Sonar, 2005 #645" w:history="1">
              <w:r w:rsidR="0058554F">
                <w:rPr>
                  <w:rFonts w:ascii="Times New Roman" w:hAnsi="Times New Roman" w:cs="Times New Roman"/>
                  <w:b w:val="0"/>
                  <w:bCs w:val="0"/>
                  <w:noProof/>
                  <w:sz w:val="20"/>
                  <w:szCs w:val="20"/>
                </w:rPr>
                <w:t>59</w:t>
              </w:r>
            </w:hyperlink>
            <w:r w:rsidR="002C22AF">
              <w:rPr>
                <w:rFonts w:ascii="Times New Roman" w:hAnsi="Times New Roman" w:cs="Times New Roman"/>
                <w:b w:val="0"/>
                <w:bCs w:val="0"/>
                <w:noProof/>
                <w:sz w:val="20"/>
                <w:szCs w:val="20"/>
              </w:rPr>
              <w:t>]</w:t>
            </w:r>
            <w:r w:rsidRPr="00810566">
              <w:rPr>
                <w:rFonts w:ascii="Times New Roman" w:hAnsi="Times New Roman" w:cs="Times New Roman"/>
                <w:sz w:val="20"/>
                <w:szCs w:val="20"/>
              </w:rPr>
              <w:fldChar w:fldCharType="end"/>
            </w:r>
          </w:p>
        </w:tc>
        <w:tc>
          <w:tcPr>
            <w:tcW w:w="1260" w:type="dxa"/>
            <w:shd w:val="clear" w:color="auto" w:fill="FFFFFF"/>
          </w:tcPr>
          <w:p w14:paraId="7580C2FE"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turning process</w:t>
            </w:r>
          </w:p>
        </w:tc>
        <w:tc>
          <w:tcPr>
            <w:tcW w:w="1260" w:type="dxa"/>
            <w:shd w:val="clear" w:color="auto" w:fill="FFFFFF"/>
          </w:tcPr>
          <w:p w14:paraId="67C58EF8" w14:textId="7FA2C8AF" w:rsidR="00CF1552" w:rsidRDefault="00BA2C26"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f</w:t>
            </w:r>
            <w:r w:rsidR="00205DC2">
              <w:rPr>
                <w:rFonts w:ascii="Times New Roman" w:hAnsi="Times New Roman" w:cs="Times New Roman"/>
                <w:sz w:val="20"/>
                <w:szCs w:val="20"/>
              </w:rPr>
              <w:t>eed rate, cutting speed, depth of cut and acceleration of radial vibration</w:t>
            </w:r>
          </w:p>
        </w:tc>
        <w:tc>
          <w:tcPr>
            <w:tcW w:w="1170" w:type="dxa"/>
            <w:shd w:val="clear" w:color="auto" w:fill="FFFFFF"/>
          </w:tcPr>
          <w:p w14:paraId="210AB44F" w14:textId="58E979BF" w:rsidR="00CF1552" w:rsidRDefault="00BA2C26"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g</w:t>
            </w:r>
            <w:r w:rsidR="00205DC2">
              <w:rPr>
                <w:rFonts w:ascii="Times New Roman" w:hAnsi="Times New Roman" w:cs="Times New Roman"/>
                <w:sz w:val="20"/>
                <w:szCs w:val="20"/>
              </w:rPr>
              <w:t>aussian function</w:t>
            </w:r>
          </w:p>
        </w:tc>
        <w:tc>
          <w:tcPr>
            <w:tcW w:w="1350" w:type="dxa"/>
            <w:shd w:val="clear" w:color="auto" w:fill="FFFFFF"/>
          </w:tcPr>
          <w:p w14:paraId="32B409F9"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surface roughness</w:t>
            </w:r>
          </w:p>
        </w:tc>
        <w:tc>
          <w:tcPr>
            <w:tcW w:w="1170" w:type="dxa"/>
            <w:shd w:val="clear" w:color="auto" w:fill="FFFFFF"/>
          </w:tcPr>
          <w:p w14:paraId="3FEF760A" w14:textId="77777777" w:rsidR="00CF1552" w:rsidRPr="00355498"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mechanical</w:t>
            </w:r>
          </w:p>
        </w:tc>
        <w:tc>
          <w:tcPr>
            <w:tcW w:w="2070" w:type="dxa"/>
            <w:shd w:val="clear" w:color="auto" w:fill="FFFFFF"/>
          </w:tcPr>
          <w:p w14:paraId="60903CA4"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radial basis function network</w:t>
            </w:r>
          </w:p>
        </w:tc>
      </w:tr>
      <w:tr w:rsidR="00CF1552" w14:paraId="5C20E3E3" w14:textId="77777777" w:rsidTr="005509D6">
        <w:trPr>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1945FA56" w14:textId="5ADBBAD8" w:rsidR="00CF1552" w:rsidRDefault="00205DC2" w:rsidP="00E0463D">
            <w:pPr>
              <w:widowControl w:val="0"/>
              <w:spacing w:after="0"/>
              <w:rPr>
                <w:rFonts w:ascii="Times New Roman" w:hAnsi="Times New Roman" w:cs="Times New Roman"/>
                <w:sz w:val="20"/>
                <w:szCs w:val="20"/>
              </w:rPr>
            </w:pPr>
            <w:r>
              <w:rPr>
                <w:rFonts w:ascii="Times New Roman" w:hAnsi="Times New Roman" w:cs="Times New Roman"/>
                <w:b w:val="0"/>
                <w:bCs w:val="0"/>
                <w:sz w:val="20"/>
                <w:szCs w:val="20"/>
              </w:rPr>
              <w:t>aluminum alloys</w:t>
            </w:r>
            <w:r w:rsidRPr="00810566">
              <w:rPr>
                <w:rFonts w:ascii="Times New Roman" w:hAnsi="Times New Roman" w:cs="Times New Roman"/>
                <w:sz w:val="20"/>
                <w:szCs w:val="20"/>
              </w:rPr>
              <w:fldChar w:fldCharType="begin"/>
            </w:r>
            <w:r w:rsidR="002C22AF">
              <w:rPr>
                <w:rFonts w:ascii="Times New Roman" w:hAnsi="Times New Roman" w:cs="Times New Roman"/>
                <w:b w:val="0"/>
                <w:bCs w:val="0"/>
                <w:sz w:val="20"/>
                <w:szCs w:val="20"/>
              </w:rPr>
              <w:instrText xml:space="preserve"> ADDIN EN.CITE &lt;EndNote&gt;&lt;Cite&gt;&lt;Author&gt;Li&lt;/Author&gt;&lt;Year&gt;2013&lt;/Year&gt;&lt;RecNum&gt;649&lt;/RecNum&gt;&lt;DisplayText&gt;[60]&lt;/DisplayText&gt;&lt;record&gt;&lt;rec-number&gt;649&lt;/rec-number&gt;&lt;foreign-keys&gt;&lt;key app="EN" db-id="ese55x5vtzp0x6e9s9tpzwagt5re2t5sfaz5" timestamp="1551991757"&gt;649&lt;/key&gt;&lt;/foreign-keys&gt;&lt;ref-type name="Journal Article"&gt;17&lt;/ref-type&gt;&lt;contributors&gt;&lt;authors&gt;&lt;author&gt;Li, Li&lt;/author&gt;&lt;author&gt;Qiu, Peng&lt;/author&gt;&lt;author&gt;Xing, Shi Bo&lt;/author&gt;&lt;author&gt;Su, Xiao&lt;/author&gt;&lt;/authors&gt;&lt;/contributors&gt;&lt;titles&gt;&lt;title&gt;Research on Corrosion Rate Prediction of Aluminum Alloys in Typical Domestic Areas Based on BP Artificial Neural Network&lt;/title&gt;&lt;secondary-title&gt;Advanced Materials Research&lt;/secondary-title&gt;&lt;/titles&gt;&lt;periodical&gt;&lt;full-title&gt;Advanced Materials Research&lt;/full-title&gt;&lt;/periodical&gt;&lt;pages&gt;1088-1091&lt;/pages&gt;&lt;volume&gt;652-654&lt;/volume&gt;&lt;keywords&gt;&lt;keyword&gt;Aluminium Alloy&lt;/keyword&gt;&lt;keyword&gt;BP Artificial Neural Network&lt;/keyword&gt;&lt;keyword&gt;Corrosion Rate&lt;/keyword&gt;&lt;/keywords&gt;&lt;dates&gt;&lt;year&gt;2013&lt;/year&gt;&lt;/dates&gt;&lt;publisher&gt;Trans Tech Publications&lt;/publisher&gt;&lt;isbn&gt;1662-8985&lt;/isbn&gt;&lt;urls&gt;&lt;related-urls&gt;&lt;url&gt;https://www.scientific.net/AMR.652-654.1088&lt;/url&gt;&lt;/related-urls&gt;&lt;/urls&gt;&lt;electronic-resource-num&gt;10.4028/www.scientific.net/AMR.652-654.1088&lt;/electronic-resource-num&gt;&lt;/record&gt;&lt;/Cite&gt;&lt;/EndNote&gt;</w:instrText>
            </w:r>
            <w:r w:rsidRPr="00810566">
              <w:rPr>
                <w:rFonts w:ascii="Times New Roman" w:hAnsi="Times New Roman" w:cs="Times New Roman"/>
                <w:sz w:val="20"/>
                <w:szCs w:val="20"/>
              </w:rPr>
              <w:fldChar w:fldCharType="separate"/>
            </w:r>
            <w:r w:rsidR="002C22AF">
              <w:rPr>
                <w:rFonts w:ascii="Times New Roman" w:hAnsi="Times New Roman" w:cs="Times New Roman"/>
                <w:b w:val="0"/>
                <w:bCs w:val="0"/>
                <w:noProof/>
                <w:sz w:val="20"/>
                <w:szCs w:val="20"/>
              </w:rPr>
              <w:t>[</w:t>
            </w:r>
            <w:hyperlink w:anchor="_ENREF_60" w:tooltip="Li, 2013 #649" w:history="1">
              <w:r w:rsidR="0058554F">
                <w:rPr>
                  <w:rFonts w:ascii="Times New Roman" w:hAnsi="Times New Roman" w:cs="Times New Roman"/>
                  <w:b w:val="0"/>
                  <w:bCs w:val="0"/>
                  <w:noProof/>
                  <w:sz w:val="20"/>
                  <w:szCs w:val="20"/>
                </w:rPr>
                <w:t>60</w:t>
              </w:r>
            </w:hyperlink>
            <w:r w:rsidR="002C22AF">
              <w:rPr>
                <w:rFonts w:ascii="Times New Roman" w:hAnsi="Times New Roman" w:cs="Times New Roman"/>
                <w:b w:val="0"/>
                <w:bCs w:val="0"/>
                <w:noProof/>
                <w:sz w:val="20"/>
                <w:szCs w:val="20"/>
              </w:rPr>
              <w:t>]</w:t>
            </w:r>
            <w:r w:rsidRPr="00810566">
              <w:rPr>
                <w:rFonts w:ascii="Times New Roman" w:hAnsi="Times New Roman" w:cs="Times New Roman"/>
                <w:sz w:val="20"/>
                <w:szCs w:val="20"/>
              </w:rPr>
              <w:fldChar w:fldCharType="end"/>
            </w:r>
          </w:p>
        </w:tc>
        <w:tc>
          <w:tcPr>
            <w:tcW w:w="1260" w:type="dxa"/>
            <w:shd w:val="clear" w:color="auto" w:fill="FFFFFF"/>
          </w:tcPr>
          <w:p w14:paraId="2CA176F5"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aerospace and other fields</w:t>
            </w:r>
          </w:p>
        </w:tc>
        <w:tc>
          <w:tcPr>
            <w:tcW w:w="1260" w:type="dxa"/>
            <w:shd w:val="clear" w:color="auto" w:fill="FFFFFF"/>
          </w:tcPr>
          <w:p w14:paraId="1C6A3492" w14:textId="4315EE40"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altitude, annual average temperature, average humidity, annual average sunshine and annual</w:t>
            </w:r>
            <w:r w:rsidR="00293894">
              <w:rPr>
                <w:rFonts w:ascii="Times New Roman" w:hAnsi="Times New Roman" w:cs="Times New Roman"/>
                <w:sz w:val="20"/>
                <w:szCs w:val="20"/>
              </w:rPr>
              <w:t xml:space="preserve"> </w:t>
            </w:r>
            <w:r>
              <w:rPr>
                <w:rFonts w:ascii="Times New Roman" w:hAnsi="Times New Roman" w:cs="Times New Roman"/>
                <w:sz w:val="20"/>
                <w:szCs w:val="20"/>
              </w:rPr>
              <w:t>rainfall</w:t>
            </w:r>
          </w:p>
        </w:tc>
        <w:tc>
          <w:tcPr>
            <w:tcW w:w="1170" w:type="dxa"/>
            <w:shd w:val="clear" w:color="auto" w:fill="FFFFFF"/>
          </w:tcPr>
          <w:p w14:paraId="316F8DB9" w14:textId="70089679" w:rsidR="00CF1552" w:rsidRDefault="00BA2C26"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n</w:t>
            </w:r>
            <w:r w:rsidR="00205DC2">
              <w:rPr>
                <w:rFonts w:ascii="Times New Roman" w:hAnsi="Times New Roman" w:cs="Times New Roman"/>
                <w:sz w:val="20"/>
                <w:szCs w:val="20"/>
              </w:rPr>
              <w:t>ot clearly defined</w:t>
            </w:r>
          </w:p>
        </w:tc>
        <w:tc>
          <w:tcPr>
            <w:tcW w:w="1350" w:type="dxa"/>
            <w:shd w:val="clear" w:color="auto" w:fill="FFFFFF"/>
          </w:tcPr>
          <w:p w14:paraId="1F9CAD07"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atmospheric corrosion</w:t>
            </w:r>
          </w:p>
        </w:tc>
        <w:tc>
          <w:tcPr>
            <w:tcW w:w="1170" w:type="dxa"/>
            <w:shd w:val="clear" w:color="auto" w:fill="FFFFFF"/>
          </w:tcPr>
          <w:p w14:paraId="58A6AF92" w14:textId="77777777" w:rsidR="00CF1552" w:rsidRPr="00355498"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chemical</w:t>
            </w:r>
          </w:p>
        </w:tc>
        <w:tc>
          <w:tcPr>
            <w:tcW w:w="2070" w:type="dxa"/>
            <w:shd w:val="clear" w:color="auto" w:fill="FFFFFF"/>
          </w:tcPr>
          <w:p w14:paraId="0DAA5F91"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backpropagation neural network</w:t>
            </w:r>
          </w:p>
        </w:tc>
      </w:tr>
      <w:tr w:rsidR="00CF1552" w14:paraId="68304B1A" w14:textId="77777777" w:rsidTr="005509D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74D36DBA" w14:textId="0F019189" w:rsidR="00CF1552" w:rsidRDefault="00205DC2" w:rsidP="00E0463D">
            <w:pPr>
              <w:widowControl w:val="0"/>
              <w:spacing w:after="0"/>
              <w:rPr>
                <w:rFonts w:ascii="Times New Roman" w:hAnsi="Times New Roman" w:cs="Times New Roman"/>
                <w:sz w:val="20"/>
                <w:szCs w:val="20"/>
              </w:rPr>
            </w:pPr>
            <w:r>
              <w:rPr>
                <w:rFonts w:ascii="Times New Roman" w:hAnsi="Times New Roman" w:cs="Times New Roman"/>
                <w:b w:val="0"/>
                <w:bCs w:val="0"/>
                <w:sz w:val="20"/>
                <w:szCs w:val="20"/>
              </w:rPr>
              <w:t>structural carbon steel</w:t>
            </w:r>
            <w:r w:rsidRPr="00810566">
              <w:rPr>
                <w:rFonts w:ascii="Times New Roman" w:hAnsi="Times New Roman" w:cs="Times New Roman"/>
                <w:sz w:val="20"/>
                <w:szCs w:val="20"/>
              </w:rPr>
              <w:fldChar w:fldCharType="begin"/>
            </w:r>
            <w:r w:rsidR="002C22AF">
              <w:rPr>
                <w:rFonts w:ascii="Times New Roman" w:hAnsi="Times New Roman" w:cs="Times New Roman"/>
                <w:b w:val="0"/>
                <w:bCs w:val="0"/>
                <w:sz w:val="20"/>
                <w:szCs w:val="20"/>
              </w:rPr>
              <w:instrText xml:space="preserve"> ADDIN EN.CITE &lt;EndNote&gt;&lt;Cite&gt;&lt;Author&gt;Jančíková&lt;/Author&gt;&lt;Year&gt;2013&lt;/Year&gt;&lt;RecNum&gt;650&lt;/RecNum&gt;&lt;DisplayText&gt;[61]&lt;/DisplayText&gt;&lt;record&gt;&lt;rec-number&gt;650&lt;/rec-number&gt;&lt;foreign-keys&gt;&lt;key app="EN" db-id="ese55x5vtzp0x6e9s9tpzwagt5re2t5sfaz5" timestamp="1552041787"&gt;650&lt;/key&gt;&lt;/foreign-keys&gt;&lt;ref-type name="Book"&gt;6&lt;/ref-type&gt;&lt;contributors&gt;&lt;authors&gt;&lt;author&gt;Jančíková, Z.&lt;/author&gt;&lt;author&gt;Zimný, O.&lt;/author&gt;&lt;author&gt;Koštial, P.&lt;/author&gt;&lt;/authors&gt;&lt;/contributors&gt;&lt;titles&gt;&lt;title&gt;Prediction of metal corrosion by neural networks&lt;/title&gt;&lt;alt-title&gt;Metalurgija -Sisak then Zagreb-&lt;/alt-title&gt;&lt;/titles&gt;&lt;pages&gt;379-381&lt;/pages&gt;&lt;volume&gt;52&lt;/volume&gt;&lt;dates&gt;&lt;year&gt;2013&lt;/year&gt;&lt;/dates&gt;&lt;urls&gt;&lt;/urls&gt;&lt;/record&gt;&lt;/Cite&gt;&lt;/EndNote&gt;</w:instrText>
            </w:r>
            <w:r w:rsidRPr="00810566">
              <w:rPr>
                <w:rFonts w:ascii="Times New Roman" w:hAnsi="Times New Roman" w:cs="Times New Roman"/>
                <w:sz w:val="20"/>
                <w:szCs w:val="20"/>
              </w:rPr>
              <w:fldChar w:fldCharType="separate"/>
            </w:r>
            <w:r w:rsidR="002C22AF">
              <w:rPr>
                <w:rFonts w:ascii="Times New Roman" w:hAnsi="Times New Roman" w:cs="Times New Roman"/>
                <w:b w:val="0"/>
                <w:bCs w:val="0"/>
                <w:noProof/>
                <w:sz w:val="20"/>
                <w:szCs w:val="20"/>
              </w:rPr>
              <w:t>[</w:t>
            </w:r>
            <w:hyperlink w:anchor="_ENREF_61" w:tooltip="Jančíková, 2013 #650" w:history="1">
              <w:r w:rsidR="0058554F">
                <w:rPr>
                  <w:rFonts w:ascii="Times New Roman" w:hAnsi="Times New Roman" w:cs="Times New Roman"/>
                  <w:b w:val="0"/>
                  <w:bCs w:val="0"/>
                  <w:noProof/>
                  <w:sz w:val="20"/>
                  <w:szCs w:val="20"/>
                </w:rPr>
                <w:t>61</w:t>
              </w:r>
            </w:hyperlink>
            <w:r w:rsidR="002C22AF">
              <w:rPr>
                <w:rFonts w:ascii="Times New Roman" w:hAnsi="Times New Roman" w:cs="Times New Roman"/>
                <w:b w:val="0"/>
                <w:bCs w:val="0"/>
                <w:noProof/>
                <w:sz w:val="20"/>
                <w:szCs w:val="20"/>
              </w:rPr>
              <w:t>]</w:t>
            </w:r>
            <w:r w:rsidRPr="00810566">
              <w:rPr>
                <w:rFonts w:ascii="Times New Roman" w:hAnsi="Times New Roman" w:cs="Times New Roman"/>
                <w:sz w:val="20"/>
                <w:szCs w:val="20"/>
              </w:rPr>
              <w:fldChar w:fldCharType="end"/>
            </w:r>
          </w:p>
        </w:tc>
        <w:tc>
          <w:tcPr>
            <w:tcW w:w="1260" w:type="dxa"/>
            <w:shd w:val="clear" w:color="auto" w:fill="FFFFFF"/>
          </w:tcPr>
          <w:p w14:paraId="6E2578D8"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atmospheric environment</w:t>
            </w:r>
          </w:p>
        </w:tc>
        <w:tc>
          <w:tcPr>
            <w:tcW w:w="1260" w:type="dxa"/>
            <w:shd w:val="clear" w:color="auto" w:fill="FFFFFF"/>
          </w:tcPr>
          <w:p w14:paraId="2E99F579" w14:textId="6115CD60"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local temperature, relative humidity, amount of precipitation, pH</w:t>
            </w:r>
            <w:del w:id="71" w:author="Ove Jason" w:date="2019-06-21T11:29:00Z">
              <w:r w:rsidDel="00DD2FA7">
                <w:rPr>
                  <w:rFonts w:ascii="Times New Roman" w:hAnsi="Times New Roman" w:cs="Times New Roman"/>
                  <w:sz w:val="20"/>
                  <w:szCs w:val="20"/>
                </w:rPr>
                <w:delText xml:space="preserve"> of rainfall</w:delText>
              </w:r>
            </w:del>
            <w:r>
              <w:rPr>
                <w:rFonts w:ascii="Times New Roman" w:hAnsi="Times New Roman" w:cs="Times New Roman"/>
                <w:sz w:val="20"/>
                <w:szCs w:val="20"/>
              </w:rPr>
              <w:t xml:space="preserve">, air pollution by </w:t>
            </w:r>
            <w:r w:rsidRPr="00DD2FA7">
              <w:rPr>
                <w:rFonts w:ascii="Times New Roman" w:hAnsi="Times New Roman" w:cs="Times New Roman"/>
                <w:color w:val="FF0000"/>
                <w:sz w:val="20"/>
                <w:szCs w:val="20"/>
                <w:rPrChange w:id="72" w:author="Ove Jason" w:date="2019-06-21T11:29:00Z">
                  <w:rPr>
                    <w:rFonts w:ascii="Times New Roman" w:hAnsi="Times New Roman" w:cs="Times New Roman"/>
                    <w:sz w:val="20"/>
                    <w:szCs w:val="20"/>
                  </w:rPr>
                </w:rPrChange>
              </w:rPr>
              <w:t>Sulphur dioxide</w:t>
            </w:r>
            <w:r>
              <w:rPr>
                <w:rFonts w:ascii="Times New Roman" w:hAnsi="Times New Roman" w:cs="Times New Roman"/>
                <w:sz w:val="20"/>
                <w:szCs w:val="20"/>
              </w:rPr>
              <w:t xml:space="preserve"> and </w:t>
            </w:r>
            <w:del w:id="73" w:author="Ove Jason" w:date="2019-06-21T11:29:00Z">
              <w:r w:rsidDel="00DD2FA7">
                <w:rPr>
                  <w:rFonts w:ascii="Times New Roman" w:hAnsi="Times New Roman" w:cs="Times New Roman"/>
                  <w:sz w:val="20"/>
                  <w:szCs w:val="20"/>
                </w:rPr>
                <w:delText>exposition time</w:delText>
              </w:r>
            </w:del>
            <w:ins w:id="74" w:author="Ove Jason" w:date="2019-06-21T11:29:00Z">
              <w:r w:rsidR="00DD2FA7">
                <w:rPr>
                  <w:rFonts w:ascii="Times New Roman" w:hAnsi="Times New Roman" w:cs="Times New Roman"/>
                  <w:sz w:val="20"/>
                  <w:szCs w:val="20"/>
                </w:rPr>
                <w:t>TOW</w:t>
              </w:r>
            </w:ins>
          </w:p>
        </w:tc>
        <w:tc>
          <w:tcPr>
            <w:tcW w:w="1170" w:type="dxa"/>
            <w:shd w:val="clear" w:color="auto" w:fill="FFFFFF"/>
          </w:tcPr>
          <w:p w14:paraId="636AF84C" w14:textId="44766B1D" w:rsidR="00CF1552" w:rsidRDefault="00BA2C26"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n</w:t>
            </w:r>
            <w:r w:rsidR="00205DC2">
              <w:rPr>
                <w:rFonts w:ascii="Times New Roman" w:hAnsi="Times New Roman" w:cs="Times New Roman"/>
                <w:sz w:val="20"/>
                <w:szCs w:val="20"/>
              </w:rPr>
              <w:t>ot clearly defined</w:t>
            </w:r>
          </w:p>
        </w:tc>
        <w:tc>
          <w:tcPr>
            <w:tcW w:w="1350" w:type="dxa"/>
            <w:shd w:val="clear" w:color="auto" w:fill="FFFFFF"/>
          </w:tcPr>
          <w:p w14:paraId="19C4778B" w14:textId="7E4F9D9B" w:rsidR="00CF1552" w:rsidRDefault="00BA2C26"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a</w:t>
            </w:r>
            <w:r w:rsidR="00205DC2">
              <w:rPr>
                <w:rFonts w:ascii="Times New Roman" w:hAnsi="Times New Roman" w:cs="Times New Roman"/>
                <w:sz w:val="20"/>
                <w:szCs w:val="20"/>
              </w:rPr>
              <w:t>tmospheric corrosion weight loss</w:t>
            </w:r>
          </w:p>
        </w:tc>
        <w:tc>
          <w:tcPr>
            <w:tcW w:w="1170" w:type="dxa"/>
            <w:shd w:val="clear" w:color="auto" w:fill="FFFFFF"/>
          </w:tcPr>
          <w:p w14:paraId="212AD39C" w14:textId="77777777" w:rsidR="00CF1552" w:rsidRPr="00355498"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chemical</w:t>
            </w:r>
          </w:p>
        </w:tc>
        <w:tc>
          <w:tcPr>
            <w:tcW w:w="2070" w:type="dxa"/>
            <w:shd w:val="clear" w:color="auto" w:fill="FFFFFF"/>
          </w:tcPr>
          <w:p w14:paraId="0304BF6C"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multilayer perceptron</w:t>
            </w:r>
          </w:p>
        </w:tc>
      </w:tr>
      <w:tr w:rsidR="00CF1552" w14:paraId="69813CBF" w14:textId="77777777" w:rsidTr="005509D6">
        <w:trPr>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1FBE1F7B" w14:textId="2467E81A" w:rsidR="00CF1552" w:rsidRDefault="00205DC2" w:rsidP="00E0463D">
            <w:pPr>
              <w:widowControl w:val="0"/>
              <w:spacing w:after="0"/>
              <w:rPr>
                <w:rFonts w:ascii="Times New Roman" w:hAnsi="Times New Roman" w:cs="Times New Roman"/>
                <w:sz w:val="20"/>
                <w:szCs w:val="20"/>
              </w:rPr>
            </w:pPr>
            <w:r>
              <w:rPr>
                <w:rFonts w:ascii="Times New Roman" w:hAnsi="Times New Roman" w:cs="Times New Roman"/>
                <w:b w:val="0"/>
                <w:bCs w:val="0"/>
                <w:sz w:val="20"/>
                <w:szCs w:val="20"/>
              </w:rPr>
              <w:t>AA3004 aluminum alloy</w:t>
            </w:r>
            <w:r w:rsidRPr="00810566">
              <w:rPr>
                <w:rFonts w:ascii="Times New Roman" w:hAnsi="Times New Roman" w:cs="Times New Roman"/>
                <w:sz w:val="20"/>
                <w:szCs w:val="20"/>
              </w:rPr>
              <w:fldChar w:fldCharType="begin"/>
            </w:r>
            <w:r w:rsidR="002C22AF">
              <w:rPr>
                <w:rFonts w:ascii="Times New Roman" w:hAnsi="Times New Roman" w:cs="Times New Roman"/>
                <w:b w:val="0"/>
                <w:bCs w:val="0"/>
                <w:sz w:val="20"/>
                <w:szCs w:val="20"/>
              </w:rPr>
              <w:instrText xml:space="preserve"> ADDIN EN.CITE &lt;EndNote&gt;&lt;Cite&gt;&lt;Author&gt;Forouzan&lt;/Author&gt;&lt;Year&gt;2007&lt;/Year&gt;&lt;RecNum&gt;519&lt;/RecNum&gt;&lt;DisplayText&gt;[42]&lt;/DisplayText&gt;&lt;record&gt;&lt;rec-number&gt;519&lt;/rec-number&gt;&lt;foreign-keys&gt;&lt;key app="EN" db-id="ese55x5vtzp0x6e9s9tpzwagt5re2t5sfaz5" timestamp="1547033936"&gt;519&lt;/key&gt;&lt;/foreign-keys&gt;&lt;ref-type name="Journal Article"&gt;17&lt;/ref-type&gt;&lt;contributors&gt;&lt;authors&gt;&lt;author&gt;Forouzan, S.&lt;/author&gt;&lt;author&gt;Akbarzadeh, A.&lt;/author&gt;&lt;/authors&gt;&lt;/contributors&gt;&lt;titles&gt;&lt;title&gt;Prediction of effect of thermo-mechanical parameters on mechanical properties and anisotropy of aluminum alloy AA3004 using artificial neural network&lt;/title&gt;&lt;secondary-title&gt;Materials &amp;amp; Design&lt;/secondary-title&gt;&lt;/titles&gt;&lt;periodical&gt;&lt;full-title&gt;Materials &amp;amp; Design&lt;/full-title&gt;&lt;/periodical&gt;&lt;pages&gt;1678-1684&lt;/pages&gt;&lt;volume&gt;28&lt;/volume&gt;&lt;number&gt;5&lt;/number&gt;&lt;dates&gt;&lt;year&gt;2007&lt;/year&gt;&lt;pub-dates&gt;&lt;date&gt;2007/01/01/&lt;/date&gt;&lt;/pub-dates&gt;&lt;/dates&gt;&lt;isbn&gt;0261-3069&lt;/isbn&gt;&lt;urls&gt;&lt;related-urls&gt;&lt;url&gt;http://www.sciencedirect.com/science/article/pii/S0261306906000987&lt;/url&gt;&lt;/related-urls&gt;&lt;/urls&gt;&lt;electronic-resource-num&gt;https://doi.org/10.1016/j.matdes.2006.03.016&lt;/electronic-resource-num&gt;&lt;/record&gt;&lt;/Cite&gt;&lt;/EndNote&gt;</w:instrText>
            </w:r>
            <w:r w:rsidRPr="00810566">
              <w:rPr>
                <w:rFonts w:ascii="Times New Roman" w:hAnsi="Times New Roman" w:cs="Times New Roman"/>
                <w:sz w:val="20"/>
                <w:szCs w:val="20"/>
              </w:rPr>
              <w:fldChar w:fldCharType="separate"/>
            </w:r>
            <w:r w:rsidR="002C22AF">
              <w:rPr>
                <w:rFonts w:ascii="Times New Roman" w:hAnsi="Times New Roman" w:cs="Times New Roman"/>
                <w:b w:val="0"/>
                <w:bCs w:val="0"/>
                <w:noProof/>
                <w:sz w:val="20"/>
                <w:szCs w:val="20"/>
              </w:rPr>
              <w:t>[</w:t>
            </w:r>
            <w:hyperlink w:anchor="_ENREF_42" w:tooltip="Forouzan, 2007 #519" w:history="1">
              <w:r w:rsidR="0058554F">
                <w:rPr>
                  <w:rFonts w:ascii="Times New Roman" w:hAnsi="Times New Roman" w:cs="Times New Roman"/>
                  <w:b w:val="0"/>
                  <w:bCs w:val="0"/>
                  <w:noProof/>
                  <w:sz w:val="20"/>
                  <w:szCs w:val="20"/>
                </w:rPr>
                <w:t>42</w:t>
              </w:r>
            </w:hyperlink>
            <w:r w:rsidR="002C22AF">
              <w:rPr>
                <w:rFonts w:ascii="Times New Roman" w:hAnsi="Times New Roman" w:cs="Times New Roman"/>
                <w:b w:val="0"/>
                <w:bCs w:val="0"/>
                <w:noProof/>
                <w:sz w:val="20"/>
                <w:szCs w:val="20"/>
              </w:rPr>
              <w:t>]</w:t>
            </w:r>
            <w:r w:rsidRPr="00810566">
              <w:rPr>
                <w:rFonts w:ascii="Times New Roman" w:hAnsi="Times New Roman" w:cs="Times New Roman"/>
                <w:sz w:val="20"/>
                <w:szCs w:val="20"/>
              </w:rPr>
              <w:fldChar w:fldCharType="end"/>
            </w:r>
          </w:p>
        </w:tc>
        <w:tc>
          <w:tcPr>
            <w:tcW w:w="1260" w:type="dxa"/>
            <w:shd w:val="clear" w:color="auto" w:fill="FFFFFF"/>
          </w:tcPr>
          <w:p w14:paraId="5BCA85E7"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can making</w:t>
            </w:r>
          </w:p>
        </w:tc>
        <w:tc>
          <w:tcPr>
            <w:tcW w:w="1260" w:type="dxa"/>
            <w:shd w:val="clear" w:color="auto" w:fill="FFFFFF"/>
          </w:tcPr>
          <w:p w14:paraId="037FCF0E"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the ratio of initial to final thicknesses, reduction, preheating time and temperature, </w:t>
            </w:r>
            <w:r>
              <w:rPr>
                <w:rFonts w:ascii="Times New Roman" w:hAnsi="Times New Roman" w:cs="Times New Roman"/>
                <w:sz w:val="20"/>
                <w:szCs w:val="20"/>
              </w:rPr>
              <w:lastRenderedPageBreak/>
              <w:t>finish rolling temperature and the final annealing</w:t>
            </w:r>
            <w:r>
              <w:rPr>
                <w:rFonts w:ascii="Times New Roman" w:hAnsi="Times New Roman" w:cs="Times New Roman"/>
                <w:sz w:val="20"/>
                <w:szCs w:val="20"/>
              </w:rPr>
              <w:br/>
              <w:t>temperature</w:t>
            </w:r>
          </w:p>
        </w:tc>
        <w:tc>
          <w:tcPr>
            <w:tcW w:w="1170" w:type="dxa"/>
            <w:shd w:val="clear" w:color="auto" w:fill="FFFFFF"/>
          </w:tcPr>
          <w:p w14:paraId="59370149"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lastRenderedPageBreak/>
              <w:t>logistic sigmoid</w:t>
            </w:r>
          </w:p>
        </w:tc>
        <w:tc>
          <w:tcPr>
            <w:tcW w:w="1350" w:type="dxa"/>
            <w:shd w:val="clear" w:color="auto" w:fill="FFFFFF"/>
          </w:tcPr>
          <w:p w14:paraId="2E392603"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yield strength, elongation, ultimate</w:t>
            </w:r>
            <w:r>
              <w:rPr>
                <w:rFonts w:ascii="Times New Roman" w:hAnsi="Times New Roman" w:cs="Times New Roman"/>
                <w:sz w:val="20"/>
                <w:szCs w:val="20"/>
              </w:rPr>
              <w:br/>
              <w:t xml:space="preserve">tension strength, </w:t>
            </w:r>
            <m:oMath>
              <m:bar>
                <m:barPr>
                  <m:pos m:val="top"/>
                  <m:ctrlPr>
                    <w:rPr>
                      <w:rFonts w:ascii="Cambria Math" w:hAnsi="Cambria Math" w:cs="Times New Roman"/>
                      <w:i/>
                      <w:sz w:val="20"/>
                      <w:szCs w:val="20"/>
                    </w:rPr>
                  </m:ctrlPr>
                </m:barPr>
                <m:e>
                  <m:r>
                    <w:rPr>
                      <w:rFonts w:ascii="Cambria Math" w:hAnsi="Cambria Math" w:cs="Times New Roman"/>
                      <w:sz w:val="20"/>
                      <w:szCs w:val="20"/>
                    </w:rPr>
                    <m:t>R</m:t>
                  </m:r>
                </m:e>
              </m:bar>
            </m:oMath>
            <w:r>
              <w:rPr>
                <w:rFonts w:ascii="Times New Roman" w:hAnsi="Times New Roman" w:cs="Times New Roman"/>
                <w:sz w:val="20"/>
                <w:szCs w:val="20"/>
              </w:rPr>
              <w:t xml:space="preserve"> , </w:t>
            </w:r>
            <m:oMath>
              <m:d>
                <m:dPr>
                  <m:begChr m:val="|"/>
                  <m:endChr m:val="|"/>
                  <m:ctrlPr>
                    <w:rPr>
                      <w:rFonts w:ascii="Cambria Math" w:hAnsi="Cambria Math" w:cs="Times New Roman"/>
                      <w:i/>
                      <w:sz w:val="20"/>
                      <w:szCs w:val="20"/>
                    </w:rPr>
                  </m:ctrlPr>
                </m:dPr>
                <m:e>
                  <m:r>
                    <w:rPr>
                      <w:rFonts w:ascii="Cambria Math" w:hAnsi="Cambria Math" w:cs="Times New Roman"/>
                      <w:sz w:val="20"/>
                      <w:szCs w:val="20"/>
                    </w:rPr>
                    <m:t>∆R</m:t>
                  </m:r>
                </m:e>
              </m:d>
            </m:oMath>
          </w:p>
        </w:tc>
        <w:tc>
          <w:tcPr>
            <w:tcW w:w="1170" w:type="dxa"/>
            <w:shd w:val="clear" w:color="auto" w:fill="FFFFFF"/>
          </w:tcPr>
          <w:p w14:paraId="6174086B" w14:textId="77777777" w:rsidR="00CF1552" w:rsidRPr="00355498"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mechanical</w:t>
            </w:r>
          </w:p>
        </w:tc>
        <w:tc>
          <w:tcPr>
            <w:tcW w:w="2070" w:type="dxa"/>
            <w:shd w:val="clear" w:color="auto" w:fill="FFFFFF"/>
          </w:tcPr>
          <w:p w14:paraId="3B73EE14"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backpropagation neural network</w:t>
            </w:r>
          </w:p>
        </w:tc>
      </w:tr>
      <w:tr w:rsidR="00CF1552" w14:paraId="57975FF0" w14:textId="77777777" w:rsidTr="005509D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1E04502B" w14:textId="7ED6748F" w:rsidR="00CF1552" w:rsidRDefault="00205DC2" w:rsidP="00E0463D">
            <w:pPr>
              <w:widowControl w:val="0"/>
              <w:spacing w:after="0"/>
              <w:rPr>
                <w:rFonts w:ascii="Times New Roman" w:hAnsi="Times New Roman" w:cs="Times New Roman"/>
                <w:sz w:val="20"/>
                <w:szCs w:val="20"/>
              </w:rPr>
            </w:pPr>
            <w:bookmarkStart w:id="75" w:name="_Hlk3132756"/>
            <w:r>
              <w:rPr>
                <w:rFonts w:ascii="Times New Roman" w:hAnsi="Times New Roman" w:cs="Times New Roman"/>
                <w:b w:val="0"/>
                <w:bCs w:val="0"/>
                <w:sz w:val="20"/>
                <w:szCs w:val="20"/>
              </w:rPr>
              <w:lastRenderedPageBreak/>
              <w:t>steel strip</w:t>
            </w:r>
            <w:r w:rsidRPr="00810566">
              <w:rPr>
                <w:rFonts w:ascii="Times New Roman" w:hAnsi="Times New Roman" w:cs="Times New Roman"/>
                <w:sz w:val="20"/>
                <w:szCs w:val="20"/>
              </w:rPr>
              <w:fldChar w:fldCharType="begin"/>
            </w:r>
            <w:r w:rsidR="002C22AF">
              <w:rPr>
                <w:rFonts w:ascii="Times New Roman" w:hAnsi="Times New Roman" w:cs="Times New Roman"/>
                <w:b w:val="0"/>
                <w:bCs w:val="0"/>
                <w:sz w:val="20"/>
                <w:szCs w:val="20"/>
              </w:rPr>
              <w:instrText xml:space="preserve"> ADDIN EN.CITE &lt;EndNote&gt;&lt;Cite&gt;&lt;Author&gt;Kermanpur&lt;/Author&gt;&lt;Year&gt;2007&lt;/Year&gt;&lt;RecNum&gt;652&lt;/RecNum&gt;&lt;DisplayText&gt;[62]&lt;/DisplayText&gt;&lt;record&gt;&lt;rec-number&gt;652&lt;/rec-number&gt;&lt;foreign-keys&gt;&lt;key app="EN" db-id="ese55x5vtzp0x6e9s9tpzwagt5re2t5sfaz5" timestamp="1552184674"&gt;652&lt;/key&gt;&lt;/foreign-keys&gt;&lt;ref-type name="Journal Article"&gt;17&lt;/ref-type&gt;&lt;contributors&gt;&lt;authors&gt;&lt;author&gt;Kermanpur, A.&lt;/author&gt;&lt;author&gt;Ebnonnasir, A.&lt;/author&gt;&lt;author&gt;Hedayati, M.&lt;/author&gt;&lt;/authors&gt;&lt;/contributors&gt;&lt;titles&gt;&lt;title&gt;A novel analytical–artificial neural network model to improve efficiency of high pressure descaling nozzles in hot strip rolling of steels&lt;/title&gt;&lt;secondary-title&gt;Materials Science and Technology&lt;/secondary-title&gt;&lt;/titles&gt;&lt;periodical&gt;&lt;full-title&gt;Materials Science and Technology&lt;/full-title&gt;&lt;/periodical&gt;&lt;pages&gt;951-957&lt;/pages&gt;&lt;volume&gt;23&lt;/volume&gt;&lt;number&gt;8&lt;/number&gt;&lt;dates&gt;&lt;year&gt;2007&lt;/year&gt;&lt;pub-dates&gt;&lt;date&gt;2007/08&lt;/date&gt;&lt;/pub-dates&gt;&lt;/dates&gt;&lt;publisher&gt;Informa UK Limited&lt;/publisher&gt;&lt;isbn&gt;0267-0836&amp;#xD;1743-2847&lt;/isbn&gt;&lt;urls&gt;&lt;related-urls&gt;&lt;url&gt;http://dx.doi.org/10.1179/174328407x213099&lt;/url&gt;&lt;/related-urls&gt;&lt;/urls&gt;&lt;electronic-resource-num&gt;10.1179/174328407x213099&lt;/electronic-resource-num&gt;&lt;/record&gt;&lt;/Cite&gt;&lt;/EndNote&gt;</w:instrText>
            </w:r>
            <w:r w:rsidRPr="00810566">
              <w:rPr>
                <w:rFonts w:ascii="Times New Roman" w:hAnsi="Times New Roman" w:cs="Times New Roman"/>
                <w:sz w:val="20"/>
                <w:szCs w:val="20"/>
              </w:rPr>
              <w:fldChar w:fldCharType="separate"/>
            </w:r>
            <w:r w:rsidR="002C22AF">
              <w:rPr>
                <w:rFonts w:ascii="Times New Roman" w:hAnsi="Times New Roman" w:cs="Times New Roman"/>
                <w:b w:val="0"/>
                <w:bCs w:val="0"/>
                <w:noProof/>
                <w:sz w:val="20"/>
                <w:szCs w:val="20"/>
              </w:rPr>
              <w:t>[</w:t>
            </w:r>
            <w:hyperlink w:anchor="_ENREF_62" w:tooltip="Kermanpur, 2007 #652" w:history="1">
              <w:r w:rsidR="0058554F">
                <w:rPr>
                  <w:rFonts w:ascii="Times New Roman" w:hAnsi="Times New Roman" w:cs="Times New Roman"/>
                  <w:b w:val="0"/>
                  <w:bCs w:val="0"/>
                  <w:noProof/>
                  <w:sz w:val="20"/>
                  <w:szCs w:val="20"/>
                </w:rPr>
                <w:t>62</w:t>
              </w:r>
            </w:hyperlink>
            <w:r w:rsidR="002C22AF">
              <w:rPr>
                <w:rFonts w:ascii="Times New Roman" w:hAnsi="Times New Roman" w:cs="Times New Roman"/>
                <w:b w:val="0"/>
                <w:bCs w:val="0"/>
                <w:noProof/>
                <w:sz w:val="20"/>
                <w:szCs w:val="20"/>
              </w:rPr>
              <w:t>]</w:t>
            </w:r>
            <w:r w:rsidRPr="00810566">
              <w:rPr>
                <w:rFonts w:ascii="Times New Roman" w:hAnsi="Times New Roman" w:cs="Times New Roman"/>
                <w:sz w:val="20"/>
                <w:szCs w:val="20"/>
              </w:rPr>
              <w:fldChar w:fldCharType="end"/>
            </w:r>
          </w:p>
        </w:tc>
        <w:tc>
          <w:tcPr>
            <w:tcW w:w="1260" w:type="dxa"/>
            <w:shd w:val="clear" w:color="auto" w:fill="FFFFFF"/>
          </w:tcPr>
          <w:p w14:paraId="268440DD" w14:textId="5ABD68B3" w:rsidR="00CF1552" w:rsidRDefault="00BA2C26"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h</w:t>
            </w:r>
            <w:r w:rsidR="00205DC2">
              <w:rPr>
                <w:rFonts w:ascii="Times New Roman" w:hAnsi="Times New Roman" w:cs="Times New Roman"/>
                <w:sz w:val="20"/>
                <w:szCs w:val="20"/>
              </w:rPr>
              <w:t>ot strip mills</w:t>
            </w:r>
          </w:p>
        </w:tc>
        <w:tc>
          <w:tcPr>
            <w:tcW w:w="1260" w:type="dxa"/>
            <w:shd w:val="clear" w:color="auto" w:fill="FFFFFF"/>
          </w:tcPr>
          <w:p w14:paraId="3AB91D73"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spray pressure, water</w:t>
            </w:r>
            <w:r>
              <w:rPr>
                <w:rFonts w:ascii="Times New Roman" w:hAnsi="Times New Roman" w:cs="Times New Roman"/>
                <w:sz w:val="20"/>
                <w:szCs w:val="20"/>
              </w:rPr>
              <w:br/>
              <w:t>flowrate, spray angle and vertical spray height</w:t>
            </w:r>
          </w:p>
        </w:tc>
        <w:tc>
          <w:tcPr>
            <w:tcW w:w="1170" w:type="dxa"/>
            <w:shd w:val="clear" w:color="auto" w:fill="FFFFFF"/>
          </w:tcPr>
          <w:p w14:paraId="6AABA356" w14:textId="4E6116DE" w:rsidR="00CF1552" w:rsidRDefault="00BA2C26"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Pr>
                <w:rFonts w:ascii="Times New Roman" w:hAnsi="Times New Roman" w:cs="Times New Roman"/>
                <w:sz w:val="20"/>
                <w:szCs w:val="20"/>
              </w:rPr>
              <w:t>p</w:t>
            </w:r>
            <w:r w:rsidR="00205DC2">
              <w:rPr>
                <w:rFonts w:ascii="Times New Roman" w:hAnsi="Times New Roman" w:cs="Times New Roman"/>
                <w:sz w:val="20"/>
                <w:szCs w:val="20"/>
              </w:rPr>
              <w:t>urelin</w:t>
            </w:r>
            <w:proofErr w:type="spellEnd"/>
            <w:r w:rsidR="00205DC2">
              <w:rPr>
                <w:rFonts w:ascii="Times New Roman" w:hAnsi="Times New Roman" w:cs="Times New Roman"/>
                <w:sz w:val="20"/>
                <w:szCs w:val="20"/>
              </w:rPr>
              <w:t xml:space="preserve">, </w:t>
            </w:r>
            <w:proofErr w:type="spellStart"/>
            <w:r w:rsidR="00205DC2">
              <w:rPr>
                <w:rFonts w:ascii="Times New Roman" w:hAnsi="Times New Roman" w:cs="Times New Roman"/>
                <w:sz w:val="20"/>
                <w:szCs w:val="20"/>
              </w:rPr>
              <w:t>tansig</w:t>
            </w:r>
            <w:proofErr w:type="spellEnd"/>
          </w:p>
        </w:tc>
        <w:tc>
          <w:tcPr>
            <w:tcW w:w="1350" w:type="dxa"/>
            <w:shd w:val="clear" w:color="auto" w:fill="FFFFFF"/>
          </w:tcPr>
          <w:p w14:paraId="55A5FCEC"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spray impact.</w:t>
            </w:r>
          </w:p>
        </w:tc>
        <w:tc>
          <w:tcPr>
            <w:tcW w:w="1170" w:type="dxa"/>
            <w:shd w:val="clear" w:color="auto" w:fill="FFFFFF"/>
          </w:tcPr>
          <w:p w14:paraId="5BE4CC0A" w14:textId="77777777" w:rsidR="00CF1552" w:rsidRPr="00355498"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mechanical</w:t>
            </w:r>
          </w:p>
        </w:tc>
        <w:tc>
          <w:tcPr>
            <w:tcW w:w="2070" w:type="dxa"/>
            <w:shd w:val="clear" w:color="auto" w:fill="FFFFFF"/>
          </w:tcPr>
          <w:p w14:paraId="73748175"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backpropagation neural network</w:t>
            </w:r>
          </w:p>
        </w:tc>
      </w:tr>
      <w:bookmarkEnd w:id="75"/>
      <w:tr w:rsidR="00CF1552" w14:paraId="09A18AFA" w14:textId="77777777" w:rsidTr="005509D6">
        <w:trPr>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65484C88" w14:textId="24CAC4F4" w:rsidR="00CF1552" w:rsidRDefault="00BA2C26" w:rsidP="00E0463D">
            <w:pPr>
              <w:widowControl w:val="0"/>
              <w:rPr>
                <w:rFonts w:ascii="Times New Roman" w:hAnsi="Times New Roman" w:cs="Times New Roman"/>
                <w:sz w:val="20"/>
                <w:szCs w:val="20"/>
              </w:rPr>
            </w:pPr>
            <w:proofErr w:type="spellStart"/>
            <w:r>
              <w:rPr>
                <w:rFonts w:ascii="Times New Roman" w:hAnsi="Times New Roman" w:cs="Times New Roman"/>
                <w:b w:val="0"/>
                <w:bCs w:val="0"/>
                <w:sz w:val="20"/>
                <w:szCs w:val="20"/>
              </w:rPr>
              <w:t>a</w:t>
            </w:r>
            <w:r w:rsidR="00205DC2">
              <w:rPr>
                <w:rFonts w:ascii="Times New Roman" w:hAnsi="Times New Roman" w:cs="Times New Roman"/>
                <w:b w:val="0"/>
                <w:bCs w:val="0"/>
                <w:sz w:val="20"/>
                <w:szCs w:val="20"/>
              </w:rPr>
              <w:t>luminium</w:t>
            </w:r>
            <w:proofErr w:type="spellEnd"/>
            <w:r w:rsidR="00205DC2">
              <w:rPr>
                <w:rFonts w:ascii="Times New Roman" w:hAnsi="Times New Roman" w:cs="Times New Roman"/>
                <w:b w:val="0"/>
                <w:bCs w:val="0"/>
                <w:sz w:val="20"/>
                <w:szCs w:val="20"/>
              </w:rPr>
              <w:t xml:space="preserve">-based, particulate-reinforced metal matrix composites (MMCs) </w:t>
            </w:r>
            <w:r w:rsidR="00205DC2" w:rsidRPr="00810566">
              <w:rPr>
                <w:rFonts w:ascii="Times New Roman" w:hAnsi="Times New Roman" w:cs="Times New Roman"/>
                <w:sz w:val="20"/>
                <w:szCs w:val="20"/>
              </w:rPr>
              <w:fldChar w:fldCharType="begin"/>
            </w:r>
            <w:r w:rsidR="002C22AF">
              <w:rPr>
                <w:rFonts w:ascii="Times New Roman" w:hAnsi="Times New Roman" w:cs="Times New Roman"/>
                <w:b w:val="0"/>
                <w:bCs w:val="0"/>
                <w:sz w:val="20"/>
                <w:szCs w:val="20"/>
              </w:rPr>
              <w:instrText xml:space="preserve"> ADDIN EN.CITE &lt;EndNote&gt;&lt;Cite&gt;&lt;Author&gt;Altinkok&lt;/Author&gt;&lt;Year&gt;2006&lt;/Year&gt;&lt;RecNum&gt;514&lt;/RecNum&gt;&lt;DisplayText&gt;[63]&lt;/DisplayText&gt;&lt;record&gt;&lt;rec-number&gt;514&lt;/rec-number&gt;&lt;foreign-keys&gt;&lt;key app="EN" db-id="ese55x5vtzp0x6e9s9tpzwagt5re2t5sfaz5" timestamp="1547032259"&gt;514&lt;/key&gt;&lt;/foreign-keys&gt;&lt;ref-type name="Journal Article"&gt;17&lt;/ref-type&gt;&lt;contributors&gt;&lt;authors&gt;&lt;author&gt;Altinkok, Necat&lt;/author&gt;&lt;author&gt;Koker, Rasit&lt;/author&gt;&lt;/authors&gt;&lt;/contributors&gt;&lt;titles&gt;&lt;title&gt;Modelling of the prediction of tensile and density properties in particle reinforced metal matrix composites by using neural networks&lt;/title&gt;&lt;secondary-title&gt;Materials &amp;amp; Design&lt;/secondary-title&gt;&lt;/titles&gt;&lt;periodical&gt;&lt;full-title&gt;Materials &amp;amp; Design&lt;/full-title&gt;&lt;/periodical&gt;&lt;pages&gt;625-631&lt;/pages&gt;&lt;volume&gt;27&lt;/volume&gt;&lt;number&gt;8&lt;/number&gt;&lt;keywords&gt;&lt;keyword&gt;Metal matrix composite&lt;/keyword&gt;&lt;keyword&gt;Stir casting&lt;/keyword&gt;&lt;keyword&gt;Density&lt;/keyword&gt;&lt;keyword&gt;Tensile strengths&lt;/keyword&gt;&lt;keyword&gt;Porous ceramic cake&lt;/keyword&gt;&lt;keyword&gt;Artificial neural networks&lt;/keyword&gt;&lt;/keywords&gt;&lt;dates&gt;&lt;year&gt;2006&lt;/year&gt;&lt;pub-dates&gt;&lt;date&gt;2006/01/01/&lt;/date&gt;&lt;/pub-dates&gt;&lt;/dates&gt;&lt;isbn&gt;0261-3069&lt;/isbn&gt;&lt;urls&gt;&lt;related-urls&gt;&lt;url&gt;http://www.sciencedirect.com/science/article/pii/S0261306905000269&lt;/url&gt;&lt;/related-urls&gt;&lt;/urls&gt;&lt;electronic-resource-num&gt;https://doi.org/10.1016/j.matdes.2005.01.005&lt;/electronic-resource-num&gt;&lt;/record&gt;&lt;/Cite&gt;&lt;/EndNote&gt;</w:instrText>
            </w:r>
            <w:r w:rsidR="00205DC2" w:rsidRPr="00810566">
              <w:rPr>
                <w:rFonts w:ascii="Times New Roman" w:hAnsi="Times New Roman" w:cs="Times New Roman"/>
                <w:sz w:val="20"/>
                <w:szCs w:val="20"/>
              </w:rPr>
              <w:fldChar w:fldCharType="separate"/>
            </w:r>
            <w:r w:rsidR="002C22AF">
              <w:rPr>
                <w:rFonts w:ascii="Times New Roman" w:hAnsi="Times New Roman" w:cs="Times New Roman"/>
                <w:b w:val="0"/>
                <w:bCs w:val="0"/>
                <w:noProof/>
                <w:sz w:val="20"/>
                <w:szCs w:val="20"/>
              </w:rPr>
              <w:t>[</w:t>
            </w:r>
            <w:hyperlink w:anchor="_ENREF_63" w:tooltip="Altinkok, 2006 #514" w:history="1">
              <w:r w:rsidR="0058554F">
                <w:rPr>
                  <w:rFonts w:ascii="Times New Roman" w:hAnsi="Times New Roman" w:cs="Times New Roman"/>
                  <w:b w:val="0"/>
                  <w:bCs w:val="0"/>
                  <w:noProof/>
                  <w:sz w:val="20"/>
                  <w:szCs w:val="20"/>
                </w:rPr>
                <w:t>63</w:t>
              </w:r>
            </w:hyperlink>
            <w:r w:rsidR="002C22AF">
              <w:rPr>
                <w:rFonts w:ascii="Times New Roman" w:hAnsi="Times New Roman" w:cs="Times New Roman"/>
                <w:b w:val="0"/>
                <w:bCs w:val="0"/>
                <w:noProof/>
                <w:sz w:val="20"/>
                <w:szCs w:val="20"/>
              </w:rPr>
              <w:t>]</w:t>
            </w:r>
            <w:r w:rsidR="00205DC2" w:rsidRPr="00810566">
              <w:rPr>
                <w:rFonts w:ascii="Times New Roman" w:hAnsi="Times New Roman" w:cs="Times New Roman"/>
                <w:sz w:val="20"/>
                <w:szCs w:val="20"/>
              </w:rPr>
              <w:fldChar w:fldCharType="end"/>
            </w:r>
          </w:p>
        </w:tc>
        <w:tc>
          <w:tcPr>
            <w:tcW w:w="1260" w:type="dxa"/>
            <w:shd w:val="clear" w:color="auto" w:fill="FFFFFF"/>
          </w:tcPr>
          <w:p w14:paraId="21ACEF26"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structural</w:t>
            </w:r>
            <w:r>
              <w:rPr>
                <w:rFonts w:ascii="Times New Roman" w:hAnsi="Times New Roman" w:cs="Times New Roman"/>
                <w:sz w:val="20"/>
                <w:szCs w:val="20"/>
              </w:rPr>
              <w:br/>
              <w:t>applications</w:t>
            </w:r>
          </w:p>
        </w:tc>
        <w:tc>
          <w:tcPr>
            <w:tcW w:w="1260" w:type="dxa"/>
            <w:shd w:val="clear" w:color="auto" w:fill="FFFFFF"/>
          </w:tcPr>
          <w:p w14:paraId="025F544F"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different </w:t>
            </w:r>
            <w:proofErr w:type="spellStart"/>
            <w:r>
              <w:rPr>
                <w:rFonts w:ascii="Times New Roman" w:hAnsi="Times New Roman" w:cs="Times New Roman"/>
                <w:sz w:val="20"/>
                <w:szCs w:val="20"/>
              </w:rPr>
              <w:t>SiC</w:t>
            </w:r>
            <w:proofErr w:type="spellEnd"/>
            <w:r>
              <w:rPr>
                <w:rFonts w:ascii="Times New Roman" w:hAnsi="Times New Roman" w:cs="Times New Roman"/>
                <w:sz w:val="20"/>
                <w:szCs w:val="20"/>
              </w:rPr>
              <w:t xml:space="preserve"> (µm) particle size ranges</w:t>
            </w:r>
          </w:p>
        </w:tc>
        <w:tc>
          <w:tcPr>
            <w:tcW w:w="1170" w:type="dxa"/>
            <w:shd w:val="clear" w:color="auto" w:fill="FFFFFF"/>
          </w:tcPr>
          <w:p w14:paraId="1E320376" w14:textId="7F84D331" w:rsidR="00CF1552" w:rsidRDefault="00BA2C26"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s</w:t>
            </w:r>
            <w:r w:rsidR="00205DC2">
              <w:rPr>
                <w:rFonts w:ascii="Times New Roman" w:hAnsi="Times New Roman" w:cs="Times New Roman"/>
                <w:sz w:val="20"/>
                <w:szCs w:val="20"/>
              </w:rPr>
              <w:t>igmoid</w:t>
            </w:r>
          </w:p>
        </w:tc>
        <w:tc>
          <w:tcPr>
            <w:tcW w:w="1350" w:type="dxa"/>
            <w:shd w:val="clear" w:color="auto" w:fill="FFFFFF"/>
          </w:tcPr>
          <w:p w14:paraId="7FBB9883"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density and tensile strengths</w:t>
            </w:r>
          </w:p>
        </w:tc>
        <w:tc>
          <w:tcPr>
            <w:tcW w:w="1170" w:type="dxa"/>
            <w:shd w:val="clear" w:color="auto" w:fill="FFFFFF"/>
          </w:tcPr>
          <w:p w14:paraId="5AD6D7D8" w14:textId="77777777" w:rsidR="00CF1552" w:rsidRPr="00355498"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mechanical</w:t>
            </w:r>
          </w:p>
        </w:tc>
        <w:tc>
          <w:tcPr>
            <w:tcW w:w="2070" w:type="dxa"/>
            <w:shd w:val="clear" w:color="auto" w:fill="FFFFFF"/>
          </w:tcPr>
          <w:p w14:paraId="7F2355DA" w14:textId="0B0725FB" w:rsidR="00CF1552" w:rsidRDefault="00BA2C26"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w:t>
            </w:r>
            <w:r w:rsidR="00205DC2">
              <w:rPr>
                <w:rFonts w:ascii="Times New Roman" w:hAnsi="Times New Roman" w:cs="Times New Roman"/>
                <w:sz w:val="20"/>
                <w:szCs w:val="20"/>
              </w:rPr>
              <w:t xml:space="preserve">ultilayer Perceptron </w:t>
            </w:r>
          </w:p>
        </w:tc>
      </w:tr>
      <w:tr w:rsidR="00CF1552" w14:paraId="25AB127E" w14:textId="77777777" w:rsidTr="005509D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155D5930" w14:textId="6D309354" w:rsidR="00CF1552" w:rsidRDefault="00205DC2" w:rsidP="00E0463D">
            <w:pPr>
              <w:widowControl w:val="0"/>
              <w:rPr>
                <w:rFonts w:ascii="Times New Roman" w:hAnsi="Times New Roman" w:cs="Times New Roman"/>
                <w:sz w:val="20"/>
                <w:szCs w:val="20"/>
              </w:rPr>
            </w:pPr>
            <w:r>
              <w:rPr>
                <w:rFonts w:ascii="Times New Roman" w:hAnsi="Times New Roman" w:cs="Times New Roman"/>
                <w:b w:val="0"/>
                <w:bCs w:val="0"/>
                <w:sz w:val="20"/>
                <w:szCs w:val="20"/>
              </w:rPr>
              <w:t xml:space="preserve">IN625 alloy </w:t>
            </w:r>
            <w:r w:rsidRPr="00810566">
              <w:rPr>
                <w:rFonts w:ascii="Times New Roman" w:hAnsi="Times New Roman" w:cs="Times New Roman"/>
                <w:sz w:val="20"/>
                <w:szCs w:val="20"/>
              </w:rPr>
              <w:fldChar w:fldCharType="begin"/>
            </w:r>
            <w:r w:rsidR="002C22AF">
              <w:rPr>
                <w:rFonts w:ascii="Times New Roman" w:hAnsi="Times New Roman" w:cs="Times New Roman"/>
                <w:b w:val="0"/>
                <w:bCs w:val="0"/>
                <w:sz w:val="20"/>
                <w:szCs w:val="20"/>
              </w:rPr>
              <w:instrText xml:space="preserve"> ADDIN EN.CITE &lt;EndNote&gt;&lt;Cite&gt;&lt;Author&gt;Montakhab&lt;/Author&gt;&lt;Year&gt;2010&lt;/Year&gt;&lt;RecNum&gt;654&lt;/RecNum&gt;&lt;DisplayText&gt;[34]&lt;/DisplayText&gt;&lt;record&gt;&lt;rec-number&gt;654&lt;/rec-number&gt;&lt;foreign-keys&gt;&lt;key app="EN" db-id="ese55x5vtzp0x6e9s9tpzwagt5re2t5sfaz5" timestamp="1552215775"&gt;654&lt;/key&gt;&lt;/foreign-keys&gt;&lt;ref-type name="Journal Article"&gt;17&lt;/ref-type&gt;&lt;contributors&gt;&lt;authors&gt;&lt;author&gt;Montakhab, M.&lt;/author&gt;&lt;author&gt;Behjati, P.&lt;/author&gt;&lt;/authors&gt;&lt;/contributors&gt;&lt;titles&gt;&lt;title&gt;Modelling correlation between hot working parameters and flow stress of IN625 alloy using neural network&lt;/title&gt;&lt;secondary-title&gt;Materials Science and Technology&lt;/secondary-title&gt;&lt;/titles&gt;&lt;periodical&gt;&lt;full-title&gt;Materials Science and Technology&lt;/full-title&gt;&lt;/periodical&gt;&lt;pages&gt;621-625&lt;/pages&gt;&lt;volume&gt;26&lt;/volume&gt;&lt;number&gt;5&lt;/number&gt;&lt;dates&gt;&lt;year&gt;2010&lt;/year&gt;&lt;pub-dates&gt;&lt;date&gt;2010/05&lt;/date&gt;&lt;/pub-dates&gt;&lt;/dates&gt;&lt;publisher&gt;Informa UK Limited&lt;/publisher&gt;&lt;isbn&gt;0267-0836&amp;#xD;1743-2847&lt;/isbn&gt;&lt;urls&gt;&lt;related-urls&gt;&lt;url&gt;http://dx.doi.org/10.1179/174328409x448394&lt;/url&gt;&lt;/related-urls&gt;&lt;/urls&gt;&lt;electronic-resource-num&gt;10.1179/174328409x448394&lt;/electronic-resource-num&gt;&lt;/record&gt;&lt;/Cite&gt;&lt;/EndNote&gt;</w:instrText>
            </w:r>
            <w:r w:rsidRPr="00810566">
              <w:rPr>
                <w:rFonts w:ascii="Times New Roman" w:hAnsi="Times New Roman" w:cs="Times New Roman"/>
                <w:sz w:val="20"/>
                <w:szCs w:val="20"/>
              </w:rPr>
              <w:fldChar w:fldCharType="separate"/>
            </w:r>
            <w:r w:rsidR="002C22AF">
              <w:rPr>
                <w:rFonts w:ascii="Times New Roman" w:hAnsi="Times New Roman" w:cs="Times New Roman"/>
                <w:b w:val="0"/>
                <w:bCs w:val="0"/>
                <w:noProof/>
                <w:sz w:val="20"/>
                <w:szCs w:val="20"/>
              </w:rPr>
              <w:t>[</w:t>
            </w:r>
            <w:hyperlink w:anchor="_ENREF_34" w:tooltip="Montakhab, 2010 #654" w:history="1">
              <w:r w:rsidR="0058554F">
                <w:rPr>
                  <w:rFonts w:ascii="Times New Roman" w:hAnsi="Times New Roman" w:cs="Times New Roman"/>
                  <w:b w:val="0"/>
                  <w:bCs w:val="0"/>
                  <w:noProof/>
                  <w:sz w:val="20"/>
                  <w:szCs w:val="20"/>
                </w:rPr>
                <w:t>34</w:t>
              </w:r>
            </w:hyperlink>
            <w:r w:rsidR="002C22AF">
              <w:rPr>
                <w:rFonts w:ascii="Times New Roman" w:hAnsi="Times New Roman" w:cs="Times New Roman"/>
                <w:b w:val="0"/>
                <w:bCs w:val="0"/>
                <w:noProof/>
                <w:sz w:val="20"/>
                <w:szCs w:val="20"/>
              </w:rPr>
              <w:t>]</w:t>
            </w:r>
            <w:r w:rsidRPr="00810566">
              <w:rPr>
                <w:rFonts w:ascii="Times New Roman" w:hAnsi="Times New Roman" w:cs="Times New Roman"/>
                <w:sz w:val="20"/>
                <w:szCs w:val="20"/>
              </w:rPr>
              <w:fldChar w:fldCharType="end"/>
            </w:r>
          </w:p>
        </w:tc>
        <w:tc>
          <w:tcPr>
            <w:tcW w:w="1260" w:type="dxa"/>
            <w:shd w:val="clear" w:color="auto" w:fill="FFFFFF"/>
          </w:tcPr>
          <w:p w14:paraId="39333B0A"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aeronautic, aerospace, marine,</w:t>
            </w:r>
            <w:r>
              <w:rPr>
                <w:rFonts w:ascii="Times New Roman" w:hAnsi="Times New Roman" w:cs="Times New Roman"/>
                <w:sz w:val="20"/>
                <w:szCs w:val="20"/>
              </w:rPr>
              <w:br/>
              <w:t>petrochemical industries and gas turbine engine components</w:t>
            </w:r>
          </w:p>
        </w:tc>
        <w:tc>
          <w:tcPr>
            <w:tcW w:w="1260" w:type="dxa"/>
            <w:shd w:val="clear" w:color="auto" w:fill="FFFFFF"/>
          </w:tcPr>
          <w:p w14:paraId="7D6CB5BD" w14:textId="68801B83"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del w:id="76" w:author="Ove Jason" w:date="2019-06-21T14:31:00Z">
              <w:r w:rsidDel="003B1EB4">
                <w:rPr>
                  <w:rFonts w:ascii="Times New Roman" w:hAnsi="Times New Roman" w:cs="Times New Roman"/>
                  <w:sz w:val="20"/>
                  <w:szCs w:val="20"/>
                </w:rPr>
                <w:delText>temperature</w:delText>
              </w:r>
            </w:del>
            <w:ins w:id="77" w:author="Ove Jason" w:date="2019-06-21T14:31:00Z">
              <w:r w:rsidR="003B1EB4">
                <w:rPr>
                  <w:rFonts w:ascii="Times New Roman" w:hAnsi="Times New Roman" w:cs="Times New Roman"/>
                  <w:sz w:val="20"/>
                  <w:szCs w:val="20"/>
                </w:rPr>
                <w:t>T</w:t>
              </w:r>
            </w:ins>
            <w:r>
              <w:rPr>
                <w:rFonts w:ascii="Times New Roman" w:hAnsi="Times New Roman" w:cs="Times New Roman"/>
                <w:sz w:val="20"/>
                <w:szCs w:val="20"/>
              </w:rPr>
              <w:t>, strain rate and strain</w:t>
            </w:r>
          </w:p>
        </w:tc>
        <w:tc>
          <w:tcPr>
            <w:tcW w:w="1170" w:type="dxa"/>
            <w:shd w:val="clear" w:color="auto" w:fill="FFFFFF"/>
          </w:tcPr>
          <w:p w14:paraId="4E84FBF6"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sigmoid (</w:t>
            </w:r>
            <w:proofErr w:type="spellStart"/>
            <w:r>
              <w:rPr>
                <w:rFonts w:ascii="AdvP497E2" w:hAnsi="AdvP497E2"/>
                <w:color w:val="242021"/>
                <w:sz w:val="20"/>
                <w:szCs w:val="20"/>
              </w:rPr>
              <w:t>tansig</w:t>
            </w:r>
            <w:proofErr w:type="spellEnd"/>
            <w:r>
              <w:rPr>
                <w:rFonts w:ascii="AdvP497E2" w:hAnsi="AdvP497E2"/>
                <w:color w:val="242021"/>
                <w:sz w:val="20"/>
                <w:szCs w:val="20"/>
              </w:rPr>
              <w:br/>
              <w:t xml:space="preserve">and </w:t>
            </w:r>
            <w:proofErr w:type="spellStart"/>
            <w:r>
              <w:rPr>
                <w:rFonts w:ascii="AdvP497E2" w:hAnsi="AdvP497E2"/>
                <w:color w:val="242021"/>
                <w:sz w:val="20"/>
                <w:szCs w:val="20"/>
              </w:rPr>
              <w:t>logsig</w:t>
            </w:r>
            <w:proofErr w:type="spellEnd"/>
            <w:r>
              <w:rPr>
                <w:rFonts w:ascii="Times New Roman" w:hAnsi="Times New Roman" w:cs="Times New Roman"/>
                <w:sz w:val="20"/>
                <w:szCs w:val="20"/>
              </w:rPr>
              <w:t>)</w:t>
            </w:r>
          </w:p>
        </w:tc>
        <w:tc>
          <w:tcPr>
            <w:tcW w:w="1350" w:type="dxa"/>
            <w:shd w:val="clear" w:color="auto" w:fill="FFFFFF"/>
          </w:tcPr>
          <w:p w14:paraId="5EC2E036"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flow stress</w:t>
            </w:r>
          </w:p>
        </w:tc>
        <w:tc>
          <w:tcPr>
            <w:tcW w:w="1170" w:type="dxa"/>
            <w:shd w:val="clear" w:color="auto" w:fill="FFFFFF"/>
          </w:tcPr>
          <w:p w14:paraId="75205B45" w14:textId="77777777" w:rsidR="00CF1552" w:rsidRPr="00355498"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mechanical</w:t>
            </w:r>
          </w:p>
        </w:tc>
        <w:tc>
          <w:tcPr>
            <w:tcW w:w="2070" w:type="dxa"/>
            <w:shd w:val="clear" w:color="auto" w:fill="FFFFFF"/>
          </w:tcPr>
          <w:p w14:paraId="755A563B"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multilayer perceptron</w:t>
            </w:r>
          </w:p>
        </w:tc>
      </w:tr>
      <w:tr w:rsidR="00CF1552" w14:paraId="6A8F8C80" w14:textId="77777777" w:rsidTr="005509D6">
        <w:trPr>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2EF12565" w14:textId="5020143A" w:rsidR="00CF1552" w:rsidRDefault="00BA2C26" w:rsidP="00E0463D">
            <w:pPr>
              <w:widowControl w:val="0"/>
              <w:rPr>
                <w:rFonts w:ascii="Times New Roman" w:hAnsi="Times New Roman" w:cs="Times New Roman"/>
                <w:sz w:val="20"/>
                <w:szCs w:val="20"/>
              </w:rPr>
            </w:pPr>
            <w:r>
              <w:rPr>
                <w:rFonts w:ascii="Times New Roman" w:hAnsi="Times New Roman" w:cs="Times New Roman"/>
                <w:b w:val="0"/>
                <w:bCs w:val="0"/>
                <w:sz w:val="20"/>
                <w:szCs w:val="20"/>
              </w:rPr>
              <w:t>m</w:t>
            </w:r>
            <w:r w:rsidR="00205DC2">
              <w:rPr>
                <w:rFonts w:ascii="Times New Roman" w:hAnsi="Times New Roman" w:cs="Times New Roman"/>
                <w:b w:val="0"/>
                <w:bCs w:val="0"/>
                <w:sz w:val="20"/>
                <w:szCs w:val="20"/>
              </w:rPr>
              <w:t xml:space="preserve">ild steel </w:t>
            </w:r>
            <w:r w:rsidR="00205DC2" w:rsidRPr="00810566">
              <w:rPr>
                <w:rFonts w:ascii="Times New Roman" w:hAnsi="Times New Roman" w:cs="Times New Roman"/>
                <w:sz w:val="20"/>
                <w:szCs w:val="20"/>
              </w:rPr>
              <w:fldChar w:fldCharType="begin"/>
            </w:r>
            <w:r w:rsidR="002C22AF">
              <w:rPr>
                <w:rFonts w:ascii="Times New Roman" w:hAnsi="Times New Roman" w:cs="Times New Roman"/>
                <w:b w:val="0"/>
                <w:bCs w:val="0"/>
                <w:sz w:val="20"/>
                <w:szCs w:val="20"/>
              </w:rPr>
              <w:instrText xml:space="preserve"> ADDIN EN.CITE &lt;EndNote&gt;&lt;Cite&gt;&lt;Author&gt;Khaled&lt;/Author&gt;&lt;Year&gt;2012&lt;/Year&gt;&lt;RecNum&gt;656&lt;/RecNum&gt;&lt;DisplayText&gt;[64]&lt;/DisplayText&gt;&lt;record&gt;&lt;rec-number&gt;656&lt;/rec-number&gt;&lt;foreign-keys&gt;&lt;key app="EN" db-id="ese55x5vtzp0x6e9s9tpzwagt5re2t5sfaz5" timestamp="1552219812"&gt;656&lt;/key&gt;&lt;/foreign-keys&gt;&lt;ref-type name="Book"&gt;6&lt;/ref-type&gt;&lt;contributors&gt;&lt;authors&gt;&lt;author&gt;Khaled, K.&lt;/author&gt;&lt;author&gt;Al-Mobarak, N. A.&lt;/author&gt;&lt;/authors&gt;&lt;/contributors&gt;&lt;titles&gt;&lt;title&gt;A Predictive Model for Corrosion Inhibition of Mild Steel by Thiophene and Its Derivatives Using Artificial Neural Network&lt;/title&gt;&lt;alt-title&gt;Int. J. Electrochem. Sci&lt;/alt-title&gt;&lt;/titles&gt;&lt;pages&gt;1045-1059&lt;/pages&gt;&lt;volume&gt;7&lt;/volume&gt;&lt;dates&gt;&lt;year&gt;2012&lt;/year&gt;&lt;/dates&gt;&lt;urls&gt;&lt;/urls&gt;&lt;/record&gt;&lt;/Cite&gt;&lt;/EndNote&gt;</w:instrText>
            </w:r>
            <w:r w:rsidR="00205DC2" w:rsidRPr="00810566">
              <w:rPr>
                <w:rFonts w:ascii="Times New Roman" w:hAnsi="Times New Roman" w:cs="Times New Roman"/>
                <w:sz w:val="20"/>
                <w:szCs w:val="20"/>
              </w:rPr>
              <w:fldChar w:fldCharType="separate"/>
            </w:r>
            <w:r w:rsidR="002C22AF">
              <w:rPr>
                <w:rFonts w:ascii="Times New Roman" w:hAnsi="Times New Roman" w:cs="Times New Roman"/>
                <w:b w:val="0"/>
                <w:bCs w:val="0"/>
                <w:noProof/>
                <w:sz w:val="20"/>
                <w:szCs w:val="20"/>
              </w:rPr>
              <w:t>[</w:t>
            </w:r>
            <w:hyperlink w:anchor="_ENREF_64" w:tooltip="Khaled, 2012 #656" w:history="1">
              <w:r w:rsidR="0058554F">
                <w:rPr>
                  <w:rFonts w:ascii="Times New Roman" w:hAnsi="Times New Roman" w:cs="Times New Roman"/>
                  <w:b w:val="0"/>
                  <w:bCs w:val="0"/>
                  <w:noProof/>
                  <w:sz w:val="20"/>
                  <w:szCs w:val="20"/>
                </w:rPr>
                <w:t>64</w:t>
              </w:r>
            </w:hyperlink>
            <w:r w:rsidR="002C22AF">
              <w:rPr>
                <w:rFonts w:ascii="Times New Roman" w:hAnsi="Times New Roman" w:cs="Times New Roman"/>
                <w:b w:val="0"/>
                <w:bCs w:val="0"/>
                <w:noProof/>
                <w:sz w:val="20"/>
                <w:szCs w:val="20"/>
              </w:rPr>
              <w:t>]</w:t>
            </w:r>
            <w:r w:rsidR="00205DC2" w:rsidRPr="00810566">
              <w:rPr>
                <w:rFonts w:ascii="Times New Roman" w:hAnsi="Times New Roman" w:cs="Times New Roman"/>
                <w:sz w:val="20"/>
                <w:szCs w:val="20"/>
              </w:rPr>
              <w:fldChar w:fldCharType="end"/>
            </w:r>
          </w:p>
        </w:tc>
        <w:tc>
          <w:tcPr>
            <w:tcW w:w="1260" w:type="dxa"/>
            <w:shd w:val="clear" w:color="auto" w:fill="FFFFFF"/>
          </w:tcPr>
          <w:p w14:paraId="74346150"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chemicals and industries</w:t>
            </w:r>
          </w:p>
        </w:tc>
        <w:tc>
          <w:tcPr>
            <w:tcW w:w="1260" w:type="dxa"/>
            <w:shd w:val="clear" w:color="auto" w:fill="FFFFFF"/>
          </w:tcPr>
          <w:p w14:paraId="18864129"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Hammett constants, dipole moment,</w:t>
            </w:r>
            <w:r>
              <w:rPr>
                <w:rFonts w:ascii="Times New Roman" w:hAnsi="Times New Roman" w:cs="Times New Roman"/>
                <w:sz w:val="20"/>
                <w:szCs w:val="20"/>
              </w:rPr>
              <w:br/>
              <w:t>HOMO energy, LUMO energy, energy gap, molecular area and volume</w:t>
            </w:r>
          </w:p>
        </w:tc>
        <w:tc>
          <w:tcPr>
            <w:tcW w:w="1170" w:type="dxa"/>
            <w:shd w:val="clear" w:color="auto" w:fill="FFFFFF"/>
          </w:tcPr>
          <w:p w14:paraId="717E888D"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sigmoid</w:t>
            </w:r>
          </w:p>
        </w:tc>
        <w:tc>
          <w:tcPr>
            <w:tcW w:w="1350" w:type="dxa"/>
            <w:shd w:val="clear" w:color="auto" w:fill="FFFFFF"/>
          </w:tcPr>
          <w:p w14:paraId="1E496E14"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corrosion inhibitor efficiency</w:t>
            </w:r>
          </w:p>
        </w:tc>
        <w:tc>
          <w:tcPr>
            <w:tcW w:w="1170" w:type="dxa"/>
            <w:shd w:val="clear" w:color="auto" w:fill="FFFFFF"/>
          </w:tcPr>
          <w:p w14:paraId="0210BBA1" w14:textId="77777777" w:rsidR="00CF1552" w:rsidRPr="00355498"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chemical</w:t>
            </w:r>
          </w:p>
        </w:tc>
        <w:tc>
          <w:tcPr>
            <w:tcW w:w="2070" w:type="dxa"/>
            <w:shd w:val="clear" w:color="auto" w:fill="FFFFFF"/>
          </w:tcPr>
          <w:p w14:paraId="56FAB21B"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multilayer perceptron</w:t>
            </w:r>
          </w:p>
        </w:tc>
      </w:tr>
      <w:tr w:rsidR="00CF1552" w14:paraId="22CCD7B5" w14:textId="77777777" w:rsidTr="005509D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200E016A" w14:textId="5CD7AB90" w:rsidR="00CF1552" w:rsidRDefault="00205DC2" w:rsidP="00E0463D">
            <w:pPr>
              <w:widowControl w:val="0"/>
              <w:rPr>
                <w:rFonts w:ascii="Times New Roman" w:hAnsi="Times New Roman" w:cs="Times New Roman"/>
                <w:sz w:val="20"/>
                <w:szCs w:val="20"/>
              </w:rPr>
            </w:pPr>
            <w:proofErr w:type="spellStart"/>
            <w:r>
              <w:rPr>
                <w:rFonts w:ascii="Times New Roman" w:hAnsi="Times New Roman" w:cs="Times New Roman"/>
                <w:b w:val="0"/>
                <w:bCs w:val="0"/>
                <w:sz w:val="20"/>
                <w:szCs w:val="20"/>
              </w:rPr>
              <w:t>sandcrete</w:t>
            </w:r>
            <w:proofErr w:type="spellEnd"/>
            <w:r>
              <w:rPr>
                <w:rFonts w:ascii="Times New Roman" w:hAnsi="Times New Roman" w:cs="Times New Roman"/>
                <w:b w:val="0"/>
                <w:bCs w:val="0"/>
                <w:sz w:val="20"/>
                <w:szCs w:val="20"/>
              </w:rPr>
              <w:t xml:space="preserve"> </w:t>
            </w:r>
            <w:r>
              <w:rPr>
                <w:rFonts w:ascii="Times New Roman" w:hAnsi="Times New Roman" w:cs="Times New Roman"/>
                <w:b w:val="0"/>
                <w:bCs w:val="0"/>
                <w:sz w:val="20"/>
                <w:szCs w:val="20"/>
              </w:rPr>
              <w:lastRenderedPageBreak/>
              <w:t xml:space="preserve">materials </w:t>
            </w:r>
            <w:r w:rsidRPr="00810566">
              <w:rPr>
                <w:rFonts w:ascii="Times New Roman" w:hAnsi="Times New Roman" w:cs="Times New Roman"/>
                <w:sz w:val="20"/>
                <w:szCs w:val="20"/>
              </w:rPr>
              <w:fldChar w:fldCharType="begin"/>
            </w:r>
            <w:r w:rsidR="002C22AF">
              <w:rPr>
                <w:rFonts w:ascii="Times New Roman" w:hAnsi="Times New Roman" w:cs="Times New Roman"/>
                <w:b w:val="0"/>
                <w:bCs w:val="0"/>
                <w:sz w:val="20"/>
                <w:szCs w:val="20"/>
              </w:rPr>
              <w:instrText xml:space="preserve"> ADDIN EN.CITE &lt;EndNote&gt;&lt;Cite&gt;&lt;Author&gt;Asteris&lt;/Author&gt;&lt;Year&gt;2017&lt;/Year&gt;&lt;RecNum&gt;30&lt;/RecNum&gt;&lt;DisplayText&gt;[35]&lt;/DisplayText&gt;&lt;record&gt;&lt;rec-number&gt;30&lt;/rec-number&gt;&lt;foreign-keys&gt;&lt;key app="EN" db-id="ese55x5vtzp0x6e9s9tpzwagt5re2t5sfaz5" timestamp="1544789188"&gt;30&lt;/key&gt;&lt;key app="ENWeb" db-id=""&gt;0&lt;/key&gt;&lt;/foreign-keys&gt;&lt;ref-type name="Journal Article"&gt;17&lt;/ref-type&gt;&lt;contributors&gt;&lt;authors&gt;&lt;author&gt;Asteris, P. G.&lt;/author&gt;&lt;author&gt;Roussis, P. C.&lt;/author&gt;&lt;author&gt;Douvika, M. G.&lt;/author&gt;&lt;/authors&gt;&lt;/contributors&gt;&lt;auth-address&gt;Computational Mechanics Laboratory, School of Pedagogical and Technological Education, Heraklion, GR, 14121 Athens, Greece. asteris@aspete.gr.&amp;#xD;Department of Civil and Environmental Engineering, University of Cyprus, 1678 Nicosia, Cyprus. roussis@ucy.ac.cy.&amp;#xD;Computational Mechanics Laboratory, School of Pedagogical and Technological Education, Heraklion, GR, 14121 Athens, Greece. mariadouvika7@gmail.com.&lt;/auth-address&gt;&lt;titles&gt;&lt;title&gt;Feed-Forward Neural Network Prediction of the Mechanical Properties of Sandcrete Materials&lt;/title&gt;&lt;secondary-title&gt;Sensors (Basel)&lt;/secondary-title&gt;&lt;/titles&gt;&lt;periodical&gt;&lt;full-title&gt;Sensors (Basel)&lt;/full-title&gt;&lt;/periodical&gt;&lt;volume&gt;17&lt;/volume&gt;&lt;number&gt;6&lt;/number&gt;&lt;keywords&gt;&lt;keyword&gt;artificial intelligence techniques&lt;/keyword&gt;&lt;keyword&gt;artificial neural networks&lt;/keyword&gt;&lt;keyword&gt;compressive strength&lt;/keyword&gt;&lt;keyword&gt;modulus of elasticity&lt;/keyword&gt;&lt;keyword&gt;non-destructive testing (NDT) methods&lt;/keyword&gt;&lt;keyword&gt;sandcrete materials&lt;/keyword&gt;&lt;keyword&gt;soft sensors&lt;/keyword&gt;&lt;keyword&gt;soft-computing techniques&lt;/keyword&gt;&lt;keyword&gt;velocity of ultrasonic pulses&lt;/keyword&gt;&lt;/keywords&gt;&lt;dates&gt;&lt;year&gt;2017&lt;/year&gt;&lt;pub-dates&gt;&lt;date&gt;Jun 9&lt;/date&gt;&lt;/pub-dates&gt;&lt;/dates&gt;&lt;isbn&gt;1424-8220 (Electronic)&amp;#xD;1424-8220 (Linking)&lt;/isbn&gt;&lt;accession-num&gt;28598400&lt;/accession-num&gt;&lt;urls&gt;&lt;related-urls&gt;&lt;url&gt;https://www.ncbi.nlm.nih.gov/pubmed/28598400&lt;/url&gt;&lt;/related-urls&gt;&lt;/urls&gt;&lt;custom2&gt;PMC5492718&lt;/custom2&gt;&lt;electronic-resource-num&gt;10.3390/s17061344&lt;/electronic-resource-num&gt;&lt;/record&gt;&lt;/Cite&gt;&lt;/EndNote&gt;</w:instrText>
            </w:r>
            <w:r w:rsidRPr="00810566">
              <w:rPr>
                <w:rFonts w:ascii="Times New Roman" w:hAnsi="Times New Roman" w:cs="Times New Roman"/>
                <w:sz w:val="20"/>
                <w:szCs w:val="20"/>
              </w:rPr>
              <w:fldChar w:fldCharType="separate"/>
            </w:r>
            <w:r w:rsidR="002C22AF">
              <w:rPr>
                <w:rFonts w:ascii="Times New Roman" w:hAnsi="Times New Roman" w:cs="Times New Roman"/>
                <w:b w:val="0"/>
                <w:bCs w:val="0"/>
                <w:noProof/>
                <w:sz w:val="20"/>
                <w:szCs w:val="20"/>
              </w:rPr>
              <w:t>[</w:t>
            </w:r>
            <w:hyperlink w:anchor="_ENREF_35" w:tooltip="Asteris, 2017 #30" w:history="1">
              <w:r w:rsidR="0058554F">
                <w:rPr>
                  <w:rFonts w:ascii="Times New Roman" w:hAnsi="Times New Roman" w:cs="Times New Roman"/>
                  <w:b w:val="0"/>
                  <w:bCs w:val="0"/>
                  <w:noProof/>
                  <w:sz w:val="20"/>
                  <w:szCs w:val="20"/>
                </w:rPr>
                <w:t>35</w:t>
              </w:r>
            </w:hyperlink>
            <w:r w:rsidR="002C22AF">
              <w:rPr>
                <w:rFonts w:ascii="Times New Roman" w:hAnsi="Times New Roman" w:cs="Times New Roman"/>
                <w:b w:val="0"/>
                <w:bCs w:val="0"/>
                <w:noProof/>
                <w:sz w:val="20"/>
                <w:szCs w:val="20"/>
              </w:rPr>
              <w:t>]</w:t>
            </w:r>
            <w:r w:rsidRPr="00810566">
              <w:rPr>
                <w:rFonts w:ascii="Times New Roman" w:hAnsi="Times New Roman" w:cs="Times New Roman"/>
                <w:sz w:val="20"/>
                <w:szCs w:val="20"/>
              </w:rPr>
              <w:fldChar w:fldCharType="end"/>
            </w:r>
          </w:p>
        </w:tc>
        <w:tc>
          <w:tcPr>
            <w:tcW w:w="1260" w:type="dxa"/>
            <w:shd w:val="clear" w:color="auto" w:fill="FFFFFF"/>
          </w:tcPr>
          <w:p w14:paraId="5458FD19"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lastRenderedPageBreak/>
              <w:t xml:space="preserve">civil </w:t>
            </w:r>
            <w:r>
              <w:rPr>
                <w:rFonts w:ascii="Times New Roman" w:hAnsi="Times New Roman" w:cs="Times New Roman"/>
                <w:sz w:val="20"/>
                <w:szCs w:val="20"/>
              </w:rPr>
              <w:lastRenderedPageBreak/>
              <w:t>engineering</w:t>
            </w:r>
            <w:r>
              <w:rPr>
                <w:rFonts w:ascii="Times New Roman" w:hAnsi="Times New Roman" w:cs="Times New Roman"/>
                <w:sz w:val="20"/>
                <w:szCs w:val="20"/>
              </w:rPr>
              <w:br/>
              <w:t>projects</w:t>
            </w:r>
          </w:p>
        </w:tc>
        <w:tc>
          <w:tcPr>
            <w:tcW w:w="1260" w:type="dxa"/>
            <w:shd w:val="clear" w:color="auto" w:fill="FFFFFF"/>
          </w:tcPr>
          <w:p w14:paraId="74F28DC2"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lastRenderedPageBreak/>
              <w:t>water-to-</w:t>
            </w:r>
            <w:r>
              <w:rPr>
                <w:rFonts w:ascii="Times New Roman" w:hAnsi="Times New Roman" w:cs="Times New Roman"/>
                <w:sz w:val="20"/>
                <w:szCs w:val="20"/>
              </w:rPr>
              <w:lastRenderedPageBreak/>
              <w:t>binder ratio (W/B),</w:t>
            </w:r>
            <w:r>
              <w:rPr>
                <w:rFonts w:ascii="Times New Roman" w:hAnsi="Times New Roman" w:cs="Times New Roman"/>
                <w:sz w:val="20"/>
                <w:szCs w:val="20"/>
              </w:rPr>
              <w:br/>
              <w:t>metakaolin addition (MK), binder (B), superplasticizer (SP), and ultrasonic velocity</w:t>
            </w:r>
            <w:r>
              <w:rPr>
                <w:rFonts w:ascii="Times New Roman" w:hAnsi="Times New Roman" w:cs="Times New Roman"/>
                <w:sz w:val="20"/>
                <w:szCs w:val="20"/>
              </w:rPr>
              <w:br/>
              <w:t>(UV).</w:t>
            </w:r>
          </w:p>
        </w:tc>
        <w:tc>
          <w:tcPr>
            <w:tcW w:w="1170" w:type="dxa"/>
            <w:shd w:val="clear" w:color="auto" w:fill="FFFFFF"/>
          </w:tcPr>
          <w:p w14:paraId="183537FA"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lastRenderedPageBreak/>
              <w:t xml:space="preserve">logistic </w:t>
            </w:r>
            <w:r>
              <w:rPr>
                <w:rFonts w:ascii="Times New Roman" w:hAnsi="Times New Roman" w:cs="Times New Roman"/>
                <w:sz w:val="20"/>
                <w:szCs w:val="20"/>
              </w:rPr>
              <w:lastRenderedPageBreak/>
              <w:t>sigmoid, hyperbolic tangent</w:t>
            </w:r>
          </w:p>
        </w:tc>
        <w:tc>
          <w:tcPr>
            <w:tcW w:w="1350" w:type="dxa"/>
            <w:shd w:val="clear" w:color="auto" w:fill="FFFFFF"/>
          </w:tcPr>
          <w:p w14:paraId="4CB125E5" w14:textId="759047ED" w:rsidR="00CF1552" w:rsidRDefault="00BA2C26"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lastRenderedPageBreak/>
              <w:t>c</w:t>
            </w:r>
            <w:r w:rsidR="00205DC2">
              <w:rPr>
                <w:rFonts w:ascii="Times New Roman" w:hAnsi="Times New Roman" w:cs="Times New Roman"/>
                <w:sz w:val="20"/>
                <w:szCs w:val="20"/>
              </w:rPr>
              <w:t xml:space="preserve">ompressive </w:t>
            </w:r>
            <w:r w:rsidR="00205DC2">
              <w:rPr>
                <w:rFonts w:ascii="Times New Roman" w:hAnsi="Times New Roman" w:cs="Times New Roman"/>
                <w:sz w:val="20"/>
                <w:szCs w:val="20"/>
              </w:rPr>
              <w:lastRenderedPageBreak/>
              <w:t>strength, Modulus of Elasticity</w:t>
            </w:r>
          </w:p>
        </w:tc>
        <w:tc>
          <w:tcPr>
            <w:tcW w:w="1170" w:type="dxa"/>
            <w:shd w:val="clear" w:color="auto" w:fill="FFFFFF"/>
          </w:tcPr>
          <w:p w14:paraId="4307A53F" w14:textId="77777777" w:rsidR="00CF1552" w:rsidRPr="00355498"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lastRenderedPageBreak/>
              <w:t>mechanical</w:t>
            </w:r>
          </w:p>
        </w:tc>
        <w:tc>
          <w:tcPr>
            <w:tcW w:w="2070" w:type="dxa"/>
            <w:shd w:val="clear" w:color="auto" w:fill="FFFFFF"/>
          </w:tcPr>
          <w:p w14:paraId="175B40AC" w14:textId="79E95B64" w:rsidR="00CF1552" w:rsidRDefault="00BA2C26"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b</w:t>
            </w:r>
            <w:r w:rsidR="00205DC2">
              <w:rPr>
                <w:rFonts w:ascii="Times New Roman" w:hAnsi="Times New Roman" w:cs="Times New Roman"/>
                <w:sz w:val="20"/>
                <w:szCs w:val="20"/>
              </w:rPr>
              <w:t xml:space="preserve">ackpropagation </w:t>
            </w:r>
            <w:r w:rsidR="00205DC2">
              <w:rPr>
                <w:rFonts w:ascii="Times New Roman" w:hAnsi="Times New Roman" w:cs="Times New Roman"/>
                <w:sz w:val="20"/>
                <w:szCs w:val="20"/>
              </w:rPr>
              <w:lastRenderedPageBreak/>
              <w:t>neural network</w:t>
            </w:r>
          </w:p>
        </w:tc>
      </w:tr>
      <w:tr w:rsidR="00CF1552" w14:paraId="34900FEA" w14:textId="77777777" w:rsidTr="005509D6">
        <w:trPr>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277C10B3" w14:textId="2408E4D6" w:rsidR="00CF1552" w:rsidRDefault="00205DC2" w:rsidP="00E0463D">
            <w:pPr>
              <w:widowControl w:val="0"/>
              <w:rPr>
                <w:rFonts w:ascii="Times New Roman" w:hAnsi="Times New Roman" w:cs="Times New Roman"/>
                <w:sz w:val="20"/>
                <w:szCs w:val="20"/>
              </w:rPr>
            </w:pPr>
            <w:bookmarkStart w:id="78" w:name="_Hlk3150438"/>
            <w:r>
              <w:rPr>
                <w:rFonts w:ascii="Times New Roman" w:hAnsi="Times New Roman" w:cs="Times New Roman"/>
                <w:b w:val="0"/>
                <w:bCs w:val="0"/>
                <w:sz w:val="20"/>
                <w:szCs w:val="20"/>
              </w:rPr>
              <w:lastRenderedPageBreak/>
              <w:t>structural carbon steel</w:t>
            </w:r>
            <w:r w:rsidRPr="00810566">
              <w:rPr>
                <w:rFonts w:ascii="Times New Roman" w:hAnsi="Times New Roman" w:cs="Times New Roman"/>
                <w:sz w:val="20"/>
                <w:szCs w:val="20"/>
              </w:rPr>
              <w:fldChar w:fldCharType="begin"/>
            </w:r>
            <w:r w:rsidR="002C22AF">
              <w:rPr>
                <w:rFonts w:ascii="Times New Roman" w:hAnsi="Times New Roman" w:cs="Times New Roman"/>
                <w:b w:val="0"/>
                <w:bCs w:val="0"/>
                <w:sz w:val="20"/>
                <w:szCs w:val="20"/>
              </w:rPr>
              <w:instrText xml:space="preserve"> ADDIN EN.CITE &lt;EndNote&gt;&lt;Cite&gt;&lt;Author&gt;Seidl&lt;/Author&gt;&lt;Year&gt;2012&lt;/Year&gt;&lt;RecNum&gt;657&lt;/RecNum&gt;&lt;DisplayText&gt;[29]&lt;/DisplayText&gt;&lt;record&gt;&lt;rec-number&gt;657&lt;/rec-number&gt;&lt;foreign-keys&gt;&lt;key app="EN" db-id="ese55x5vtzp0x6e9s9tpzwagt5re2t5sfaz5" timestamp="1552228240"&gt;657&lt;/key&gt;&lt;/foreign-keys&gt;&lt;ref-type name="Journal Article"&gt;17&lt;/ref-type&gt;&lt;contributors&gt;&lt;authors&gt;&lt;author&gt;Seidl, David&lt;/author&gt;&lt;author&gt;Jančíková, Zora&lt;/author&gt;&lt;author&gt;Koštial, Pavel&lt;/author&gt;&lt;author&gt;Ružiak, Ivan&lt;/author&gt;&lt;author&gt;Kopal, Ivan&lt;/author&gt;&lt;author&gt;Kreislova, Katerina&lt;/author&gt;&lt;/authors&gt;&lt;/contributors&gt;&lt;titles&gt;&lt;title&gt;Exploitation of Artificial Intelligence Methods for Prediction of Atmospheric Corrosion&lt;/title&gt;&lt;secondary-title&gt;Defect and Diffusion Forum&lt;/secondary-title&gt;&lt;/titles&gt;&lt;periodical&gt;&lt;full-title&gt;Defect and Diffusion Forum&lt;/full-title&gt;&lt;/periodical&gt;&lt;pages&gt;65-68&lt;/pages&gt;&lt;volume&gt;326-328&lt;/volume&gt;&lt;dates&gt;&lt;year&gt;2012&lt;/year&gt;&lt;pub-dates&gt;&lt;date&gt;2012/04&lt;/date&gt;&lt;/pub-dates&gt;&lt;/dates&gt;&lt;publisher&gt;Trans Tech Publications&lt;/publisher&gt;&lt;isbn&gt;1662-9507&lt;/isbn&gt;&lt;urls&gt;&lt;related-urls&gt;&lt;url&gt;http://dx.doi.org/10.4028/www.scientific.net/ddf.326-328.65&lt;/url&gt;&lt;/related-urls&gt;&lt;/urls&gt;&lt;electronic-resource-num&gt;10.4028/www.scientific.net/ddf.326-328.65&lt;/electronic-resource-num&gt;&lt;/record&gt;&lt;/Cite&gt;&lt;/EndNote&gt;</w:instrText>
            </w:r>
            <w:r w:rsidRPr="00810566">
              <w:rPr>
                <w:rFonts w:ascii="Times New Roman" w:hAnsi="Times New Roman" w:cs="Times New Roman"/>
                <w:sz w:val="20"/>
                <w:szCs w:val="20"/>
              </w:rPr>
              <w:fldChar w:fldCharType="separate"/>
            </w:r>
            <w:r w:rsidR="002C22AF">
              <w:rPr>
                <w:rFonts w:ascii="Times New Roman" w:hAnsi="Times New Roman" w:cs="Times New Roman"/>
                <w:b w:val="0"/>
                <w:bCs w:val="0"/>
                <w:noProof/>
                <w:sz w:val="20"/>
                <w:szCs w:val="20"/>
              </w:rPr>
              <w:t>[</w:t>
            </w:r>
            <w:hyperlink w:anchor="_ENREF_29" w:tooltip="Seidl, 2012 #657" w:history="1">
              <w:r w:rsidR="0058554F">
                <w:rPr>
                  <w:rFonts w:ascii="Times New Roman" w:hAnsi="Times New Roman" w:cs="Times New Roman"/>
                  <w:b w:val="0"/>
                  <w:bCs w:val="0"/>
                  <w:noProof/>
                  <w:sz w:val="20"/>
                  <w:szCs w:val="20"/>
                </w:rPr>
                <w:t>29</w:t>
              </w:r>
            </w:hyperlink>
            <w:r w:rsidR="002C22AF">
              <w:rPr>
                <w:rFonts w:ascii="Times New Roman" w:hAnsi="Times New Roman" w:cs="Times New Roman"/>
                <w:b w:val="0"/>
                <w:bCs w:val="0"/>
                <w:noProof/>
                <w:sz w:val="20"/>
                <w:szCs w:val="20"/>
              </w:rPr>
              <w:t>]</w:t>
            </w:r>
            <w:r w:rsidRPr="00810566">
              <w:rPr>
                <w:rFonts w:ascii="Times New Roman" w:hAnsi="Times New Roman" w:cs="Times New Roman"/>
                <w:sz w:val="20"/>
                <w:szCs w:val="20"/>
              </w:rPr>
              <w:fldChar w:fldCharType="end"/>
            </w:r>
          </w:p>
        </w:tc>
        <w:tc>
          <w:tcPr>
            <w:tcW w:w="1260" w:type="dxa"/>
            <w:shd w:val="clear" w:color="auto" w:fill="FFFFFF"/>
          </w:tcPr>
          <w:p w14:paraId="5D99639D"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atmospheric environment</w:t>
            </w:r>
          </w:p>
        </w:tc>
        <w:tc>
          <w:tcPr>
            <w:tcW w:w="1260" w:type="dxa"/>
            <w:shd w:val="clear" w:color="auto" w:fill="FFFFFF"/>
          </w:tcPr>
          <w:p w14:paraId="608F6DE7" w14:textId="2B8340C3"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local temperature, relative</w:t>
            </w:r>
            <w:r>
              <w:rPr>
                <w:rFonts w:ascii="Times New Roman" w:hAnsi="Times New Roman" w:cs="Times New Roman"/>
                <w:sz w:val="20"/>
                <w:szCs w:val="20"/>
              </w:rPr>
              <w:br/>
              <w:t>humidity, amount of precipitation, pH</w:t>
            </w:r>
            <w:del w:id="79" w:author="Ove Jason" w:date="2019-06-21T14:34:00Z">
              <w:r w:rsidDel="003B1EB4">
                <w:rPr>
                  <w:rFonts w:ascii="Times New Roman" w:hAnsi="Times New Roman" w:cs="Times New Roman"/>
                  <w:sz w:val="20"/>
                  <w:szCs w:val="20"/>
                </w:rPr>
                <w:br/>
                <w:delText>of rainfall</w:delText>
              </w:r>
            </w:del>
            <w:r>
              <w:rPr>
                <w:rFonts w:ascii="Times New Roman" w:hAnsi="Times New Roman" w:cs="Times New Roman"/>
                <w:sz w:val="20"/>
                <w:szCs w:val="20"/>
              </w:rPr>
              <w:t xml:space="preserve">, air pollution by </w:t>
            </w:r>
            <w:proofErr w:type="spellStart"/>
            <w:r>
              <w:rPr>
                <w:rFonts w:ascii="Times New Roman" w:hAnsi="Times New Roman" w:cs="Times New Roman"/>
                <w:sz w:val="20"/>
                <w:szCs w:val="20"/>
              </w:rPr>
              <w:t>sulphur</w:t>
            </w:r>
            <w:proofErr w:type="spellEnd"/>
            <w:r>
              <w:rPr>
                <w:rFonts w:ascii="Times New Roman" w:hAnsi="Times New Roman" w:cs="Times New Roman"/>
                <w:sz w:val="20"/>
                <w:szCs w:val="20"/>
              </w:rPr>
              <w:br/>
              <w:t>dioxide and exposition time</w:t>
            </w:r>
          </w:p>
        </w:tc>
        <w:tc>
          <w:tcPr>
            <w:tcW w:w="1170" w:type="dxa"/>
            <w:shd w:val="clear" w:color="auto" w:fill="FFFFFF"/>
          </w:tcPr>
          <w:p w14:paraId="79781806" w14:textId="71FC0042" w:rsidR="00CF1552" w:rsidRDefault="00BA2C26"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n</w:t>
            </w:r>
            <w:r w:rsidR="00205DC2">
              <w:rPr>
                <w:rFonts w:ascii="Times New Roman" w:hAnsi="Times New Roman" w:cs="Times New Roman"/>
                <w:sz w:val="20"/>
                <w:szCs w:val="20"/>
              </w:rPr>
              <w:t>ot clearly defined</w:t>
            </w:r>
          </w:p>
        </w:tc>
        <w:tc>
          <w:tcPr>
            <w:tcW w:w="1350" w:type="dxa"/>
            <w:shd w:val="clear" w:color="auto" w:fill="FFFFFF"/>
          </w:tcPr>
          <w:p w14:paraId="0F3E879B" w14:textId="5FC2D0F1" w:rsidR="00CF1552" w:rsidRDefault="00BA2C26"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w:t>
            </w:r>
            <w:r w:rsidR="00205DC2">
              <w:rPr>
                <w:rFonts w:ascii="Times New Roman" w:hAnsi="Times New Roman" w:cs="Times New Roman"/>
                <w:sz w:val="20"/>
                <w:szCs w:val="20"/>
              </w:rPr>
              <w:t>orrosion weight loss</w:t>
            </w:r>
          </w:p>
        </w:tc>
        <w:tc>
          <w:tcPr>
            <w:tcW w:w="1170" w:type="dxa"/>
            <w:shd w:val="clear" w:color="auto" w:fill="FFFFFF"/>
          </w:tcPr>
          <w:p w14:paraId="6CE50EA9" w14:textId="77777777" w:rsidR="00CF1552" w:rsidRPr="00355498"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chemical</w:t>
            </w:r>
          </w:p>
        </w:tc>
        <w:tc>
          <w:tcPr>
            <w:tcW w:w="2070" w:type="dxa"/>
            <w:shd w:val="clear" w:color="auto" w:fill="FFFFFF"/>
          </w:tcPr>
          <w:p w14:paraId="2A7062EE"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multilayer perceptron</w:t>
            </w:r>
          </w:p>
        </w:tc>
      </w:tr>
      <w:bookmarkEnd w:id="78"/>
      <w:tr w:rsidR="00CF1552" w14:paraId="2C5771AB" w14:textId="77777777" w:rsidTr="005509D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15BF5A7A" w14:textId="21BFCF57" w:rsidR="00CF1552" w:rsidRDefault="00205DC2" w:rsidP="00E0463D">
            <w:pPr>
              <w:widowControl w:val="0"/>
              <w:rPr>
                <w:rFonts w:ascii="Times New Roman" w:hAnsi="Times New Roman" w:cs="Times New Roman"/>
                <w:sz w:val="20"/>
                <w:szCs w:val="20"/>
              </w:rPr>
            </w:pPr>
            <w:proofErr w:type="spellStart"/>
            <w:r>
              <w:rPr>
                <w:rFonts w:ascii="Times New Roman" w:hAnsi="Times New Roman" w:cs="Times New Roman"/>
                <w:b w:val="0"/>
                <w:bCs w:val="0"/>
                <w:sz w:val="20"/>
                <w:szCs w:val="20"/>
              </w:rPr>
              <w:t>Ti</w:t>
            </w:r>
            <w:proofErr w:type="spellEnd"/>
            <w:r>
              <w:rPr>
                <w:rFonts w:ascii="Times New Roman" w:hAnsi="Times New Roman" w:cs="Times New Roman"/>
                <w:b w:val="0"/>
                <w:bCs w:val="0"/>
                <w:sz w:val="20"/>
                <w:szCs w:val="20"/>
              </w:rPr>
              <w:t>–6Al–4V alloy</w:t>
            </w:r>
            <w:r w:rsidRPr="00810566">
              <w:rPr>
                <w:rFonts w:ascii="Times New Roman" w:hAnsi="Times New Roman" w:cs="Times New Roman"/>
                <w:sz w:val="20"/>
                <w:szCs w:val="20"/>
              </w:rPr>
              <w:fldChar w:fldCharType="begin"/>
            </w:r>
            <w:r w:rsidR="002C22AF">
              <w:rPr>
                <w:rFonts w:ascii="Times New Roman" w:hAnsi="Times New Roman" w:cs="Times New Roman"/>
                <w:b w:val="0"/>
                <w:bCs w:val="0"/>
                <w:sz w:val="20"/>
                <w:szCs w:val="20"/>
              </w:rPr>
              <w:instrText xml:space="preserve"> ADDIN EN.CITE &lt;EndNote&gt;&lt;Cite&gt;&lt;Author&gt;Upadhyay&lt;/Author&gt;&lt;Year&gt;2013&lt;/Year&gt;&lt;RecNum&gt;658&lt;/RecNum&gt;&lt;DisplayText&gt;[65]&lt;/DisplayText&gt;&lt;record&gt;&lt;rec-number&gt;658&lt;/rec-number&gt;&lt;foreign-keys&gt;&lt;key app="EN" db-id="ese55x5vtzp0x6e9s9tpzwagt5re2t5sfaz5" timestamp="1552229628"&gt;658&lt;/key&gt;&lt;/foreign-keys&gt;&lt;ref-type name="Journal Article"&gt;17&lt;/ref-type&gt;&lt;contributors&gt;&lt;authors&gt;&lt;author&gt;Upadhyay, Vikas&lt;/author&gt;&lt;author&gt;Jain, P. K.&lt;/author&gt;&lt;author&gt;Mehta, N. K.&lt;/author&gt;&lt;/authors&gt;&lt;/contributors&gt;&lt;titles&gt;&lt;title&gt;In-process prediction of surface roughness in turning of Ti–6Al–4V alloy using cutting parameters and vibration signals&lt;/title&gt;&lt;secondary-title&gt;Measurement&lt;/secondary-title&gt;&lt;/titles&gt;&lt;periodical&gt;&lt;full-title&gt;Measurement&lt;/full-title&gt;&lt;/periodical&gt;&lt;pages&gt;154-160&lt;/pages&gt;&lt;volume&gt;46&lt;/volume&gt;&lt;number&gt;1&lt;/number&gt;&lt;dates&gt;&lt;year&gt;2013&lt;/year&gt;&lt;pub-dates&gt;&lt;date&gt;2013/01&lt;/date&gt;&lt;/pub-dates&gt;&lt;/dates&gt;&lt;publisher&gt;Elsevier BV&lt;/publisher&gt;&lt;isbn&gt;0263-2241&lt;/isbn&gt;&lt;urls&gt;&lt;related-urls&gt;&lt;url&gt;http://dx.doi.org/10.1016/j.measurement.2012.06.002&lt;/url&gt;&lt;/related-urls&gt;&lt;/urls&gt;&lt;electronic-resource-num&gt;10.1016/j.measurement.2012.06.002&lt;/electronic-resource-num&gt;&lt;/record&gt;&lt;/Cite&gt;&lt;/EndNote&gt;</w:instrText>
            </w:r>
            <w:r w:rsidRPr="00810566">
              <w:rPr>
                <w:rFonts w:ascii="Times New Roman" w:hAnsi="Times New Roman" w:cs="Times New Roman"/>
                <w:sz w:val="20"/>
                <w:szCs w:val="20"/>
              </w:rPr>
              <w:fldChar w:fldCharType="separate"/>
            </w:r>
            <w:r w:rsidR="002C22AF">
              <w:rPr>
                <w:rFonts w:ascii="Times New Roman" w:hAnsi="Times New Roman" w:cs="Times New Roman"/>
                <w:b w:val="0"/>
                <w:bCs w:val="0"/>
                <w:noProof/>
                <w:sz w:val="20"/>
                <w:szCs w:val="20"/>
              </w:rPr>
              <w:t>[</w:t>
            </w:r>
            <w:hyperlink w:anchor="_ENREF_65" w:tooltip="Upadhyay, 2013 #658" w:history="1">
              <w:r w:rsidR="0058554F">
                <w:rPr>
                  <w:rFonts w:ascii="Times New Roman" w:hAnsi="Times New Roman" w:cs="Times New Roman"/>
                  <w:b w:val="0"/>
                  <w:bCs w:val="0"/>
                  <w:noProof/>
                  <w:sz w:val="20"/>
                  <w:szCs w:val="20"/>
                </w:rPr>
                <w:t>65</w:t>
              </w:r>
            </w:hyperlink>
            <w:r w:rsidR="002C22AF">
              <w:rPr>
                <w:rFonts w:ascii="Times New Roman" w:hAnsi="Times New Roman" w:cs="Times New Roman"/>
                <w:b w:val="0"/>
                <w:bCs w:val="0"/>
                <w:noProof/>
                <w:sz w:val="20"/>
                <w:szCs w:val="20"/>
              </w:rPr>
              <w:t>]</w:t>
            </w:r>
            <w:r w:rsidRPr="00810566">
              <w:rPr>
                <w:rFonts w:ascii="Times New Roman" w:hAnsi="Times New Roman" w:cs="Times New Roman"/>
                <w:sz w:val="20"/>
                <w:szCs w:val="20"/>
              </w:rPr>
              <w:fldChar w:fldCharType="end"/>
            </w:r>
          </w:p>
        </w:tc>
        <w:tc>
          <w:tcPr>
            <w:tcW w:w="1260" w:type="dxa"/>
            <w:shd w:val="clear" w:color="auto" w:fill="FFFFFF"/>
          </w:tcPr>
          <w:p w14:paraId="68FEC552"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turning process</w:t>
            </w:r>
          </w:p>
        </w:tc>
        <w:tc>
          <w:tcPr>
            <w:tcW w:w="1260" w:type="dxa"/>
            <w:shd w:val="clear" w:color="auto" w:fill="FFFFFF"/>
          </w:tcPr>
          <w:p w14:paraId="10E4D42D"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feed rate, depth of</w:t>
            </w:r>
            <w:r>
              <w:rPr>
                <w:rFonts w:ascii="Times New Roman" w:hAnsi="Times New Roman" w:cs="Times New Roman"/>
                <w:sz w:val="20"/>
                <w:szCs w:val="20"/>
              </w:rPr>
              <w:br/>
              <w:t>cut, acceleration amplitude of vibration in radial and tangential direction</w:t>
            </w:r>
          </w:p>
        </w:tc>
        <w:tc>
          <w:tcPr>
            <w:tcW w:w="1170" w:type="dxa"/>
            <w:shd w:val="clear" w:color="auto" w:fill="FFFFFF"/>
          </w:tcPr>
          <w:p w14:paraId="35AC7FB7" w14:textId="52DA5635" w:rsidR="00CF1552" w:rsidRDefault="00BA2C26"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Pr>
                <w:rFonts w:ascii="Times New Roman" w:hAnsi="Times New Roman" w:cs="Times New Roman"/>
                <w:sz w:val="20"/>
                <w:szCs w:val="20"/>
              </w:rPr>
              <w:t>t</w:t>
            </w:r>
            <w:r w:rsidR="00205DC2">
              <w:rPr>
                <w:rFonts w:ascii="Times New Roman" w:hAnsi="Times New Roman" w:cs="Times New Roman"/>
                <w:sz w:val="20"/>
                <w:szCs w:val="20"/>
              </w:rPr>
              <w:t>ansig</w:t>
            </w:r>
            <w:proofErr w:type="spellEnd"/>
            <w:r w:rsidR="00205DC2">
              <w:rPr>
                <w:rFonts w:ascii="Times New Roman" w:hAnsi="Times New Roman" w:cs="Times New Roman"/>
                <w:sz w:val="20"/>
                <w:szCs w:val="20"/>
              </w:rPr>
              <w:t xml:space="preserve">, </w:t>
            </w:r>
            <w:proofErr w:type="spellStart"/>
            <w:r w:rsidR="00205DC2">
              <w:rPr>
                <w:rFonts w:ascii="Times New Roman" w:hAnsi="Times New Roman" w:cs="Times New Roman"/>
                <w:sz w:val="20"/>
                <w:szCs w:val="20"/>
              </w:rPr>
              <w:t>Purelin</w:t>
            </w:r>
            <w:proofErr w:type="spellEnd"/>
          </w:p>
        </w:tc>
        <w:tc>
          <w:tcPr>
            <w:tcW w:w="1350" w:type="dxa"/>
            <w:shd w:val="clear" w:color="auto" w:fill="FFFFFF"/>
          </w:tcPr>
          <w:p w14:paraId="35AC6041"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surface roughness</w:t>
            </w:r>
          </w:p>
        </w:tc>
        <w:tc>
          <w:tcPr>
            <w:tcW w:w="1170" w:type="dxa"/>
            <w:shd w:val="clear" w:color="auto" w:fill="FFFFFF"/>
          </w:tcPr>
          <w:p w14:paraId="30F5701C" w14:textId="77777777" w:rsidR="00CF1552" w:rsidRPr="00355498"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mechanical</w:t>
            </w:r>
          </w:p>
        </w:tc>
        <w:tc>
          <w:tcPr>
            <w:tcW w:w="2070" w:type="dxa"/>
            <w:shd w:val="clear" w:color="auto" w:fill="FFFFFF"/>
          </w:tcPr>
          <w:p w14:paraId="52DABB7C"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multilayer perceptron</w:t>
            </w:r>
          </w:p>
        </w:tc>
      </w:tr>
      <w:tr w:rsidR="00CF1552" w14:paraId="48EC52D0" w14:textId="77777777" w:rsidTr="005509D6">
        <w:trPr>
          <w:trHeight w:val="1412"/>
        </w:trPr>
        <w:tc>
          <w:tcPr>
            <w:cnfStyle w:val="001000000000" w:firstRow="0" w:lastRow="0" w:firstColumn="1" w:lastColumn="0" w:oddVBand="0" w:evenVBand="0" w:oddHBand="0" w:evenHBand="0" w:firstRowFirstColumn="0" w:firstRowLastColumn="0" w:lastRowFirstColumn="0" w:lastRowLastColumn="0"/>
            <w:tcW w:w="1080" w:type="dxa"/>
            <w:tcBorders>
              <w:bottom w:val="single" w:sz="4" w:space="0" w:color="auto"/>
            </w:tcBorders>
            <w:shd w:val="clear" w:color="auto" w:fill="FFFFFF"/>
          </w:tcPr>
          <w:p w14:paraId="31B07CFF" w14:textId="4547B648" w:rsidR="00CF1552" w:rsidRDefault="00205DC2" w:rsidP="00E0463D">
            <w:pPr>
              <w:widowControl w:val="0"/>
              <w:rPr>
                <w:rFonts w:ascii="Times New Roman" w:hAnsi="Times New Roman" w:cs="Times New Roman"/>
                <w:sz w:val="20"/>
                <w:szCs w:val="20"/>
              </w:rPr>
            </w:pPr>
            <w:r>
              <w:rPr>
                <w:rFonts w:ascii="Times New Roman" w:hAnsi="Times New Roman" w:cs="Times New Roman"/>
                <w:b w:val="0"/>
                <w:bCs w:val="0"/>
                <w:sz w:val="20"/>
                <w:szCs w:val="20"/>
              </w:rPr>
              <w:t xml:space="preserve">carbon steel manganese </w:t>
            </w:r>
            <w:r w:rsidRPr="00810566">
              <w:rPr>
                <w:rFonts w:ascii="Times New Roman" w:hAnsi="Times New Roman" w:cs="Times New Roman"/>
                <w:sz w:val="20"/>
                <w:szCs w:val="20"/>
              </w:rPr>
              <w:fldChar w:fldCharType="begin"/>
            </w:r>
            <w:r w:rsidR="002C22AF">
              <w:rPr>
                <w:rFonts w:ascii="Times New Roman" w:hAnsi="Times New Roman" w:cs="Times New Roman"/>
                <w:b w:val="0"/>
                <w:bCs w:val="0"/>
                <w:sz w:val="20"/>
                <w:szCs w:val="20"/>
              </w:rPr>
              <w:instrText xml:space="preserve"> ADDIN EN.CITE &lt;EndNote&gt;&lt;Cite&gt;&lt;Author&gt;Komijani&lt;/Author&gt;&lt;Year&gt;2016&lt;/Year&gt;&lt;RecNum&gt;662&lt;/RecNum&gt;&lt;DisplayText&gt;[66]&lt;/DisplayText&gt;&lt;record&gt;&lt;rec-number&gt;662&lt;/rec-number&gt;&lt;foreign-keys&gt;&lt;key app="EN" db-id="ese55x5vtzp0x6e9s9tpzwagt5re2t5sfaz5" timestamp="1552232733"&gt;662&lt;/key&gt;&lt;/foreign-keys&gt;&lt;ref-type name="Journal Article"&gt;17&lt;/ref-type&gt;&lt;contributors&gt;&lt;authors&gt;&lt;author&gt;Komijani, Hossein&lt;/author&gt;&lt;author&gt;Rezaeihassanabadi, Sepideh&lt;/author&gt;&lt;author&gt;Parsaei, Mohammad Reza&lt;/author&gt;&lt;author&gt;Maleki, Saeed&lt;/author&gt;&lt;/authors&gt;&lt;/contributors&gt;&lt;titles&gt;&lt;title&gt;Radial Basis Function Neural Network for Electrochemical Impedance Prediction at Presence of Corrosion Inhibitor&lt;/title&gt;&lt;secondary-title&gt;Periodica Polytechnica Chemical Engineering&lt;/secondary-title&gt;&lt;/titles&gt;&lt;periodical&gt;&lt;full-title&gt;Periodica Polytechnica Chemical Engineering&lt;/full-title&gt;&lt;/periodical&gt;&lt;dates&gt;&lt;year&gt;2016&lt;/year&gt;&lt;pub-dates&gt;&lt;date&gt;2016/09/12&lt;/date&gt;&lt;/pub-dates&gt;&lt;/dates&gt;&lt;publisher&gt;Periodica Polytechnica Budapest University of Technology and Economics&lt;/publisher&gt;&lt;isbn&gt;0324-5853&amp;#xD;1587-3765&lt;/isbn&gt;&lt;urls&gt;&lt;related-urls&gt;&lt;url&gt;http://dx.doi.org/10.3311/ppch.9295&lt;/url&gt;&lt;/related-urls&gt;&lt;/urls&gt;&lt;electronic-resource-num&gt;10.3311/ppch.9295&lt;/electronic-resource-num&gt;&lt;/record&gt;&lt;/Cite&gt;&lt;/EndNote&gt;</w:instrText>
            </w:r>
            <w:r w:rsidRPr="00810566">
              <w:rPr>
                <w:rFonts w:ascii="Times New Roman" w:hAnsi="Times New Roman" w:cs="Times New Roman"/>
                <w:sz w:val="20"/>
                <w:szCs w:val="20"/>
              </w:rPr>
              <w:fldChar w:fldCharType="separate"/>
            </w:r>
            <w:r w:rsidR="002C22AF">
              <w:rPr>
                <w:rFonts w:ascii="Times New Roman" w:hAnsi="Times New Roman" w:cs="Times New Roman"/>
                <w:b w:val="0"/>
                <w:bCs w:val="0"/>
                <w:noProof/>
                <w:sz w:val="20"/>
                <w:szCs w:val="20"/>
              </w:rPr>
              <w:t>[</w:t>
            </w:r>
            <w:hyperlink w:anchor="_ENREF_66" w:tooltip="Komijani, 2016 #662" w:history="1">
              <w:r w:rsidR="0058554F">
                <w:rPr>
                  <w:rFonts w:ascii="Times New Roman" w:hAnsi="Times New Roman" w:cs="Times New Roman"/>
                  <w:b w:val="0"/>
                  <w:bCs w:val="0"/>
                  <w:noProof/>
                  <w:sz w:val="20"/>
                  <w:szCs w:val="20"/>
                </w:rPr>
                <w:t>66</w:t>
              </w:r>
            </w:hyperlink>
            <w:r w:rsidR="002C22AF">
              <w:rPr>
                <w:rFonts w:ascii="Times New Roman" w:hAnsi="Times New Roman" w:cs="Times New Roman"/>
                <w:b w:val="0"/>
                <w:bCs w:val="0"/>
                <w:noProof/>
                <w:sz w:val="20"/>
                <w:szCs w:val="20"/>
              </w:rPr>
              <w:t>]</w:t>
            </w:r>
            <w:r w:rsidRPr="00810566">
              <w:rPr>
                <w:rFonts w:ascii="Times New Roman" w:hAnsi="Times New Roman" w:cs="Times New Roman"/>
                <w:sz w:val="20"/>
                <w:szCs w:val="20"/>
              </w:rPr>
              <w:fldChar w:fldCharType="end"/>
            </w:r>
          </w:p>
        </w:tc>
        <w:tc>
          <w:tcPr>
            <w:tcW w:w="1260" w:type="dxa"/>
            <w:tcBorders>
              <w:bottom w:val="single" w:sz="4" w:space="0" w:color="auto"/>
            </w:tcBorders>
            <w:shd w:val="clear" w:color="auto" w:fill="FFFFFF"/>
          </w:tcPr>
          <w:p w14:paraId="5AB80E3D"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oil</w:t>
            </w:r>
            <w:r>
              <w:rPr>
                <w:rFonts w:ascii="Times New Roman" w:hAnsi="Times New Roman" w:cs="Times New Roman"/>
                <w:sz w:val="20"/>
                <w:szCs w:val="20"/>
              </w:rPr>
              <w:br/>
              <w:t>industry</w:t>
            </w:r>
          </w:p>
        </w:tc>
        <w:tc>
          <w:tcPr>
            <w:tcW w:w="1260" w:type="dxa"/>
            <w:tcBorders>
              <w:bottom w:val="single" w:sz="4" w:space="0" w:color="auto"/>
            </w:tcBorders>
            <w:shd w:val="clear" w:color="auto" w:fill="FFFFFF"/>
          </w:tcPr>
          <w:p w14:paraId="62071E90"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time, temperature and inhibitor concentration</w:t>
            </w:r>
            <w:r>
              <w:rPr>
                <w:rFonts w:ascii="TimesNewRomanPSMT" w:hAnsi="TimesNewRomanPSMT"/>
                <w:color w:val="242021"/>
                <w:sz w:val="20"/>
                <w:szCs w:val="20"/>
              </w:rPr>
              <w:t xml:space="preserve"> </w:t>
            </w:r>
            <w:r>
              <w:rPr>
                <w:rFonts w:ascii="Times New Roman" w:hAnsi="Times New Roman" w:cs="Times New Roman"/>
                <w:sz w:val="20"/>
                <w:szCs w:val="20"/>
              </w:rPr>
              <w:t>of inhibitor</w:t>
            </w:r>
          </w:p>
        </w:tc>
        <w:tc>
          <w:tcPr>
            <w:tcW w:w="1170" w:type="dxa"/>
            <w:tcBorders>
              <w:bottom w:val="single" w:sz="4" w:space="0" w:color="auto"/>
            </w:tcBorders>
            <w:shd w:val="clear" w:color="auto" w:fill="FFFFFF"/>
          </w:tcPr>
          <w:p w14:paraId="462C6370" w14:textId="5CBED2CD" w:rsidR="00CF1552" w:rsidRDefault="00BA2C26"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g</w:t>
            </w:r>
            <w:r w:rsidR="00205DC2">
              <w:rPr>
                <w:rFonts w:ascii="Times New Roman" w:hAnsi="Times New Roman" w:cs="Times New Roman"/>
                <w:sz w:val="20"/>
                <w:szCs w:val="20"/>
              </w:rPr>
              <w:t>aussian function</w:t>
            </w:r>
          </w:p>
        </w:tc>
        <w:tc>
          <w:tcPr>
            <w:tcW w:w="1350" w:type="dxa"/>
            <w:tcBorders>
              <w:bottom w:val="single" w:sz="4" w:space="0" w:color="auto"/>
            </w:tcBorders>
            <w:shd w:val="clear" w:color="auto" w:fill="FFFFFF"/>
          </w:tcPr>
          <w:p w14:paraId="2FEF9375"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real and imaginary parts of impedance</w:t>
            </w:r>
          </w:p>
        </w:tc>
        <w:tc>
          <w:tcPr>
            <w:tcW w:w="1170" w:type="dxa"/>
            <w:tcBorders>
              <w:bottom w:val="single" w:sz="4" w:space="0" w:color="auto"/>
            </w:tcBorders>
            <w:shd w:val="clear" w:color="auto" w:fill="FFFFFF"/>
          </w:tcPr>
          <w:p w14:paraId="14F8CC31" w14:textId="77777777" w:rsidR="00CF1552" w:rsidRPr="00355498"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chemical</w:t>
            </w:r>
          </w:p>
        </w:tc>
        <w:tc>
          <w:tcPr>
            <w:tcW w:w="2070" w:type="dxa"/>
            <w:tcBorders>
              <w:bottom w:val="single" w:sz="4" w:space="0" w:color="auto"/>
            </w:tcBorders>
            <w:shd w:val="clear" w:color="auto" w:fill="FFFFFF"/>
          </w:tcPr>
          <w:p w14:paraId="27BE41BA"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radial basis function neural network</w:t>
            </w:r>
          </w:p>
        </w:tc>
      </w:tr>
    </w:tbl>
    <w:p w14:paraId="2D31D207" w14:textId="77777777" w:rsidR="00CF1552" w:rsidRDefault="00CF1552" w:rsidP="00E0463D">
      <w:pPr>
        <w:widowControl w:val="0"/>
        <w:spacing w:after="0"/>
        <w:rPr>
          <w:noProof/>
        </w:rPr>
      </w:pPr>
    </w:p>
    <w:p w14:paraId="6B530F90" w14:textId="541ADBF7" w:rsidR="00CF1552" w:rsidRDefault="00BB5F6D" w:rsidP="00E0463D">
      <w:pPr>
        <w:pStyle w:val="3"/>
        <w:widowControl w:val="0"/>
        <w:spacing w:after="240"/>
        <w:rPr>
          <w:noProof/>
        </w:rPr>
      </w:pPr>
      <w:r>
        <w:rPr>
          <w:noProof/>
        </w:rPr>
        <w:t xml:space="preserve"> </w:t>
      </w:r>
      <w:bookmarkStart w:id="80" w:name="_Hlk12021368"/>
      <w:r w:rsidR="00205DC2">
        <w:rPr>
          <w:noProof/>
        </w:rPr>
        <w:t xml:space="preserve">ANN for Materials </w:t>
      </w:r>
      <w:r w:rsidR="00205DC2" w:rsidRPr="00980DE7">
        <w:rPr>
          <w:noProof/>
          <w:color w:val="FF0000"/>
          <w:rPrChange w:id="81" w:author="Thike" w:date="2019-06-18T16:51:00Z">
            <w:rPr>
              <w:noProof/>
            </w:rPr>
          </w:rPrChange>
        </w:rPr>
        <w:t>Performance Prediction</w:t>
      </w:r>
      <w:bookmarkEnd w:id="80"/>
    </w:p>
    <w:p w14:paraId="6C88E9EA" w14:textId="45854168" w:rsidR="00CF1552" w:rsidRDefault="00205DC2"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t>To predict materials properties is a challenge in materials related fields because it rel</w:t>
      </w:r>
      <w:r w:rsidR="00831D33">
        <w:rPr>
          <w:rFonts w:ascii="Times New Roman" w:hAnsi="Times New Roman" w:cs="Times New Roman"/>
          <w:noProof/>
          <w:sz w:val="24"/>
          <w:szCs w:val="24"/>
        </w:rPr>
        <w:t>ie</w:t>
      </w:r>
      <w:r>
        <w:rPr>
          <w:rFonts w:ascii="Times New Roman" w:hAnsi="Times New Roman" w:cs="Times New Roman"/>
          <w:noProof/>
          <w:sz w:val="24"/>
          <w:szCs w:val="24"/>
        </w:rPr>
        <w:t xml:space="preserve">s on a large number of variables that are in complex nonlinear relation with each other. ANN are empirical models that can </w:t>
      </w:r>
      <w:r w:rsidR="005871EF">
        <w:rPr>
          <w:rFonts w:ascii="Times New Roman" w:hAnsi="Times New Roman" w:cs="Times New Roman"/>
          <w:noProof/>
          <w:sz w:val="24"/>
          <w:szCs w:val="24"/>
        </w:rPr>
        <w:t>elucidate</w:t>
      </w:r>
      <w:r>
        <w:rPr>
          <w:rFonts w:ascii="Times New Roman" w:hAnsi="Times New Roman" w:cs="Times New Roman"/>
          <w:noProof/>
          <w:sz w:val="24"/>
          <w:szCs w:val="24"/>
        </w:rPr>
        <w:t xml:space="preserve"> any unknown correlation in physical models and satisfy complex </w:t>
      </w:r>
      <w:r>
        <w:rPr>
          <w:rFonts w:ascii="Times New Roman" w:hAnsi="Times New Roman" w:cs="Times New Roman"/>
          <w:noProof/>
          <w:sz w:val="24"/>
          <w:szCs w:val="24"/>
        </w:rPr>
        <w:lastRenderedPageBreak/>
        <w:t xml:space="preserve">problems in materials </w:t>
      </w:r>
      <w:r>
        <w:rPr>
          <w:rFonts w:ascii="Times New Roman" w:hAnsi="Times New Roman" w:cs="Times New Roman"/>
          <w:noProof/>
          <w:sz w:val="24"/>
          <w:szCs w:val="24"/>
        </w:rPr>
        <w:fldChar w:fldCharType="begin"/>
      </w:r>
      <w:r w:rsidR="002C22AF">
        <w:rPr>
          <w:rFonts w:ascii="Times New Roman" w:hAnsi="Times New Roman" w:cs="Times New Roman"/>
          <w:noProof/>
          <w:sz w:val="24"/>
          <w:szCs w:val="24"/>
        </w:rPr>
        <w:instrText xml:space="preserve"> ADDIN EN.CITE &lt;EndNote&gt;&lt;Cite&gt;&lt;Author&gt;Zhang&lt;/Author&gt;&lt;Year&gt;2007&lt;/Year&gt;&lt;RecNum&gt;488&lt;/RecNum&gt;&lt;DisplayText&gt;[67]&lt;/DisplayText&gt;&lt;record&gt;&lt;rec-number&gt;488&lt;/rec-number&gt;&lt;foreign-keys&gt;&lt;key app="EN" db-id="ese55x5vtzp0x6e9s9tpzwagt5re2t5sfaz5" timestamp="1546094233"&gt;488&lt;/key&gt;&lt;/foreign-keys&gt;&lt;ref-type name="Journal Article"&gt;17&lt;/ref-type&gt;&lt;contributors&gt;&lt;authors&gt;&lt;author&gt;Zhang, H. J.&lt;/author&gt;&lt;author&gt;Wang, X. J.&lt;/author&gt;&lt;author&gt;Jia, Q. L.&lt;/author&gt;&lt;author&gt;Sun, H. W.&lt;/author&gt;&lt;/authors&gt;&lt;/contributors&gt;&lt;titles&gt;&lt;title&gt;Artificial neural network analysis of preparation of nanoα-Al2O3powders by thermal decomposition of ammonium aluminium carbonate hydroxide&lt;/title&gt;&lt;secondary-title&gt;Materials Science and Technology&lt;/secondary-title&gt;&lt;/titles&gt;&lt;periodical&gt;&lt;full-title&gt;Materials Science and Technology&lt;/full-title&gt;&lt;/periodical&gt;&lt;pages&gt;1021-1026&lt;/pages&gt;&lt;volume&gt;23&lt;/volume&gt;&lt;number&gt;9&lt;/number&gt;&lt;dates&gt;&lt;year&gt;2007&lt;/year&gt;&lt;pub-dates&gt;&lt;date&gt;2007/09&lt;/date&gt;&lt;/pub-dates&gt;&lt;/dates&gt;&lt;publisher&gt;Informa UK Limited&lt;/publisher&gt;&lt;isbn&gt;0267-0836&amp;#xD;1743-2847&lt;/isbn&gt;&lt;urls&gt;&lt;related-urls&gt;&lt;url&gt;http://dx.doi.org/10.1179/174328407x161376&lt;/url&gt;&lt;/related-urls&gt;&lt;/urls&gt;&lt;electronic-resource-num&gt;10.1179/174328407x161376&lt;/electronic-resource-num&gt;&lt;/record&gt;&lt;/Cite&gt;&lt;/EndNote&gt;</w:instrText>
      </w:r>
      <w:r>
        <w:rPr>
          <w:rFonts w:ascii="Times New Roman" w:hAnsi="Times New Roman" w:cs="Times New Roman"/>
          <w:noProof/>
          <w:sz w:val="24"/>
          <w:szCs w:val="24"/>
        </w:rPr>
        <w:fldChar w:fldCharType="separate"/>
      </w:r>
      <w:r w:rsidR="002C22AF">
        <w:rPr>
          <w:rFonts w:ascii="Times New Roman" w:hAnsi="Times New Roman" w:cs="Times New Roman"/>
          <w:noProof/>
          <w:sz w:val="24"/>
          <w:szCs w:val="24"/>
        </w:rPr>
        <w:t>[</w:t>
      </w:r>
      <w:hyperlink w:anchor="_ENREF_67" w:tooltip="Zhang, 2007 #488" w:history="1">
        <w:r w:rsidR="0058554F">
          <w:rPr>
            <w:rFonts w:ascii="Times New Roman" w:hAnsi="Times New Roman" w:cs="Times New Roman"/>
            <w:noProof/>
            <w:sz w:val="24"/>
            <w:szCs w:val="24"/>
          </w:rPr>
          <w:t>67</w:t>
        </w:r>
      </w:hyperlink>
      <w:r w:rsidR="002C22AF">
        <w:rPr>
          <w:rFonts w:ascii="Times New Roman" w:hAnsi="Times New Roman" w:cs="Times New Roman"/>
          <w:noProof/>
          <w:sz w:val="24"/>
          <w:szCs w:val="24"/>
        </w:rPr>
        <w:t>]</w:t>
      </w:r>
      <w:r>
        <w:rPr>
          <w:rFonts w:ascii="Times New Roman" w:hAnsi="Times New Roman" w:cs="Times New Roman"/>
          <w:noProof/>
          <w:sz w:val="24"/>
          <w:szCs w:val="24"/>
        </w:rPr>
        <w:fldChar w:fldCharType="end"/>
      </w:r>
      <w:r>
        <w:rPr>
          <w:rFonts w:ascii="Times New Roman" w:hAnsi="Times New Roman" w:cs="Times New Roman"/>
          <w:noProof/>
          <w:sz w:val="24"/>
          <w:szCs w:val="24"/>
        </w:rPr>
        <w:t xml:space="preserve">. Therefore, ANN was given an attention of materials researchers for predicting properties related with </w:t>
      </w:r>
      <w:r w:rsidRPr="00A22183">
        <w:rPr>
          <w:rFonts w:ascii="Times New Roman" w:hAnsi="Times New Roman" w:cs="Times New Roman"/>
          <w:noProof/>
          <w:sz w:val="24"/>
          <w:szCs w:val="24"/>
        </w:rPr>
        <w:t xml:space="preserve">mechanical </w:t>
      </w:r>
      <w:r w:rsidRPr="00A22183">
        <w:rPr>
          <w:rFonts w:ascii="Times New Roman" w:hAnsi="Times New Roman" w:cs="Times New Roman"/>
          <w:noProof/>
          <w:sz w:val="24"/>
          <w:szCs w:val="24"/>
        </w:rPr>
        <w:fldChar w:fldCharType="begin"/>
      </w:r>
      <w:r w:rsidR="002C22AF">
        <w:rPr>
          <w:rFonts w:ascii="Times New Roman" w:hAnsi="Times New Roman" w:cs="Times New Roman"/>
          <w:noProof/>
          <w:sz w:val="24"/>
          <w:szCs w:val="24"/>
        </w:rPr>
        <w:instrText xml:space="preserve"> ADDIN EN.CITE &lt;EndNote&gt;&lt;Cite&gt;&lt;Author&gt;Ghaisari&lt;/Author&gt;&lt;Year&gt;2012&lt;/Year&gt;&lt;RecNum&gt;448&lt;/RecNum&gt;&lt;DisplayText&gt;[28]&lt;/DisplayText&gt;&lt;record&gt;&lt;rec-number&gt;448&lt;/rec-number&gt;&lt;foreign-keys&gt;&lt;key app="EN" db-id="ese55x5vtzp0x6e9s9tpzwagt5re2t5sfaz5" timestamp="1545948758"&gt;448&lt;/key&gt;&lt;key app="ENWeb" db-id=""&gt;0&lt;/key&gt;&lt;/foreign-keys&gt;&lt;ref-type name="Journal Article"&gt;17&lt;/ref-type&gt;&lt;contributors&gt;&lt;authors&gt;&lt;author&gt;Ghaisari, J.&lt;/author&gt;&lt;author&gt;Jannesari, H.&lt;/author&gt;&lt;author&gt;Vatani, M.&lt;/author&gt;&lt;/authors&gt;&lt;/contributors&gt;&lt;titles&gt;&lt;title&gt;Artificial neural network predictors for mechanical properties of cold rolling products&lt;/title&gt;&lt;secondary-title&gt;Advances in Engineering Software&lt;/secondary-title&gt;&lt;/titles&gt;&lt;periodical&gt;&lt;full-title&gt;Advances in Engineering Software&lt;/full-title&gt;&lt;/periodical&gt;&lt;pages&gt;91-99&lt;/pages&gt;&lt;volume&gt;45&lt;/volume&gt;&lt;number&gt;1&lt;/number&gt;&lt;dates&gt;&lt;year&gt;2012&lt;/year&gt;&lt;/dates&gt;&lt;isbn&gt;09659978&lt;/isbn&gt;&lt;urls&gt;&lt;/urls&gt;&lt;electronic-resource-num&gt;10.1016/j.advengsoft.2011.09.016&lt;/electronic-resource-num&gt;&lt;/record&gt;&lt;/Cite&gt;&lt;/EndNote&gt;</w:instrText>
      </w:r>
      <w:r w:rsidRPr="00A22183">
        <w:rPr>
          <w:rFonts w:ascii="Times New Roman" w:hAnsi="Times New Roman" w:cs="Times New Roman"/>
          <w:noProof/>
          <w:sz w:val="24"/>
          <w:szCs w:val="24"/>
        </w:rPr>
        <w:fldChar w:fldCharType="separate"/>
      </w:r>
      <w:r w:rsidR="002C22AF">
        <w:rPr>
          <w:rFonts w:ascii="Times New Roman" w:hAnsi="Times New Roman" w:cs="Times New Roman"/>
          <w:noProof/>
          <w:sz w:val="24"/>
          <w:szCs w:val="24"/>
        </w:rPr>
        <w:t>[</w:t>
      </w:r>
      <w:hyperlink w:anchor="_ENREF_28" w:tooltip="Ghaisari, 2012 #448" w:history="1">
        <w:r w:rsidR="0058554F">
          <w:rPr>
            <w:rFonts w:ascii="Times New Roman" w:hAnsi="Times New Roman" w:cs="Times New Roman"/>
            <w:noProof/>
            <w:sz w:val="24"/>
            <w:szCs w:val="24"/>
          </w:rPr>
          <w:t>28</w:t>
        </w:r>
      </w:hyperlink>
      <w:r w:rsidR="002C22AF">
        <w:rPr>
          <w:rFonts w:ascii="Times New Roman" w:hAnsi="Times New Roman" w:cs="Times New Roman"/>
          <w:noProof/>
          <w:sz w:val="24"/>
          <w:szCs w:val="24"/>
        </w:rPr>
        <w:t>]</w:t>
      </w:r>
      <w:r w:rsidRPr="00A22183">
        <w:rPr>
          <w:rFonts w:ascii="Times New Roman" w:hAnsi="Times New Roman" w:cs="Times New Roman"/>
          <w:noProof/>
          <w:sz w:val="24"/>
          <w:szCs w:val="24"/>
        </w:rPr>
        <w:fldChar w:fldCharType="end"/>
      </w:r>
      <w:r w:rsidRPr="00A22183">
        <w:rPr>
          <w:rFonts w:ascii="Times New Roman" w:hAnsi="Times New Roman" w:cs="Times New Roman"/>
          <w:noProof/>
          <w:sz w:val="24"/>
          <w:szCs w:val="24"/>
        </w:rPr>
        <w:t xml:space="preserve"> , tribological </w:t>
      </w:r>
      <w:r w:rsidRPr="00A22183">
        <w:rPr>
          <w:rFonts w:ascii="Times New Roman" w:hAnsi="Times New Roman" w:cs="Times New Roman"/>
          <w:noProof/>
          <w:sz w:val="24"/>
          <w:szCs w:val="24"/>
        </w:rPr>
        <w:fldChar w:fldCharType="begin"/>
      </w:r>
      <w:r w:rsidR="002C22AF">
        <w:rPr>
          <w:rFonts w:ascii="Times New Roman" w:hAnsi="Times New Roman" w:cs="Times New Roman"/>
          <w:noProof/>
          <w:sz w:val="24"/>
          <w:szCs w:val="24"/>
        </w:rPr>
        <w:instrText xml:space="preserve"> ADDIN EN.CITE &lt;EndNote&gt;&lt;Cite&gt;&lt;Author&gt;LiuJie&lt;/Author&gt;&lt;Year&gt;2007&lt;/Year&gt;&lt;RecNum&gt;453&lt;/RecNum&gt;&lt;DisplayText&gt;[68]&lt;/DisplayText&gt;&lt;record&gt;&lt;rec-number&gt;453&lt;/rec-number&gt;&lt;foreign-keys&gt;&lt;key app="EN" db-id="ese55x5vtzp0x6e9s9tpzwagt5re2t5sfaz5" timestamp="1545948794"&gt;453&lt;/key&gt;&lt;key app="ENWeb" db-id=""&gt;0&lt;/key&gt;&lt;/foreign-keys&gt;&lt;ref-type name="Journal Article"&gt;17&lt;/ref-type&gt;&lt;contributors&gt;&lt;authors&gt;&lt;author&gt;LiuJie, Xu&lt;/author&gt;&lt;author&gt;Davim, J. Paulo&lt;/author&gt;&lt;author&gt;Cardoso, Rosária&lt;/author&gt;&lt;/authors&gt;&lt;/contributors&gt;&lt;titles&gt;&lt;title&gt;Prediction on tribological behaviour of composite PEEK-CF30 using artificial neural networks&lt;/title&gt;&lt;secondary-title&gt;Journal of Materials Processing Technology&lt;/secondary-title&gt;&lt;/titles&gt;&lt;periodical&gt;&lt;full-title&gt;Journal of Materials Processing Technology&lt;/full-title&gt;&lt;/periodical&gt;&lt;pages&gt;374-378&lt;/pages&gt;&lt;volume&gt;189&lt;/volume&gt;&lt;number&gt;1-3&lt;/number&gt;&lt;dates&gt;&lt;year&gt;2007&lt;/year&gt;&lt;/dates&gt;&lt;isbn&gt;09240136&lt;/isbn&gt;&lt;urls&gt;&lt;/urls&gt;&lt;electronic-resource-num&gt;10.1016/j.jmatprotec.2007.02.019&lt;/electronic-resource-num&gt;&lt;/record&gt;&lt;/Cite&gt;&lt;/EndNote&gt;</w:instrText>
      </w:r>
      <w:r w:rsidRPr="00A22183">
        <w:rPr>
          <w:rFonts w:ascii="Times New Roman" w:hAnsi="Times New Roman" w:cs="Times New Roman"/>
          <w:noProof/>
          <w:sz w:val="24"/>
          <w:szCs w:val="24"/>
        </w:rPr>
        <w:fldChar w:fldCharType="separate"/>
      </w:r>
      <w:r w:rsidR="002C22AF">
        <w:rPr>
          <w:rFonts w:ascii="Times New Roman" w:hAnsi="Times New Roman" w:cs="Times New Roman"/>
          <w:noProof/>
          <w:sz w:val="24"/>
          <w:szCs w:val="24"/>
        </w:rPr>
        <w:t>[</w:t>
      </w:r>
      <w:hyperlink w:anchor="_ENREF_68" w:tooltip="LiuJie, 2007 #453" w:history="1">
        <w:r w:rsidR="0058554F">
          <w:rPr>
            <w:rFonts w:ascii="Times New Roman" w:hAnsi="Times New Roman" w:cs="Times New Roman"/>
            <w:noProof/>
            <w:sz w:val="24"/>
            <w:szCs w:val="24"/>
          </w:rPr>
          <w:t>68</w:t>
        </w:r>
      </w:hyperlink>
      <w:r w:rsidR="002C22AF">
        <w:rPr>
          <w:rFonts w:ascii="Times New Roman" w:hAnsi="Times New Roman" w:cs="Times New Roman"/>
          <w:noProof/>
          <w:sz w:val="24"/>
          <w:szCs w:val="24"/>
        </w:rPr>
        <w:t>]</w:t>
      </w:r>
      <w:r w:rsidRPr="00A22183">
        <w:rPr>
          <w:rFonts w:ascii="Times New Roman" w:hAnsi="Times New Roman" w:cs="Times New Roman"/>
          <w:noProof/>
          <w:sz w:val="24"/>
          <w:szCs w:val="24"/>
        </w:rPr>
        <w:fldChar w:fldCharType="end"/>
      </w:r>
      <w:r w:rsidRPr="00A22183">
        <w:rPr>
          <w:rFonts w:ascii="Times New Roman" w:hAnsi="Times New Roman" w:cs="Times New Roman"/>
          <w:noProof/>
          <w:sz w:val="24"/>
          <w:szCs w:val="24"/>
        </w:rPr>
        <w:t xml:space="preserve"> and wear </w:t>
      </w:r>
      <w:r w:rsidRPr="00A22183">
        <w:rPr>
          <w:rFonts w:ascii="Times New Roman" w:hAnsi="Times New Roman" w:cs="Times New Roman"/>
          <w:noProof/>
          <w:sz w:val="24"/>
          <w:szCs w:val="24"/>
        </w:rPr>
        <w:fldChar w:fldCharType="begin"/>
      </w:r>
      <w:r w:rsidR="002C22AF">
        <w:rPr>
          <w:rFonts w:ascii="Times New Roman" w:hAnsi="Times New Roman" w:cs="Times New Roman"/>
          <w:noProof/>
          <w:sz w:val="24"/>
          <w:szCs w:val="24"/>
        </w:rPr>
        <w:instrText xml:space="preserve"> ADDIN EN.CITE &lt;EndNote&gt;&lt;Cite&gt;&lt;Author&gt;Ramesh&lt;/Author&gt;&lt;Year&gt;2007&lt;/Year&gt;&lt;RecNum&gt;471&lt;/RecNum&gt;&lt;DisplayText&gt;[69]&lt;/DisplayText&gt;&lt;record&gt;&lt;rec-number&gt;471&lt;/rec-number&gt;&lt;foreign-keys&gt;&lt;key app="EN" db-id="ese55x5vtzp0x6e9s9tpzwagt5re2t5sfaz5" timestamp="1546075485"&gt;471&lt;/key&gt;&lt;/foreign-keys&gt;&lt;ref-type name="Journal Article"&gt;17&lt;/ref-type&gt;&lt;contributors&gt;&lt;authors&gt;&lt;author&gt;Ramesh, R.&lt;/author&gt;&lt;author&gt;Gnanamoorthy, R.&lt;/author&gt;&lt;/authors&gt;&lt;/contributors&gt;&lt;titles&gt;&lt;title&gt;Artificial Neural Network Prediction of Fretting Wear Behavior of Structural Steel, En 24 Against Bearing Steel, En 31&lt;/title&gt;&lt;secondary-title&gt;Journal of Materials Engineering and Performance&lt;/secondary-title&gt;&lt;/titles&gt;&lt;periodical&gt;&lt;full-title&gt;Journal of Materials Engineering and Performance&lt;/full-title&gt;&lt;/periodical&gt;&lt;pages&gt;703-709&lt;/pages&gt;&lt;volume&gt;16&lt;/volume&gt;&lt;number&gt;6&lt;/number&gt;&lt;dates&gt;&lt;year&gt;2007&lt;/year&gt;&lt;pub-dates&gt;&lt;date&gt;2007/05/16&lt;/date&gt;&lt;/pub-dates&gt;&lt;/dates&gt;&lt;publisher&gt;Springer Nature&lt;/publisher&gt;&lt;isbn&gt;1059-9495&amp;#xD;1544-1024&lt;/isbn&gt;&lt;urls&gt;&lt;related-urls&gt;&lt;url&gt;http://dx.doi.org/10.1007/s11665-007-9100-9&lt;/url&gt;&lt;/related-urls&gt;&lt;/urls&gt;&lt;electronic-resource-num&gt;10.1007/s11665-007-9100-9&lt;/electronic-resource-num&gt;&lt;/record&gt;&lt;/Cite&gt;&lt;/EndNote&gt;</w:instrText>
      </w:r>
      <w:r w:rsidRPr="00A22183">
        <w:rPr>
          <w:rFonts w:ascii="Times New Roman" w:hAnsi="Times New Roman" w:cs="Times New Roman"/>
          <w:noProof/>
          <w:sz w:val="24"/>
          <w:szCs w:val="24"/>
        </w:rPr>
        <w:fldChar w:fldCharType="separate"/>
      </w:r>
      <w:r w:rsidR="002C22AF">
        <w:rPr>
          <w:rFonts w:ascii="Times New Roman" w:hAnsi="Times New Roman" w:cs="Times New Roman"/>
          <w:noProof/>
          <w:sz w:val="24"/>
          <w:szCs w:val="24"/>
        </w:rPr>
        <w:t>[</w:t>
      </w:r>
      <w:hyperlink w:anchor="_ENREF_69" w:tooltip="Ramesh, 2007 #471" w:history="1">
        <w:r w:rsidR="0058554F">
          <w:rPr>
            <w:rFonts w:ascii="Times New Roman" w:hAnsi="Times New Roman" w:cs="Times New Roman"/>
            <w:noProof/>
            <w:sz w:val="24"/>
            <w:szCs w:val="24"/>
          </w:rPr>
          <w:t>69</w:t>
        </w:r>
      </w:hyperlink>
      <w:r w:rsidR="002C22AF">
        <w:rPr>
          <w:rFonts w:ascii="Times New Roman" w:hAnsi="Times New Roman" w:cs="Times New Roman"/>
          <w:noProof/>
          <w:sz w:val="24"/>
          <w:szCs w:val="24"/>
        </w:rPr>
        <w:t>]</w:t>
      </w:r>
      <w:r w:rsidRPr="00A22183">
        <w:rPr>
          <w:rFonts w:ascii="Times New Roman" w:hAnsi="Times New Roman" w:cs="Times New Roman"/>
          <w:noProof/>
          <w:sz w:val="24"/>
          <w:szCs w:val="24"/>
        </w:rPr>
        <w:fldChar w:fldCharType="end"/>
      </w:r>
      <w:r w:rsidRPr="00A22183">
        <w:rPr>
          <w:rFonts w:ascii="Times New Roman" w:hAnsi="Times New Roman" w:cs="Times New Roman"/>
          <w:noProof/>
          <w:sz w:val="24"/>
          <w:szCs w:val="24"/>
        </w:rPr>
        <w:t xml:space="preserve">. There were also many published satisfactory ANN predictions dealing with corrosion related problems </w:t>
      </w:r>
      <w:r w:rsidRPr="00A22183">
        <w:rPr>
          <w:rFonts w:ascii="Times New Roman" w:hAnsi="Times New Roman" w:cs="Times New Roman"/>
          <w:noProof/>
          <w:sz w:val="24"/>
          <w:szCs w:val="24"/>
        </w:rPr>
        <w:fldChar w:fldCharType="begin"/>
      </w:r>
      <w:r w:rsidR="002C22AF">
        <w:rPr>
          <w:rFonts w:ascii="Times New Roman" w:hAnsi="Times New Roman" w:cs="Times New Roman"/>
          <w:noProof/>
          <w:sz w:val="24"/>
          <w:szCs w:val="24"/>
        </w:rPr>
        <w:instrText xml:space="preserve"> ADDIN EN.CITE &lt;EndNote&gt;&lt;Cite&gt;&lt;Author&gt;Khaled&lt;/Author&gt;&lt;Year&gt;2013&lt;/Year&gt;&lt;RecNum&gt;493&lt;/RecNum&gt;&lt;DisplayText&gt;[70, 71]&lt;/DisplayText&gt;&lt;record&gt;&lt;rec-number&gt;493&lt;/rec-number&gt;&lt;foreign-keys&gt;&lt;key app="EN" db-id="ese55x5vtzp0x6e9s9tpzwagt5re2t5sfaz5" timestamp="1546121566"&gt;493&lt;/key&gt;&lt;/foreign-keys&gt;&lt;ref-type name="Book"&gt;6&lt;/ref-type&gt;&lt;contributors&gt;&lt;authors&gt;&lt;author&gt;Khaled, K.&lt;/author&gt;&lt;author&gt;Sherik, Abdelmounam&lt;/author&gt;&lt;/authors&gt;&lt;/contributors&gt;&lt;titles&gt;&lt;title&gt;Using Neural Networks for Corrosion Inhibition Efficiency Prediction during Corrosion of Steel in Chloride Solutions&lt;/title&gt;&lt;alt-title&gt;International Journal of Electrochemical Science&lt;/alt-title&gt;&lt;/titles&gt;&lt;pages&gt;9918-9935&lt;/pages&gt;&lt;volume&gt;8&lt;/volume&gt;&lt;dates&gt;&lt;year&gt;2013&lt;/year&gt;&lt;/dates&gt;&lt;urls&gt;&lt;/urls&gt;&lt;/record&gt;&lt;/Cite&gt;&lt;Cite&gt;&lt;Author&gt;Díaz&lt;/Author&gt;&lt;Year&gt;2007&lt;/Year&gt;&lt;RecNum&gt;474&lt;/RecNum&gt;&lt;record&gt;&lt;rec-number&gt;474&lt;/rec-number&gt;&lt;foreign-keys&gt;&lt;key app="EN" db-id="ese55x5vtzp0x6e9s9tpzwagt5re2t5sfaz5" timestamp="1546077398"&gt;474&lt;/key&gt;&lt;/foreign-keys&gt;&lt;ref-type name="Journal Article"&gt;17&lt;/ref-type&gt;&lt;contributors&gt;&lt;authors&gt;&lt;author&gt;Díaz, Verónica&lt;/author&gt;&lt;author&gt;López, Carlos&lt;/author&gt;&lt;/authors&gt;&lt;/contributors&gt;&lt;titles&gt;&lt;title&gt;Discovering key meteorological variables in atmospheric corrosion through an artificial neural network model&lt;/title&gt;&lt;secondary-title&gt;Corrosion Science&lt;/secondary-title&gt;&lt;/titles&gt;&lt;periodical&gt;&lt;full-title&gt;Corrosion Science&lt;/full-title&gt;&lt;/periodical&gt;&lt;pages&gt;949-962&lt;/pages&gt;&lt;volume&gt;49&lt;/volume&gt;&lt;number&gt;3&lt;/number&gt;&lt;dates&gt;&lt;year&gt;2007&lt;/year&gt;&lt;pub-dates&gt;&lt;date&gt;2007/03&lt;/date&gt;&lt;/pub-dates&gt;&lt;/dates&gt;&lt;publisher&gt;Elsevier BV&lt;/publisher&gt;&lt;isbn&gt;0010-938X&lt;/isbn&gt;&lt;urls&gt;&lt;related-urls&gt;&lt;url&gt;http://dx.doi.org/10.1016/j.corsci.2006.06.023&lt;/url&gt;&lt;/related-urls&gt;&lt;/urls&gt;&lt;electronic-resource-num&gt;10.1016/j.corsci.2006.06.023&lt;/electronic-resource-num&gt;&lt;/record&gt;&lt;/Cite&gt;&lt;/EndNote&gt;</w:instrText>
      </w:r>
      <w:r w:rsidRPr="00A22183">
        <w:rPr>
          <w:rFonts w:ascii="Times New Roman" w:hAnsi="Times New Roman" w:cs="Times New Roman"/>
          <w:noProof/>
          <w:sz w:val="24"/>
          <w:szCs w:val="24"/>
        </w:rPr>
        <w:fldChar w:fldCharType="separate"/>
      </w:r>
      <w:r w:rsidR="002C22AF">
        <w:rPr>
          <w:rFonts w:ascii="Times New Roman" w:hAnsi="Times New Roman" w:cs="Times New Roman"/>
          <w:noProof/>
          <w:sz w:val="24"/>
          <w:szCs w:val="24"/>
        </w:rPr>
        <w:t>[</w:t>
      </w:r>
      <w:hyperlink w:anchor="_ENREF_70" w:tooltip="Khaled, 2013 #493" w:history="1">
        <w:r w:rsidR="0058554F">
          <w:rPr>
            <w:rFonts w:ascii="Times New Roman" w:hAnsi="Times New Roman" w:cs="Times New Roman"/>
            <w:noProof/>
            <w:sz w:val="24"/>
            <w:szCs w:val="24"/>
          </w:rPr>
          <w:t>70</w:t>
        </w:r>
      </w:hyperlink>
      <w:r w:rsidR="002C22AF">
        <w:rPr>
          <w:rFonts w:ascii="Times New Roman" w:hAnsi="Times New Roman" w:cs="Times New Roman"/>
          <w:noProof/>
          <w:sz w:val="24"/>
          <w:szCs w:val="24"/>
        </w:rPr>
        <w:t xml:space="preserve">, </w:t>
      </w:r>
      <w:hyperlink w:anchor="_ENREF_71" w:tooltip="Díaz, 2007 #474" w:history="1">
        <w:r w:rsidR="0058554F">
          <w:rPr>
            <w:rFonts w:ascii="Times New Roman" w:hAnsi="Times New Roman" w:cs="Times New Roman"/>
            <w:noProof/>
            <w:sz w:val="24"/>
            <w:szCs w:val="24"/>
          </w:rPr>
          <w:t>71</w:t>
        </w:r>
      </w:hyperlink>
      <w:r w:rsidR="002C22AF">
        <w:rPr>
          <w:rFonts w:ascii="Times New Roman" w:hAnsi="Times New Roman" w:cs="Times New Roman"/>
          <w:noProof/>
          <w:sz w:val="24"/>
          <w:szCs w:val="24"/>
        </w:rPr>
        <w:t>]</w:t>
      </w:r>
      <w:r w:rsidRPr="00A22183">
        <w:rPr>
          <w:rFonts w:ascii="Times New Roman" w:hAnsi="Times New Roman" w:cs="Times New Roman"/>
          <w:noProof/>
          <w:sz w:val="24"/>
          <w:szCs w:val="24"/>
        </w:rPr>
        <w:fldChar w:fldCharType="end"/>
      </w:r>
      <w:r w:rsidRPr="00A22183">
        <w:rPr>
          <w:rFonts w:ascii="Times New Roman" w:hAnsi="Times New Roman" w:cs="Times New Roman"/>
          <w:noProof/>
          <w:sz w:val="24"/>
          <w:szCs w:val="24"/>
        </w:rPr>
        <w:t>.</w:t>
      </w:r>
      <w:r>
        <w:rPr>
          <w:rFonts w:ascii="Times New Roman" w:hAnsi="Times New Roman" w:cs="Times New Roman"/>
          <w:noProof/>
          <w:sz w:val="24"/>
          <w:szCs w:val="24"/>
        </w:rPr>
        <w:t xml:space="preserve"> </w:t>
      </w:r>
      <w:r>
        <w:rPr>
          <w:rFonts w:ascii="Times New Roman" w:hAnsi="Times New Roman" w:cs="Times New Roman"/>
          <w:sz w:val="24"/>
          <w:szCs w:val="24"/>
        </w:rPr>
        <w:t xml:space="preserve">Some experimental techniques such as corrosion test, tensile test, theoretical deterministic methods, metallographic corrosion characterization, mechanical testing and AC impedance spectroscopy, etc. were used to </w:t>
      </w:r>
      <w:r w:rsidR="00927809">
        <w:rPr>
          <w:rFonts w:ascii="Times New Roman" w:hAnsi="Times New Roman" w:cs="Times New Roman" w:hint="eastAsia"/>
          <w:sz w:val="24"/>
          <w:szCs w:val="24"/>
        </w:rPr>
        <w:t>acquire</w:t>
      </w:r>
      <w:r>
        <w:rPr>
          <w:rFonts w:ascii="Times New Roman" w:hAnsi="Times New Roman" w:cs="Times New Roman"/>
          <w:sz w:val="24"/>
          <w:szCs w:val="24"/>
        </w:rPr>
        <w:t xml:space="preserve"> the data for </w:t>
      </w:r>
      <w:r w:rsidR="00071DE9">
        <w:rPr>
          <w:rFonts w:ascii="Times New Roman" w:hAnsi="Times New Roman" w:cs="Times New Roman" w:hint="eastAsia"/>
          <w:sz w:val="24"/>
          <w:szCs w:val="24"/>
        </w:rPr>
        <w:t xml:space="preserve">ANN </w:t>
      </w:r>
      <w:r>
        <w:rPr>
          <w:rFonts w:ascii="Times New Roman" w:hAnsi="Times New Roman" w:cs="Times New Roman"/>
          <w:sz w:val="24"/>
          <w:szCs w:val="24"/>
        </w:rPr>
        <w:t xml:space="preserve">training </w:t>
      </w:r>
      <w:r w:rsidR="00277D86">
        <w:rPr>
          <w:rFonts w:ascii="Times New Roman" w:hAnsi="Times New Roman" w:cs="Times New Roman" w:hint="eastAsia"/>
          <w:sz w:val="24"/>
          <w:szCs w:val="24"/>
        </w:rPr>
        <w:t xml:space="preserve">and </w:t>
      </w:r>
      <w:r w:rsidR="00071DE9">
        <w:rPr>
          <w:rFonts w:ascii="Times New Roman" w:hAnsi="Times New Roman" w:cs="Times New Roman" w:hint="eastAsia"/>
          <w:sz w:val="24"/>
          <w:szCs w:val="24"/>
        </w:rPr>
        <w:t xml:space="preserve">result </w:t>
      </w:r>
      <w:r w:rsidR="00277D86">
        <w:rPr>
          <w:rFonts w:ascii="Times New Roman" w:hAnsi="Times New Roman" w:cs="Times New Roman"/>
          <w:sz w:val="24"/>
          <w:szCs w:val="24"/>
        </w:rPr>
        <w:t>verifying</w:t>
      </w:r>
      <w:r w:rsidR="00071DE9">
        <w:rPr>
          <w:rFonts w:ascii="Times New Roman" w:hAnsi="Times New Roman" w:cs="Times New Roman" w:hint="eastAsia"/>
          <w:sz w:val="24"/>
          <w:szCs w:val="24"/>
        </w:rPr>
        <w:t>.</w:t>
      </w:r>
      <w:r>
        <w:rPr>
          <w:rFonts w:ascii="Times New Roman" w:hAnsi="Times New Roman" w:cs="Times New Roman"/>
          <w:sz w:val="24"/>
          <w:szCs w:val="24"/>
        </w:rPr>
        <w:t xml:space="preserve"> </w:t>
      </w:r>
    </w:p>
    <w:p w14:paraId="79814571" w14:textId="0233002B" w:rsidR="00784413" w:rsidRDefault="00784413"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Regarding to space requirement, it is not possible to describe all ANN applications in details so that some of them will be grouped and reviewed into different sections.</w:t>
      </w:r>
    </w:p>
    <w:p w14:paraId="5B82B7B5" w14:textId="77777777" w:rsidR="00CF1552" w:rsidRDefault="00205DC2" w:rsidP="00E0463D">
      <w:pPr>
        <w:pStyle w:val="a3"/>
        <w:widowControl w:val="0"/>
        <w:numPr>
          <w:ilvl w:val="0"/>
          <w:numId w:val="3"/>
        </w:numPr>
        <w:tabs>
          <w:tab w:val="left" w:pos="8355"/>
        </w:tabs>
        <w:spacing w:line="360" w:lineRule="auto"/>
        <w:ind w:left="360"/>
        <w:jc w:val="both"/>
        <w:rPr>
          <w:b/>
          <w:bCs/>
          <w:noProof/>
        </w:rPr>
      </w:pPr>
      <w:bookmarkStart w:id="82" w:name="_Hlk12021433"/>
      <w:r>
        <w:rPr>
          <w:b/>
          <w:bCs/>
          <w:noProof/>
        </w:rPr>
        <w:t>Corrosion</w:t>
      </w:r>
    </w:p>
    <w:bookmarkEnd w:id="82"/>
    <w:p w14:paraId="40CE84C7" w14:textId="3622FA7B" w:rsidR="00CF1552" w:rsidRDefault="008A08A6" w:rsidP="00E0463D">
      <w:pPr>
        <w:widowControl w:val="0"/>
        <w:tabs>
          <w:tab w:val="left" w:pos="8355"/>
        </w:tabs>
        <w:spacing w:before="240"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Electrochemical reaction </w:t>
      </w:r>
      <w:r w:rsidR="00226227">
        <w:rPr>
          <w:rFonts w:ascii="Times New Roman" w:hAnsi="Times New Roman" w:cs="Times New Roman"/>
          <w:noProof/>
          <w:sz w:val="24"/>
          <w:szCs w:val="24"/>
        </w:rPr>
        <w:t xml:space="preserve">on materials surface </w:t>
      </w:r>
      <w:r>
        <w:rPr>
          <w:rFonts w:ascii="Times New Roman" w:hAnsi="Times New Roman" w:cs="Times New Roman"/>
          <w:noProof/>
          <w:sz w:val="24"/>
          <w:szCs w:val="24"/>
        </w:rPr>
        <w:t xml:space="preserve">by nature is known as corrosion. </w:t>
      </w:r>
      <w:r w:rsidR="001D6BDD">
        <w:rPr>
          <w:rFonts w:ascii="Times New Roman" w:hAnsi="Times New Roman" w:cs="Times New Roman"/>
          <w:noProof/>
          <w:sz w:val="24"/>
          <w:szCs w:val="24"/>
        </w:rPr>
        <w:t>The atmospher</w:t>
      </w:r>
      <w:r w:rsidR="00EB4FB9">
        <w:rPr>
          <w:rFonts w:ascii="Times New Roman" w:hAnsi="Times New Roman" w:cs="Times New Roman"/>
          <w:noProof/>
          <w:sz w:val="24"/>
          <w:szCs w:val="24"/>
        </w:rPr>
        <w:t xml:space="preserve">e can cause a big deal in corrosion degradation process of materials. </w:t>
      </w:r>
      <w:r w:rsidR="00FC592B">
        <w:rPr>
          <w:rFonts w:ascii="Times New Roman" w:hAnsi="Times New Roman" w:cs="Times New Roman"/>
          <w:noProof/>
          <w:sz w:val="24"/>
          <w:szCs w:val="24"/>
        </w:rPr>
        <w:t xml:space="preserve">Statistical regression analysis models mostly used for prediction cannot give superb performance </w:t>
      </w:r>
      <w:r w:rsidR="00994F53">
        <w:rPr>
          <w:rFonts w:ascii="Times New Roman" w:hAnsi="Times New Roman" w:cs="Times New Roman"/>
          <w:noProof/>
          <w:sz w:val="24"/>
          <w:szCs w:val="24"/>
        </w:rPr>
        <w:t xml:space="preserve">because </w:t>
      </w:r>
      <w:r w:rsidR="00FC592B">
        <w:rPr>
          <w:rFonts w:ascii="Times New Roman" w:hAnsi="Times New Roman" w:cs="Times New Roman"/>
          <w:noProof/>
          <w:sz w:val="24"/>
          <w:szCs w:val="24"/>
        </w:rPr>
        <w:t>complex</w:t>
      </w:r>
      <w:r w:rsidR="00994F53">
        <w:rPr>
          <w:rFonts w:ascii="Times New Roman" w:hAnsi="Times New Roman" w:cs="Times New Roman"/>
          <w:noProof/>
          <w:sz w:val="24"/>
          <w:szCs w:val="24"/>
        </w:rPr>
        <w:t>ity</w:t>
      </w:r>
      <w:r w:rsidR="00712F9C">
        <w:rPr>
          <w:rFonts w:ascii="Times New Roman" w:hAnsi="Times New Roman" w:cs="Times New Roman"/>
          <w:noProof/>
          <w:sz w:val="24"/>
          <w:szCs w:val="24"/>
        </w:rPr>
        <w:t xml:space="preserve"> and</w:t>
      </w:r>
      <w:r w:rsidR="00102270">
        <w:rPr>
          <w:rFonts w:ascii="Times New Roman" w:hAnsi="Times New Roman" w:cs="Times New Roman"/>
          <w:noProof/>
          <w:sz w:val="24"/>
          <w:szCs w:val="24"/>
        </w:rPr>
        <w:t xml:space="preserve"> </w:t>
      </w:r>
      <w:r w:rsidR="00FC592B">
        <w:rPr>
          <w:rFonts w:ascii="Times New Roman" w:hAnsi="Times New Roman" w:cs="Times New Roman"/>
          <w:noProof/>
          <w:sz w:val="24"/>
          <w:szCs w:val="24"/>
        </w:rPr>
        <w:t>non</w:t>
      </w:r>
      <w:r w:rsidR="00226227">
        <w:rPr>
          <w:rFonts w:ascii="Times New Roman" w:hAnsi="Times New Roman" w:cs="Times New Roman"/>
          <w:noProof/>
          <w:sz w:val="24"/>
          <w:szCs w:val="24"/>
        </w:rPr>
        <w:t>-l</w:t>
      </w:r>
      <w:r w:rsidR="00FC592B">
        <w:rPr>
          <w:rFonts w:ascii="Times New Roman" w:hAnsi="Times New Roman" w:cs="Times New Roman"/>
          <w:noProof/>
          <w:sz w:val="24"/>
          <w:szCs w:val="24"/>
        </w:rPr>
        <w:t>inea</w:t>
      </w:r>
      <w:r w:rsidR="00994F53">
        <w:rPr>
          <w:rFonts w:ascii="Times New Roman" w:hAnsi="Times New Roman" w:cs="Times New Roman"/>
          <w:noProof/>
          <w:sz w:val="24"/>
          <w:szCs w:val="24"/>
        </w:rPr>
        <w:t xml:space="preserve">rity </w:t>
      </w:r>
      <w:r w:rsidR="00712F9C">
        <w:rPr>
          <w:rFonts w:ascii="Times New Roman" w:hAnsi="Times New Roman" w:cs="Times New Roman"/>
          <w:noProof/>
          <w:sz w:val="24"/>
          <w:szCs w:val="24"/>
        </w:rPr>
        <w:t>of meterological variables on atmospheric corrosion</w:t>
      </w:r>
      <w:r w:rsidR="00E44244">
        <w:rPr>
          <w:rFonts w:ascii="Times New Roman" w:hAnsi="Times New Roman" w:cs="Times New Roman"/>
          <w:noProof/>
          <w:sz w:val="24"/>
          <w:szCs w:val="24"/>
        </w:rPr>
        <w:t xml:space="preserve"> </w:t>
      </w:r>
      <w:r w:rsidR="00712F9C">
        <w:rPr>
          <w:rFonts w:ascii="Times New Roman" w:hAnsi="Times New Roman" w:cs="Times New Roman"/>
          <w:noProof/>
          <w:sz w:val="24"/>
          <w:szCs w:val="24"/>
        </w:rPr>
        <w:t>is apparently high.</w:t>
      </w:r>
      <w:r w:rsidR="00994F53">
        <w:rPr>
          <w:rFonts w:ascii="Times New Roman" w:hAnsi="Times New Roman" w:cs="Times New Roman"/>
          <w:noProof/>
          <w:sz w:val="24"/>
          <w:szCs w:val="24"/>
        </w:rPr>
        <w:t xml:space="preserve"> </w:t>
      </w:r>
      <w:r w:rsidR="00A62A20">
        <w:rPr>
          <w:rFonts w:ascii="Times New Roman" w:hAnsi="Times New Roman" w:cs="Times New Roman"/>
          <w:noProof/>
          <w:sz w:val="24"/>
          <w:szCs w:val="24"/>
        </w:rPr>
        <w:t>To observe local atmospheric corrositivity, i</w:t>
      </w:r>
      <w:r w:rsidR="00712F9C" w:rsidRPr="00712F9C">
        <w:rPr>
          <w:rFonts w:ascii="Times New Roman" w:hAnsi="Times New Roman" w:cs="Times New Roman"/>
          <w:noProof/>
          <w:sz w:val="24"/>
          <w:szCs w:val="24"/>
        </w:rPr>
        <w:t>n the region of São Luis</w:t>
      </w:r>
      <w:r w:rsidR="00712F9C">
        <w:rPr>
          <w:rFonts w:ascii="Times New Roman" w:hAnsi="Times New Roman" w:cs="Times New Roman"/>
          <w:noProof/>
          <w:sz w:val="24"/>
          <w:szCs w:val="24"/>
        </w:rPr>
        <w:t>,</w:t>
      </w:r>
      <w:r w:rsidR="00712F9C" w:rsidRPr="00712F9C">
        <w:rPr>
          <w:rFonts w:ascii="Times New Roman" w:hAnsi="Times New Roman" w:cs="Times New Roman"/>
          <w:noProof/>
          <w:sz w:val="24"/>
          <w:szCs w:val="24"/>
        </w:rPr>
        <w:t xml:space="preserve"> </w:t>
      </w:r>
      <w:r w:rsidR="002E2953" w:rsidRPr="002E2953">
        <w:rPr>
          <w:rFonts w:ascii="Times New Roman" w:hAnsi="Times New Roman" w:cs="Times New Roman"/>
          <w:noProof/>
          <w:sz w:val="24"/>
          <w:szCs w:val="24"/>
        </w:rPr>
        <w:t xml:space="preserve">five Atmospheric Corrosion Stations (ACS) </w:t>
      </w:r>
      <w:r w:rsidR="002E2953">
        <w:rPr>
          <w:rFonts w:ascii="Times New Roman" w:hAnsi="Times New Roman" w:cs="Times New Roman"/>
          <w:noProof/>
          <w:sz w:val="24"/>
          <w:szCs w:val="24"/>
        </w:rPr>
        <w:t>were installed to monitor the local atmospheric corrosivity</w:t>
      </w:r>
      <w:r w:rsidR="007D7D4C">
        <w:rPr>
          <w:rFonts w:ascii="Times New Roman" w:hAnsi="Times New Roman" w:cs="Times New Roman"/>
          <w:noProof/>
          <w:sz w:val="24"/>
          <w:szCs w:val="24"/>
        </w:rPr>
        <w:t xml:space="preserve"> and </w:t>
      </w:r>
      <w:r w:rsidR="00DA721F">
        <w:rPr>
          <w:rFonts w:ascii="Times New Roman" w:hAnsi="Times New Roman" w:cs="Times New Roman"/>
          <w:noProof/>
          <w:sz w:val="24"/>
          <w:szCs w:val="24"/>
        </w:rPr>
        <w:t xml:space="preserve">three </w:t>
      </w:r>
      <w:r w:rsidR="007D7D4C" w:rsidRPr="007D7D4C">
        <w:rPr>
          <w:rFonts w:ascii="Times New Roman" w:hAnsi="Times New Roman" w:cs="Times New Roman"/>
          <w:noProof/>
          <w:sz w:val="24"/>
          <w:szCs w:val="24"/>
        </w:rPr>
        <w:t xml:space="preserve">representative </w:t>
      </w:r>
      <w:r w:rsidR="007D7D4C">
        <w:rPr>
          <w:rFonts w:ascii="Times New Roman" w:hAnsi="Times New Roman" w:cs="Times New Roman"/>
          <w:noProof/>
          <w:sz w:val="24"/>
          <w:szCs w:val="24"/>
        </w:rPr>
        <w:t xml:space="preserve">metallic specimens of </w:t>
      </w:r>
      <w:r w:rsidR="007D7D4C" w:rsidRPr="000D69B3">
        <w:rPr>
          <w:rFonts w:ascii="Times New Roman" w:hAnsi="Times New Roman" w:cs="Times New Roman"/>
          <w:noProof/>
          <w:sz w:val="24"/>
          <w:szCs w:val="24"/>
        </w:rPr>
        <w:t>low-carbon steel, copper and aluminum</w:t>
      </w:r>
      <w:r w:rsidR="007D7D4C">
        <w:rPr>
          <w:rFonts w:ascii="Times New Roman" w:hAnsi="Times New Roman" w:cs="Times New Roman"/>
          <w:noProof/>
          <w:sz w:val="24"/>
          <w:szCs w:val="24"/>
        </w:rPr>
        <w:t xml:space="preserve"> were exposed to the atmosphere for almost two years.</w:t>
      </w:r>
      <w:r w:rsidR="000D69B3">
        <w:rPr>
          <w:rFonts w:ascii="Times New Roman" w:hAnsi="Times New Roman" w:cs="Times New Roman"/>
          <w:noProof/>
          <w:sz w:val="24"/>
          <w:szCs w:val="24"/>
        </w:rPr>
        <w:t xml:space="preserve"> </w:t>
      </w:r>
      <w:r w:rsidR="006528C9">
        <w:rPr>
          <w:rFonts w:ascii="Times New Roman" w:hAnsi="Times New Roman" w:cs="Times New Roman"/>
          <w:noProof/>
          <w:sz w:val="24"/>
          <w:szCs w:val="24"/>
        </w:rPr>
        <w:t xml:space="preserve">According to corrosivity degree measurement of ACS test sites, the </w:t>
      </w:r>
      <w:r w:rsidR="006528C9" w:rsidRPr="006528C9">
        <w:rPr>
          <w:rFonts w:ascii="Times New Roman" w:hAnsi="Times New Roman" w:cs="Times New Roman"/>
          <w:noProof/>
          <w:sz w:val="24"/>
          <w:szCs w:val="24"/>
        </w:rPr>
        <w:t>corrosion rates and thickness losses</w:t>
      </w:r>
      <w:r w:rsidR="006528C9" w:rsidRPr="006528C9">
        <w:rPr>
          <w:rFonts w:ascii="Times New Roman" w:hAnsi="Times New Roman" w:cs="Times New Roman" w:hint="eastAsia"/>
          <w:noProof/>
          <w:sz w:val="24"/>
          <w:szCs w:val="24"/>
        </w:rPr>
        <w:t xml:space="preserve"> </w:t>
      </w:r>
      <w:r w:rsidR="006528C9">
        <w:rPr>
          <w:rFonts w:ascii="Times New Roman" w:hAnsi="Times New Roman" w:cs="Times New Roman"/>
          <w:noProof/>
          <w:sz w:val="24"/>
          <w:szCs w:val="24"/>
        </w:rPr>
        <w:t xml:space="preserve">of </w:t>
      </w:r>
      <w:r w:rsidR="006528C9" w:rsidRPr="000D69B3">
        <w:rPr>
          <w:rFonts w:ascii="Times New Roman" w:hAnsi="Times New Roman" w:cs="Times New Roman"/>
          <w:noProof/>
          <w:sz w:val="24"/>
          <w:szCs w:val="24"/>
        </w:rPr>
        <w:t>low-carbon steel, copper and aluminum</w:t>
      </w:r>
      <w:r w:rsidR="006528C9">
        <w:rPr>
          <w:rFonts w:ascii="Times New Roman" w:hAnsi="Times New Roman" w:cs="Times New Roman"/>
          <w:noProof/>
          <w:sz w:val="24"/>
          <w:szCs w:val="24"/>
        </w:rPr>
        <w:t xml:space="preserve"> were respectively categorized </w:t>
      </w:r>
      <w:r w:rsidR="00785363">
        <w:rPr>
          <w:rFonts w:ascii="Times New Roman" w:hAnsi="Times New Roman" w:cs="Times New Roman"/>
          <w:noProof/>
          <w:sz w:val="24"/>
          <w:szCs w:val="24"/>
        </w:rPr>
        <w:t>into</w:t>
      </w:r>
      <w:r w:rsidR="006528C9">
        <w:rPr>
          <w:rFonts w:ascii="Times New Roman" w:hAnsi="Times New Roman" w:cs="Times New Roman"/>
          <w:noProof/>
          <w:sz w:val="24"/>
          <w:szCs w:val="24"/>
        </w:rPr>
        <w:t xml:space="preserve"> </w:t>
      </w:r>
      <w:r w:rsidR="00785363">
        <w:rPr>
          <w:rFonts w:ascii="Times New Roman" w:hAnsi="Times New Roman" w:cs="Times New Roman"/>
          <w:noProof/>
          <w:sz w:val="24"/>
          <w:szCs w:val="24"/>
        </w:rPr>
        <w:t xml:space="preserve">three corrosion metrics: </w:t>
      </w:r>
      <w:r w:rsidR="006528C9" w:rsidRPr="006528C9">
        <w:rPr>
          <w:rFonts w:ascii="Times New Roman" w:hAnsi="Times New Roman" w:cs="Times New Roman"/>
          <w:noProof/>
          <w:sz w:val="24"/>
          <w:szCs w:val="24"/>
        </w:rPr>
        <w:t>generalized corrosion</w:t>
      </w:r>
      <w:r w:rsidR="006528C9">
        <w:rPr>
          <w:rFonts w:ascii="Times New Roman" w:hAnsi="Times New Roman" w:cs="Times New Roman"/>
          <w:noProof/>
          <w:sz w:val="24"/>
          <w:szCs w:val="24"/>
        </w:rPr>
        <w:t>, a</w:t>
      </w:r>
      <w:r w:rsidR="006528C9" w:rsidRPr="006528C9">
        <w:rPr>
          <w:rFonts w:ascii="Times New Roman" w:hAnsi="Times New Roman" w:cs="Times New Roman"/>
          <w:noProof/>
          <w:sz w:val="24"/>
          <w:szCs w:val="24"/>
        </w:rPr>
        <w:t>lveolar corrosion</w:t>
      </w:r>
      <w:r w:rsidR="006528C9">
        <w:rPr>
          <w:rFonts w:ascii="Times New Roman" w:hAnsi="Times New Roman" w:cs="Times New Roman"/>
          <w:noProof/>
          <w:sz w:val="24"/>
          <w:szCs w:val="24"/>
        </w:rPr>
        <w:t xml:space="preserve"> and </w:t>
      </w:r>
      <w:r w:rsidR="006528C9" w:rsidRPr="006528C9">
        <w:rPr>
          <w:rFonts w:ascii="Times New Roman" w:hAnsi="Times New Roman" w:cs="Times New Roman"/>
          <w:noProof/>
          <w:sz w:val="24"/>
          <w:szCs w:val="24"/>
        </w:rPr>
        <w:t>localized corrosion</w:t>
      </w:r>
      <w:r w:rsidR="006528C9">
        <w:rPr>
          <w:rFonts w:ascii="Times New Roman" w:hAnsi="Times New Roman" w:cs="Times New Roman"/>
          <w:noProof/>
          <w:sz w:val="24"/>
          <w:szCs w:val="24"/>
        </w:rPr>
        <w:t xml:space="preserve">. </w:t>
      </w:r>
      <w:r w:rsidR="00DA721F">
        <w:rPr>
          <w:rFonts w:ascii="Times New Roman" w:hAnsi="Times New Roman" w:cs="Times New Roman"/>
          <w:noProof/>
          <w:sz w:val="24"/>
          <w:szCs w:val="24"/>
        </w:rPr>
        <w:t>A</w:t>
      </w:r>
      <w:r w:rsidR="00DA721F" w:rsidRPr="00DA721F">
        <w:rPr>
          <w:rFonts w:ascii="Times New Roman" w:hAnsi="Times New Roman" w:cs="Times New Roman"/>
          <w:noProof/>
          <w:sz w:val="24"/>
          <w:szCs w:val="24"/>
        </w:rPr>
        <w:t xml:space="preserve"> mathematical model based multilayer perceptron ANN</w:t>
      </w:r>
      <w:r w:rsidR="00DA721F">
        <w:rPr>
          <w:rFonts w:ascii="Times New Roman" w:hAnsi="Times New Roman" w:cs="Times New Roman"/>
          <w:noProof/>
          <w:sz w:val="24"/>
          <w:szCs w:val="24"/>
        </w:rPr>
        <w:t xml:space="preserve"> was established by</w:t>
      </w:r>
      <w:r w:rsidR="00DA721F" w:rsidRPr="00DA721F">
        <w:rPr>
          <w:rFonts w:ascii="Times New Roman" w:hAnsi="Times New Roman" w:cs="Times New Roman"/>
          <w:noProof/>
          <w:sz w:val="24"/>
          <w:szCs w:val="24"/>
        </w:rPr>
        <w:t xml:space="preserve"> </w:t>
      </w:r>
      <w:r w:rsidR="00205DC2">
        <w:rPr>
          <w:rFonts w:ascii="Times New Roman" w:hAnsi="Times New Roman" w:cs="Times New Roman"/>
          <w:noProof/>
          <w:sz w:val="24"/>
          <w:szCs w:val="24"/>
        </w:rPr>
        <w:t xml:space="preserve">Kenny, Paredes et al. </w:t>
      </w:r>
      <w:r w:rsidR="008264CA">
        <w:rPr>
          <w:rFonts w:ascii="Times New Roman" w:hAnsi="Times New Roman" w:cs="Times New Roman"/>
          <w:noProof/>
          <w:sz w:val="24"/>
          <w:szCs w:val="24"/>
        </w:rPr>
        <w:t xml:space="preserve">(2009) </w:t>
      </w:r>
      <w:r w:rsidR="00205DC2">
        <w:rPr>
          <w:rFonts w:ascii="Times New Roman" w:hAnsi="Times New Roman" w:cs="Times New Roman"/>
          <w:noProof/>
          <w:sz w:val="24"/>
          <w:szCs w:val="24"/>
        </w:rPr>
        <w:fldChar w:fldCharType="begin"/>
      </w:r>
      <w:r w:rsidR="002C22AF">
        <w:rPr>
          <w:rFonts w:ascii="Times New Roman" w:hAnsi="Times New Roman" w:cs="Times New Roman"/>
          <w:noProof/>
          <w:sz w:val="24"/>
          <w:szCs w:val="24"/>
        </w:rPr>
        <w:instrText xml:space="preserve"> ADDIN EN.CITE &lt;EndNote&gt;&lt;Cite&gt;&lt;Author&gt;Kenny&lt;/Author&gt;&lt;Year&gt;2009&lt;/Year&gt;&lt;RecNum&gt;489&lt;/RecNum&gt;&lt;DisplayText&gt;[24]&lt;/DisplayText&gt;&lt;record&gt;&lt;rec-number&gt;489&lt;/rec-number&gt;&lt;foreign-keys&gt;&lt;key app="EN" db-id="ese55x5vtzp0x6e9s9tpzwagt5re2t5sfaz5" timestamp="1546094233"&gt;489&lt;/key&gt;&lt;/foreign-keys&gt;&lt;ref-type name="Journal Article"&gt;17&lt;/ref-type&gt;&lt;contributors&gt;&lt;authors&gt;&lt;author&gt;Kenny, Elaine D.&lt;/author&gt;&lt;author&gt;Paredes, Ramón S. C.&lt;/author&gt;&lt;author&gt;de Lacerda, Luiz A.&lt;/author&gt;&lt;author&gt;Sica, Yuri C.&lt;/author&gt;&lt;author&gt;de Souza, Gabriel P.&lt;/author&gt;&lt;author&gt;Lázaris, José&lt;/author&gt;&lt;/authors&gt;&lt;/contributors&gt;&lt;titles&gt;&lt;title&gt;Artificial neural network corrosion modeling for metals in an equatorial climate&lt;/title&gt;&lt;secondary-title&gt;Corrosion Science&lt;/secondary-title&gt;&lt;/titles&gt;&lt;periodical&gt;&lt;full-title&gt;Corrosion Science&lt;/full-title&gt;&lt;/periodical&gt;&lt;pages&gt;2266-2278&lt;/pages&gt;&lt;volume&gt;51&lt;/volume&gt;&lt;number&gt;10&lt;/number&gt;&lt;dates&gt;&lt;year&gt;2009&lt;/year&gt;&lt;pub-dates&gt;&lt;date&gt;2009/10&lt;/date&gt;&lt;/pub-dates&gt;&lt;/dates&gt;&lt;publisher&gt;Elsevier BV&lt;/publisher&gt;&lt;isbn&gt;0010-938X&lt;/isbn&gt;&lt;urls&gt;&lt;related-urls&gt;&lt;url&gt;http://dx.doi.org/10.1016/j.corsci.2009.06.004&lt;/url&gt;&lt;/related-urls&gt;&lt;/urls&gt;&lt;electronic-resource-num&gt;10.1016/j.corsci.2009.06.004&lt;/electronic-resource-num&gt;&lt;/record&gt;&lt;/Cite&gt;&lt;/EndNote&gt;</w:instrText>
      </w:r>
      <w:r w:rsidR="00205DC2">
        <w:rPr>
          <w:rFonts w:ascii="Times New Roman" w:hAnsi="Times New Roman" w:cs="Times New Roman"/>
          <w:noProof/>
          <w:sz w:val="24"/>
          <w:szCs w:val="24"/>
        </w:rPr>
        <w:fldChar w:fldCharType="separate"/>
      </w:r>
      <w:r w:rsidR="002C22AF">
        <w:rPr>
          <w:rFonts w:ascii="Times New Roman" w:hAnsi="Times New Roman" w:cs="Times New Roman"/>
          <w:noProof/>
          <w:sz w:val="24"/>
          <w:szCs w:val="24"/>
        </w:rPr>
        <w:t>[</w:t>
      </w:r>
      <w:hyperlink w:anchor="_ENREF_24" w:tooltip="Kenny, 2009 #489" w:history="1">
        <w:r w:rsidR="0058554F">
          <w:rPr>
            <w:rFonts w:ascii="Times New Roman" w:hAnsi="Times New Roman" w:cs="Times New Roman"/>
            <w:noProof/>
            <w:sz w:val="24"/>
            <w:szCs w:val="24"/>
          </w:rPr>
          <w:t>24</w:t>
        </w:r>
      </w:hyperlink>
      <w:r w:rsidR="002C22AF">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DA721F">
        <w:rPr>
          <w:rFonts w:ascii="Times New Roman" w:hAnsi="Times New Roman" w:cs="Times New Roman"/>
          <w:noProof/>
          <w:sz w:val="24"/>
          <w:szCs w:val="24"/>
        </w:rPr>
        <w:t xml:space="preserve">, </w:t>
      </w:r>
      <w:r w:rsidR="00205DC2">
        <w:rPr>
          <w:rFonts w:ascii="Times New Roman" w:hAnsi="Times New Roman" w:cs="Times New Roman"/>
          <w:noProof/>
          <w:sz w:val="24"/>
          <w:szCs w:val="24"/>
        </w:rPr>
        <w:t xml:space="preserve">with  linear and sigmoidal tangent transfer function at </w:t>
      </w:r>
      <w:r w:rsidR="00257CB8">
        <w:rPr>
          <w:rFonts w:ascii="Times New Roman" w:hAnsi="Times New Roman" w:cs="Times New Roman"/>
          <w:noProof/>
          <w:sz w:val="24"/>
          <w:szCs w:val="24"/>
        </w:rPr>
        <w:t xml:space="preserve">the </w:t>
      </w:r>
      <w:r w:rsidR="00205DC2">
        <w:rPr>
          <w:rFonts w:ascii="Times New Roman" w:hAnsi="Times New Roman" w:cs="Times New Roman"/>
          <w:noProof/>
          <w:sz w:val="24"/>
          <w:szCs w:val="24"/>
        </w:rPr>
        <w:t xml:space="preserve">first hidden layer and logarithmic transfer functions at </w:t>
      </w:r>
      <w:r w:rsidR="00257CB8">
        <w:rPr>
          <w:rFonts w:ascii="Times New Roman" w:hAnsi="Times New Roman" w:cs="Times New Roman"/>
          <w:noProof/>
          <w:sz w:val="24"/>
          <w:szCs w:val="24"/>
        </w:rPr>
        <w:t xml:space="preserve">the </w:t>
      </w:r>
      <w:r w:rsidR="00205DC2">
        <w:rPr>
          <w:rFonts w:ascii="Times New Roman" w:hAnsi="Times New Roman" w:cs="Times New Roman"/>
          <w:noProof/>
          <w:sz w:val="24"/>
          <w:szCs w:val="24"/>
        </w:rPr>
        <w:t>seco</w:t>
      </w:r>
      <w:r w:rsidR="00734DDC">
        <w:rPr>
          <w:rFonts w:ascii="Times New Roman" w:hAnsi="Times New Roman" w:cs="Times New Roman"/>
          <w:noProof/>
          <w:sz w:val="24"/>
          <w:szCs w:val="24"/>
        </w:rPr>
        <w:t xml:space="preserve">nd intermediate layer by using </w:t>
      </w:r>
      <w:r w:rsidR="00205DC2">
        <w:rPr>
          <w:rFonts w:ascii="Times New Roman" w:hAnsi="Times New Roman" w:cs="Times New Roman"/>
          <w:noProof/>
          <w:sz w:val="24"/>
          <w:szCs w:val="24"/>
        </w:rPr>
        <w:t>Levenberg–Marquardt backpropagation training algorithm</w:t>
      </w:r>
      <w:r w:rsidR="00DA721F">
        <w:rPr>
          <w:rFonts w:ascii="Times New Roman" w:hAnsi="Times New Roman" w:cs="Times New Roman"/>
          <w:noProof/>
          <w:sz w:val="24"/>
          <w:szCs w:val="24"/>
        </w:rPr>
        <w:t>, to analyze corrosion</w:t>
      </w:r>
      <w:r w:rsidR="006528C9">
        <w:rPr>
          <w:rFonts w:ascii="Times New Roman" w:hAnsi="Times New Roman" w:cs="Times New Roman"/>
          <w:noProof/>
          <w:sz w:val="24"/>
          <w:szCs w:val="24"/>
        </w:rPr>
        <w:t xml:space="preserve"> rates</w:t>
      </w:r>
      <w:r w:rsidR="006B37D4">
        <w:rPr>
          <w:rFonts w:ascii="Times New Roman" w:hAnsi="Times New Roman" w:cs="Times New Roman"/>
          <w:noProof/>
          <w:sz w:val="24"/>
          <w:szCs w:val="24"/>
        </w:rPr>
        <w:t xml:space="preserve"> of three</w:t>
      </w:r>
      <w:r w:rsidR="006528C9">
        <w:rPr>
          <w:rFonts w:ascii="Times New Roman" w:hAnsi="Times New Roman" w:cs="Times New Roman"/>
          <w:noProof/>
          <w:sz w:val="24"/>
          <w:szCs w:val="24"/>
        </w:rPr>
        <w:t xml:space="preserve"> different</w:t>
      </w:r>
      <w:r w:rsidR="006B37D4">
        <w:rPr>
          <w:rFonts w:ascii="Times New Roman" w:hAnsi="Times New Roman" w:cs="Times New Roman"/>
          <w:noProof/>
          <w:sz w:val="24"/>
          <w:szCs w:val="24"/>
        </w:rPr>
        <w:t xml:space="preserve"> matereials</w:t>
      </w:r>
      <w:r w:rsidR="000D69B3">
        <w:rPr>
          <w:rFonts w:ascii="Times New Roman" w:hAnsi="Times New Roman" w:cs="Times New Roman"/>
          <w:noProof/>
          <w:sz w:val="24"/>
          <w:szCs w:val="24"/>
        </w:rPr>
        <w:t xml:space="preserve">. </w:t>
      </w:r>
      <w:r w:rsidR="00DA721F">
        <w:rPr>
          <w:rFonts w:ascii="Times New Roman" w:hAnsi="Times New Roman" w:cs="Times New Roman"/>
          <w:noProof/>
          <w:sz w:val="24"/>
          <w:szCs w:val="24"/>
        </w:rPr>
        <w:t>Meterological data of t</w:t>
      </w:r>
      <w:r w:rsidR="007D7D4C">
        <w:rPr>
          <w:rFonts w:ascii="Times New Roman" w:hAnsi="Times New Roman" w:cs="Times New Roman"/>
          <w:noProof/>
          <w:sz w:val="24"/>
          <w:szCs w:val="24"/>
        </w:rPr>
        <w:t xml:space="preserve">en </w:t>
      </w:r>
      <w:r w:rsidR="007D7D4C" w:rsidRPr="00712F9C">
        <w:rPr>
          <w:rFonts w:ascii="Times New Roman" w:hAnsi="Times New Roman" w:cs="Times New Roman"/>
          <w:noProof/>
          <w:sz w:val="24"/>
          <w:szCs w:val="24"/>
        </w:rPr>
        <w:t xml:space="preserve">specific </w:t>
      </w:r>
      <w:r w:rsidR="00DA721F">
        <w:rPr>
          <w:rFonts w:ascii="Times New Roman" w:hAnsi="Times New Roman" w:cs="Times New Roman"/>
          <w:noProof/>
          <w:sz w:val="24"/>
          <w:szCs w:val="24"/>
        </w:rPr>
        <w:t>environmental</w:t>
      </w:r>
      <w:r w:rsidR="007D7D4C" w:rsidRPr="00712F9C">
        <w:rPr>
          <w:rFonts w:ascii="Times New Roman" w:hAnsi="Times New Roman" w:cs="Times New Roman"/>
          <w:noProof/>
          <w:sz w:val="24"/>
          <w:szCs w:val="24"/>
        </w:rPr>
        <w:t xml:space="preserve"> </w:t>
      </w:r>
      <w:r w:rsidR="007D7D4C">
        <w:rPr>
          <w:rFonts w:ascii="Times New Roman" w:hAnsi="Times New Roman" w:cs="Times New Roman"/>
          <w:noProof/>
          <w:sz w:val="24"/>
          <w:szCs w:val="24"/>
        </w:rPr>
        <w:t xml:space="preserve">variables </w:t>
      </w:r>
      <w:r w:rsidR="001178FA" w:rsidRPr="001178FA">
        <w:rPr>
          <w:rFonts w:ascii="Times New Roman" w:hAnsi="Times New Roman" w:cs="Times New Roman"/>
          <w:noProof/>
          <w:sz w:val="24"/>
          <w:szCs w:val="24"/>
        </w:rPr>
        <w:t>(time of exposure, temperature, relative humidity, precipitation, time of wetness, wind velocity, solar radiation, chloride</w:t>
      </w:r>
      <w:r w:rsidR="001178FA">
        <w:rPr>
          <w:rFonts w:ascii="Times New Roman" w:hAnsi="Times New Roman" w:cs="Times New Roman"/>
          <w:noProof/>
          <w:sz w:val="24"/>
          <w:szCs w:val="24"/>
        </w:rPr>
        <w:t xml:space="preserve"> </w:t>
      </w:r>
      <w:r w:rsidR="001178FA" w:rsidRPr="001178FA">
        <w:rPr>
          <w:rFonts w:ascii="Times New Roman" w:hAnsi="Times New Roman" w:cs="Times New Roman"/>
          <w:noProof/>
          <w:sz w:val="24"/>
          <w:szCs w:val="24"/>
        </w:rPr>
        <w:t>ions, sulfur compounds and dustfall</w:t>
      </w:r>
      <w:r w:rsidR="001178FA">
        <w:rPr>
          <w:rFonts w:ascii="Times New Roman" w:hAnsi="Times New Roman" w:cs="Times New Roman"/>
          <w:noProof/>
          <w:sz w:val="24"/>
          <w:szCs w:val="24"/>
        </w:rPr>
        <w:t xml:space="preserve">) </w:t>
      </w:r>
      <w:r w:rsidR="007D7D4C">
        <w:rPr>
          <w:rFonts w:ascii="Times New Roman" w:hAnsi="Times New Roman" w:cs="Times New Roman"/>
          <w:noProof/>
          <w:sz w:val="24"/>
          <w:szCs w:val="24"/>
        </w:rPr>
        <w:t xml:space="preserve">collected were used </w:t>
      </w:r>
      <w:r w:rsidR="00DA721F">
        <w:rPr>
          <w:rFonts w:ascii="Times New Roman" w:hAnsi="Times New Roman" w:cs="Times New Roman"/>
          <w:noProof/>
          <w:sz w:val="24"/>
          <w:szCs w:val="24"/>
        </w:rPr>
        <w:t xml:space="preserve">as the input </w:t>
      </w:r>
      <w:r w:rsidR="007D7D4C">
        <w:rPr>
          <w:rFonts w:ascii="Times New Roman" w:hAnsi="Times New Roman" w:cs="Times New Roman"/>
          <w:noProof/>
          <w:sz w:val="24"/>
          <w:szCs w:val="24"/>
        </w:rPr>
        <w:t xml:space="preserve">to train ANN and </w:t>
      </w:r>
      <w:r w:rsidR="007D7D4C" w:rsidRPr="007D7D4C">
        <w:rPr>
          <w:rFonts w:ascii="Times New Roman" w:hAnsi="Times New Roman" w:cs="Times New Roman"/>
          <w:noProof/>
          <w:sz w:val="24"/>
          <w:szCs w:val="24"/>
        </w:rPr>
        <w:t>laboratory evaluated corrosion rate</w:t>
      </w:r>
      <w:r w:rsidR="00227DC0">
        <w:rPr>
          <w:rFonts w:ascii="Times New Roman" w:hAnsi="Times New Roman" w:cs="Times New Roman"/>
          <w:noProof/>
          <w:sz w:val="24"/>
          <w:szCs w:val="24"/>
        </w:rPr>
        <w:t>s</w:t>
      </w:r>
      <w:r w:rsidR="007D7D4C">
        <w:rPr>
          <w:rFonts w:ascii="Times New Roman" w:hAnsi="Times New Roman" w:cs="Times New Roman"/>
          <w:noProof/>
          <w:sz w:val="24"/>
          <w:szCs w:val="24"/>
        </w:rPr>
        <w:t xml:space="preserve"> of specimens were used </w:t>
      </w:r>
      <w:r w:rsidR="00DA721F">
        <w:rPr>
          <w:rFonts w:ascii="Times New Roman" w:hAnsi="Times New Roman" w:cs="Times New Roman"/>
          <w:noProof/>
          <w:sz w:val="24"/>
          <w:szCs w:val="24"/>
        </w:rPr>
        <w:t xml:space="preserve">as the output </w:t>
      </w:r>
      <w:r w:rsidR="007D7D4C">
        <w:rPr>
          <w:rFonts w:ascii="Times New Roman" w:hAnsi="Times New Roman" w:cs="Times New Roman"/>
          <w:noProof/>
          <w:sz w:val="24"/>
          <w:szCs w:val="24"/>
        </w:rPr>
        <w:t>t</w:t>
      </w:r>
      <w:r w:rsidR="007D7D4C" w:rsidRPr="000D69B3">
        <w:rPr>
          <w:rFonts w:ascii="Times New Roman" w:hAnsi="Times New Roman" w:cs="Times New Roman"/>
          <w:noProof/>
          <w:sz w:val="24"/>
          <w:szCs w:val="24"/>
        </w:rPr>
        <w:t>o analyze the atmospheric corrosion rates</w:t>
      </w:r>
      <w:r w:rsidR="007D7D4C">
        <w:rPr>
          <w:rFonts w:ascii="Times New Roman" w:hAnsi="Times New Roman" w:cs="Times New Roman"/>
          <w:noProof/>
          <w:sz w:val="24"/>
          <w:szCs w:val="24"/>
        </w:rPr>
        <w:t>.</w:t>
      </w:r>
      <w:r w:rsidR="006528C9">
        <w:rPr>
          <w:rFonts w:ascii="Times New Roman" w:hAnsi="Times New Roman" w:cs="Times New Roman"/>
          <w:noProof/>
          <w:sz w:val="24"/>
          <w:szCs w:val="24"/>
        </w:rPr>
        <w:t xml:space="preserve"> </w:t>
      </w:r>
      <w:r w:rsidR="00D07ED6">
        <w:rPr>
          <w:rFonts w:ascii="Times New Roman" w:hAnsi="Times New Roman" w:cs="Times New Roman" w:hint="eastAsia"/>
          <w:noProof/>
          <w:sz w:val="24"/>
          <w:szCs w:val="24"/>
        </w:rPr>
        <w:t xml:space="preserve">The </w:t>
      </w:r>
      <w:r w:rsidR="00205DC2">
        <w:rPr>
          <w:rFonts w:ascii="Times New Roman" w:hAnsi="Times New Roman" w:cs="Times New Roman"/>
          <w:noProof/>
          <w:sz w:val="24"/>
          <w:szCs w:val="24"/>
        </w:rPr>
        <w:t>good correlations obtained in the analysis demonstrate</w:t>
      </w:r>
      <w:r w:rsidR="005562FD">
        <w:rPr>
          <w:rFonts w:ascii="Times New Roman" w:hAnsi="Times New Roman" w:cs="Times New Roman"/>
          <w:noProof/>
          <w:sz w:val="24"/>
          <w:szCs w:val="24"/>
        </w:rPr>
        <w:t xml:space="preserve"> </w:t>
      </w:r>
      <w:r w:rsidR="00205DC2">
        <w:rPr>
          <w:rFonts w:ascii="Times New Roman" w:hAnsi="Times New Roman" w:cs="Times New Roman"/>
          <w:noProof/>
          <w:sz w:val="24"/>
          <w:szCs w:val="24"/>
        </w:rPr>
        <w:t xml:space="preserve">ANN </w:t>
      </w:r>
      <w:r w:rsidR="005562FD">
        <w:rPr>
          <w:rFonts w:ascii="Times New Roman" w:hAnsi="Times New Roman" w:cs="Times New Roman"/>
          <w:noProof/>
          <w:sz w:val="24"/>
          <w:szCs w:val="24"/>
        </w:rPr>
        <w:t xml:space="preserve">performed greatly </w:t>
      </w:r>
      <w:r w:rsidR="00205DC2">
        <w:rPr>
          <w:rFonts w:ascii="Times New Roman" w:hAnsi="Times New Roman" w:cs="Times New Roman"/>
          <w:noProof/>
          <w:sz w:val="24"/>
          <w:szCs w:val="24"/>
        </w:rPr>
        <w:t xml:space="preserve">in estimating the corrosion rate. </w:t>
      </w:r>
      <w:r w:rsidR="00785363">
        <w:rPr>
          <w:rFonts w:ascii="Times New Roman" w:hAnsi="Times New Roman" w:cs="Times New Roman"/>
          <w:noProof/>
          <w:sz w:val="24"/>
          <w:szCs w:val="24"/>
        </w:rPr>
        <w:t>It supports one major benefit of ANN that ANN performs well in estimating high complexity and nonlinear</w:t>
      </w:r>
      <w:r w:rsidR="00621466">
        <w:rPr>
          <w:rFonts w:ascii="Times New Roman" w:hAnsi="Times New Roman" w:cs="Times New Roman"/>
          <w:noProof/>
          <w:sz w:val="24"/>
          <w:szCs w:val="24"/>
        </w:rPr>
        <w:t xml:space="preserve"> correlation</w:t>
      </w:r>
      <w:r w:rsidR="00785363">
        <w:rPr>
          <w:rFonts w:ascii="Times New Roman" w:hAnsi="Times New Roman" w:cs="Times New Roman"/>
          <w:noProof/>
          <w:sz w:val="24"/>
          <w:szCs w:val="24"/>
        </w:rPr>
        <w:t xml:space="preserve"> between input and output parameters. </w:t>
      </w:r>
      <w:r w:rsidR="00331CA6">
        <w:rPr>
          <w:rFonts w:ascii="Times New Roman" w:hAnsi="Times New Roman" w:cs="Times New Roman"/>
          <w:noProof/>
          <w:sz w:val="24"/>
          <w:szCs w:val="24"/>
        </w:rPr>
        <w:t xml:space="preserve">Long-term </w:t>
      </w:r>
      <w:r w:rsidR="00331CA6">
        <w:rPr>
          <w:rFonts w:ascii="Times New Roman" w:hAnsi="Times New Roman" w:cs="Times New Roman"/>
          <w:noProof/>
          <w:sz w:val="24"/>
          <w:szCs w:val="24"/>
        </w:rPr>
        <w:lastRenderedPageBreak/>
        <w:t>corrosion prediction could be calculated by</w:t>
      </w:r>
      <w:r w:rsidR="00331CA6" w:rsidRPr="00BF72B4">
        <w:rPr>
          <w:rFonts w:ascii="Times New Roman" w:hAnsi="Times New Roman" w:cs="Times New Roman"/>
          <w:noProof/>
          <w:sz w:val="24"/>
          <w:szCs w:val="24"/>
        </w:rPr>
        <w:t xml:space="preserve"> </w:t>
      </w:r>
      <w:r w:rsidR="00BF72B4" w:rsidRPr="00BF72B4">
        <w:rPr>
          <w:rFonts w:ascii="Times New Roman" w:hAnsi="Times New Roman" w:cs="Times New Roman"/>
          <w:noProof/>
          <w:sz w:val="24"/>
          <w:szCs w:val="24"/>
        </w:rPr>
        <w:t>Pourbaix equation</w:t>
      </w:r>
      <w:r w:rsidR="00AC338C">
        <w:rPr>
          <w:rFonts w:ascii="Times New Roman" w:hAnsi="Times New Roman" w:cs="Times New Roman"/>
          <w:noProof/>
          <w:sz w:val="24"/>
          <w:szCs w:val="24"/>
        </w:rPr>
        <w:fldChar w:fldCharType="begin"/>
      </w:r>
      <w:r w:rsidR="00AC338C">
        <w:rPr>
          <w:rFonts w:ascii="Times New Roman" w:hAnsi="Times New Roman" w:cs="Times New Roman"/>
          <w:noProof/>
          <w:sz w:val="24"/>
          <w:szCs w:val="24"/>
        </w:rPr>
        <w:instrText xml:space="preserve"> ADDIN EN.CITE &lt;EndNote&gt;&lt;Cite&gt;&lt;Author&gt;M. Pourbaix&lt;/Author&gt;&lt;Year&gt;1990&lt;/Year&gt;&lt;RecNum&gt;723&lt;/RecNum&gt;&lt;DisplayText&gt;[72]&lt;/DisplayText&gt;&lt;record&gt;&lt;rec-number&gt;723&lt;/rec-number&gt;&lt;foreign-keys&gt;&lt;key app="EN" db-id="ese55x5vtzp0x6e9s9tpzwagt5re2t5sfaz5" timestamp="1558686279"&gt;723&lt;/key&gt;&lt;/foreign-keys&gt;&lt;ref-type name="Journal Article"&gt;17&lt;/ref-type&gt;&lt;contributors&gt;&lt;authors&gt;&lt;author&gt;M. Pourbaix, s&lt;/author&gt;&lt;/authors&gt;&lt;/contributors&gt;&lt;titles&gt;&lt;title&gt;International cooperation in the prevention of corrosion of materials&lt;/title&gt;&lt;secondary-title&gt;IX International Congress of Metallic Corrosion,  Florença, Itália, Anais&lt;/secondary-title&gt;&lt;/titles&gt;&lt;periodical&gt;&lt;full-title&gt;IX International Congress of Metallic Corrosion,  Florença, Itália, Anais&lt;/full-title&gt;&lt;/periodical&gt;&lt;dates&gt;&lt;year&gt;1990&lt;/year&gt;&lt;/dates&gt;&lt;urls&gt;&lt;/urls&gt;&lt;/record&gt;&lt;/Cite&gt;&lt;/EndNote&gt;</w:instrText>
      </w:r>
      <w:r w:rsidR="00AC338C">
        <w:rPr>
          <w:rFonts w:ascii="Times New Roman" w:hAnsi="Times New Roman" w:cs="Times New Roman"/>
          <w:noProof/>
          <w:sz w:val="24"/>
          <w:szCs w:val="24"/>
        </w:rPr>
        <w:fldChar w:fldCharType="separate"/>
      </w:r>
      <w:r w:rsidR="00AC338C">
        <w:rPr>
          <w:rFonts w:ascii="Times New Roman" w:hAnsi="Times New Roman" w:cs="Times New Roman"/>
          <w:noProof/>
          <w:sz w:val="24"/>
          <w:szCs w:val="24"/>
        </w:rPr>
        <w:t>[</w:t>
      </w:r>
      <w:hyperlink w:anchor="_ENREF_72" w:tooltip="M. Pourbaix, 1990 #723" w:history="1">
        <w:r w:rsidR="0058554F">
          <w:rPr>
            <w:rFonts w:ascii="Times New Roman" w:hAnsi="Times New Roman" w:cs="Times New Roman"/>
            <w:noProof/>
            <w:sz w:val="24"/>
            <w:szCs w:val="24"/>
          </w:rPr>
          <w:t>72</w:t>
        </w:r>
      </w:hyperlink>
      <w:r w:rsidR="00AC338C">
        <w:rPr>
          <w:rFonts w:ascii="Times New Roman" w:hAnsi="Times New Roman" w:cs="Times New Roman"/>
          <w:noProof/>
          <w:sz w:val="24"/>
          <w:szCs w:val="24"/>
        </w:rPr>
        <w:t>]</w:t>
      </w:r>
      <w:r w:rsidR="00AC338C">
        <w:rPr>
          <w:rFonts w:ascii="Times New Roman" w:hAnsi="Times New Roman" w:cs="Times New Roman"/>
          <w:noProof/>
          <w:sz w:val="24"/>
          <w:szCs w:val="24"/>
        </w:rPr>
        <w:fldChar w:fldCharType="end"/>
      </w:r>
      <w:r w:rsidR="00205DC2">
        <w:rPr>
          <w:rFonts w:ascii="Times New Roman" w:hAnsi="Times New Roman" w:cs="Times New Roman"/>
          <w:noProof/>
          <w:sz w:val="24"/>
          <w:szCs w:val="24"/>
        </w:rPr>
        <w:t xml:space="preserve"> </w:t>
      </w:r>
      <w:r w:rsidR="00BF72B4">
        <w:rPr>
          <w:rFonts w:ascii="Times New Roman" w:hAnsi="Times New Roman" w:cs="Times New Roman"/>
          <w:noProof/>
          <w:sz w:val="24"/>
          <w:szCs w:val="24"/>
        </w:rPr>
        <w:t xml:space="preserve">evaluated </w:t>
      </w:r>
      <w:r w:rsidR="00331CA6">
        <w:rPr>
          <w:rFonts w:ascii="Times New Roman" w:hAnsi="Times New Roman" w:cs="Times New Roman"/>
          <w:noProof/>
          <w:sz w:val="24"/>
          <w:szCs w:val="24"/>
        </w:rPr>
        <w:t>with parameters derived from</w:t>
      </w:r>
      <w:r w:rsidR="00BF72B4">
        <w:rPr>
          <w:rFonts w:ascii="Times New Roman" w:hAnsi="Times New Roman" w:cs="Times New Roman"/>
          <w:noProof/>
          <w:sz w:val="24"/>
          <w:szCs w:val="24"/>
        </w:rPr>
        <w:t xml:space="preserve"> </w:t>
      </w:r>
      <w:r w:rsidR="00331CA6">
        <w:rPr>
          <w:rFonts w:ascii="Times New Roman" w:hAnsi="Times New Roman" w:cs="Times New Roman"/>
          <w:noProof/>
          <w:sz w:val="24"/>
          <w:szCs w:val="24"/>
        </w:rPr>
        <w:t xml:space="preserve"> </w:t>
      </w:r>
      <w:r w:rsidR="00BF72B4">
        <w:rPr>
          <w:rFonts w:ascii="Times New Roman" w:hAnsi="Times New Roman" w:cs="Times New Roman"/>
          <w:noProof/>
          <w:sz w:val="24"/>
          <w:szCs w:val="24"/>
        </w:rPr>
        <w:t xml:space="preserve">ANN </w:t>
      </w:r>
      <w:r w:rsidR="00331CA6">
        <w:rPr>
          <w:rFonts w:ascii="Times New Roman" w:hAnsi="Times New Roman" w:cs="Times New Roman"/>
          <w:noProof/>
          <w:sz w:val="24"/>
          <w:szCs w:val="24"/>
        </w:rPr>
        <w:t>analysis</w:t>
      </w:r>
      <w:r w:rsidR="00205DC2">
        <w:rPr>
          <w:rFonts w:ascii="Times New Roman" w:hAnsi="Times New Roman" w:cs="Times New Roman"/>
          <w:noProof/>
          <w:sz w:val="24"/>
          <w:szCs w:val="24"/>
        </w:rPr>
        <w:t xml:space="preserve"> </w:t>
      </w:r>
      <w:r w:rsidR="00331CA6">
        <w:rPr>
          <w:rFonts w:ascii="Times New Roman" w:hAnsi="Times New Roman" w:cs="Times New Roman"/>
          <w:noProof/>
          <w:sz w:val="24"/>
          <w:szCs w:val="24"/>
        </w:rPr>
        <w:t>for two year period</w:t>
      </w:r>
      <w:r w:rsidR="00205DC2">
        <w:rPr>
          <w:rFonts w:ascii="Times New Roman" w:hAnsi="Times New Roman" w:cs="Times New Roman"/>
          <w:noProof/>
          <w:sz w:val="24"/>
          <w:szCs w:val="24"/>
        </w:rPr>
        <w:t xml:space="preserve">. </w:t>
      </w:r>
    </w:p>
    <w:p w14:paraId="4636B703" w14:textId="68BBE158" w:rsidR="009141F2" w:rsidRDefault="00A62A20"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To deal with </w:t>
      </w:r>
      <w:r w:rsidR="001178FA">
        <w:rPr>
          <w:rFonts w:ascii="Times New Roman" w:hAnsi="Times New Roman" w:cs="Times New Roman"/>
          <w:noProof/>
          <w:sz w:val="24"/>
          <w:szCs w:val="24"/>
        </w:rPr>
        <w:t xml:space="preserve">different </w:t>
      </w:r>
      <w:r>
        <w:rPr>
          <w:rFonts w:ascii="Times New Roman" w:hAnsi="Times New Roman" w:cs="Times New Roman"/>
          <w:noProof/>
          <w:sz w:val="24"/>
          <w:szCs w:val="24"/>
        </w:rPr>
        <w:t xml:space="preserve">corrosion </w:t>
      </w:r>
      <w:r w:rsidR="0015582D">
        <w:rPr>
          <w:rFonts w:ascii="Times New Roman" w:hAnsi="Times New Roman" w:cs="Times New Roman"/>
          <w:noProof/>
          <w:sz w:val="24"/>
          <w:szCs w:val="24"/>
        </w:rPr>
        <w:t>metrics</w:t>
      </w:r>
      <w:r>
        <w:rPr>
          <w:rFonts w:ascii="Times New Roman" w:hAnsi="Times New Roman" w:cs="Times New Roman"/>
          <w:noProof/>
          <w:sz w:val="24"/>
          <w:szCs w:val="24"/>
        </w:rPr>
        <w:t xml:space="preserve"> of different materials, </w:t>
      </w:r>
      <w:r w:rsidR="00205DC2">
        <w:rPr>
          <w:rFonts w:ascii="Times New Roman" w:hAnsi="Times New Roman" w:cs="Times New Roman"/>
          <w:noProof/>
          <w:sz w:val="24"/>
          <w:szCs w:val="24"/>
        </w:rPr>
        <w:t>Kamrunnahar and Urquidi-Macdonald</w:t>
      </w:r>
      <w:r w:rsidR="008264CA">
        <w:rPr>
          <w:rFonts w:ascii="Times New Roman" w:hAnsi="Times New Roman" w:cs="Times New Roman"/>
          <w:noProof/>
          <w:sz w:val="24"/>
          <w:szCs w:val="24"/>
        </w:rPr>
        <w:t xml:space="preserve"> (2009)</w:t>
      </w:r>
      <w:r w:rsidR="00205DC2">
        <w:rPr>
          <w:rFonts w:ascii="Times New Roman" w:hAnsi="Times New Roman" w:cs="Times New Roman"/>
          <w:noProof/>
          <w:sz w:val="24"/>
          <w:szCs w:val="24"/>
        </w:rPr>
        <w:t xml:space="preserve"> </w:t>
      </w:r>
      <w:r w:rsidR="00205DC2">
        <w:rPr>
          <w:rFonts w:ascii="Times New Roman" w:hAnsi="Times New Roman" w:cs="Times New Roman"/>
          <w:noProof/>
          <w:sz w:val="24"/>
          <w:szCs w:val="24"/>
        </w:rPr>
        <w:fldChar w:fldCharType="begin"/>
      </w:r>
      <w:r w:rsidR="002C22AF">
        <w:rPr>
          <w:rFonts w:ascii="Times New Roman" w:hAnsi="Times New Roman" w:cs="Times New Roman"/>
          <w:noProof/>
          <w:sz w:val="24"/>
          <w:szCs w:val="24"/>
        </w:rPr>
        <w:instrText xml:space="preserve"> ADDIN EN.CITE &lt;EndNote&gt;&lt;Cite&gt;&lt;Author&gt;Kamrunnahar&lt;/Author&gt;&lt;Year&gt;2010&lt;/Year&gt;&lt;RecNum&gt;487&lt;/RecNum&gt;&lt;DisplayText&gt;[43]&lt;/DisplayText&gt;&lt;record&gt;&lt;rec-number&gt;487&lt;/rec-number&gt;&lt;foreign-keys&gt;&lt;key app="EN" db-id="ese55x5vtzp0x6e9s9tpzwagt5re2t5sfaz5" timestamp="1546094233"&gt;487&lt;/key&gt;&lt;/foreign-keys&gt;&lt;ref-type name="Journal Article"&gt;17&lt;/ref-type&gt;&lt;contributors&gt;&lt;authors&gt;&lt;author&gt;Kamrunnahar, Mst&lt;/author&gt;&lt;author&gt;Urquidi-Macdonald, Mirna&lt;/author&gt;&lt;/authors&gt;&lt;/contributors&gt;&lt;titles&gt;&lt;title&gt;Prediction of corrosion behavior using neural network as a data mining tool&lt;/title&gt;&lt;secondary-title&gt;Corrosion Science&lt;/secondary-title&gt;&lt;/titles&gt;&lt;periodical&gt;&lt;full-title&gt;Corrosion Science&lt;/full-title&gt;&lt;/periodical&gt;&lt;pages&gt;669-677&lt;/pages&gt;&lt;volume&gt;52&lt;/volume&gt;&lt;number&gt;3&lt;/number&gt;&lt;dates&gt;&lt;year&gt;2010&lt;/year&gt;&lt;pub-dates&gt;&lt;date&gt;2010/03&lt;/date&gt;&lt;/pub-dates&gt;&lt;/dates&gt;&lt;publisher&gt;Elsevier BV&lt;/publisher&gt;&lt;isbn&gt;0010-938X&lt;/isbn&gt;&lt;urls&gt;&lt;related-urls&gt;&lt;url&gt;http://dx.doi.org/10.1016/j.corsci.2009.10.024&lt;/url&gt;&lt;/related-urls&gt;&lt;/urls&gt;&lt;electronic-resource-num&gt;10.1016/j.corsci.2009.10.024&lt;/electronic-resource-num&gt;&lt;/record&gt;&lt;/Cite&gt;&lt;/EndNote&gt;</w:instrText>
      </w:r>
      <w:r w:rsidR="00205DC2">
        <w:rPr>
          <w:rFonts w:ascii="Times New Roman" w:hAnsi="Times New Roman" w:cs="Times New Roman"/>
          <w:noProof/>
          <w:sz w:val="24"/>
          <w:szCs w:val="24"/>
        </w:rPr>
        <w:fldChar w:fldCharType="separate"/>
      </w:r>
      <w:r w:rsidR="002C22AF">
        <w:rPr>
          <w:rFonts w:ascii="Times New Roman" w:hAnsi="Times New Roman" w:cs="Times New Roman"/>
          <w:noProof/>
          <w:sz w:val="24"/>
          <w:szCs w:val="24"/>
        </w:rPr>
        <w:t>[</w:t>
      </w:r>
      <w:hyperlink w:anchor="_ENREF_43" w:tooltip="Kamrunnahar, 2010 #487" w:history="1">
        <w:r w:rsidR="0058554F">
          <w:rPr>
            <w:rFonts w:ascii="Times New Roman" w:hAnsi="Times New Roman" w:cs="Times New Roman"/>
            <w:noProof/>
            <w:sz w:val="24"/>
            <w:szCs w:val="24"/>
          </w:rPr>
          <w:t>43</w:t>
        </w:r>
      </w:hyperlink>
      <w:r w:rsidR="002C22AF">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205DC2">
        <w:rPr>
          <w:rFonts w:ascii="Times New Roman" w:hAnsi="Times New Roman" w:cs="Times New Roman"/>
          <w:noProof/>
          <w:sz w:val="24"/>
          <w:szCs w:val="24"/>
        </w:rPr>
        <w:t xml:space="preserve"> developed </w:t>
      </w:r>
      <w:r w:rsidR="00DA721F">
        <w:rPr>
          <w:rFonts w:ascii="Times New Roman" w:hAnsi="Times New Roman" w:cs="Times New Roman"/>
          <w:noProof/>
          <w:sz w:val="24"/>
          <w:szCs w:val="24"/>
        </w:rPr>
        <w:t>more than one multilayer perceptron backpropagation ANN</w:t>
      </w:r>
      <w:r w:rsidR="00BF72B4">
        <w:rPr>
          <w:rFonts w:ascii="Times New Roman" w:hAnsi="Times New Roman" w:cs="Times New Roman"/>
          <w:noProof/>
          <w:sz w:val="24"/>
          <w:szCs w:val="24"/>
        </w:rPr>
        <w:t xml:space="preserve"> model</w:t>
      </w:r>
      <w:r w:rsidR="00507D51">
        <w:rPr>
          <w:rFonts w:ascii="Times New Roman" w:hAnsi="Times New Roman" w:cs="Times New Roman"/>
          <w:noProof/>
          <w:sz w:val="24"/>
          <w:szCs w:val="24"/>
        </w:rPr>
        <w:t xml:space="preserve"> to </w:t>
      </w:r>
      <w:r w:rsidR="00507D51" w:rsidRPr="00980DE7">
        <w:rPr>
          <w:rFonts w:ascii="Times New Roman" w:hAnsi="Times New Roman" w:cs="Times New Roman"/>
          <w:noProof/>
          <w:color w:val="FF0000"/>
          <w:sz w:val="24"/>
          <w:szCs w:val="24"/>
          <w:rPrChange w:id="83" w:author="Thike" w:date="2019-06-18T16:48:00Z">
            <w:rPr>
              <w:rFonts w:ascii="Times New Roman" w:hAnsi="Times New Roman" w:cs="Times New Roman"/>
              <w:noProof/>
              <w:sz w:val="24"/>
              <w:szCs w:val="24"/>
            </w:rPr>
          </w:rPrChange>
        </w:rPr>
        <w:t>predict different kinds of corrosion behavior</w:t>
      </w:r>
      <w:r w:rsidR="00DA721F">
        <w:rPr>
          <w:rFonts w:ascii="Times New Roman" w:hAnsi="Times New Roman" w:cs="Times New Roman"/>
          <w:noProof/>
          <w:sz w:val="24"/>
          <w:szCs w:val="24"/>
        </w:rPr>
        <w:t>. T</w:t>
      </w:r>
      <w:r w:rsidR="00205DC2">
        <w:rPr>
          <w:rFonts w:ascii="Times New Roman" w:hAnsi="Times New Roman" w:cs="Times New Roman"/>
          <w:noProof/>
          <w:sz w:val="24"/>
          <w:szCs w:val="24"/>
        </w:rPr>
        <w:t xml:space="preserve">hree </w:t>
      </w:r>
      <w:r w:rsidR="00DA721F">
        <w:rPr>
          <w:rFonts w:ascii="Times New Roman" w:hAnsi="Times New Roman" w:cs="Times New Roman"/>
          <w:noProof/>
          <w:sz w:val="24"/>
          <w:szCs w:val="24"/>
        </w:rPr>
        <w:t>ANN</w:t>
      </w:r>
      <w:r w:rsidR="00DD5CA5">
        <w:rPr>
          <w:rFonts w:ascii="Times New Roman" w:hAnsi="Times New Roman" w:cs="Times New Roman"/>
          <w:noProof/>
          <w:sz w:val="24"/>
          <w:szCs w:val="24"/>
        </w:rPr>
        <w:t xml:space="preserve">s were modelled </w:t>
      </w:r>
      <w:r w:rsidR="00205DC2">
        <w:rPr>
          <w:rFonts w:ascii="Times New Roman" w:hAnsi="Times New Roman" w:cs="Times New Roman"/>
          <w:noProof/>
          <w:sz w:val="24"/>
          <w:szCs w:val="24"/>
        </w:rPr>
        <w:t xml:space="preserve">for two general corrosion data </w:t>
      </w:r>
      <w:r w:rsidR="008264CA">
        <w:rPr>
          <w:rFonts w:ascii="Times New Roman" w:hAnsi="Times New Roman" w:cs="Times New Roman"/>
          <w:noProof/>
          <w:sz w:val="24"/>
          <w:szCs w:val="24"/>
        </w:rPr>
        <w:t xml:space="preserve">on iron-alloy, and carbon and alloy steel, </w:t>
      </w:r>
      <w:r w:rsidR="00205DC2">
        <w:rPr>
          <w:rFonts w:ascii="Times New Roman" w:hAnsi="Times New Roman" w:cs="Times New Roman"/>
          <w:noProof/>
          <w:sz w:val="24"/>
          <w:szCs w:val="24"/>
        </w:rPr>
        <w:t xml:space="preserve">and one localized corrosion data </w:t>
      </w:r>
      <w:r w:rsidR="008264CA">
        <w:rPr>
          <w:rFonts w:ascii="Times New Roman" w:hAnsi="Times New Roman" w:cs="Times New Roman"/>
          <w:noProof/>
          <w:sz w:val="24"/>
          <w:szCs w:val="24"/>
        </w:rPr>
        <w:t>on</w:t>
      </w:r>
      <w:r w:rsidR="00205DC2">
        <w:rPr>
          <w:rFonts w:ascii="Times New Roman" w:hAnsi="Times New Roman" w:cs="Times New Roman"/>
          <w:noProof/>
          <w:sz w:val="24"/>
          <w:szCs w:val="24"/>
        </w:rPr>
        <w:t xml:space="preserve"> </w:t>
      </w:r>
      <w:r w:rsidR="008264CA">
        <w:rPr>
          <w:rFonts w:ascii="Times New Roman" w:hAnsi="Times New Roman" w:cs="Times New Roman"/>
          <w:noProof/>
          <w:sz w:val="24"/>
          <w:szCs w:val="24"/>
        </w:rPr>
        <w:t>Ti-alloy</w:t>
      </w:r>
      <w:r w:rsidR="00205DC2">
        <w:rPr>
          <w:rFonts w:ascii="Times New Roman" w:hAnsi="Times New Roman" w:cs="Times New Roman"/>
          <w:noProof/>
          <w:sz w:val="24"/>
          <w:szCs w:val="24"/>
        </w:rPr>
        <w:t>. The ANN model developed for grade-2 titanium showed excellent agreement with experimental data and then used for prediction of future maximum pit depth and other variables under similar operating conditions</w:t>
      </w:r>
      <w:r w:rsidR="003720A7">
        <w:rPr>
          <w:rFonts w:ascii="Times New Roman" w:hAnsi="Times New Roman" w:cs="Times New Roman"/>
          <w:noProof/>
          <w:sz w:val="24"/>
          <w:szCs w:val="24"/>
        </w:rPr>
        <w:t xml:space="preserve">, giving </w:t>
      </w:r>
      <w:r w:rsidR="00205DC2">
        <w:rPr>
          <w:rFonts w:ascii="Times New Roman" w:hAnsi="Times New Roman" w:cs="Times New Roman"/>
          <w:noProof/>
          <w:sz w:val="24"/>
          <w:szCs w:val="24"/>
        </w:rPr>
        <w:t>very good agreement results</w:t>
      </w:r>
      <w:r w:rsidR="003720A7">
        <w:rPr>
          <w:rFonts w:ascii="Times New Roman" w:hAnsi="Times New Roman" w:cs="Times New Roman"/>
          <w:noProof/>
          <w:sz w:val="24"/>
          <w:szCs w:val="24"/>
        </w:rPr>
        <w:t xml:space="preserve"> with experiments</w:t>
      </w:r>
      <w:r w:rsidR="00205DC2">
        <w:rPr>
          <w:rFonts w:ascii="Times New Roman" w:hAnsi="Times New Roman" w:cs="Times New Roman"/>
          <w:noProof/>
          <w:sz w:val="24"/>
          <w:szCs w:val="24"/>
        </w:rPr>
        <w:t>.</w:t>
      </w:r>
      <w:r w:rsidR="003720A7">
        <w:rPr>
          <w:rFonts w:ascii="Times New Roman" w:hAnsi="Times New Roman" w:cs="Times New Roman"/>
          <w:noProof/>
          <w:sz w:val="24"/>
          <w:szCs w:val="24"/>
        </w:rPr>
        <w:t xml:space="preserve"> </w:t>
      </w:r>
      <w:r w:rsidR="00784413">
        <w:rPr>
          <w:rFonts w:ascii="Times New Roman" w:hAnsi="Times New Roman" w:cs="Times New Roman"/>
          <w:noProof/>
          <w:sz w:val="24"/>
          <w:szCs w:val="24"/>
        </w:rPr>
        <w:t xml:space="preserve">In 2010, </w:t>
      </w:r>
      <w:r w:rsidR="00205DC2">
        <w:rPr>
          <w:rFonts w:ascii="Times New Roman" w:hAnsi="Times New Roman" w:cs="Times New Roman"/>
          <w:noProof/>
          <w:sz w:val="24"/>
          <w:szCs w:val="24"/>
        </w:rPr>
        <w:t>Kamrunnahar and Urquidi-Macdonald have</w:t>
      </w:r>
      <w:r w:rsidR="00DD5CA5">
        <w:rPr>
          <w:rFonts w:ascii="Times New Roman" w:hAnsi="Times New Roman" w:cs="Times New Roman"/>
          <w:noProof/>
          <w:sz w:val="24"/>
          <w:szCs w:val="24"/>
        </w:rPr>
        <w:t xml:space="preserve"> also</w:t>
      </w:r>
      <w:r w:rsidR="00205DC2">
        <w:rPr>
          <w:rFonts w:ascii="Times New Roman" w:hAnsi="Times New Roman" w:cs="Times New Roman"/>
          <w:noProof/>
          <w:sz w:val="24"/>
          <w:szCs w:val="24"/>
        </w:rPr>
        <w:t xml:space="preserve"> done an extended work </w:t>
      </w:r>
      <w:r w:rsidR="00205DC2">
        <w:rPr>
          <w:rFonts w:ascii="Times New Roman" w:hAnsi="Times New Roman" w:cs="Times New Roman"/>
          <w:noProof/>
          <w:sz w:val="24"/>
          <w:szCs w:val="24"/>
        </w:rPr>
        <w:fldChar w:fldCharType="begin"/>
      </w:r>
      <w:r w:rsidR="002C22AF">
        <w:rPr>
          <w:rFonts w:ascii="Times New Roman" w:hAnsi="Times New Roman" w:cs="Times New Roman"/>
          <w:noProof/>
          <w:sz w:val="24"/>
          <w:szCs w:val="24"/>
        </w:rPr>
        <w:instrText xml:space="preserve"> ADDIN EN.CITE &lt;EndNote&gt;&lt;Cite&gt;&lt;Author&gt;Kamrunnahar&lt;/Author&gt;&lt;Year&gt;2011&lt;/Year&gt;&lt;RecNum&gt;470&lt;/RecNum&gt;&lt;DisplayText&gt;[26]&lt;/DisplayText&gt;&lt;record&gt;&lt;rec-number&gt;470&lt;/rec-number&gt;&lt;foreign-keys&gt;&lt;key app="EN" db-id="ese55x5vtzp0x6e9s9tpzwagt5re2t5sfaz5" timestamp="1546075485"&gt;470&lt;/key&gt;&lt;/foreign-keys&gt;&lt;ref-type name="Journal Article"&gt;17&lt;/ref-type&gt;&lt;contributors&gt;&lt;authors&gt;&lt;author&gt;Kamrunnahar, Mst&lt;/author&gt;&lt;author&gt;Urquidi-Macdonald, Mirna&lt;/author&gt;&lt;/authors&gt;&lt;/contributors&gt;&lt;titles&gt;&lt;title&gt;Prediction of corrosion behaviour of Alloy 22 using neural network as a data mining tool&lt;/title&gt;&lt;secondary-title&gt;Corrosion Science&lt;/secondary-title&gt;&lt;/titles&gt;&lt;periodical&gt;&lt;full-title&gt;Corrosion Science&lt;/full-title&gt;&lt;/periodical&gt;&lt;pages&gt;961-967&lt;/pages&gt;&lt;volume&gt;53&lt;/volume&gt;&lt;number&gt;3&lt;/number&gt;&lt;dates&gt;&lt;year&gt;2011&lt;/year&gt;&lt;pub-dates&gt;&lt;date&gt;2011/03&lt;/date&gt;&lt;/pub-dates&gt;&lt;/dates&gt;&lt;publisher&gt;Elsevier BV&lt;/publisher&gt;&lt;isbn&gt;0010-938X&lt;/isbn&gt;&lt;urls&gt;&lt;related-urls&gt;&lt;url&gt;http://dx.doi.org/10.1016/j.corsci.2010.11.028&lt;/url&gt;&lt;/related-urls&gt;&lt;/urls&gt;&lt;electronic-resource-num&gt;10.1016/j.corsci.2010.11.028&lt;/electronic-resource-num&gt;&lt;/record&gt;&lt;/Cite&gt;&lt;/EndNote&gt;</w:instrText>
      </w:r>
      <w:r w:rsidR="00205DC2">
        <w:rPr>
          <w:rFonts w:ascii="Times New Roman" w:hAnsi="Times New Roman" w:cs="Times New Roman"/>
          <w:noProof/>
          <w:sz w:val="24"/>
          <w:szCs w:val="24"/>
        </w:rPr>
        <w:fldChar w:fldCharType="separate"/>
      </w:r>
      <w:r w:rsidR="002C22AF">
        <w:rPr>
          <w:rFonts w:ascii="Times New Roman" w:hAnsi="Times New Roman" w:cs="Times New Roman"/>
          <w:noProof/>
          <w:sz w:val="24"/>
          <w:szCs w:val="24"/>
        </w:rPr>
        <w:t>[</w:t>
      </w:r>
      <w:hyperlink w:anchor="_ENREF_26" w:tooltip="Kamrunnahar, 2011 #470" w:history="1">
        <w:r w:rsidR="0058554F">
          <w:rPr>
            <w:rFonts w:ascii="Times New Roman" w:hAnsi="Times New Roman" w:cs="Times New Roman"/>
            <w:noProof/>
            <w:sz w:val="24"/>
            <w:szCs w:val="24"/>
          </w:rPr>
          <w:t>26</w:t>
        </w:r>
      </w:hyperlink>
      <w:r w:rsidR="002C22AF">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744DE0">
        <w:rPr>
          <w:rFonts w:ascii="Times New Roman" w:hAnsi="Times New Roman" w:cs="Times New Roman"/>
          <w:noProof/>
          <w:sz w:val="24"/>
          <w:szCs w:val="24"/>
        </w:rPr>
        <w:t xml:space="preserve"> of</w:t>
      </w:r>
      <w:r w:rsidR="00205DC2">
        <w:rPr>
          <w:rFonts w:ascii="Times New Roman" w:hAnsi="Times New Roman" w:cs="Times New Roman"/>
          <w:noProof/>
          <w:sz w:val="24"/>
          <w:szCs w:val="24"/>
        </w:rPr>
        <w:t xml:space="preserve"> their previous work </w:t>
      </w:r>
      <w:r w:rsidR="00205DC2">
        <w:rPr>
          <w:rFonts w:ascii="Times New Roman" w:hAnsi="Times New Roman" w:cs="Times New Roman"/>
          <w:noProof/>
          <w:sz w:val="24"/>
          <w:szCs w:val="24"/>
        </w:rPr>
        <w:fldChar w:fldCharType="begin"/>
      </w:r>
      <w:r w:rsidR="002C22AF">
        <w:rPr>
          <w:rFonts w:ascii="Times New Roman" w:hAnsi="Times New Roman" w:cs="Times New Roman"/>
          <w:noProof/>
          <w:sz w:val="24"/>
          <w:szCs w:val="24"/>
        </w:rPr>
        <w:instrText xml:space="preserve"> ADDIN EN.CITE &lt;EndNote&gt;&lt;Cite&gt;&lt;Author&gt;Kamrunnahar&lt;/Author&gt;&lt;Year&gt;2010&lt;/Year&gt;&lt;RecNum&gt;487&lt;/RecNum&gt;&lt;DisplayText&gt;[43]&lt;/DisplayText&gt;&lt;record&gt;&lt;rec-number&gt;487&lt;/rec-number&gt;&lt;foreign-keys&gt;&lt;key app="EN" db-id="ese55x5vtzp0x6e9s9tpzwagt5re2t5sfaz5" timestamp="1546094233"&gt;487&lt;/key&gt;&lt;/foreign-keys&gt;&lt;ref-type name="Journal Article"&gt;17&lt;/ref-type&gt;&lt;contributors&gt;&lt;authors&gt;&lt;author&gt;Kamrunnahar, Mst&lt;/author&gt;&lt;author&gt;Urquidi-Macdonald, Mirna&lt;/author&gt;&lt;/authors&gt;&lt;/contributors&gt;&lt;titles&gt;&lt;title&gt;Prediction of corrosion behavior using neural network as a data mining tool&lt;/title&gt;&lt;secondary-title&gt;Corrosion Science&lt;/secondary-title&gt;&lt;/titles&gt;&lt;periodical&gt;&lt;full-title&gt;Corrosion Science&lt;/full-title&gt;&lt;/periodical&gt;&lt;pages&gt;669-677&lt;/pages&gt;&lt;volume&gt;52&lt;/volume&gt;&lt;number&gt;3&lt;/number&gt;&lt;dates&gt;&lt;year&gt;2010&lt;/year&gt;&lt;pub-dates&gt;&lt;date&gt;2010/03&lt;/date&gt;&lt;/pub-dates&gt;&lt;/dates&gt;&lt;publisher&gt;Elsevier BV&lt;/publisher&gt;&lt;isbn&gt;0010-938X&lt;/isbn&gt;&lt;urls&gt;&lt;related-urls&gt;&lt;url&gt;http://dx.doi.org/10.1016/j.corsci.2009.10.024&lt;/url&gt;&lt;/related-urls&gt;&lt;/urls&gt;&lt;electronic-resource-num&gt;10.1016/j.corsci.2009.10.024&lt;/electronic-resource-num&gt;&lt;/record&gt;&lt;/Cite&gt;&lt;/EndNote&gt;</w:instrText>
      </w:r>
      <w:r w:rsidR="00205DC2">
        <w:rPr>
          <w:rFonts w:ascii="Times New Roman" w:hAnsi="Times New Roman" w:cs="Times New Roman"/>
          <w:noProof/>
          <w:sz w:val="24"/>
          <w:szCs w:val="24"/>
        </w:rPr>
        <w:fldChar w:fldCharType="separate"/>
      </w:r>
      <w:r w:rsidR="002C22AF">
        <w:rPr>
          <w:rFonts w:ascii="Times New Roman" w:hAnsi="Times New Roman" w:cs="Times New Roman"/>
          <w:noProof/>
          <w:sz w:val="24"/>
          <w:szCs w:val="24"/>
        </w:rPr>
        <w:t>[</w:t>
      </w:r>
      <w:hyperlink w:anchor="_ENREF_43" w:tooltip="Kamrunnahar, 2010 #487" w:history="1">
        <w:r w:rsidR="0058554F">
          <w:rPr>
            <w:rFonts w:ascii="Times New Roman" w:hAnsi="Times New Roman" w:cs="Times New Roman"/>
            <w:noProof/>
            <w:sz w:val="24"/>
            <w:szCs w:val="24"/>
          </w:rPr>
          <w:t>43</w:t>
        </w:r>
      </w:hyperlink>
      <w:r w:rsidR="002C22AF">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DD5CA5">
        <w:rPr>
          <w:rFonts w:ascii="Times New Roman" w:hAnsi="Times New Roman" w:cs="Times New Roman"/>
          <w:noProof/>
          <w:sz w:val="24"/>
          <w:szCs w:val="24"/>
        </w:rPr>
        <w:t xml:space="preserve">. But in that work, they emphasized on different corrosion </w:t>
      </w:r>
      <w:r w:rsidR="0015582D">
        <w:rPr>
          <w:rFonts w:ascii="Times New Roman" w:hAnsi="Times New Roman" w:cs="Times New Roman"/>
          <w:noProof/>
          <w:sz w:val="24"/>
          <w:szCs w:val="24"/>
        </w:rPr>
        <w:t>metrics</w:t>
      </w:r>
      <w:r w:rsidR="00DD5CA5">
        <w:rPr>
          <w:rFonts w:ascii="Times New Roman" w:hAnsi="Times New Roman" w:cs="Times New Roman"/>
          <w:noProof/>
          <w:sz w:val="24"/>
          <w:szCs w:val="24"/>
        </w:rPr>
        <w:t xml:space="preserve"> of one material. They </w:t>
      </w:r>
      <w:r w:rsidR="00205DC2">
        <w:rPr>
          <w:rFonts w:ascii="Times New Roman" w:hAnsi="Times New Roman" w:cs="Times New Roman"/>
          <w:noProof/>
          <w:sz w:val="24"/>
          <w:szCs w:val="24"/>
        </w:rPr>
        <w:t>establish</w:t>
      </w:r>
      <w:r w:rsidR="00DD5CA5">
        <w:rPr>
          <w:rFonts w:ascii="Times New Roman" w:hAnsi="Times New Roman" w:cs="Times New Roman"/>
          <w:noProof/>
          <w:sz w:val="24"/>
          <w:szCs w:val="24"/>
        </w:rPr>
        <w:t>ed</w:t>
      </w:r>
      <w:r w:rsidR="00205DC2">
        <w:rPr>
          <w:rFonts w:ascii="Times New Roman" w:hAnsi="Times New Roman" w:cs="Times New Roman"/>
          <w:noProof/>
          <w:sz w:val="24"/>
          <w:szCs w:val="24"/>
        </w:rPr>
        <w:t xml:space="preserve"> three </w:t>
      </w:r>
      <w:r w:rsidR="00DD5CA5">
        <w:rPr>
          <w:rFonts w:ascii="Times New Roman" w:hAnsi="Times New Roman" w:cs="Times New Roman"/>
          <w:noProof/>
          <w:sz w:val="24"/>
          <w:szCs w:val="24"/>
        </w:rPr>
        <w:t xml:space="preserve">different </w:t>
      </w:r>
      <w:r w:rsidR="00205DC2">
        <w:rPr>
          <w:rFonts w:ascii="Times New Roman" w:hAnsi="Times New Roman" w:cs="Times New Roman"/>
          <w:noProof/>
          <w:sz w:val="24"/>
          <w:szCs w:val="24"/>
        </w:rPr>
        <w:t>neural networks for localized and general corrosion of alloy 22</w:t>
      </w:r>
      <w:r w:rsidR="0015582D">
        <w:rPr>
          <w:rFonts w:ascii="Times New Roman" w:hAnsi="Times New Roman" w:cs="Times New Roman"/>
          <w:noProof/>
          <w:sz w:val="24"/>
          <w:szCs w:val="24"/>
        </w:rPr>
        <w:t xml:space="preserve">, </w:t>
      </w:r>
      <w:r w:rsidR="00205DC2">
        <w:rPr>
          <w:rFonts w:ascii="Times New Roman" w:hAnsi="Times New Roman" w:cs="Times New Roman"/>
          <w:noProof/>
          <w:sz w:val="24"/>
          <w:szCs w:val="24"/>
        </w:rPr>
        <w:t xml:space="preserve">with </w:t>
      </w:r>
      <w:r w:rsidR="0015582D">
        <w:rPr>
          <w:rFonts w:ascii="Times New Roman" w:hAnsi="Times New Roman" w:cs="Times New Roman"/>
          <w:noProof/>
          <w:sz w:val="24"/>
          <w:szCs w:val="24"/>
        </w:rPr>
        <w:t xml:space="preserve">the </w:t>
      </w:r>
      <w:r w:rsidR="00205DC2">
        <w:rPr>
          <w:rFonts w:ascii="Times New Roman" w:hAnsi="Times New Roman" w:cs="Times New Roman"/>
          <w:noProof/>
          <w:sz w:val="24"/>
          <w:szCs w:val="24"/>
        </w:rPr>
        <w:t>best network structure</w:t>
      </w:r>
      <w:r w:rsidR="0015582D">
        <w:rPr>
          <w:rFonts w:ascii="Times New Roman" w:hAnsi="Times New Roman" w:cs="Times New Roman"/>
          <w:noProof/>
          <w:sz w:val="24"/>
          <w:szCs w:val="24"/>
        </w:rPr>
        <w:t>s of</w:t>
      </w:r>
      <w:r w:rsidR="00205DC2">
        <w:rPr>
          <w:rFonts w:ascii="Times New Roman" w:hAnsi="Times New Roman" w:cs="Times New Roman"/>
          <w:noProof/>
          <w:sz w:val="24"/>
          <w:szCs w:val="24"/>
        </w:rPr>
        <w:t xml:space="preserve"> 8-5-5-1 for localized cervie corrosion, </w:t>
      </w:r>
      <w:r w:rsidR="0015582D">
        <w:rPr>
          <w:rFonts w:ascii="Times New Roman" w:hAnsi="Times New Roman" w:cs="Times New Roman"/>
          <w:noProof/>
          <w:sz w:val="24"/>
          <w:szCs w:val="24"/>
        </w:rPr>
        <w:t xml:space="preserve">of </w:t>
      </w:r>
      <w:r w:rsidR="00205DC2">
        <w:rPr>
          <w:rFonts w:ascii="Times New Roman" w:hAnsi="Times New Roman" w:cs="Times New Roman"/>
          <w:noProof/>
          <w:sz w:val="24"/>
          <w:szCs w:val="24"/>
        </w:rPr>
        <w:t xml:space="preserve">2-100-100-10-4 for localized corrosion, AC impedance data and </w:t>
      </w:r>
      <w:r w:rsidR="0015582D">
        <w:rPr>
          <w:rFonts w:ascii="Times New Roman" w:hAnsi="Times New Roman" w:cs="Times New Roman"/>
          <w:noProof/>
          <w:sz w:val="24"/>
          <w:szCs w:val="24"/>
        </w:rPr>
        <w:t xml:space="preserve">of </w:t>
      </w:r>
      <w:r w:rsidR="00205DC2">
        <w:rPr>
          <w:rFonts w:ascii="Times New Roman" w:hAnsi="Times New Roman" w:cs="Times New Roman"/>
          <w:noProof/>
          <w:sz w:val="24"/>
          <w:szCs w:val="24"/>
        </w:rPr>
        <w:t xml:space="preserve">4-5-5-1 for general corrosion study. The aim of  both </w:t>
      </w:r>
      <w:r w:rsidR="008406BA">
        <w:rPr>
          <w:rFonts w:ascii="Times New Roman" w:hAnsi="Times New Roman" w:cs="Times New Roman"/>
          <w:noProof/>
          <w:sz w:val="24"/>
          <w:szCs w:val="24"/>
        </w:rPr>
        <w:t xml:space="preserve">works </w:t>
      </w:r>
      <w:r w:rsidR="00205DC2">
        <w:rPr>
          <w:rFonts w:ascii="Times New Roman" w:hAnsi="Times New Roman" w:cs="Times New Roman"/>
          <w:noProof/>
          <w:sz w:val="24"/>
          <w:szCs w:val="24"/>
        </w:rPr>
        <w:t>was to predict corrosion behavior of metal alloys</w:t>
      </w:r>
      <w:r w:rsidR="00784413">
        <w:rPr>
          <w:rFonts w:ascii="Times New Roman" w:hAnsi="Times New Roman" w:cs="Times New Roman"/>
          <w:noProof/>
          <w:sz w:val="24"/>
          <w:szCs w:val="24"/>
        </w:rPr>
        <w:t xml:space="preserve"> such as</w:t>
      </w:r>
      <w:r w:rsidR="00205DC2">
        <w:rPr>
          <w:rFonts w:ascii="Times New Roman" w:hAnsi="Times New Roman" w:cs="Times New Roman"/>
          <w:noProof/>
          <w:sz w:val="24"/>
          <w:szCs w:val="24"/>
        </w:rPr>
        <w:t xml:space="preserve"> metallic glasses, carbon steel, and grade-2 titanium as well as alloy 22. </w:t>
      </w:r>
      <w:r w:rsidR="005D1854">
        <w:rPr>
          <w:rFonts w:ascii="Times New Roman" w:hAnsi="Times New Roman" w:cs="Times New Roman"/>
          <w:noProof/>
          <w:sz w:val="24"/>
          <w:szCs w:val="24"/>
        </w:rPr>
        <w:t>D</w:t>
      </w:r>
      <w:r w:rsidR="00205DC2">
        <w:rPr>
          <w:rFonts w:ascii="Times New Roman" w:hAnsi="Times New Roman" w:cs="Times New Roman"/>
          <w:noProof/>
          <w:sz w:val="24"/>
          <w:szCs w:val="24"/>
        </w:rPr>
        <w:t xml:space="preserve">ata from two </w:t>
      </w:r>
      <w:r w:rsidR="005D1854">
        <w:rPr>
          <w:rFonts w:ascii="Times New Roman" w:hAnsi="Times New Roman" w:cs="Times New Roman"/>
          <w:noProof/>
          <w:sz w:val="24"/>
          <w:szCs w:val="24"/>
        </w:rPr>
        <w:t xml:space="preserve">different </w:t>
      </w:r>
      <w:r w:rsidR="00205DC2">
        <w:rPr>
          <w:rFonts w:ascii="Times New Roman" w:hAnsi="Times New Roman" w:cs="Times New Roman"/>
          <w:noProof/>
          <w:sz w:val="24"/>
          <w:szCs w:val="24"/>
        </w:rPr>
        <w:t>source</w:t>
      </w:r>
      <w:r w:rsidR="005D1854">
        <w:rPr>
          <w:rFonts w:ascii="Times New Roman" w:hAnsi="Times New Roman" w:cs="Times New Roman"/>
          <w:noProof/>
          <w:sz w:val="24"/>
          <w:szCs w:val="24"/>
        </w:rPr>
        <w:t>s (</w:t>
      </w:r>
      <w:r w:rsidR="00205DC2">
        <w:rPr>
          <w:rFonts w:ascii="Times New Roman" w:hAnsi="Times New Roman" w:cs="Times New Roman"/>
          <w:noProof/>
          <w:sz w:val="24"/>
          <w:szCs w:val="24"/>
        </w:rPr>
        <w:t>publicly available publications, etc.</w:t>
      </w:r>
      <w:r w:rsidR="00507D51">
        <w:rPr>
          <w:rFonts w:ascii="Times New Roman" w:hAnsi="Times New Roman" w:cs="Times New Roman"/>
          <w:noProof/>
          <w:sz w:val="24"/>
          <w:szCs w:val="24"/>
        </w:rPr>
        <w:t xml:space="preserve"> </w:t>
      </w:r>
      <w:r w:rsidR="00205DC2">
        <w:rPr>
          <w:rFonts w:ascii="Times New Roman" w:hAnsi="Times New Roman" w:cs="Times New Roman"/>
          <w:noProof/>
          <w:sz w:val="24"/>
          <w:szCs w:val="24"/>
        </w:rPr>
        <w:t>and personal communication</w:t>
      </w:r>
      <w:r w:rsidR="005D1854">
        <w:rPr>
          <w:rFonts w:ascii="Times New Roman" w:hAnsi="Times New Roman" w:cs="Times New Roman"/>
          <w:noProof/>
          <w:sz w:val="24"/>
          <w:szCs w:val="24"/>
        </w:rPr>
        <w:t>) were together brought into ANN models</w:t>
      </w:r>
      <w:r w:rsidR="00205DC2">
        <w:rPr>
          <w:rFonts w:ascii="Times New Roman" w:hAnsi="Times New Roman" w:cs="Times New Roman"/>
          <w:noProof/>
          <w:sz w:val="24"/>
          <w:szCs w:val="24"/>
        </w:rPr>
        <w:t xml:space="preserve">. </w:t>
      </w:r>
      <w:r w:rsidR="005D1854">
        <w:rPr>
          <w:rFonts w:ascii="Times New Roman" w:hAnsi="Times New Roman" w:cs="Times New Roman"/>
          <w:noProof/>
          <w:sz w:val="24"/>
          <w:szCs w:val="24"/>
        </w:rPr>
        <w:t>Both</w:t>
      </w:r>
      <w:r w:rsidR="00205DC2">
        <w:rPr>
          <w:rFonts w:ascii="Times New Roman" w:hAnsi="Times New Roman" w:cs="Times New Roman"/>
          <w:noProof/>
          <w:sz w:val="24"/>
          <w:szCs w:val="24"/>
        </w:rPr>
        <w:t xml:space="preserve"> works have shown that ANN prediction results were good agreement with experimental data. </w:t>
      </w:r>
    </w:p>
    <w:p w14:paraId="4DC8A0F5" w14:textId="3699D2BF" w:rsidR="00CF1552" w:rsidRDefault="008406BA"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As a note came up from above materials corrosion predictive researches, </w:t>
      </w:r>
      <w:r w:rsidR="00C54C6D">
        <w:rPr>
          <w:rFonts w:ascii="Times New Roman" w:hAnsi="Times New Roman" w:cs="Times New Roman"/>
          <w:noProof/>
          <w:sz w:val="24"/>
          <w:szCs w:val="24"/>
        </w:rPr>
        <w:t xml:space="preserve">more than one </w:t>
      </w:r>
      <w:r>
        <w:rPr>
          <w:rFonts w:ascii="Times New Roman" w:hAnsi="Times New Roman" w:cs="Times New Roman"/>
          <w:noProof/>
          <w:sz w:val="24"/>
          <w:szCs w:val="24"/>
        </w:rPr>
        <w:t xml:space="preserve">ANN models can </w:t>
      </w:r>
      <w:r w:rsidR="00710E5F">
        <w:rPr>
          <w:rFonts w:ascii="Times New Roman" w:hAnsi="Times New Roman" w:cs="Times New Roman"/>
          <w:noProof/>
          <w:sz w:val="24"/>
          <w:szCs w:val="24"/>
        </w:rPr>
        <w:t xml:space="preserve">differently </w:t>
      </w:r>
      <w:r w:rsidR="00BD66BF">
        <w:rPr>
          <w:rFonts w:ascii="Times New Roman" w:hAnsi="Times New Roman" w:cs="Times New Roman"/>
          <w:noProof/>
          <w:sz w:val="24"/>
          <w:szCs w:val="24"/>
        </w:rPr>
        <w:t xml:space="preserve">and separately </w:t>
      </w:r>
      <w:r>
        <w:rPr>
          <w:rFonts w:ascii="Times New Roman" w:hAnsi="Times New Roman" w:cs="Times New Roman"/>
          <w:noProof/>
          <w:sz w:val="24"/>
          <w:szCs w:val="24"/>
        </w:rPr>
        <w:t xml:space="preserve">be developed </w:t>
      </w:r>
      <w:r w:rsidR="00710E5F">
        <w:rPr>
          <w:rFonts w:ascii="Times New Roman" w:hAnsi="Times New Roman" w:cs="Times New Roman"/>
          <w:noProof/>
          <w:sz w:val="24"/>
          <w:szCs w:val="24"/>
        </w:rPr>
        <w:t xml:space="preserve">for different aspects of </w:t>
      </w:r>
      <w:r w:rsidR="00A44CE7">
        <w:rPr>
          <w:rFonts w:ascii="Times New Roman" w:hAnsi="Times New Roman" w:cs="Times New Roman"/>
          <w:noProof/>
          <w:sz w:val="24"/>
          <w:szCs w:val="24"/>
        </w:rPr>
        <w:t>the problem</w:t>
      </w:r>
      <w:r w:rsidR="00710E5F">
        <w:rPr>
          <w:rFonts w:ascii="Times New Roman" w:hAnsi="Times New Roman" w:cs="Times New Roman"/>
          <w:noProof/>
          <w:sz w:val="24"/>
          <w:szCs w:val="24"/>
        </w:rPr>
        <w:t xml:space="preserve">. Kenny, Paredes et al. trained an ANN model to analyze corrosion rates of three different matereials. Kamrunnahar and Urquidi-Macdonald constructed three </w:t>
      </w:r>
      <w:r w:rsidR="005111D5">
        <w:rPr>
          <w:rFonts w:ascii="Times New Roman" w:hAnsi="Times New Roman" w:cs="Times New Roman"/>
          <w:noProof/>
          <w:sz w:val="24"/>
          <w:szCs w:val="24"/>
        </w:rPr>
        <w:t xml:space="preserve">separate </w:t>
      </w:r>
      <w:r w:rsidR="00710E5F">
        <w:rPr>
          <w:rFonts w:ascii="Times New Roman" w:hAnsi="Times New Roman" w:cs="Times New Roman"/>
          <w:noProof/>
          <w:sz w:val="24"/>
          <w:szCs w:val="24"/>
        </w:rPr>
        <w:t xml:space="preserve">ANN models </w:t>
      </w:r>
      <w:r>
        <w:rPr>
          <w:rFonts w:ascii="Times New Roman" w:hAnsi="Times New Roman" w:cs="Times New Roman"/>
          <w:noProof/>
          <w:sz w:val="24"/>
          <w:szCs w:val="24"/>
        </w:rPr>
        <w:t xml:space="preserve">to observe different corrosion behaviors of </w:t>
      </w:r>
      <w:r w:rsidR="00BD66BF">
        <w:rPr>
          <w:rFonts w:ascii="Times New Roman" w:hAnsi="Times New Roman" w:cs="Times New Roman"/>
          <w:noProof/>
          <w:sz w:val="24"/>
          <w:szCs w:val="24"/>
        </w:rPr>
        <w:t>three</w:t>
      </w:r>
      <w:r>
        <w:rPr>
          <w:rFonts w:ascii="Times New Roman" w:hAnsi="Times New Roman" w:cs="Times New Roman"/>
          <w:noProof/>
          <w:sz w:val="24"/>
          <w:szCs w:val="24"/>
        </w:rPr>
        <w:t xml:space="preserve"> materials</w:t>
      </w:r>
      <w:r w:rsidR="00710E5F">
        <w:rPr>
          <w:rFonts w:ascii="Times New Roman" w:hAnsi="Times New Roman" w:cs="Times New Roman"/>
          <w:noProof/>
          <w:sz w:val="24"/>
          <w:szCs w:val="24"/>
        </w:rPr>
        <w:t xml:space="preserve"> in one research</w:t>
      </w:r>
      <w:r>
        <w:rPr>
          <w:rFonts w:ascii="Times New Roman" w:hAnsi="Times New Roman" w:cs="Times New Roman"/>
          <w:noProof/>
          <w:sz w:val="24"/>
          <w:szCs w:val="24"/>
        </w:rPr>
        <w:t xml:space="preserve"> and</w:t>
      </w:r>
      <w:r w:rsidR="00710E5F">
        <w:rPr>
          <w:rFonts w:ascii="Times New Roman" w:hAnsi="Times New Roman" w:cs="Times New Roman"/>
          <w:noProof/>
          <w:sz w:val="24"/>
          <w:szCs w:val="24"/>
        </w:rPr>
        <w:t xml:space="preserve"> three different neural networks</w:t>
      </w:r>
      <w:r>
        <w:rPr>
          <w:rFonts w:ascii="Times New Roman" w:hAnsi="Times New Roman" w:cs="Times New Roman"/>
          <w:noProof/>
          <w:sz w:val="24"/>
          <w:szCs w:val="24"/>
        </w:rPr>
        <w:t xml:space="preserve"> </w:t>
      </w:r>
      <w:r w:rsidR="00710E5F">
        <w:rPr>
          <w:rFonts w:ascii="Times New Roman" w:hAnsi="Times New Roman" w:cs="Times New Roman"/>
          <w:noProof/>
          <w:sz w:val="24"/>
          <w:szCs w:val="24"/>
        </w:rPr>
        <w:t xml:space="preserve">to determine different corrosion </w:t>
      </w:r>
      <w:r w:rsidR="00A44CE7">
        <w:rPr>
          <w:rFonts w:ascii="Times New Roman" w:hAnsi="Times New Roman" w:cs="Times New Roman"/>
          <w:noProof/>
          <w:sz w:val="24"/>
          <w:szCs w:val="24"/>
        </w:rPr>
        <w:t>metrics</w:t>
      </w:r>
      <w:r w:rsidR="00710E5F">
        <w:rPr>
          <w:rFonts w:ascii="Times New Roman" w:hAnsi="Times New Roman" w:cs="Times New Roman"/>
          <w:noProof/>
          <w:sz w:val="24"/>
          <w:szCs w:val="24"/>
        </w:rPr>
        <w:t xml:space="preserve"> of one material</w:t>
      </w:r>
      <w:r w:rsidR="005111D5">
        <w:rPr>
          <w:rFonts w:ascii="Times New Roman" w:hAnsi="Times New Roman" w:cs="Times New Roman"/>
          <w:noProof/>
          <w:sz w:val="24"/>
          <w:szCs w:val="24"/>
        </w:rPr>
        <w:t xml:space="preserve"> in their another work</w:t>
      </w:r>
      <w:r w:rsidR="00710E5F">
        <w:rPr>
          <w:rFonts w:ascii="Times New Roman" w:hAnsi="Times New Roman" w:cs="Times New Roman"/>
          <w:noProof/>
          <w:sz w:val="24"/>
          <w:szCs w:val="24"/>
        </w:rPr>
        <w:t xml:space="preserve">. </w:t>
      </w:r>
      <w:r w:rsidR="00F83359">
        <w:rPr>
          <w:rFonts w:ascii="Times New Roman" w:hAnsi="Times New Roman" w:cs="Times New Roman"/>
          <w:noProof/>
          <w:sz w:val="24"/>
          <w:szCs w:val="24"/>
        </w:rPr>
        <w:t>N</w:t>
      </w:r>
      <w:r w:rsidR="00710E5F">
        <w:rPr>
          <w:rFonts w:ascii="Times New Roman" w:hAnsi="Times New Roman" w:cs="Times New Roman"/>
          <w:noProof/>
          <w:sz w:val="24"/>
          <w:szCs w:val="24"/>
        </w:rPr>
        <w:t xml:space="preserve">o matter </w:t>
      </w:r>
      <w:r w:rsidR="00AA547C">
        <w:rPr>
          <w:rFonts w:ascii="Times New Roman" w:hAnsi="Times New Roman" w:cs="Times New Roman"/>
          <w:noProof/>
          <w:sz w:val="24"/>
          <w:szCs w:val="24"/>
        </w:rPr>
        <w:t xml:space="preserve">what </w:t>
      </w:r>
      <w:r w:rsidR="00710E5F">
        <w:rPr>
          <w:rFonts w:ascii="Times New Roman" w:hAnsi="Times New Roman" w:cs="Times New Roman"/>
          <w:noProof/>
          <w:sz w:val="24"/>
          <w:szCs w:val="24"/>
        </w:rPr>
        <w:t xml:space="preserve">the number of ANN models are, </w:t>
      </w:r>
      <w:r w:rsidR="00F83359">
        <w:rPr>
          <w:rFonts w:ascii="Times New Roman" w:hAnsi="Times New Roman" w:cs="Times New Roman"/>
          <w:noProof/>
          <w:sz w:val="24"/>
          <w:szCs w:val="24"/>
        </w:rPr>
        <w:t>the critical point to take account is that</w:t>
      </w:r>
      <w:r w:rsidR="00F83359" w:rsidRPr="00AC70D3">
        <w:rPr>
          <w:rFonts w:ascii="Times New Roman" w:hAnsi="Times New Roman" w:cs="Times New Roman"/>
          <w:noProof/>
          <w:sz w:val="24"/>
          <w:szCs w:val="24"/>
        </w:rPr>
        <w:t xml:space="preserve"> </w:t>
      </w:r>
      <w:r w:rsidR="00205DC2" w:rsidRPr="00AC70D3">
        <w:rPr>
          <w:rFonts w:ascii="Times New Roman" w:hAnsi="Times New Roman" w:cs="Times New Roman"/>
          <w:noProof/>
          <w:sz w:val="24"/>
          <w:szCs w:val="24"/>
        </w:rPr>
        <w:t xml:space="preserve">more data points would be needed to </w:t>
      </w:r>
      <w:r w:rsidR="00744DE0" w:rsidRPr="00AC70D3">
        <w:rPr>
          <w:rFonts w:ascii="Times New Roman" w:hAnsi="Times New Roman" w:cs="Times New Roman"/>
          <w:noProof/>
          <w:sz w:val="24"/>
          <w:szCs w:val="24"/>
        </w:rPr>
        <w:t xml:space="preserve">establish </w:t>
      </w:r>
      <w:r w:rsidR="00205DC2" w:rsidRPr="00AC70D3">
        <w:rPr>
          <w:rFonts w:ascii="Times New Roman" w:hAnsi="Times New Roman" w:cs="Times New Roman"/>
          <w:noProof/>
          <w:sz w:val="24"/>
          <w:szCs w:val="24"/>
        </w:rPr>
        <w:t>a more robust</w:t>
      </w:r>
      <w:r w:rsidR="00947AE5">
        <w:rPr>
          <w:rFonts w:ascii="Times New Roman" w:hAnsi="Times New Roman" w:cs="Times New Roman"/>
          <w:noProof/>
          <w:sz w:val="24"/>
          <w:szCs w:val="24"/>
        </w:rPr>
        <w:t xml:space="preserve"> and </w:t>
      </w:r>
      <w:r w:rsidR="00E9421A">
        <w:rPr>
          <w:rFonts w:ascii="Times New Roman" w:hAnsi="Times New Roman" w:cs="Times New Roman"/>
          <w:noProof/>
          <w:sz w:val="24"/>
          <w:szCs w:val="24"/>
        </w:rPr>
        <w:t>reliable</w:t>
      </w:r>
      <w:r>
        <w:rPr>
          <w:rFonts w:ascii="Times New Roman" w:hAnsi="Times New Roman" w:cs="Times New Roman"/>
          <w:noProof/>
          <w:sz w:val="24"/>
          <w:szCs w:val="24"/>
        </w:rPr>
        <w:t xml:space="preserve"> </w:t>
      </w:r>
      <w:r w:rsidR="00947AE5">
        <w:rPr>
          <w:rFonts w:ascii="Times New Roman" w:hAnsi="Times New Roman" w:cs="Times New Roman"/>
          <w:noProof/>
          <w:sz w:val="24"/>
          <w:szCs w:val="24"/>
        </w:rPr>
        <w:t xml:space="preserve">ANN model </w:t>
      </w:r>
      <w:r>
        <w:rPr>
          <w:rFonts w:ascii="Times New Roman" w:hAnsi="Times New Roman" w:cs="Times New Roman"/>
          <w:noProof/>
          <w:sz w:val="24"/>
          <w:szCs w:val="24"/>
        </w:rPr>
        <w:t>with higher confidence and more representative results</w:t>
      </w:r>
      <w:r w:rsidR="00785363">
        <w:rPr>
          <w:rFonts w:ascii="Times New Roman" w:hAnsi="Times New Roman" w:cs="Times New Roman"/>
          <w:noProof/>
          <w:sz w:val="24"/>
          <w:szCs w:val="24"/>
        </w:rPr>
        <w:t xml:space="preserve">. </w:t>
      </w:r>
    </w:p>
    <w:p w14:paraId="24D3A89A" w14:textId="77777777" w:rsidR="00CF1552" w:rsidRDefault="00205DC2" w:rsidP="00E0463D">
      <w:pPr>
        <w:pStyle w:val="a3"/>
        <w:widowControl w:val="0"/>
        <w:numPr>
          <w:ilvl w:val="0"/>
          <w:numId w:val="3"/>
        </w:numPr>
        <w:tabs>
          <w:tab w:val="left" w:pos="8355"/>
        </w:tabs>
        <w:spacing w:after="240" w:line="360" w:lineRule="auto"/>
        <w:ind w:left="360"/>
        <w:jc w:val="both"/>
        <w:rPr>
          <w:b/>
          <w:bCs/>
          <w:noProof/>
        </w:rPr>
      </w:pPr>
      <w:r>
        <w:rPr>
          <w:b/>
          <w:bCs/>
          <w:noProof/>
        </w:rPr>
        <w:t>Thermal Property</w:t>
      </w:r>
    </w:p>
    <w:p w14:paraId="66F7EE5D" w14:textId="26FB374D" w:rsidR="00CF1552" w:rsidRDefault="00B50C19" w:rsidP="00171356">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w:t>
      </w:r>
      <w:r w:rsidRPr="00B50C19">
        <w:rPr>
          <w:rFonts w:ascii="Times New Roman" w:hAnsi="Times New Roman" w:cs="Times New Roman"/>
          <w:noProof/>
          <w:sz w:val="24"/>
          <w:szCs w:val="24"/>
        </w:rPr>
        <w:t xml:space="preserve">ultivariate nonlinear regression </w:t>
      </w:r>
      <w:r>
        <w:rPr>
          <w:rFonts w:ascii="Times New Roman" w:hAnsi="Times New Roman" w:cs="Times New Roman"/>
          <w:noProof/>
          <w:sz w:val="24"/>
          <w:szCs w:val="24"/>
        </w:rPr>
        <w:t xml:space="preserve">method have been used to represent </w:t>
      </w:r>
      <w:r w:rsidRPr="00B50C19">
        <w:rPr>
          <w:rFonts w:ascii="Times New Roman" w:hAnsi="Times New Roman" w:cs="Times New Roman"/>
          <w:noProof/>
          <w:sz w:val="24"/>
          <w:szCs w:val="24"/>
        </w:rPr>
        <w:t>complicated</w:t>
      </w:r>
      <w:r>
        <w:rPr>
          <w:rFonts w:ascii="Times New Roman" w:hAnsi="Times New Roman" w:cs="Times New Roman"/>
          <w:noProof/>
          <w:sz w:val="24"/>
          <w:szCs w:val="24"/>
        </w:rPr>
        <w:t xml:space="preserve"> interaction</w:t>
      </w:r>
      <w:r w:rsidRPr="00B50C19">
        <w:rPr>
          <w:rFonts w:ascii="Times New Roman" w:hAnsi="Times New Roman" w:cs="Times New Roman"/>
          <w:noProof/>
          <w:sz w:val="24"/>
          <w:szCs w:val="24"/>
        </w:rPr>
        <w:t xml:space="preserve"> of </w:t>
      </w:r>
      <w:r w:rsidRPr="00BB65FB">
        <w:rPr>
          <w:rFonts w:ascii="Times New Roman" w:hAnsi="Times New Roman" w:cs="Times New Roman"/>
          <w:b/>
          <w:bCs/>
          <w:noProof/>
          <w:sz w:val="24"/>
          <w:szCs w:val="24"/>
          <w:rPrChange w:id="84" w:author="Ove Jason" w:date="2019-06-21T15:06:00Z">
            <w:rPr>
              <w:rFonts w:ascii="Times New Roman" w:hAnsi="Times New Roman" w:cs="Times New Roman"/>
              <w:noProof/>
              <w:sz w:val="24"/>
              <w:szCs w:val="24"/>
            </w:rPr>
          </w:rPrChange>
        </w:rPr>
        <w:lastRenderedPageBreak/>
        <w:t>flow stress with strain, strain rate and temperature</w:t>
      </w:r>
      <w:r>
        <w:rPr>
          <w:rFonts w:ascii="Times New Roman" w:hAnsi="Times New Roman" w:cs="Times New Roman"/>
          <w:noProof/>
          <w:sz w:val="24"/>
          <w:szCs w:val="24"/>
        </w:rPr>
        <w:t xml:space="preserve">. But </w:t>
      </w:r>
      <w:r w:rsidRPr="00B50C19">
        <w:rPr>
          <w:rFonts w:ascii="Times New Roman" w:hAnsi="Times New Roman" w:cs="Times New Roman"/>
          <w:noProof/>
          <w:sz w:val="24"/>
          <w:szCs w:val="24"/>
        </w:rPr>
        <w:t>the complicated</w:t>
      </w:r>
      <w:r>
        <w:rPr>
          <w:rFonts w:ascii="Times New Roman" w:hAnsi="Times New Roman" w:cs="Times New Roman"/>
          <w:noProof/>
          <w:sz w:val="24"/>
          <w:szCs w:val="24"/>
        </w:rPr>
        <w:t xml:space="preserve"> </w:t>
      </w:r>
      <w:r w:rsidRPr="00B50C19">
        <w:rPr>
          <w:rFonts w:ascii="Times New Roman" w:hAnsi="Times New Roman" w:cs="Times New Roman"/>
          <w:noProof/>
          <w:sz w:val="24"/>
          <w:szCs w:val="24"/>
        </w:rPr>
        <w:t>correlation of flow stress with their affecting factors</w:t>
      </w:r>
      <w:r>
        <w:rPr>
          <w:rFonts w:ascii="Times New Roman" w:hAnsi="Times New Roman" w:cs="Times New Roman"/>
          <w:noProof/>
          <w:sz w:val="24"/>
          <w:szCs w:val="24"/>
        </w:rPr>
        <w:t xml:space="preserve"> </w:t>
      </w:r>
      <w:r w:rsidRPr="00B50C19">
        <w:rPr>
          <w:rFonts w:ascii="Times New Roman" w:hAnsi="Times New Roman" w:cs="Times New Roman"/>
          <w:noProof/>
          <w:sz w:val="24"/>
          <w:szCs w:val="24"/>
        </w:rPr>
        <w:t>(</w:t>
      </w:r>
      <w:r w:rsidRPr="00BB65FB">
        <w:rPr>
          <w:rFonts w:ascii="Times New Roman" w:hAnsi="Times New Roman" w:cs="Times New Roman"/>
          <w:b/>
          <w:bCs/>
          <w:noProof/>
          <w:sz w:val="24"/>
          <w:szCs w:val="24"/>
          <w:rPrChange w:id="85" w:author="Ove Jason" w:date="2019-06-21T15:06:00Z">
            <w:rPr>
              <w:rFonts w:ascii="Times New Roman" w:hAnsi="Times New Roman" w:cs="Times New Roman"/>
              <w:noProof/>
              <w:sz w:val="24"/>
              <w:szCs w:val="24"/>
            </w:rPr>
          </w:rPrChange>
        </w:rPr>
        <w:t>microstructure and processing parameters</w:t>
      </w:r>
      <w:r w:rsidRPr="00B50C19">
        <w:rPr>
          <w:rFonts w:ascii="Times New Roman" w:hAnsi="Times New Roman" w:cs="Times New Roman"/>
          <w:noProof/>
          <w:sz w:val="24"/>
          <w:szCs w:val="24"/>
        </w:rPr>
        <w:t>)</w:t>
      </w:r>
      <w:r>
        <w:rPr>
          <w:rFonts w:ascii="Times New Roman" w:hAnsi="Times New Roman" w:cs="Times New Roman"/>
          <w:noProof/>
          <w:sz w:val="24"/>
          <w:szCs w:val="24"/>
        </w:rPr>
        <w:t xml:space="preserve"> is difficult to be evaluated by any </w:t>
      </w:r>
      <w:r w:rsidRPr="00B50C19">
        <w:rPr>
          <w:rFonts w:ascii="Times New Roman" w:hAnsi="Times New Roman" w:cs="Times New Roman"/>
          <w:noProof/>
          <w:sz w:val="24"/>
          <w:szCs w:val="24"/>
        </w:rPr>
        <w:t>simple constitutive model</w:t>
      </w:r>
      <w:r>
        <w:rPr>
          <w:rFonts w:ascii="Times New Roman" w:hAnsi="Times New Roman" w:cs="Times New Roman"/>
          <w:noProof/>
          <w:sz w:val="24"/>
          <w:szCs w:val="24"/>
        </w:rPr>
        <w:t>.</w:t>
      </w:r>
      <w:r w:rsidRPr="00B50C19">
        <w:rPr>
          <w:rFonts w:ascii="Times New Roman" w:hAnsi="Times New Roman" w:cs="Times New Roman"/>
          <w:noProof/>
          <w:sz w:val="24"/>
          <w:szCs w:val="24"/>
        </w:rPr>
        <w:t xml:space="preserve"> </w:t>
      </w:r>
      <w:r>
        <w:rPr>
          <w:rFonts w:ascii="Times New Roman" w:hAnsi="Times New Roman" w:cs="Times New Roman"/>
          <w:noProof/>
          <w:sz w:val="24"/>
          <w:szCs w:val="24"/>
        </w:rPr>
        <w:t xml:space="preserve">To overcome the repeated calculation of </w:t>
      </w:r>
      <w:r w:rsidRPr="00B50C19">
        <w:rPr>
          <w:rFonts w:ascii="Times New Roman" w:hAnsi="Times New Roman" w:cs="Times New Roman"/>
          <w:noProof/>
          <w:sz w:val="24"/>
          <w:szCs w:val="24"/>
        </w:rPr>
        <w:t xml:space="preserve">regression parameters </w:t>
      </w:r>
      <w:r>
        <w:rPr>
          <w:rFonts w:ascii="Times New Roman" w:hAnsi="Times New Roman" w:cs="Times New Roman"/>
          <w:noProof/>
          <w:sz w:val="24"/>
          <w:szCs w:val="24"/>
        </w:rPr>
        <w:t xml:space="preserve">for new </w:t>
      </w:r>
      <w:r w:rsidR="00171356">
        <w:rPr>
          <w:rFonts w:ascii="Times New Roman" w:hAnsi="Times New Roman" w:cs="Times New Roman"/>
          <w:noProof/>
          <w:sz w:val="24"/>
          <w:szCs w:val="24"/>
        </w:rPr>
        <w:t xml:space="preserve">experimental </w:t>
      </w:r>
      <w:r>
        <w:rPr>
          <w:rFonts w:ascii="Times New Roman" w:hAnsi="Times New Roman" w:cs="Times New Roman"/>
          <w:noProof/>
          <w:sz w:val="24"/>
          <w:szCs w:val="24"/>
        </w:rPr>
        <w:t>data</w:t>
      </w:r>
      <w:r w:rsidR="00171356">
        <w:rPr>
          <w:rFonts w:ascii="Times New Roman" w:hAnsi="Times New Roman" w:cs="Times New Roman"/>
          <w:noProof/>
          <w:sz w:val="24"/>
          <w:szCs w:val="24"/>
        </w:rPr>
        <w:t xml:space="preserve"> in simple constitutive model</w:t>
      </w:r>
      <w:r>
        <w:rPr>
          <w:rFonts w:ascii="Times New Roman" w:hAnsi="Times New Roman" w:cs="Times New Roman"/>
          <w:noProof/>
          <w:sz w:val="24"/>
          <w:szCs w:val="24"/>
        </w:rPr>
        <w:t xml:space="preserve">, </w:t>
      </w:r>
      <w:r w:rsidR="00205DC2">
        <w:rPr>
          <w:rFonts w:ascii="Times New Roman" w:hAnsi="Times New Roman" w:cs="Times New Roman"/>
          <w:noProof/>
          <w:sz w:val="24"/>
          <w:szCs w:val="24"/>
        </w:rPr>
        <w:t>Yang, Zhu et al.</w:t>
      </w:r>
      <w:r w:rsidR="006029D0">
        <w:rPr>
          <w:rFonts w:ascii="Times New Roman" w:hAnsi="Times New Roman" w:cs="Times New Roman"/>
          <w:noProof/>
          <w:sz w:val="24"/>
          <w:szCs w:val="24"/>
        </w:rPr>
        <w:t xml:space="preserve"> (2012)</w:t>
      </w:r>
      <w:r w:rsidR="00205DC2">
        <w:rPr>
          <w:rFonts w:ascii="Times New Roman" w:hAnsi="Times New Roman" w:cs="Times New Roman"/>
          <w:noProof/>
          <w:sz w:val="24"/>
          <w:szCs w:val="24"/>
        </w:rPr>
        <w:t xml:space="preserve"> </w:t>
      </w:r>
      <w:r w:rsidR="00205DC2">
        <w:rPr>
          <w:rFonts w:ascii="Times New Roman" w:hAnsi="Times New Roman" w:cs="Times New Roman"/>
          <w:noProof/>
          <w:sz w:val="24"/>
          <w:szCs w:val="24"/>
        </w:rPr>
        <w:fldChar w:fldCharType="begin"/>
      </w:r>
      <w:r w:rsidR="002C22AF">
        <w:rPr>
          <w:rFonts w:ascii="Times New Roman" w:hAnsi="Times New Roman" w:cs="Times New Roman"/>
          <w:noProof/>
          <w:sz w:val="24"/>
          <w:szCs w:val="24"/>
        </w:rPr>
        <w:instrText xml:space="preserve"> ADDIN EN.CITE &lt;EndNote&gt;&lt;Cite&gt;&lt;Author&gt;Yang&lt;/Author&gt;&lt;Year&gt;2012&lt;/Year&gt;&lt;RecNum&gt;467&lt;/RecNum&gt;&lt;DisplayText&gt;[22]&lt;/DisplayText&gt;&lt;record&gt;&lt;rec-number&gt;467&lt;/rec-number&gt;&lt;foreign-keys&gt;&lt;key app="EN" db-id="ese55x5vtzp0x6e9s9tpzwagt5re2t5sfaz5" timestamp="1546065314"&gt;467&lt;/key&gt;&lt;/foreign-keys&gt;&lt;ref-type name="Journal Article"&gt;17&lt;/ref-type&gt;&lt;contributors&gt;&lt;authors&gt;&lt;author&gt;Yang, X. W.&lt;/author&gt;&lt;author&gt;Zhu, J. C.&lt;/author&gt;&lt;author&gt;Lai, Z. H.&lt;/author&gt;&lt;author&gt;Kong, Y. R.&lt;/author&gt;&lt;author&gt;Zhao, R. D.&lt;/author&gt;&lt;author&gt;He, D.&lt;/author&gt;&lt;/authors&gt;&lt;/contributors&gt;&lt;titles&gt;&lt;title&gt;Application of artificial neural network to predict flow stress of as quenched A357 alloy&lt;/title&gt;&lt;secondary-title&gt;Materials Science and Technology&lt;/secondary-title&gt;&lt;/titles&gt;&lt;periodical&gt;&lt;full-title&gt;Materials Science and Technology&lt;/full-title&gt;&lt;/periodical&gt;&lt;pages&gt;151-155&lt;/pages&gt;&lt;volume&gt;28&lt;/volume&gt;&lt;number&gt;2&lt;/number&gt;&lt;dates&gt;&lt;year&gt;2012&lt;/year&gt;&lt;pub-dates&gt;&lt;date&gt;2012/02&lt;/date&gt;&lt;/pub-dates&gt;&lt;/dates&gt;&lt;publisher&gt;Informa UK Limited&lt;/publisher&gt;&lt;isbn&gt;0267-0836&amp;#xD;1743-2847&lt;/isbn&gt;&lt;urls&gt;&lt;related-urls&gt;&lt;url&gt;http://dx.doi.org/10.1179/1743284710y.0000000051&lt;/url&gt;&lt;/related-urls&gt;&lt;/urls&gt;&lt;electronic-resource-num&gt;10.1179/1743284710y.0000000051&lt;/electronic-resource-num&gt;&lt;/record&gt;&lt;/Cite&gt;&lt;/EndNote&gt;</w:instrText>
      </w:r>
      <w:r w:rsidR="00205DC2">
        <w:rPr>
          <w:rFonts w:ascii="Times New Roman" w:hAnsi="Times New Roman" w:cs="Times New Roman"/>
          <w:noProof/>
          <w:sz w:val="24"/>
          <w:szCs w:val="24"/>
        </w:rPr>
        <w:fldChar w:fldCharType="separate"/>
      </w:r>
      <w:r w:rsidR="002C22AF">
        <w:rPr>
          <w:rFonts w:ascii="Times New Roman" w:hAnsi="Times New Roman" w:cs="Times New Roman"/>
          <w:noProof/>
          <w:sz w:val="24"/>
          <w:szCs w:val="24"/>
        </w:rPr>
        <w:t>[</w:t>
      </w:r>
      <w:hyperlink w:anchor="_ENREF_22" w:tooltip="Yang, 2012 #467" w:history="1">
        <w:r w:rsidR="0058554F">
          <w:rPr>
            <w:rFonts w:ascii="Times New Roman" w:hAnsi="Times New Roman" w:cs="Times New Roman"/>
            <w:noProof/>
            <w:sz w:val="24"/>
            <w:szCs w:val="24"/>
          </w:rPr>
          <w:t>22</w:t>
        </w:r>
      </w:hyperlink>
      <w:r w:rsidR="002C22AF">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205DC2">
        <w:rPr>
          <w:rFonts w:ascii="Times New Roman" w:hAnsi="Times New Roman" w:cs="Times New Roman"/>
          <w:noProof/>
          <w:sz w:val="24"/>
          <w:szCs w:val="24"/>
        </w:rPr>
        <w:t xml:space="preserve"> developed an accurate thermal stress model to solve the problems of quench distortion of parts by</w:t>
      </w:r>
      <w:r w:rsidR="00205DC2">
        <w:t xml:space="preserve"> </w:t>
      </w:r>
      <w:r w:rsidR="00205DC2">
        <w:rPr>
          <w:rFonts w:ascii="Times New Roman" w:hAnsi="Times New Roman" w:cs="Times New Roman"/>
          <w:noProof/>
          <w:sz w:val="24"/>
          <w:szCs w:val="24"/>
        </w:rPr>
        <w:t>ANN</w:t>
      </w:r>
      <w:del w:id="86" w:author="Ove Jason" w:date="2019-06-21T15:09:00Z">
        <w:r w:rsidR="00205DC2" w:rsidDel="00BB65FB">
          <w:rPr>
            <w:rFonts w:ascii="Times New Roman" w:hAnsi="Times New Roman" w:cs="Times New Roman"/>
            <w:noProof/>
            <w:sz w:val="24"/>
            <w:szCs w:val="24"/>
          </w:rPr>
          <w:delText xml:space="preserve"> with a back propagation learning algorithm</w:delText>
        </w:r>
      </w:del>
      <w:r w:rsidR="00205DC2">
        <w:rPr>
          <w:rFonts w:ascii="Times New Roman" w:hAnsi="Times New Roman" w:cs="Times New Roman"/>
          <w:noProof/>
          <w:sz w:val="24"/>
          <w:szCs w:val="24"/>
        </w:rPr>
        <w:t xml:space="preserve">. </w:t>
      </w:r>
      <w:r w:rsidR="00171356">
        <w:rPr>
          <w:rFonts w:ascii="Times New Roman" w:hAnsi="Times New Roman" w:cs="Times New Roman"/>
          <w:noProof/>
          <w:sz w:val="24"/>
          <w:szCs w:val="24"/>
        </w:rPr>
        <w:t xml:space="preserve">In this model, the author used batch training for two network training types: </w:t>
      </w:r>
      <w:r w:rsidR="00171356" w:rsidRPr="00171356">
        <w:rPr>
          <w:rFonts w:ascii="Times New Roman" w:hAnsi="Times New Roman" w:cs="Times New Roman"/>
          <w:noProof/>
          <w:sz w:val="24"/>
          <w:szCs w:val="24"/>
        </w:rPr>
        <w:t>sequential training</w:t>
      </w:r>
      <w:r w:rsidR="00171356">
        <w:rPr>
          <w:rFonts w:ascii="Times New Roman" w:hAnsi="Times New Roman" w:cs="Times New Roman"/>
          <w:noProof/>
          <w:sz w:val="24"/>
          <w:szCs w:val="24"/>
        </w:rPr>
        <w:t xml:space="preserve"> </w:t>
      </w:r>
      <w:r w:rsidR="00171356" w:rsidRPr="00171356">
        <w:rPr>
          <w:rFonts w:ascii="Times New Roman" w:hAnsi="Times New Roman" w:cs="Times New Roman"/>
          <w:noProof/>
          <w:sz w:val="24"/>
          <w:szCs w:val="24"/>
        </w:rPr>
        <w:t xml:space="preserve">and batch training. </w:t>
      </w:r>
      <w:r w:rsidR="00205DC2">
        <w:rPr>
          <w:rFonts w:ascii="Times New Roman" w:hAnsi="Times New Roman" w:cs="Times New Roman"/>
          <w:noProof/>
          <w:sz w:val="24"/>
          <w:szCs w:val="24"/>
        </w:rPr>
        <w:t xml:space="preserve">Batch training of </w:t>
      </w:r>
      <w:r w:rsidR="00205DC2" w:rsidRPr="005D71A2">
        <w:rPr>
          <w:rFonts w:ascii="Times New Roman" w:hAnsi="Times New Roman" w:cs="Times New Roman"/>
          <w:noProof/>
          <w:sz w:val="24"/>
          <w:szCs w:val="24"/>
        </w:rPr>
        <w:t>backpropagation</w:t>
      </w:r>
      <w:r w:rsidR="00205DC2">
        <w:rPr>
          <w:rFonts w:ascii="Times New Roman" w:hAnsi="Times New Roman" w:cs="Times New Roman"/>
          <w:noProof/>
          <w:sz w:val="24"/>
          <w:szCs w:val="24"/>
        </w:rPr>
        <w:t xml:space="preserve"> neural network</w:t>
      </w:r>
      <w:r w:rsidR="005D71A2">
        <w:rPr>
          <w:rFonts w:ascii="Times New Roman" w:hAnsi="Times New Roman" w:cs="Times New Roman"/>
          <w:noProof/>
          <w:sz w:val="24"/>
          <w:szCs w:val="24"/>
        </w:rPr>
        <w:t xml:space="preserve"> (BPNN)</w:t>
      </w:r>
      <w:r w:rsidR="00205DC2">
        <w:rPr>
          <w:rFonts w:ascii="Times New Roman" w:hAnsi="Times New Roman" w:cs="Times New Roman"/>
          <w:noProof/>
          <w:sz w:val="24"/>
          <w:szCs w:val="24"/>
        </w:rPr>
        <w:t xml:space="preserve"> with the best network structure (3-6-8-1) including two hidden layers provided about 3% error rate between the predicted output and the actual output. According to a strong positive linear correlation relationship between predicted data and experimental data by correlation coefficient calculation, the model was chosen to achieve good network performance for predicting for thermal stress of quenched A357 alloy with a higher precision. </w:t>
      </w:r>
      <w:r w:rsidR="00171356">
        <w:rPr>
          <w:rFonts w:ascii="Times New Roman" w:hAnsi="Times New Roman" w:cs="Times New Roman"/>
          <w:noProof/>
          <w:sz w:val="24"/>
          <w:szCs w:val="24"/>
        </w:rPr>
        <w:t>In this work, the authors were concerned with training types of ANN so that st</w:t>
      </w:r>
      <w:r w:rsidR="00171356" w:rsidRPr="00171356">
        <w:rPr>
          <w:rFonts w:ascii="Times New Roman" w:hAnsi="Times New Roman" w:cs="Times New Roman"/>
          <w:noProof/>
          <w:sz w:val="24"/>
          <w:szCs w:val="24"/>
        </w:rPr>
        <w:t>ab</w:t>
      </w:r>
      <w:r w:rsidR="00171356">
        <w:rPr>
          <w:rFonts w:ascii="Times New Roman" w:hAnsi="Times New Roman" w:cs="Times New Roman"/>
          <w:noProof/>
          <w:sz w:val="24"/>
          <w:szCs w:val="24"/>
        </w:rPr>
        <w:t xml:space="preserve">ility was found in </w:t>
      </w:r>
      <w:r w:rsidR="00171356" w:rsidRPr="00171356">
        <w:rPr>
          <w:rFonts w:ascii="Times New Roman" w:hAnsi="Times New Roman" w:cs="Times New Roman"/>
          <w:noProof/>
          <w:sz w:val="24"/>
          <w:szCs w:val="24"/>
        </w:rPr>
        <w:t xml:space="preserve"> performance</w:t>
      </w:r>
      <w:r w:rsidR="00171356">
        <w:rPr>
          <w:rFonts w:ascii="Times New Roman" w:hAnsi="Times New Roman" w:cs="Times New Roman"/>
          <w:noProof/>
          <w:sz w:val="24"/>
          <w:szCs w:val="24"/>
        </w:rPr>
        <w:t xml:space="preserve"> </w:t>
      </w:r>
      <w:r w:rsidR="00171356" w:rsidRPr="00171356">
        <w:rPr>
          <w:rFonts w:ascii="Times New Roman" w:hAnsi="Times New Roman" w:cs="Times New Roman"/>
          <w:noProof/>
          <w:sz w:val="24"/>
          <w:szCs w:val="24"/>
        </w:rPr>
        <w:t>of network</w:t>
      </w:r>
      <w:r w:rsidR="00171356">
        <w:rPr>
          <w:rFonts w:ascii="Times New Roman" w:hAnsi="Times New Roman" w:cs="Times New Roman"/>
          <w:noProof/>
          <w:sz w:val="24"/>
          <w:szCs w:val="24"/>
        </w:rPr>
        <w:t>.</w:t>
      </w:r>
    </w:p>
    <w:p w14:paraId="50805E7E" w14:textId="77777777" w:rsidR="00CF1552" w:rsidRDefault="00205DC2" w:rsidP="00E0463D">
      <w:pPr>
        <w:pStyle w:val="a3"/>
        <w:widowControl w:val="0"/>
        <w:numPr>
          <w:ilvl w:val="0"/>
          <w:numId w:val="3"/>
        </w:numPr>
        <w:tabs>
          <w:tab w:val="left" w:pos="8355"/>
        </w:tabs>
        <w:spacing w:after="240" w:line="360" w:lineRule="auto"/>
        <w:ind w:left="360"/>
        <w:jc w:val="both"/>
        <w:rPr>
          <w:b/>
          <w:bCs/>
          <w:noProof/>
        </w:rPr>
      </w:pPr>
      <w:r>
        <w:rPr>
          <w:b/>
          <w:bCs/>
          <w:noProof/>
        </w:rPr>
        <w:t>Structural Property</w:t>
      </w:r>
    </w:p>
    <w:p w14:paraId="427B2209" w14:textId="6226CB4B" w:rsidR="002A3DF1" w:rsidRDefault="00F63EE4" w:rsidP="00E0463D">
      <w:pPr>
        <w:widowControl w:val="0"/>
        <w:tabs>
          <w:tab w:val="left" w:pos="8355"/>
        </w:tabs>
        <w:spacing w:line="360" w:lineRule="auto"/>
        <w:jc w:val="both"/>
        <w:rPr>
          <w:rFonts w:ascii="Times New Roman" w:hAnsi="Times New Roman" w:cs="Times New Roman"/>
          <w:noProof/>
          <w:sz w:val="24"/>
          <w:szCs w:val="24"/>
        </w:rPr>
      </w:pPr>
      <w:bookmarkStart w:id="87" w:name="_Hlk534709799"/>
      <w:r>
        <w:rPr>
          <w:rFonts w:ascii="Times New Roman" w:hAnsi="Times New Roman" w:cs="Times New Roman"/>
          <w:noProof/>
          <w:sz w:val="24"/>
          <w:szCs w:val="24"/>
        </w:rPr>
        <w:t>S</w:t>
      </w:r>
      <w:r w:rsidR="00205DC2">
        <w:rPr>
          <w:rFonts w:ascii="Times New Roman" w:hAnsi="Times New Roman" w:cs="Times New Roman"/>
          <w:noProof/>
          <w:sz w:val="24"/>
          <w:szCs w:val="24"/>
        </w:rPr>
        <w:t>asikumar, Rajendraboopathy et al</w:t>
      </w:r>
      <w:bookmarkEnd w:id="87"/>
      <w:r w:rsidR="00205DC2">
        <w:rPr>
          <w:rFonts w:ascii="Times New Roman" w:hAnsi="Times New Roman" w:cs="Times New Roman"/>
          <w:noProof/>
          <w:sz w:val="24"/>
          <w:szCs w:val="24"/>
        </w:rPr>
        <w:t>.</w:t>
      </w:r>
      <w:r w:rsidR="006029D0">
        <w:rPr>
          <w:rFonts w:ascii="Times New Roman" w:hAnsi="Times New Roman" w:cs="Times New Roman"/>
          <w:noProof/>
          <w:sz w:val="24"/>
          <w:szCs w:val="24"/>
        </w:rPr>
        <w:t xml:space="preserve">(2008) </w:t>
      </w:r>
      <w:r w:rsidR="00205DC2">
        <w:rPr>
          <w:rFonts w:ascii="Times New Roman" w:hAnsi="Times New Roman" w:cs="Times New Roman"/>
          <w:noProof/>
          <w:sz w:val="24"/>
          <w:szCs w:val="24"/>
        </w:rPr>
        <w:fldChar w:fldCharType="begin"/>
      </w:r>
      <w:r w:rsidR="002C22AF">
        <w:rPr>
          <w:rFonts w:ascii="Times New Roman" w:hAnsi="Times New Roman" w:cs="Times New Roman"/>
          <w:noProof/>
          <w:sz w:val="24"/>
          <w:szCs w:val="24"/>
        </w:rPr>
        <w:instrText xml:space="preserve"> ADDIN EN.CITE &lt;EndNote&gt;&lt;Cite&gt;&lt;Author&gt;Sasikumar&lt;/Author&gt;&lt;Year&gt;2008&lt;/Year&gt;&lt;RecNum&gt;476&lt;/RecNum&gt;&lt;DisplayText&gt;[39]&lt;/DisplayText&gt;&lt;record&gt;&lt;rec-number&gt;476&lt;/rec-number&gt;&lt;foreign-keys&gt;&lt;key app="EN" db-id="ese55x5vtzp0x6e9s9tpzwagt5re2t5sfaz5" timestamp="1546077398"&gt;476&lt;/key&gt;&lt;/foreign-keys&gt;&lt;ref-type name="Journal Article"&gt;17&lt;/ref-type&gt;&lt;contributors&gt;&lt;authors&gt;&lt;author&gt;Sasikumar, T.&lt;/author&gt;&lt;author&gt;Rajendraboopathy, S.&lt;/author&gt;&lt;author&gt;Usha, K. M.&lt;/author&gt;&lt;author&gt;Vasudev, E. S.&lt;/author&gt;&lt;/authors&gt;&lt;/contributors&gt;&lt;titles&gt;&lt;title&gt;Artificial Neural Network Prediction of Ultimate Strength of Unidirectional T-300/914 Tensile Specimens Using Acoustic Emission Response&lt;/title&gt;&lt;secondary-title&gt;Journal of Nondestructive Evaluation&lt;/secondary-title&gt;&lt;/titles&gt;&lt;periodical&gt;&lt;full-title&gt;Journal of Nondestructive Evaluation&lt;/full-title&gt;&lt;/periodical&gt;&lt;pages&gt;127-133&lt;/pages&gt;&lt;volume&gt;27&lt;/volume&gt;&lt;number&gt;4&lt;/number&gt;&lt;dates&gt;&lt;year&gt;2008&lt;/year&gt;&lt;pub-dates&gt;&lt;date&gt;2008/10/30&lt;/date&gt;&lt;/pub-dates&gt;&lt;/dates&gt;&lt;publisher&gt;Springer Nature&lt;/publisher&gt;&lt;isbn&gt;0195-9298&amp;#xD;1573-4862&lt;/isbn&gt;&lt;urls&gt;&lt;related-urls&gt;&lt;url&gt;http://dx.doi.org/10.1007/s10921-008-0040-6&lt;/url&gt;&lt;/related-urls&gt;&lt;/urls&gt;&lt;electronic-resource-num&gt;10.1007/s10921-008-0040-6&lt;/electronic-resource-num&gt;&lt;/record&gt;&lt;/Cite&gt;&lt;/EndNote&gt;</w:instrText>
      </w:r>
      <w:r w:rsidR="00205DC2">
        <w:rPr>
          <w:rFonts w:ascii="Times New Roman" w:hAnsi="Times New Roman" w:cs="Times New Roman"/>
          <w:noProof/>
          <w:sz w:val="24"/>
          <w:szCs w:val="24"/>
        </w:rPr>
        <w:fldChar w:fldCharType="separate"/>
      </w:r>
      <w:r w:rsidR="002C22AF">
        <w:rPr>
          <w:rFonts w:ascii="Times New Roman" w:hAnsi="Times New Roman" w:cs="Times New Roman"/>
          <w:noProof/>
          <w:sz w:val="24"/>
          <w:szCs w:val="24"/>
        </w:rPr>
        <w:t>[</w:t>
      </w:r>
      <w:hyperlink w:anchor="_ENREF_39" w:tooltip="Sasikumar, 2008 #476" w:history="1">
        <w:r w:rsidR="0058554F">
          <w:rPr>
            <w:rFonts w:ascii="Times New Roman" w:hAnsi="Times New Roman" w:cs="Times New Roman"/>
            <w:noProof/>
            <w:sz w:val="24"/>
            <w:szCs w:val="24"/>
          </w:rPr>
          <w:t>39</w:t>
        </w:r>
      </w:hyperlink>
      <w:r w:rsidR="002C22AF">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205DC2">
        <w:rPr>
          <w:rFonts w:ascii="Times New Roman" w:hAnsi="Times New Roman" w:cs="Times New Roman"/>
          <w:noProof/>
          <w:sz w:val="24"/>
          <w:szCs w:val="24"/>
        </w:rPr>
        <w:t xml:space="preserve"> </w:t>
      </w:r>
      <w:bookmarkStart w:id="88" w:name="_Hlk534790749"/>
      <w:r w:rsidR="00205DC2">
        <w:rPr>
          <w:rFonts w:ascii="Times New Roman" w:hAnsi="Times New Roman" w:cs="Times New Roman"/>
          <w:noProof/>
          <w:sz w:val="24"/>
          <w:szCs w:val="24"/>
        </w:rPr>
        <w:t>presented a BP neural network</w:t>
      </w:r>
      <w:bookmarkStart w:id="89" w:name="_Hlk534709855"/>
      <w:r w:rsidR="00205DC2">
        <w:rPr>
          <w:rFonts w:ascii="Times New Roman" w:hAnsi="Times New Roman" w:cs="Times New Roman"/>
          <w:noProof/>
          <w:sz w:val="24"/>
          <w:szCs w:val="24"/>
        </w:rPr>
        <w:t>, that had the best training result with 66-45-1 network architecture,</w:t>
      </w:r>
      <w:r w:rsidR="006029D0">
        <w:rPr>
          <w:rFonts w:ascii="Times New Roman" w:hAnsi="Times New Roman" w:cs="Times New Roman"/>
          <w:noProof/>
          <w:sz w:val="24"/>
          <w:szCs w:val="24"/>
        </w:rPr>
        <w:t xml:space="preserve"> </w:t>
      </w:r>
      <w:r w:rsidR="00205DC2">
        <w:rPr>
          <w:rFonts w:ascii="Times New Roman" w:hAnsi="Times New Roman" w:cs="Times New Roman"/>
          <w:noProof/>
          <w:sz w:val="24"/>
          <w:szCs w:val="24"/>
        </w:rPr>
        <w:t>and AE (Acoustic Emission) amplitude frequency data collected up to 50% of failure loads were used as input to BP neural network for failure load (ultimate strength of unidirectional T-300/914 tensile specimens) prediction. Levenberg-Ma</w:t>
      </w:r>
      <w:r w:rsidR="00D07ED6">
        <w:rPr>
          <w:rFonts w:ascii="Times New Roman" w:hAnsi="Times New Roman" w:cs="Times New Roman" w:hint="eastAsia"/>
          <w:noProof/>
          <w:sz w:val="24"/>
          <w:szCs w:val="24"/>
        </w:rPr>
        <w:t>rq</w:t>
      </w:r>
      <w:r w:rsidR="00205DC2">
        <w:rPr>
          <w:rFonts w:ascii="Times New Roman" w:hAnsi="Times New Roman" w:cs="Times New Roman"/>
          <w:noProof/>
          <w:sz w:val="24"/>
          <w:szCs w:val="24"/>
        </w:rPr>
        <w:t>uar</w:t>
      </w:r>
      <w:r w:rsidR="00D07ED6">
        <w:rPr>
          <w:rFonts w:ascii="Times New Roman" w:hAnsi="Times New Roman" w:cs="Times New Roman" w:hint="eastAsia"/>
          <w:noProof/>
          <w:sz w:val="24"/>
          <w:szCs w:val="24"/>
        </w:rPr>
        <w:t>d</w:t>
      </w:r>
      <w:r w:rsidR="00205DC2">
        <w:rPr>
          <w:rFonts w:ascii="Times New Roman" w:hAnsi="Times New Roman" w:cs="Times New Roman"/>
          <w:noProof/>
          <w:sz w:val="24"/>
          <w:szCs w:val="24"/>
        </w:rPr>
        <w:t xml:space="preserve">t algorithm and the linear transfer function were used for establishing ANN. In this work, it can be found that the network could not predict the ultimate loads outside the training range in trained network. At this point, </w:t>
      </w:r>
      <w:r w:rsidR="00C0788A">
        <w:rPr>
          <w:rFonts w:ascii="Times New Roman" w:hAnsi="Times New Roman" w:cs="Times New Roman"/>
          <w:noProof/>
          <w:sz w:val="24"/>
          <w:szCs w:val="24"/>
        </w:rPr>
        <w:t xml:space="preserve">it made incapability of the network because </w:t>
      </w:r>
      <w:r w:rsidR="00205DC2">
        <w:rPr>
          <w:rFonts w:ascii="Times New Roman" w:hAnsi="Times New Roman" w:cs="Times New Roman"/>
          <w:noProof/>
          <w:sz w:val="24"/>
          <w:szCs w:val="24"/>
        </w:rPr>
        <w:t xml:space="preserve">it is necessary to subsequently </w:t>
      </w:r>
      <w:r w:rsidR="006029D0" w:rsidRPr="006029D0">
        <w:rPr>
          <w:rFonts w:ascii="Times New Roman" w:hAnsi="Times New Roman" w:cs="Times New Roman"/>
          <w:noProof/>
          <w:sz w:val="24"/>
          <w:szCs w:val="24"/>
        </w:rPr>
        <w:t xml:space="preserve">add </w:t>
      </w:r>
      <w:r w:rsidR="00205DC2">
        <w:rPr>
          <w:rFonts w:ascii="Times New Roman" w:hAnsi="Times New Roman" w:cs="Times New Roman"/>
          <w:noProof/>
          <w:sz w:val="24"/>
          <w:szCs w:val="24"/>
        </w:rPr>
        <w:t>the AE data of specimens with extreme error rate that lies beyond the training range into the training set</w:t>
      </w:r>
      <w:r w:rsidR="00205DC2">
        <w:rPr>
          <w:rFonts w:ascii="Times New Roman" w:hAnsi="Times New Roman" w:cs="Times New Roman" w:hint="eastAsia"/>
          <w:noProof/>
          <w:sz w:val="24"/>
          <w:szCs w:val="24"/>
        </w:rPr>
        <w:t>,</w:t>
      </w:r>
      <w:r w:rsidR="00205DC2">
        <w:rPr>
          <w:rFonts w:ascii="Times New Roman" w:hAnsi="Times New Roman" w:cs="Times New Roman"/>
          <w:noProof/>
          <w:sz w:val="24"/>
          <w:szCs w:val="24"/>
        </w:rPr>
        <w:t xml:space="preserve"> </w:t>
      </w:r>
      <w:r w:rsidR="006029D0">
        <w:rPr>
          <w:rFonts w:ascii="Times New Roman" w:hAnsi="Times New Roman" w:cs="Times New Roman"/>
          <w:noProof/>
          <w:sz w:val="24"/>
          <w:szCs w:val="24"/>
        </w:rPr>
        <w:t xml:space="preserve">thereby </w:t>
      </w:r>
      <w:r w:rsidR="00205DC2">
        <w:rPr>
          <w:rFonts w:ascii="Times New Roman" w:hAnsi="Times New Roman" w:cs="Times New Roman"/>
          <w:noProof/>
          <w:sz w:val="24"/>
          <w:szCs w:val="24"/>
        </w:rPr>
        <w:t>decreasing the acceptable maximum error rate from 8.37% to 1.22%. Other key parameters such as duration, energy, events and counts were also used along with BP Neural Network for material characterization and structural integrity evaluation for further analysis. From analysis, it was found that amplitude frequency is the most affecting factor in predicting failure load of composite hardware.</w:t>
      </w:r>
      <w:r w:rsidR="006029D0">
        <w:rPr>
          <w:rFonts w:ascii="Times New Roman" w:hAnsi="Times New Roman" w:cs="Times New Roman"/>
          <w:noProof/>
          <w:sz w:val="24"/>
          <w:szCs w:val="24"/>
        </w:rPr>
        <w:t xml:space="preserve"> </w:t>
      </w:r>
      <w:bookmarkEnd w:id="88"/>
    </w:p>
    <w:p w14:paraId="677C5458" w14:textId="46A02EAF" w:rsidR="00F63EE4" w:rsidRDefault="002A3DF1"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The author have done another similar work in</w:t>
      </w:r>
      <w:r w:rsidR="006029D0">
        <w:rPr>
          <w:rFonts w:ascii="Times New Roman" w:hAnsi="Times New Roman" w:cs="Times New Roman"/>
          <w:noProof/>
          <w:sz w:val="24"/>
          <w:szCs w:val="24"/>
        </w:rPr>
        <w:t xml:space="preserve"> </w:t>
      </w:r>
      <w:r w:rsidR="00205DC2">
        <w:rPr>
          <w:rFonts w:ascii="Times New Roman" w:hAnsi="Times New Roman" w:cs="Times New Roman"/>
          <w:noProof/>
          <w:sz w:val="24"/>
          <w:szCs w:val="24"/>
        </w:rPr>
        <w:fldChar w:fldCharType="begin"/>
      </w:r>
      <w:r w:rsidR="00AC338C">
        <w:rPr>
          <w:rFonts w:ascii="Times New Roman" w:hAnsi="Times New Roman" w:cs="Times New Roman"/>
          <w:noProof/>
          <w:sz w:val="24"/>
          <w:szCs w:val="24"/>
        </w:rPr>
        <w:instrText xml:space="preserve"> ADDIN EN.CITE &lt;EndNote&gt;&lt;Cite&gt;&lt;Author&gt;Rajendraboopathy&lt;/Author&gt;&lt;Year&gt;2008&lt;/Year&gt;&lt;RecNum&gt;473&lt;/RecNum&gt;&lt;DisplayText&gt;[73]&lt;/DisplayText&gt;&lt;record&gt;&lt;rec-number&gt;473&lt;/rec-number&gt;&lt;foreign-keys&gt;&lt;key app="EN" db-id="ese55x5vtzp0x6e9s9tpzwagt5re2t5sfaz5" timestamp="1546077397"&gt;473&lt;/key&gt;&lt;/foreign-keys&gt;&lt;ref-type name="Journal Article"&gt;17&lt;/ref-type&gt;&lt;contributors&gt;&lt;authors&gt;&lt;author&gt;Rajendraboopathy, S.&lt;/author&gt;&lt;author&gt;Sasikumar, T.&lt;/author&gt;&lt;author&gt;Usha, K. M.&lt;/author&gt;&lt;author&gt;Vasudev, E. S.&lt;/author&gt;&lt;/authors&gt;&lt;/contributors&gt;&lt;titles&gt;&lt;title&gt;Artificial neural network a tool for predicting failure strength of composite tensile coupons using acoustic emission technique&lt;/title&gt;&lt;secondary-title&gt;The International Journal of Advanced Manufacturing Technology&lt;/secondary-title&gt;&lt;/titles&gt;&lt;periodical&gt;&lt;full-title&gt;The International Journal of Advanced Manufacturing Technology&lt;/full-title&gt;&lt;/periodical&gt;&lt;pages&gt;399-404&lt;/pages&gt;&lt;volume&gt;44&lt;/volume&gt;&lt;number&gt;3-4&lt;/number&gt;&lt;dates&gt;&lt;year&gt;2008&lt;/year&gt;&lt;pub-dates&gt;&lt;date&gt;2008/12/16&lt;/date&gt;&lt;/pub-dates&gt;&lt;/dates&gt;&lt;publisher&gt;Springer Nature&lt;/publisher&gt;&lt;isbn&gt;0268-3768&amp;#xD;1433-3015&lt;/isbn&gt;&lt;urls&gt;&lt;related-urls&gt;&lt;url&gt;http://dx.doi.org/10.1007/s00170-008-1874-x&lt;/url&gt;&lt;/related-urls&gt;&lt;/urls&gt;&lt;electronic-resource-num&gt;10.1007/s00170-008-1874-x&lt;/electronic-resource-num&gt;&lt;/record&gt;&lt;/Cite&gt;&lt;/EndNote&gt;</w:instrText>
      </w:r>
      <w:r w:rsidR="00205DC2">
        <w:rPr>
          <w:rFonts w:ascii="Times New Roman" w:hAnsi="Times New Roman" w:cs="Times New Roman"/>
          <w:noProof/>
          <w:sz w:val="24"/>
          <w:szCs w:val="24"/>
        </w:rPr>
        <w:fldChar w:fldCharType="separate"/>
      </w:r>
      <w:r w:rsidR="00AC338C">
        <w:rPr>
          <w:rFonts w:ascii="Times New Roman" w:hAnsi="Times New Roman" w:cs="Times New Roman"/>
          <w:noProof/>
          <w:sz w:val="24"/>
          <w:szCs w:val="24"/>
        </w:rPr>
        <w:t>[</w:t>
      </w:r>
      <w:hyperlink w:anchor="_ENREF_73" w:tooltip="Rajendraboopathy, 2008 #473" w:history="1">
        <w:r w:rsidR="0058554F">
          <w:rPr>
            <w:rFonts w:ascii="Times New Roman" w:hAnsi="Times New Roman" w:cs="Times New Roman"/>
            <w:noProof/>
            <w:sz w:val="24"/>
            <w:szCs w:val="24"/>
          </w:rPr>
          <w:t>73</w:t>
        </w:r>
      </w:hyperlink>
      <w:r w:rsidR="00AC338C">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205DC2">
        <w:rPr>
          <w:rFonts w:ascii="Times New Roman" w:hAnsi="Times New Roman" w:cs="Times New Roman"/>
          <w:noProof/>
          <w:sz w:val="24"/>
          <w:szCs w:val="24"/>
        </w:rPr>
        <w:t xml:space="preserve"> </w:t>
      </w:r>
      <w:r>
        <w:rPr>
          <w:rFonts w:ascii="Times New Roman" w:hAnsi="Times New Roman" w:cs="Times New Roman"/>
          <w:noProof/>
          <w:sz w:val="24"/>
          <w:szCs w:val="24"/>
        </w:rPr>
        <w:t xml:space="preserve">in which </w:t>
      </w:r>
      <w:r w:rsidR="00205DC2">
        <w:rPr>
          <w:rFonts w:ascii="Times New Roman" w:hAnsi="Times New Roman" w:cs="Times New Roman"/>
          <w:noProof/>
          <w:sz w:val="24"/>
          <w:szCs w:val="24"/>
        </w:rPr>
        <w:t xml:space="preserve">three different BP neural networks </w:t>
      </w:r>
      <w:r>
        <w:rPr>
          <w:rFonts w:ascii="Times New Roman" w:hAnsi="Times New Roman" w:cs="Times New Roman"/>
          <w:noProof/>
          <w:sz w:val="24"/>
          <w:szCs w:val="24"/>
        </w:rPr>
        <w:t xml:space="preserve">were built </w:t>
      </w:r>
      <w:r w:rsidR="00205DC2">
        <w:rPr>
          <w:rFonts w:ascii="Times New Roman" w:hAnsi="Times New Roman" w:cs="Times New Roman"/>
          <w:noProof/>
          <w:sz w:val="24"/>
          <w:szCs w:val="24"/>
        </w:rPr>
        <w:t>for predicting failure strength of composite tensile coupons using acoustic emission technique</w:t>
      </w:r>
      <w:bookmarkStart w:id="90" w:name="_Hlk534790830"/>
      <w:r w:rsidR="00205DC2">
        <w:rPr>
          <w:rFonts w:ascii="Times New Roman" w:hAnsi="Times New Roman" w:cs="Times New Roman"/>
          <w:noProof/>
          <w:sz w:val="24"/>
          <w:szCs w:val="24"/>
        </w:rPr>
        <w:t xml:space="preserve">. </w:t>
      </w:r>
      <w:bookmarkEnd w:id="90"/>
      <w:r>
        <w:rPr>
          <w:rFonts w:ascii="Times New Roman" w:hAnsi="Times New Roman" w:cs="Times New Roman"/>
          <w:noProof/>
          <w:sz w:val="24"/>
          <w:szCs w:val="24"/>
        </w:rPr>
        <w:t>Bu</w:t>
      </w:r>
      <w:r w:rsidR="00205DC2">
        <w:rPr>
          <w:rFonts w:ascii="Times New Roman" w:hAnsi="Times New Roman" w:cs="Times New Roman"/>
          <w:noProof/>
          <w:sz w:val="24"/>
          <w:szCs w:val="24"/>
        </w:rPr>
        <w:t xml:space="preserve">t up to 30%, 40% and 50% of failure loads were used as input to three neural </w:t>
      </w:r>
      <w:r w:rsidR="00205DC2">
        <w:rPr>
          <w:rFonts w:ascii="Times New Roman" w:hAnsi="Times New Roman" w:cs="Times New Roman"/>
          <w:noProof/>
          <w:sz w:val="24"/>
          <w:szCs w:val="24"/>
        </w:rPr>
        <w:lastRenderedPageBreak/>
        <w:t>networks</w:t>
      </w:r>
      <w:r w:rsidR="00EB1D16">
        <w:rPr>
          <w:rFonts w:ascii="Times New Roman" w:hAnsi="Times New Roman" w:cs="Times New Roman"/>
          <w:noProof/>
          <w:sz w:val="24"/>
          <w:szCs w:val="24"/>
        </w:rPr>
        <w:t>.</w:t>
      </w:r>
      <w:r w:rsidR="00205DC2">
        <w:rPr>
          <w:rFonts w:ascii="Times New Roman" w:hAnsi="Times New Roman" w:cs="Times New Roman"/>
          <w:noProof/>
          <w:sz w:val="24"/>
          <w:szCs w:val="24"/>
        </w:rPr>
        <w:t xml:space="preserve"> </w:t>
      </w:r>
      <w:r w:rsidR="00EB1D16">
        <w:rPr>
          <w:rFonts w:ascii="Times New Roman" w:hAnsi="Times New Roman" w:cs="Times New Roman"/>
          <w:noProof/>
          <w:sz w:val="24"/>
          <w:szCs w:val="24"/>
        </w:rPr>
        <w:t>T</w:t>
      </w:r>
      <w:r w:rsidR="00205DC2">
        <w:rPr>
          <w:rFonts w:ascii="Times New Roman" w:hAnsi="Times New Roman" w:cs="Times New Roman"/>
          <w:noProof/>
          <w:sz w:val="24"/>
          <w:szCs w:val="24"/>
        </w:rPr>
        <w:t>hree optimal network structures are 66-37-1</w:t>
      </w:r>
      <w:r w:rsidR="00205DC2">
        <w:t xml:space="preserve"> </w:t>
      </w:r>
      <w:bookmarkStart w:id="91" w:name="_Hlk534839244"/>
      <w:r w:rsidR="00205DC2">
        <w:rPr>
          <w:rFonts w:ascii="Times New Roman" w:hAnsi="Times New Roman" w:cs="Times New Roman"/>
          <w:noProof/>
          <w:sz w:val="24"/>
          <w:szCs w:val="24"/>
        </w:rPr>
        <w:t>constructed with 30% of AE data</w:t>
      </w:r>
      <w:bookmarkEnd w:id="91"/>
      <w:r w:rsidR="00205DC2">
        <w:rPr>
          <w:rFonts w:ascii="Times New Roman" w:hAnsi="Times New Roman" w:cs="Times New Roman"/>
          <w:noProof/>
          <w:sz w:val="24"/>
          <w:szCs w:val="24"/>
        </w:rPr>
        <w:t>, 66-22-1</w:t>
      </w:r>
      <w:r w:rsidR="00205DC2">
        <w:t xml:space="preserve"> </w:t>
      </w:r>
      <w:bookmarkStart w:id="92" w:name="_Hlk534839296"/>
      <w:r w:rsidR="00205DC2">
        <w:rPr>
          <w:rFonts w:ascii="Times New Roman" w:hAnsi="Times New Roman" w:cs="Times New Roman"/>
          <w:noProof/>
          <w:sz w:val="24"/>
          <w:szCs w:val="24"/>
        </w:rPr>
        <w:t xml:space="preserve">constructed with 40% of AE data </w:t>
      </w:r>
      <w:bookmarkEnd w:id="92"/>
      <w:r w:rsidR="00205DC2">
        <w:rPr>
          <w:rFonts w:ascii="Times New Roman" w:hAnsi="Times New Roman" w:cs="Times New Roman"/>
          <w:noProof/>
          <w:sz w:val="24"/>
          <w:szCs w:val="24"/>
        </w:rPr>
        <w:t>and 66-45-1 constructed with 50% of AE data</w:t>
      </w:r>
      <w:r w:rsidR="00EB1D16">
        <w:rPr>
          <w:rFonts w:ascii="Times New Roman" w:hAnsi="Times New Roman" w:cs="Times New Roman"/>
          <w:noProof/>
          <w:sz w:val="24"/>
          <w:szCs w:val="24"/>
        </w:rPr>
        <w:t>, respectively</w:t>
      </w:r>
      <w:r w:rsidR="00205DC2">
        <w:rPr>
          <w:rFonts w:ascii="Times New Roman" w:hAnsi="Times New Roman" w:cs="Times New Roman"/>
          <w:noProof/>
          <w:sz w:val="24"/>
          <w:szCs w:val="24"/>
        </w:rPr>
        <w:t xml:space="preserve">. All of them applied the same network parameters like learning rate of 0.01, momentum of 0.9, hyperbolic tangent transfer function, and backpropagation training algorithm. </w:t>
      </w:r>
      <w:r w:rsidR="00C0788A">
        <w:rPr>
          <w:rFonts w:ascii="Times New Roman" w:hAnsi="Times New Roman" w:cs="Times New Roman"/>
          <w:noProof/>
          <w:sz w:val="24"/>
          <w:szCs w:val="24"/>
        </w:rPr>
        <w:t>However, t</w:t>
      </w:r>
      <w:r w:rsidR="00205DC2">
        <w:rPr>
          <w:rFonts w:ascii="Times New Roman" w:hAnsi="Times New Roman" w:cs="Times New Roman"/>
          <w:noProof/>
          <w:sz w:val="24"/>
          <w:szCs w:val="24"/>
        </w:rPr>
        <w:t xml:space="preserve">he comparison of three networks showed that the network trained with more data could provide better performance. </w:t>
      </w:r>
    </w:p>
    <w:p w14:paraId="15ADBA2E" w14:textId="6BD9B32C" w:rsidR="00F63EE4" w:rsidRDefault="00F63EE4" w:rsidP="00EB1EE4">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The purpose of both works was to to reduce the structural degradation of composites. Reducing the proof test load is the only way for structural degradation. By ANN analytical models, </w:t>
      </w:r>
      <w:r w:rsidR="00EB1EE4">
        <w:rPr>
          <w:rFonts w:ascii="Times New Roman" w:hAnsi="Times New Roman" w:cs="Times New Roman"/>
          <w:noProof/>
          <w:sz w:val="24"/>
          <w:szCs w:val="24"/>
        </w:rPr>
        <w:t xml:space="preserve">the prediction results of tensile strength in both works indicated that proof test can be done on more sophisticated composites at lower loads so that </w:t>
      </w:r>
      <w:r w:rsidR="00EB1EE4" w:rsidRPr="00EB1EE4">
        <w:rPr>
          <w:rFonts w:ascii="Times New Roman" w:hAnsi="Times New Roman" w:cs="Times New Roman"/>
          <w:noProof/>
          <w:sz w:val="24"/>
          <w:szCs w:val="24"/>
        </w:rPr>
        <w:t>the</w:t>
      </w:r>
      <w:r w:rsidR="00EB1EE4">
        <w:rPr>
          <w:rFonts w:ascii="Times New Roman" w:hAnsi="Times New Roman" w:cs="Times New Roman"/>
          <w:noProof/>
          <w:sz w:val="24"/>
          <w:szCs w:val="24"/>
        </w:rPr>
        <w:t xml:space="preserve"> </w:t>
      </w:r>
      <w:r w:rsidR="00EB1EE4" w:rsidRPr="00EB1EE4">
        <w:rPr>
          <w:rFonts w:ascii="Times New Roman" w:hAnsi="Times New Roman" w:cs="Times New Roman"/>
          <w:noProof/>
          <w:sz w:val="24"/>
          <w:szCs w:val="24"/>
        </w:rPr>
        <w:t>actual failure load of composite hardware</w:t>
      </w:r>
      <w:r w:rsidR="00EB1EE4">
        <w:rPr>
          <w:rFonts w:ascii="Times New Roman" w:hAnsi="Times New Roman" w:cs="Times New Roman"/>
          <w:noProof/>
          <w:sz w:val="24"/>
          <w:szCs w:val="24"/>
        </w:rPr>
        <w:t xml:space="preserve"> was </w:t>
      </w:r>
      <w:r w:rsidR="005F7C5D">
        <w:rPr>
          <w:rFonts w:ascii="Times New Roman" w:hAnsi="Times New Roman" w:cs="Times New Roman"/>
          <w:noProof/>
          <w:sz w:val="24"/>
          <w:szCs w:val="24"/>
        </w:rPr>
        <w:t>predicted</w:t>
      </w:r>
      <w:r w:rsidR="00EB1EE4">
        <w:rPr>
          <w:rFonts w:ascii="Times New Roman" w:hAnsi="Times New Roman" w:cs="Times New Roman"/>
          <w:noProof/>
          <w:sz w:val="24"/>
          <w:szCs w:val="24"/>
        </w:rPr>
        <w:t xml:space="preserve">. But there was </w:t>
      </w:r>
      <w:r w:rsidR="00B95CE9">
        <w:rPr>
          <w:rFonts w:ascii="Times New Roman" w:hAnsi="Times New Roman" w:cs="Times New Roman"/>
          <w:noProof/>
          <w:sz w:val="24"/>
          <w:szCs w:val="24"/>
        </w:rPr>
        <w:t xml:space="preserve">same </w:t>
      </w:r>
      <w:r w:rsidR="00EB1EE4">
        <w:rPr>
          <w:rFonts w:ascii="Times New Roman" w:hAnsi="Times New Roman" w:cs="Times New Roman"/>
          <w:noProof/>
          <w:sz w:val="24"/>
          <w:szCs w:val="24"/>
        </w:rPr>
        <w:t xml:space="preserve">finding from both works that </w:t>
      </w:r>
      <w:r w:rsidR="00111B1B">
        <w:rPr>
          <w:rFonts w:ascii="Times New Roman" w:hAnsi="Times New Roman" w:cs="Times New Roman"/>
          <w:noProof/>
          <w:sz w:val="24"/>
          <w:szCs w:val="24"/>
        </w:rPr>
        <w:t xml:space="preserve">inadequate </w:t>
      </w:r>
      <w:r w:rsidR="00EB1EE4">
        <w:rPr>
          <w:rFonts w:ascii="Times New Roman" w:hAnsi="Times New Roman" w:cs="Times New Roman"/>
          <w:noProof/>
          <w:sz w:val="24"/>
          <w:szCs w:val="24"/>
        </w:rPr>
        <w:t xml:space="preserve">training data </w:t>
      </w:r>
      <w:r w:rsidR="00111B1B">
        <w:rPr>
          <w:rFonts w:ascii="Times New Roman" w:hAnsi="Times New Roman" w:cs="Times New Roman"/>
          <w:noProof/>
          <w:sz w:val="24"/>
          <w:szCs w:val="24"/>
        </w:rPr>
        <w:t>did not</w:t>
      </w:r>
      <w:r w:rsidR="00EB1EE4">
        <w:rPr>
          <w:rFonts w:ascii="Times New Roman" w:hAnsi="Times New Roman" w:cs="Times New Roman"/>
          <w:noProof/>
          <w:sz w:val="24"/>
          <w:szCs w:val="24"/>
        </w:rPr>
        <w:t xml:space="preserve"> produce</w:t>
      </w:r>
      <w:r w:rsidR="00111B1B">
        <w:rPr>
          <w:rFonts w:ascii="Times New Roman" w:hAnsi="Times New Roman" w:cs="Times New Roman"/>
          <w:noProof/>
          <w:sz w:val="24"/>
          <w:szCs w:val="24"/>
        </w:rPr>
        <w:t xml:space="preserve"> the optimal prediction.</w:t>
      </w:r>
      <w:r w:rsidR="00EB1EE4">
        <w:rPr>
          <w:rFonts w:ascii="Times New Roman" w:hAnsi="Times New Roman" w:cs="Times New Roman"/>
          <w:noProof/>
          <w:sz w:val="24"/>
          <w:szCs w:val="24"/>
        </w:rPr>
        <w:t xml:space="preserve"> </w:t>
      </w:r>
    </w:p>
    <w:p w14:paraId="5A148D43" w14:textId="77777777" w:rsidR="00CF1552" w:rsidRDefault="00205DC2" w:rsidP="00E0463D">
      <w:pPr>
        <w:pStyle w:val="a3"/>
        <w:widowControl w:val="0"/>
        <w:numPr>
          <w:ilvl w:val="0"/>
          <w:numId w:val="3"/>
        </w:numPr>
        <w:tabs>
          <w:tab w:val="left" w:pos="8355"/>
        </w:tabs>
        <w:spacing w:after="240" w:line="360" w:lineRule="auto"/>
        <w:ind w:left="360"/>
        <w:jc w:val="both"/>
        <w:rPr>
          <w:b/>
          <w:bCs/>
          <w:noProof/>
        </w:rPr>
      </w:pPr>
      <w:bookmarkStart w:id="93" w:name="_Hlk12021400"/>
      <w:r>
        <w:rPr>
          <w:b/>
          <w:bCs/>
          <w:noProof/>
        </w:rPr>
        <w:t>Electrochemical Property</w:t>
      </w:r>
    </w:p>
    <w:p w14:paraId="617C3C59" w14:textId="47E04EDE" w:rsidR="00CF1552" w:rsidRDefault="00205DC2" w:rsidP="00AA129D">
      <w:pPr>
        <w:widowControl w:val="0"/>
        <w:tabs>
          <w:tab w:val="left" w:pos="8355"/>
        </w:tabs>
        <w:spacing w:line="360" w:lineRule="auto"/>
        <w:jc w:val="both"/>
        <w:rPr>
          <w:rFonts w:ascii="Times New Roman" w:hAnsi="Times New Roman" w:cs="Times New Roman"/>
          <w:noProof/>
          <w:sz w:val="24"/>
          <w:szCs w:val="24"/>
        </w:rPr>
      </w:pPr>
      <w:bookmarkStart w:id="94" w:name="_Hlk534842607"/>
      <w:bookmarkStart w:id="95" w:name="_Hlk534715628"/>
      <w:bookmarkEnd w:id="93"/>
      <w:r>
        <w:rPr>
          <w:rFonts w:ascii="Times New Roman" w:hAnsi="Times New Roman" w:cs="Times New Roman"/>
          <w:noProof/>
          <w:sz w:val="24"/>
          <w:szCs w:val="24"/>
        </w:rPr>
        <w:t>Bassam, Ortega-Toledo et al</w:t>
      </w:r>
      <w:bookmarkEnd w:id="94"/>
      <w:r>
        <w:rPr>
          <w:rFonts w:ascii="Times New Roman" w:hAnsi="Times New Roman" w:cs="Times New Roman"/>
          <w:noProof/>
          <w:sz w:val="24"/>
          <w:szCs w:val="24"/>
        </w:rPr>
        <w:t>.</w:t>
      </w:r>
      <w:r w:rsidR="006029D0">
        <w:rPr>
          <w:rFonts w:ascii="Times New Roman" w:hAnsi="Times New Roman" w:cs="Times New Roman"/>
          <w:noProof/>
          <w:sz w:val="24"/>
          <w:szCs w:val="24"/>
        </w:rPr>
        <w:t xml:space="preserve"> (2008) </w:t>
      </w:r>
      <w:r>
        <w:rPr>
          <w:rFonts w:ascii="Times New Roman" w:hAnsi="Times New Roman" w:cs="Times New Roman"/>
          <w:noProof/>
          <w:sz w:val="24"/>
          <w:szCs w:val="24"/>
        </w:rPr>
        <w:fldChar w:fldCharType="begin"/>
      </w:r>
      <w:r w:rsidR="00AC338C">
        <w:rPr>
          <w:rFonts w:ascii="Times New Roman" w:hAnsi="Times New Roman" w:cs="Times New Roman"/>
          <w:noProof/>
          <w:sz w:val="24"/>
          <w:szCs w:val="24"/>
        </w:rPr>
        <w:instrText xml:space="preserve"> ADDIN EN.CITE &lt;EndNote&gt;&lt;Cite&gt;&lt;Author&gt;Bassam&lt;/Author&gt;&lt;Year&gt;2008&lt;/Year&gt;&lt;RecNum&gt;443&lt;/RecNum&gt;&lt;DisplayText&gt;[74]&lt;/DisplayText&gt;&lt;record&gt;&lt;rec-number&gt;443&lt;/rec-number&gt;&lt;foreign-keys&gt;&lt;key app="EN" db-id="ese55x5vtzp0x6e9s9tpzwagt5re2t5sfaz5" timestamp="1545948730"&gt;443&lt;/key&gt;&lt;key app="ENWeb" db-id=""&gt;0&lt;/key&gt;&lt;/foreign-keys&gt;&lt;ref-type name="Journal Article"&gt;17&lt;/ref-type&gt;&lt;contributors&gt;&lt;authors&gt;&lt;author&gt;Bassam, A.&lt;/author&gt;&lt;author&gt;Ortega-Toledo, D.&lt;/author&gt;&lt;author&gt;Hernandez, J. A.&lt;/author&gt;&lt;author&gt;Gonzalez-Rodriguez, J. G.&lt;/author&gt;&lt;author&gt;Uruchurtu, J.&lt;/author&gt;&lt;/authors&gt;&lt;/contributors&gt;&lt;titles&gt;&lt;title&gt;Artificial neural network for the evaluation of CO2 corrosion in a pipeline steel&lt;/title&gt;&lt;secondary-title&gt;Journal of Solid State Electrochemistry&lt;/secondary-title&gt;&lt;/titles&gt;&lt;periodical&gt;&lt;full-title&gt;Journal of Solid State Electrochemistry&lt;/full-title&gt;&lt;/periodical&gt;&lt;pages&gt;773-780&lt;/pages&gt;&lt;volume&gt;13&lt;/volume&gt;&lt;number&gt;5&lt;/number&gt;&lt;dates&gt;&lt;year&gt;2008&lt;/year&gt;&lt;/dates&gt;&lt;isbn&gt;1432-8488&amp;#xD;1433-0768&lt;/isbn&gt;&lt;urls&gt;&lt;/urls&gt;&lt;electronic-resource-num&gt;10.1007/s10008-008-0588-1&lt;/electronic-resource-num&gt;&lt;/record&gt;&lt;/Cite&gt;&lt;/EndNote&gt;</w:instrText>
      </w:r>
      <w:r>
        <w:rPr>
          <w:rFonts w:ascii="Times New Roman" w:hAnsi="Times New Roman" w:cs="Times New Roman"/>
          <w:noProof/>
          <w:sz w:val="24"/>
          <w:szCs w:val="24"/>
        </w:rPr>
        <w:fldChar w:fldCharType="separate"/>
      </w:r>
      <w:r w:rsidR="00AC338C">
        <w:rPr>
          <w:rFonts w:ascii="Times New Roman" w:hAnsi="Times New Roman" w:cs="Times New Roman"/>
          <w:noProof/>
          <w:sz w:val="24"/>
          <w:szCs w:val="24"/>
        </w:rPr>
        <w:t>[</w:t>
      </w:r>
      <w:hyperlink w:anchor="_ENREF_74" w:tooltip="Bassam, 2008 #443" w:history="1">
        <w:r w:rsidR="0058554F">
          <w:rPr>
            <w:rFonts w:ascii="Times New Roman" w:hAnsi="Times New Roman" w:cs="Times New Roman"/>
            <w:noProof/>
            <w:sz w:val="24"/>
            <w:szCs w:val="24"/>
          </w:rPr>
          <w:t>74</w:t>
        </w:r>
      </w:hyperlink>
      <w:r w:rsidR="00AC338C">
        <w:rPr>
          <w:rFonts w:ascii="Times New Roman" w:hAnsi="Times New Roman" w:cs="Times New Roman"/>
          <w:noProof/>
          <w:sz w:val="24"/>
          <w:szCs w:val="24"/>
        </w:rPr>
        <w:t>]</w:t>
      </w:r>
      <w:r>
        <w:rPr>
          <w:rFonts w:ascii="Times New Roman" w:hAnsi="Times New Roman" w:cs="Times New Roman"/>
          <w:noProof/>
          <w:sz w:val="24"/>
          <w:szCs w:val="24"/>
        </w:rPr>
        <w:fldChar w:fldCharType="end"/>
      </w:r>
      <w:r>
        <w:rPr>
          <w:rFonts w:ascii="Times New Roman" w:hAnsi="Times New Roman" w:cs="Times New Roman"/>
          <w:noProof/>
          <w:sz w:val="24"/>
          <w:szCs w:val="24"/>
        </w:rPr>
        <w:t xml:space="preserve"> and </w:t>
      </w:r>
      <w:bookmarkStart w:id="96" w:name="_Hlk534843239"/>
      <w:r>
        <w:rPr>
          <w:rFonts w:ascii="Times New Roman" w:hAnsi="Times New Roman" w:cs="Times New Roman"/>
          <w:noProof/>
          <w:sz w:val="24"/>
          <w:szCs w:val="24"/>
        </w:rPr>
        <w:t>Colorado-Garrido, Ortega-Toledo et al.</w:t>
      </w:r>
      <w:bookmarkEnd w:id="95"/>
      <w:bookmarkEnd w:id="96"/>
      <w:r>
        <w:rPr>
          <w:rFonts w:ascii="Times New Roman" w:hAnsi="Times New Roman" w:cs="Times New Roman"/>
          <w:noProof/>
          <w:sz w:val="24"/>
          <w:szCs w:val="24"/>
        </w:rPr>
        <w:t xml:space="preserve"> </w:t>
      </w:r>
      <w:r w:rsidR="006029D0">
        <w:rPr>
          <w:rFonts w:ascii="Times New Roman" w:hAnsi="Times New Roman" w:cs="Times New Roman"/>
          <w:noProof/>
          <w:sz w:val="24"/>
          <w:szCs w:val="24"/>
        </w:rPr>
        <w:t xml:space="preserve">(2008) </w:t>
      </w:r>
      <w:r>
        <w:rPr>
          <w:rFonts w:ascii="Times New Roman" w:hAnsi="Times New Roman" w:cs="Times New Roman"/>
          <w:noProof/>
          <w:sz w:val="24"/>
          <w:szCs w:val="24"/>
        </w:rPr>
        <w:fldChar w:fldCharType="begin"/>
      </w:r>
      <w:r w:rsidR="00AC338C">
        <w:rPr>
          <w:rFonts w:ascii="Times New Roman" w:hAnsi="Times New Roman" w:cs="Times New Roman"/>
          <w:noProof/>
          <w:sz w:val="24"/>
          <w:szCs w:val="24"/>
        </w:rPr>
        <w:instrText xml:space="preserve"> ADDIN EN.CITE &lt;EndNote&gt;&lt;Cite&gt;&lt;Author&gt;Colorado-Garrido&lt;/Author&gt;&lt;Year&gt;2008&lt;/Year&gt;&lt;RecNum&gt;446&lt;/RecNum&gt;&lt;DisplayText&gt;[75]&lt;/DisplayText&gt;&lt;record&gt;&lt;rec-number&gt;446&lt;/rec-number&gt;&lt;foreign-keys&gt;&lt;key app="EN" db-id="ese55x5vtzp0x6e9s9tpzwagt5re2t5sfaz5" timestamp="1545948746"&gt;446&lt;/key&gt;&lt;key app="ENWeb" db-id=""&gt;0&lt;/key&gt;&lt;/foreign-keys&gt;&lt;ref-type name="Journal Article"&gt;17&lt;/ref-type&gt;&lt;contributors&gt;&lt;authors&gt;&lt;author&gt;Colorado-Garrido, D.&lt;/author&gt;&lt;author&gt;Ortega-Toledo, D. M.&lt;/author&gt;&lt;author&gt;Hernández, J. A.&lt;/author&gt;&lt;author&gt;González-Rodríguez, J. G.&lt;/author&gt;&lt;author&gt;Uruchurtu, J.&lt;/author&gt;&lt;/authors&gt;&lt;/contributors&gt;&lt;titles&gt;&lt;title&gt;Neural networks for Nyquist plots prediction during corrosion inhibition of a pipeline steel&lt;/title&gt;&lt;secondary-title&gt;Journal of Solid State Electrochemistry&lt;/secondary-title&gt;&lt;/titles&gt;&lt;periodical&gt;&lt;full-title&gt;Journal of Solid State Electrochemistry&lt;/full-title&gt;&lt;/periodical&gt;&lt;pages&gt;1715-1722&lt;/pages&gt;&lt;volume&gt;13&lt;/volume&gt;&lt;number&gt;11&lt;/number&gt;&lt;dates&gt;&lt;year&gt;2008&lt;/year&gt;&lt;/dates&gt;&lt;isbn&gt;1432-8488&amp;#xD;1433-0768&lt;/isbn&gt;&lt;urls&gt;&lt;/urls&gt;&lt;electronic-resource-num&gt;10.1007/s10008-008-0728-7&lt;/electronic-resource-num&gt;&lt;/record&gt;&lt;/Cite&gt;&lt;/EndNote&gt;</w:instrText>
      </w:r>
      <w:r>
        <w:rPr>
          <w:rFonts w:ascii="Times New Roman" w:hAnsi="Times New Roman" w:cs="Times New Roman"/>
          <w:noProof/>
          <w:sz w:val="24"/>
          <w:szCs w:val="24"/>
        </w:rPr>
        <w:fldChar w:fldCharType="separate"/>
      </w:r>
      <w:r w:rsidR="00AC338C">
        <w:rPr>
          <w:rFonts w:ascii="Times New Roman" w:hAnsi="Times New Roman" w:cs="Times New Roman"/>
          <w:noProof/>
          <w:sz w:val="24"/>
          <w:szCs w:val="24"/>
        </w:rPr>
        <w:t>[</w:t>
      </w:r>
      <w:hyperlink w:anchor="_ENREF_75" w:tooltip="Colorado-Garrido, 2008 #446" w:history="1">
        <w:r w:rsidR="0058554F">
          <w:rPr>
            <w:rFonts w:ascii="Times New Roman" w:hAnsi="Times New Roman" w:cs="Times New Roman"/>
            <w:noProof/>
            <w:sz w:val="24"/>
            <w:szCs w:val="24"/>
          </w:rPr>
          <w:t>75</w:t>
        </w:r>
      </w:hyperlink>
      <w:r w:rsidR="00AC338C">
        <w:rPr>
          <w:rFonts w:ascii="Times New Roman" w:hAnsi="Times New Roman" w:cs="Times New Roman"/>
          <w:noProof/>
          <w:sz w:val="24"/>
          <w:szCs w:val="24"/>
        </w:rPr>
        <w:t>]</w:t>
      </w:r>
      <w:r>
        <w:rPr>
          <w:rFonts w:ascii="Times New Roman" w:hAnsi="Times New Roman" w:cs="Times New Roman"/>
          <w:noProof/>
          <w:sz w:val="24"/>
          <w:szCs w:val="24"/>
        </w:rPr>
        <w:fldChar w:fldCharType="end"/>
      </w:r>
      <w:r>
        <w:rPr>
          <w:rFonts w:ascii="Times New Roman" w:hAnsi="Times New Roman" w:cs="Times New Roman"/>
          <w:noProof/>
          <w:sz w:val="24"/>
          <w:szCs w:val="24"/>
        </w:rPr>
        <w:t xml:space="preserve"> implemented </w:t>
      </w:r>
      <w:r w:rsidR="008221A9">
        <w:rPr>
          <w:rFonts w:ascii="Times New Roman" w:hAnsi="Times New Roman" w:cs="Times New Roman"/>
          <w:noProof/>
          <w:sz w:val="24"/>
          <w:szCs w:val="24"/>
        </w:rPr>
        <w:t xml:space="preserve">prediction ability of </w:t>
      </w:r>
      <w:r>
        <w:rPr>
          <w:rFonts w:ascii="Times New Roman" w:hAnsi="Times New Roman" w:cs="Times New Roman"/>
          <w:noProof/>
          <w:sz w:val="24"/>
          <w:szCs w:val="24"/>
        </w:rPr>
        <w:t xml:space="preserve">multilayer perceptron neural networks in the application of electrochemical impedance techniques. Bassam, Ortega-Toledo et al. </w:t>
      </w:r>
      <w:r w:rsidR="008221A9">
        <w:rPr>
          <w:rFonts w:ascii="Times New Roman" w:hAnsi="Times New Roman" w:cs="Times New Roman"/>
          <w:noProof/>
          <w:sz w:val="24"/>
          <w:szCs w:val="24"/>
        </w:rPr>
        <w:t>trained a</w:t>
      </w:r>
      <w:r>
        <w:rPr>
          <w:rFonts w:ascii="Times New Roman" w:hAnsi="Times New Roman" w:cs="Times New Roman"/>
          <w:noProof/>
          <w:sz w:val="24"/>
          <w:szCs w:val="24"/>
        </w:rPr>
        <w:t xml:space="preserve"> multilayer perceptron neural network model with 4-5-1 network architecture, Levenberg–Marquardt learning algorithm, the hyperbolic tangent sigmoid transfer function and the linear transfer function for the determination of different types of corrosion by using electrochemical impedance spectroscopy curves from different inhibitor concentrations.</w:t>
      </w:r>
      <w:r>
        <w:t xml:space="preserve"> </w:t>
      </w:r>
      <w:r w:rsidR="00950F46">
        <w:rPr>
          <w:rFonts w:ascii="Times New Roman" w:hAnsi="Times New Roman" w:cs="Times New Roman"/>
          <w:noProof/>
          <w:sz w:val="24"/>
          <w:szCs w:val="24"/>
        </w:rPr>
        <w:t>C</w:t>
      </w:r>
      <w:r w:rsidR="00950F46" w:rsidRPr="00950F46">
        <w:rPr>
          <w:rFonts w:ascii="Times New Roman" w:hAnsi="Times New Roman" w:cs="Times New Roman"/>
          <w:noProof/>
          <w:sz w:val="24"/>
          <w:szCs w:val="24"/>
        </w:rPr>
        <w:t>orrelation coefficient</w:t>
      </w:r>
      <w:r w:rsidR="00950F46">
        <w:rPr>
          <w:rFonts w:ascii="Times New Roman" w:hAnsi="Times New Roman" w:cs="Times New Roman"/>
          <w:noProof/>
          <w:sz w:val="24"/>
          <w:szCs w:val="24"/>
        </w:rPr>
        <w:t xml:space="preserve"> of </w:t>
      </w:r>
      <w:r w:rsidR="00950F46" w:rsidRPr="00950F46">
        <w:rPr>
          <w:rFonts w:ascii="Times New Roman" w:hAnsi="Times New Roman" w:cs="Times New Roman"/>
          <w:noProof/>
          <w:sz w:val="24"/>
          <w:szCs w:val="24"/>
        </w:rPr>
        <w:t xml:space="preserve">R&gt;0.9905 described good agreement between simulations and theoretical data test. </w:t>
      </w:r>
      <w:r>
        <w:rPr>
          <w:rFonts w:ascii="Times New Roman" w:hAnsi="Times New Roman" w:cs="Times New Roman"/>
          <w:noProof/>
          <w:sz w:val="24"/>
          <w:szCs w:val="24"/>
        </w:rPr>
        <w:t>It was expected that</w:t>
      </w:r>
      <w:r>
        <w:t xml:space="preserve"> </w:t>
      </w:r>
      <w:r>
        <w:rPr>
          <w:rFonts w:ascii="Times New Roman" w:hAnsi="Times New Roman" w:cs="Times New Roman"/>
          <w:noProof/>
          <w:sz w:val="24"/>
          <w:szCs w:val="24"/>
        </w:rPr>
        <w:t xml:space="preserve">the model may also enable the implementation of smart sensors for online quality determination (corrosion type) in pipeline steel. Colorado-Garrido, Ortega-Toledo et al. described the application of multilayer perceptron neural network to electrochemical testing by predicting impedance spectroscopy values, with the same network parameters used in </w:t>
      </w:r>
      <w:r w:rsidR="000C19A3">
        <w:rPr>
          <w:rFonts w:ascii="Times New Roman" w:hAnsi="Times New Roman" w:cs="Times New Roman"/>
          <w:noProof/>
          <w:sz w:val="24"/>
          <w:szCs w:val="24"/>
        </w:rPr>
        <w:t xml:space="preserve">the </w:t>
      </w:r>
      <w:r>
        <w:rPr>
          <w:rFonts w:ascii="Times New Roman" w:hAnsi="Times New Roman" w:cs="Times New Roman"/>
          <w:noProof/>
          <w:sz w:val="24"/>
          <w:szCs w:val="24"/>
        </w:rPr>
        <w:t xml:space="preserve">work of Bassam, Ortega-Toledo et al. </w:t>
      </w:r>
      <w:r w:rsidR="00C34A21">
        <w:rPr>
          <w:rFonts w:ascii="Times New Roman" w:hAnsi="Times New Roman" w:cs="Times New Roman"/>
          <w:noProof/>
          <w:sz w:val="24"/>
          <w:szCs w:val="24"/>
        </w:rPr>
        <w:t>The best network architecture was obtained with 2-5-1 for 5 ppm of inhibitor and 2-2-1 for 25 ppm of inhibitor</w:t>
      </w:r>
      <w:r w:rsidR="00AA129D" w:rsidRPr="00AA129D">
        <w:rPr>
          <w:rFonts w:ascii="Times New Roman" w:hAnsi="Times New Roman" w:cs="Times New Roman"/>
          <w:noProof/>
          <w:sz w:val="24"/>
          <w:szCs w:val="24"/>
        </w:rPr>
        <w:t>, and correlation coefficients R value of 0.984 for 5 ppm and 0.994 for 25 ppm described good agreement between simulations and theoretical data test.</w:t>
      </w:r>
      <w:r w:rsidR="00AA129D">
        <w:rPr>
          <w:rFonts w:ascii="Times New Roman" w:hAnsi="Times New Roman" w:cs="Times New Roman"/>
          <w:noProof/>
          <w:sz w:val="24"/>
          <w:szCs w:val="24"/>
        </w:rPr>
        <w:t xml:space="preserve"> </w:t>
      </w:r>
      <w:r>
        <w:rPr>
          <w:rFonts w:ascii="Times New Roman" w:hAnsi="Times New Roman" w:cs="Times New Roman"/>
          <w:noProof/>
          <w:sz w:val="24"/>
          <w:szCs w:val="24"/>
        </w:rPr>
        <w:t>In this case, the model’s aim was to predict the imaginary impedance based on the real part of the impedance as a</w:t>
      </w:r>
      <w:r>
        <w:rPr>
          <w:rFonts w:ascii="Times New Roman" w:hAnsi="Times New Roman" w:cs="Times New Roman" w:hint="eastAsia"/>
          <w:noProof/>
          <w:sz w:val="24"/>
          <w:szCs w:val="24"/>
        </w:rPr>
        <w:t xml:space="preserve"> </w:t>
      </w:r>
      <w:r>
        <w:rPr>
          <w:rFonts w:ascii="Times New Roman" w:hAnsi="Times New Roman" w:cs="Times New Roman"/>
          <w:noProof/>
          <w:sz w:val="24"/>
          <w:szCs w:val="24"/>
        </w:rPr>
        <w:t>function of time to determine the corrosion resistance of the tested material in the solution.</w:t>
      </w:r>
      <w:r w:rsidR="00BE0578">
        <w:rPr>
          <w:rFonts w:ascii="Times New Roman" w:hAnsi="Times New Roman" w:cs="Times New Roman"/>
          <w:noProof/>
          <w:sz w:val="24"/>
          <w:szCs w:val="24"/>
        </w:rPr>
        <w:t xml:space="preserve"> By using the same network </w:t>
      </w:r>
      <w:r w:rsidR="00BE0578">
        <w:rPr>
          <w:rFonts w:ascii="Times New Roman" w:hAnsi="Times New Roman" w:cs="Times New Roman"/>
          <w:noProof/>
          <w:sz w:val="24"/>
          <w:szCs w:val="24"/>
        </w:rPr>
        <w:lastRenderedPageBreak/>
        <w:t xml:space="preserve">parameters, the performance results of those two works gave good agreement between actual and predicted data. Hence, it can be concluded that a good ANN model can progressively </w:t>
      </w:r>
      <w:r w:rsidR="00BE0578" w:rsidRPr="00BE0578">
        <w:rPr>
          <w:rFonts w:ascii="Times New Roman" w:hAnsi="Times New Roman" w:cs="Times New Roman"/>
          <w:noProof/>
          <w:sz w:val="24"/>
          <w:szCs w:val="24"/>
        </w:rPr>
        <w:t xml:space="preserve">be </w:t>
      </w:r>
      <w:r w:rsidR="00BE0578">
        <w:rPr>
          <w:rFonts w:ascii="Times New Roman" w:hAnsi="Times New Roman" w:cs="Times New Roman"/>
          <w:noProof/>
          <w:sz w:val="24"/>
          <w:szCs w:val="24"/>
        </w:rPr>
        <w:t>used for future prediction in context of the problem with same nature.</w:t>
      </w:r>
    </w:p>
    <w:p w14:paraId="76240995" w14:textId="77777777" w:rsidR="00CF1552" w:rsidRDefault="00205DC2" w:rsidP="00E0463D">
      <w:pPr>
        <w:pStyle w:val="a3"/>
        <w:widowControl w:val="0"/>
        <w:numPr>
          <w:ilvl w:val="0"/>
          <w:numId w:val="3"/>
        </w:numPr>
        <w:tabs>
          <w:tab w:val="left" w:pos="8355"/>
        </w:tabs>
        <w:spacing w:after="240" w:line="360" w:lineRule="auto"/>
        <w:ind w:left="360"/>
        <w:jc w:val="both"/>
        <w:rPr>
          <w:b/>
          <w:bCs/>
          <w:noProof/>
        </w:rPr>
      </w:pPr>
      <w:r>
        <w:rPr>
          <w:b/>
          <w:bCs/>
          <w:noProof/>
        </w:rPr>
        <w:t>Tribological Property</w:t>
      </w:r>
    </w:p>
    <w:p w14:paraId="5F907E81" w14:textId="3CF3FD2A" w:rsidR="00CF1552" w:rsidRDefault="00E56E82" w:rsidP="00E56E82">
      <w:pPr>
        <w:pStyle w:val="a3"/>
        <w:widowControl w:val="0"/>
        <w:tabs>
          <w:tab w:val="left" w:pos="8355"/>
        </w:tabs>
        <w:spacing w:before="240" w:after="240" w:line="360" w:lineRule="auto"/>
        <w:ind w:left="0"/>
        <w:jc w:val="both"/>
        <w:rPr>
          <w:rFonts w:eastAsia="等线 Light"/>
          <w:noProof/>
        </w:rPr>
      </w:pPr>
      <w:r>
        <w:rPr>
          <w:noProof/>
        </w:rPr>
        <w:t>Predicting tribological properties of polymer composites to determine performance potential and is a challenge in materials science because the available</w:t>
      </w:r>
      <w:r w:rsidR="00681067">
        <w:rPr>
          <w:noProof/>
        </w:rPr>
        <w:t xml:space="preserve"> experimental</w:t>
      </w:r>
      <w:r>
        <w:rPr>
          <w:noProof/>
        </w:rPr>
        <w:t xml:space="preserve"> dataset is relatively small</w:t>
      </w:r>
      <w:r w:rsidR="00466CD3">
        <w:rPr>
          <w:noProof/>
        </w:rPr>
        <w:t xml:space="preserve">, </w:t>
      </w:r>
      <w:r>
        <w:rPr>
          <w:noProof/>
        </w:rPr>
        <w:t>noisy</w:t>
      </w:r>
      <w:r w:rsidR="00466CD3">
        <w:rPr>
          <w:noProof/>
        </w:rPr>
        <w:t>, complex</w:t>
      </w:r>
      <w:r>
        <w:rPr>
          <w:noProof/>
        </w:rPr>
        <w:t xml:space="preserve"> </w:t>
      </w:r>
      <w:r w:rsidR="00466CD3">
        <w:rPr>
          <w:noProof/>
        </w:rPr>
        <w:t>and</w:t>
      </w:r>
      <w:r>
        <w:rPr>
          <w:noProof/>
        </w:rPr>
        <w:t xml:space="preserve"> high</w:t>
      </w:r>
      <w:r w:rsidR="00466CD3">
        <w:rPr>
          <w:noProof/>
        </w:rPr>
        <w:t>ly</w:t>
      </w:r>
      <w:r>
        <w:rPr>
          <w:noProof/>
        </w:rPr>
        <w:t xml:space="preserve"> non-linear.</w:t>
      </w:r>
      <w:r w:rsidR="00466CD3">
        <w:rPr>
          <w:noProof/>
        </w:rPr>
        <w:t xml:space="preserve">  ANN can make the problem-independent solution due to its advantage of </w:t>
      </w:r>
      <w:r w:rsidR="00466CD3" w:rsidRPr="00466CD3">
        <w:rPr>
          <w:noProof/>
        </w:rPr>
        <w:t xml:space="preserve">nonlinearity, adaptive learning, </w:t>
      </w:r>
      <w:r w:rsidR="00466CD3">
        <w:rPr>
          <w:noProof/>
        </w:rPr>
        <w:t xml:space="preserve">and </w:t>
      </w:r>
      <w:r w:rsidR="00466CD3" w:rsidRPr="00466CD3">
        <w:rPr>
          <w:noProof/>
        </w:rPr>
        <w:t>generalization</w:t>
      </w:r>
      <w:r w:rsidR="00466CD3">
        <w:rPr>
          <w:noProof/>
        </w:rPr>
        <w:t xml:space="preserve">. </w:t>
      </w:r>
      <w:r w:rsidR="00205DC2">
        <w:rPr>
          <w:noProof/>
        </w:rPr>
        <w:t>Gyurova and Friedrich</w:t>
      </w:r>
      <w:r w:rsidR="006029D0">
        <w:rPr>
          <w:noProof/>
        </w:rPr>
        <w:t xml:space="preserve"> (2011)</w:t>
      </w:r>
      <w:r w:rsidR="00205DC2">
        <w:rPr>
          <w:noProof/>
        </w:rPr>
        <w:t xml:space="preserve"> </w:t>
      </w:r>
      <w:r w:rsidR="00C34A21">
        <w:rPr>
          <w:noProof/>
        </w:rPr>
        <w:fldChar w:fldCharType="begin"/>
      </w:r>
      <w:r w:rsidR="007B33F5">
        <w:rPr>
          <w:noProof/>
        </w:rPr>
        <w:instrText xml:space="preserve"> ADDIN EN.CITE &lt;EndNote&gt;&lt;Cite&gt;&lt;Author&gt;Gyurova&lt;/Author&gt;&lt;Year&gt;2011&lt;/Year&gt;&lt;RecNum&gt;718&lt;/RecNum&gt;&lt;DisplayText&gt;[2]&lt;/DisplayText&gt;&lt;record&gt;&lt;rec-number&gt;718&lt;/rec-number&gt;&lt;foreign-keys&gt;&lt;key app="EN" db-id="ese55x5vtzp0x6e9s9tpzwagt5re2t5sfaz5" timestamp="1555248681"&gt;718&lt;/key&gt;&lt;/foreign-keys&gt;&lt;ref-type name="Journal Article"&gt;17&lt;/ref-type&gt;&lt;contributors&gt;&lt;authors&gt;&lt;author&gt;Gyurova, Lada A.&lt;/author&gt;&lt;author&gt;Friedrich, Klaus&lt;/author&gt;&lt;/authors&gt;&lt;/contributors&gt;&lt;titles&gt;&lt;title&gt;Artificial neural networks for predicting sliding friction and wear properties of polyphenylene sulfide composites&lt;/title&gt;&lt;secondary-title&gt;Tribology International&lt;/secondary-title&gt;&lt;/titles&gt;&lt;periodical&gt;&lt;full-title&gt;Tribology International&lt;/full-title&gt;&lt;/periodical&gt;&lt;pages&gt;603-609&lt;/pages&gt;&lt;volume&gt;44&lt;/volume&gt;&lt;number&gt;5&lt;/number&gt;&lt;keywords&gt;&lt;keyword&gt;Polymer composite&lt;/keyword&gt;&lt;keyword&gt;Friction&lt;/keyword&gt;&lt;keyword&gt;Wear&lt;/keyword&gt;&lt;keyword&gt;Artificial neural network&lt;/keyword&gt;&lt;/keywords&gt;&lt;dates&gt;&lt;year&gt;2011&lt;/year&gt;&lt;pub-dates&gt;&lt;date&gt;2011/05/01/&lt;/date&gt;&lt;/pub-dates&gt;&lt;/dates&gt;&lt;isbn&gt;0301-679X&lt;/isbn&gt;&lt;urls&gt;&lt;related-urls&gt;&lt;url&gt;http://www.sciencedirect.com/science/article/pii/S0301679X1100003X&lt;/url&gt;&lt;/related-urls&gt;&lt;/urls&gt;&lt;electronic-resource-num&gt;https://doi.org/10.1016/j.triboint.2010.12.011&lt;/electronic-resource-num&gt;&lt;/record&gt;&lt;/Cite&gt;&lt;/EndNote&gt;</w:instrText>
      </w:r>
      <w:r w:rsidR="00C34A21">
        <w:rPr>
          <w:noProof/>
        </w:rPr>
        <w:fldChar w:fldCharType="separate"/>
      </w:r>
      <w:r w:rsidR="007B33F5">
        <w:rPr>
          <w:noProof/>
        </w:rPr>
        <w:t>[</w:t>
      </w:r>
      <w:hyperlink w:anchor="_ENREF_2" w:tooltip="Gyurova, 2011 #718" w:history="1">
        <w:r w:rsidR="0058554F">
          <w:rPr>
            <w:noProof/>
          </w:rPr>
          <w:t>2</w:t>
        </w:r>
      </w:hyperlink>
      <w:r w:rsidR="007B33F5">
        <w:rPr>
          <w:noProof/>
        </w:rPr>
        <w:t>]</w:t>
      </w:r>
      <w:r w:rsidR="00C34A21">
        <w:rPr>
          <w:noProof/>
        </w:rPr>
        <w:fldChar w:fldCharType="end"/>
      </w:r>
      <w:r w:rsidR="00C34A21">
        <w:rPr>
          <w:noProof/>
        </w:rPr>
        <w:t xml:space="preserve"> </w:t>
      </w:r>
      <w:r w:rsidR="00205DC2">
        <w:rPr>
          <w:noProof/>
        </w:rPr>
        <w:t>established two multilayer perceptron neural networks for predicting</w:t>
      </w:r>
      <w:r w:rsidR="00205DC2">
        <w:rPr>
          <w:rFonts w:ascii="AdvP4DF60E" w:hAnsi="AdvP4DF60E"/>
          <w:color w:val="000000"/>
          <w:sz w:val="14"/>
          <w:szCs w:val="14"/>
        </w:rPr>
        <w:t xml:space="preserve"> </w:t>
      </w:r>
      <w:r w:rsidR="00205DC2">
        <w:rPr>
          <w:noProof/>
        </w:rPr>
        <w:t>tribological properties (</w:t>
      </w:r>
      <w:r w:rsidR="00205DC2">
        <w:rPr>
          <w:rFonts w:eastAsia="等线 Light"/>
          <w:noProof/>
        </w:rPr>
        <w:t>coefficient of friction</w:t>
      </w:r>
      <w:r w:rsidR="00205DC2">
        <w:rPr>
          <w:noProof/>
        </w:rPr>
        <w:t xml:space="preserve"> </w:t>
      </w:r>
      <w:r w:rsidR="00205DC2">
        <w:rPr>
          <w:rFonts w:eastAsia="等线 Light"/>
          <w:noProof/>
        </w:rPr>
        <w:t>and specific wear rates)</w:t>
      </w:r>
      <w:r w:rsidR="00205DC2">
        <w:rPr>
          <w:noProof/>
        </w:rPr>
        <w:t xml:space="preserve"> </w:t>
      </w:r>
      <w:r w:rsidR="00205DC2">
        <w:rPr>
          <w:rFonts w:eastAsia="等线 Light"/>
          <w:noProof/>
        </w:rPr>
        <w:t>of polyphenylene sulfide (PPS) matrix composites. A new measurement series was performed with thermoplastic matrix composites and preexisting five</w:t>
      </w:r>
      <w:r w:rsidR="00205DC2">
        <w:rPr>
          <w:rFonts w:ascii="Calibri" w:eastAsia="宋体" w:hAnsi="Calibri" w:cs="宋体"/>
          <w:noProof/>
          <w:sz w:val="22"/>
          <w:szCs w:val="22"/>
        </w:rPr>
        <w:t xml:space="preserve"> </w:t>
      </w:r>
      <w:r w:rsidR="00205DC2">
        <w:rPr>
          <w:rFonts w:eastAsia="等线 Light"/>
          <w:noProof/>
        </w:rPr>
        <w:t>experimental training datasets collected or expanded throughout a period of three years were used for training and testing the developed network models. Material compositions and testing conditions were used as input parameter to predict the tribological properties. The tansig function and purelin function were used as transfer functions for the hidden layer and the output layer respectively. The best network structures achieved with</w:t>
      </w:r>
      <w:r w:rsidR="00205DC2">
        <w:rPr>
          <w:rFonts w:ascii="AdvP4DF60E" w:eastAsia="宋体" w:hAnsi="AdvP4DF60E" w:cs="宋体"/>
          <w:color w:val="000000"/>
          <w:sz w:val="16"/>
          <w:szCs w:val="16"/>
        </w:rPr>
        <w:t xml:space="preserve"> </w:t>
      </w:r>
      <w:r w:rsidR="00205DC2">
        <w:rPr>
          <w:rFonts w:eastAsia="等线 Light"/>
          <w:noProof/>
        </w:rPr>
        <w:t>coefficient of friction and specific wear rate were 7-[3-1]</w:t>
      </w:r>
      <w:r w:rsidR="00205DC2">
        <w:rPr>
          <w:rFonts w:eastAsia="等线 Light"/>
          <w:noProof/>
          <w:vertAlign w:val="subscript"/>
        </w:rPr>
        <w:t>2</w:t>
      </w:r>
      <w:r w:rsidR="00205DC2">
        <w:rPr>
          <w:rFonts w:eastAsia="等线 Light"/>
          <w:noProof/>
        </w:rPr>
        <w:t>-1 and 7-[9-3]</w:t>
      </w:r>
      <w:r w:rsidR="00205DC2">
        <w:rPr>
          <w:rFonts w:eastAsia="等线 Light"/>
          <w:noProof/>
          <w:vertAlign w:val="subscript"/>
        </w:rPr>
        <w:t>2</w:t>
      </w:r>
      <w:r w:rsidR="00205DC2">
        <w:rPr>
          <w:rFonts w:eastAsia="等线 Light"/>
          <w:noProof/>
        </w:rPr>
        <w:t>-1, respectively.</w:t>
      </w:r>
      <w:r w:rsidR="00205DC2">
        <w:rPr>
          <w:rFonts w:ascii="AdvP4DF60E" w:eastAsia="宋体" w:hAnsi="AdvP4DF60E" w:cs="宋体"/>
          <w:color w:val="000000"/>
          <w:sz w:val="16"/>
          <w:szCs w:val="16"/>
        </w:rPr>
        <w:t xml:space="preserve"> </w:t>
      </w:r>
      <w:r w:rsidR="00205DC2">
        <w:rPr>
          <w:rFonts w:eastAsia="等线 Light"/>
          <w:noProof/>
        </w:rPr>
        <w:t>A user-friendly graphical interface was developed for performing network training and prediction</w:t>
      </w:r>
      <w:r w:rsidR="00240942">
        <w:rPr>
          <w:rFonts w:eastAsia="等线 Light"/>
          <w:noProof/>
        </w:rPr>
        <w:t xml:space="preserve"> and can easily predict even for unseen input</w:t>
      </w:r>
      <w:r w:rsidR="00205DC2">
        <w:rPr>
          <w:rFonts w:eastAsia="等线 Light"/>
          <w:noProof/>
        </w:rPr>
        <w:t>. The network performance was evaluated by a comparison of the MRE</w:t>
      </w:r>
      <w:r w:rsidR="00681067">
        <w:rPr>
          <w:rFonts w:eastAsia="等线 Light"/>
          <w:noProof/>
        </w:rPr>
        <w:t xml:space="preserve"> (</w:t>
      </w:r>
      <w:r w:rsidR="00681067" w:rsidRPr="00681067">
        <w:rPr>
          <w:rFonts w:eastAsia="等线 Light"/>
          <w:noProof/>
        </w:rPr>
        <w:t>mean relative error</w:t>
      </w:r>
      <w:r w:rsidR="00681067">
        <w:rPr>
          <w:rFonts w:eastAsia="等线 Light"/>
          <w:noProof/>
        </w:rPr>
        <w:t>)</w:t>
      </w:r>
      <w:r w:rsidR="00205DC2">
        <w:rPr>
          <w:rFonts w:eastAsia="等线 Light"/>
          <w:noProof/>
        </w:rPr>
        <w:t xml:space="preserve"> generated after training of the ANN with the different training datasets</w:t>
      </w:r>
      <w:r w:rsidR="00205DC2">
        <w:rPr>
          <w:rFonts w:ascii="AdvP4DF60E" w:eastAsia="宋体" w:hAnsi="AdvP4DF60E" w:cs="宋体"/>
          <w:color w:val="000000"/>
          <w:sz w:val="16"/>
          <w:szCs w:val="16"/>
        </w:rPr>
        <w:t xml:space="preserve">, </w:t>
      </w:r>
      <w:r w:rsidR="00205DC2">
        <w:rPr>
          <w:rFonts w:eastAsia="等线 Light"/>
          <w:noProof/>
        </w:rPr>
        <w:t xml:space="preserve">thereby improving significantly with the enlarged datasets. </w:t>
      </w:r>
      <w:r w:rsidR="003E4BA8">
        <w:rPr>
          <w:rFonts w:eastAsia="等线 Light"/>
          <w:noProof/>
        </w:rPr>
        <w:t xml:space="preserve">The </w:t>
      </w:r>
      <w:r w:rsidR="003E4BA8" w:rsidRPr="003E4BA8">
        <w:rPr>
          <w:rFonts w:eastAsia="等线 Light"/>
          <w:noProof/>
        </w:rPr>
        <w:t xml:space="preserve">satisfactory ANN predicted results </w:t>
      </w:r>
      <w:r w:rsidR="003E4BA8">
        <w:rPr>
          <w:rFonts w:eastAsia="等线 Light"/>
          <w:noProof/>
        </w:rPr>
        <w:t>had good correlation with the</w:t>
      </w:r>
      <w:r w:rsidR="003E4BA8" w:rsidRPr="003E4BA8">
        <w:rPr>
          <w:rFonts w:eastAsia="等线 Light"/>
          <w:noProof/>
        </w:rPr>
        <w:t xml:space="preserve"> measured values</w:t>
      </w:r>
      <w:r w:rsidR="003E4BA8">
        <w:rPr>
          <w:rFonts w:eastAsia="等线 Light"/>
          <w:noProof/>
        </w:rPr>
        <w:t>.</w:t>
      </w:r>
      <w:r w:rsidR="003E4BA8" w:rsidRPr="003E4BA8">
        <w:rPr>
          <w:rFonts w:eastAsia="等线 Light"/>
          <w:noProof/>
        </w:rPr>
        <w:t xml:space="preserve"> </w:t>
      </w:r>
      <w:r w:rsidR="00205DC2">
        <w:rPr>
          <w:rFonts w:eastAsia="等线 Light"/>
          <w:noProof/>
        </w:rPr>
        <w:t xml:space="preserve">The optimized ANN models was </w:t>
      </w:r>
      <w:r w:rsidR="00957F16">
        <w:rPr>
          <w:rFonts w:eastAsia="等线 Light"/>
          <w:noProof/>
        </w:rPr>
        <w:t xml:space="preserve">also </w:t>
      </w:r>
      <w:r w:rsidR="00205DC2">
        <w:rPr>
          <w:rFonts w:eastAsia="等线 Light"/>
          <w:noProof/>
        </w:rPr>
        <w:t xml:space="preserve">used to analyze the impact of  SCF </w:t>
      </w:r>
      <w:r w:rsidR="00205DC2">
        <w:rPr>
          <w:rFonts w:eastAsia="宋体"/>
        </w:rPr>
        <w:t>(</w:t>
      </w:r>
      <w:r w:rsidR="003C3D2B">
        <w:rPr>
          <w:rFonts w:eastAsia="等线 Light"/>
          <w:noProof/>
        </w:rPr>
        <w:t>s</w:t>
      </w:r>
      <w:r w:rsidR="00205DC2">
        <w:rPr>
          <w:rFonts w:eastAsia="等线 Light"/>
          <w:noProof/>
        </w:rPr>
        <w:t>hort carbon fiber), sub-micro TiO2, on the sliding friction and wear properties of PPS composites. It gave the excellent generalization of ANN without performing exhaustive experimental work.</w:t>
      </w:r>
      <w:r w:rsidR="00205DC2">
        <w:rPr>
          <w:rFonts w:ascii="AdvP4DF60E" w:eastAsia="宋体" w:hAnsi="AdvP4DF60E" w:cs="宋体"/>
          <w:color w:val="000000"/>
          <w:sz w:val="16"/>
          <w:szCs w:val="16"/>
        </w:rPr>
        <w:t xml:space="preserve"> </w:t>
      </w:r>
      <w:r w:rsidR="004438C2" w:rsidRPr="004438C2">
        <w:rPr>
          <w:rFonts w:eastAsia="等线 Light"/>
          <w:noProof/>
        </w:rPr>
        <w:t>When</w:t>
      </w:r>
      <w:r w:rsidR="004438C2">
        <w:rPr>
          <w:rFonts w:ascii="AdvP4DF60E" w:eastAsia="宋体" w:hAnsi="AdvP4DF60E" w:cs="宋体"/>
          <w:color w:val="000000"/>
          <w:sz w:val="16"/>
          <w:szCs w:val="16"/>
        </w:rPr>
        <w:t xml:space="preserve"> </w:t>
      </w:r>
      <w:r w:rsidR="004438C2">
        <w:rPr>
          <w:rFonts w:eastAsia="等线 Light"/>
          <w:noProof/>
        </w:rPr>
        <w:t>t</w:t>
      </w:r>
      <w:r w:rsidR="00205DC2">
        <w:rPr>
          <w:rFonts w:eastAsia="等线 Light"/>
          <w:noProof/>
        </w:rPr>
        <w:t>hose ANN models were also applied for studying the effect of internal lubricants (Gr and PTFE) in hybrid polymer systems</w:t>
      </w:r>
      <w:r w:rsidR="004438C2">
        <w:rPr>
          <w:rFonts w:eastAsia="等线 Light"/>
          <w:noProof/>
        </w:rPr>
        <w:t>, good correlation existed</w:t>
      </w:r>
      <w:r w:rsidR="004438C2" w:rsidRPr="004438C2">
        <w:rPr>
          <w:rFonts w:eastAsia="等线 Light"/>
          <w:noProof/>
        </w:rPr>
        <w:t xml:space="preserve"> </w:t>
      </w:r>
      <w:r w:rsidR="004438C2">
        <w:rPr>
          <w:rFonts w:eastAsia="等线 Light"/>
          <w:noProof/>
        </w:rPr>
        <w:t>between actual and predicted output.</w:t>
      </w:r>
      <w:r w:rsidR="00205DC2">
        <w:rPr>
          <w:rFonts w:ascii="AdvP4DF60E" w:eastAsia="宋体" w:hAnsi="AdvP4DF60E" w:cs="宋体"/>
          <w:color w:val="000000"/>
          <w:sz w:val="16"/>
          <w:szCs w:val="16"/>
        </w:rPr>
        <w:t xml:space="preserve"> </w:t>
      </w:r>
      <w:r w:rsidR="004438C2" w:rsidRPr="00204986">
        <w:rPr>
          <w:rFonts w:eastAsia="等线 Light"/>
          <w:noProof/>
        </w:rPr>
        <w:t xml:space="preserve">This work </w:t>
      </w:r>
      <w:r w:rsidR="00204986" w:rsidRPr="00204986">
        <w:rPr>
          <w:rFonts w:eastAsia="等线 Light"/>
          <w:noProof/>
        </w:rPr>
        <w:t>highlighted</w:t>
      </w:r>
      <w:r w:rsidR="004438C2" w:rsidRPr="00204986">
        <w:rPr>
          <w:rFonts w:eastAsia="等线 Light"/>
          <w:noProof/>
        </w:rPr>
        <w:t xml:space="preserve"> the advantages of ANN</w:t>
      </w:r>
      <w:r w:rsidR="00204986">
        <w:rPr>
          <w:rFonts w:eastAsia="等线 Light"/>
          <w:noProof/>
        </w:rPr>
        <w:t>, especially generalization ability,</w:t>
      </w:r>
      <w:r w:rsidR="00204986" w:rsidRPr="00204986">
        <w:rPr>
          <w:rFonts w:eastAsia="等线 Light"/>
          <w:noProof/>
        </w:rPr>
        <w:t xml:space="preserve"> by implementing the </w:t>
      </w:r>
      <w:r w:rsidR="00204986">
        <w:rPr>
          <w:rFonts w:eastAsia="等线 Light"/>
          <w:noProof/>
        </w:rPr>
        <w:t>existing ANN</w:t>
      </w:r>
      <w:r w:rsidR="00204986" w:rsidRPr="00204986">
        <w:rPr>
          <w:rFonts w:eastAsia="等线 Light"/>
          <w:noProof/>
        </w:rPr>
        <w:t xml:space="preserve"> models for other problems with similar nature.</w:t>
      </w:r>
    </w:p>
    <w:bookmarkEnd w:id="89"/>
    <w:p w14:paraId="78867C9F" w14:textId="77777777" w:rsidR="00CF1552" w:rsidRDefault="00205DC2" w:rsidP="00E0463D">
      <w:pPr>
        <w:pStyle w:val="3"/>
        <w:widowControl w:val="0"/>
        <w:spacing w:after="240"/>
        <w:rPr>
          <w:noProof/>
        </w:rPr>
      </w:pPr>
      <w:r>
        <w:rPr>
          <w:noProof/>
        </w:rPr>
        <w:t xml:space="preserve">ANN for Materials </w:t>
      </w:r>
      <w:r w:rsidRPr="00980DE7">
        <w:rPr>
          <w:noProof/>
          <w:color w:val="FF0000"/>
          <w:rPrChange w:id="97" w:author="Thike" w:date="2019-06-18T16:51:00Z">
            <w:rPr>
              <w:noProof/>
            </w:rPr>
          </w:rPrChange>
        </w:rPr>
        <w:t>Design</w:t>
      </w:r>
    </w:p>
    <w:p w14:paraId="5A67E38F" w14:textId="2D6237CF" w:rsidR="00CF1552" w:rsidRDefault="00205DC2">
      <w:pPr>
        <w:widowControl w:val="0"/>
        <w:tabs>
          <w:tab w:val="left" w:pos="8355"/>
        </w:tabs>
        <w:spacing w:before="240" w:line="360" w:lineRule="auto"/>
        <w:jc w:val="both"/>
        <w:rPr>
          <w:rFonts w:ascii="Times New Roman" w:hAnsi="Times New Roman" w:cs="Times New Roman"/>
          <w:noProof/>
          <w:sz w:val="24"/>
          <w:szCs w:val="24"/>
        </w:rPr>
        <w:pPrChange w:id="98" w:author="Thike" w:date="2019-06-19T02:44:00Z">
          <w:pPr>
            <w:widowControl w:val="0"/>
            <w:tabs>
              <w:tab w:val="left" w:pos="8355"/>
            </w:tabs>
            <w:spacing w:line="360" w:lineRule="auto"/>
            <w:jc w:val="both"/>
          </w:pPr>
        </w:pPrChange>
      </w:pPr>
      <w:r>
        <w:rPr>
          <w:rFonts w:ascii="Times New Roman" w:hAnsi="Times New Roman" w:cs="Times New Roman"/>
          <w:noProof/>
          <w:sz w:val="24"/>
          <w:szCs w:val="24"/>
        </w:rPr>
        <w:t xml:space="preserve">The relation among composition, process and properties of new materials design are influenced by </w:t>
      </w:r>
      <w:r>
        <w:rPr>
          <w:rFonts w:ascii="Times New Roman" w:hAnsi="Times New Roman" w:cs="Times New Roman"/>
          <w:noProof/>
          <w:sz w:val="24"/>
          <w:szCs w:val="24"/>
        </w:rPr>
        <w:lastRenderedPageBreak/>
        <w:t xml:space="preserve">many complicated factors. </w:t>
      </w:r>
      <w:r w:rsidR="00ED132C">
        <w:rPr>
          <w:rFonts w:ascii="Times New Roman" w:hAnsi="Times New Roman" w:cs="Times New Roman"/>
          <w:sz w:val="24"/>
          <w:szCs w:val="24"/>
        </w:rPr>
        <w:t xml:space="preserve">In the context of materials science, ANN performs a great job for prediction and function approximation with respect to materials’ performance, but there are not many ANN applications enough for forecasting materials properties for materials design. </w:t>
      </w:r>
      <w:r>
        <w:rPr>
          <w:rFonts w:ascii="Times New Roman" w:hAnsi="Times New Roman" w:cs="Times New Roman"/>
          <w:noProof/>
          <w:sz w:val="24"/>
          <w:szCs w:val="24"/>
        </w:rPr>
        <w:t xml:space="preserve">Li, Qi et al. </w:t>
      </w:r>
      <w:r w:rsidR="00ED132C">
        <w:rPr>
          <w:rFonts w:ascii="Times New Roman" w:hAnsi="Times New Roman" w:cs="Times New Roman"/>
          <w:noProof/>
          <w:sz w:val="24"/>
          <w:szCs w:val="24"/>
        </w:rPr>
        <w:t xml:space="preserve">(2007) </w:t>
      </w:r>
      <w:r>
        <w:rPr>
          <w:rFonts w:ascii="Times New Roman" w:hAnsi="Times New Roman" w:cs="Times New Roman"/>
          <w:noProof/>
          <w:sz w:val="24"/>
          <w:szCs w:val="24"/>
        </w:rPr>
        <w:fldChar w:fldCharType="begin"/>
      </w:r>
      <w:r w:rsidR="002C22AF">
        <w:rPr>
          <w:rFonts w:ascii="Times New Roman" w:hAnsi="Times New Roman" w:cs="Times New Roman"/>
          <w:noProof/>
          <w:sz w:val="24"/>
          <w:szCs w:val="24"/>
        </w:rPr>
        <w:instrText xml:space="preserve"> ADDIN EN.CITE &lt;EndNote&gt;&lt;Cite&gt;&lt;Author&gt;Li&lt;/Author&gt;&lt;Year&gt;2007&lt;/Year&gt;&lt;RecNum&gt;469&lt;/RecNum&gt;&lt;DisplayText&gt;[45]&lt;/DisplayText&gt;&lt;record&gt;&lt;rec-number&gt;469&lt;/rec-number&gt;&lt;foreign-keys&gt;&lt;key app="EN" db-id="ese55x5vtzp0x6e9s9tpzwagt5re2t5sfaz5" timestamp="1546075485"&gt;469&lt;/key&gt;&lt;/foreign-keys&gt;&lt;ref-type name="Conference Paper"&gt;47&lt;/ref-type&gt;&lt;contributors&gt;&lt;authors&gt;&lt;author&gt;Li, Sun&lt;/author&gt;&lt;author&gt;Qi, Fangjuan&lt;/author&gt;&lt;author&gt;Hou, Zhezhe&lt;/author&gt;&lt;author&gt;Xiao, Yuehua&lt;/author&gt;&lt;/authors&gt;&lt;/contributors&gt;&lt;titles&gt;&lt;title&gt;The Prediction of Sn-Ag Solder Properties Based on BP Algorithm of Artificial Neutral Network&lt;/title&gt;&lt;secondary-title&gt;2007 8th International Conference on Electronic Packaging Technology&lt;/secondary-title&gt;&lt;/titles&gt;&lt;dates&gt;&lt;year&gt;2007&lt;/year&gt;&lt;pub-dates&gt;&lt;date&gt;2007/08&lt;/date&gt;&lt;/pub-dates&gt;&lt;/dates&gt;&lt;publisher&gt;IEEE&lt;/publisher&gt;&lt;isbn&gt;9781424413911&amp;#xD;9781424413928&lt;/isbn&gt;&lt;urls&gt;&lt;related-urls&gt;&lt;url&gt;http://dx.doi.org/10.1109/icept.2007.4441529&lt;/url&gt;&lt;/related-urls&gt;&lt;/urls&gt;&lt;electronic-resource-num&gt;10.1109/icept.2007.4441529&lt;/electronic-resource-num&gt;&lt;/record&gt;&lt;/Cite&gt;&lt;/EndNote&gt;</w:instrText>
      </w:r>
      <w:r>
        <w:rPr>
          <w:rFonts w:ascii="Times New Roman" w:hAnsi="Times New Roman" w:cs="Times New Roman"/>
          <w:noProof/>
          <w:sz w:val="24"/>
          <w:szCs w:val="24"/>
        </w:rPr>
        <w:fldChar w:fldCharType="separate"/>
      </w:r>
      <w:r w:rsidR="002C22AF">
        <w:rPr>
          <w:rFonts w:ascii="Times New Roman" w:hAnsi="Times New Roman" w:cs="Times New Roman"/>
          <w:noProof/>
          <w:sz w:val="24"/>
          <w:szCs w:val="24"/>
        </w:rPr>
        <w:t>[</w:t>
      </w:r>
      <w:r w:rsidR="00AD2B8A">
        <w:fldChar w:fldCharType="begin"/>
      </w:r>
      <w:r w:rsidR="00AD2B8A">
        <w:instrText xml:space="preserve"> HYPERLINK \l "_ENREF_45" \o "Li, 2007 #469" </w:instrText>
      </w:r>
      <w:r w:rsidR="00AD2B8A">
        <w:fldChar w:fldCharType="separate"/>
      </w:r>
      <w:r w:rsidR="0058554F">
        <w:rPr>
          <w:rFonts w:ascii="Times New Roman" w:hAnsi="Times New Roman" w:cs="Times New Roman"/>
          <w:noProof/>
          <w:sz w:val="24"/>
          <w:szCs w:val="24"/>
        </w:rPr>
        <w:t>45</w:t>
      </w:r>
      <w:r w:rsidR="00AD2B8A">
        <w:rPr>
          <w:rFonts w:ascii="Times New Roman" w:hAnsi="Times New Roman" w:cs="Times New Roman"/>
          <w:noProof/>
          <w:sz w:val="24"/>
          <w:szCs w:val="24"/>
        </w:rPr>
        <w:fldChar w:fldCharType="end"/>
      </w:r>
      <w:r w:rsidR="002C22AF">
        <w:rPr>
          <w:rFonts w:ascii="Times New Roman" w:hAnsi="Times New Roman" w:cs="Times New Roman"/>
          <w:noProof/>
          <w:sz w:val="24"/>
          <w:szCs w:val="24"/>
        </w:rPr>
        <w:t>]</w:t>
      </w:r>
      <w:r>
        <w:rPr>
          <w:rFonts w:ascii="Times New Roman" w:hAnsi="Times New Roman" w:cs="Times New Roman"/>
          <w:noProof/>
          <w:sz w:val="24"/>
          <w:szCs w:val="24"/>
        </w:rPr>
        <w:fldChar w:fldCharType="end"/>
      </w:r>
      <w:r>
        <w:rPr>
          <w:rFonts w:ascii="Times New Roman" w:hAnsi="Times New Roman" w:cs="Times New Roman"/>
          <w:noProof/>
          <w:sz w:val="24"/>
          <w:szCs w:val="24"/>
        </w:rPr>
        <w:t xml:space="preserve"> studied a new route for the designing of lead-free solder that can find out the influence of adding input variables </w:t>
      </w:r>
      <w:ins w:id="99" w:author="Thike" w:date="2019-06-19T02:44:00Z">
        <w:r w:rsidR="006F6E63">
          <w:rPr>
            <w:rFonts w:ascii="Times New Roman" w:hAnsi="Times New Roman" w:cs="Times New Roman"/>
            <w:noProof/>
            <w:sz w:val="24"/>
            <w:szCs w:val="24"/>
          </w:rPr>
          <w:t>(</w:t>
        </w:r>
        <w:r w:rsidR="006F6E63" w:rsidRPr="006F6E63">
          <w:rPr>
            <w:rFonts w:ascii="Times New Roman" w:hAnsi="Times New Roman" w:cs="Times New Roman"/>
            <w:noProof/>
            <w:sz w:val="24"/>
            <w:szCs w:val="24"/>
          </w:rPr>
          <w:t>the contents of In. Bi, Sb, RE, Sn,</w:t>
        </w:r>
        <w:r w:rsidR="006F6E63">
          <w:rPr>
            <w:rFonts w:ascii="Times New Roman" w:hAnsi="Times New Roman" w:cs="Times New Roman"/>
            <w:noProof/>
            <w:sz w:val="24"/>
            <w:szCs w:val="24"/>
          </w:rPr>
          <w:t xml:space="preserve"> </w:t>
        </w:r>
        <w:r w:rsidR="006F6E63" w:rsidRPr="006F6E63">
          <w:rPr>
            <w:rFonts w:ascii="Times New Roman" w:hAnsi="Times New Roman" w:cs="Times New Roman"/>
            <w:noProof/>
            <w:sz w:val="24"/>
            <w:szCs w:val="24"/>
          </w:rPr>
          <w:t>Ag, Cu</w:t>
        </w:r>
        <w:r w:rsidR="006F6E63">
          <w:rPr>
            <w:rFonts w:ascii="Times New Roman" w:hAnsi="Times New Roman" w:cs="Times New Roman"/>
            <w:noProof/>
            <w:sz w:val="24"/>
            <w:szCs w:val="24"/>
          </w:rPr>
          <w:t>)</w:t>
        </w:r>
        <w:r w:rsidR="006F6E63" w:rsidRPr="006F6E63">
          <w:rPr>
            <w:rFonts w:ascii="Times New Roman" w:hAnsi="Times New Roman" w:cs="Times New Roman"/>
            <w:noProof/>
            <w:sz w:val="24"/>
            <w:szCs w:val="24"/>
          </w:rPr>
          <w:t xml:space="preserve"> </w:t>
        </w:r>
      </w:ins>
      <w:r w:rsidR="00393CAF">
        <w:rPr>
          <w:rFonts w:ascii="Times New Roman" w:hAnsi="Times New Roman" w:cs="Times New Roman"/>
          <w:noProof/>
          <w:sz w:val="24"/>
          <w:szCs w:val="24"/>
        </w:rPr>
        <w:t>in</w:t>
      </w:r>
      <w:r>
        <w:rPr>
          <w:rFonts w:ascii="Times New Roman" w:hAnsi="Times New Roman" w:cs="Times New Roman"/>
          <w:noProof/>
          <w:sz w:val="24"/>
          <w:szCs w:val="24"/>
        </w:rPr>
        <w:t xml:space="preserve">to tensile strength, shear strength and solidification temperature of Sn-Ag alloy by using multilayer BP Neural Network. The best network structure 7-40-40-40-1 with three hidden layers was chosen. </w:t>
      </w:r>
      <w:r w:rsidR="00E0102B">
        <w:rPr>
          <w:rFonts w:ascii="Times New Roman" w:hAnsi="Times New Roman" w:cs="Times New Roman"/>
          <w:noProof/>
          <w:sz w:val="24"/>
          <w:szCs w:val="24"/>
        </w:rPr>
        <w:t xml:space="preserve">Data from one reference came into the ANN for training and testing. </w:t>
      </w:r>
      <w:r w:rsidR="00393CAF">
        <w:rPr>
          <w:rFonts w:ascii="Times New Roman" w:hAnsi="Times New Roman" w:cs="Times New Roman"/>
          <w:noProof/>
          <w:sz w:val="24"/>
          <w:szCs w:val="24"/>
        </w:rPr>
        <w:t xml:space="preserve">The analysis result </w:t>
      </w:r>
      <w:r w:rsidR="00253708">
        <w:rPr>
          <w:rFonts w:ascii="Times New Roman" w:hAnsi="Times New Roman" w:cs="Times New Roman"/>
          <w:noProof/>
          <w:sz w:val="24"/>
          <w:szCs w:val="24"/>
        </w:rPr>
        <w:t xml:space="preserve">in Table 3 </w:t>
      </w:r>
      <w:r w:rsidR="00393CAF">
        <w:rPr>
          <w:rFonts w:ascii="Times New Roman" w:hAnsi="Times New Roman" w:cs="Times New Roman"/>
          <w:noProof/>
          <w:sz w:val="24"/>
          <w:szCs w:val="24"/>
        </w:rPr>
        <w:t>showed that the error rate</w:t>
      </w:r>
      <w:r w:rsidR="00E0102B">
        <w:rPr>
          <w:rFonts w:ascii="Times New Roman" w:hAnsi="Times New Roman" w:cs="Times New Roman"/>
          <w:noProof/>
          <w:sz w:val="24"/>
          <w:szCs w:val="24"/>
        </w:rPr>
        <w:t>s</w:t>
      </w:r>
      <w:r w:rsidR="00393CAF">
        <w:rPr>
          <w:rFonts w:ascii="Times New Roman" w:hAnsi="Times New Roman" w:cs="Times New Roman"/>
          <w:noProof/>
          <w:sz w:val="24"/>
          <w:szCs w:val="24"/>
        </w:rPr>
        <w:t xml:space="preserve"> between </w:t>
      </w:r>
      <w:r w:rsidR="00E0102B">
        <w:rPr>
          <w:rFonts w:ascii="Times New Roman" w:hAnsi="Times New Roman" w:cs="Times New Roman"/>
          <w:noProof/>
          <w:sz w:val="24"/>
          <w:szCs w:val="24"/>
        </w:rPr>
        <w:t xml:space="preserve">expected output and </w:t>
      </w:r>
      <w:r w:rsidR="00E0102B" w:rsidRPr="00C21F45">
        <w:rPr>
          <w:rFonts w:ascii="Times New Roman" w:hAnsi="Times New Roman" w:cs="Times New Roman"/>
          <w:noProof/>
          <w:color w:val="FF0000"/>
          <w:sz w:val="24"/>
          <w:szCs w:val="24"/>
        </w:rPr>
        <w:t xml:space="preserve">predicted output was within 5%, </w:t>
      </w:r>
      <w:r w:rsidR="00E0102B" w:rsidRPr="00BC32F7">
        <w:rPr>
          <w:rFonts w:ascii="Times New Roman" w:hAnsi="Times New Roman" w:cs="Times New Roman"/>
          <w:noProof/>
          <w:color w:val="FF0000"/>
          <w:sz w:val="24"/>
          <w:szCs w:val="24"/>
          <w:rPrChange w:id="100" w:author="Thike" w:date="2019-06-18T16:36:00Z">
            <w:rPr>
              <w:rFonts w:ascii="Times New Roman" w:hAnsi="Times New Roman" w:cs="Times New Roman"/>
              <w:noProof/>
              <w:sz w:val="24"/>
              <w:szCs w:val="24"/>
            </w:rPr>
          </w:rPrChange>
        </w:rPr>
        <w:t xml:space="preserve">but only one of them gave 7% error rate because of </w:t>
      </w:r>
      <w:r w:rsidR="00E0102B">
        <w:rPr>
          <w:rFonts w:ascii="Times New Roman" w:hAnsi="Times New Roman" w:cs="Times New Roman"/>
          <w:noProof/>
          <w:sz w:val="24"/>
          <w:szCs w:val="24"/>
        </w:rPr>
        <w:t xml:space="preserve">less amount of training data,  unexact measurement of shear strength and poor-proportionally distributed data. </w:t>
      </w:r>
      <w:r>
        <w:rPr>
          <w:rFonts w:ascii="Times New Roman" w:hAnsi="Times New Roman" w:cs="Times New Roman"/>
          <w:noProof/>
          <w:sz w:val="24"/>
          <w:szCs w:val="24"/>
        </w:rPr>
        <w:t>This work also indicated that more accurate prediction results can be obtained with big amount of training data.</w:t>
      </w:r>
      <w:r w:rsidR="00E0102B">
        <w:rPr>
          <w:rFonts w:ascii="Times New Roman" w:hAnsi="Times New Roman" w:cs="Times New Roman"/>
          <w:noProof/>
          <w:sz w:val="24"/>
          <w:szCs w:val="24"/>
        </w:rPr>
        <w:t xml:space="preserve"> However, ANN still gave good agreement with given experimental conditions and it was verified for</w:t>
      </w:r>
      <w:r w:rsidR="000664F7">
        <w:rPr>
          <w:rFonts w:ascii="Times New Roman" w:hAnsi="Times New Roman" w:cs="Times New Roman"/>
          <w:noProof/>
          <w:sz w:val="24"/>
          <w:szCs w:val="24"/>
        </w:rPr>
        <w:t xml:space="preserve"> making the feasible estimates of </w:t>
      </w:r>
      <w:r w:rsidR="000664F7" w:rsidRPr="000664F7">
        <w:rPr>
          <w:rFonts w:ascii="Times New Roman" w:hAnsi="Times New Roman" w:cs="Times New Roman"/>
          <w:noProof/>
          <w:sz w:val="24"/>
          <w:szCs w:val="24"/>
        </w:rPr>
        <w:t>the property</w:t>
      </w:r>
      <w:r w:rsidR="000664F7">
        <w:rPr>
          <w:rFonts w:ascii="Times New Roman" w:hAnsi="Times New Roman" w:cs="Times New Roman"/>
          <w:noProof/>
          <w:sz w:val="24"/>
          <w:szCs w:val="24"/>
        </w:rPr>
        <w:t xml:space="preserve"> </w:t>
      </w:r>
      <w:r w:rsidR="000664F7" w:rsidRPr="000664F7">
        <w:rPr>
          <w:rFonts w:ascii="Times New Roman" w:hAnsi="Times New Roman" w:cs="Times New Roman"/>
          <w:noProof/>
          <w:sz w:val="24"/>
          <w:szCs w:val="24"/>
        </w:rPr>
        <w:t>of the lead-free solde</w:t>
      </w:r>
      <w:r w:rsidR="000664F7">
        <w:rPr>
          <w:rFonts w:ascii="Times New Roman" w:hAnsi="Times New Roman" w:cs="Times New Roman"/>
          <w:noProof/>
          <w:sz w:val="24"/>
          <w:szCs w:val="24"/>
        </w:rPr>
        <w:t>r</w:t>
      </w:r>
      <w:r w:rsidR="00E0102B">
        <w:rPr>
          <w:rFonts w:ascii="Times New Roman" w:hAnsi="Times New Roman" w:cs="Times New Roman"/>
          <w:noProof/>
          <w:sz w:val="24"/>
          <w:szCs w:val="24"/>
        </w:rPr>
        <w:t>.</w:t>
      </w:r>
    </w:p>
    <w:p w14:paraId="39CFB7B7" w14:textId="34BE3DEA" w:rsidR="00253708" w:rsidRDefault="00253708" w:rsidP="00E0463D">
      <w:pPr>
        <w:widowControl w:val="0"/>
        <w:tabs>
          <w:tab w:val="left" w:pos="8355"/>
        </w:tabs>
        <w:spacing w:line="360" w:lineRule="auto"/>
        <w:jc w:val="both"/>
        <w:rPr>
          <w:rFonts w:ascii="Times New Roman" w:hAnsi="Times New Roman" w:cs="Times New Roman"/>
          <w:noProof/>
          <w:sz w:val="24"/>
          <w:szCs w:val="24"/>
        </w:rPr>
      </w:pPr>
      <w:r w:rsidRPr="004D1704">
        <w:rPr>
          <w:rFonts w:ascii="Times New Roman" w:hAnsi="Times New Roman" w:cs="Times New Roman"/>
          <w:b/>
          <w:bCs/>
          <w:noProof/>
          <w:sz w:val="24"/>
          <w:szCs w:val="24"/>
        </w:rPr>
        <w:t>Table 3</w:t>
      </w:r>
      <w:r>
        <w:rPr>
          <w:rFonts w:ascii="Times New Roman" w:hAnsi="Times New Roman" w:cs="Times New Roman"/>
          <w:noProof/>
          <w:sz w:val="24"/>
          <w:szCs w:val="24"/>
        </w:rPr>
        <w:t xml:space="preserve">. </w:t>
      </w:r>
      <w:r w:rsidR="008004B2" w:rsidRPr="00C21F45">
        <w:rPr>
          <w:rFonts w:ascii="Times New Roman" w:hAnsi="Times New Roman" w:cs="Times New Roman"/>
          <w:noProof/>
          <w:color w:val="FF0000"/>
          <w:sz w:val="24"/>
          <w:szCs w:val="24"/>
        </w:rPr>
        <w:t>Analysis result</w:t>
      </w:r>
      <w:r w:rsidRPr="00C21F45">
        <w:rPr>
          <w:rFonts w:ascii="Times New Roman" w:hAnsi="Times New Roman" w:cs="Times New Roman"/>
          <w:noProof/>
          <w:color w:val="FF0000"/>
          <w:sz w:val="24"/>
          <w:szCs w:val="24"/>
        </w:rPr>
        <w:t xml:space="preserve"> </w:t>
      </w:r>
      <w:r w:rsidR="008004B2" w:rsidRPr="00C21F45">
        <w:rPr>
          <w:rFonts w:ascii="Times New Roman" w:hAnsi="Times New Roman" w:cs="Times New Roman"/>
          <w:noProof/>
          <w:color w:val="FF0000"/>
          <w:sz w:val="24"/>
          <w:szCs w:val="24"/>
        </w:rPr>
        <w:t>for design of lead-free solder</w:t>
      </w:r>
      <w:r w:rsidRPr="00C21F45">
        <w:rPr>
          <w:rFonts w:ascii="Times New Roman" w:hAnsi="Times New Roman" w:cs="Times New Roman"/>
          <w:noProof/>
          <w:color w:val="FF0000"/>
          <w:sz w:val="24"/>
          <w:szCs w:val="24"/>
        </w:rPr>
        <w:t xml:space="preserve"> </w:t>
      </w:r>
      <w:r w:rsidRPr="00C21F45">
        <w:rPr>
          <w:rFonts w:ascii="Times New Roman" w:hAnsi="Times New Roman" w:cs="Times New Roman"/>
          <w:noProof/>
          <w:color w:val="FF0000"/>
          <w:sz w:val="24"/>
          <w:szCs w:val="24"/>
        </w:rPr>
        <w:fldChar w:fldCharType="begin"/>
      </w:r>
      <w:r w:rsidRPr="00C21F45">
        <w:rPr>
          <w:rFonts w:ascii="Times New Roman" w:hAnsi="Times New Roman" w:cs="Times New Roman"/>
          <w:noProof/>
          <w:color w:val="FF0000"/>
          <w:sz w:val="24"/>
          <w:szCs w:val="24"/>
        </w:rPr>
        <w:instrText xml:space="preserve"> ADDIN EN.CITE &lt;EndNote&gt;&lt;Cite&gt;&lt;Author&gt;Li&lt;/Author&gt;&lt;Year&gt;2007&lt;/Year&gt;&lt;RecNum&gt;469&lt;/RecNum&gt;&lt;DisplayText&gt;[45]&lt;/DisplayText&gt;&lt;record&gt;&lt;rec-number&gt;469&lt;/rec-number&gt;&lt;foreign-keys&gt;&lt;key app="EN" db-id="ese55x5vtzp0x6e9s9tpzwagt5re2t5sfaz5" timestamp="1546075485"&gt;469&lt;/key&gt;&lt;/foreign-keys&gt;&lt;ref-type name="Conference Paper"&gt;47&lt;/ref-type&gt;&lt;contributors&gt;&lt;authors&gt;&lt;author&gt;Li, Sun&lt;/author&gt;&lt;author&gt;Qi, Fangjuan&lt;/author&gt;&lt;author&gt;Hou, Zhezhe&lt;/author&gt;&lt;author&gt;Xiao, Yuehua&lt;/author&gt;&lt;/authors&gt;&lt;/contributors&gt;&lt;titles&gt;&lt;title&gt;The Prediction of Sn-Ag Solder Properties Based on BP Algorithm of Artificial Neutral Network&lt;/title&gt;&lt;secondary-title&gt;2007 8th International Conference on Electronic Packaging Technology&lt;/secondary-title&gt;&lt;/titles&gt;&lt;dates&gt;&lt;year&gt;2007&lt;/year&gt;&lt;pub-dates&gt;&lt;date&gt;2007/08&lt;/date&gt;&lt;/pub-dates&gt;&lt;/dates&gt;&lt;publisher&gt;IEEE&lt;/publisher&gt;&lt;isbn&gt;9781424413911&amp;#xD;9781424413928&lt;/isbn&gt;&lt;urls&gt;&lt;related-urls&gt;&lt;url&gt;http://dx.doi.org/10.1109/icept.2007.4441529&lt;/url&gt;&lt;/related-urls&gt;&lt;/urls&gt;&lt;electronic-resource-num&gt;10.1109/icept.2007.4441529&lt;/electronic-resource-num&gt;&lt;/record&gt;&lt;/Cite&gt;&lt;/EndNote&gt;</w:instrText>
      </w:r>
      <w:r w:rsidRPr="00C21F45">
        <w:rPr>
          <w:rFonts w:ascii="Times New Roman" w:hAnsi="Times New Roman" w:cs="Times New Roman"/>
          <w:noProof/>
          <w:color w:val="FF0000"/>
          <w:sz w:val="24"/>
          <w:szCs w:val="24"/>
        </w:rPr>
        <w:fldChar w:fldCharType="separate"/>
      </w:r>
      <w:r w:rsidRPr="00C21F45">
        <w:rPr>
          <w:rFonts w:ascii="Times New Roman" w:hAnsi="Times New Roman" w:cs="Times New Roman"/>
          <w:noProof/>
          <w:color w:val="FF0000"/>
          <w:sz w:val="24"/>
          <w:szCs w:val="24"/>
        </w:rPr>
        <w:t>[</w:t>
      </w:r>
      <w:hyperlink w:anchor="_ENREF_45" w:tooltip="Li, 2007 #469" w:history="1">
        <w:r w:rsidR="0058554F" w:rsidRPr="00C21F45">
          <w:rPr>
            <w:rFonts w:ascii="Times New Roman" w:hAnsi="Times New Roman" w:cs="Times New Roman"/>
            <w:noProof/>
            <w:color w:val="FF0000"/>
            <w:sz w:val="24"/>
            <w:szCs w:val="24"/>
          </w:rPr>
          <w:t>45</w:t>
        </w:r>
      </w:hyperlink>
      <w:r w:rsidRPr="00C21F45">
        <w:rPr>
          <w:rFonts w:ascii="Times New Roman" w:hAnsi="Times New Roman" w:cs="Times New Roman"/>
          <w:noProof/>
          <w:color w:val="FF0000"/>
          <w:sz w:val="24"/>
          <w:szCs w:val="24"/>
        </w:rPr>
        <w:t>]</w:t>
      </w:r>
      <w:r w:rsidRPr="00C21F45">
        <w:rPr>
          <w:rFonts w:ascii="Times New Roman" w:hAnsi="Times New Roman" w:cs="Times New Roman"/>
          <w:noProof/>
          <w:color w:val="FF0000"/>
          <w:sz w:val="24"/>
          <w:szCs w:val="24"/>
        </w:rPr>
        <w:fldChar w:fldCharType="end"/>
      </w:r>
    </w:p>
    <w:p w14:paraId="0F18B021" w14:textId="1045CACE" w:rsidR="00253708" w:rsidRDefault="00253708" w:rsidP="00E0463D">
      <w:pPr>
        <w:widowControl w:val="0"/>
        <w:tabs>
          <w:tab w:val="left" w:pos="8355"/>
        </w:tabs>
        <w:spacing w:line="360" w:lineRule="auto"/>
        <w:jc w:val="both"/>
        <w:rPr>
          <w:rFonts w:ascii="Times New Roman" w:hAnsi="Times New Roman" w:cs="Times New Roman"/>
          <w:noProof/>
          <w:sz w:val="24"/>
          <w:szCs w:val="24"/>
        </w:rPr>
      </w:pPr>
      <w:r>
        <w:rPr>
          <w:noProof/>
        </w:rPr>
        <w:drawing>
          <wp:inline distT="0" distB="0" distL="0" distR="0" wp14:anchorId="6B8F64A5" wp14:editId="7AD9CACB">
            <wp:extent cx="5943600" cy="9537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5943600" cy="953770"/>
                    </a:xfrm>
                    <a:prstGeom prst="rect">
                      <a:avLst/>
                    </a:prstGeom>
                  </pic:spPr>
                </pic:pic>
              </a:graphicData>
            </a:graphic>
          </wp:inline>
        </w:drawing>
      </w:r>
    </w:p>
    <w:p w14:paraId="5E91D245" w14:textId="60051FDA" w:rsidR="00CF1552" w:rsidRDefault="00205DC2" w:rsidP="00E0463D">
      <w:pPr>
        <w:widowControl w:val="0"/>
        <w:tabs>
          <w:tab w:val="left" w:pos="8355"/>
        </w:tabs>
        <w:spacing w:before="24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Xie</w:t>
      </w:r>
      <w:proofErr w:type="spellEnd"/>
      <w:r>
        <w:rPr>
          <w:rFonts w:ascii="Times New Roman" w:hAnsi="Times New Roman" w:cs="Times New Roman"/>
          <w:sz w:val="24"/>
          <w:szCs w:val="24"/>
        </w:rPr>
        <w:t>, T. and J.C. Grossman</w:t>
      </w:r>
      <w:r w:rsidR="00D0488B">
        <w:rPr>
          <w:rFonts w:ascii="Times New Roman" w:hAnsi="Times New Roman" w:cs="Times New Roman"/>
          <w:sz w:val="24"/>
          <w:szCs w:val="24"/>
        </w:rPr>
        <w:t xml:space="preserve"> (2018)</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7B33F5">
        <w:rPr>
          <w:rFonts w:ascii="Times New Roman" w:hAnsi="Times New Roman" w:cs="Times New Roman"/>
          <w:sz w:val="24"/>
          <w:szCs w:val="24"/>
        </w:rPr>
        <w:instrText xml:space="preserve"> ADDIN EN.CITE &lt;EndNote&gt;&lt;Cite&gt;&lt;Author&gt;Xie&lt;/Author&gt;&lt;Year&gt;2018&lt;/Year&gt;&lt;RecNum&gt;553&lt;/RecNum&gt;&lt;DisplayText&gt;[1]&lt;/DisplayText&gt;&lt;record&gt;&lt;rec-number&gt;553&lt;/rec-number&gt;&lt;foreign-keys&gt;&lt;key app="EN" db-id="ese55x5vtzp0x6e9s9tpzwagt5re2t5sfaz5" timestamp="1547061741"&gt;553&lt;/key&gt;&lt;key app="ENWeb" db-id=""&gt;0&lt;/key&gt;&lt;/foreign-keys&gt;&lt;ref-type name="Journal Article"&gt;17&lt;/ref-type&gt;&lt;contributors&gt;&lt;authors&gt;&lt;author&gt;Xie, T.&lt;/author&gt;&lt;author&gt;Grossman, J. C.&lt;/author&gt;&lt;/authors&gt;&lt;/contributors&gt;&lt;auth-address&gt;Department of Materials Science and Engineering, Massachusetts Institute of Technology, Cambridge, Massachusetts 02139, USA.&lt;/auth-address&gt;&lt;titles&gt;&lt;title&gt;Crystal Graph Convolutional Neural Networks for an Accurate and Interpretable Prediction of Material Properties&lt;/title&gt;&lt;secondary-title&gt;Phys Rev Lett&lt;/secondary-title&gt;&lt;/titles&gt;&lt;periodical&gt;&lt;full-title&gt;Phys Rev Lett&lt;/full-title&gt;&lt;/periodical&gt;&lt;pages&gt;145301&lt;/pages&gt;&lt;volume&gt;120&lt;/volume&gt;&lt;number&gt;14&lt;/number&gt;&lt;dates&gt;&lt;year&gt;2018&lt;/year&gt;&lt;pub-dates&gt;&lt;date&gt;Apr 6&lt;/date&gt;&lt;/pub-dates&gt;&lt;/dates&gt;&lt;isbn&gt;1079-7114 (Electronic)&amp;#xD;0031-9007 (Linking)&lt;/isbn&gt;&lt;accession-num&gt;29694125&lt;/accession-num&gt;&lt;urls&gt;&lt;related-urls&gt;&lt;url&gt;https://www.ncbi.nlm.nih.gov/pubmed/29694125&lt;/url&gt;&lt;/related-urls&gt;&lt;/urls&gt;&lt;electronic-resource-num&gt;10.1103/PhysRevLett.120.145301&lt;/electronic-resource-num&gt;&lt;/record&gt;&lt;/Cite&gt;&lt;/EndNote&gt;</w:instrText>
      </w:r>
      <w:r>
        <w:rPr>
          <w:rFonts w:ascii="Times New Roman" w:hAnsi="Times New Roman" w:cs="Times New Roman"/>
          <w:sz w:val="24"/>
          <w:szCs w:val="24"/>
        </w:rPr>
        <w:fldChar w:fldCharType="separate"/>
      </w:r>
      <w:r w:rsidR="007B33F5">
        <w:rPr>
          <w:rFonts w:ascii="Times New Roman" w:hAnsi="Times New Roman" w:cs="Times New Roman"/>
          <w:noProof/>
          <w:sz w:val="24"/>
          <w:szCs w:val="24"/>
        </w:rPr>
        <w:t>[</w:t>
      </w:r>
      <w:hyperlink w:anchor="_ENREF_1" w:tooltip="Xie, 2018 #553" w:history="1">
        <w:r w:rsidR="0058554F">
          <w:rPr>
            <w:rFonts w:ascii="Times New Roman" w:hAnsi="Times New Roman" w:cs="Times New Roman"/>
            <w:noProof/>
            <w:sz w:val="24"/>
            <w:szCs w:val="24"/>
          </w:rPr>
          <w:t>1</w:t>
        </w:r>
      </w:hyperlink>
      <w:r w:rsidR="007B33F5">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developed a highly accurate prediction model of density functional theory (DFT) calculated properties from Materials Projec</w:t>
      </w:r>
      <w:r w:rsidRPr="003C3D2B">
        <w:rPr>
          <w:rFonts w:ascii="Times New Roman" w:hAnsi="Times New Roman" w:cs="Times New Roman"/>
          <w:sz w:val="24"/>
          <w:szCs w:val="24"/>
        </w:rPr>
        <w:t xml:space="preserve">t </w:t>
      </w:r>
      <w:r w:rsidRPr="003C3D2B">
        <w:rPr>
          <w:rFonts w:ascii="Times New Roman" w:hAnsi="Times New Roman" w:cs="Times New Roman"/>
          <w:sz w:val="24"/>
          <w:szCs w:val="24"/>
        </w:rPr>
        <w:fldChar w:fldCharType="begin"/>
      </w:r>
      <w:r w:rsidR="00AC338C">
        <w:rPr>
          <w:rFonts w:ascii="Times New Roman" w:hAnsi="Times New Roman" w:cs="Times New Roman"/>
          <w:sz w:val="24"/>
          <w:szCs w:val="24"/>
        </w:rPr>
        <w:instrText xml:space="preserve"> ADDIN EN.CITE &lt;EndNote&gt;&lt;Cite&gt;&lt;Author&gt;Jain&lt;/Author&gt;&lt;Year&gt;2013&lt;/Year&gt;&lt;RecNum&gt;610&lt;/RecNum&gt;&lt;DisplayText&gt;[76]&lt;/DisplayText&gt;&lt;record&gt;&lt;rec-number&gt;610&lt;/rec-number&gt;&lt;foreign-keys&gt;&lt;key app="EN" db-id="ese55x5vtzp0x6e9s9tpzwagt5re2t5sfaz5" timestamp="1549622802"&gt;610&lt;/key&gt;&lt;key app="ENWeb" db-id=""&gt;0&lt;/key&gt;&lt;/foreign-keys&gt;&lt;ref-type name="Journal Article"&gt;17&lt;/ref-type&gt;&lt;contributors&gt;&lt;authors&gt;&lt;author&gt;Jain, Anubhav&lt;/author&gt;&lt;author&gt;Ong, Shyue Ping&lt;/author&gt;&lt;author&gt;Hautier, Geoffroy&lt;/author&gt;&lt;author&gt;Chen, Wei&lt;/author&gt;&lt;author&gt;Richards, William Davidson&lt;/author&gt;&lt;author&gt;Dacek, Stephen&lt;/author&gt;&lt;author&gt;Cholia, Shreyas&lt;/author&gt;&lt;author&gt;Gunter, Dan&lt;/author&gt;&lt;author&gt;Skinner, David&lt;/author&gt;&lt;author&gt;Ceder, Gerbrand&lt;/author&gt;&lt;author&gt;Persson, Kristin A.&lt;/author&gt;&lt;/authors&gt;&lt;/contributors&gt;&lt;titles&gt;&lt;title&gt;Commentary: The Materials Project: A materials genome approach to accelerating materials innovation&lt;/title&gt;&lt;secondary-title&gt;APL Materials&lt;/secondary-title&gt;&lt;/titles&gt;&lt;periodical&gt;&lt;full-title&gt;APL Materials&lt;/full-title&gt;&lt;/periodical&gt;&lt;pages&gt;011002&lt;/pages&gt;&lt;volume&gt;1&lt;/volume&gt;&lt;number&gt;1&lt;/number&gt;&lt;dates&gt;&lt;year&gt;2013&lt;/year&gt;&lt;/dates&gt;&lt;isbn&gt;2166-532X&lt;/isbn&gt;&lt;urls&gt;&lt;/urls&gt;&lt;electronic-resource-num&gt;10.1063/1.4812323&lt;/electronic-resource-num&gt;&lt;/record&gt;&lt;/Cite&gt;&lt;/EndNote&gt;</w:instrText>
      </w:r>
      <w:r w:rsidRPr="003C3D2B">
        <w:rPr>
          <w:rFonts w:ascii="Times New Roman" w:hAnsi="Times New Roman" w:cs="Times New Roman"/>
          <w:sz w:val="24"/>
          <w:szCs w:val="24"/>
        </w:rPr>
        <w:fldChar w:fldCharType="separate"/>
      </w:r>
      <w:r w:rsidR="00AC338C">
        <w:rPr>
          <w:rFonts w:ascii="Times New Roman" w:hAnsi="Times New Roman" w:cs="Times New Roman"/>
          <w:noProof/>
          <w:sz w:val="24"/>
          <w:szCs w:val="24"/>
        </w:rPr>
        <w:t>[</w:t>
      </w:r>
      <w:hyperlink w:anchor="_ENREF_76" w:tooltip="Jain, 2013 #610" w:history="1">
        <w:r w:rsidR="0058554F">
          <w:rPr>
            <w:rFonts w:ascii="Times New Roman" w:hAnsi="Times New Roman" w:cs="Times New Roman"/>
            <w:noProof/>
            <w:sz w:val="24"/>
            <w:szCs w:val="24"/>
          </w:rPr>
          <w:t>76</w:t>
        </w:r>
      </w:hyperlink>
      <w:r w:rsidR="00AC338C">
        <w:rPr>
          <w:rFonts w:ascii="Times New Roman" w:hAnsi="Times New Roman" w:cs="Times New Roman"/>
          <w:noProof/>
          <w:sz w:val="24"/>
          <w:szCs w:val="24"/>
        </w:rPr>
        <w:t>]</w:t>
      </w:r>
      <w:r w:rsidRPr="003C3D2B">
        <w:rPr>
          <w:rFonts w:ascii="Times New Roman" w:hAnsi="Times New Roman" w:cs="Times New Roman"/>
          <w:sz w:val="24"/>
          <w:szCs w:val="24"/>
        </w:rPr>
        <w:fldChar w:fldCharType="end"/>
      </w:r>
      <w:r w:rsidRPr="003C3D2B">
        <w:rPr>
          <w:rFonts w:ascii="Times New Roman" w:hAnsi="Times New Roman" w:cs="Times New Roman"/>
          <w:sz w:val="24"/>
          <w:szCs w:val="24"/>
        </w:rPr>
        <w:t>, with a database of</w:t>
      </w:r>
      <w:r w:rsidRPr="003C3D2B">
        <w:rPr>
          <w:rFonts w:ascii="Times New Roman" w:hAnsi="Times New Roman" w:cs="Times New Roman" w:hint="eastAsia"/>
          <w:sz w:val="24"/>
          <w:szCs w:val="24"/>
        </w:rPr>
        <w:t xml:space="preserve"> </w:t>
      </w:r>
      <w:r w:rsidRPr="003C3D2B">
        <w:rPr>
          <w:rFonts w:ascii="Times New Roman" w:hAnsi="Times New Roman" w:cs="Times New Roman"/>
          <w:sz w:val="24"/>
          <w:szCs w:val="24"/>
        </w:rPr>
        <w:t>a diverse set of inorganic crystals ranging from simple metals to complex minerals (including 46744 materials covering 87 elements, 7 lattice systems, and 216 space groups).</w:t>
      </w:r>
      <w:r>
        <w:rPr>
          <w:rFonts w:ascii="Times New Roman" w:hAnsi="Times New Roman" w:cs="Times New Roman" w:hint="eastAsia"/>
          <w:sz w:val="24"/>
          <w:szCs w:val="24"/>
        </w:rPr>
        <w:t xml:space="preserve"> </w:t>
      </w:r>
      <w:r w:rsidR="004C189F" w:rsidRPr="004C189F">
        <w:rPr>
          <w:rFonts w:ascii="Times New Roman" w:hAnsi="Times New Roman" w:cs="Times New Roman"/>
          <w:sz w:val="24"/>
          <w:szCs w:val="24"/>
        </w:rPr>
        <w:t>It was a crystal graph convolutional neural networks (CGCNN) framework, an innovated universal and interpretable representation of crystalline materials, to directly learn material properties from the connection of atoms in the crystal and</w:t>
      </w:r>
      <w:r w:rsidR="004C189F">
        <w:rPr>
          <w:rFonts w:ascii="Times New Roman" w:hAnsi="Times New Roman" w:cs="Times New Roman"/>
          <w:sz w:val="24"/>
          <w:szCs w:val="24"/>
        </w:rPr>
        <w:t xml:space="preserve"> </w:t>
      </w:r>
      <w:r>
        <w:rPr>
          <w:rFonts w:ascii="Times New Roman" w:hAnsi="Times New Roman" w:cs="Times New Roman"/>
          <w:sz w:val="24"/>
          <w:szCs w:val="24"/>
        </w:rPr>
        <w:t xml:space="preserve">discover empirical rules of materials design, that were consistent with the common knowledge for discovering more stable materials. Thus, the search space for high-throughput screening could significantly be reduced by additional information provided by CGCNN for material design. Traditional methods used to represent the arbitrary size of crystal systems as a fixed length vector was well replaced by CGCNN by grabbing the benefit of deep </w:t>
      </w:r>
      <w:r>
        <w:rPr>
          <w:rFonts w:ascii="Times New Roman" w:hAnsi="Times New Roman" w:cs="Times New Roman"/>
          <w:sz w:val="24"/>
          <w:szCs w:val="24"/>
        </w:rPr>
        <w:lastRenderedPageBreak/>
        <w:t>learning. The authors also designed a new convolution function to make learning deeper networks easier, that improved generali</w:t>
      </w:r>
      <w:r w:rsidR="00F83359">
        <w:rPr>
          <w:rFonts w:ascii="Times New Roman" w:hAnsi="Times New Roman" w:cs="Times New Roman"/>
          <w:sz w:val="24"/>
          <w:szCs w:val="24"/>
        </w:rPr>
        <w:t>zation ability</w:t>
      </w:r>
      <w:r>
        <w:rPr>
          <w:rFonts w:ascii="Times New Roman" w:hAnsi="Times New Roman" w:cs="Times New Roman"/>
          <w:sz w:val="24"/>
          <w:szCs w:val="24"/>
        </w:rPr>
        <w:t xml:space="preserve"> of CGCNN as well as prediction performance of different materials properties. </w:t>
      </w:r>
      <w:r w:rsidRPr="002724D4">
        <w:rPr>
          <w:rFonts w:ascii="Times New Roman" w:hAnsi="Times New Roman" w:cs="Times New Roman"/>
          <w:sz w:val="24"/>
          <w:szCs w:val="24"/>
        </w:rPr>
        <w:t>Compared to previous statistical learning (SL) framework presented by</w:t>
      </w:r>
      <w:r w:rsidRPr="002724D4">
        <w:t xml:space="preserve"> </w:t>
      </w:r>
      <w:r w:rsidRPr="002724D4">
        <w:rPr>
          <w:rFonts w:ascii="Times New Roman" w:hAnsi="Times New Roman" w:cs="Times New Roman"/>
          <w:sz w:val="24"/>
          <w:szCs w:val="24"/>
        </w:rPr>
        <w:t xml:space="preserve">Jong et al. </w:t>
      </w:r>
      <w:r w:rsidR="001E7089">
        <w:rPr>
          <w:rFonts w:ascii="Times New Roman" w:hAnsi="Times New Roman" w:cs="Times New Roman"/>
          <w:sz w:val="24"/>
          <w:szCs w:val="24"/>
        </w:rPr>
        <w:fldChar w:fldCharType="begin"/>
      </w:r>
      <w:r w:rsidR="0058554F">
        <w:rPr>
          <w:rFonts w:ascii="Times New Roman" w:hAnsi="Times New Roman" w:cs="Times New Roman"/>
          <w:sz w:val="24"/>
          <w:szCs w:val="24"/>
        </w:rPr>
        <w:instrText xml:space="preserve"> ADDIN EN.CITE &lt;EndNote&gt;&lt;Cite&gt;&lt;Author&gt;de Jong&lt;/Author&gt;&lt;Year&gt;2016&lt;/Year&gt;&lt;RecNum&gt;611&lt;/RecNum&gt;&lt;DisplayText&gt;[77]&lt;/DisplayText&gt;&lt;record&gt;&lt;rec-number&gt;611&lt;/rec-number&gt;&lt;foreign-keys&gt;&lt;key app="EN" db-id="ese55x5vtzp0x6e9s9tpzwagt5re2t5sfaz5" timestamp="1549651464"&gt;611&lt;/key&gt;&lt;/foreign-keys&gt;&lt;ref-type name="Journal Article"&gt;17&lt;/ref-type&gt;&lt;contributors&gt;&lt;authors&gt;&lt;author&gt;de Jong, Maarten&lt;/author&gt;&lt;author&gt;Chen, Wei&lt;/author&gt;&lt;author&gt;Notestine, Randy&lt;/author&gt;&lt;author&gt;Persson, Kristin&lt;/author&gt;&lt;author&gt;Ceder, Gerbrand&lt;/author&gt;&lt;author&gt;Jain, Anubhav&lt;/author&gt;&lt;author&gt;Asta, Mark&lt;/author&gt;&lt;author&gt;Gamst, Anthony&lt;/author&gt;&lt;/authors&gt;&lt;/contributors&gt;&lt;titles&gt;&lt;title&gt;A Statistical Learning Framework for Materials Science: Application to Elastic Moduli of k-nary Inorganic Polycrystalline Compounds&lt;/title&gt;&lt;alt-title&gt;Scientific Reports&lt;/alt-title&gt;&lt;/titles&gt;&lt;alt-periodical&gt;&lt;abbr-1&gt;Scientific Reports&lt;/abbr-1&gt;&lt;/alt-periodical&gt;&lt;keywords&gt;&lt;keyword&gt;36 MATERIALS SCIENCE&lt;/keyword&gt;&lt;/keywords&gt;&lt;dates&gt;&lt;year&gt;2016&lt;/year&gt;&lt;pub-dates&gt;&lt;date&gt;2016-10-03&lt;/date&gt;&lt;/pub-dates&gt;&lt;/dates&gt;&lt;pub-location&gt;United States&lt;/pub-location&gt;&lt;publisher&gt;Nature Publishing Group&lt;/publisher&gt;&lt;urls&gt;&lt;related-urls&gt;&lt;url&gt;https://www.osti.gov/servlets/purl/1377526&lt;/url&gt;&lt;/related-urls&gt;&lt;/urls&gt;&lt;custom1&gt;Research Org.: Lawrence Berkeley National Lab. (LBNL), Berkeley, CA (United States)&lt;/custom1&gt;&lt;electronic-resource-num&gt;10.1038/srep34256&lt;/electronic-resource-num&gt;&lt;language&gt;English&lt;/language&gt;&lt;/record&gt;&lt;/Cite&gt;&lt;/EndNote&gt;</w:instrText>
      </w:r>
      <w:r w:rsidR="001E7089">
        <w:rPr>
          <w:rFonts w:ascii="Times New Roman" w:hAnsi="Times New Roman" w:cs="Times New Roman"/>
          <w:sz w:val="24"/>
          <w:szCs w:val="24"/>
        </w:rPr>
        <w:fldChar w:fldCharType="separate"/>
      </w:r>
      <w:r w:rsidR="001E7089">
        <w:rPr>
          <w:rFonts w:ascii="Times New Roman" w:hAnsi="Times New Roman" w:cs="Times New Roman"/>
          <w:noProof/>
          <w:sz w:val="24"/>
          <w:szCs w:val="24"/>
        </w:rPr>
        <w:t>[</w:t>
      </w:r>
      <w:hyperlink w:anchor="_ENREF_77" w:tooltip="de Jong, 2016 #611" w:history="1">
        <w:r w:rsidR="0058554F">
          <w:rPr>
            <w:rFonts w:ascii="Times New Roman" w:hAnsi="Times New Roman" w:cs="Times New Roman"/>
            <w:noProof/>
            <w:sz w:val="24"/>
            <w:szCs w:val="24"/>
          </w:rPr>
          <w:t>77</w:t>
        </w:r>
      </w:hyperlink>
      <w:r w:rsidR="001E7089">
        <w:rPr>
          <w:rFonts w:ascii="Times New Roman" w:hAnsi="Times New Roman" w:cs="Times New Roman"/>
          <w:noProof/>
          <w:sz w:val="24"/>
          <w:szCs w:val="24"/>
        </w:rPr>
        <w:t>]</w:t>
      </w:r>
      <w:r w:rsidR="001E7089">
        <w:rPr>
          <w:rFonts w:ascii="Times New Roman" w:hAnsi="Times New Roman" w:cs="Times New Roman"/>
          <w:sz w:val="24"/>
          <w:szCs w:val="24"/>
        </w:rPr>
        <w:fldChar w:fldCharType="end"/>
      </w:r>
      <w:r w:rsidRPr="002724D4">
        <w:rPr>
          <w:rFonts w:ascii="Times New Roman" w:hAnsi="Times New Roman" w:cs="Times New Roman"/>
          <w:sz w:val="24"/>
          <w:szCs w:val="24"/>
        </w:rPr>
        <w:t xml:space="preserve">that implemented multivariate local regression to predict elastic properties on the same dataset, CGCNN provided similar results, but it had advantage of predicting properties by extracting features only from the crystal structure. </w:t>
      </w:r>
      <w:r w:rsidR="001D6901">
        <w:rPr>
          <w:rFonts w:ascii="Times New Roman" w:hAnsi="Times New Roman" w:cs="Times New Roman"/>
          <w:sz w:val="24"/>
          <w:szCs w:val="24"/>
        </w:rPr>
        <w:t xml:space="preserve">And </w:t>
      </w:r>
      <w:r w:rsidRPr="002724D4">
        <w:rPr>
          <w:rFonts w:ascii="Times New Roman" w:hAnsi="Times New Roman" w:cs="Times New Roman"/>
          <w:sz w:val="24"/>
          <w:szCs w:val="24"/>
        </w:rPr>
        <w:t>when CGCNN model was used for 1585 new crystals that were recently added into Materials Project database, it could also provide a good generalization to materials from potentially different crystal groups.</w:t>
      </w:r>
      <w:r>
        <w:rPr>
          <w:rFonts w:ascii="Times New Roman" w:hAnsi="Times New Roman" w:cs="Times New Roman"/>
          <w:sz w:val="24"/>
          <w:szCs w:val="24"/>
        </w:rPr>
        <w:t xml:space="preserve"> </w:t>
      </w:r>
      <w:r w:rsidR="001D6901">
        <w:rPr>
          <w:rFonts w:ascii="Times New Roman" w:hAnsi="Times New Roman" w:cs="Times New Roman"/>
          <w:sz w:val="24"/>
          <w:szCs w:val="24"/>
        </w:rPr>
        <w:t xml:space="preserve">It was a kind of evidence that ANN has good generalization ability. </w:t>
      </w:r>
      <w:r>
        <w:rPr>
          <w:rFonts w:ascii="Times New Roman" w:hAnsi="Times New Roman" w:cs="Times New Roman"/>
          <w:sz w:val="24"/>
          <w:szCs w:val="24"/>
        </w:rPr>
        <w:t xml:space="preserve">CGCNN could also predict discrete properties as well as the classifications of metal and semiconductor with the same framework by using a </w:t>
      </w:r>
      <w:proofErr w:type="spellStart"/>
      <w:r>
        <w:rPr>
          <w:rFonts w:ascii="Times New Roman" w:hAnsi="Times New Roman" w:cs="Times New Roman"/>
          <w:sz w:val="24"/>
          <w:szCs w:val="24"/>
        </w:rPr>
        <w:t>softmax</w:t>
      </w:r>
      <w:proofErr w:type="spellEnd"/>
      <w:r>
        <w:rPr>
          <w:rFonts w:ascii="Times New Roman" w:hAnsi="Times New Roman" w:cs="Times New Roman"/>
          <w:sz w:val="24"/>
          <w:szCs w:val="24"/>
        </w:rPr>
        <w:t xml:space="preserve"> activation function for the output layer and a cross entropy cost function.</w:t>
      </w:r>
      <w:bookmarkStart w:id="101" w:name="_Hlk534715697"/>
    </w:p>
    <w:p w14:paraId="6E93C50E" w14:textId="5F92451B" w:rsidR="00F83359" w:rsidRDefault="00ED132C"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Most</w:t>
      </w:r>
      <w:r w:rsidR="00491C48">
        <w:rPr>
          <w:rFonts w:ascii="Times New Roman" w:hAnsi="Times New Roman" w:cs="Times New Roman"/>
          <w:sz w:val="24"/>
          <w:szCs w:val="24"/>
        </w:rPr>
        <w:t xml:space="preserve"> </w:t>
      </w:r>
      <w:r w:rsidR="00F44808">
        <w:rPr>
          <w:rFonts w:ascii="Times New Roman" w:hAnsi="Times New Roman" w:cs="Times New Roman"/>
          <w:sz w:val="24"/>
          <w:szCs w:val="24"/>
        </w:rPr>
        <w:t xml:space="preserve">current </w:t>
      </w:r>
      <w:r w:rsidR="00491C48">
        <w:rPr>
          <w:rFonts w:ascii="Times New Roman" w:hAnsi="Times New Roman" w:cs="Times New Roman"/>
          <w:sz w:val="24"/>
          <w:szCs w:val="24"/>
        </w:rPr>
        <w:t xml:space="preserve">ANN applications highlighted the advantage of </w:t>
      </w:r>
      <w:r w:rsidR="001D6901">
        <w:rPr>
          <w:rFonts w:ascii="Times New Roman" w:hAnsi="Times New Roman" w:cs="Times New Roman"/>
          <w:sz w:val="24"/>
          <w:szCs w:val="24"/>
        </w:rPr>
        <w:t xml:space="preserve">feed forward </w:t>
      </w:r>
      <w:r w:rsidR="00491C48">
        <w:rPr>
          <w:rFonts w:ascii="Times New Roman" w:hAnsi="Times New Roman" w:cs="Times New Roman"/>
          <w:sz w:val="24"/>
          <w:szCs w:val="24"/>
        </w:rPr>
        <w:t xml:space="preserve">neural networks and </w:t>
      </w:r>
      <w:r>
        <w:rPr>
          <w:rFonts w:ascii="Times New Roman" w:hAnsi="Times New Roman" w:cs="Times New Roman"/>
          <w:sz w:val="24"/>
          <w:szCs w:val="24"/>
        </w:rPr>
        <w:t>ANN</w:t>
      </w:r>
      <w:r w:rsidR="00F44808">
        <w:rPr>
          <w:rFonts w:ascii="Times New Roman" w:hAnsi="Times New Roman" w:cs="Times New Roman"/>
          <w:sz w:val="24"/>
          <w:szCs w:val="24"/>
        </w:rPr>
        <w:t xml:space="preserve"> </w:t>
      </w:r>
      <w:r w:rsidR="00491C48">
        <w:rPr>
          <w:rFonts w:ascii="Times New Roman" w:hAnsi="Times New Roman" w:cs="Times New Roman"/>
          <w:sz w:val="24"/>
          <w:szCs w:val="24"/>
        </w:rPr>
        <w:t>performance</w:t>
      </w:r>
      <w:r w:rsidR="00F44808">
        <w:rPr>
          <w:rFonts w:ascii="Times New Roman" w:hAnsi="Times New Roman" w:cs="Times New Roman"/>
          <w:sz w:val="24"/>
          <w:szCs w:val="24"/>
        </w:rPr>
        <w:t xml:space="preserve"> </w:t>
      </w:r>
      <w:r>
        <w:rPr>
          <w:rFonts w:ascii="Times New Roman" w:hAnsi="Times New Roman" w:cs="Times New Roman"/>
          <w:sz w:val="24"/>
          <w:szCs w:val="24"/>
        </w:rPr>
        <w:t xml:space="preserve">results </w:t>
      </w:r>
      <w:r w:rsidR="00F44808">
        <w:rPr>
          <w:rFonts w:ascii="Times New Roman" w:hAnsi="Times New Roman" w:cs="Times New Roman"/>
          <w:sz w:val="24"/>
          <w:szCs w:val="24"/>
        </w:rPr>
        <w:t>w</w:t>
      </w:r>
      <w:r>
        <w:rPr>
          <w:rFonts w:ascii="Times New Roman" w:hAnsi="Times New Roman" w:cs="Times New Roman"/>
          <w:sz w:val="24"/>
          <w:szCs w:val="24"/>
        </w:rPr>
        <w:t>ere pointed out</w:t>
      </w:r>
      <w:r w:rsidR="00F44808">
        <w:rPr>
          <w:rFonts w:ascii="Times New Roman" w:hAnsi="Times New Roman" w:cs="Times New Roman"/>
          <w:sz w:val="24"/>
          <w:szCs w:val="24"/>
        </w:rPr>
        <w:t xml:space="preserve"> </w:t>
      </w:r>
      <w:r>
        <w:rPr>
          <w:rFonts w:ascii="Times New Roman" w:hAnsi="Times New Roman" w:cs="Times New Roman"/>
          <w:sz w:val="24"/>
          <w:szCs w:val="24"/>
        </w:rPr>
        <w:t>being</w:t>
      </w:r>
      <w:r w:rsidR="00F44808">
        <w:rPr>
          <w:rFonts w:ascii="Times New Roman" w:hAnsi="Times New Roman" w:cs="Times New Roman"/>
          <w:sz w:val="24"/>
          <w:szCs w:val="24"/>
        </w:rPr>
        <w:t xml:space="preserve"> superior or similar</w:t>
      </w:r>
      <w:r>
        <w:rPr>
          <w:rFonts w:ascii="Times New Roman" w:hAnsi="Times New Roman" w:cs="Times New Roman"/>
          <w:sz w:val="24"/>
          <w:szCs w:val="24"/>
        </w:rPr>
        <w:t xml:space="preserve"> in making comparison with experimental results</w:t>
      </w:r>
      <w:r w:rsidR="00491C48">
        <w:rPr>
          <w:rFonts w:ascii="Times New Roman" w:hAnsi="Times New Roman" w:cs="Times New Roman"/>
          <w:sz w:val="24"/>
          <w:szCs w:val="24"/>
        </w:rPr>
        <w:t xml:space="preserve">. </w:t>
      </w:r>
      <w:r w:rsidR="00551ACC">
        <w:rPr>
          <w:rFonts w:ascii="Times New Roman" w:hAnsi="Times New Roman" w:cs="Times New Roman"/>
          <w:sz w:val="24"/>
          <w:szCs w:val="24"/>
        </w:rPr>
        <w:t>The authors</w:t>
      </w:r>
      <w:r>
        <w:rPr>
          <w:rFonts w:ascii="Times New Roman" w:hAnsi="Times New Roman" w:cs="Times New Roman"/>
          <w:sz w:val="24"/>
          <w:szCs w:val="24"/>
        </w:rPr>
        <w:t xml:space="preserve">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&lt;EndNote&gt;&lt;Cite&gt;&lt;Author&gt;Xie&lt;/Author&gt;&lt;Year&gt;2018&lt;/Year&gt;&lt;RecNum&gt;553&lt;/RecNum&gt;&lt;DisplayText&gt;[1]&lt;/DisplayText&gt;&lt;record&gt;&lt;rec-number&gt;553&lt;/rec-number&gt;&lt;foreign-keys&gt;&lt;key app="EN" db-id="ese55x5vtzp0x6e9s9tpzwagt5re2t5sfaz5" timestamp="1547061741"&gt;553&lt;/key&gt;&lt;key app="ENWeb" db-id=""&gt;0&lt;/key&gt;&lt;/foreign-keys&gt;&lt;ref-type name="Journal Article"&gt;17&lt;/ref-type&gt;&lt;contributors&gt;&lt;authors&gt;&lt;author&gt;Xie, T.&lt;/author&gt;&lt;author&gt;Grossman, J. C.&lt;/author&gt;&lt;/authors&gt;&lt;/contributors&gt;&lt;auth-address&gt;Department of Materials Science and Engineering, Massachusetts Institute of Technology, Cambridge, Massachusetts 02139, USA.&lt;/auth-address&gt;&lt;titles&gt;&lt;title&gt;Crystal Graph Convolutional Neural Networks for an Accurate and Interpretable Prediction of Material Properties&lt;/title&gt;&lt;secondary-title&gt;Phys Rev Lett&lt;/secondary-title&gt;&lt;/titles&gt;&lt;periodical&gt;&lt;full-title&gt;Phys Rev Lett&lt;/full-title&gt;&lt;/periodical&gt;&lt;pages&gt;145301&lt;/pages&gt;&lt;volume&gt;120&lt;/volume&gt;&lt;number&gt;14&lt;/number&gt;&lt;dates&gt;&lt;year&gt;2018&lt;/year&gt;&lt;pub-dates&gt;&lt;date&gt;Apr 6&lt;/date&gt;&lt;/pub-dates&gt;&lt;/dates&gt;&lt;isbn&gt;1079-7114 (Electronic)&amp;#xD;0031-9007 (Linking)&lt;/isbn&gt;&lt;accession-num&gt;29694125&lt;/accession-num&gt;&lt;urls&gt;&lt;related-urls&gt;&lt;url&gt;https://www.ncbi.nlm.nih.gov/pubmed/29694125&lt;/url&gt;&lt;/related-urls&gt;&lt;/urls&gt;&lt;electronic-resource-num&gt;10.1103/PhysRevLett.120.145301&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w:t>
      </w:r>
      <w:hyperlink w:anchor="_ENREF_1" w:tooltip="Xie, 2018 #553" w:history="1">
        <w:r w:rsidR="0058554F">
          <w:rPr>
            <w:rFonts w:ascii="Times New Roman" w:hAnsi="Times New Roman" w:cs="Times New Roman"/>
            <w:noProof/>
            <w:sz w:val="24"/>
            <w:szCs w:val="24"/>
          </w:rPr>
          <w:t>1</w:t>
        </w:r>
      </w:hyperlink>
      <w:r>
        <w:rPr>
          <w:rFonts w:ascii="Times New Roman" w:hAnsi="Times New Roman" w:cs="Times New Roman"/>
          <w:noProof/>
          <w:sz w:val="24"/>
          <w:szCs w:val="24"/>
        </w:rPr>
        <w:t>]</w:t>
      </w:r>
      <w:r>
        <w:rPr>
          <w:rFonts w:ascii="Times New Roman" w:hAnsi="Times New Roman" w:cs="Times New Roman"/>
          <w:sz w:val="24"/>
          <w:szCs w:val="24"/>
        </w:rPr>
        <w:fldChar w:fldCharType="end"/>
      </w:r>
      <w:r w:rsidR="00551ACC">
        <w:rPr>
          <w:rFonts w:ascii="Times New Roman" w:hAnsi="Times New Roman" w:cs="Times New Roman"/>
          <w:sz w:val="24"/>
          <w:szCs w:val="24"/>
        </w:rPr>
        <w:t xml:space="preserve"> </w:t>
      </w:r>
      <w:r w:rsidR="00D33F14">
        <w:rPr>
          <w:rFonts w:ascii="Times New Roman" w:hAnsi="Times New Roman" w:cs="Times New Roman"/>
          <w:sz w:val="24"/>
          <w:szCs w:val="24"/>
        </w:rPr>
        <w:t xml:space="preserve">just </w:t>
      </w:r>
      <w:r w:rsidR="00891B50">
        <w:rPr>
          <w:rFonts w:ascii="Times New Roman" w:hAnsi="Times New Roman" w:cs="Times New Roman"/>
          <w:sz w:val="24"/>
          <w:szCs w:val="24"/>
        </w:rPr>
        <w:t>brought</w:t>
      </w:r>
      <w:r w:rsidR="00F83359">
        <w:rPr>
          <w:rFonts w:ascii="Times New Roman" w:hAnsi="Times New Roman" w:cs="Times New Roman"/>
          <w:sz w:val="24"/>
          <w:szCs w:val="24"/>
        </w:rPr>
        <w:t xml:space="preserve"> </w:t>
      </w:r>
      <w:r w:rsidR="00551ACC">
        <w:rPr>
          <w:rFonts w:ascii="Times New Roman" w:hAnsi="Times New Roman" w:cs="Times New Roman"/>
          <w:sz w:val="24"/>
          <w:szCs w:val="24"/>
        </w:rPr>
        <w:t xml:space="preserve">a great contribution </w:t>
      </w:r>
      <w:r w:rsidR="00891B50">
        <w:rPr>
          <w:rFonts w:ascii="Times New Roman" w:hAnsi="Times New Roman" w:cs="Times New Roman"/>
          <w:sz w:val="24"/>
          <w:szCs w:val="24"/>
        </w:rPr>
        <w:t>into materials science by</w:t>
      </w:r>
      <w:r w:rsidR="00551ACC">
        <w:rPr>
          <w:rFonts w:ascii="Times New Roman" w:hAnsi="Times New Roman" w:cs="Times New Roman"/>
          <w:sz w:val="24"/>
          <w:szCs w:val="24"/>
        </w:rPr>
        <w:t xml:space="preserve"> implementing the concept of feedback neural network and deep learning to mine valuable knowledge </w:t>
      </w:r>
      <w:r w:rsidR="00891B50">
        <w:rPr>
          <w:rFonts w:ascii="Times New Roman" w:hAnsi="Times New Roman" w:cs="Times New Roman"/>
          <w:sz w:val="24"/>
          <w:szCs w:val="24"/>
        </w:rPr>
        <w:t xml:space="preserve">from a large dataset </w:t>
      </w:r>
      <w:r w:rsidR="00D0488B">
        <w:rPr>
          <w:rFonts w:ascii="Times New Roman" w:hAnsi="Times New Roman" w:cs="Times New Roman"/>
          <w:sz w:val="24"/>
          <w:szCs w:val="24"/>
        </w:rPr>
        <w:t xml:space="preserve">to </w:t>
      </w:r>
      <w:r w:rsidR="00891B50">
        <w:rPr>
          <w:rFonts w:ascii="Times New Roman" w:hAnsi="Times New Roman" w:cs="Times New Roman"/>
          <w:sz w:val="24"/>
          <w:szCs w:val="24"/>
        </w:rPr>
        <w:t xml:space="preserve">accelerate the </w:t>
      </w:r>
      <w:r w:rsidR="00D0488B">
        <w:rPr>
          <w:rFonts w:ascii="Times New Roman" w:hAnsi="Times New Roman" w:cs="Times New Roman"/>
          <w:sz w:val="24"/>
          <w:szCs w:val="24"/>
        </w:rPr>
        <w:t>design</w:t>
      </w:r>
      <w:r w:rsidR="00891B50">
        <w:rPr>
          <w:rFonts w:ascii="Times New Roman" w:hAnsi="Times New Roman" w:cs="Times New Roman"/>
          <w:sz w:val="24"/>
          <w:szCs w:val="24"/>
        </w:rPr>
        <w:t xml:space="preserve"> of</w:t>
      </w:r>
      <w:r w:rsidR="00D0488B">
        <w:rPr>
          <w:rFonts w:ascii="Times New Roman" w:hAnsi="Times New Roman" w:cs="Times New Roman"/>
          <w:sz w:val="24"/>
          <w:szCs w:val="24"/>
        </w:rPr>
        <w:t xml:space="preserve"> </w:t>
      </w:r>
      <w:r w:rsidR="00D0488B" w:rsidRPr="00D0488B">
        <w:rPr>
          <w:rFonts w:ascii="Times New Roman" w:hAnsi="Times New Roman" w:cs="Times New Roman"/>
          <w:sz w:val="24"/>
          <w:szCs w:val="24"/>
        </w:rPr>
        <w:t>crystalline materials</w:t>
      </w:r>
      <w:r w:rsidR="00551ACC">
        <w:rPr>
          <w:rFonts w:ascii="Times New Roman" w:hAnsi="Times New Roman" w:cs="Times New Roman"/>
          <w:sz w:val="24"/>
          <w:szCs w:val="24"/>
        </w:rPr>
        <w:t xml:space="preserve">. </w:t>
      </w:r>
      <w:r w:rsidR="009365CE" w:rsidRPr="00BC32F7">
        <w:rPr>
          <w:rFonts w:ascii="Times New Roman" w:hAnsi="Times New Roman" w:cs="Times New Roman"/>
          <w:color w:val="FF0000"/>
          <w:sz w:val="24"/>
          <w:szCs w:val="24"/>
          <w:rPrChange w:id="102" w:author="Thike" w:date="2019-06-18T16:39:00Z">
            <w:rPr>
              <w:rFonts w:ascii="Times New Roman" w:hAnsi="Times New Roman" w:cs="Times New Roman"/>
              <w:sz w:val="24"/>
              <w:szCs w:val="24"/>
            </w:rPr>
          </w:rPrChange>
        </w:rPr>
        <w:t xml:space="preserve">It can be found that the use of </w:t>
      </w:r>
      <w:r w:rsidR="00BE0D40" w:rsidRPr="00BC32F7">
        <w:rPr>
          <w:rFonts w:ascii="Times New Roman" w:hAnsi="Times New Roman" w:cs="Times New Roman"/>
          <w:b/>
          <w:bCs/>
          <w:color w:val="FF0000"/>
          <w:sz w:val="24"/>
          <w:szCs w:val="24"/>
          <w:rPrChange w:id="103" w:author="Thike" w:date="2019-06-18T16:39:00Z">
            <w:rPr>
              <w:rFonts w:ascii="Times New Roman" w:hAnsi="Times New Roman" w:cs="Times New Roman"/>
              <w:color w:val="FF0000"/>
              <w:sz w:val="24"/>
              <w:szCs w:val="24"/>
            </w:rPr>
          </w:rPrChange>
        </w:rPr>
        <w:t>dynamic</w:t>
      </w:r>
      <w:r w:rsidR="00BE0D40" w:rsidRPr="00BC32F7">
        <w:rPr>
          <w:rFonts w:ascii="Times New Roman" w:hAnsi="Times New Roman" w:cs="Times New Roman"/>
          <w:color w:val="FF0000"/>
          <w:sz w:val="24"/>
          <w:szCs w:val="24"/>
        </w:rPr>
        <w:t xml:space="preserve"> </w:t>
      </w:r>
      <w:r w:rsidR="00BE0D40" w:rsidRPr="00BC32F7">
        <w:rPr>
          <w:rFonts w:ascii="Times New Roman" w:hAnsi="Times New Roman" w:cs="Times New Roman"/>
          <w:color w:val="FF0000"/>
          <w:sz w:val="24"/>
          <w:szCs w:val="24"/>
          <w:rPrChange w:id="104" w:author="Thike" w:date="2019-06-18T16:39:00Z">
            <w:rPr>
              <w:rFonts w:ascii="Times New Roman" w:hAnsi="Times New Roman" w:cs="Times New Roman"/>
              <w:sz w:val="24"/>
              <w:szCs w:val="24"/>
            </w:rPr>
          </w:rPrChange>
        </w:rPr>
        <w:t>neural</w:t>
      </w:r>
      <w:r w:rsidR="009365CE" w:rsidRPr="00BC32F7">
        <w:rPr>
          <w:rFonts w:ascii="Times New Roman" w:hAnsi="Times New Roman" w:cs="Times New Roman"/>
          <w:color w:val="FF0000"/>
          <w:sz w:val="24"/>
          <w:szCs w:val="24"/>
          <w:rPrChange w:id="105" w:author="Thike" w:date="2019-06-18T16:39:00Z">
            <w:rPr>
              <w:rFonts w:ascii="Times New Roman" w:hAnsi="Times New Roman" w:cs="Times New Roman"/>
              <w:sz w:val="24"/>
              <w:szCs w:val="24"/>
            </w:rPr>
          </w:rPrChange>
        </w:rPr>
        <w:t xml:space="preserve"> network</w:t>
      </w:r>
      <w:r w:rsidR="00BE0D40" w:rsidRPr="00BC32F7">
        <w:rPr>
          <w:rFonts w:ascii="Times New Roman" w:hAnsi="Times New Roman" w:cs="Times New Roman"/>
          <w:color w:val="FF0000"/>
          <w:sz w:val="24"/>
          <w:szCs w:val="24"/>
          <w:rPrChange w:id="106" w:author="Thike" w:date="2019-06-18T16:39:00Z">
            <w:rPr>
              <w:rFonts w:ascii="Times New Roman" w:hAnsi="Times New Roman" w:cs="Times New Roman"/>
              <w:sz w:val="24"/>
              <w:szCs w:val="24"/>
            </w:rPr>
          </w:rPrChange>
        </w:rPr>
        <w:t>s</w:t>
      </w:r>
      <w:r w:rsidR="00551ACC" w:rsidRPr="00BC32F7">
        <w:rPr>
          <w:rFonts w:ascii="Times New Roman" w:hAnsi="Times New Roman" w:cs="Times New Roman"/>
          <w:color w:val="FF0000"/>
          <w:sz w:val="24"/>
          <w:szCs w:val="24"/>
          <w:rPrChange w:id="107" w:author="Thike" w:date="2019-06-18T16:39:00Z">
            <w:rPr>
              <w:rFonts w:ascii="Times New Roman" w:hAnsi="Times New Roman" w:cs="Times New Roman"/>
              <w:sz w:val="24"/>
              <w:szCs w:val="24"/>
            </w:rPr>
          </w:rPrChange>
        </w:rPr>
        <w:t xml:space="preserve"> </w:t>
      </w:r>
      <w:r w:rsidR="00BE0D40" w:rsidRPr="00BC32F7">
        <w:rPr>
          <w:rFonts w:ascii="Times New Roman" w:hAnsi="Times New Roman" w:cs="Times New Roman"/>
          <w:color w:val="FF0000"/>
          <w:sz w:val="24"/>
          <w:szCs w:val="24"/>
          <w:rPrChange w:id="108" w:author="Thike" w:date="2019-06-18T16:39:00Z">
            <w:rPr>
              <w:rFonts w:ascii="Times New Roman" w:hAnsi="Times New Roman" w:cs="Times New Roman"/>
              <w:sz w:val="24"/>
              <w:szCs w:val="24"/>
            </w:rPr>
          </w:rPrChange>
        </w:rPr>
        <w:t xml:space="preserve">in materials related problems could also gave satisfactory results as great as </w:t>
      </w:r>
      <w:r w:rsidR="00BE0D40" w:rsidRPr="00BC32F7">
        <w:rPr>
          <w:rFonts w:ascii="Times New Roman" w:hAnsi="Times New Roman" w:cs="Times New Roman"/>
          <w:b/>
          <w:bCs/>
          <w:color w:val="FF0000"/>
          <w:sz w:val="24"/>
          <w:szCs w:val="24"/>
          <w:rPrChange w:id="109" w:author="Thike" w:date="2019-06-18T16:39:00Z">
            <w:rPr>
              <w:rFonts w:ascii="Times New Roman" w:hAnsi="Times New Roman" w:cs="Times New Roman"/>
              <w:sz w:val="24"/>
              <w:szCs w:val="24"/>
            </w:rPr>
          </w:rPrChange>
        </w:rPr>
        <w:t>static</w:t>
      </w:r>
      <w:r w:rsidR="00BE0D40" w:rsidRPr="00BC32F7">
        <w:rPr>
          <w:rFonts w:ascii="Times New Roman" w:hAnsi="Times New Roman" w:cs="Times New Roman"/>
          <w:color w:val="FF0000"/>
          <w:sz w:val="24"/>
          <w:szCs w:val="24"/>
          <w:rPrChange w:id="110" w:author="Thike" w:date="2019-06-18T16:39:00Z">
            <w:rPr>
              <w:rFonts w:ascii="Times New Roman" w:hAnsi="Times New Roman" w:cs="Times New Roman"/>
              <w:sz w:val="24"/>
              <w:szCs w:val="24"/>
            </w:rPr>
          </w:rPrChange>
        </w:rPr>
        <w:t xml:space="preserve"> neural networks.</w:t>
      </w:r>
    </w:p>
    <w:bookmarkEnd w:id="101"/>
    <w:p w14:paraId="5747A8C7" w14:textId="77777777" w:rsidR="00B94A49" w:rsidRDefault="00B94A49" w:rsidP="00E0463D">
      <w:pPr>
        <w:pStyle w:val="3"/>
        <w:widowControl w:val="0"/>
        <w:spacing w:after="240"/>
      </w:pPr>
      <w:r>
        <w:t>ANN with Other Computing Paradigms</w:t>
      </w:r>
    </w:p>
    <w:p w14:paraId="48970DC3" w14:textId="05F023C1" w:rsidR="001911C1" w:rsidRDefault="00B94A49" w:rsidP="00537908">
      <w:pPr>
        <w:widowControl w:val="0"/>
        <w:tabs>
          <w:tab w:val="left" w:pos="8355"/>
        </w:tabs>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Integration of neural networks with other computing paradigms</w:t>
      </w:r>
      <w:r w:rsidR="009F143D">
        <w:rPr>
          <w:rFonts w:ascii="Times New Roman" w:hAnsi="Times New Roman" w:cs="Times New Roman"/>
          <w:sz w:val="24"/>
          <w:szCs w:val="24"/>
        </w:rPr>
        <w:t xml:space="preserve">, such as Bayesian framework, fuzzy logic, sensitivity analysis and genetic algorithm, </w:t>
      </w:r>
      <w:r>
        <w:rPr>
          <w:rFonts w:ascii="Times New Roman" w:hAnsi="Times New Roman" w:cs="Times New Roman"/>
          <w:sz w:val="24"/>
          <w:szCs w:val="24"/>
        </w:rPr>
        <w:t xml:space="preserve">can also enhance the performance of ANN. </w:t>
      </w:r>
      <w:r>
        <w:rPr>
          <w:rFonts w:ascii="Times New Roman" w:hAnsi="Times New Roman" w:cs="Times New Roman"/>
          <w:noProof/>
          <w:sz w:val="24"/>
          <w:szCs w:val="24"/>
        </w:rPr>
        <w:t>Cai, Cottis et al</w:t>
      </w:r>
      <w:r>
        <w:rPr>
          <w:rFonts w:ascii="Times New Roman" w:hAnsi="Times New Roman" w:cs="Times New Roman"/>
          <w:sz w:val="24"/>
          <w:szCs w:val="24"/>
        </w:rPr>
        <w:t>.</w:t>
      </w:r>
      <w:r w:rsidR="001911C1" w:rsidRPr="001911C1">
        <w:t xml:space="preserve"> </w:t>
      </w:r>
      <w:r w:rsidR="001911C1" w:rsidRPr="001911C1">
        <w:rPr>
          <w:rFonts w:ascii="Times New Roman" w:hAnsi="Times New Roman" w:cs="Times New Roman"/>
          <w:sz w:val="24"/>
          <w:szCs w:val="24"/>
        </w:rPr>
        <w:t xml:space="preserve">(1999)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&lt;EndNote&gt;&lt;Cite&gt;&lt;Author&gt;Cai&lt;/Author&gt;&lt;Year&gt;1999&lt;/Year&gt;&lt;RecNum&gt;491&lt;/RecNum&gt;&lt;DisplayText&gt;[41]&lt;/DisplayText&gt;&lt;record&gt;&lt;rec-number&gt;491&lt;/rec-number&gt;&lt;foreign-keys&gt;&lt;key app="EN" db-id="ese55x5vtzp0x6e9s9tpzwagt5re2t5sfaz5" timestamp="1546095253"&gt;491&lt;/key&gt;&lt;/foreign-keys&gt;&lt;ref-type name="Journal Article"&gt;17&lt;/ref-type&gt;&lt;contributors&gt;&lt;authors&gt;&lt;author&gt;Cai, Jianping&lt;/author&gt;&lt;author&gt;Cottis, R. A.&lt;/author&gt;&lt;author&gt;Lyon, S. B.&lt;/author&gt;&lt;/authors&gt;&lt;/contributors&gt;&lt;titles&gt;&lt;title&gt;Phenomenological modelling of atmospheric corrosion using an artificial neural network&lt;/title&gt;&lt;secondary-title&gt;Corrosion Science&lt;/secondary-title&gt;&lt;/titles&gt;&lt;periodical&gt;&lt;full-title&gt;Corrosion Science&lt;/full-title&gt;&lt;/periodical&gt;&lt;pages&gt;2001-2030&lt;/pages&gt;&lt;volume&gt;41&lt;/volume&gt;&lt;number&gt;10&lt;/number&gt;&lt;dates&gt;&lt;year&gt;1999&lt;/year&gt;&lt;pub-dates&gt;&lt;date&gt;1999/10&lt;/date&gt;&lt;/pub-dates&gt;&lt;/dates&gt;&lt;publisher&gt;Elsevier BV&lt;/publisher&gt;&lt;isbn&gt;0010-938X&lt;/isbn&gt;&lt;urls&gt;&lt;related-urls&gt;&lt;url&gt;http://dx.doi.org/10.1016/s0010-938x(99)00024-4&lt;/url&gt;&lt;/related-urls&gt;&lt;/urls&gt;&lt;electronic-resource-num&gt;10.1016/s0010-938x(99)00024-4&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w:t>
      </w:r>
      <w:hyperlink w:anchor="_ENREF_41" w:tooltip="Cai, 1999 #491" w:history="1">
        <w:r w:rsidR="0058554F">
          <w:rPr>
            <w:rFonts w:ascii="Times New Roman" w:hAnsi="Times New Roman" w:cs="Times New Roman"/>
            <w:noProof/>
            <w:sz w:val="24"/>
            <w:szCs w:val="24"/>
          </w:rPr>
          <w:t>41</w:t>
        </w:r>
      </w:hyperlink>
      <w:r>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used multilayer perceptron ANN analysis</w:t>
      </w:r>
      <w:r w:rsidR="009F143D">
        <w:rPr>
          <w:rFonts w:ascii="Times New Roman" w:hAnsi="Times New Roman" w:cs="Times New Roman"/>
          <w:sz w:val="24"/>
          <w:szCs w:val="24"/>
        </w:rPr>
        <w:t xml:space="preserve"> integrated with sensitivity analysis</w:t>
      </w:r>
      <w:r>
        <w:rPr>
          <w:rFonts w:ascii="Times New Roman" w:hAnsi="Times New Roman" w:cs="Times New Roman"/>
          <w:sz w:val="24"/>
          <w:szCs w:val="24"/>
        </w:rPr>
        <w:t xml:space="preserve"> to analyze phenomenon of atmospheric corrosion behavior of steel and zinc. This work investigated a system with environmental variables including </w:t>
      </w:r>
      <w:r w:rsidRPr="00514311">
        <w:rPr>
          <w:rFonts w:ascii="Times New Roman" w:hAnsi="Times New Roman" w:cs="Times New Roman"/>
          <w:color w:val="FF0000"/>
          <w:sz w:val="24"/>
          <w:szCs w:val="24"/>
        </w:rPr>
        <w:t>temperature</w:t>
      </w:r>
      <w:r w:rsidR="00D37A7F" w:rsidRPr="00514311">
        <w:rPr>
          <w:rFonts w:ascii="Times New Roman" w:hAnsi="Times New Roman" w:cs="Times New Roman"/>
          <w:color w:val="FF0000"/>
          <w:sz w:val="24"/>
          <w:szCs w:val="24"/>
        </w:rPr>
        <w:t xml:space="preserve"> (T)</w:t>
      </w:r>
      <w:r w:rsidRPr="00514311">
        <w:rPr>
          <w:rFonts w:ascii="Times New Roman" w:hAnsi="Times New Roman" w:cs="Times New Roman"/>
          <w:color w:val="FF0000"/>
          <w:sz w:val="24"/>
          <w:szCs w:val="24"/>
        </w:rPr>
        <w:t>, time of wetness</w:t>
      </w:r>
      <w:r w:rsidR="00D37A7F" w:rsidRPr="00514311">
        <w:rPr>
          <w:rFonts w:ascii="Times New Roman" w:hAnsi="Times New Roman" w:cs="Times New Roman"/>
          <w:color w:val="FF0000"/>
          <w:sz w:val="24"/>
          <w:szCs w:val="24"/>
        </w:rPr>
        <w:t xml:space="preserve"> (TOW)</w:t>
      </w:r>
      <w:r w:rsidRPr="00514311">
        <w:rPr>
          <w:rFonts w:ascii="Times New Roman" w:hAnsi="Times New Roman" w:cs="Times New Roman"/>
          <w:color w:val="FF0000"/>
          <w:sz w:val="24"/>
          <w:szCs w:val="24"/>
        </w:rPr>
        <w:t xml:space="preserve">, exposure time and concentrations of </w:t>
      </w:r>
      <w:r w:rsidR="00EC66AB" w:rsidRPr="00514311">
        <w:rPr>
          <w:rFonts w:ascii="Times New Roman" w:hAnsi="Times New Roman" w:cs="Times New Roman"/>
          <w:color w:val="FF0000"/>
          <w:sz w:val="24"/>
          <w:szCs w:val="24"/>
        </w:rPr>
        <w:t>Sulphur</w:t>
      </w:r>
      <w:r w:rsidRPr="00514311">
        <w:rPr>
          <w:rFonts w:ascii="Times New Roman" w:hAnsi="Times New Roman" w:cs="Times New Roman"/>
          <w:color w:val="FF0000"/>
          <w:sz w:val="24"/>
          <w:szCs w:val="24"/>
        </w:rPr>
        <w:t xml:space="preserve"> dioxide</w:t>
      </w:r>
      <w:r w:rsidR="00D37A7F" w:rsidRPr="00514311">
        <w:rPr>
          <w:rFonts w:ascii="Times New Roman" w:hAnsi="Times New Roman" w:cs="Times New Roman"/>
          <w:color w:val="FF0000"/>
          <w:sz w:val="24"/>
          <w:szCs w:val="24"/>
        </w:rPr>
        <w:t xml:space="preserve"> (SO</w:t>
      </w:r>
      <w:r w:rsidR="00D37A7F" w:rsidRPr="00514311">
        <w:rPr>
          <w:rFonts w:ascii="Times New Roman" w:hAnsi="Times New Roman" w:cs="Times New Roman"/>
          <w:color w:val="FF0000"/>
          <w:sz w:val="24"/>
          <w:szCs w:val="24"/>
          <w:vertAlign w:val="subscript"/>
        </w:rPr>
        <w:t>2</w:t>
      </w:r>
      <w:r w:rsidR="00D37A7F" w:rsidRPr="00514311">
        <w:rPr>
          <w:rFonts w:ascii="Times New Roman" w:hAnsi="Times New Roman" w:cs="Times New Roman"/>
          <w:color w:val="FF0000"/>
          <w:sz w:val="24"/>
          <w:szCs w:val="24"/>
        </w:rPr>
        <w:t>)</w:t>
      </w:r>
      <w:r w:rsidRPr="00514311">
        <w:rPr>
          <w:rFonts w:ascii="Times New Roman" w:hAnsi="Times New Roman" w:cs="Times New Roman"/>
          <w:color w:val="FF0000"/>
          <w:sz w:val="24"/>
          <w:szCs w:val="24"/>
        </w:rPr>
        <w:t xml:space="preserve"> and chloride</w:t>
      </w:r>
      <w:r w:rsidR="00D37A7F" w:rsidRPr="00514311">
        <w:rPr>
          <w:rFonts w:ascii="Times New Roman" w:hAnsi="Times New Roman" w:cs="Times New Roman"/>
          <w:color w:val="FF0000"/>
          <w:sz w:val="24"/>
          <w:szCs w:val="24"/>
        </w:rPr>
        <w:t xml:space="preserve"> (Cl</w:t>
      </w:r>
      <w:r w:rsidR="00782C35" w:rsidRPr="00514311">
        <w:rPr>
          <w:rFonts w:ascii="Times New Roman" w:hAnsi="Times New Roman" w:cs="Times New Roman"/>
          <w:color w:val="FF0000"/>
          <w:sz w:val="24"/>
          <w:szCs w:val="24"/>
          <w:vertAlign w:val="superscript"/>
        </w:rPr>
        <w:t>-</w:t>
      </w:r>
      <w:r w:rsidR="00782C35" w:rsidRPr="00514311">
        <w:rPr>
          <w:rFonts w:ascii="Times New Roman" w:hAnsi="Times New Roman" w:cs="Times New Roman"/>
          <w:color w:val="FF0000"/>
          <w:sz w:val="24"/>
          <w:szCs w:val="24"/>
        </w:rPr>
        <w:t>)</w:t>
      </w:r>
      <w:r w:rsidR="00D37A7F" w:rsidRPr="00514311">
        <w:rPr>
          <w:rFonts w:ascii="Times New Roman" w:hAnsi="Times New Roman" w:cs="Times New Roman"/>
          <w:color w:val="FF0000"/>
          <w:sz w:val="24"/>
          <w:szCs w:val="24"/>
        </w:rPr>
        <w:t xml:space="preserve">, </w:t>
      </w:r>
      <w:r w:rsidR="00D37A7F">
        <w:rPr>
          <w:rFonts w:ascii="Times New Roman" w:hAnsi="Times New Roman" w:cs="Times New Roman"/>
          <w:sz w:val="24"/>
          <w:szCs w:val="24"/>
        </w:rPr>
        <w:t xml:space="preserve">and found out the complex </w:t>
      </w:r>
      <w:r w:rsidR="003C4DDF">
        <w:rPr>
          <w:rFonts w:ascii="Times New Roman" w:hAnsi="Times New Roman" w:cs="Times New Roman"/>
          <w:sz w:val="24"/>
          <w:szCs w:val="24"/>
        </w:rPr>
        <w:t>interactions</w:t>
      </w:r>
      <w:r w:rsidR="00D37A7F">
        <w:rPr>
          <w:rFonts w:ascii="Times New Roman" w:hAnsi="Times New Roman" w:cs="Times New Roman"/>
          <w:sz w:val="24"/>
          <w:szCs w:val="24"/>
        </w:rPr>
        <w:t xml:space="preserve"> between those variables and atmospheric corrosion</w:t>
      </w:r>
      <w:r>
        <w:rPr>
          <w:rFonts w:ascii="Times New Roman" w:hAnsi="Times New Roman" w:cs="Times New Roman"/>
          <w:sz w:val="24"/>
          <w:szCs w:val="24"/>
        </w:rPr>
        <w:t xml:space="preserve">. The database </w:t>
      </w:r>
      <w:r w:rsidR="000A4146">
        <w:rPr>
          <w:rFonts w:ascii="Times New Roman" w:hAnsi="Times New Roman" w:cs="Times New Roman"/>
          <w:sz w:val="24"/>
          <w:szCs w:val="24"/>
        </w:rPr>
        <w:t xml:space="preserve">was big enough to be </w:t>
      </w:r>
      <w:r>
        <w:rPr>
          <w:rFonts w:ascii="Times New Roman" w:hAnsi="Times New Roman" w:cs="Times New Roman"/>
          <w:sz w:val="24"/>
          <w:szCs w:val="24"/>
        </w:rPr>
        <w:t>used for this work</w:t>
      </w:r>
      <w:r w:rsidR="000A4146">
        <w:rPr>
          <w:rFonts w:ascii="Times New Roman" w:hAnsi="Times New Roman" w:cs="Times New Roman"/>
          <w:sz w:val="24"/>
          <w:szCs w:val="24"/>
        </w:rPr>
        <w:t xml:space="preserve">, </w:t>
      </w:r>
      <w:r>
        <w:rPr>
          <w:rFonts w:ascii="Times New Roman" w:hAnsi="Times New Roman" w:cs="Times New Roman"/>
          <w:sz w:val="24"/>
          <w:szCs w:val="24"/>
        </w:rPr>
        <w:t>includ</w:t>
      </w:r>
      <w:r w:rsidR="000A4146">
        <w:rPr>
          <w:rFonts w:ascii="Times New Roman" w:hAnsi="Times New Roman" w:cs="Times New Roman"/>
          <w:sz w:val="24"/>
          <w:szCs w:val="24"/>
        </w:rPr>
        <w:t>ing</w:t>
      </w:r>
      <w:r>
        <w:rPr>
          <w:rFonts w:ascii="Times New Roman" w:hAnsi="Times New Roman" w:cs="Times New Roman"/>
          <w:sz w:val="24"/>
          <w:szCs w:val="24"/>
        </w:rPr>
        <w:t xml:space="preserve"> information from corrosion tests, climatological tables and rainfall data from thirty-three countries around the world. </w:t>
      </w:r>
      <w:r w:rsidR="00B676E9">
        <w:rPr>
          <w:rFonts w:ascii="Times New Roman" w:hAnsi="Times New Roman" w:cs="Times New Roman"/>
          <w:sz w:val="24"/>
          <w:szCs w:val="24"/>
        </w:rPr>
        <w:t>But</w:t>
      </w:r>
      <w:r w:rsidR="00D37A7F">
        <w:rPr>
          <w:rFonts w:ascii="Times New Roman" w:hAnsi="Times New Roman" w:cs="Times New Roman"/>
          <w:sz w:val="24"/>
          <w:szCs w:val="24"/>
        </w:rPr>
        <w:t xml:space="preserve"> those data were measured by different methods in different sources so that</w:t>
      </w:r>
      <w:r w:rsidR="00B676E9">
        <w:rPr>
          <w:rFonts w:ascii="Times New Roman" w:hAnsi="Times New Roman" w:cs="Times New Roman"/>
          <w:sz w:val="24"/>
          <w:szCs w:val="24"/>
        </w:rPr>
        <w:t xml:space="preserve"> corrosion data might have inherently scattered. </w:t>
      </w:r>
      <w:r w:rsidR="00D37A7F">
        <w:rPr>
          <w:rFonts w:ascii="Times New Roman" w:hAnsi="Times New Roman" w:cs="Times New Roman"/>
          <w:sz w:val="24"/>
          <w:szCs w:val="24"/>
        </w:rPr>
        <w:t xml:space="preserve"> According to sensitivity analysis, almost linear relationship between TOW, SO</w:t>
      </w:r>
      <w:r w:rsidR="00D37A7F" w:rsidRPr="00D37A7F">
        <w:rPr>
          <w:rFonts w:ascii="Times New Roman" w:hAnsi="Times New Roman" w:cs="Times New Roman"/>
          <w:sz w:val="24"/>
          <w:szCs w:val="24"/>
          <w:vertAlign w:val="subscript"/>
        </w:rPr>
        <w:t>2</w:t>
      </w:r>
      <w:r w:rsidR="00D37A7F">
        <w:rPr>
          <w:rFonts w:ascii="Times New Roman" w:hAnsi="Times New Roman" w:cs="Times New Roman"/>
          <w:sz w:val="24"/>
          <w:szCs w:val="24"/>
        </w:rPr>
        <w:t xml:space="preserve"> </w:t>
      </w:r>
      <w:r w:rsidR="00B676E9">
        <w:rPr>
          <w:rFonts w:ascii="Times New Roman" w:hAnsi="Times New Roman" w:cs="Times New Roman"/>
          <w:sz w:val="24"/>
          <w:szCs w:val="24"/>
        </w:rPr>
        <w:t xml:space="preserve">(the most </w:t>
      </w:r>
      <w:r w:rsidR="00B676E9">
        <w:rPr>
          <w:rFonts w:ascii="Times New Roman" w:hAnsi="Times New Roman" w:cs="Times New Roman"/>
          <w:sz w:val="24"/>
          <w:szCs w:val="24"/>
        </w:rPr>
        <w:lastRenderedPageBreak/>
        <w:t xml:space="preserve">affecting input variables on atmospheric corrosion in industrial environment) </w:t>
      </w:r>
      <w:r w:rsidR="00D37A7F">
        <w:rPr>
          <w:rFonts w:ascii="Times New Roman" w:hAnsi="Times New Roman" w:cs="Times New Roman"/>
          <w:sz w:val="24"/>
          <w:szCs w:val="24"/>
        </w:rPr>
        <w:t>and atmospheric corrosion of steel and zinc were founded</w:t>
      </w:r>
      <w:r w:rsidR="00B676E9">
        <w:rPr>
          <w:rFonts w:ascii="Times New Roman" w:hAnsi="Times New Roman" w:cs="Times New Roman"/>
          <w:sz w:val="24"/>
          <w:szCs w:val="24"/>
        </w:rPr>
        <w:t xml:space="preserve"> at a specified condition. </w:t>
      </w:r>
      <w:r>
        <w:rPr>
          <w:rFonts w:ascii="Times New Roman" w:hAnsi="Times New Roman" w:cs="Times New Roman"/>
          <w:sz w:val="24"/>
          <w:szCs w:val="24"/>
        </w:rPr>
        <w:t xml:space="preserve">The network structure (5-8-1) </w:t>
      </w:r>
      <w:r w:rsidRPr="00514311">
        <w:rPr>
          <w:rFonts w:ascii="Times New Roman" w:hAnsi="Times New Roman" w:cs="Times New Roman"/>
          <w:color w:val="FF0000"/>
          <w:sz w:val="24"/>
          <w:szCs w:val="24"/>
        </w:rPr>
        <w:t xml:space="preserve">with one hidden layer </w:t>
      </w:r>
      <w:r>
        <w:rPr>
          <w:rFonts w:ascii="Times New Roman" w:hAnsi="Times New Roman" w:cs="Times New Roman"/>
          <w:sz w:val="24"/>
          <w:szCs w:val="24"/>
        </w:rPr>
        <w:t xml:space="preserve">and sigmoid </w:t>
      </w:r>
      <w:r w:rsidRPr="00514311">
        <w:rPr>
          <w:rFonts w:ascii="Times New Roman" w:hAnsi="Times New Roman" w:cs="Times New Roman"/>
          <w:color w:val="FF0000"/>
          <w:sz w:val="24"/>
          <w:szCs w:val="24"/>
        </w:rPr>
        <w:t xml:space="preserve">transfer </w:t>
      </w:r>
      <w:r>
        <w:rPr>
          <w:rFonts w:ascii="Times New Roman" w:hAnsi="Times New Roman" w:cs="Times New Roman"/>
          <w:sz w:val="24"/>
          <w:szCs w:val="24"/>
        </w:rPr>
        <w:t>function showed that the ANN results accounted for approximate</w:t>
      </w:r>
      <w:r w:rsidRPr="00514311">
        <w:rPr>
          <w:rFonts w:ascii="Times New Roman" w:hAnsi="Times New Roman" w:cs="Times New Roman"/>
          <w:color w:val="FF0000"/>
          <w:sz w:val="24"/>
          <w:szCs w:val="24"/>
        </w:rPr>
        <w:t>ly</w:t>
      </w:r>
      <w:r>
        <w:rPr>
          <w:rFonts w:ascii="Times New Roman" w:hAnsi="Times New Roman" w:cs="Times New Roman"/>
          <w:sz w:val="24"/>
          <w:szCs w:val="24"/>
        </w:rPr>
        <w:t xml:space="preserve"> 70% of the variance seen in the real data sets. </w:t>
      </w:r>
      <w:r w:rsidR="00782C35">
        <w:rPr>
          <w:rFonts w:ascii="Times New Roman" w:hAnsi="Times New Roman" w:cs="Times New Roman"/>
          <w:sz w:val="24"/>
          <w:szCs w:val="24"/>
        </w:rPr>
        <w:t xml:space="preserve">Although this work did not consider about other possibly more important parameters on atmospheric corrosion (such as effect of microclimate) for prediction model, </w:t>
      </w:r>
      <w:r w:rsidR="001603AE">
        <w:rPr>
          <w:rFonts w:ascii="Times New Roman" w:hAnsi="Times New Roman" w:cs="Times New Roman"/>
          <w:sz w:val="24"/>
          <w:szCs w:val="24"/>
        </w:rPr>
        <w:t xml:space="preserve">it can be seen that </w:t>
      </w:r>
      <w:r w:rsidR="00782C35">
        <w:rPr>
          <w:rFonts w:ascii="Times New Roman" w:hAnsi="Times New Roman" w:cs="Times New Roman"/>
          <w:sz w:val="24"/>
          <w:szCs w:val="24"/>
        </w:rPr>
        <w:t xml:space="preserve">ANN could still </w:t>
      </w:r>
      <w:r w:rsidR="009F143D">
        <w:rPr>
          <w:rFonts w:ascii="Times New Roman" w:hAnsi="Times New Roman" w:cs="Times New Roman"/>
          <w:sz w:val="24"/>
          <w:szCs w:val="24"/>
        </w:rPr>
        <w:t>give</w:t>
      </w:r>
      <w:r w:rsidR="00782C35">
        <w:rPr>
          <w:rFonts w:ascii="Times New Roman" w:hAnsi="Times New Roman" w:cs="Times New Roman"/>
          <w:sz w:val="24"/>
          <w:szCs w:val="24"/>
        </w:rPr>
        <w:t xml:space="preserve"> </w:t>
      </w:r>
      <w:r w:rsidR="009D0963">
        <w:rPr>
          <w:rFonts w:ascii="Times New Roman" w:hAnsi="Times New Roman" w:cs="Times New Roman"/>
          <w:sz w:val="24"/>
          <w:szCs w:val="24"/>
        </w:rPr>
        <w:t xml:space="preserve">more </w:t>
      </w:r>
      <w:r w:rsidR="00782C35">
        <w:rPr>
          <w:rFonts w:ascii="Times New Roman" w:hAnsi="Times New Roman" w:cs="Times New Roman"/>
          <w:sz w:val="24"/>
          <w:szCs w:val="24"/>
        </w:rPr>
        <w:t>satisfactory results by its fault-tolerance ability</w:t>
      </w:r>
      <w:r w:rsidR="009D0963">
        <w:rPr>
          <w:rFonts w:ascii="Times New Roman" w:hAnsi="Times New Roman" w:cs="Times New Roman"/>
          <w:sz w:val="24"/>
          <w:szCs w:val="24"/>
        </w:rPr>
        <w:t xml:space="preserve"> than previous linear regression analysis</w:t>
      </w:r>
      <w:r w:rsidR="00782C35">
        <w:rPr>
          <w:rFonts w:ascii="Times New Roman" w:hAnsi="Times New Roman" w:cs="Times New Roman"/>
          <w:sz w:val="24"/>
          <w:szCs w:val="24"/>
        </w:rPr>
        <w:t>.</w:t>
      </w:r>
    </w:p>
    <w:p w14:paraId="7322AEA9" w14:textId="2D5BC9E1" w:rsidR="00B94A49" w:rsidRDefault="001D1F31" w:rsidP="00E0463D">
      <w:pPr>
        <w:widowControl w:val="0"/>
        <w:tabs>
          <w:tab w:val="left" w:pos="8355"/>
        </w:tabs>
        <w:spacing w:before="240" w:line="360" w:lineRule="auto"/>
        <w:jc w:val="both"/>
        <w:rPr>
          <w:rFonts w:ascii="Times New Roman" w:hAnsi="Times New Roman" w:cs="Times New Roman"/>
          <w:sz w:val="24"/>
          <w:szCs w:val="24"/>
        </w:rPr>
      </w:pPr>
      <w:r w:rsidRPr="001D1F31">
        <w:rPr>
          <w:rFonts w:ascii="Times New Roman" w:hAnsi="Times New Roman" w:cs="Times New Roman"/>
          <w:noProof/>
          <w:sz w:val="24"/>
          <w:szCs w:val="24"/>
        </w:rPr>
        <w:t xml:space="preserve">To find out the solution to the challenge to predict the time to failure of 304 stainless steel as a result of </w:t>
      </w:r>
      <w:r w:rsidRPr="00514311">
        <w:rPr>
          <w:rFonts w:ascii="Times New Roman" w:hAnsi="Times New Roman" w:cs="Times New Roman"/>
          <w:noProof/>
          <w:color w:val="FF0000"/>
          <w:sz w:val="24"/>
          <w:szCs w:val="24"/>
        </w:rPr>
        <w:t>SCC</w:t>
      </w:r>
      <w:r w:rsidRPr="001D1F31">
        <w:rPr>
          <w:rFonts w:ascii="Times New Roman" w:hAnsi="Times New Roman" w:cs="Times New Roman"/>
          <w:noProof/>
          <w:sz w:val="24"/>
          <w:szCs w:val="24"/>
        </w:rPr>
        <w:t xml:space="preserve"> </w:t>
      </w:r>
      <w:r w:rsidR="00514311" w:rsidRPr="00205DC2">
        <w:rPr>
          <w:rFonts w:ascii="Times New Roman" w:hAnsi="Times New Roman" w:cs="Times New Roman"/>
          <w:sz w:val="24"/>
          <w:szCs w:val="24"/>
        </w:rPr>
        <w:t xml:space="preserve">(stress corrosion cracking) </w:t>
      </w:r>
      <w:r w:rsidRPr="001D1F31">
        <w:rPr>
          <w:rFonts w:ascii="Times New Roman" w:hAnsi="Times New Roman" w:cs="Times New Roman"/>
          <w:noProof/>
          <w:sz w:val="24"/>
          <w:szCs w:val="24"/>
        </w:rPr>
        <w:t>in aqueous chloride solution</w:t>
      </w:r>
      <w:r>
        <w:rPr>
          <w:rFonts w:ascii="Times New Roman" w:hAnsi="Times New Roman" w:cs="Times New Roman"/>
          <w:noProof/>
          <w:sz w:val="24"/>
          <w:szCs w:val="24"/>
        </w:rPr>
        <w:t xml:space="preserve">, </w:t>
      </w:r>
      <w:r w:rsidR="00B94A49" w:rsidRPr="00E21E71">
        <w:rPr>
          <w:rFonts w:ascii="Times New Roman" w:hAnsi="Times New Roman" w:cs="Times New Roman"/>
          <w:noProof/>
          <w:color w:val="FF0000"/>
          <w:sz w:val="24"/>
          <w:szCs w:val="24"/>
        </w:rPr>
        <w:t>Lajevardi, Shahrabi et al</w:t>
      </w:r>
      <w:r w:rsidR="00B94A49">
        <w:rPr>
          <w:rFonts w:ascii="Times New Roman" w:hAnsi="Times New Roman" w:cs="Times New Roman"/>
          <w:noProof/>
          <w:sz w:val="24"/>
          <w:szCs w:val="24"/>
        </w:rPr>
        <w:t>.</w:t>
      </w:r>
      <w:r w:rsidR="00B94A49">
        <w:rPr>
          <w:rFonts w:ascii="Times New Roman" w:hAnsi="Times New Roman" w:cs="Times New Roman"/>
          <w:sz w:val="24"/>
          <w:szCs w:val="24"/>
        </w:rPr>
        <w:t xml:space="preserve"> </w:t>
      </w:r>
      <w:r w:rsidR="001911C1">
        <w:rPr>
          <w:rFonts w:ascii="Times New Roman" w:hAnsi="Times New Roman" w:cs="Times New Roman"/>
          <w:sz w:val="24"/>
          <w:szCs w:val="24"/>
        </w:rPr>
        <w:t xml:space="preserve">(2009) </w:t>
      </w:r>
      <w:r w:rsidR="00B94A49">
        <w:rPr>
          <w:rFonts w:ascii="Times New Roman" w:hAnsi="Times New Roman" w:cs="Times New Roman"/>
          <w:sz w:val="24"/>
          <w:szCs w:val="24"/>
        </w:rPr>
        <w:fldChar w:fldCharType="begin"/>
      </w:r>
      <w:r w:rsidR="00B94A49">
        <w:rPr>
          <w:rFonts w:ascii="Times New Roman" w:hAnsi="Times New Roman" w:cs="Times New Roman"/>
          <w:sz w:val="24"/>
          <w:szCs w:val="24"/>
        </w:rPr>
        <w:instrText xml:space="preserve"> ADDIN EN.CITE &lt;EndNote&gt;&lt;Cite&gt;&lt;Author&gt;Lajevardi&lt;/Author&gt;&lt;Year&gt;2009&lt;/Year&gt;&lt;RecNum&gt;452&lt;/RecNum&gt;&lt;DisplayText&gt;[25]&lt;/DisplayText&gt;&lt;record&gt;&lt;rec-number&gt;452&lt;/rec-number&gt;&lt;foreign-keys&gt;&lt;key app="EN" db-id="ese55x5vtzp0x6e9s9tpzwagt5re2t5sfaz5" timestamp="1545948787"&gt;452&lt;/key&gt;&lt;key app="ENWeb" db-id=""&gt;0&lt;/key&gt;&lt;/foreign-keys&gt;&lt;ref-type name="Journal Article"&gt;17&lt;/ref-type&gt;&lt;contributors&gt;&lt;authors&gt;&lt;author&gt;Lajevardi, S. A.&lt;/author&gt;&lt;author&gt;Shahrabi, T.&lt;/author&gt;&lt;author&gt;Baigi, V.&lt;/author&gt;&lt;author&gt;Shafiei M, A.&lt;/author&gt;&lt;/authors&gt;&lt;/contributors&gt;&lt;titles&gt;&lt;title&gt;Prediction of time to failure in stress corrosion cracking of 304 stainless steel in aqueous chloride solution by artificial neural network&lt;/title&gt;&lt;secondary-title&gt;Protection of Metals and Physical Chemistry of Surfaces&lt;/secondary-title&gt;&lt;/titles&gt;&lt;periodical&gt;&lt;full-title&gt;Protection of Metals and Physical Chemistry of Surfaces&lt;/full-title&gt;&lt;/periodical&gt;&lt;pages&gt;610-615&lt;/pages&gt;&lt;volume&gt;45&lt;/volume&gt;&lt;number&gt;5&lt;/number&gt;&lt;dates&gt;&lt;year&gt;2009&lt;/year&gt;&lt;/dates&gt;&lt;isbn&gt;2070-2051&amp;#xD;2070-206X&lt;/isbn&gt;&lt;urls&gt;&lt;/urls&gt;&lt;electronic-resource-num&gt;10.1134/s2070205109050207&lt;/electronic-resource-num&gt;&lt;/record&gt;&lt;/Cite&gt;&lt;/EndNote&gt;</w:instrText>
      </w:r>
      <w:r w:rsidR="00B94A49">
        <w:rPr>
          <w:rFonts w:ascii="Times New Roman" w:hAnsi="Times New Roman" w:cs="Times New Roman"/>
          <w:sz w:val="24"/>
          <w:szCs w:val="24"/>
        </w:rPr>
        <w:fldChar w:fldCharType="separate"/>
      </w:r>
      <w:r w:rsidR="00B94A49">
        <w:rPr>
          <w:rFonts w:ascii="Times New Roman" w:hAnsi="Times New Roman" w:cs="Times New Roman"/>
          <w:noProof/>
          <w:sz w:val="24"/>
          <w:szCs w:val="24"/>
        </w:rPr>
        <w:t>[</w:t>
      </w:r>
      <w:hyperlink w:anchor="_ENREF_25" w:tooltip="Lajevardi, 2009 #452" w:history="1">
        <w:r w:rsidR="0058554F">
          <w:rPr>
            <w:rFonts w:ascii="Times New Roman" w:hAnsi="Times New Roman" w:cs="Times New Roman"/>
            <w:noProof/>
            <w:sz w:val="24"/>
            <w:szCs w:val="24"/>
          </w:rPr>
          <w:t>25</w:t>
        </w:r>
      </w:hyperlink>
      <w:r w:rsidR="00B94A49">
        <w:rPr>
          <w:rFonts w:ascii="Times New Roman" w:hAnsi="Times New Roman" w:cs="Times New Roman"/>
          <w:noProof/>
          <w:sz w:val="24"/>
          <w:szCs w:val="24"/>
        </w:rPr>
        <w:t>]</w:t>
      </w:r>
      <w:r w:rsidR="00B94A49">
        <w:rPr>
          <w:rFonts w:ascii="Times New Roman" w:hAnsi="Times New Roman" w:cs="Times New Roman"/>
          <w:sz w:val="24"/>
          <w:szCs w:val="24"/>
        </w:rPr>
        <w:fldChar w:fldCharType="end"/>
      </w:r>
      <w:r w:rsidR="00B94A49">
        <w:rPr>
          <w:rFonts w:ascii="Times New Roman" w:hAnsi="Times New Roman" w:cs="Times New Roman"/>
          <w:sz w:val="24"/>
          <w:szCs w:val="24"/>
        </w:rPr>
        <w:t xml:space="preserve"> </w:t>
      </w:r>
      <w:r w:rsidR="00B94A49" w:rsidRPr="00205DC2">
        <w:rPr>
          <w:rFonts w:ascii="Times New Roman" w:hAnsi="Times New Roman" w:cs="Times New Roman"/>
          <w:sz w:val="24"/>
          <w:szCs w:val="24"/>
        </w:rPr>
        <w:t>have implemented a similar approach</w:t>
      </w:r>
      <w:r w:rsidR="00B94A49" w:rsidRPr="00205DC2">
        <w:t xml:space="preserve"> </w:t>
      </w:r>
      <w:r w:rsidR="00B94A49" w:rsidRPr="00205DC2">
        <w:rPr>
          <w:rFonts w:ascii="Times New Roman" w:hAnsi="Times New Roman" w:cs="Times New Roman"/>
          <w:sz w:val="24"/>
          <w:szCs w:val="24"/>
        </w:rPr>
        <w:t xml:space="preserve">adopted by Cai, </w:t>
      </w:r>
      <w:proofErr w:type="spellStart"/>
      <w:r w:rsidR="00B94A49" w:rsidRPr="00205DC2">
        <w:rPr>
          <w:rFonts w:ascii="Times New Roman" w:hAnsi="Times New Roman" w:cs="Times New Roman"/>
          <w:sz w:val="24"/>
          <w:szCs w:val="24"/>
        </w:rPr>
        <w:t>Cottis</w:t>
      </w:r>
      <w:proofErr w:type="spellEnd"/>
      <w:r w:rsidR="00B94A49" w:rsidRPr="00205DC2">
        <w:rPr>
          <w:rFonts w:ascii="Times New Roman" w:hAnsi="Times New Roman" w:cs="Times New Roman"/>
          <w:sz w:val="24"/>
          <w:szCs w:val="24"/>
        </w:rPr>
        <w:t xml:space="preserve"> et al,</w:t>
      </w:r>
      <w:r w:rsidR="00B94A49" w:rsidRPr="00205DC2">
        <w:t xml:space="preserve"> </w:t>
      </w:r>
      <w:r w:rsidR="00B94A49" w:rsidRPr="00205DC2">
        <w:rPr>
          <w:rFonts w:ascii="Times New Roman" w:hAnsi="Times New Roman" w:cs="Times New Roman"/>
          <w:sz w:val="24"/>
          <w:szCs w:val="24"/>
        </w:rPr>
        <w:t xml:space="preserve">in which </w:t>
      </w:r>
      <w:r w:rsidR="00EC66AB">
        <w:rPr>
          <w:rFonts w:ascii="Times New Roman" w:hAnsi="Times New Roman" w:cs="Times New Roman"/>
          <w:sz w:val="24"/>
          <w:szCs w:val="24"/>
        </w:rPr>
        <w:t xml:space="preserve">a </w:t>
      </w:r>
      <w:r w:rsidR="00B94A49" w:rsidRPr="00205DC2">
        <w:rPr>
          <w:rFonts w:ascii="Times New Roman" w:hAnsi="Times New Roman" w:cs="Times New Roman"/>
          <w:sz w:val="24"/>
          <w:szCs w:val="24"/>
        </w:rPr>
        <w:t xml:space="preserve">multilayer perceptron </w:t>
      </w:r>
      <w:del w:id="111" w:author="Thike" w:date="2019-06-18T15:07:00Z">
        <w:r w:rsidR="00B94A49" w:rsidRPr="00205DC2" w:rsidDel="00E21E71">
          <w:rPr>
            <w:rFonts w:ascii="Times New Roman" w:hAnsi="Times New Roman" w:cs="Times New Roman"/>
            <w:sz w:val="24"/>
            <w:szCs w:val="24"/>
          </w:rPr>
          <w:delText xml:space="preserve">ANN </w:delText>
        </w:r>
      </w:del>
      <w:r w:rsidR="00B94A49" w:rsidRPr="00205DC2">
        <w:rPr>
          <w:rFonts w:ascii="Times New Roman" w:hAnsi="Times New Roman" w:cs="Times New Roman"/>
          <w:sz w:val="24"/>
          <w:szCs w:val="24"/>
        </w:rPr>
        <w:t>with backpropagation algorithm was constructed and evaluated using the collection of experimental data associated with the SCC of AISI 304</w:t>
      </w:r>
      <w:r w:rsidR="00B94A49">
        <w:rPr>
          <w:rFonts w:ascii="Times New Roman" w:hAnsi="Times New Roman" w:cs="Times New Roman"/>
          <w:sz w:val="24"/>
          <w:szCs w:val="24"/>
        </w:rPr>
        <w:t xml:space="preserve">. </w:t>
      </w:r>
      <w:r w:rsidR="00B94A49">
        <w:rPr>
          <w:rFonts w:ascii="Times New Roman" w:hAnsi="Times New Roman" w:cs="Times New Roman"/>
          <w:noProof/>
          <w:sz w:val="24"/>
          <w:szCs w:val="24"/>
        </w:rPr>
        <w:t>T</w:t>
      </w:r>
      <w:r w:rsidR="00B94A49" w:rsidRPr="00205DC2">
        <w:rPr>
          <w:rFonts w:ascii="Times New Roman" w:hAnsi="Times New Roman" w:cs="Times New Roman"/>
          <w:sz w:val="24"/>
          <w:szCs w:val="24"/>
        </w:rPr>
        <w:t xml:space="preserve">he data used to train the network </w:t>
      </w:r>
      <w:del w:id="112" w:author="Thike" w:date="2019-06-18T15:07:00Z">
        <w:r w:rsidR="00B94A49" w:rsidDel="00E21E71">
          <w:rPr>
            <w:rFonts w:ascii="Times New Roman" w:hAnsi="Times New Roman" w:cs="Times New Roman"/>
            <w:sz w:val="24"/>
            <w:szCs w:val="24"/>
          </w:rPr>
          <w:delText xml:space="preserve">were </w:delText>
        </w:r>
      </w:del>
      <w:ins w:id="113" w:author="Thike" w:date="2019-06-18T15:07:00Z">
        <w:r w:rsidR="00E21E71">
          <w:rPr>
            <w:rFonts w:ascii="Times New Roman" w:hAnsi="Times New Roman" w:cs="Times New Roman"/>
            <w:sz w:val="24"/>
            <w:szCs w:val="24"/>
          </w:rPr>
          <w:t xml:space="preserve">was </w:t>
        </w:r>
      </w:ins>
      <w:r w:rsidR="00B94A49" w:rsidRPr="00205DC2">
        <w:rPr>
          <w:rFonts w:ascii="Times New Roman" w:hAnsi="Times New Roman" w:cs="Times New Roman"/>
          <w:sz w:val="24"/>
          <w:szCs w:val="24"/>
        </w:rPr>
        <w:t>extracted from 24 references.</w:t>
      </w:r>
      <w:r w:rsidR="00B94A49">
        <w:rPr>
          <w:rFonts w:ascii="Times New Roman" w:hAnsi="Times New Roman" w:cs="Times New Roman"/>
          <w:sz w:val="24"/>
          <w:szCs w:val="24"/>
        </w:rPr>
        <w:t xml:space="preserve"> The best network structure was (3-4-4-1) with </w:t>
      </w:r>
      <w:del w:id="114" w:author="Thike" w:date="2019-06-18T15:08:00Z">
        <w:r w:rsidR="00B94A49" w:rsidDel="00E21E71">
          <w:rPr>
            <w:rFonts w:ascii="Times New Roman" w:hAnsi="Times New Roman" w:cs="Times New Roman"/>
            <w:sz w:val="24"/>
            <w:szCs w:val="24"/>
          </w:rPr>
          <w:delText xml:space="preserve">two hidden layers and </w:delText>
        </w:r>
      </w:del>
      <w:r w:rsidR="00B94A49">
        <w:rPr>
          <w:rFonts w:ascii="Times New Roman" w:hAnsi="Times New Roman" w:cs="Times New Roman"/>
          <w:sz w:val="24"/>
          <w:szCs w:val="24"/>
        </w:rPr>
        <w:t xml:space="preserve">sigmoid </w:t>
      </w:r>
      <w:r w:rsidR="00B94A49" w:rsidRPr="00E21E71">
        <w:rPr>
          <w:rFonts w:ascii="Times New Roman" w:hAnsi="Times New Roman" w:cs="Times New Roman"/>
          <w:color w:val="FF0000"/>
          <w:sz w:val="24"/>
          <w:szCs w:val="24"/>
          <w:rPrChange w:id="115" w:author="Thike" w:date="2019-06-18T15:08:00Z">
            <w:rPr>
              <w:rFonts w:ascii="Times New Roman" w:hAnsi="Times New Roman" w:cs="Times New Roman"/>
              <w:sz w:val="24"/>
              <w:szCs w:val="24"/>
            </w:rPr>
          </w:rPrChange>
        </w:rPr>
        <w:t xml:space="preserve">transfer </w:t>
      </w:r>
      <w:r w:rsidR="00B94A49">
        <w:rPr>
          <w:rFonts w:ascii="Times New Roman" w:hAnsi="Times New Roman" w:cs="Times New Roman"/>
          <w:sz w:val="24"/>
          <w:szCs w:val="24"/>
        </w:rPr>
        <w:t xml:space="preserve">function. </w:t>
      </w:r>
      <w:r w:rsidR="00787C11">
        <w:rPr>
          <w:rFonts w:ascii="Times New Roman" w:hAnsi="Times New Roman" w:cs="Times New Roman"/>
          <w:sz w:val="24"/>
          <w:szCs w:val="24"/>
        </w:rPr>
        <w:t xml:space="preserve">In this work, </w:t>
      </w:r>
      <w:proofErr w:type="spellStart"/>
      <w:r w:rsidR="003B479F" w:rsidRPr="003B479F">
        <w:rPr>
          <w:rFonts w:ascii="Times New Roman" w:hAnsi="Times New Roman" w:cs="Times New Roman"/>
          <w:sz w:val="24"/>
          <w:szCs w:val="24"/>
        </w:rPr>
        <w:t>Montecarlo</w:t>
      </w:r>
      <w:proofErr w:type="spellEnd"/>
      <w:r w:rsidR="003B479F" w:rsidRPr="003B479F">
        <w:rPr>
          <w:rFonts w:ascii="Times New Roman" w:hAnsi="Times New Roman" w:cs="Times New Roman"/>
          <w:sz w:val="24"/>
          <w:szCs w:val="24"/>
        </w:rPr>
        <w:t xml:space="preserve"> optimization</w:t>
      </w:r>
      <w:r w:rsidR="003B479F">
        <w:rPr>
          <w:rFonts w:ascii="Times New Roman" w:hAnsi="Times New Roman" w:cs="Times New Roman"/>
          <w:sz w:val="24"/>
          <w:szCs w:val="24"/>
        </w:rPr>
        <w:t xml:space="preserve"> ha</w:t>
      </w:r>
      <w:del w:id="116" w:author="Thike" w:date="2019-06-18T15:09:00Z">
        <w:r w:rsidR="003B479F" w:rsidDel="00E21E71">
          <w:rPr>
            <w:rFonts w:ascii="Times New Roman" w:hAnsi="Times New Roman" w:cs="Times New Roman"/>
            <w:sz w:val="24"/>
            <w:szCs w:val="24"/>
          </w:rPr>
          <w:delText>ve</w:delText>
        </w:r>
      </w:del>
      <w:ins w:id="117" w:author="Thike" w:date="2019-06-18T15:09:00Z">
        <w:r w:rsidR="00E21E71">
          <w:rPr>
            <w:rFonts w:ascii="Times New Roman" w:hAnsi="Times New Roman" w:cs="Times New Roman"/>
            <w:sz w:val="24"/>
            <w:szCs w:val="24"/>
          </w:rPr>
          <w:t>s</w:t>
        </w:r>
      </w:ins>
      <w:r w:rsidR="003B479F">
        <w:rPr>
          <w:rFonts w:ascii="Times New Roman" w:hAnsi="Times New Roman" w:cs="Times New Roman"/>
          <w:sz w:val="24"/>
          <w:szCs w:val="24"/>
        </w:rPr>
        <w:t xml:space="preserve"> been used to evaluate the initial set of weight values to reduce the local optima phenomenon. </w:t>
      </w:r>
      <w:r w:rsidR="00B94A49">
        <w:rPr>
          <w:rFonts w:ascii="Times New Roman" w:hAnsi="Times New Roman" w:cs="Times New Roman"/>
          <w:sz w:val="24"/>
          <w:szCs w:val="24"/>
        </w:rPr>
        <w:t>Both of those works have conducted sensitivity analysis to improve the network efficiency by demonstrating the effects of the important variables and show</w:t>
      </w:r>
      <w:r w:rsidR="00B94A49">
        <w:rPr>
          <w:rFonts w:ascii="Times New Roman" w:hAnsi="Times New Roman" w:cs="Times New Roman" w:hint="eastAsia"/>
          <w:sz w:val="24"/>
          <w:szCs w:val="24"/>
        </w:rPr>
        <w:t>ed</w:t>
      </w:r>
      <w:r w:rsidR="00B94A49">
        <w:rPr>
          <w:rFonts w:ascii="Times New Roman" w:hAnsi="Times New Roman" w:cs="Times New Roman"/>
          <w:sz w:val="24"/>
          <w:szCs w:val="24"/>
        </w:rPr>
        <w:t xml:space="preserve"> the </w:t>
      </w:r>
      <w:del w:id="118" w:author="Thike" w:date="2019-06-18T15:13:00Z">
        <w:r w:rsidR="00B94A49" w:rsidDel="00CB37DB">
          <w:rPr>
            <w:rFonts w:ascii="Times New Roman" w:hAnsi="Times New Roman" w:cs="Times New Roman"/>
            <w:sz w:val="24"/>
            <w:szCs w:val="24"/>
          </w:rPr>
          <w:delText xml:space="preserve">possible </w:delText>
        </w:r>
      </w:del>
      <w:r w:rsidR="00B94A49">
        <w:rPr>
          <w:rFonts w:ascii="Times New Roman" w:hAnsi="Times New Roman" w:cs="Times New Roman"/>
          <w:sz w:val="24"/>
          <w:szCs w:val="24"/>
        </w:rPr>
        <w:t>effects of the other affecting variables.</w:t>
      </w:r>
      <w:r w:rsidR="00062DCA">
        <w:rPr>
          <w:rFonts w:ascii="Times New Roman" w:hAnsi="Times New Roman" w:cs="Times New Roman"/>
          <w:sz w:val="24"/>
          <w:szCs w:val="24"/>
        </w:rPr>
        <w:t xml:space="preserve"> Sensitivity analysis </w:t>
      </w:r>
      <w:r w:rsidR="008F50B2">
        <w:rPr>
          <w:rFonts w:ascii="Times New Roman" w:hAnsi="Times New Roman" w:cs="Times New Roman"/>
          <w:sz w:val="24"/>
          <w:szCs w:val="24"/>
        </w:rPr>
        <w:t xml:space="preserve">in Fig 4 </w:t>
      </w:r>
      <w:r w:rsidR="00062DCA">
        <w:rPr>
          <w:rFonts w:ascii="Times New Roman" w:hAnsi="Times New Roman" w:cs="Times New Roman"/>
          <w:sz w:val="24"/>
          <w:szCs w:val="24"/>
        </w:rPr>
        <w:t xml:space="preserve">showed that among three input parameters </w:t>
      </w:r>
      <w:r w:rsidR="00062DCA" w:rsidRPr="004601E9">
        <w:rPr>
          <w:rFonts w:ascii="Times New Roman" w:hAnsi="Times New Roman" w:cs="Times New Roman"/>
          <w:color w:val="FF0000"/>
          <w:sz w:val="24"/>
          <w:szCs w:val="24"/>
          <w:rPrChange w:id="119" w:author="Thike" w:date="2019-06-18T15:16:00Z">
            <w:rPr>
              <w:rFonts w:ascii="Times New Roman" w:hAnsi="Times New Roman" w:cs="Times New Roman"/>
              <w:sz w:val="24"/>
              <w:szCs w:val="24"/>
            </w:rPr>
          </w:rPrChange>
        </w:rPr>
        <w:t>(applied stress, temperature and chloride ions concentration</w:t>
      </w:r>
      <w:r w:rsidR="00062DCA">
        <w:rPr>
          <w:rFonts w:ascii="Times New Roman" w:hAnsi="Times New Roman" w:cs="Times New Roman"/>
          <w:sz w:val="24"/>
          <w:szCs w:val="24"/>
        </w:rPr>
        <w:t>), applied stress was regarded as the most influencing parameter on time to failure.</w:t>
      </w:r>
      <w:r w:rsidR="00B94A49">
        <w:rPr>
          <w:rFonts w:ascii="Times New Roman" w:hAnsi="Times New Roman" w:cs="Times New Roman" w:hint="eastAsia"/>
          <w:sz w:val="24"/>
          <w:szCs w:val="24"/>
        </w:rPr>
        <w:t xml:space="preserve"> </w:t>
      </w:r>
      <w:r w:rsidR="00B94A49">
        <w:rPr>
          <w:rFonts w:ascii="Times New Roman" w:hAnsi="Times New Roman" w:cs="Times New Roman"/>
          <w:sz w:val="24"/>
          <w:szCs w:val="24"/>
        </w:rPr>
        <w:t xml:space="preserve">Those ANN models can account for about 70% and 74 % of the variance of the experimental data, but these two works have some limitations in unseen possible affecting variables, unexplained variances in prediction and data accuracy. </w:t>
      </w:r>
    </w:p>
    <w:p w14:paraId="7CB6364F" w14:textId="781834B6" w:rsidR="001603AE" w:rsidRDefault="001603AE" w:rsidP="001603AE">
      <w:pPr>
        <w:widowControl w:val="0"/>
        <w:tabs>
          <w:tab w:val="left" w:pos="8355"/>
        </w:tabs>
        <w:spacing w:before="240" w:line="360" w:lineRule="auto"/>
        <w:jc w:val="center"/>
        <w:rPr>
          <w:rFonts w:ascii="Times New Roman" w:hAnsi="Times New Roman" w:cs="Times New Roman"/>
          <w:sz w:val="24"/>
          <w:szCs w:val="24"/>
        </w:rPr>
      </w:pPr>
      <w:r>
        <w:rPr>
          <w:noProof/>
        </w:rPr>
        <w:drawing>
          <wp:inline distT="0" distB="0" distL="0" distR="0" wp14:anchorId="25955F4F" wp14:editId="3AE82D22">
            <wp:extent cx="3223895" cy="1857673"/>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3258014" cy="1877333"/>
                    </a:xfrm>
                    <a:prstGeom prst="rect">
                      <a:avLst/>
                    </a:prstGeom>
                  </pic:spPr>
                </pic:pic>
              </a:graphicData>
            </a:graphic>
          </wp:inline>
        </w:drawing>
      </w:r>
    </w:p>
    <w:p w14:paraId="53AB0F45" w14:textId="34004038" w:rsidR="001603AE" w:rsidRPr="001603AE" w:rsidRDefault="001603AE" w:rsidP="001603AE">
      <w:pPr>
        <w:widowControl w:val="0"/>
        <w:tabs>
          <w:tab w:val="left" w:pos="8355"/>
        </w:tabs>
        <w:spacing w:before="240" w:line="360" w:lineRule="auto"/>
        <w:jc w:val="center"/>
        <w:rPr>
          <w:rFonts w:ascii="Times New Roman" w:hAnsi="Times New Roman" w:cs="Times New Roman"/>
          <w:b/>
          <w:bCs/>
          <w:sz w:val="24"/>
          <w:szCs w:val="24"/>
        </w:rPr>
      </w:pPr>
      <w:r w:rsidRPr="001603AE">
        <w:rPr>
          <w:rFonts w:ascii="Times New Roman" w:hAnsi="Times New Roman" w:cs="Times New Roman"/>
          <w:b/>
          <w:bCs/>
          <w:sz w:val="24"/>
          <w:szCs w:val="24"/>
        </w:rPr>
        <w:lastRenderedPageBreak/>
        <w:t xml:space="preserve">Fig </w:t>
      </w:r>
      <w:r w:rsidR="007D4CFE">
        <w:rPr>
          <w:rFonts w:ascii="Times New Roman" w:hAnsi="Times New Roman" w:cs="Times New Roman"/>
          <w:b/>
          <w:bCs/>
          <w:sz w:val="24"/>
          <w:szCs w:val="24"/>
        </w:rPr>
        <w:t>4</w:t>
      </w:r>
      <w:r w:rsidRPr="001603AE">
        <w:rPr>
          <w:rFonts w:ascii="Times New Roman" w:hAnsi="Times New Roman" w:cs="Times New Roman"/>
          <w:b/>
          <w:bCs/>
          <w:sz w:val="24"/>
          <w:szCs w:val="24"/>
        </w:rPr>
        <w:t xml:space="preserve">. </w:t>
      </w:r>
      <w:r w:rsidRPr="004D1704">
        <w:rPr>
          <w:rFonts w:ascii="Times New Roman" w:hAnsi="Times New Roman" w:cs="Times New Roman"/>
          <w:sz w:val="24"/>
          <w:szCs w:val="24"/>
        </w:rPr>
        <w:t xml:space="preserve">Effect of applied stress on time to failure (Cl– = 2100 ppm and a = 130 MPa) </w:t>
      </w:r>
      <w:r w:rsidRPr="004D1704">
        <w:rPr>
          <w:rFonts w:ascii="Times New Roman" w:hAnsi="Times New Roman" w:cs="Times New Roman"/>
          <w:sz w:val="24"/>
          <w:szCs w:val="24"/>
        </w:rPr>
        <w:fldChar w:fldCharType="begin"/>
      </w:r>
      <w:r w:rsidRPr="004D1704">
        <w:rPr>
          <w:rFonts w:ascii="Times New Roman" w:hAnsi="Times New Roman" w:cs="Times New Roman"/>
          <w:sz w:val="24"/>
          <w:szCs w:val="24"/>
        </w:rPr>
        <w:instrText xml:space="preserve"> ADDIN EN.CITE &lt;EndNote&gt;&lt;Cite&gt;&lt;Author&gt;Lajevardi&lt;/Author&gt;&lt;Year&gt;2009&lt;/Year&gt;&lt;RecNum&gt;452&lt;/RecNum&gt;&lt;DisplayText&gt;[25]&lt;/DisplayText&gt;&lt;record&gt;&lt;rec-number&gt;452&lt;/rec-number&gt;&lt;foreign-keys&gt;&lt;key app="EN" db-id="ese55x5vtzp0x6e9s9tpzwagt5re2t5sfaz5" timestamp="1545948787"&gt;452&lt;/key&gt;&lt;key app="ENWeb" db-id=""&gt;0&lt;/key&gt;&lt;/foreign-keys&gt;&lt;ref-type name="Journal Article"&gt;17&lt;/ref-type&gt;&lt;contributors&gt;&lt;authors&gt;&lt;author&gt;Lajevardi, S. A.&lt;/author&gt;&lt;author&gt;Shahrabi, T.&lt;/author&gt;&lt;author&gt;Baigi, V.&lt;/author&gt;&lt;author&gt;Shafiei M, A.&lt;/author&gt;&lt;/authors&gt;&lt;/contributors&gt;&lt;titles&gt;&lt;title&gt;Prediction of time to failure in stress corrosion cracking of 304 stainless steel in aqueous chloride solution by artificial neural network&lt;/title&gt;&lt;secondary-title&gt;Protection of Metals and Physical Chemistry of Surfaces&lt;/secondary-title&gt;&lt;/titles&gt;&lt;periodical&gt;&lt;full-title&gt;Protection of Metals and Physical Chemistry of Surfaces&lt;/full-title&gt;&lt;/periodical&gt;&lt;pages&gt;610-615&lt;/pages&gt;&lt;volume&gt;45&lt;/volume&gt;&lt;number&gt;5&lt;/number&gt;&lt;dates&gt;&lt;year&gt;2009&lt;/year&gt;&lt;/dates&gt;&lt;isbn&gt;2070-2051&amp;#xD;2070-206X&lt;/isbn&gt;&lt;urls&gt;&lt;/urls&gt;&lt;electronic-resource-num&gt;10.1134/s2070205109050207&lt;/electronic-resource-num&gt;&lt;/record&gt;&lt;/Cite&gt;&lt;/EndNote&gt;</w:instrText>
      </w:r>
      <w:r w:rsidRPr="004D1704">
        <w:rPr>
          <w:rFonts w:ascii="Times New Roman" w:hAnsi="Times New Roman" w:cs="Times New Roman"/>
          <w:sz w:val="24"/>
          <w:szCs w:val="24"/>
        </w:rPr>
        <w:fldChar w:fldCharType="separate"/>
      </w:r>
      <w:r w:rsidRPr="004D1704">
        <w:rPr>
          <w:rFonts w:ascii="Times New Roman" w:hAnsi="Times New Roman" w:cs="Times New Roman"/>
          <w:noProof/>
          <w:sz w:val="24"/>
          <w:szCs w:val="24"/>
        </w:rPr>
        <w:t>[</w:t>
      </w:r>
      <w:hyperlink w:anchor="_ENREF_25" w:tooltip="Lajevardi, 2009 #452" w:history="1">
        <w:r w:rsidR="0058554F" w:rsidRPr="004D1704">
          <w:rPr>
            <w:rFonts w:ascii="Times New Roman" w:hAnsi="Times New Roman" w:cs="Times New Roman"/>
            <w:noProof/>
            <w:sz w:val="24"/>
            <w:szCs w:val="24"/>
          </w:rPr>
          <w:t>25</w:t>
        </w:r>
      </w:hyperlink>
      <w:r w:rsidRPr="004D1704">
        <w:rPr>
          <w:rFonts w:ascii="Times New Roman" w:hAnsi="Times New Roman" w:cs="Times New Roman"/>
          <w:noProof/>
          <w:sz w:val="24"/>
          <w:szCs w:val="24"/>
        </w:rPr>
        <w:t>]</w:t>
      </w:r>
      <w:r w:rsidRPr="004D1704">
        <w:rPr>
          <w:rFonts w:ascii="Times New Roman" w:hAnsi="Times New Roman" w:cs="Times New Roman"/>
          <w:sz w:val="24"/>
          <w:szCs w:val="24"/>
        </w:rPr>
        <w:fldChar w:fldCharType="end"/>
      </w:r>
    </w:p>
    <w:p w14:paraId="5F8A99C5" w14:textId="0C9CCA8B" w:rsidR="00074146" w:rsidRDefault="00C847A5" w:rsidP="00537908">
      <w:pPr>
        <w:widowControl w:val="0"/>
        <w:tabs>
          <w:tab w:val="left" w:pos="8355"/>
        </w:tabs>
        <w:spacing w:line="360" w:lineRule="auto"/>
        <w:jc w:val="both"/>
        <w:rPr>
          <w:rFonts w:ascii="Times New Roman" w:hAnsi="Times New Roman" w:cs="Times New Roman"/>
          <w:sz w:val="24"/>
          <w:szCs w:val="24"/>
        </w:rPr>
      </w:pPr>
      <w:r w:rsidRPr="00AA3C6D">
        <w:rPr>
          <w:rFonts w:ascii="Times New Roman" w:hAnsi="Times New Roman" w:cs="Times New Roman"/>
          <w:sz w:val="24"/>
          <w:szCs w:val="24"/>
        </w:rPr>
        <w:t xml:space="preserve">Xia, </w:t>
      </w:r>
      <w:proofErr w:type="spellStart"/>
      <w:r w:rsidRPr="00AA3C6D">
        <w:rPr>
          <w:rFonts w:ascii="Times New Roman" w:hAnsi="Times New Roman" w:cs="Times New Roman"/>
          <w:sz w:val="24"/>
          <w:szCs w:val="24"/>
        </w:rPr>
        <w:t>Nie</w:t>
      </w:r>
      <w:proofErr w:type="spellEnd"/>
      <w:r>
        <w:rPr>
          <w:rFonts w:ascii="Times New Roman" w:hAnsi="Times New Roman" w:cs="Times New Roman"/>
          <w:sz w:val="24"/>
          <w:szCs w:val="24"/>
        </w:rPr>
        <w:t xml:space="preserve"> et al. (2016)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&lt;EndNote&gt;&lt;Cite&gt;&lt;Author&gt;Xia&lt;/Author&gt;&lt;Year&gt;2016&lt;/Year&gt;&lt;RecNum&gt;468&lt;/RecNum&gt;&lt;DisplayText&gt;[44]&lt;/DisplayText&gt;&lt;record&gt;&lt;rec-number&gt;468&lt;/rec-number&gt;&lt;foreign-keys&gt;&lt;key app="EN" db-id="ese55x5vtzp0x6e9s9tpzwagt5re2t5sfaz5" timestamp="1546075485"&gt;468&lt;/key&gt;&lt;/foreign-keys&gt;&lt;ref-type name="Journal Article"&gt;17&lt;/ref-type&gt;&lt;contributors&gt;&lt;authors&gt;&lt;author&gt;Xia, X.&lt;/author&gt;&lt;author&gt;Nie, J. F.&lt;/author&gt;&lt;author&gt;Davies, C. H. J.&lt;/author&gt;&lt;author&gt;Tang, W. N.&lt;/author&gt;&lt;author&gt;Xu, S. W.&lt;/author&gt;&lt;author&gt;Birbilis, N.&lt;/author&gt;&lt;/authors&gt;&lt;/contributors&gt;&lt;titles&gt;&lt;title&gt;An artificial neural network for predicting corrosion rate and hardness of magnesium alloys&lt;/title&gt;&lt;secondary-title&gt;Materials &amp;amp; Design&lt;/secondary-title&gt;&lt;/titles&gt;&lt;periodical&gt;&lt;full-title&gt;Materials &amp;amp; Design&lt;/full-title&gt;&lt;/periodical&gt;&lt;pages&gt;1034-1043&lt;/pages&gt;&lt;volume&gt;90&lt;/volume&gt;&lt;dates&gt;&lt;year&gt;2016&lt;/year&gt;&lt;pub-dates&gt;&lt;date&gt;2016/01&lt;/date&gt;&lt;/pub-dates&gt;&lt;/dates&gt;&lt;publisher&gt;Elsevier BV&lt;/publisher&gt;&lt;isbn&gt;0264-1275&lt;/isbn&gt;&lt;urls&gt;&lt;related-urls&gt;&lt;url&gt;http://dx.doi.org/10.1016/j.matdes.2015.11.040&lt;/url&gt;&lt;/related-urls&gt;&lt;/urls&gt;&lt;electronic-resource-num&gt;10.1016/j.matdes.2015.11.040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w:t>
      </w:r>
      <w:hyperlink w:anchor="_ENREF_44" w:tooltip="Xia, 2016 #468" w:history="1">
        <w:r w:rsidR="0058554F">
          <w:rPr>
            <w:rFonts w:ascii="Times New Roman" w:hAnsi="Times New Roman" w:cs="Times New Roman"/>
            <w:noProof/>
            <w:sz w:val="24"/>
            <w:szCs w:val="24"/>
          </w:rPr>
          <w:t>44</w:t>
        </w:r>
      </w:hyperlink>
      <w:r>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537908">
        <w:rPr>
          <w:rFonts w:ascii="Times New Roman" w:hAnsi="Times New Roman" w:cs="Times New Roman"/>
          <w:sz w:val="24"/>
          <w:szCs w:val="24"/>
        </w:rPr>
        <w:t>used another effective input ranking method called fuzzy curve to rank the importance of input parameters</w:t>
      </w:r>
      <w:r w:rsidR="002F1FE6">
        <w:rPr>
          <w:rFonts w:ascii="Times New Roman" w:hAnsi="Times New Roman" w:cs="Times New Roman"/>
          <w:sz w:val="24"/>
          <w:szCs w:val="24"/>
        </w:rPr>
        <w:t xml:space="preserve"> that </w:t>
      </w:r>
      <w:ins w:id="120" w:author="Thike" w:date="2019-06-18T15:19:00Z">
        <w:r w:rsidR="004601E9">
          <w:rPr>
            <w:rFonts w:ascii="Times New Roman" w:hAnsi="Times New Roman" w:cs="Times New Roman"/>
            <w:sz w:val="24"/>
            <w:szCs w:val="24"/>
          </w:rPr>
          <w:t xml:space="preserve">might </w:t>
        </w:r>
      </w:ins>
      <w:r w:rsidR="002F1FE6">
        <w:rPr>
          <w:rFonts w:ascii="Times New Roman" w:hAnsi="Times New Roman" w:cs="Times New Roman"/>
          <w:sz w:val="24"/>
          <w:szCs w:val="24"/>
        </w:rPr>
        <w:t>have great impact on the output</w:t>
      </w:r>
      <w:r w:rsidR="00537908">
        <w:rPr>
          <w:rFonts w:ascii="Times New Roman" w:hAnsi="Times New Roman" w:cs="Times New Roman"/>
          <w:sz w:val="24"/>
          <w:szCs w:val="24"/>
        </w:rPr>
        <w:t xml:space="preserve">. The authors </w:t>
      </w:r>
      <w:r>
        <w:rPr>
          <w:rFonts w:ascii="Times New Roman" w:hAnsi="Times New Roman" w:cs="Times New Roman"/>
          <w:sz w:val="24"/>
          <w:szCs w:val="24"/>
        </w:rPr>
        <w:t xml:space="preserve">built two </w:t>
      </w:r>
      <w:r w:rsidRPr="004601E9">
        <w:rPr>
          <w:rFonts w:ascii="Times New Roman" w:hAnsi="Times New Roman" w:cs="Times New Roman"/>
          <w:color w:val="FF0000"/>
          <w:sz w:val="24"/>
          <w:szCs w:val="24"/>
          <w:rPrChange w:id="121" w:author="Thike" w:date="2019-06-18T15:19:00Z">
            <w:rPr>
              <w:rFonts w:ascii="Times New Roman" w:hAnsi="Times New Roman" w:cs="Times New Roman"/>
              <w:sz w:val="24"/>
              <w:szCs w:val="24"/>
            </w:rPr>
          </w:rPrChange>
        </w:rPr>
        <w:t xml:space="preserve">BP neural networks </w:t>
      </w:r>
      <w:r>
        <w:rPr>
          <w:rFonts w:ascii="Times New Roman" w:hAnsi="Times New Roman" w:cs="Times New Roman"/>
          <w:sz w:val="24"/>
          <w:szCs w:val="24"/>
        </w:rPr>
        <w:t xml:space="preserve">for investigating non-linear correlation and predicting hardness and corrosion rate of magnesium alloy as </w:t>
      </w:r>
      <w:r w:rsidRPr="004601E9">
        <w:rPr>
          <w:rFonts w:ascii="Times New Roman" w:hAnsi="Times New Roman" w:cs="Times New Roman"/>
          <w:color w:val="FF0000"/>
          <w:sz w:val="24"/>
          <w:szCs w:val="24"/>
          <w:rPrChange w:id="122" w:author="Thike" w:date="2019-06-18T15:21:00Z">
            <w:rPr>
              <w:rFonts w:ascii="Times New Roman" w:hAnsi="Times New Roman" w:cs="Times New Roman"/>
              <w:sz w:val="24"/>
              <w:szCs w:val="24"/>
            </w:rPr>
          </w:rPrChange>
        </w:rPr>
        <w:t>a function of compositions</w:t>
      </w:r>
      <w:r>
        <w:rPr>
          <w:rFonts w:ascii="Times New Roman" w:hAnsi="Times New Roman" w:cs="Times New Roman"/>
          <w:sz w:val="24"/>
          <w:szCs w:val="24"/>
        </w:rPr>
        <w:t xml:space="preserve">. </w:t>
      </w:r>
      <w:r w:rsidR="00074146">
        <w:rPr>
          <w:rFonts w:ascii="Times New Roman" w:hAnsi="Times New Roman" w:cs="Times New Roman"/>
          <w:sz w:val="24"/>
          <w:szCs w:val="24"/>
        </w:rPr>
        <w:t xml:space="preserve">ANN prediction results </w:t>
      </w:r>
      <w:r w:rsidR="000B4F4A">
        <w:rPr>
          <w:rFonts w:ascii="Times New Roman" w:hAnsi="Times New Roman" w:cs="Times New Roman"/>
          <w:sz w:val="24"/>
          <w:szCs w:val="24"/>
        </w:rPr>
        <w:t>demonstrated</w:t>
      </w:r>
      <w:r w:rsidR="00074146">
        <w:rPr>
          <w:rFonts w:ascii="Times New Roman" w:hAnsi="Times New Roman" w:cs="Times New Roman"/>
          <w:sz w:val="24"/>
          <w:szCs w:val="24"/>
        </w:rPr>
        <w:t xml:space="preserve"> that there was an</w:t>
      </w:r>
      <w:r w:rsidR="00074146" w:rsidRPr="004601E9">
        <w:rPr>
          <w:rFonts w:ascii="Times New Roman" w:hAnsi="Times New Roman" w:cs="Times New Roman"/>
          <w:color w:val="FF0000"/>
          <w:sz w:val="24"/>
          <w:szCs w:val="24"/>
          <w:rPrChange w:id="123" w:author="Thike" w:date="2019-06-18T15:22:00Z">
            <w:rPr>
              <w:rFonts w:ascii="Times New Roman" w:hAnsi="Times New Roman" w:cs="Times New Roman"/>
              <w:sz w:val="24"/>
              <w:szCs w:val="24"/>
            </w:rPr>
          </w:rPrChange>
        </w:rPr>
        <w:t xml:space="preserve"> excellent </w:t>
      </w:r>
      <w:r w:rsidR="00074146">
        <w:rPr>
          <w:rFonts w:ascii="Times New Roman" w:hAnsi="Times New Roman" w:cs="Times New Roman"/>
          <w:sz w:val="24"/>
          <w:szCs w:val="24"/>
        </w:rPr>
        <w:t>correlation for hardness</w:t>
      </w:r>
      <w:r w:rsidR="00EA37CD">
        <w:rPr>
          <w:rFonts w:ascii="Times New Roman" w:hAnsi="Times New Roman" w:cs="Times New Roman"/>
          <w:sz w:val="24"/>
          <w:szCs w:val="24"/>
        </w:rPr>
        <w:t xml:space="preserve"> and although </w:t>
      </w:r>
      <w:r w:rsidR="003B7F03">
        <w:rPr>
          <w:rFonts w:ascii="Times New Roman" w:hAnsi="Times New Roman" w:cs="Times New Roman"/>
          <w:sz w:val="24"/>
          <w:szCs w:val="24"/>
        </w:rPr>
        <w:t xml:space="preserve">correlation for </w:t>
      </w:r>
      <w:r w:rsidR="00074146">
        <w:rPr>
          <w:rFonts w:ascii="Times New Roman" w:hAnsi="Times New Roman" w:cs="Times New Roman"/>
          <w:sz w:val="24"/>
          <w:szCs w:val="24"/>
        </w:rPr>
        <w:t xml:space="preserve">corrosion rates </w:t>
      </w:r>
      <w:r w:rsidR="003B7F03">
        <w:rPr>
          <w:rFonts w:ascii="Times New Roman" w:hAnsi="Times New Roman" w:cs="Times New Roman"/>
          <w:sz w:val="24"/>
          <w:szCs w:val="24"/>
        </w:rPr>
        <w:t>was lower than hardness</w:t>
      </w:r>
      <w:r w:rsidR="00EA37CD">
        <w:rPr>
          <w:rFonts w:ascii="Times New Roman" w:hAnsi="Times New Roman" w:cs="Times New Roman"/>
          <w:sz w:val="24"/>
          <w:szCs w:val="24"/>
        </w:rPr>
        <w:t>, it was still considerably good result</w:t>
      </w:r>
      <w:r w:rsidR="003B7F03">
        <w:rPr>
          <w:rFonts w:ascii="Times New Roman" w:hAnsi="Times New Roman" w:cs="Times New Roman"/>
          <w:sz w:val="24"/>
          <w:szCs w:val="24"/>
        </w:rPr>
        <w:t xml:space="preserve"> because of</w:t>
      </w:r>
      <w:r w:rsidR="00074146">
        <w:rPr>
          <w:rFonts w:ascii="Times New Roman" w:hAnsi="Times New Roman" w:cs="Times New Roman"/>
          <w:sz w:val="24"/>
          <w:szCs w:val="24"/>
        </w:rPr>
        <w:t xml:space="preserve"> </w:t>
      </w:r>
      <w:r w:rsidR="003B7F03" w:rsidRPr="003B7F03">
        <w:rPr>
          <w:rFonts w:ascii="Times New Roman" w:hAnsi="Times New Roman" w:cs="Times New Roman"/>
          <w:sz w:val="24"/>
          <w:szCs w:val="24"/>
        </w:rPr>
        <w:t>the inherently chemical activity</w:t>
      </w:r>
      <w:r w:rsidR="003B7F03">
        <w:rPr>
          <w:rFonts w:ascii="Times New Roman" w:hAnsi="Times New Roman" w:cs="Times New Roman"/>
          <w:sz w:val="24"/>
          <w:szCs w:val="24"/>
        </w:rPr>
        <w:t xml:space="preserve"> </w:t>
      </w:r>
      <w:r w:rsidR="003B7F03" w:rsidRPr="003B7F03">
        <w:rPr>
          <w:rFonts w:ascii="Times New Roman" w:hAnsi="Times New Roman" w:cs="Times New Roman"/>
          <w:sz w:val="24"/>
          <w:szCs w:val="24"/>
        </w:rPr>
        <w:t>of Mg and complex interactions between alloy additions</w:t>
      </w:r>
      <w:r w:rsidR="00074146">
        <w:rPr>
          <w:rFonts w:ascii="Times New Roman" w:hAnsi="Times New Roman" w:cs="Times New Roman"/>
          <w:sz w:val="24"/>
          <w:szCs w:val="24"/>
        </w:rPr>
        <w:t>.</w:t>
      </w:r>
      <w:r w:rsidR="008415B5">
        <w:rPr>
          <w:rFonts w:ascii="Times New Roman" w:hAnsi="Times New Roman" w:cs="Times New Roman"/>
          <w:sz w:val="24"/>
          <w:szCs w:val="24"/>
        </w:rPr>
        <w:t xml:space="preserve"> </w:t>
      </w:r>
      <w:r>
        <w:rPr>
          <w:rFonts w:ascii="Times New Roman" w:hAnsi="Times New Roman" w:cs="Times New Roman"/>
          <w:sz w:val="24"/>
          <w:szCs w:val="24"/>
        </w:rPr>
        <w:t xml:space="preserve">Fuzzy curve analysis was </w:t>
      </w:r>
      <w:r w:rsidR="00EC2300">
        <w:rPr>
          <w:rFonts w:ascii="Times New Roman" w:hAnsi="Times New Roman" w:cs="Times New Roman"/>
          <w:sz w:val="24"/>
          <w:szCs w:val="24"/>
        </w:rPr>
        <w:t xml:space="preserve">also used </w:t>
      </w:r>
      <w:r w:rsidR="00074146">
        <w:rPr>
          <w:rFonts w:ascii="Times New Roman" w:hAnsi="Times New Roman" w:cs="Times New Roman"/>
          <w:sz w:val="24"/>
          <w:szCs w:val="24"/>
        </w:rPr>
        <w:t xml:space="preserve">in integration </w:t>
      </w:r>
      <w:r w:rsidR="00EC2300">
        <w:rPr>
          <w:rFonts w:ascii="Times New Roman" w:hAnsi="Times New Roman" w:cs="Times New Roman"/>
          <w:sz w:val="24"/>
          <w:szCs w:val="24"/>
        </w:rPr>
        <w:t xml:space="preserve">with ANN </w:t>
      </w:r>
      <w:r>
        <w:rPr>
          <w:rFonts w:ascii="Times New Roman" w:hAnsi="Times New Roman" w:cs="Times New Roman"/>
          <w:sz w:val="24"/>
          <w:szCs w:val="24"/>
        </w:rPr>
        <w:t xml:space="preserve">to analyze the impact of each alloying element on the </w:t>
      </w:r>
      <w:r w:rsidRPr="00460E18">
        <w:rPr>
          <w:rFonts w:ascii="Times New Roman" w:hAnsi="Times New Roman" w:cs="Times New Roman"/>
          <w:color w:val="FF0000"/>
          <w:sz w:val="24"/>
          <w:szCs w:val="24"/>
          <w:rPrChange w:id="124" w:author="Thike" w:date="2019-06-18T15:32:00Z">
            <w:rPr>
              <w:rFonts w:ascii="Times New Roman" w:hAnsi="Times New Roman" w:cs="Times New Roman"/>
              <w:sz w:val="24"/>
              <w:szCs w:val="24"/>
            </w:rPr>
          </w:rPrChange>
        </w:rPr>
        <w:t xml:space="preserve">performance </w:t>
      </w:r>
      <w:r>
        <w:rPr>
          <w:rFonts w:ascii="Times New Roman" w:hAnsi="Times New Roman" w:cs="Times New Roman"/>
          <w:sz w:val="24"/>
          <w:szCs w:val="24"/>
        </w:rPr>
        <w:t>of alloy</w:t>
      </w:r>
      <w:r>
        <w:t xml:space="preserve">. </w:t>
      </w:r>
      <w:r>
        <w:rPr>
          <w:rFonts w:ascii="Times New Roman" w:hAnsi="Times New Roman" w:cs="Times New Roman"/>
          <w:sz w:val="24"/>
          <w:szCs w:val="24"/>
        </w:rPr>
        <w:t xml:space="preserve">The sequence of the alloying elements in terms of </w:t>
      </w:r>
      <w:r w:rsidRPr="00957DAF">
        <w:rPr>
          <w:rFonts w:ascii="Times New Roman" w:hAnsi="Times New Roman" w:cs="Times New Roman"/>
          <w:sz w:val="24"/>
          <w:szCs w:val="24"/>
        </w:rPr>
        <w:t xml:space="preserve">their ability </w:t>
      </w:r>
      <w:r w:rsidRPr="00957DAF">
        <w:rPr>
          <w:rFonts w:ascii="Times New Roman" w:hAnsi="Times New Roman" w:cs="Times New Roman" w:hint="eastAsia"/>
          <w:sz w:val="24"/>
          <w:szCs w:val="24"/>
        </w:rPr>
        <w:t>to</w:t>
      </w:r>
      <w:r w:rsidRPr="00957DAF">
        <w:rPr>
          <w:rFonts w:ascii="Times New Roman" w:hAnsi="Times New Roman" w:cs="Times New Roman"/>
          <w:sz w:val="24"/>
          <w:szCs w:val="24"/>
        </w:rPr>
        <w:t xml:space="preserve"> </w:t>
      </w:r>
      <w:del w:id="125" w:author="Thike" w:date="2019-06-18T15:37:00Z">
        <w:r w:rsidRPr="00957DAF" w:rsidDel="008E281C">
          <w:rPr>
            <w:rFonts w:ascii="Times New Roman" w:hAnsi="Times New Roman" w:cs="Times New Roman"/>
            <w:sz w:val="24"/>
            <w:szCs w:val="24"/>
          </w:rPr>
          <w:delText xml:space="preserve">develop </w:delText>
        </w:r>
      </w:del>
      <w:ins w:id="126" w:author="Thike" w:date="2019-06-18T15:37:00Z">
        <w:r w:rsidR="008E281C" w:rsidRPr="008E281C">
          <w:rPr>
            <w:rFonts w:ascii="Times New Roman" w:hAnsi="Times New Roman" w:cs="Times New Roman"/>
            <w:sz w:val="24"/>
            <w:szCs w:val="24"/>
            <w:rPrChange w:id="127" w:author="Thike" w:date="2019-06-18T15:38:00Z">
              <w:rPr>
                <w:rFonts w:ascii="Times New Roman" w:hAnsi="Times New Roman" w:cs="Times New Roman"/>
                <w:color w:val="FF0000"/>
                <w:sz w:val="24"/>
                <w:szCs w:val="24"/>
              </w:rPr>
            </w:rPrChange>
          </w:rPr>
          <w:t>improve the performance of</w:t>
        </w:r>
        <w:r w:rsidR="008E281C" w:rsidRPr="00957DAF">
          <w:rPr>
            <w:rFonts w:ascii="Times New Roman" w:hAnsi="Times New Roman" w:cs="Times New Roman"/>
            <w:sz w:val="24"/>
            <w:szCs w:val="24"/>
          </w:rPr>
          <w:t xml:space="preserve"> </w:t>
        </w:r>
      </w:ins>
      <w:r w:rsidRPr="00957DAF">
        <w:rPr>
          <w:rFonts w:ascii="Times New Roman" w:hAnsi="Times New Roman" w:cs="Times New Roman"/>
          <w:sz w:val="24"/>
          <w:szCs w:val="24"/>
        </w:rPr>
        <w:t xml:space="preserve">Mg alloys </w:t>
      </w:r>
      <w:r>
        <w:rPr>
          <w:rFonts w:ascii="Times New Roman" w:hAnsi="Times New Roman" w:cs="Times New Roman"/>
          <w:sz w:val="24"/>
          <w:szCs w:val="24"/>
        </w:rPr>
        <w:t xml:space="preserve">was ranked with relatively low alloying level </w:t>
      </w:r>
      <w:r w:rsidR="005E099E">
        <w:rPr>
          <w:rFonts w:ascii="Times New Roman" w:hAnsi="Times New Roman" w:cs="Times New Roman"/>
          <w:sz w:val="24"/>
          <w:szCs w:val="24"/>
        </w:rPr>
        <w:t>for</w:t>
      </w:r>
      <w:r>
        <w:rPr>
          <w:rFonts w:ascii="Times New Roman" w:hAnsi="Times New Roman" w:cs="Times New Roman"/>
          <w:sz w:val="24"/>
          <w:szCs w:val="24"/>
        </w:rPr>
        <w:t xml:space="preserve"> high </w:t>
      </w:r>
      <w:r>
        <w:rPr>
          <w:rFonts w:ascii="Times New Roman" w:hAnsi="Times New Roman" w:cs="Times New Roman" w:hint="eastAsia"/>
          <w:sz w:val="24"/>
          <w:szCs w:val="24"/>
        </w:rPr>
        <w:t xml:space="preserve">hardness </w:t>
      </w:r>
      <w:r>
        <w:rPr>
          <w:rFonts w:ascii="Times New Roman" w:hAnsi="Times New Roman" w:cs="Times New Roman"/>
          <w:sz w:val="24"/>
          <w:szCs w:val="24"/>
        </w:rPr>
        <w:t>as</w:t>
      </w:r>
      <w:r>
        <w:rPr>
          <w:rFonts w:ascii="Times New Roman" w:hAnsi="Times New Roman" w:cs="Times New Roman" w:hint="eastAsia"/>
          <w:sz w:val="24"/>
          <w:szCs w:val="24"/>
        </w:rPr>
        <w:t xml:space="preserve"> C</w:t>
      </w:r>
      <w:r>
        <w:rPr>
          <w:rFonts w:ascii="Times New Roman" w:hAnsi="Times New Roman" w:cs="Times New Roman" w:hint="eastAsia"/>
          <w:sz w:val="24"/>
          <w:szCs w:val="24"/>
          <w:vertAlign w:val="subscript"/>
        </w:rPr>
        <w:t>a</w:t>
      </w:r>
      <w:r>
        <w:rPr>
          <w:rFonts w:ascii="Times New Roman" w:hAnsi="Times New Roman" w:cs="Times New Roman" w:hint="eastAsia"/>
          <w:sz w:val="24"/>
          <w:szCs w:val="24"/>
        </w:rPr>
        <w:t xml:space="preserve"> </w:t>
      </w:r>
      <w:r>
        <w:rPr>
          <w:rFonts w:ascii="Times New Roman" w:hAnsi="Times New Roman" w:cs="Times New Roman" w:hint="eastAsia"/>
          <w:sz w:val="24"/>
          <w:szCs w:val="24"/>
        </w:rPr>
        <w:t>≥</w:t>
      </w:r>
      <w:r>
        <w:rPr>
          <w:rFonts w:ascii="Times New Roman" w:hAnsi="Times New Roman" w:cs="Times New Roman" w:hint="eastAsia"/>
          <w:sz w:val="24"/>
          <w:szCs w:val="24"/>
        </w:rPr>
        <w:t xml:space="preserve"> </w:t>
      </w:r>
      <w:proofErr w:type="spellStart"/>
      <w:r>
        <w:rPr>
          <w:rFonts w:ascii="Times New Roman" w:hAnsi="Times New Roman" w:cs="Times New Roman" w:hint="eastAsia"/>
          <w:sz w:val="24"/>
          <w:szCs w:val="24"/>
        </w:rPr>
        <w:t>Z</w:t>
      </w:r>
      <w:r>
        <w:rPr>
          <w:rFonts w:ascii="Times New Roman" w:hAnsi="Times New Roman" w:cs="Times New Roman" w:hint="eastAsia"/>
          <w:sz w:val="24"/>
          <w:szCs w:val="24"/>
          <w:vertAlign w:val="subscript"/>
        </w:rPr>
        <w:t>r</w:t>
      </w:r>
      <w:proofErr w:type="spellEnd"/>
      <w:r>
        <w:rPr>
          <w:rFonts w:ascii="Times New Roman" w:hAnsi="Times New Roman" w:cs="Times New Roman" w:hint="eastAsia"/>
          <w:sz w:val="24"/>
          <w:szCs w:val="24"/>
        </w:rPr>
        <w:t xml:space="preserve"> </w:t>
      </w:r>
      <w:bookmarkStart w:id="128" w:name="_Hlk534902158"/>
      <m:oMath>
        <m:r>
          <m:rPr>
            <m:sty m:val="p"/>
          </m:rPr>
          <w:rPr>
            <w:rFonts w:ascii="Cambria Math" w:hAnsi="Cambria Math" w:cs="Times New Roman"/>
            <w:sz w:val="24"/>
            <w:szCs w:val="24"/>
          </w:rPr>
          <m:t>&gt;</m:t>
        </m:r>
      </m:oMath>
      <w:bookmarkEnd w:id="128"/>
      <w:r>
        <w:rPr>
          <w:rFonts w:ascii="Times New Roman" w:hAnsi="Times New Roman" w:cs="Times New Roman" w:hint="eastAsia"/>
          <w:sz w:val="24"/>
          <w:szCs w:val="24"/>
        </w:rPr>
        <w:t xml:space="preserve"> S</w:t>
      </w:r>
      <w:r>
        <w:rPr>
          <w:rFonts w:ascii="Times New Roman" w:hAnsi="Times New Roman" w:cs="Times New Roman" w:hint="eastAsia"/>
          <w:sz w:val="24"/>
          <w:szCs w:val="24"/>
          <w:vertAlign w:val="subscript"/>
        </w:rPr>
        <w:t>r</w:t>
      </w:r>
      <w:r>
        <w:rPr>
          <w:rFonts w:ascii="Times New Roman" w:hAnsi="Times New Roman" w:cs="Times New Roman" w:hint="eastAsia"/>
          <w:sz w:val="24"/>
          <w:szCs w:val="24"/>
        </w:rPr>
        <w:t xml:space="preserve">  </w:t>
      </w:r>
      <m:oMath>
        <m:r>
          <m:rPr>
            <m:sty m:val="p"/>
          </m:rPr>
          <w:rPr>
            <w:rFonts w:ascii="Cambria Math" w:hAnsi="Cambria Math" w:cs="Times New Roman"/>
            <w:sz w:val="24"/>
            <w:szCs w:val="24"/>
          </w:rPr>
          <m:t>&gt;</m:t>
        </m:r>
      </m:oMath>
      <w:r>
        <w:rPr>
          <w:rFonts w:ascii="Times New Roman" w:hAnsi="Times New Roman" w:cs="Times New Roman" w:hint="eastAsia"/>
          <w:sz w:val="24"/>
          <w:szCs w:val="24"/>
        </w:rPr>
        <w:t>Z</w:t>
      </w:r>
      <w:r>
        <w:rPr>
          <w:rFonts w:ascii="Times New Roman" w:hAnsi="Times New Roman" w:cs="Times New Roman" w:hint="eastAsia"/>
          <w:sz w:val="24"/>
          <w:szCs w:val="24"/>
          <w:vertAlign w:val="subscript"/>
        </w:rPr>
        <w:t>n</w:t>
      </w:r>
      <w:r>
        <w:rPr>
          <w:rFonts w:ascii="Times New Roman" w:hAnsi="Times New Roman" w:cs="Times New Roman" w:hint="eastAsia"/>
          <w:sz w:val="24"/>
          <w:szCs w:val="24"/>
        </w:rPr>
        <w:t xml:space="preserve"> </w:t>
      </w:r>
      <m:oMath>
        <m:r>
          <m:rPr>
            <m:sty m:val="p"/>
          </m:rPr>
          <w:rPr>
            <w:rFonts w:ascii="Cambria Math" w:hAnsi="Cambria Math" w:cs="Times New Roman"/>
            <w:sz w:val="24"/>
            <w:szCs w:val="24"/>
          </w:rPr>
          <m:t>&gt;</m:t>
        </m:r>
      </m:oMath>
      <w:r>
        <w:rPr>
          <w:rFonts w:ascii="Times New Roman" w:hAnsi="Times New Roman" w:cs="Times New Roman" w:hint="eastAsia"/>
          <w:sz w:val="24"/>
          <w:szCs w:val="24"/>
        </w:rPr>
        <w:t>G</w:t>
      </w:r>
      <w:r>
        <w:rPr>
          <w:rFonts w:ascii="Times New Roman" w:hAnsi="Times New Roman" w:cs="Times New Roman" w:hint="eastAsia"/>
          <w:sz w:val="24"/>
          <w:szCs w:val="24"/>
          <w:vertAlign w:val="subscript"/>
        </w:rPr>
        <w:t>d</w:t>
      </w:r>
      <w:r>
        <w:rPr>
          <w:rFonts w:ascii="Times New Roman" w:hAnsi="Times New Roman" w:cs="Times New Roman"/>
          <w:sz w:val="24"/>
          <w:szCs w:val="24"/>
        </w:rPr>
        <w:t xml:space="preserve"> whereas fuzzy curves gave complex results for corrosion rate,</w:t>
      </w:r>
      <w:r w:rsidR="0082243E">
        <w:rPr>
          <w:rFonts w:ascii="Times New Roman" w:hAnsi="Times New Roman" w:cs="Times New Roman"/>
          <w:sz w:val="24"/>
          <w:szCs w:val="24"/>
        </w:rPr>
        <w:t xml:space="preserve"> but </w:t>
      </w:r>
      <w:r>
        <w:rPr>
          <w:rFonts w:ascii="Times New Roman" w:hAnsi="Times New Roman" w:cs="Times New Roman"/>
          <w:sz w:val="24"/>
          <w:szCs w:val="24"/>
        </w:rPr>
        <w:t xml:space="preserve">the impact of each alloy element on corrosion rate </w:t>
      </w:r>
      <w:r w:rsidR="0082243E">
        <w:rPr>
          <w:rFonts w:ascii="Times New Roman" w:hAnsi="Times New Roman" w:cs="Times New Roman"/>
          <w:sz w:val="24"/>
          <w:szCs w:val="24"/>
        </w:rPr>
        <w:t xml:space="preserve">were </w:t>
      </w:r>
      <w:r>
        <w:rPr>
          <w:rFonts w:ascii="Times New Roman" w:hAnsi="Times New Roman" w:cs="Times New Roman"/>
          <w:sz w:val="24"/>
          <w:szCs w:val="24"/>
        </w:rPr>
        <w:t>respectively</w:t>
      </w:r>
      <w:r w:rsidR="0082243E">
        <w:rPr>
          <w:rFonts w:ascii="Times New Roman" w:hAnsi="Times New Roman" w:cs="Times New Roman"/>
          <w:sz w:val="24"/>
          <w:szCs w:val="24"/>
        </w:rPr>
        <w:t xml:space="preserve"> described</w:t>
      </w:r>
      <w:r>
        <w:rPr>
          <w:rFonts w:ascii="Times New Roman" w:hAnsi="Times New Roman" w:cs="Times New Roman"/>
          <w:sz w:val="24"/>
          <w:szCs w:val="24"/>
        </w:rPr>
        <w:t xml:space="preserve">. </w:t>
      </w:r>
      <w:r w:rsidR="00074146">
        <w:rPr>
          <w:rFonts w:ascii="Times New Roman" w:hAnsi="Times New Roman" w:cs="Times New Roman"/>
          <w:sz w:val="24"/>
          <w:szCs w:val="24"/>
        </w:rPr>
        <w:t>It can be seen that n</w:t>
      </w:r>
      <w:r w:rsidR="00B720C6" w:rsidRPr="00B720C6">
        <w:rPr>
          <w:rFonts w:ascii="Times New Roman" w:hAnsi="Times New Roman" w:cs="Times New Roman"/>
          <w:sz w:val="24"/>
          <w:szCs w:val="24"/>
        </w:rPr>
        <w:t xml:space="preserve">on-linear correlations </w:t>
      </w:r>
      <w:r w:rsidR="00CA629C">
        <w:rPr>
          <w:rFonts w:ascii="Times New Roman" w:hAnsi="Times New Roman" w:cs="Times New Roman"/>
          <w:sz w:val="24"/>
          <w:szCs w:val="24"/>
        </w:rPr>
        <w:t xml:space="preserve">have been </w:t>
      </w:r>
      <w:r w:rsidR="00B720C6">
        <w:rPr>
          <w:rFonts w:ascii="Times New Roman" w:hAnsi="Times New Roman" w:cs="Times New Roman"/>
          <w:sz w:val="24"/>
          <w:szCs w:val="24"/>
        </w:rPr>
        <w:t>exist</w:t>
      </w:r>
      <w:r w:rsidR="00CA629C">
        <w:rPr>
          <w:rFonts w:ascii="Times New Roman" w:hAnsi="Times New Roman" w:cs="Times New Roman"/>
          <w:sz w:val="24"/>
          <w:szCs w:val="24"/>
        </w:rPr>
        <w:t>ing</w:t>
      </w:r>
      <w:r w:rsidR="00B720C6">
        <w:rPr>
          <w:rFonts w:ascii="Times New Roman" w:hAnsi="Times New Roman" w:cs="Times New Roman"/>
          <w:sz w:val="24"/>
          <w:szCs w:val="24"/>
        </w:rPr>
        <w:t xml:space="preserve"> </w:t>
      </w:r>
      <w:r w:rsidR="00B720C6" w:rsidRPr="00B720C6">
        <w:rPr>
          <w:rFonts w:ascii="Times New Roman" w:hAnsi="Times New Roman" w:cs="Times New Roman"/>
          <w:sz w:val="24"/>
          <w:szCs w:val="24"/>
        </w:rPr>
        <w:t>between hardness and corrosion rate</w:t>
      </w:r>
      <w:r w:rsidR="00B720C6">
        <w:rPr>
          <w:rFonts w:ascii="Times New Roman" w:hAnsi="Times New Roman" w:cs="Times New Roman"/>
          <w:sz w:val="24"/>
          <w:szCs w:val="24"/>
        </w:rPr>
        <w:t>.</w:t>
      </w:r>
      <w:r w:rsidR="00B720C6" w:rsidRPr="00B720C6">
        <w:rPr>
          <w:rFonts w:ascii="Times New Roman" w:hAnsi="Times New Roman" w:cs="Times New Roman"/>
          <w:sz w:val="24"/>
          <w:szCs w:val="24"/>
        </w:rPr>
        <w:t xml:space="preserve"> </w:t>
      </w:r>
      <w:r>
        <w:rPr>
          <w:rFonts w:ascii="Times New Roman" w:hAnsi="Times New Roman" w:cs="Times New Roman"/>
          <w:sz w:val="24"/>
          <w:szCs w:val="24"/>
        </w:rPr>
        <w:t>However, fuzzy curve analysis could improve the performance of ANN with satisfactory accuracy</w:t>
      </w:r>
      <w:r w:rsidR="007E581B">
        <w:rPr>
          <w:rFonts w:ascii="Times New Roman" w:hAnsi="Times New Roman" w:cs="Times New Roman"/>
          <w:sz w:val="24"/>
          <w:szCs w:val="24"/>
        </w:rPr>
        <w:t xml:space="preserve"> and </w:t>
      </w:r>
      <w:r w:rsidR="00B9477D">
        <w:rPr>
          <w:rFonts w:ascii="Times New Roman" w:hAnsi="Times New Roman" w:cs="Times New Roman"/>
          <w:sz w:val="24"/>
          <w:szCs w:val="24"/>
        </w:rPr>
        <w:t>the</w:t>
      </w:r>
      <w:r w:rsidR="007E581B">
        <w:rPr>
          <w:rFonts w:ascii="Times New Roman" w:hAnsi="Times New Roman" w:cs="Times New Roman"/>
          <w:sz w:val="24"/>
          <w:szCs w:val="24"/>
        </w:rPr>
        <w:t xml:space="preserve"> model can be used for corrosion prediction of other existing and future Mg alloys.</w:t>
      </w:r>
      <w:r w:rsidR="009B2854">
        <w:rPr>
          <w:rFonts w:ascii="Times New Roman" w:hAnsi="Times New Roman" w:cs="Times New Roman"/>
          <w:sz w:val="24"/>
          <w:szCs w:val="24"/>
        </w:rPr>
        <w:t xml:space="preserve"> </w:t>
      </w:r>
      <w:r w:rsidR="00074146" w:rsidRPr="00074146">
        <w:rPr>
          <w:noProof/>
        </w:rPr>
        <w:t xml:space="preserve"> </w:t>
      </w:r>
    </w:p>
    <w:p w14:paraId="56C82B8C" w14:textId="51751ABF" w:rsidR="00585EC5" w:rsidRDefault="004424E0" w:rsidP="00585EC5">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ANN is a technology that</w:t>
      </w:r>
      <w:r w:rsidR="005E78E4">
        <w:rPr>
          <w:rFonts w:ascii="Times New Roman" w:hAnsi="Times New Roman" w:cs="Times New Roman"/>
          <w:sz w:val="24"/>
          <w:szCs w:val="24"/>
        </w:rPr>
        <w:t xml:space="preserve"> can</w:t>
      </w:r>
      <w:r>
        <w:rPr>
          <w:rFonts w:ascii="Times New Roman" w:hAnsi="Times New Roman" w:cs="Times New Roman"/>
          <w:sz w:val="24"/>
          <w:szCs w:val="24"/>
        </w:rPr>
        <w:t xml:space="preserve"> learn</w:t>
      </w:r>
      <w:r w:rsidR="005E78E4">
        <w:rPr>
          <w:rFonts w:ascii="Times New Roman" w:hAnsi="Times New Roman" w:cs="Times New Roman"/>
          <w:sz w:val="24"/>
          <w:szCs w:val="24"/>
        </w:rPr>
        <w:t xml:space="preserve"> </w:t>
      </w:r>
      <w:r>
        <w:rPr>
          <w:rFonts w:ascii="Times New Roman" w:hAnsi="Times New Roman" w:cs="Times New Roman"/>
          <w:sz w:val="24"/>
          <w:szCs w:val="24"/>
        </w:rPr>
        <w:t xml:space="preserve">by examples and then make prediction for new situations. ANN model needs </w:t>
      </w:r>
      <w:r w:rsidRPr="00815306">
        <w:rPr>
          <w:rFonts w:ascii="Times New Roman" w:hAnsi="Times New Roman" w:cs="Times New Roman"/>
          <w:sz w:val="24"/>
          <w:szCs w:val="24"/>
        </w:rPr>
        <w:t>sufficient</w:t>
      </w:r>
      <w:r>
        <w:rPr>
          <w:rFonts w:ascii="Times New Roman" w:hAnsi="Times New Roman" w:cs="Times New Roman"/>
          <w:sz w:val="24"/>
          <w:szCs w:val="24"/>
        </w:rPr>
        <w:t xml:space="preserve"> </w:t>
      </w:r>
      <w:r w:rsidRPr="00815306">
        <w:rPr>
          <w:rFonts w:ascii="Times New Roman" w:hAnsi="Times New Roman" w:cs="Times New Roman"/>
          <w:sz w:val="24"/>
          <w:szCs w:val="24"/>
        </w:rPr>
        <w:t xml:space="preserve">amount of </w:t>
      </w:r>
      <w:r>
        <w:rPr>
          <w:rFonts w:ascii="Times New Roman" w:hAnsi="Times New Roman" w:cs="Times New Roman"/>
          <w:sz w:val="24"/>
          <w:szCs w:val="24"/>
        </w:rPr>
        <w:t xml:space="preserve">adequately extensive and </w:t>
      </w:r>
      <w:r w:rsidRPr="00815306">
        <w:rPr>
          <w:rFonts w:ascii="Times New Roman" w:hAnsi="Times New Roman" w:cs="Times New Roman"/>
          <w:sz w:val="24"/>
          <w:szCs w:val="24"/>
        </w:rPr>
        <w:t>representative data to constitute a good training set</w:t>
      </w:r>
      <w:r>
        <w:rPr>
          <w:rFonts w:ascii="Times New Roman" w:hAnsi="Times New Roman" w:cs="Times New Roman"/>
          <w:sz w:val="24"/>
          <w:szCs w:val="24"/>
        </w:rPr>
        <w:t xml:space="preserve"> to solve the problem.</w:t>
      </w:r>
      <w:r w:rsidRPr="00815306">
        <w:rPr>
          <w:rFonts w:ascii="Times New Roman" w:hAnsi="Times New Roman" w:cs="Times New Roman"/>
          <w:sz w:val="24"/>
          <w:szCs w:val="24"/>
        </w:rPr>
        <w:t xml:space="preserve"> </w:t>
      </w:r>
      <w:r>
        <w:rPr>
          <w:rFonts w:ascii="Times New Roman" w:hAnsi="Times New Roman" w:cs="Times New Roman"/>
          <w:sz w:val="24"/>
          <w:szCs w:val="24"/>
        </w:rPr>
        <w:t xml:space="preserve">Many unnecessary input parameters that do not have a strong </w:t>
      </w:r>
      <w:r w:rsidR="003C4DDF">
        <w:rPr>
          <w:rFonts w:ascii="Times New Roman" w:hAnsi="Times New Roman" w:cs="Times New Roman"/>
          <w:sz w:val="24"/>
          <w:szCs w:val="24"/>
        </w:rPr>
        <w:t>interaction</w:t>
      </w:r>
      <w:r>
        <w:rPr>
          <w:rFonts w:ascii="Times New Roman" w:hAnsi="Times New Roman" w:cs="Times New Roman"/>
          <w:sz w:val="24"/>
          <w:szCs w:val="24"/>
        </w:rPr>
        <w:t xml:space="preserve"> with desired output in training data makes an exhausted training and degrades the network performance. </w:t>
      </w:r>
      <w:r w:rsidRPr="001911C1">
        <w:rPr>
          <w:rFonts w:ascii="Times New Roman" w:hAnsi="Times New Roman" w:cs="Times New Roman"/>
          <w:sz w:val="24"/>
          <w:szCs w:val="24"/>
        </w:rPr>
        <w:t xml:space="preserve">In materials science researches, it is </w:t>
      </w:r>
      <w:r>
        <w:rPr>
          <w:rFonts w:ascii="Times New Roman" w:hAnsi="Times New Roman" w:cs="Times New Roman"/>
          <w:sz w:val="24"/>
          <w:szCs w:val="24"/>
        </w:rPr>
        <w:t>critical</w:t>
      </w:r>
      <w:r w:rsidRPr="001911C1">
        <w:rPr>
          <w:rFonts w:ascii="Times New Roman" w:hAnsi="Times New Roman" w:cs="Times New Roman"/>
          <w:sz w:val="24"/>
          <w:szCs w:val="24"/>
        </w:rPr>
        <w:t xml:space="preserve"> to know the </w:t>
      </w:r>
      <w:r>
        <w:rPr>
          <w:rFonts w:ascii="Times New Roman" w:hAnsi="Times New Roman" w:cs="Times New Roman"/>
          <w:sz w:val="24"/>
          <w:szCs w:val="24"/>
        </w:rPr>
        <w:t>importance</w:t>
      </w:r>
      <w:r w:rsidRPr="001911C1">
        <w:rPr>
          <w:rFonts w:ascii="Times New Roman" w:hAnsi="Times New Roman" w:cs="Times New Roman"/>
          <w:sz w:val="24"/>
          <w:szCs w:val="24"/>
        </w:rPr>
        <w:t xml:space="preserve"> of</w:t>
      </w:r>
      <w:r>
        <w:rPr>
          <w:rFonts w:ascii="Times New Roman" w:hAnsi="Times New Roman" w:cs="Times New Roman"/>
          <w:sz w:val="24"/>
          <w:szCs w:val="24"/>
        </w:rPr>
        <w:t xml:space="preserve"> each</w:t>
      </w:r>
      <w:r w:rsidRPr="001911C1">
        <w:rPr>
          <w:rFonts w:ascii="Times New Roman" w:hAnsi="Times New Roman" w:cs="Times New Roman"/>
          <w:sz w:val="24"/>
          <w:szCs w:val="24"/>
        </w:rPr>
        <w:t xml:space="preserve"> </w:t>
      </w:r>
      <w:r>
        <w:rPr>
          <w:rFonts w:ascii="Times New Roman" w:hAnsi="Times New Roman" w:cs="Times New Roman"/>
          <w:sz w:val="24"/>
          <w:szCs w:val="24"/>
        </w:rPr>
        <w:t xml:space="preserve">input </w:t>
      </w:r>
      <w:r w:rsidRPr="001911C1">
        <w:rPr>
          <w:rFonts w:ascii="Times New Roman" w:hAnsi="Times New Roman" w:cs="Times New Roman"/>
          <w:sz w:val="24"/>
          <w:szCs w:val="24"/>
        </w:rPr>
        <w:t xml:space="preserve">variables affecting on material properties and </w:t>
      </w:r>
      <w:r>
        <w:rPr>
          <w:rFonts w:ascii="Times New Roman" w:hAnsi="Times New Roman" w:cs="Times New Roman"/>
          <w:sz w:val="24"/>
          <w:szCs w:val="24"/>
        </w:rPr>
        <w:t>identify</w:t>
      </w:r>
      <w:r w:rsidRPr="001911C1">
        <w:rPr>
          <w:rFonts w:ascii="Times New Roman" w:hAnsi="Times New Roman" w:cs="Times New Roman"/>
          <w:sz w:val="24"/>
          <w:szCs w:val="24"/>
        </w:rPr>
        <w:t xml:space="preserve"> which </w:t>
      </w:r>
      <w:r>
        <w:rPr>
          <w:rFonts w:ascii="Times New Roman" w:hAnsi="Times New Roman" w:cs="Times New Roman"/>
          <w:sz w:val="24"/>
          <w:szCs w:val="24"/>
        </w:rPr>
        <w:t xml:space="preserve">input </w:t>
      </w:r>
      <w:r w:rsidRPr="001911C1">
        <w:rPr>
          <w:rFonts w:ascii="Times New Roman" w:hAnsi="Times New Roman" w:cs="Times New Roman"/>
          <w:sz w:val="24"/>
          <w:szCs w:val="24"/>
        </w:rPr>
        <w:t>variable is the most influencing factor on materials’ properties.</w:t>
      </w:r>
      <w:r>
        <w:rPr>
          <w:rFonts w:ascii="Times New Roman" w:hAnsi="Times New Roman" w:cs="Times New Roman"/>
          <w:sz w:val="24"/>
          <w:szCs w:val="24"/>
        </w:rPr>
        <w:t xml:space="preserve"> By using input ranking methods like sensitivity analysis </w:t>
      </w:r>
      <w:r w:rsidRPr="008E281C">
        <w:rPr>
          <w:rFonts w:ascii="Times New Roman" w:hAnsi="Times New Roman" w:cs="Times New Roman"/>
          <w:color w:val="FF0000"/>
          <w:sz w:val="24"/>
          <w:szCs w:val="24"/>
          <w:rPrChange w:id="129" w:author="Thike" w:date="2019-06-18T15:42:00Z">
            <w:rPr>
              <w:rFonts w:ascii="Times New Roman" w:hAnsi="Times New Roman" w:cs="Times New Roman"/>
              <w:sz w:val="24"/>
              <w:szCs w:val="24"/>
            </w:rPr>
          </w:rPrChange>
        </w:rPr>
        <w:t>and fuzzy curve</w:t>
      </w:r>
      <w:r>
        <w:rPr>
          <w:rFonts w:ascii="Times New Roman" w:hAnsi="Times New Roman" w:cs="Times New Roman"/>
          <w:sz w:val="24"/>
          <w:szCs w:val="24"/>
        </w:rPr>
        <w:t xml:space="preserve">, unimportant input parameters will easily be found out </w:t>
      </w:r>
      <w:ins w:id="130" w:author="Thike" w:date="2019-06-18T15:45:00Z">
        <w:r w:rsidR="00957DAF">
          <w:rPr>
            <w:rFonts w:ascii="Times New Roman" w:hAnsi="Times New Roman" w:cs="Times New Roman"/>
            <w:sz w:val="24"/>
            <w:szCs w:val="24"/>
          </w:rPr>
          <w:t xml:space="preserve">and </w:t>
        </w:r>
      </w:ins>
      <w:r>
        <w:rPr>
          <w:rFonts w:ascii="Times New Roman" w:hAnsi="Times New Roman" w:cs="Times New Roman"/>
          <w:sz w:val="24"/>
          <w:szCs w:val="24"/>
        </w:rPr>
        <w:t xml:space="preserve">to </w:t>
      </w:r>
      <w:ins w:id="131" w:author="Thike" w:date="2019-06-18T15:45:00Z">
        <w:r w:rsidR="00957DAF">
          <w:rPr>
            <w:rFonts w:ascii="Times New Roman" w:hAnsi="Times New Roman" w:cs="Times New Roman"/>
            <w:sz w:val="24"/>
            <w:szCs w:val="24"/>
          </w:rPr>
          <w:t xml:space="preserve">be </w:t>
        </w:r>
      </w:ins>
      <w:r>
        <w:rPr>
          <w:rFonts w:ascii="Times New Roman" w:hAnsi="Times New Roman" w:cs="Times New Roman"/>
          <w:sz w:val="24"/>
          <w:szCs w:val="24"/>
        </w:rPr>
        <w:t>eliminate</w:t>
      </w:r>
      <w:ins w:id="132" w:author="Thike" w:date="2019-06-18T15:45:00Z">
        <w:r w:rsidR="00957DAF">
          <w:rPr>
            <w:rFonts w:ascii="Times New Roman" w:hAnsi="Times New Roman" w:cs="Times New Roman"/>
            <w:sz w:val="24"/>
            <w:szCs w:val="24"/>
          </w:rPr>
          <w:t>d</w:t>
        </w:r>
      </w:ins>
      <w:r>
        <w:rPr>
          <w:rFonts w:ascii="Times New Roman" w:hAnsi="Times New Roman" w:cs="Times New Roman"/>
          <w:sz w:val="24"/>
          <w:szCs w:val="24"/>
        </w:rPr>
        <w:t xml:space="preserve"> from the problem and then model will be made simpler and easier </w:t>
      </w:r>
      <w:r w:rsidRPr="00957DAF">
        <w:rPr>
          <w:rFonts w:ascii="Times New Roman" w:hAnsi="Times New Roman" w:cs="Times New Roman"/>
          <w:sz w:val="24"/>
          <w:szCs w:val="24"/>
        </w:rPr>
        <w:t>to define</w:t>
      </w:r>
      <w:r w:rsidR="0021666C" w:rsidRPr="00957DAF">
        <w:t xml:space="preserve"> </w:t>
      </w:r>
      <w:r w:rsidR="0021666C" w:rsidRPr="00957DAF">
        <w:rPr>
          <w:rFonts w:ascii="Times New Roman" w:hAnsi="Times New Roman" w:cs="Times New Roman"/>
          <w:sz w:val="24"/>
          <w:szCs w:val="24"/>
        </w:rPr>
        <w:t>future</w:t>
      </w:r>
      <w:r w:rsidRPr="00957DAF">
        <w:rPr>
          <w:rFonts w:ascii="Times New Roman" w:hAnsi="Times New Roman" w:cs="Times New Roman"/>
          <w:sz w:val="24"/>
          <w:szCs w:val="24"/>
        </w:rPr>
        <w:t xml:space="preserve"> </w:t>
      </w:r>
      <w:r w:rsidR="00FF18B9" w:rsidRPr="00957DAF">
        <w:rPr>
          <w:rFonts w:ascii="Times New Roman" w:hAnsi="Times New Roman" w:cs="Times New Roman"/>
          <w:sz w:val="24"/>
          <w:szCs w:val="24"/>
        </w:rPr>
        <w:t>possible</w:t>
      </w:r>
      <w:r w:rsidRPr="00957DAF">
        <w:rPr>
          <w:rFonts w:ascii="Times New Roman" w:hAnsi="Times New Roman" w:cs="Times New Roman"/>
          <w:sz w:val="24"/>
          <w:szCs w:val="24"/>
        </w:rPr>
        <w:t xml:space="preserve"> mechanisms,</w:t>
      </w:r>
      <w:r>
        <w:rPr>
          <w:rFonts w:ascii="Times New Roman" w:hAnsi="Times New Roman" w:cs="Times New Roman"/>
          <w:sz w:val="24"/>
          <w:szCs w:val="24"/>
        </w:rPr>
        <w:t xml:space="preserve"> and the solution will be more fruitful and exact.</w:t>
      </w:r>
      <w:r w:rsidR="00BD10AB">
        <w:rPr>
          <w:rFonts w:ascii="Times New Roman" w:hAnsi="Times New Roman" w:cs="Times New Roman"/>
          <w:sz w:val="24"/>
          <w:szCs w:val="24"/>
        </w:rPr>
        <w:t xml:space="preserve"> And modelling ability of ANN can be improved by considering </w:t>
      </w:r>
      <w:r w:rsidR="00F353FF">
        <w:rPr>
          <w:rFonts w:ascii="Times New Roman" w:hAnsi="Times New Roman" w:cs="Times New Roman"/>
          <w:sz w:val="24"/>
          <w:szCs w:val="24"/>
        </w:rPr>
        <w:t xml:space="preserve">all </w:t>
      </w:r>
      <w:r w:rsidR="00BD10AB">
        <w:rPr>
          <w:rFonts w:ascii="Times New Roman" w:hAnsi="Times New Roman" w:cs="Times New Roman"/>
          <w:sz w:val="24"/>
          <w:szCs w:val="24"/>
        </w:rPr>
        <w:t xml:space="preserve">other possible </w:t>
      </w:r>
      <w:r w:rsidR="005871EF">
        <w:rPr>
          <w:rFonts w:ascii="Times New Roman" w:hAnsi="Times New Roman" w:cs="Times New Roman"/>
          <w:sz w:val="24"/>
          <w:szCs w:val="24"/>
        </w:rPr>
        <w:t>variables</w:t>
      </w:r>
      <w:r w:rsidR="00BD10AB">
        <w:rPr>
          <w:rFonts w:ascii="Times New Roman" w:hAnsi="Times New Roman" w:cs="Times New Roman"/>
          <w:sz w:val="24"/>
          <w:szCs w:val="24"/>
        </w:rPr>
        <w:t xml:space="preserve"> that have stronger impact on output </w:t>
      </w:r>
      <w:r w:rsidR="00F353FF">
        <w:rPr>
          <w:rFonts w:ascii="Times New Roman" w:hAnsi="Times New Roman" w:cs="Times New Roman"/>
          <w:sz w:val="24"/>
          <w:szCs w:val="24"/>
        </w:rPr>
        <w:t xml:space="preserve">at a given condition </w:t>
      </w:r>
      <w:r w:rsidR="00BD10AB">
        <w:rPr>
          <w:rFonts w:ascii="Times New Roman" w:hAnsi="Times New Roman" w:cs="Times New Roman"/>
          <w:sz w:val="24"/>
          <w:szCs w:val="24"/>
        </w:rPr>
        <w:t>and</w:t>
      </w:r>
      <w:r w:rsidR="00F353FF">
        <w:rPr>
          <w:rFonts w:ascii="Times New Roman" w:hAnsi="Times New Roman" w:cs="Times New Roman"/>
          <w:sz w:val="24"/>
          <w:szCs w:val="24"/>
        </w:rPr>
        <w:t xml:space="preserve"> by</w:t>
      </w:r>
      <w:r w:rsidR="00BD10AB">
        <w:rPr>
          <w:rFonts w:ascii="Times New Roman" w:hAnsi="Times New Roman" w:cs="Times New Roman"/>
          <w:sz w:val="24"/>
          <w:szCs w:val="24"/>
        </w:rPr>
        <w:t xml:space="preserve"> constructing a more enriched dataset.</w:t>
      </w:r>
    </w:p>
    <w:p w14:paraId="14937778" w14:textId="28D9359B" w:rsidR="00B94A49" w:rsidRPr="00B57EA8" w:rsidRDefault="007627C3"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Pr="007627C3">
        <w:rPr>
          <w:rFonts w:ascii="Times New Roman" w:hAnsi="Times New Roman" w:cs="Times New Roman"/>
          <w:sz w:val="24"/>
          <w:szCs w:val="24"/>
        </w:rPr>
        <w:t>he benefit of other computing technologies, such as genetic algorithm and Bayesian framework, can save the defect</w:t>
      </w:r>
      <w:r>
        <w:rPr>
          <w:rFonts w:ascii="Times New Roman" w:hAnsi="Times New Roman" w:cs="Times New Roman"/>
          <w:sz w:val="24"/>
          <w:szCs w:val="24"/>
        </w:rPr>
        <w:t>s</w:t>
      </w:r>
      <w:r w:rsidRPr="007627C3">
        <w:rPr>
          <w:rFonts w:ascii="Times New Roman" w:hAnsi="Times New Roman" w:cs="Times New Roman"/>
          <w:sz w:val="24"/>
          <w:szCs w:val="24"/>
        </w:rPr>
        <w:t xml:space="preserve"> of ANN model</w:t>
      </w:r>
      <w:r w:rsidR="00FF3F8A">
        <w:rPr>
          <w:rFonts w:ascii="Times New Roman" w:hAnsi="Times New Roman" w:cs="Times New Roman"/>
          <w:sz w:val="24"/>
          <w:szCs w:val="24"/>
        </w:rPr>
        <w:t>,</w:t>
      </w:r>
      <w:r w:rsidRPr="007627C3">
        <w:rPr>
          <w:rFonts w:ascii="Times New Roman" w:hAnsi="Times New Roman" w:cs="Times New Roman"/>
          <w:sz w:val="24"/>
          <w:szCs w:val="24"/>
        </w:rPr>
        <w:t xml:space="preserve"> like overfitting occurred while training the network and</w:t>
      </w:r>
      <w:r>
        <w:rPr>
          <w:rFonts w:ascii="Times New Roman" w:hAnsi="Times New Roman" w:cs="Times New Roman"/>
          <w:sz w:val="24"/>
          <w:szCs w:val="24"/>
        </w:rPr>
        <w:t xml:space="preserve"> </w:t>
      </w:r>
      <w:r>
        <w:rPr>
          <w:rFonts w:ascii="Times New Roman" w:hAnsi="Times New Roman" w:cs="Times New Roman"/>
          <w:sz w:val="24"/>
          <w:szCs w:val="24"/>
        </w:rPr>
        <w:lastRenderedPageBreak/>
        <w:t>uncertainty and instability of ANN</w:t>
      </w:r>
      <w:r w:rsidR="00FF3F8A">
        <w:rPr>
          <w:rFonts w:ascii="Times New Roman" w:hAnsi="Times New Roman" w:cs="Times New Roman"/>
          <w:sz w:val="24"/>
          <w:szCs w:val="24"/>
        </w:rPr>
        <w:t>,</w:t>
      </w:r>
      <w:r>
        <w:rPr>
          <w:rFonts w:ascii="Times New Roman" w:hAnsi="Times New Roman" w:cs="Times New Roman"/>
          <w:sz w:val="24"/>
          <w:szCs w:val="24"/>
        </w:rPr>
        <w:t xml:space="preserve"> and </w:t>
      </w:r>
      <w:r w:rsidR="001930DC">
        <w:rPr>
          <w:rFonts w:ascii="Times New Roman" w:hAnsi="Times New Roman" w:cs="Times New Roman"/>
          <w:sz w:val="24"/>
          <w:szCs w:val="24"/>
        </w:rPr>
        <w:t>then the</w:t>
      </w:r>
      <w:r>
        <w:rPr>
          <w:rFonts w:ascii="Times New Roman" w:hAnsi="Times New Roman" w:cs="Times New Roman"/>
          <w:sz w:val="24"/>
          <w:szCs w:val="24"/>
        </w:rPr>
        <w:t xml:space="preserve"> performance</w:t>
      </w:r>
      <w:r w:rsidR="001930DC">
        <w:rPr>
          <w:rFonts w:ascii="Times New Roman" w:hAnsi="Times New Roman" w:cs="Times New Roman"/>
          <w:sz w:val="24"/>
          <w:szCs w:val="24"/>
        </w:rPr>
        <w:t xml:space="preserve"> of network is significantly improved</w:t>
      </w:r>
      <w:r>
        <w:rPr>
          <w:rFonts w:ascii="Times New Roman" w:hAnsi="Times New Roman" w:cs="Times New Roman"/>
          <w:sz w:val="24"/>
          <w:szCs w:val="24"/>
        </w:rPr>
        <w:t xml:space="preserve">. That fact is supported by the work of </w:t>
      </w:r>
      <w:r w:rsidR="00B94A49">
        <w:rPr>
          <w:rFonts w:ascii="Times New Roman" w:hAnsi="Times New Roman" w:cs="Times New Roman"/>
          <w:sz w:val="24"/>
          <w:szCs w:val="24"/>
        </w:rPr>
        <w:t xml:space="preserve">Huang, Jia et al. </w:t>
      </w:r>
      <w:r w:rsidR="001C6FD1">
        <w:rPr>
          <w:rFonts w:ascii="Times New Roman" w:hAnsi="Times New Roman" w:cs="Times New Roman"/>
          <w:sz w:val="24"/>
          <w:szCs w:val="24"/>
        </w:rPr>
        <w:t xml:space="preserve">(2018) </w:t>
      </w:r>
      <w:r w:rsidR="00B94A49">
        <w:rPr>
          <w:rFonts w:ascii="Times New Roman" w:hAnsi="Times New Roman" w:cs="Times New Roman"/>
          <w:sz w:val="24"/>
          <w:szCs w:val="24"/>
        </w:rPr>
        <w:fldChar w:fldCharType="begin">
          <w:fldData xml:space="preserve">PEVuZE5vdGU+PENpdGU+PEF1dGhvcj5IdWFuZzwvQXV0aG9yPjxZZWFyPjIwMTg8L1llYXI+PFJl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</w:fldData>
        </w:fldChar>
      </w:r>
      <w:r w:rsidR="00B94A49">
        <w:rPr>
          <w:rFonts w:ascii="Times New Roman" w:hAnsi="Times New Roman" w:cs="Times New Roman"/>
          <w:sz w:val="24"/>
          <w:szCs w:val="24"/>
        </w:rPr>
        <w:instrText xml:space="preserve"> ADDIN EN.CITE </w:instrText>
      </w:r>
      <w:r w:rsidR="00B94A49">
        <w:rPr>
          <w:rFonts w:ascii="Times New Roman" w:hAnsi="Times New Roman" w:cs="Times New Roman"/>
          <w:sz w:val="24"/>
          <w:szCs w:val="24"/>
        </w:rPr>
        <w:fldChar w:fldCharType="begin">
          <w:fldData xml:space="preserve">PEVuZE5vdGU+PENpdGU+PEF1dGhvcj5IdWFuZzwvQXV0aG9yPjxZZWFyPjIwMTg8L1llYXI+PFJl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</w:fldData>
        </w:fldChar>
      </w:r>
      <w:r w:rsidR="00B94A49">
        <w:rPr>
          <w:rFonts w:ascii="Times New Roman" w:hAnsi="Times New Roman" w:cs="Times New Roman"/>
          <w:sz w:val="24"/>
          <w:szCs w:val="24"/>
        </w:rPr>
        <w:instrText xml:space="preserve"> ADDIN EN.CITE.DATA </w:instrText>
      </w:r>
      <w:r w:rsidR="00B94A49">
        <w:rPr>
          <w:rFonts w:ascii="Times New Roman" w:hAnsi="Times New Roman" w:cs="Times New Roman"/>
          <w:sz w:val="24"/>
          <w:szCs w:val="24"/>
        </w:rPr>
      </w:r>
      <w:r w:rsidR="00B94A49">
        <w:rPr>
          <w:rFonts w:ascii="Times New Roman" w:hAnsi="Times New Roman" w:cs="Times New Roman"/>
          <w:sz w:val="24"/>
          <w:szCs w:val="24"/>
        </w:rPr>
        <w:fldChar w:fldCharType="end"/>
      </w:r>
      <w:r w:rsidR="00B94A49">
        <w:rPr>
          <w:rFonts w:ascii="Times New Roman" w:hAnsi="Times New Roman" w:cs="Times New Roman"/>
          <w:sz w:val="24"/>
          <w:szCs w:val="24"/>
        </w:rPr>
      </w:r>
      <w:r w:rsidR="00B94A49">
        <w:rPr>
          <w:rFonts w:ascii="Times New Roman" w:hAnsi="Times New Roman" w:cs="Times New Roman"/>
          <w:sz w:val="24"/>
          <w:szCs w:val="24"/>
        </w:rPr>
        <w:fldChar w:fldCharType="separate"/>
      </w:r>
      <w:r w:rsidR="00B94A49">
        <w:rPr>
          <w:rFonts w:ascii="Times New Roman" w:hAnsi="Times New Roman" w:cs="Times New Roman"/>
          <w:noProof/>
          <w:sz w:val="24"/>
          <w:szCs w:val="24"/>
        </w:rPr>
        <w:t>[</w:t>
      </w:r>
      <w:hyperlink w:anchor="_ENREF_50" w:tooltip="Huang, 2018 #552" w:history="1">
        <w:r w:rsidR="0058554F">
          <w:rPr>
            <w:rFonts w:ascii="Times New Roman" w:hAnsi="Times New Roman" w:cs="Times New Roman"/>
            <w:noProof/>
            <w:sz w:val="24"/>
            <w:szCs w:val="24"/>
          </w:rPr>
          <w:t>50</w:t>
        </w:r>
      </w:hyperlink>
      <w:r w:rsidR="00B94A49">
        <w:rPr>
          <w:rFonts w:ascii="Times New Roman" w:hAnsi="Times New Roman" w:cs="Times New Roman"/>
          <w:noProof/>
          <w:sz w:val="24"/>
          <w:szCs w:val="24"/>
        </w:rPr>
        <w:t>]</w:t>
      </w:r>
      <w:r w:rsidR="00B94A49">
        <w:rPr>
          <w:rFonts w:ascii="Times New Roman" w:hAnsi="Times New Roman" w:cs="Times New Roman"/>
          <w:sz w:val="24"/>
          <w:szCs w:val="24"/>
        </w:rPr>
        <w:fldChar w:fldCharType="end"/>
      </w:r>
      <w:r>
        <w:rPr>
          <w:rFonts w:ascii="Times New Roman" w:hAnsi="Times New Roman" w:cs="Times New Roman"/>
          <w:sz w:val="24"/>
          <w:szCs w:val="24"/>
        </w:rPr>
        <w:t xml:space="preserve"> in which the authors</w:t>
      </w:r>
      <w:r w:rsidR="00B94A49">
        <w:rPr>
          <w:rFonts w:ascii="Times New Roman" w:hAnsi="Times New Roman" w:cs="Times New Roman"/>
          <w:sz w:val="24"/>
          <w:szCs w:val="24"/>
        </w:rPr>
        <w:t xml:space="preserve"> </w:t>
      </w:r>
      <w:r>
        <w:rPr>
          <w:rFonts w:ascii="Times New Roman" w:hAnsi="Times New Roman" w:cs="Times New Roman"/>
          <w:sz w:val="24"/>
          <w:szCs w:val="24"/>
        </w:rPr>
        <w:t xml:space="preserve">have made a comparison of three different approaches </w:t>
      </w:r>
      <w:r w:rsidRPr="007627C3">
        <w:rPr>
          <w:rFonts w:ascii="Times New Roman" w:hAnsi="Times New Roman" w:cs="Times New Roman"/>
          <w:sz w:val="24"/>
          <w:szCs w:val="24"/>
        </w:rPr>
        <w:t>to predict flow behavior and find out the optimum hot working processing parameters of 5754 aluminum alloy</w:t>
      </w:r>
      <w:r>
        <w:rPr>
          <w:rFonts w:ascii="Times New Roman" w:hAnsi="Times New Roman" w:cs="Times New Roman"/>
          <w:sz w:val="24"/>
          <w:szCs w:val="24"/>
        </w:rPr>
        <w:t>.</w:t>
      </w:r>
      <w:r w:rsidRPr="007627C3">
        <w:rPr>
          <w:rFonts w:ascii="Times New Roman" w:hAnsi="Times New Roman" w:cs="Times New Roman"/>
          <w:sz w:val="24"/>
          <w:szCs w:val="24"/>
        </w:rPr>
        <w:t xml:space="preserve"> </w:t>
      </w:r>
      <w:r>
        <w:rPr>
          <w:rFonts w:ascii="Times New Roman" w:hAnsi="Times New Roman" w:cs="Times New Roman"/>
          <w:sz w:val="24"/>
          <w:szCs w:val="24"/>
        </w:rPr>
        <w:t>T</w:t>
      </w:r>
      <w:r w:rsidR="00B94A49">
        <w:rPr>
          <w:rFonts w:ascii="Times New Roman" w:hAnsi="Times New Roman" w:cs="Times New Roman"/>
          <w:sz w:val="24"/>
          <w:szCs w:val="24"/>
        </w:rPr>
        <w:t>hree forecasting models: strain-compensation Arrhenius (SA), back propagation (BP) artificial neural network (ANN) and an optimized BPANN model based on genetic algorithm (ANN-GA</w:t>
      </w:r>
      <w:r>
        <w:rPr>
          <w:rFonts w:ascii="Times New Roman" w:hAnsi="Times New Roman" w:cs="Times New Roman"/>
          <w:sz w:val="24"/>
          <w:szCs w:val="24"/>
        </w:rPr>
        <w:t>) were constructed</w:t>
      </w:r>
      <w:r w:rsidR="00B94A49">
        <w:rPr>
          <w:rFonts w:ascii="Times New Roman" w:hAnsi="Times New Roman" w:cs="Times New Roman"/>
          <w:sz w:val="24"/>
          <w:szCs w:val="24"/>
        </w:rPr>
        <w:t>. The</w:t>
      </w:r>
      <w:r>
        <w:rPr>
          <w:rFonts w:ascii="Times New Roman" w:hAnsi="Times New Roman" w:cs="Times New Roman"/>
          <w:sz w:val="24"/>
          <w:szCs w:val="24"/>
        </w:rPr>
        <w:t>ir</w:t>
      </w:r>
      <w:r w:rsidR="00B94A49">
        <w:rPr>
          <w:rFonts w:ascii="Times New Roman" w:hAnsi="Times New Roman" w:cs="Times New Roman"/>
          <w:sz w:val="24"/>
          <w:szCs w:val="24"/>
        </w:rPr>
        <w:t xml:space="preserve"> comparison showed that </w:t>
      </w:r>
      <w:r w:rsidR="00F7582E">
        <w:rPr>
          <w:rFonts w:ascii="Times New Roman" w:hAnsi="Times New Roman" w:cs="Times New Roman"/>
          <w:sz w:val="24"/>
          <w:szCs w:val="24"/>
        </w:rPr>
        <w:t xml:space="preserve">four-layered </w:t>
      </w:r>
      <w:r w:rsidR="00B94A49">
        <w:rPr>
          <w:rFonts w:ascii="Times New Roman" w:hAnsi="Times New Roman" w:cs="Times New Roman"/>
          <w:sz w:val="24"/>
          <w:szCs w:val="24"/>
        </w:rPr>
        <w:t xml:space="preserve">BPANN model provided </w:t>
      </w:r>
      <w:ins w:id="133" w:author="Thike" w:date="2019-06-18T15:57:00Z">
        <w:r w:rsidR="00037A8D">
          <w:rPr>
            <w:rFonts w:ascii="Times New Roman" w:hAnsi="Times New Roman" w:cs="Times New Roman"/>
            <w:sz w:val="24"/>
            <w:szCs w:val="24"/>
          </w:rPr>
          <w:t xml:space="preserve">more </w:t>
        </w:r>
      </w:ins>
      <w:r w:rsidR="00B94A49">
        <w:rPr>
          <w:rFonts w:ascii="Times New Roman" w:hAnsi="Times New Roman" w:cs="Times New Roman"/>
          <w:sz w:val="24"/>
          <w:szCs w:val="24"/>
        </w:rPr>
        <w:t xml:space="preserve">accurate prediction than SA model. </w:t>
      </w:r>
      <w:r w:rsidR="00F7582E">
        <w:rPr>
          <w:rFonts w:ascii="Times New Roman" w:hAnsi="Times New Roman" w:cs="Times New Roman"/>
          <w:sz w:val="24"/>
          <w:szCs w:val="24"/>
        </w:rPr>
        <w:t>But it was found that BPANN model was weak to optimize globally so that local optimum occurred in learning algorithm.</w:t>
      </w:r>
      <w:r w:rsidR="00972113" w:rsidRPr="00972113">
        <w:rPr>
          <w:rFonts w:ascii="Times New Roman" w:hAnsi="Times New Roman" w:cs="Times New Roman"/>
          <w:sz w:val="24"/>
          <w:szCs w:val="24"/>
        </w:rPr>
        <w:t xml:space="preserve"> </w:t>
      </w:r>
      <w:r w:rsidR="00F7582E">
        <w:rPr>
          <w:rFonts w:ascii="Times New Roman" w:hAnsi="Times New Roman" w:cs="Times New Roman"/>
          <w:sz w:val="24"/>
          <w:szCs w:val="24"/>
        </w:rPr>
        <w:t xml:space="preserve">This weakness made </w:t>
      </w:r>
      <w:r w:rsidR="00E24DDE">
        <w:rPr>
          <w:rFonts w:ascii="Times New Roman" w:hAnsi="Times New Roman" w:cs="Times New Roman"/>
          <w:sz w:val="24"/>
          <w:szCs w:val="24"/>
        </w:rPr>
        <w:t>instability</w:t>
      </w:r>
      <w:r w:rsidR="00F7582E">
        <w:rPr>
          <w:rFonts w:ascii="Times New Roman" w:hAnsi="Times New Roman" w:cs="Times New Roman"/>
          <w:sz w:val="24"/>
          <w:szCs w:val="24"/>
        </w:rPr>
        <w:t xml:space="preserve"> in network performance.</w:t>
      </w:r>
      <w:r w:rsidR="00972113" w:rsidRPr="00972113">
        <w:rPr>
          <w:rFonts w:ascii="Times New Roman" w:hAnsi="Times New Roman" w:cs="Times New Roman"/>
          <w:sz w:val="24"/>
          <w:szCs w:val="24"/>
        </w:rPr>
        <w:t xml:space="preserve"> BPANN was optimized </w:t>
      </w:r>
      <w:r w:rsidR="00F7582E">
        <w:rPr>
          <w:rFonts w:ascii="Times New Roman" w:hAnsi="Times New Roman" w:cs="Times New Roman"/>
          <w:sz w:val="24"/>
          <w:szCs w:val="24"/>
        </w:rPr>
        <w:t xml:space="preserve">by genetic algorithm (GA) to form a new model </w:t>
      </w:r>
      <w:r w:rsidR="00972113" w:rsidRPr="00972113">
        <w:rPr>
          <w:rFonts w:ascii="Times New Roman" w:hAnsi="Times New Roman" w:cs="Times New Roman"/>
          <w:sz w:val="24"/>
          <w:szCs w:val="24"/>
        </w:rPr>
        <w:t xml:space="preserve">with network structure (3-10-8-1) that </w:t>
      </w:r>
      <w:r w:rsidR="00FF3F8A">
        <w:rPr>
          <w:rFonts w:ascii="Times New Roman" w:hAnsi="Times New Roman" w:cs="Times New Roman"/>
          <w:sz w:val="24"/>
          <w:szCs w:val="24"/>
        </w:rPr>
        <w:t>produced</w:t>
      </w:r>
      <w:r w:rsidR="00972113" w:rsidRPr="00972113">
        <w:rPr>
          <w:rFonts w:ascii="Times New Roman" w:hAnsi="Times New Roman" w:cs="Times New Roman"/>
          <w:sz w:val="24"/>
          <w:szCs w:val="24"/>
        </w:rPr>
        <w:t xml:space="preserve"> high accuracy and stability (Correlation Coefficient R=0.9999 and Average Absolute Relative Error ARRE=0.0232–1.0485) within the whole deformation range by calculating the fitness values of each individual in GA by the predictive error norm of the neural network.</w:t>
      </w:r>
      <w:r w:rsidR="00972113">
        <w:rPr>
          <w:rFonts w:ascii="Times New Roman" w:hAnsi="Times New Roman" w:cs="Times New Roman"/>
          <w:sz w:val="24"/>
          <w:szCs w:val="24"/>
        </w:rPr>
        <w:t xml:space="preserve"> Therefore</w:t>
      </w:r>
      <w:r w:rsidR="001930DC">
        <w:rPr>
          <w:rFonts w:ascii="Times New Roman" w:hAnsi="Times New Roman" w:cs="Times New Roman"/>
          <w:sz w:val="24"/>
          <w:szCs w:val="24"/>
        </w:rPr>
        <w:t xml:space="preserve">, </w:t>
      </w:r>
      <w:r w:rsidR="00B94A49">
        <w:rPr>
          <w:rFonts w:ascii="Times New Roman" w:hAnsi="Times New Roman" w:cs="Times New Roman"/>
          <w:sz w:val="24"/>
          <w:szCs w:val="24"/>
        </w:rPr>
        <w:t>ANN-GA model was</w:t>
      </w:r>
      <w:r w:rsidR="001930DC">
        <w:rPr>
          <w:rFonts w:ascii="Times New Roman" w:hAnsi="Times New Roman" w:cs="Times New Roman"/>
          <w:sz w:val="24"/>
          <w:szCs w:val="24"/>
        </w:rPr>
        <w:t xml:space="preserve"> found as</w:t>
      </w:r>
      <w:r w:rsidR="00B94A49">
        <w:rPr>
          <w:rFonts w:ascii="Times New Roman" w:hAnsi="Times New Roman" w:cs="Times New Roman"/>
          <w:sz w:val="24"/>
          <w:szCs w:val="24"/>
        </w:rPr>
        <w:t xml:space="preserve"> the most efficient and accurate model among three models because genetic algorithm (GA) can remove the uncertainty of ANN, improve its stability and accuracy</w:t>
      </w:r>
      <w:r w:rsidR="00E24DDE">
        <w:rPr>
          <w:rFonts w:ascii="Times New Roman" w:hAnsi="Times New Roman" w:cs="Times New Roman"/>
          <w:sz w:val="24"/>
          <w:szCs w:val="24"/>
        </w:rPr>
        <w:t xml:space="preserve"> by </w:t>
      </w:r>
      <w:r w:rsidR="00B94A49">
        <w:rPr>
          <w:rFonts w:ascii="Times New Roman" w:hAnsi="Times New Roman" w:cs="Times New Roman"/>
          <w:sz w:val="24"/>
          <w:szCs w:val="24"/>
        </w:rPr>
        <w:t>search</w:t>
      </w:r>
      <w:r w:rsidR="00E24DDE">
        <w:rPr>
          <w:rFonts w:ascii="Times New Roman" w:hAnsi="Times New Roman" w:cs="Times New Roman"/>
          <w:sz w:val="24"/>
          <w:szCs w:val="24"/>
        </w:rPr>
        <w:t>ing</w:t>
      </w:r>
      <w:r w:rsidR="00B94A49">
        <w:rPr>
          <w:rFonts w:ascii="Times New Roman" w:hAnsi="Times New Roman" w:cs="Times New Roman"/>
          <w:sz w:val="24"/>
          <w:szCs w:val="24"/>
        </w:rPr>
        <w:t xml:space="preserve"> for the optimal weight and threshold for ANN at the same time. </w:t>
      </w:r>
    </w:p>
    <w:p w14:paraId="51DB5155" w14:textId="2EACBE59" w:rsidR="00B94A49" w:rsidRDefault="00AF76D2" w:rsidP="000C0414">
      <w:pPr>
        <w:widowControl w:val="0"/>
        <w:tabs>
          <w:tab w:val="left" w:pos="8355"/>
        </w:tabs>
        <w:spacing w:before="240" w:line="360" w:lineRule="auto"/>
        <w:jc w:val="both"/>
        <w:rPr>
          <w:rFonts w:ascii="Times New Roman" w:hAnsi="Times New Roman" w:cs="Times New Roman"/>
          <w:sz w:val="24"/>
          <w:szCs w:val="24"/>
        </w:rPr>
      </w:pPr>
      <w:r>
        <w:rPr>
          <w:rFonts w:ascii="Times New Roman" w:hAnsi="Times New Roman" w:cs="Times New Roman"/>
          <w:sz w:val="24"/>
          <w:szCs w:val="24"/>
        </w:rPr>
        <w:t>In</w:t>
      </w:r>
      <w:r w:rsidR="00B94A49">
        <w:rPr>
          <w:rFonts w:ascii="Times New Roman" w:hAnsi="Times New Roman" w:cs="Times New Roman"/>
          <w:sz w:val="24"/>
          <w:szCs w:val="24"/>
        </w:rPr>
        <w:t xml:space="preserve"> </w:t>
      </w:r>
      <w:r w:rsidR="00B94A49">
        <w:rPr>
          <w:rFonts w:ascii="Times New Roman" w:hAnsi="Times New Roman" w:cs="Times New Roman"/>
          <w:sz w:val="24"/>
          <w:szCs w:val="24"/>
        </w:rPr>
        <w:fldChar w:fldCharType="begin"/>
      </w:r>
      <w:r w:rsidR="00B94A49">
        <w:rPr>
          <w:rFonts w:ascii="Times New Roman" w:hAnsi="Times New Roman" w:cs="Times New Roman"/>
          <w:sz w:val="24"/>
          <w:szCs w:val="24"/>
        </w:rPr>
        <w:instrText xml:space="preserve"> ADDIN EN.CITE &lt;EndNote&gt;&lt;Cite&gt;&lt;Author&gt;Kermanpur&lt;/Author&gt;&lt;Year&gt;2007&lt;/Year&gt;&lt;RecNum&gt;652&lt;/RecNum&gt;&lt;DisplayText&gt;[62]&lt;/DisplayText&gt;&lt;record&gt;&lt;rec-number&gt;652&lt;/rec-number&gt;&lt;foreign-keys&gt;&lt;key app="EN" db-id="ese55x5vtzp0x6e9s9tpzwagt5re2t5sfaz5" timestamp="1552184674"&gt;652&lt;/key&gt;&lt;/foreign-keys&gt;&lt;ref-type name="Journal Article"&gt;17&lt;/ref-type&gt;&lt;contributors&gt;&lt;authors&gt;&lt;author&gt;Kermanpur, A.&lt;/author&gt;&lt;author&gt;Ebnonnasir, A.&lt;/author&gt;&lt;author&gt;Hedayati, M.&lt;/author&gt;&lt;/authors&gt;&lt;/contributors&gt;&lt;titles&gt;&lt;title&gt;A novel analytical–artificial neural network model to improve efficiency of high pressure descaling nozzles in hot strip rolling of steels&lt;/title&gt;&lt;secondary-title&gt;Materials Science and Technology&lt;/secondary-title&gt;&lt;/titles&gt;&lt;periodical&gt;&lt;full-title&gt;Materials Science and Technology&lt;/full-title&gt;&lt;/periodical&gt;&lt;pages&gt;951-957&lt;/pages&gt;&lt;volume&gt;23&lt;/volume&gt;&lt;number&gt;8&lt;/number&gt;&lt;dates&gt;&lt;year&gt;2007&lt;/year&gt;&lt;pub-dates&gt;&lt;date&gt;2007/08&lt;/date&gt;&lt;/pub-dates&gt;&lt;/dates&gt;&lt;publisher&gt;Informa UK Limited&lt;/publisher&gt;&lt;isbn&gt;0267-0836&amp;#xD;1743-2847&lt;/isbn&gt;&lt;urls&gt;&lt;related-urls&gt;&lt;url&gt;http://dx.doi.org/10.1179/174328407x213099&lt;/url&gt;&lt;/related-urls&gt;&lt;/urls&gt;&lt;electronic-resource-num&gt;10.1179/174328407x213099&lt;/electronic-resource-num&gt;&lt;/record&gt;&lt;/Cite&gt;&lt;/EndNote&gt;</w:instrText>
      </w:r>
      <w:r w:rsidR="00B94A49">
        <w:rPr>
          <w:rFonts w:ascii="Times New Roman" w:hAnsi="Times New Roman" w:cs="Times New Roman"/>
          <w:sz w:val="24"/>
          <w:szCs w:val="24"/>
        </w:rPr>
        <w:fldChar w:fldCharType="separate"/>
      </w:r>
      <w:r w:rsidR="00B94A49">
        <w:rPr>
          <w:rFonts w:ascii="Times New Roman" w:hAnsi="Times New Roman" w:cs="Times New Roman"/>
          <w:noProof/>
          <w:sz w:val="24"/>
          <w:szCs w:val="24"/>
        </w:rPr>
        <w:t>[</w:t>
      </w:r>
      <w:hyperlink w:anchor="_ENREF_62" w:tooltip="Kermanpur, 2007 #652" w:history="1">
        <w:r w:rsidR="0058554F">
          <w:rPr>
            <w:rFonts w:ascii="Times New Roman" w:hAnsi="Times New Roman" w:cs="Times New Roman"/>
            <w:noProof/>
            <w:sz w:val="24"/>
            <w:szCs w:val="24"/>
          </w:rPr>
          <w:t>62</w:t>
        </w:r>
      </w:hyperlink>
      <w:r w:rsidR="00B94A49">
        <w:rPr>
          <w:rFonts w:ascii="Times New Roman" w:hAnsi="Times New Roman" w:cs="Times New Roman"/>
          <w:noProof/>
          <w:sz w:val="24"/>
          <w:szCs w:val="24"/>
        </w:rPr>
        <w:t>]</w:t>
      </w:r>
      <w:r w:rsidR="00B94A49">
        <w:rPr>
          <w:rFonts w:ascii="Times New Roman" w:hAnsi="Times New Roman" w:cs="Times New Roman"/>
          <w:sz w:val="24"/>
          <w:szCs w:val="24"/>
        </w:rPr>
        <w:fldChar w:fldCharType="end"/>
      </w:r>
      <w:r>
        <w:rPr>
          <w:rFonts w:ascii="Times New Roman" w:hAnsi="Times New Roman" w:cs="Times New Roman"/>
          <w:sz w:val="24"/>
          <w:szCs w:val="24"/>
        </w:rPr>
        <w:t xml:space="preserve">, </w:t>
      </w:r>
      <w:proofErr w:type="spellStart"/>
      <w:r>
        <w:rPr>
          <w:rFonts w:ascii="Times New Roman" w:hAnsi="Times New Roman" w:cs="Times New Roman"/>
          <w:sz w:val="24"/>
          <w:szCs w:val="24"/>
        </w:rPr>
        <w:t>Kermanpur</w:t>
      </w:r>
      <w:proofErr w:type="spellEnd"/>
      <w:r>
        <w:rPr>
          <w:rFonts w:ascii="Times New Roman" w:hAnsi="Times New Roman" w:cs="Times New Roman"/>
          <w:sz w:val="24"/>
          <w:szCs w:val="24"/>
        </w:rPr>
        <w:t xml:space="preserve">, A., A. </w:t>
      </w:r>
      <w:proofErr w:type="spellStart"/>
      <w:r>
        <w:rPr>
          <w:rFonts w:ascii="Times New Roman" w:hAnsi="Times New Roman" w:cs="Times New Roman"/>
          <w:sz w:val="24"/>
          <w:szCs w:val="24"/>
        </w:rPr>
        <w:t>Ebnonnasir</w:t>
      </w:r>
      <w:proofErr w:type="spellEnd"/>
      <w:r>
        <w:rPr>
          <w:rFonts w:ascii="Times New Roman" w:hAnsi="Times New Roman" w:cs="Times New Roman"/>
          <w:sz w:val="24"/>
          <w:szCs w:val="24"/>
        </w:rPr>
        <w:t xml:space="preserve">, and M. </w:t>
      </w:r>
      <w:proofErr w:type="spellStart"/>
      <w:r>
        <w:rPr>
          <w:rFonts w:ascii="Times New Roman" w:hAnsi="Times New Roman" w:cs="Times New Roman"/>
          <w:sz w:val="24"/>
          <w:szCs w:val="24"/>
        </w:rPr>
        <w:t>Hedayati</w:t>
      </w:r>
      <w:proofErr w:type="spellEnd"/>
      <w:r>
        <w:rPr>
          <w:rFonts w:ascii="Times New Roman" w:hAnsi="Times New Roman" w:cs="Times New Roman"/>
          <w:sz w:val="24"/>
          <w:szCs w:val="24"/>
        </w:rPr>
        <w:t xml:space="preserve"> (2007)</w:t>
      </w:r>
      <w:r w:rsidR="00B94A49">
        <w:rPr>
          <w:rFonts w:ascii="Times New Roman" w:hAnsi="Times New Roman" w:cs="Times New Roman"/>
          <w:sz w:val="24"/>
          <w:szCs w:val="24"/>
        </w:rPr>
        <w:t xml:space="preserve"> </w:t>
      </w:r>
      <w:r w:rsidR="00DA54D5">
        <w:rPr>
          <w:rFonts w:ascii="Times New Roman" w:hAnsi="Times New Roman" w:cs="Times New Roman"/>
          <w:sz w:val="24"/>
          <w:szCs w:val="24"/>
        </w:rPr>
        <w:t>used d</w:t>
      </w:r>
      <w:r w:rsidR="00DA54D5" w:rsidRPr="00DA54D5">
        <w:rPr>
          <w:rFonts w:ascii="Times New Roman" w:hAnsi="Times New Roman" w:cs="Times New Roman"/>
          <w:sz w:val="24"/>
          <w:szCs w:val="24"/>
        </w:rPr>
        <w:t xml:space="preserve">ata set from the hot strip mills of </w:t>
      </w:r>
      <w:proofErr w:type="spellStart"/>
      <w:r w:rsidR="00DA54D5" w:rsidRPr="00DA54D5">
        <w:rPr>
          <w:rFonts w:ascii="Times New Roman" w:hAnsi="Times New Roman" w:cs="Times New Roman"/>
          <w:sz w:val="24"/>
          <w:szCs w:val="24"/>
        </w:rPr>
        <w:t>Mobarakeh</w:t>
      </w:r>
      <w:proofErr w:type="spellEnd"/>
      <w:r w:rsidR="00DA54D5" w:rsidRPr="00DA54D5">
        <w:rPr>
          <w:rFonts w:ascii="Times New Roman" w:hAnsi="Times New Roman" w:cs="Times New Roman"/>
          <w:sz w:val="24"/>
          <w:szCs w:val="24"/>
        </w:rPr>
        <w:t xml:space="preserve"> Steel Complex to </w:t>
      </w:r>
      <w:r w:rsidR="00DA54D5">
        <w:rPr>
          <w:rFonts w:ascii="Times New Roman" w:hAnsi="Times New Roman" w:cs="Times New Roman"/>
          <w:sz w:val="24"/>
          <w:szCs w:val="24"/>
        </w:rPr>
        <w:t xml:space="preserve">construct </w:t>
      </w:r>
      <w:r w:rsidR="00B94A49">
        <w:rPr>
          <w:rFonts w:ascii="Times New Roman" w:hAnsi="Times New Roman" w:cs="Times New Roman"/>
          <w:sz w:val="24"/>
          <w:szCs w:val="24"/>
        </w:rPr>
        <w:t>a novel analytical predictive framework, named analytical–artificial neural network (AANN) model</w:t>
      </w:r>
      <w:r w:rsidR="00DA54D5" w:rsidRPr="00DA54D5">
        <w:t xml:space="preserve"> </w:t>
      </w:r>
      <w:r w:rsidR="00DA54D5">
        <w:t xml:space="preserve">to </w:t>
      </w:r>
      <w:r w:rsidR="00DA54D5" w:rsidRPr="00DA54D5">
        <w:rPr>
          <w:rFonts w:ascii="Times New Roman" w:hAnsi="Times New Roman" w:cs="Times New Roman"/>
          <w:sz w:val="24"/>
          <w:szCs w:val="24"/>
        </w:rPr>
        <w:t>estimate the spray impact</w:t>
      </w:r>
      <w:r w:rsidR="003E079D">
        <w:rPr>
          <w:rFonts w:ascii="Times New Roman" w:hAnsi="Times New Roman" w:cs="Times New Roman"/>
          <w:sz w:val="24"/>
          <w:szCs w:val="24"/>
        </w:rPr>
        <w:t xml:space="preserve"> from </w:t>
      </w:r>
      <w:r w:rsidR="003E079D" w:rsidRPr="003E079D">
        <w:rPr>
          <w:rFonts w:ascii="Times New Roman" w:hAnsi="Times New Roman" w:cs="Times New Roman"/>
          <w:sz w:val="24"/>
          <w:szCs w:val="24"/>
        </w:rPr>
        <w:t>spray angle, spray pressure, vertical spray height and</w:t>
      </w:r>
      <w:r w:rsidR="003E079D">
        <w:rPr>
          <w:rFonts w:ascii="Times New Roman" w:hAnsi="Times New Roman" w:cs="Times New Roman"/>
          <w:sz w:val="24"/>
          <w:szCs w:val="24"/>
        </w:rPr>
        <w:t xml:space="preserve"> </w:t>
      </w:r>
      <w:r w:rsidR="003E079D" w:rsidRPr="003E079D">
        <w:rPr>
          <w:rFonts w:ascii="Times New Roman" w:hAnsi="Times New Roman" w:cs="Times New Roman"/>
          <w:sz w:val="24"/>
          <w:szCs w:val="24"/>
        </w:rPr>
        <w:t>water flowrate</w:t>
      </w:r>
      <w:r w:rsidR="00DA54D5">
        <w:rPr>
          <w:rFonts w:ascii="Times New Roman" w:hAnsi="Times New Roman" w:cs="Times New Roman"/>
          <w:sz w:val="24"/>
          <w:szCs w:val="24"/>
        </w:rPr>
        <w:t>. The predictive model was coupled with Bayesian</w:t>
      </w:r>
      <w:r w:rsidR="00B94A49">
        <w:rPr>
          <w:rFonts w:ascii="Times New Roman" w:hAnsi="Times New Roman" w:cs="Times New Roman"/>
          <w:sz w:val="24"/>
          <w:szCs w:val="24"/>
        </w:rPr>
        <w:t xml:space="preserve"> </w:t>
      </w:r>
      <w:r w:rsidR="00DA54D5">
        <w:rPr>
          <w:rFonts w:ascii="Times New Roman" w:hAnsi="Times New Roman" w:cs="Times New Roman"/>
          <w:sz w:val="24"/>
          <w:szCs w:val="24"/>
        </w:rPr>
        <w:t xml:space="preserve">regularization </w:t>
      </w:r>
      <w:r w:rsidR="00DA54D5" w:rsidRPr="00DA54D5">
        <w:rPr>
          <w:rFonts w:ascii="Times New Roman" w:hAnsi="Times New Roman" w:cs="Times New Roman"/>
          <w:sz w:val="24"/>
          <w:szCs w:val="24"/>
        </w:rPr>
        <w:t>that can reduce the overfitting problem of Levenberg–Marquardt ANN learning algorithm and improve the network prediction ability for unseen data</w:t>
      </w:r>
      <w:r w:rsidR="00B94A49">
        <w:rPr>
          <w:rFonts w:ascii="Times New Roman" w:hAnsi="Times New Roman" w:cs="Times New Roman"/>
          <w:sz w:val="24"/>
          <w:szCs w:val="24"/>
        </w:rPr>
        <w:t>. The combined network can be used as a proper tool to evaluate the efficiency of a high pressure (HP) hydraulic descaling operation using flat spray nozzles in terms of achieving the highest spray impact under any process condition</w:t>
      </w:r>
      <w:r w:rsidR="003D6C95">
        <w:rPr>
          <w:rFonts w:ascii="Times New Roman" w:hAnsi="Times New Roman" w:cs="Times New Roman"/>
          <w:sz w:val="24"/>
          <w:szCs w:val="24"/>
        </w:rPr>
        <w:t>. W</w:t>
      </w:r>
      <w:r w:rsidR="00B94A49">
        <w:rPr>
          <w:rFonts w:ascii="Times New Roman" w:hAnsi="Times New Roman" w:cs="Times New Roman"/>
          <w:sz w:val="24"/>
          <w:szCs w:val="24"/>
        </w:rPr>
        <w:t xml:space="preserve">ith an optimal network </w:t>
      </w:r>
      <w:r w:rsidR="00B94A49" w:rsidRPr="00272071">
        <w:rPr>
          <w:rFonts w:ascii="Times New Roman" w:hAnsi="Times New Roman" w:cs="Times New Roman"/>
          <w:color w:val="FF0000"/>
          <w:sz w:val="24"/>
          <w:szCs w:val="24"/>
          <w:rPrChange w:id="134" w:author="Thike" w:date="2019-06-18T16:05:00Z">
            <w:rPr>
              <w:rFonts w:ascii="Times New Roman" w:hAnsi="Times New Roman" w:cs="Times New Roman"/>
              <w:sz w:val="24"/>
              <w:szCs w:val="24"/>
            </w:rPr>
          </w:rPrChange>
        </w:rPr>
        <w:t>structure of one input layer with four input variables, two hidden layers and one output layer with one output variable</w:t>
      </w:r>
      <w:r w:rsidR="00B94A49">
        <w:rPr>
          <w:rFonts w:ascii="Times New Roman" w:hAnsi="Times New Roman" w:cs="Times New Roman"/>
          <w:sz w:val="24"/>
          <w:szCs w:val="24"/>
        </w:rPr>
        <w:t>, a maximum amount of output (spray impact)</w:t>
      </w:r>
      <w:r w:rsidR="003D6C95">
        <w:rPr>
          <w:rFonts w:ascii="Times New Roman" w:hAnsi="Times New Roman" w:cs="Times New Roman"/>
          <w:sz w:val="24"/>
          <w:szCs w:val="24"/>
        </w:rPr>
        <w:t xml:space="preserve"> was obtained</w:t>
      </w:r>
      <w:r w:rsidR="00B94A49">
        <w:rPr>
          <w:rFonts w:ascii="Times New Roman" w:hAnsi="Times New Roman" w:cs="Times New Roman"/>
          <w:sz w:val="24"/>
          <w:szCs w:val="24"/>
        </w:rPr>
        <w:t>.</w:t>
      </w:r>
      <w:r w:rsidR="000C0414" w:rsidRPr="000C0414">
        <w:t xml:space="preserve"> </w:t>
      </w:r>
      <w:r w:rsidR="000C0414" w:rsidRPr="000C0414">
        <w:rPr>
          <w:rFonts w:ascii="Times New Roman" w:hAnsi="Times New Roman" w:cs="Times New Roman"/>
          <w:sz w:val="24"/>
          <w:szCs w:val="24"/>
        </w:rPr>
        <w:t>The prediction result showed good agreement with correlation coefficient R</w:t>
      </w:r>
      <w:r w:rsidR="000C0414" w:rsidRPr="00272071">
        <w:rPr>
          <w:rFonts w:ascii="Times New Roman" w:hAnsi="Times New Roman" w:cs="Times New Roman"/>
          <w:sz w:val="24"/>
          <w:szCs w:val="24"/>
          <w:vertAlign w:val="superscript"/>
          <w:rPrChange w:id="135" w:author="Thike" w:date="2019-06-18T16:07:00Z">
            <w:rPr>
              <w:rFonts w:ascii="Times New Roman" w:hAnsi="Times New Roman" w:cs="Times New Roman"/>
              <w:sz w:val="24"/>
              <w:szCs w:val="24"/>
            </w:rPr>
          </w:rPrChange>
        </w:rPr>
        <w:t>2</w:t>
      </w:r>
      <w:r w:rsidR="000C0414" w:rsidRPr="000C0414">
        <w:rPr>
          <w:rFonts w:ascii="Times New Roman" w:hAnsi="Times New Roman" w:cs="Times New Roman"/>
          <w:sz w:val="24"/>
          <w:szCs w:val="24"/>
        </w:rPr>
        <w:t xml:space="preserve"> of</w:t>
      </w:r>
      <w:r w:rsidR="000C0414">
        <w:rPr>
          <w:rFonts w:ascii="Times New Roman" w:hAnsi="Times New Roman" w:cs="Times New Roman"/>
          <w:sz w:val="24"/>
          <w:szCs w:val="24"/>
        </w:rPr>
        <w:t xml:space="preserve"> </w:t>
      </w:r>
      <w:r w:rsidR="000C0414" w:rsidRPr="000C0414">
        <w:rPr>
          <w:rFonts w:ascii="Times New Roman" w:hAnsi="Times New Roman" w:cs="Times New Roman"/>
          <w:sz w:val="24"/>
          <w:szCs w:val="24"/>
        </w:rPr>
        <w:t>0</w:t>
      </w:r>
      <w:r w:rsidR="000C0414">
        <w:rPr>
          <w:rFonts w:ascii="Times New Roman" w:hAnsi="Times New Roman" w:cs="Times New Roman"/>
          <w:sz w:val="24"/>
          <w:szCs w:val="24"/>
        </w:rPr>
        <w:t>.</w:t>
      </w:r>
      <w:r w:rsidR="000C0414" w:rsidRPr="000C0414">
        <w:rPr>
          <w:rFonts w:ascii="Times New Roman" w:hAnsi="Times New Roman" w:cs="Times New Roman"/>
          <w:sz w:val="24"/>
          <w:szCs w:val="24"/>
        </w:rPr>
        <w:t>992</w:t>
      </w:r>
      <w:r w:rsidR="000C0414">
        <w:rPr>
          <w:rFonts w:ascii="Times New Roman" w:hAnsi="Times New Roman" w:cs="Times New Roman"/>
          <w:sz w:val="24"/>
          <w:szCs w:val="24"/>
        </w:rPr>
        <w:t xml:space="preserve">. </w:t>
      </w:r>
      <w:r w:rsidR="007627C3" w:rsidRPr="00DA54D5">
        <w:rPr>
          <w:rFonts w:ascii="Times New Roman" w:hAnsi="Times New Roman" w:cs="Times New Roman"/>
          <w:sz w:val="24"/>
          <w:szCs w:val="24"/>
        </w:rPr>
        <w:t xml:space="preserve">In this </w:t>
      </w:r>
      <w:r w:rsidRPr="00DA54D5">
        <w:rPr>
          <w:rFonts w:ascii="Times New Roman" w:hAnsi="Times New Roman" w:cs="Times New Roman"/>
          <w:sz w:val="24"/>
          <w:szCs w:val="24"/>
        </w:rPr>
        <w:t>work,</w:t>
      </w:r>
      <w:r>
        <w:rPr>
          <w:rFonts w:ascii="AdvP159C" w:hAnsi="AdvP159C"/>
          <w:color w:val="000000"/>
        </w:rPr>
        <w:t xml:space="preserve"> </w:t>
      </w:r>
      <w:r>
        <w:rPr>
          <w:rFonts w:ascii="Times New Roman" w:hAnsi="Times New Roman" w:cs="Times New Roman"/>
          <w:sz w:val="24"/>
          <w:szCs w:val="24"/>
        </w:rPr>
        <w:t>sensitivity</w:t>
      </w:r>
      <w:r w:rsidR="00B94A49">
        <w:rPr>
          <w:rFonts w:ascii="Times New Roman" w:hAnsi="Times New Roman" w:cs="Times New Roman"/>
          <w:sz w:val="24"/>
          <w:szCs w:val="24"/>
        </w:rPr>
        <w:t xml:space="preserve"> analysis was </w:t>
      </w:r>
      <w:r w:rsidR="007627C3">
        <w:rPr>
          <w:rFonts w:ascii="Times New Roman" w:hAnsi="Times New Roman" w:cs="Times New Roman"/>
          <w:sz w:val="24"/>
          <w:szCs w:val="24"/>
        </w:rPr>
        <w:t xml:space="preserve">also </w:t>
      </w:r>
      <w:r w:rsidR="00B94A49">
        <w:rPr>
          <w:rFonts w:ascii="Times New Roman" w:hAnsi="Times New Roman" w:cs="Times New Roman"/>
          <w:sz w:val="24"/>
          <w:szCs w:val="24"/>
        </w:rPr>
        <w:t xml:space="preserve">carried out </w:t>
      </w:r>
      <w:r>
        <w:rPr>
          <w:rFonts w:ascii="Times New Roman" w:hAnsi="Times New Roman" w:cs="Times New Roman"/>
          <w:sz w:val="24"/>
          <w:szCs w:val="24"/>
        </w:rPr>
        <w:t>in which</w:t>
      </w:r>
      <w:r w:rsidR="00B94A49">
        <w:rPr>
          <w:rFonts w:ascii="Times New Roman" w:hAnsi="Times New Roman" w:cs="Times New Roman"/>
          <w:sz w:val="24"/>
          <w:szCs w:val="24"/>
        </w:rPr>
        <w:t xml:space="preserve"> input parameter spray angle result</w:t>
      </w:r>
      <w:r w:rsidR="005E78E4">
        <w:rPr>
          <w:rFonts w:ascii="Times New Roman" w:hAnsi="Times New Roman" w:cs="Times New Roman"/>
          <w:sz w:val="24"/>
          <w:szCs w:val="24"/>
        </w:rPr>
        <w:t>ed</w:t>
      </w:r>
      <w:r w:rsidR="00B94A49">
        <w:rPr>
          <w:rFonts w:ascii="Times New Roman" w:hAnsi="Times New Roman" w:cs="Times New Roman"/>
          <w:sz w:val="24"/>
          <w:szCs w:val="24"/>
        </w:rPr>
        <w:t xml:space="preserve"> in </w:t>
      </w:r>
      <w:ins w:id="136" w:author="Thike" w:date="2019-06-18T16:09:00Z">
        <w:r w:rsidR="00272071">
          <w:rPr>
            <w:rFonts w:ascii="Times New Roman" w:hAnsi="Times New Roman" w:cs="Times New Roman"/>
            <w:sz w:val="24"/>
            <w:szCs w:val="24"/>
          </w:rPr>
          <w:t>the</w:t>
        </w:r>
      </w:ins>
      <w:del w:id="137" w:author="Thike" w:date="2019-06-18T16:09:00Z">
        <w:r w:rsidR="00B94A49" w:rsidDel="00272071">
          <w:rPr>
            <w:rFonts w:ascii="Times New Roman" w:hAnsi="Times New Roman" w:cs="Times New Roman"/>
            <w:sz w:val="24"/>
            <w:szCs w:val="24"/>
          </w:rPr>
          <w:delText>a</w:delText>
        </w:r>
      </w:del>
      <w:r w:rsidR="00B94A49">
        <w:rPr>
          <w:rFonts w:ascii="Times New Roman" w:hAnsi="Times New Roman" w:cs="Times New Roman"/>
          <w:sz w:val="24"/>
          <w:szCs w:val="24"/>
        </w:rPr>
        <w:t xml:space="preserve"> </w:t>
      </w:r>
      <w:r w:rsidR="00B94A49" w:rsidRPr="00272071">
        <w:rPr>
          <w:rFonts w:ascii="Times New Roman" w:hAnsi="Times New Roman" w:cs="Times New Roman"/>
          <w:color w:val="FF0000"/>
          <w:sz w:val="24"/>
          <w:szCs w:val="24"/>
          <w:rPrChange w:id="138" w:author="Thike" w:date="2019-06-18T16:09:00Z">
            <w:rPr>
              <w:rFonts w:ascii="Times New Roman" w:hAnsi="Times New Roman" w:cs="Times New Roman"/>
              <w:sz w:val="24"/>
              <w:szCs w:val="24"/>
            </w:rPr>
          </w:rPrChange>
        </w:rPr>
        <w:t>high</w:t>
      </w:r>
      <w:ins w:id="139" w:author="Thike" w:date="2019-06-18T16:09:00Z">
        <w:r w:rsidR="00272071" w:rsidRPr="00272071">
          <w:rPr>
            <w:rFonts w:ascii="Times New Roman" w:hAnsi="Times New Roman" w:cs="Times New Roman"/>
            <w:color w:val="FF0000"/>
            <w:sz w:val="24"/>
            <w:szCs w:val="24"/>
            <w:rPrChange w:id="140" w:author="Thike" w:date="2019-06-18T16:09:00Z">
              <w:rPr>
                <w:rFonts w:ascii="Times New Roman" w:hAnsi="Times New Roman" w:cs="Times New Roman"/>
                <w:sz w:val="24"/>
                <w:szCs w:val="24"/>
              </w:rPr>
            </w:rPrChange>
          </w:rPr>
          <w:t>est</w:t>
        </w:r>
      </w:ins>
      <w:ins w:id="141" w:author="Thike" w:date="2019-06-18T16:08:00Z">
        <w:r w:rsidR="00272071">
          <w:rPr>
            <w:rFonts w:ascii="Times New Roman" w:hAnsi="Times New Roman" w:cs="Times New Roman"/>
            <w:sz w:val="24"/>
            <w:szCs w:val="24"/>
          </w:rPr>
          <w:t xml:space="preserve"> </w:t>
        </w:r>
      </w:ins>
      <w:del w:id="142" w:author="Thike" w:date="2019-06-18T16:08:00Z">
        <w:r w:rsidR="00B94A49" w:rsidDel="00272071">
          <w:rPr>
            <w:rFonts w:ascii="Times New Roman" w:hAnsi="Times New Roman" w:cs="Times New Roman"/>
            <w:sz w:val="24"/>
            <w:szCs w:val="24"/>
          </w:rPr>
          <w:delText xml:space="preserve">er </w:delText>
        </w:r>
      </w:del>
      <w:r w:rsidR="00B94A49">
        <w:rPr>
          <w:rFonts w:ascii="Times New Roman" w:hAnsi="Times New Roman" w:cs="Times New Roman"/>
          <w:sz w:val="24"/>
          <w:szCs w:val="24"/>
        </w:rPr>
        <w:t>impact is followed by the spray height. The authors were also progressively using their current AANN model to predict the effect of all input parameters on the spray overlap.</w:t>
      </w:r>
    </w:p>
    <w:p w14:paraId="2C679874" w14:textId="4B0025A6" w:rsidR="001930DC" w:rsidRDefault="001930DC"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In recent works, we can see that there are many successful ANN applications in materials related problems. Herein, the hybrid system, the joint implementation of other computing methodologies with ANN, can make</w:t>
      </w:r>
      <w:r w:rsidR="00AF76D2">
        <w:rPr>
          <w:rFonts w:ascii="Times New Roman" w:hAnsi="Times New Roman" w:cs="Times New Roman"/>
          <w:sz w:val="24"/>
          <w:szCs w:val="24"/>
        </w:rPr>
        <w:t xml:space="preserve"> </w:t>
      </w:r>
      <w:r w:rsidR="008F50B2">
        <w:rPr>
          <w:rFonts w:ascii="Times New Roman" w:hAnsi="Times New Roman" w:cs="Times New Roman"/>
          <w:sz w:val="24"/>
          <w:szCs w:val="24"/>
        </w:rPr>
        <w:t xml:space="preserve">more </w:t>
      </w:r>
      <w:r w:rsidR="00AF76D2">
        <w:rPr>
          <w:rFonts w:ascii="Times New Roman" w:hAnsi="Times New Roman" w:cs="Times New Roman"/>
          <w:sz w:val="24"/>
          <w:szCs w:val="24"/>
        </w:rPr>
        <w:t>satisfactory</w:t>
      </w:r>
      <w:r>
        <w:rPr>
          <w:rFonts w:ascii="Times New Roman" w:hAnsi="Times New Roman" w:cs="Times New Roman"/>
          <w:sz w:val="24"/>
          <w:szCs w:val="24"/>
        </w:rPr>
        <w:t xml:space="preserve"> improvement </w:t>
      </w:r>
      <w:r w:rsidR="00AF76D2">
        <w:rPr>
          <w:rFonts w:ascii="Times New Roman" w:hAnsi="Times New Roman" w:cs="Times New Roman"/>
          <w:sz w:val="24"/>
          <w:szCs w:val="24"/>
        </w:rPr>
        <w:t>in ANN performance compared to simple ANN model alone.</w:t>
      </w:r>
      <w:r>
        <w:rPr>
          <w:rFonts w:ascii="Times New Roman" w:hAnsi="Times New Roman" w:cs="Times New Roman"/>
          <w:sz w:val="24"/>
          <w:szCs w:val="24"/>
        </w:rPr>
        <w:t xml:space="preserve"> </w:t>
      </w:r>
    </w:p>
    <w:p w14:paraId="6B17F221" w14:textId="77777777" w:rsidR="00CF1552" w:rsidRDefault="00205DC2" w:rsidP="00E0463D">
      <w:pPr>
        <w:pStyle w:val="3"/>
        <w:widowControl w:val="0"/>
        <w:spacing w:after="240"/>
      </w:pPr>
      <w:r>
        <w:t>Other Powerful ANN Models in Materials Applications</w:t>
      </w:r>
    </w:p>
    <w:p w14:paraId="02709A1C" w14:textId="340F27A3" w:rsidR="009349F5" w:rsidRDefault="00C57112"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sz w:val="24"/>
          <w:szCs w:val="24"/>
        </w:rPr>
        <w:t>The other</w:t>
      </w:r>
      <w:r w:rsidR="00205DC2">
        <w:rPr>
          <w:rFonts w:ascii="Times New Roman" w:hAnsi="Times New Roman" w:cs="Times New Roman"/>
          <w:sz w:val="24"/>
          <w:szCs w:val="24"/>
        </w:rPr>
        <w:t xml:space="preserve"> powerful and efficient neural network models rather than multilayer </w:t>
      </w:r>
      <w:r w:rsidR="00980269">
        <w:rPr>
          <w:rFonts w:ascii="Times New Roman" w:hAnsi="Times New Roman" w:cs="Times New Roman" w:hint="eastAsia"/>
          <w:sz w:val="24"/>
          <w:szCs w:val="24"/>
        </w:rPr>
        <w:t>BPNN</w:t>
      </w:r>
      <w:r w:rsidR="00205DC2">
        <w:rPr>
          <w:rFonts w:ascii="Times New Roman" w:hAnsi="Times New Roman" w:cs="Times New Roman"/>
          <w:sz w:val="24"/>
          <w:szCs w:val="24"/>
        </w:rPr>
        <w:t xml:space="preserve"> </w:t>
      </w:r>
      <w:r w:rsidR="00676B9D">
        <w:rPr>
          <w:rFonts w:ascii="Times New Roman" w:hAnsi="Times New Roman" w:cs="Times New Roman" w:hint="eastAsia"/>
          <w:sz w:val="24"/>
          <w:szCs w:val="24"/>
        </w:rPr>
        <w:t xml:space="preserve">have </w:t>
      </w:r>
      <w:r w:rsidR="00205DC2">
        <w:rPr>
          <w:rFonts w:ascii="Times New Roman" w:hAnsi="Times New Roman" w:cs="Times New Roman"/>
          <w:sz w:val="24"/>
          <w:szCs w:val="24"/>
        </w:rPr>
        <w:t xml:space="preserve">also </w:t>
      </w:r>
      <w:r w:rsidR="00676B9D">
        <w:rPr>
          <w:rFonts w:ascii="Times New Roman" w:hAnsi="Times New Roman" w:cs="Times New Roman" w:hint="eastAsia"/>
          <w:sz w:val="24"/>
          <w:szCs w:val="24"/>
        </w:rPr>
        <w:t>brought</w:t>
      </w:r>
      <w:r w:rsidR="00205DC2">
        <w:rPr>
          <w:rFonts w:ascii="Times New Roman" w:hAnsi="Times New Roman" w:cs="Times New Roman"/>
          <w:sz w:val="24"/>
          <w:szCs w:val="24"/>
        </w:rPr>
        <w:t xml:space="preserve"> </w:t>
      </w:r>
      <w:r w:rsidR="0027288F">
        <w:rPr>
          <w:rFonts w:ascii="Times New Roman" w:hAnsi="Times New Roman" w:cs="Times New Roman"/>
          <w:sz w:val="24"/>
          <w:szCs w:val="24"/>
        </w:rPr>
        <w:t>successful</w:t>
      </w:r>
      <w:r w:rsidR="00205DC2">
        <w:rPr>
          <w:rFonts w:ascii="Times New Roman" w:hAnsi="Times New Roman" w:cs="Times New Roman"/>
          <w:sz w:val="24"/>
          <w:szCs w:val="24"/>
        </w:rPr>
        <w:t xml:space="preserve"> </w:t>
      </w:r>
      <w:r w:rsidR="005A59A0">
        <w:rPr>
          <w:rFonts w:ascii="Times New Roman" w:hAnsi="Times New Roman" w:cs="Times New Roman"/>
          <w:sz w:val="24"/>
          <w:szCs w:val="24"/>
        </w:rPr>
        <w:t>predi</w:t>
      </w:r>
      <w:r w:rsidR="00C220B8">
        <w:rPr>
          <w:rFonts w:ascii="Times New Roman" w:hAnsi="Times New Roman" w:cs="Times New Roman"/>
          <w:sz w:val="24"/>
          <w:szCs w:val="24"/>
        </w:rPr>
        <w:t>c</w:t>
      </w:r>
      <w:r w:rsidR="005A59A0">
        <w:rPr>
          <w:rFonts w:ascii="Times New Roman" w:hAnsi="Times New Roman" w:cs="Times New Roman"/>
          <w:sz w:val="24"/>
          <w:szCs w:val="24"/>
        </w:rPr>
        <w:t xml:space="preserve">tion </w:t>
      </w:r>
      <w:r w:rsidR="00205DC2">
        <w:rPr>
          <w:rFonts w:ascii="Times New Roman" w:hAnsi="Times New Roman" w:cs="Times New Roman"/>
          <w:sz w:val="24"/>
          <w:szCs w:val="24"/>
        </w:rPr>
        <w:t>results in recent works</w:t>
      </w:r>
      <w:r w:rsidR="004E6FBA">
        <w:rPr>
          <w:rFonts w:ascii="Times New Roman" w:hAnsi="Times New Roman" w:cs="Times New Roman"/>
          <w:sz w:val="24"/>
          <w:szCs w:val="24"/>
        </w:rPr>
        <w:t xml:space="preserve"> to determine </w:t>
      </w:r>
      <w:r w:rsidR="00B94A49">
        <w:rPr>
          <w:rFonts w:ascii="Times New Roman" w:hAnsi="Times New Roman" w:cs="Times New Roman"/>
          <w:sz w:val="24"/>
          <w:szCs w:val="24"/>
        </w:rPr>
        <w:t xml:space="preserve">the tensile mechanical properties of materials. </w:t>
      </w:r>
      <w:r w:rsidR="00205DC2">
        <w:rPr>
          <w:rFonts w:ascii="Times New Roman" w:hAnsi="Times New Roman" w:cs="Times New Roman"/>
          <w:noProof/>
          <w:sz w:val="24"/>
          <w:szCs w:val="24"/>
        </w:rPr>
        <w:t>Yilmaz and Ertunc</w:t>
      </w:r>
      <w:r w:rsidR="005A59A0">
        <w:rPr>
          <w:rFonts w:ascii="Times New Roman" w:hAnsi="Times New Roman" w:cs="Times New Roman"/>
          <w:noProof/>
          <w:sz w:val="24"/>
          <w:szCs w:val="24"/>
        </w:rPr>
        <w:t xml:space="preserve"> (2007)</w:t>
      </w:r>
      <w:r w:rsidR="00205DC2">
        <w:rPr>
          <w:rFonts w:ascii="Times New Roman" w:hAnsi="Times New Roman" w:cs="Times New Roman"/>
          <w:noProof/>
          <w:sz w:val="24"/>
          <w:szCs w:val="24"/>
        </w:rPr>
        <w:t xml:space="preserve"> </w:t>
      </w:r>
      <w:r w:rsidR="00205DC2">
        <w:rPr>
          <w:rFonts w:ascii="Times New Roman" w:hAnsi="Times New Roman" w:cs="Times New Roman"/>
          <w:noProof/>
          <w:sz w:val="24"/>
          <w:szCs w:val="24"/>
        </w:rPr>
        <w:fldChar w:fldCharType="begin"/>
      </w:r>
      <w:r w:rsidR="001E7089">
        <w:rPr>
          <w:rFonts w:ascii="Times New Roman" w:hAnsi="Times New Roman" w:cs="Times New Roman"/>
          <w:noProof/>
          <w:sz w:val="24"/>
          <w:szCs w:val="24"/>
        </w:rPr>
        <w:instrText xml:space="preserve"> ADDIN EN.CITE &lt;EndNote&gt;&lt;Cite&gt;&lt;Author&gt;Yilmaz&lt;/Author&gt;&lt;Year&gt;2007&lt;/Year&gt;&lt;RecNum&gt;466&lt;/RecNum&gt;&lt;DisplayText&gt;[78]&lt;/DisplayText&gt;&lt;record&gt;&lt;rec-number&gt;466&lt;/rec-number&gt;&lt;foreign-keys&gt;&lt;key app="EN" db-id="ese55x5vtzp0x6e9s9tpzwagt5re2t5sfaz5" timestamp="1546065314"&gt;466&lt;/key&gt;&lt;/foreign-keys&gt;&lt;ref-type name="Journal Article"&gt;17&lt;/ref-type&gt;&lt;contributors&gt;&lt;authors&gt;&lt;author&gt;Yilmaz, Muharrem&lt;/author&gt;&lt;author&gt;Ertunc, H. Metin&lt;/author&gt;&lt;/authors&gt;&lt;/contributors&gt;&lt;titles&gt;&lt;title&gt;The prediction of mechanical behavior for steel wires and cord materials using neural networks&lt;/title&gt;&lt;secondary-title&gt;Materials &amp;amp; Design&lt;/secondary-title&gt;&lt;/titles&gt;&lt;periodical&gt;&lt;full-title&gt;Materials &amp;amp; Design&lt;/full-title&gt;&lt;/periodical&gt;&lt;pages&gt;599-608&lt;/pages&gt;&lt;volume&gt;28&lt;/volume&gt;&lt;number&gt;2&lt;/number&gt;&lt;dates&gt;&lt;year&gt;2007&lt;/year&gt;&lt;pub-dates&gt;&lt;date&gt;2007/01&lt;/date&gt;&lt;/pub-dates&gt;&lt;/dates&gt;&lt;publisher&gt;Elsevier BV&lt;/publisher&gt;&lt;isbn&gt;0261-3069&lt;/isbn&gt;&lt;urls&gt;&lt;related-urls&gt;&lt;url&gt;http://dx.doi.org/10.1016/j.matdes.2005.07.016&lt;/url&gt;&lt;/related-urls&gt;&lt;/urls&gt;&lt;electronic-resource-num&gt;10.1016/j.matdes.2005.07.016&lt;/electronic-resource-num&gt;&lt;/record&gt;&lt;/Cite&gt;&lt;/EndNote&gt;</w:instrText>
      </w:r>
      <w:r w:rsidR="00205DC2">
        <w:rPr>
          <w:rFonts w:ascii="Times New Roman" w:hAnsi="Times New Roman" w:cs="Times New Roman"/>
          <w:noProof/>
          <w:sz w:val="24"/>
          <w:szCs w:val="24"/>
        </w:rPr>
        <w:fldChar w:fldCharType="separate"/>
      </w:r>
      <w:r w:rsidR="001E7089">
        <w:rPr>
          <w:rFonts w:ascii="Times New Roman" w:hAnsi="Times New Roman" w:cs="Times New Roman"/>
          <w:noProof/>
          <w:sz w:val="24"/>
          <w:szCs w:val="24"/>
        </w:rPr>
        <w:t>[</w:t>
      </w:r>
      <w:hyperlink w:anchor="_ENREF_78" w:tooltip="Yilmaz, 2007 #466" w:history="1">
        <w:r w:rsidR="0058554F">
          <w:rPr>
            <w:rFonts w:ascii="Times New Roman" w:hAnsi="Times New Roman" w:cs="Times New Roman"/>
            <w:noProof/>
            <w:sz w:val="24"/>
            <w:szCs w:val="24"/>
          </w:rPr>
          <w:t>78</w:t>
        </w:r>
      </w:hyperlink>
      <w:r w:rsidR="001E7089">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205DC2">
        <w:rPr>
          <w:rFonts w:ascii="Times New Roman" w:hAnsi="Times New Roman" w:cs="Times New Roman"/>
          <w:noProof/>
          <w:sz w:val="24"/>
          <w:szCs w:val="24"/>
        </w:rPr>
        <w:t xml:space="preserve"> introduced a</w:t>
      </w:r>
      <w:bookmarkStart w:id="143" w:name="_Hlk9819533"/>
      <w:r w:rsidR="009D0955">
        <w:rPr>
          <w:rFonts w:ascii="Times New Roman" w:hAnsi="Times New Roman" w:cs="Times New Roman"/>
          <w:noProof/>
          <w:sz w:val="24"/>
          <w:szCs w:val="24"/>
        </w:rPr>
        <w:t xml:space="preserve"> </w:t>
      </w:r>
      <w:r w:rsidR="00205DC2">
        <w:rPr>
          <w:rFonts w:ascii="Times New Roman" w:hAnsi="Times New Roman" w:cs="Times New Roman"/>
          <w:noProof/>
          <w:sz w:val="24"/>
          <w:szCs w:val="24"/>
        </w:rPr>
        <w:t>neural network</w:t>
      </w:r>
      <w:r w:rsidR="009D0955">
        <w:rPr>
          <w:rFonts w:ascii="Times New Roman" w:hAnsi="Times New Roman" w:cs="Times New Roman"/>
          <w:noProof/>
          <w:sz w:val="24"/>
          <w:szCs w:val="24"/>
        </w:rPr>
        <w:t xml:space="preserve"> </w:t>
      </w:r>
      <w:bookmarkEnd w:id="143"/>
      <w:r w:rsidR="009D0955">
        <w:rPr>
          <w:rFonts w:ascii="Times New Roman" w:hAnsi="Times New Roman" w:cs="Times New Roman"/>
          <w:noProof/>
          <w:sz w:val="24"/>
          <w:szCs w:val="24"/>
        </w:rPr>
        <w:t>model</w:t>
      </w:r>
      <w:r w:rsidR="00205DC2">
        <w:rPr>
          <w:rFonts w:ascii="Times New Roman" w:hAnsi="Times New Roman" w:cs="Times New Roman"/>
          <w:noProof/>
          <w:sz w:val="24"/>
          <w:szCs w:val="24"/>
        </w:rPr>
        <w:t xml:space="preserve">, named </w:t>
      </w:r>
      <w:r w:rsidR="009D0955" w:rsidRPr="009D0955">
        <w:rPr>
          <w:rFonts w:ascii="Times New Roman" w:hAnsi="Times New Roman" w:cs="Times New Roman"/>
          <w:noProof/>
          <w:sz w:val="24"/>
          <w:szCs w:val="24"/>
        </w:rPr>
        <w:t xml:space="preserve">generalized regression neural network </w:t>
      </w:r>
      <w:r w:rsidR="009D0955">
        <w:rPr>
          <w:rFonts w:ascii="Times New Roman" w:hAnsi="Times New Roman" w:cs="Times New Roman"/>
          <w:noProof/>
          <w:sz w:val="24"/>
          <w:szCs w:val="24"/>
        </w:rPr>
        <w:t>(</w:t>
      </w:r>
      <w:r w:rsidR="00205DC2">
        <w:rPr>
          <w:rFonts w:ascii="Times New Roman" w:hAnsi="Times New Roman" w:cs="Times New Roman"/>
          <w:noProof/>
          <w:sz w:val="24"/>
          <w:szCs w:val="24"/>
        </w:rPr>
        <w:t>GRNN</w:t>
      </w:r>
      <w:r w:rsidR="009D0955">
        <w:rPr>
          <w:rFonts w:ascii="Times New Roman" w:hAnsi="Times New Roman" w:cs="Times New Roman"/>
          <w:noProof/>
          <w:sz w:val="24"/>
          <w:szCs w:val="24"/>
        </w:rPr>
        <w:t>)</w:t>
      </w:r>
      <w:r w:rsidR="00205DC2">
        <w:rPr>
          <w:rFonts w:ascii="Times New Roman" w:hAnsi="Times New Roman" w:cs="Times New Roman"/>
          <w:noProof/>
          <w:sz w:val="24"/>
          <w:szCs w:val="24"/>
        </w:rPr>
        <w:t>, to predict tensile strength of steel wires by using all the production parameters (the amount of carbon, ferrite and inclusions) and the diameter of steel wires. That approach was constructed with four layers:  input layer, a layer of radial basis centers, a linear layer of regression unit and the output layer</w:t>
      </w:r>
      <w:r w:rsidR="00205DC2">
        <w:rPr>
          <w:rFonts w:ascii="Times New Roman" w:hAnsi="Times New Roman" w:cs="Times New Roman" w:hint="eastAsia"/>
          <w:noProof/>
          <w:sz w:val="24"/>
          <w:szCs w:val="24"/>
        </w:rPr>
        <w:t>.</w:t>
      </w:r>
      <w:r w:rsidR="0012088E">
        <w:rPr>
          <w:rFonts w:ascii="Times New Roman" w:hAnsi="Times New Roman" w:cs="Times New Roman"/>
          <w:noProof/>
          <w:sz w:val="24"/>
          <w:szCs w:val="24"/>
        </w:rPr>
        <w:t xml:space="preserve"> A</w:t>
      </w:r>
      <w:r w:rsidR="00205DC2" w:rsidRPr="00CA4A0F">
        <w:rPr>
          <w:rFonts w:ascii="Times New Roman" w:hAnsi="Times New Roman" w:cs="Times New Roman"/>
          <w:noProof/>
          <w:sz w:val="24"/>
          <w:szCs w:val="24"/>
        </w:rPr>
        <w:t xml:space="preserve"> very good statistical performance with a 0.96 correlation coefficient </w:t>
      </w:r>
      <w:r w:rsidR="00205DC2" w:rsidRPr="00272071">
        <w:rPr>
          <w:rFonts w:ascii="Times New Roman" w:hAnsi="Times New Roman" w:cs="Times New Roman"/>
          <w:noProof/>
          <w:color w:val="FF0000"/>
          <w:sz w:val="24"/>
          <w:szCs w:val="24"/>
          <w:rPrChange w:id="144" w:author="Thike" w:date="2019-06-18T16:12:00Z">
            <w:rPr>
              <w:rFonts w:ascii="Times New Roman" w:hAnsi="Times New Roman" w:cs="Times New Roman"/>
              <w:noProof/>
              <w:sz w:val="24"/>
              <w:szCs w:val="24"/>
            </w:rPr>
          </w:rPrChange>
        </w:rPr>
        <w:t xml:space="preserve">between the </w:t>
      </w:r>
      <w:r w:rsidR="0012088E" w:rsidRPr="00272071">
        <w:rPr>
          <w:rFonts w:ascii="Times New Roman" w:hAnsi="Times New Roman" w:cs="Times New Roman"/>
          <w:noProof/>
          <w:color w:val="FF0000"/>
          <w:sz w:val="24"/>
          <w:szCs w:val="24"/>
          <w:rPrChange w:id="145" w:author="Thike" w:date="2019-06-18T16:12:00Z">
            <w:rPr>
              <w:rFonts w:ascii="Times New Roman" w:hAnsi="Times New Roman" w:cs="Times New Roman"/>
              <w:noProof/>
              <w:sz w:val="24"/>
              <w:szCs w:val="24"/>
            </w:rPr>
          </w:rPrChange>
        </w:rPr>
        <w:t>target</w:t>
      </w:r>
      <w:r w:rsidR="00205DC2" w:rsidRPr="00272071">
        <w:rPr>
          <w:rFonts w:ascii="Times New Roman" w:hAnsi="Times New Roman" w:cs="Times New Roman"/>
          <w:noProof/>
          <w:color w:val="FF0000"/>
          <w:sz w:val="24"/>
          <w:szCs w:val="24"/>
          <w:rPrChange w:id="146" w:author="Thike" w:date="2019-06-18T16:12:00Z">
            <w:rPr>
              <w:rFonts w:ascii="Times New Roman" w:hAnsi="Times New Roman" w:cs="Times New Roman"/>
              <w:noProof/>
              <w:sz w:val="24"/>
              <w:szCs w:val="24"/>
            </w:rPr>
          </w:rPrChange>
        </w:rPr>
        <w:t xml:space="preserve"> data and the predicted output </w:t>
      </w:r>
      <w:r w:rsidR="0012088E">
        <w:rPr>
          <w:rFonts w:ascii="Times New Roman" w:hAnsi="Times New Roman" w:cs="Times New Roman"/>
          <w:noProof/>
          <w:sz w:val="24"/>
          <w:szCs w:val="24"/>
        </w:rPr>
        <w:t>have demonstrated</w:t>
      </w:r>
      <w:r w:rsidR="00205DC2">
        <w:rPr>
          <w:rFonts w:ascii="Times New Roman" w:hAnsi="Times New Roman" w:cs="Times New Roman"/>
          <w:noProof/>
          <w:sz w:val="24"/>
          <w:szCs w:val="24"/>
        </w:rPr>
        <w:t xml:space="preserve"> </w:t>
      </w:r>
      <w:r w:rsidR="0012088E">
        <w:rPr>
          <w:rFonts w:ascii="Times New Roman" w:hAnsi="Times New Roman" w:cs="Times New Roman"/>
          <w:noProof/>
          <w:sz w:val="24"/>
          <w:szCs w:val="24"/>
        </w:rPr>
        <w:t xml:space="preserve">the result of </w:t>
      </w:r>
      <w:r w:rsidR="00205DC2">
        <w:rPr>
          <w:rFonts w:ascii="Times New Roman" w:hAnsi="Times New Roman" w:cs="Times New Roman"/>
          <w:noProof/>
          <w:sz w:val="24"/>
          <w:szCs w:val="24"/>
        </w:rPr>
        <w:t>good agreement</w:t>
      </w:r>
      <w:r w:rsidR="0012088E">
        <w:rPr>
          <w:rFonts w:ascii="Times New Roman" w:hAnsi="Times New Roman" w:cs="Times New Roman"/>
          <w:noProof/>
          <w:sz w:val="24"/>
          <w:szCs w:val="24"/>
        </w:rPr>
        <w:t xml:space="preserve"> to determin</w:t>
      </w:r>
      <w:ins w:id="147" w:author="Thike" w:date="2019-06-18T16:12:00Z">
        <w:r w:rsidR="00272071">
          <w:rPr>
            <w:rFonts w:ascii="Times New Roman" w:hAnsi="Times New Roman" w:cs="Times New Roman"/>
            <w:noProof/>
            <w:sz w:val="24"/>
            <w:szCs w:val="24"/>
          </w:rPr>
          <w:t>e</w:t>
        </w:r>
      </w:ins>
      <w:r w:rsidR="0012088E">
        <w:rPr>
          <w:rFonts w:ascii="Times New Roman" w:hAnsi="Times New Roman" w:cs="Times New Roman"/>
          <w:noProof/>
          <w:sz w:val="24"/>
          <w:szCs w:val="24"/>
        </w:rPr>
        <w:t xml:space="preserve"> the tensile strength of steel</w:t>
      </w:r>
      <w:r w:rsidR="00CA4A0F">
        <w:rPr>
          <w:rFonts w:ascii="Times New Roman" w:hAnsi="Times New Roman" w:cs="Times New Roman"/>
          <w:noProof/>
          <w:sz w:val="24"/>
          <w:szCs w:val="24"/>
        </w:rPr>
        <w:t xml:space="preserve"> with  high</w:t>
      </w:r>
      <w:r w:rsidR="00205DC2">
        <w:rPr>
          <w:rFonts w:ascii="Times New Roman" w:hAnsi="Times New Roman" w:cs="Times New Roman"/>
          <w:noProof/>
          <w:sz w:val="24"/>
          <w:szCs w:val="24"/>
        </w:rPr>
        <w:t xml:space="preserve"> accuracy and reliability.</w:t>
      </w:r>
    </w:p>
    <w:p w14:paraId="50DDA6A0" w14:textId="3845DE3F" w:rsidR="0027288F" w:rsidRDefault="0027288F"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Kappatos, Chamos et al. (2010) </w:t>
      </w:r>
      <w:r w:rsidRPr="00CA4A0F">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ADDIN EN.CITE &lt;EndNote&gt;&lt;Cite&gt;&lt;Author&gt;Kappatos&lt;/Author&gt;&lt;Year&gt;2010&lt;/Year&gt;&lt;RecNum&gt;477&lt;/RecNum&gt;&lt;DisplayText&gt;[23]&lt;/DisplayText&gt;&lt;record&gt;&lt;rec-number&gt;477&lt;/rec-number&gt;&lt;foreign-keys&gt;&lt;key app="EN" db-id="ese55x5vtzp0x6e9s9tpzwagt5re2t5sfaz5" timestamp="1546077398"&gt;477&lt;/key&gt;&lt;/foreign-keys&gt;&lt;ref-type name="Journal Article"&gt;17&lt;/ref-type&gt;&lt;contributors&gt;&lt;authors&gt;&lt;author&gt;Kappatos, V.&lt;/author&gt;&lt;author&gt;Chamos, A. N.&lt;/author&gt;&lt;author&gt;Pantelakis, Sp G.&lt;/author&gt;&lt;/authors&gt;&lt;/contributors&gt;&lt;titles&gt;&lt;title&gt;Assessment of the effect of existing corrosion on the tensile behaviour of magnesium alloy AZ31 using neural networks&lt;/title&gt;&lt;secondary-title&gt;Materials &amp;amp; Design&lt;/secondary-title&gt;&lt;/titles&gt;&lt;periodical&gt;&lt;full-title&gt;Materials &amp;amp; Design&lt;/full-title&gt;&lt;/periodical&gt;&lt;pages&gt;336-342&lt;/pages&gt;&lt;volume&gt;31&lt;/volume&gt;&lt;number&gt;1&lt;/number&gt;&lt;dates&gt;&lt;year&gt;2010&lt;/year&gt;&lt;pub-dates&gt;&lt;date&gt;2010/01&lt;/date&gt;&lt;/pub-dates&gt;&lt;/dates&gt;&lt;publisher&gt;Elsevier BV&lt;/publisher&gt;&lt;isbn&gt;0261-3069&lt;/isbn&gt;&lt;urls&gt;&lt;related-urls&gt;&lt;url&gt;http://dx.doi.org/10.1016/j.matdes.2009.06.009&lt;/url&gt;&lt;/related-urls&gt;&lt;/urls&gt;&lt;electronic-resource-num&gt;10.1016/j.matdes.2009.06.009&lt;/electronic-resource-num&gt;&lt;/record&gt;&lt;/Cite&gt;&lt;/EndNote&gt;</w:instrText>
      </w:r>
      <w:r w:rsidRPr="00CA4A0F">
        <w:rPr>
          <w:rFonts w:ascii="Times New Roman" w:hAnsi="Times New Roman" w:cs="Times New Roman"/>
          <w:noProof/>
          <w:sz w:val="24"/>
          <w:szCs w:val="24"/>
        </w:rPr>
        <w:fldChar w:fldCharType="separate"/>
      </w:r>
      <w:r>
        <w:rPr>
          <w:rFonts w:ascii="Times New Roman" w:hAnsi="Times New Roman" w:cs="Times New Roman"/>
          <w:noProof/>
          <w:sz w:val="24"/>
          <w:szCs w:val="24"/>
        </w:rPr>
        <w:t>[</w:t>
      </w:r>
      <w:hyperlink w:anchor="_ENREF_23" w:tooltip="Kappatos, 2010 #477" w:history="1">
        <w:r w:rsidR="0058554F">
          <w:rPr>
            <w:rFonts w:ascii="Times New Roman" w:hAnsi="Times New Roman" w:cs="Times New Roman"/>
            <w:noProof/>
            <w:sz w:val="24"/>
            <w:szCs w:val="24"/>
          </w:rPr>
          <w:t>23</w:t>
        </w:r>
      </w:hyperlink>
      <w:r>
        <w:rPr>
          <w:rFonts w:ascii="Times New Roman" w:hAnsi="Times New Roman" w:cs="Times New Roman"/>
          <w:noProof/>
          <w:sz w:val="24"/>
          <w:szCs w:val="24"/>
        </w:rPr>
        <w:t>]</w:t>
      </w:r>
      <w:r w:rsidRPr="00CA4A0F">
        <w:rPr>
          <w:rFonts w:ascii="Times New Roman" w:hAnsi="Times New Roman" w:cs="Times New Roman"/>
          <w:noProof/>
          <w:sz w:val="24"/>
          <w:szCs w:val="24"/>
        </w:rPr>
        <w:fldChar w:fldCharType="end"/>
      </w:r>
      <w:r w:rsidRPr="00CA4A0F">
        <w:rPr>
          <w:rFonts w:ascii="Times New Roman" w:hAnsi="Times New Roman" w:cs="Times New Roman"/>
          <w:noProof/>
          <w:sz w:val="24"/>
          <w:szCs w:val="24"/>
        </w:rPr>
        <w:t xml:space="preserve"> adopted a</w:t>
      </w:r>
      <w:r>
        <w:rPr>
          <w:rFonts w:ascii="Times New Roman" w:hAnsi="Times New Roman" w:cs="Times New Roman"/>
          <w:noProof/>
          <w:sz w:val="24"/>
          <w:szCs w:val="24"/>
        </w:rPr>
        <w:t xml:space="preserve"> radial basis function (RBF) neural network, one of the mostly used feed forward network models after multilayer network, to assess the effect of existing corrosion damage on the tensile behaviour of the wrought magnesium alloy AZ31 by predicting the time dependency of the tensile mechanical properties degradation. The data used to train the network was derived from extensive experimental investigation. The authors used only two input parameters (pit depth and pitting density) that had </w:t>
      </w:r>
      <w:r w:rsidRPr="00141C94">
        <w:rPr>
          <w:rFonts w:ascii="Times New Roman" w:hAnsi="Times New Roman" w:cs="Times New Roman"/>
          <w:noProof/>
          <w:sz w:val="24"/>
          <w:szCs w:val="24"/>
        </w:rPr>
        <w:t>stronger discriminant capability</w:t>
      </w:r>
      <w:r>
        <w:rPr>
          <w:rFonts w:ascii="Times New Roman" w:hAnsi="Times New Roman" w:cs="Times New Roman"/>
          <w:noProof/>
          <w:sz w:val="24"/>
          <w:szCs w:val="24"/>
        </w:rPr>
        <w:t xml:space="preserve"> on output (</w:t>
      </w:r>
      <w:r w:rsidRPr="00141C94">
        <w:rPr>
          <w:rFonts w:ascii="Times New Roman" w:hAnsi="Times New Roman" w:cs="Times New Roman"/>
          <w:noProof/>
          <w:sz w:val="24"/>
          <w:szCs w:val="24"/>
        </w:rPr>
        <w:t xml:space="preserve">elongation of fracture </w:t>
      </w:r>
      <w:r>
        <w:rPr>
          <w:rFonts w:ascii="Times New Roman" w:hAnsi="Times New Roman" w:cs="Times New Roman"/>
          <w:noProof/>
          <w:sz w:val="24"/>
          <w:szCs w:val="24"/>
        </w:rPr>
        <w:t xml:space="preserve">and </w:t>
      </w:r>
      <w:r w:rsidRPr="00141C94">
        <w:rPr>
          <w:rFonts w:ascii="Times New Roman" w:hAnsi="Times New Roman" w:cs="Times New Roman"/>
          <w:noProof/>
          <w:sz w:val="24"/>
          <w:szCs w:val="24"/>
        </w:rPr>
        <w:t>ultimate tensile strength</w:t>
      </w:r>
      <w:r>
        <w:rPr>
          <w:rFonts w:ascii="Times New Roman" w:hAnsi="Times New Roman" w:cs="Times New Roman"/>
          <w:noProof/>
          <w:sz w:val="24"/>
          <w:szCs w:val="24"/>
        </w:rPr>
        <w:t xml:space="preserve">). Although there was no need to determine the number of hidden layers for RBF, </w:t>
      </w:r>
      <w:r w:rsidRPr="00141C94">
        <w:rPr>
          <w:rFonts w:ascii="Times New Roman" w:hAnsi="Times New Roman" w:cs="Times New Roman"/>
          <w:noProof/>
          <w:sz w:val="24"/>
          <w:szCs w:val="24"/>
        </w:rPr>
        <w:t>extensive trials were carried out to determine the optimum number of hidden neurons to achieve the best prediction accuracy</w:t>
      </w:r>
      <w:r>
        <w:rPr>
          <w:rFonts w:ascii="Times New Roman" w:hAnsi="Times New Roman" w:cs="Times New Roman"/>
          <w:noProof/>
          <w:sz w:val="24"/>
          <w:szCs w:val="24"/>
        </w:rPr>
        <w:t xml:space="preserve">. Conventional linear modelling techniques fully optimized the simple linear transformation at the output layer of RBF network. Greater RBF networks with 40 and 20 hidden neurons gave higher prediction accuracy </w:t>
      </w:r>
      <w:r w:rsidRPr="00CA4A0F">
        <w:rPr>
          <w:rFonts w:ascii="Times New Roman" w:hAnsi="Times New Roman" w:cs="Times New Roman"/>
          <w:noProof/>
          <w:sz w:val="24"/>
          <w:szCs w:val="24"/>
        </w:rPr>
        <w:t>from 99.61% to 99.83%</w:t>
      </w:r>
      <w:r>
        <w:rPr>
          <w:rFonts w:ascii="Times New Roman" w:hAnsi="Times New Roman" w:cs="Times New Roman"/>
          <w:noProof/>
          <w:sz w:val="24"/>
          <w:szCs w:val="24"/>
        </w:rPr>
        <w:t xml:space="preserve"> for elongation of fracture and </w:t>
      </w:r>
      <w:r w:rsidRPr="00CA4A0F">
        <w:rPr>
          <w:rFonts w:ascii="Times New Roman" w:hAnsi="Times New Roman" w:cs="Times New Roman"/>
          <w:noProof/>
          <w:sz w:val="24"/>
          <w:szCs w:val="24"/>
        </w:rPr>
        <w:t>from 99.27% to 99.68%</w:t>
      </w:r>
      <w:r>
        <w:rPr>
          <w:rFonts w:ascii="Times New Roman" w:hAnsi="Times New Roman" w:cs="Times New Roman"/>
          <w:noProof/>
          <w:sz w:val="24"/>
          <w:szCs w:val="24"/>
        </w:rPr>
        <w:t xml:space="preserve"> for </w:t>
      </w:r>
      <w:bookmarkStart w:id="148" w:name="_Hlk9817478"/>
      <w:r>
        <w:rPr>
          <w:rFonts w:ascii="Times New Roman" w:hAnsi="Times New Roman" w:cs="Times New Roman"/>
          <w:noProof/>
          <w:sz w:val="24"/>
          <w:szCs w:val="24"/>
        </w:rPr>
        <w:t>ultimate tensile strength</w:t>
      </w:r>
      <w:bookmarkEnd w:id="148"/>
      <w:r>
        <w:rPr>
          <w:rFonts w:ascii="Times New Roman" w:hAnsi="Times New Roman" w:cs="Times New Roman"/>
          <w:noProof/>
          <w:sz w:val="24"/>
          <w:szCs w:val="24"/>
        </w:rPr>
        <w:t xml:space="preserve">, respectively. ANN results made a comparison between two input parameters such that </w:t>
      </w:r>
      <w:r w:rsidR="001C5B8A" w:rsidRPr="001C5B8A">
        <w:rPr>
          <w:rFonts w:ascii="Times New Roman" w:hAnsi="Times New Roman" w:cs="Times New Roman"/>
          <w:noProof/>
          <w:sz w:val="24"/>
          <w:szCs w:val="24"/>
        </w:rPr>
        <w:t xml:space="preserve">more accurate output tensile strength was achieved with pitting density </w:t>
      </w:r>
      <w:r w:rsidR="001C5B8A">
        <w:rPr>
          <w:rFonts w:ascii="Times New Roman" w:hAnsi="Times New Roman" w:cs="Times New Roman"/>
          <w:noProof/>
          <w:sz w:val="24"/>
          <w:szCs w:val="24"/>
        </w:rPr>
        <w:t xml:space="preserve">while </w:t>
      </w:r>
      <w:r>
        <w:rPr>
          <w:rFonts w:ascii="Times New Roman" w:hAnsi="Times New Roman" w:cs="Times New Roman"/>
          <w:noProof/>
          <w:sz w:val="24"/>
          <w:szCs w:val="24"/>
        </w:rPr>
        <w:t>the pit depth ha</w:t>
      </w:r>
      <w:r>
        <w:rPr>
          <w:rFonts w:ascii="Times New Roman" w:hAnsi="Times New Roman" w:cs="Times New Roman" w:hint="eastAsia"/>
          <w:noProof/>
          <w:sz w:val="24"/>
          <w:szCs w:val="24"/>
        </w:rPr>
        <w:t>d</w:t>
      </w:r>
      <w:r>
        <w:rPr>
          <w:rFonts w:ascii="Times New Roman" w:hAnsi="Times New Roman" w:cs="Times New Roman"/>
          <w:noProof/>
          <w:sz w:val="24"/>
          <w:szCs w:val="24"/>
        </w:rPr>
        <w:t xml:space="preserve"> stronger effect on the decrease of the mechanical properties than pitting density. RBF neural </w:t>
      </w:r>
      <w:r>
        <w:rPr>
          <w:rFonts w:ascii="Times New Roman" w:hAnsi="Times New Roman" w:cs="Times New Roman"/>
          <w:noProof/>
          <w:sz w:val="24"/>
          <w:szCs w:val="24"/>
        </w:rPr>
        <w:lastRenderedPageBreak/>
        <w:t>network prediction results were very good agreement with experimental results.</w:t>
      </w:r>
    </w:p>
    <w:p w14:paraId="73847C6D" w14:textId="55F8DE5C" w:rsidR="009D0955" w:rsidRDefault="009D0955"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Most of successful materials-related ANN researches have been done with multilayer backpropagation neural networks. Here, it can be found that other ANNs are as powerful and efficient as multilayer backpropagation neural networks in prediction</w:t>
      </w:r>
      <w:r w:rsidR="006A2F2D">
        <w:rPr>
          <w:rFonts w:ascii="Times New Roman" w:hAnsi="Times New Roman" w:cs="Times New Roman"/>
          <w:noProof/>
          <w:sz w:val="24"/>
          <w:szCs w:val="24"/>
        </w:rPr>
        <w:t xml:space="preserve"> performance</w:t>
      </w:r>
      <w:r>
        <w:rPr>
          <w:rFonts w:ascii="Times New Roman" w:hAnsi="Times New Roman" w:cs="Times New Roman"/>
          <w:noProof/>
          <w:sz w:val="24"/>
          <w:szCs w:val="24"/>
        </w:rPr>
        <w:t>.</w:t>
      </w:r>
      <w:r w:rsidR="006A2F2D">
        <w:rPr>
          <w:rFonts w:ascii="Times New Roman" w:hAnsi="Times New Roman" w:cs="Times New Roman"/>
          <w:noProof/>
          <w:sz w:val="24"/>
          <w:szCs w:val="24"/>
        </w:rPr>
        <w:t xml:space="preserve"> Regarding to physical background of the problem, input parameters should be selected as important features that have a strong relation with output parameters so that computational cost and size of training data can be reduced to improve the classification performance.</w:t>
      </w:r>
    </w:p>
    <w:p w14:paraId="445100D3" w14:textId="11B25B98" w:rsidR="009349F5" w:rsidRPr="009349F5" w:rsidRDefault="00205DC2" w:rsidP="00E0463D">
      <w:pPr>
        <w:pStyle w:val="3"/>
        <w:widowControl w:val="0"/>
        <w:spacing w:after="240"/>
      </w:pPr>
      <w:r>
        <w:t>ANN Models in Comparison</w:t>
      </w:r>
    </w:p>
    <w:p w14:paraId="3CBA17EB" w14:textId="28088364" w:rsidR="00FF722E" w:rsidRDefault="00FE7F8E"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some literatures, </w:t>
      </w:r>
      <w:r w:rsidR="003176D0">
        <w:rPr>
          <w:rFonts w:ascii="Times New Roman" w:hAnsi="Times New Roman" w:cs="Times New Roman"/>
          <w:sz w:val="24"/>
          <w:szCs w:val="24"/>
        </w:rPr>
        <w:t xml:space="preserve">ANN </w:t>
      </w:r>
      <w:r w:rsidR="003B5512">
        <w:rPr>
          <w:rFonts w:ascii="Times New Roman" w:hAnsi="Times New Roman" w:cs="Times New Roman"/>
          <w:sz w:val="24"/>
          <w:szCs w:val="24"/>
        </w:rPr>
        <w:t>prediction result was compared to not only experimental results but also other</w:t>
      </w:r>
      <w:r>
        <w:rPr>
          <w:rFonts w:ascii="Times New Roman" w:hAnsi="Times New Roman" w:cs="Times New Roman"/>
          <w:sz w:val="24"/>
          <w:szCs w:val="24"/>
        </w:rPr>
        <w:t xml:space="preserve"> </w:t>
      </w:r>
      <w:r w:rsidR="001D6901">
        <w:rPr>
          <w:rFonts w:ascii="Times New Roman" w:hAnsi="Times New Roman" w:cs="Times New Roman"/>
          <w:sz w:val="24"/>
          <w:szCs w:val="24"/>
        </w:rPr>
        <w:t xml:space="preserve">feed forward </w:t>
      </w:r>
      <w:r>
        <w:rPr>
          <w:rFonts w:ascii="Times New Roman" w:hAnsi="Times New Roman" w:cs="Times New Roman"/>
          <w:sz w:val="24"/>
          <w:szCs w:val="24"/>
        </w:rPr>
        <w:t>ANN model</w:t>
      </w:r>
      <w:r w:rsidR="003B5512">
        <w:rPr>
          <w:rFonts w:ascii="Times New Roman" w:hAnsi="Times New Roman" w:cs="Times New Roman"/>
          <w:sz w:val="24"/>
          <w:szCs w:val="24"/>
        </w:rPr>
        <w:t>s’ results</w:t>
      </w:r>
      <w:r>
        <w:rPr>
          <w:rFonts w:ascii="Times New Roman" w:hAnsi="Times New Roman" w:cs="Times New Roman"/>
          <w:sz w:val="24"/>
          <w:szCs w:val="24"/>
        </w:rPr>
        <w:t>. In turning process, to control the desired surface roughness by manufacturing makes high expense.</w:t>
      </w:r>
      <w:r w:rsidR="003B5512">
        <w:rPr>
          <w:rFonts w:ascii="Times New Roman" w:hAnsi="Times New Roman" w:cs="Times New Roman"/>
          <w:sz w:val="24"/>
          <w:szCs w:val="24"/>
        </w:rPr>
        <w:t xml:space="preserve"> </w:t>
      </w:r>
      <w:r w:rsidR="0076393C">
        <w:rPr>
          <w:rFonts w:ascii="Times New Roman" w:hAnsi="Times New Roman" w:cs="Times New Roman"/>
          <w:sz w:val="24"/>
          <w:szCs w:val="24"/>
        </w:rPr>
        <w:t>To establish a functional relationship between process parameters of turning process and surface roughness, m</w:t>
      </w:r>
      <w:r>
        <w:rPr>
          <w:rFonts w:ascii="Times New Roman" w:hAnsi="Times New Roman" w:cs="Times New Roman"/>
          <w:sz w:val="24"/>
          <w:szCs w:val="24"/>
        </w:rPr>
        <w:t xml:space="preserve">ultilayer perceptron (MLP) neural </w:t>
      </w:r>
      <w:r w:rsidR="0076393C">
        <w:rPr>
          <w:rFonts w:ascii="Times New Roman" w:hAnsi="Times New Roman" w:cs="Times New Roman"/>
          <w:sz w:val="24"/>
          <w:szCs w:val="24"/>
        </w:rPr>
        <w:t xml:space="preserve">networks </w:t>
      </w:r>
      <w:r>
        <w:rPr>
          <w:rFonts w:ascii="Times New Roman" w:hAnsi="Times New Roman" w:cs="Times New Roman"/>
          <w:sz w:val="24"/>
          <w:szCs w:val="24"/>
        </w:rPr>
        <w:t xml:space="preserve">have been </w:t>
      </w:r>
      <w:r w:rsidR="003B5512">
        <w:rPr>
          <w:rFonts w:ascii="Times New Roman" w:hAnsi="Times New Roman" w:cs="Times New Roman"/>
          <w:sz w:val="24"/>
          <w:szCs w:val="24"/>
        </w:rPr>
        <w:t>mostly implemented</w:t>
      </w:r>
      <w:r w:rsidR="0076393C">
        <w:rPr>
          <w:rFonts w:ascii="Times New Roman" w:hAnsi="Times New Roman" w:cs="Times New Roman"/>
          <w:sz w:val="24"/>
          <w:szCs w:val="24"/>
        </w:rPr>
        <w:t xml:space="preserve"> </w:t>
      </w:r>
      <w:r>
        <w:rPr>
          <w:rFonts w:ascii="Times New Roman" w:hAnsi="Times New Roman" w:cs="Times New Roman"/>
          <w:sz w:val="24"/>
          <w:szCs w:val="24"/>
        </w:rPr>
        <w:t xml:space="preserve">for a decade. </w:t>
      </w:r>
      <w:r w:rsidR="005365CF">
        <w:rPr>
          <w:rFonts w:ascii="Times New Roman" w:hAnsi="Times New Roman" w:cs="Times New Roman"/>
          <w:sz w:val="24"/>
          <w:szCs w:val="24"/>
        </w:rPr>
        <w:t xml:space="preserve">But </w:t>
      </w:r>
      <w:r w:rsidR="00D03F1A">
        <w:rPr>
          <w:rFonts w:ascii="Times New Roman" w:hAnsi="Times New Roman" w:cs="Times New Roman"/>
          <w:sz w:val="24"/>
          <w:szCs w:val="24"/>
        </w:rPr>
        <w:t>MLP</w:t>
      </w:r>
      <w:r w:rsidR="005365CF">
        <w:rPr>
          <w:rFonts w:ascii="Times New Roman" w:hAnsi="Times New Roman" w:cs="Times New Roman"/>
          <w:sz w:val="24"/>
          <w:szCs w:val="24"/>
        </w:rPr>
        <w:t xml:space="preserve"> needs to determin</w:t>
      </w:r>
      <w:r w:rsidR="00D03F1A">
        <w:rPr>
          <w:rFonts w:ascii="Times New Roman" w:hAnsi="Times New Roman" w:cs="Times New Roman"/>
          <w:sz w:val="24"/>
          <w:szCs w:val="24"/>
        </w:rPr>
        <w:t>e</w:t>
      </w:r>
      <w:r w:rsidR="005365CF">
        <w:rPr>
          <w:rFonts w:ascii="Times New Roman" w:hAnsi="Times New Roman" w:cs="Times New Roman"/>
          <w:sz w:val="24"/>
          <w:szCs w:val="24"/>
        </w:rPr>
        <w:t xml:space="preserve"> the number of hidden layers and hidden neurons in each layer</w:t>
      </w:r>
      <w:r w:rsidR="00702FAF">
        <w:rPr>
          <w:rFonts w:ascii="Times New Roman" w:hAnsi="Times New Roman" w:cs="Times New Roman"/>
          <w:sz w:val="24"/>
          <w:szCs w:val="24"/>
        </w:rPr>
        <w:t xml:space="preserve"> with a costly trial-and-error approach</w:t>
      </w:r>
      <w:r w:rsidR="00D03F1A">
        <w:rPr>
          <w:rFonts w:ascii="Times New Roman" w:hAnsi="Times New Roman" w:cs="Times New Roman"/>
          <w:sz w:val="24"/>
          <w:szCs w:val="24"/>
        </w:rPr>
        <w:t xml:space="preserve">. </w:t>
      </w:r>
      <w:r w:rsidR="0076393C">
        <w:rPr>
          <w:rFonts w:ascii="Times New Roman" w:hAnsi="Times New Roman" w:cs="Times New Roman"/>
          <w:sz w:val="24"/>
          <w:szCs w:val="24"/>
        </w:rPr>
        <w:t>Unlike MLP, as</w:t>
      </w:r>
      <w:r w:rsidR="003B5512">
        <w:rPr>
          <w:rFonts w:ascii="Times New Roman" w:hAnsi="Times New Roman" w:cs="Times New Roman"/>
          <w:sz w:val="24"/>
          <w:szCs w:val="24"/>
        </w:rPr>
        <w:t xml:space="preserve"> </w:t>
      </w:r>
      <w:r w:rsidR="0076393C">
        <w:rPr>
          <w:rFonts w:ascii="Times New Roman" w:hAnsi="Times New Roman" w:cs="Times New Roman"/>
          <w:sz w:val="24"/>
          <w:szCs w:val="24"/>
        </w:rPr>
        <w:t xml:space="preserve">radial basis function (RBF) neutral network has the advantage of </w:t>
      </w:r>
      <w:r w:rsidR="00D03F1A">
        <w:rPr>
          <w:rFonts w:ascii="Times New Roman" w:hAnsi="Times New Roman" w:cs="Times New Roman"/>
          <w:sz w:val="24"/>
          <w:szCs w:val="24"/>
        </w:rPr>
        <w:t>having only one hidden layer</w:t>
      </w:r>
      <w:r w:rsidR="001814CD">
        <w:rPr>
          <w:rFonts w:ascii="Times New Roman" w:hAnsi="Times New Roman" w:cs="Times New Roman"/>
          <w:sz w:val="24"/>
          <w:szCs w:val="24"/>
        </w:rPr>
        <w:t xml:space="preserve"> and the number of hidden neurons can automatically be adjusted in learning algorithm</w:t>
      </w:r>
      <w:r w:rsidR="00D03F1A">
        <w:rPr>
          <w:rFonts w:ascii="Times New Roman" w:hAnsi="Times New Roman" w:cs="Times New Roman"/>
          <w:sz w:val="24"/>
          <w:szCs w:val="24"/>
        </w:rPr>
        <w:t xml:space="preserve">, </w:t>
      </w:r>
      <w:r w:rsidR="0076393C">
        <w:rPr>
          <w:rFonts w:ascii="Times New Roman" w:hAnsi="Times New Roman" w:cs="Times New Roman"/>
          <w:sz w:val="24"/>
          <w:szCs w:val="24"/>
        </w:rPr>
        <w:t xml:space="preserve">less computational time and simpler training </w:t>
      </w:r>
      <w:r w:rsidR="00D03F1A">
        <w:rPr>
          <w:rFonts w:ascii="Times New Roman" w:hAnsi="Times New Roman" w:cs="Times New Roman"/>
          <w:sz w:val="24"/>
          <w:szCs w:val="24"/>
        </w:rPr>
        <w:t>can</w:t>
      </w:r>
      <w:r w:rsidR="0076393C">
        <w:rPr>
          <w:rFonts w:ascii="Times New Roman" w:hAnsi="Times New Roman" w:cs="Times New Roman"/>
          <w:sz w:val="24"/>
          <w:szCs w:val="24"/>
        </w:rPr>
        <w:t xml:space="preserve"> give faster and more accurate results</w:t>
      </w:r>
      <w:r w:rsidR="00D03F1A">
        <w:rPr>
          <w:rFonts w:ascii="Times New Roman" w:hAnsi="Times New Roman" w:cs="Times New Roman"/>
          <w:sz w:val="24"/>
          <w:szCs w:val="24"/>
        </w:rPr>
        <w:t>.</w:t>
      </w:r>
      <w:r>
        <w:rPr>
          <w:rFonts w:ascii="Times New Roman" w:hAnsi="Times New Roman" w:cs="Times New Roman"/>
          <w:sz w:val="24"/>
          <w:szCs w:val="24"/>
        </w:rPr>
        <w:t xml:space="preserve"> Sonar, Dixit and Ojha (2005)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&lt;EndNote&gt;&lt;Cite&gt;&lt;Author&gt;Sonar&lt;/Author&gt;&lt;Year&gt;2005&lt;/Year&gt;&lt;RecNum&gt;645&lt;/RecNum&gt;&lt;DisplayText&gt;[59]&lt;/DisplayText&gt;&lt;record&gt;&lt;rec-number&gt;645&lt;/rec-number&gt;&lt;foreign-keys&gt;&lt;key app="EN" db-id="ese55x5vtzp0x6e9s9tpzwagt5re2t5sfaz5" timestamp="1551954909"&gt;645&lt;/key&gt;&lt;/foreign-keys&gt;&lt;ref-type name="Journal Article"&gt;17&lt;/ref-type&gt;&lt;contributors&gt;&lt;authors&gt;&lt;author&gt;Sonar, D. K.&lt;/author&gt;&lt;author&gt;Dixit, U. S.&lt;/author&gt;&lt;author&gt;Ojha, D. K.&lt;/author&gt;&lt;/authors&gt;&lt;/contributors&gt;&lt;titles&gt;&lt;title&gt;The application of a radial basis function neural network for predicting the surface roughness in a turning process&lt;/title&gt;&lt;secondary-title&gt;The International Journal of Advanced Manufacturing Technology&lt;/secondary-title&gt;&lt;/titles&gt;&lt;periodical&gt;&lt;full-title&gt;The International Journal of Advanced Manufacturing Technology&lt;/full-title&gt;&lt;/periodical&gt;&lt;pages&gt;661-666&lt;/pages&gt;&lt;volume&gt;27&lt;/volume&gt;&lt;number&gt;7-8&lt;/number&gt;&lt;dates&gt;&lt;year&gt;2005&lt;/year&gt;&lt;pub-dates&gt;&lt;date&gt;2005/03/16&lt;/date&gt;&lt;/pub-dates&gt;&lt;/dates&gt;&lt;publisher&gt;Springer Nature&lt;/publisher&gt;&lt;isbn&gt;0268-3768&amp;#xD;1433-3015&lt;/isbn&gt;&lt;urls&gt;&lt;related-urls&gt;&lt;url&gt;http://dx.doi.org/10.1007/s00170-004-2258-5&lt;/url&gt;&lt;/related-urls&gt;&lt;/urls&gt;&lt;electronic-resource-num&gt;10.1007/s00170-004-2258-5&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w:t>
      </w:r>
      <w:hyperlink w:anchor="_ENREF_59" w:tooltip="Sonar, 2005 #645" w:history="1">
        <w:r w:rsidR="0058554F">
          <w:rPr>
            <w:rFonts w:ascii="Times New Roman" w:hAnsi="Times New Roman" w:cs="Times New Roman"/>
            <w:noProof/>
            <w:sz w:val="24"/>
            <w:szCs w:val="24"/>
          </w:rPr>
          <w:t>59</w:t>
        </w:r>
      </w:hyperlink>
      <w:r>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B4C9A">
        <w:rPr>
          <w:rFonts w:ascii="Times New Roman" w:hAnsi="Times New Roman" w:cs="Times New Roman"/>
          <w:sz w:val="24"/>
          <w:szCs w:val="24"/>
        </w:rPr>
        <w:t>used the advantage of RBF neural network to construct</w:t>
      </w:r>
      <w:r>
        <w:rPr>
          <w:rFonts w:ascii="Times New Roman" w:hAnsi="Times New Roman" w:cs="Times New Roman"/>
          <w:sz w:val="24"/>
          <w:szCs w:val="24"/>
        </w:rPr>
        <w:t xml:space="preserve"> a predictive model for the surface roughness in a turning process </w:t>
      </w:r>
      <w:r w:rsidR="0076393C">
        <w:rPr>
          <w:rFonts w:ascii="Times New Roman" w:hAnsi="Times New Roman" w:cs="Times New Roman"/>
          <w:sz w:val="24"/>
          <w:szCs w:val="24"/>
        </w:rPr>
        <w:t>a</w:t>
      </w:r>
      <w:r>
        <w:rPr>
          <w:rFonts w:ascii="Times New Roman" w:hAnsi="Times New Roman" w:cs="Times New Roman"/>
          <w:sz w:val="24"/>
          <w:szCs w:val="24"/>
        </w:rPr>
        <w:t xml:space="preserve">nd its performance was compared with the reported performance of a multilayer perceptron (MLP) neural network by Kohli and Dixit </w:t>
      </w:r>
      <w:r>
        <w:rPr>
          <w:rFonts w:ascii="Times New Roman" w:hAnsi="Times New Roman" w:cs="Times New Roman"/>
          <w:sz w:val="24"/>
          <w:szCs w:val="24"/>
        </w:rPr>
        <w:fldChar w:fldCharType="begin"/>
      </w:r>
      <w:r w:rsidR="001E7089">
        <w:rPr>
          <w:rFonts w:ascii="Times New Roman" w:hAnsi="Times New Roman" w:cs="Times New Roman"/>
          <w:sz w:val="24"/>
          <w:szCs w:val="24"/>
        </w:rPr>
        <w:instrText xml:space="preserve"> ADDIN EN.CITE &lt;EndNote&gt;&lt;Cite&gt;&lt;Author&gt;Kohli&lt;/Author&gt;&lt;Year&gt;2004&lt;/Year&gt;&lt;RecNum&gt;644&lt;/RecNum&gt;&lt;DisplayText&gt;[79]&lt;/DisplayText&gt;&lt;record&gt;&lt;rec-number&gt;644&lt;/rec-number&gt;&lt;foreign-keys&gt;&lt;key app="EN" db-id="ese55x5vtzp0x6e9s9tpzwagt5re2t5sfaz5" timestamp="1551954746"&gt;644&lt;/key&gt;&lt;/foreign-keys&gt;&lt;ref-type name="Journal Article"&gt;17&lt;/ref-type&gt;&lt;contributors&gt;&lt;authors&gt;&lt;author&gt;Kohli, A.&lt;/author&gt;&lt;author&gt;Dixit, U. S.&lt;/author&gt;&lt;/authors&gt;&lt;/contributors&gt;&lt;titles&gt;&lt;title&gt;A neural-network-based methodology for the prediction of surface roughness in a turning process&lt;/title&gt;&lt;secondary-title&gt;The International Journal of Advanced Manufacturing Technology&lt;/secondary-title&gt;&lt;/titles&gt;&lt;periodical&gt;&lt;full-title&gt;The International Journal of Advanced Manufacturing Technology&lt;/full-title&gt;&lt;/periodical&gt;&lt;pages&gt;118-129&lt;/pages&gt;&lt;volume&gt;25&lt;/volume&gt;&lt;number&gt;1-2&lt;/number&gt;&lt;dates&gt;&lt;year&gt;2004&lt;/year&gt;&lt;pub-dates&gt;&lt;date&gt;2004/06/02&lt;/date&gt;&lt;/pub-dates&gt;&lt;/dates&gt;&lt;publisher&gt;Springer Nature&lt;/publisher&gt;&lt;isbn&gt;0268-3768&amp;#xD;1433-3015&lt;/isbn&gt;&lt;urls&gt;&lt;related-urls&gt;&lt;url&gt;http://dx.doi.org/10.1007/s00170-003-1810-z&lt;/url&gt;&lt;/related-urls&gt;&lt;/urls&gt;&lt;electronic-resource-num&gt;10.1007/s00170-003-1810-z&lt;/electronic-resource-num&gt;&lt;/record&gt;&lt;/Cite&gt;&lt;/EndNote&gt;</w:instrText>
      </w:r>
      <w:r>
        <w:rPr>
          <w:rFonts w:ascii="Times New Roman" w:hAnsi="Times New Roman" w:cs="Times New Roman"/>
          <w:sz w:val="24"/>
          <w:szCs w:val="24"/>
        </w:rPr>
        <w:fldChar w:fldCharType="separate"/>
      </w:r>
      <w:r w:rsidR="001E7089">
        <w:rPr>
          <w:rFonts w:ascii="Times New Roman" w:hAnsi="Times New Roman" w:cs="Times New Roman"/>
          <w:noProof/>
          <w:sz w:val="24"/>
          <w:szCs w:val="24"/>
        </w:rPr>
        <w:t>[</w:t>
      </w:r>
      <w:hyperlink w:anchor="_ENREF_79" w:tooltip="Kohli, 2004 #644" w:history="1">
        <w:r w:rsidR="0058554F">
          <w:rPr>
            <w:rFonts w:ascii="Times New Roman" w:hAnsi="Times New Roman" w:cs="Times New Roman"/>
            <w:noProof/>
            <w:sz w:val="24"/>
            <w:szCs w:val="24"/>
          </w:rPr>
          <w:t>79</w:t>
        </w:r>
      </w:hyperlink>
      <w:r w:rsidR="001E7089">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as well as experimental results. The results showed that experimental values exist between the range of the lower and upper estimate </w:t>
      </w:r>
      <w:r w:rsidR="009B4435">
        <w:rPr>
          <w:rFonts w:ascii="Times New Roman" w:hAnsi="Times New Roman" w:cs="Times New Roman"/>
          <w:sz w:val="24"/>
          <w:szCs w:val="24"/>
        </w:rPr>
        <w:t xml:space="preserve">obtained by </w:t>
      </w:r>
      <w:r w:rsidR="00054887" w:rsidRPr="00054887">
        <w:rPr>
          <w:rFonts w:ascii="Times New Roman" w:hAnsi="Times New Roman" w:cs="Times New Roman"/>
          <w:sz w:val="24"/>
          <w:szCs w:val="24"/>
        </w:rPr>
        <w:t xml:space="preserve">fuzzy linear regression model </w:t>
      </w:r>
      <w:r>
        <w:rPr>
          <w:rFonts w:ascii="Times New Roman" w:hAnsi="Times New Roman" w:cs="Times New Roman"/>
          <w:sz w:val="24"/>
          <w:szCs w:val="24"/>
        </w:rPr>
        <w:t>and the most likely estimate in most cases is close to experimental value. Also, compared to MLP, the root mean squares errors of RBF are nearly the same as MLP. But RBF made slightly inferior performance against MLP and with a few testing data, the errors were more than 20%. The authors discussed about</w:t>
      </w:r>
      <w:r>
        <w:t xml:space="preserve"> i</w:t>
      </w:r>
      <w:r>
        <w:rPr>
          <w:rFonts w:ascii="Times New Roman" w:hAnsi="Times New Roman" w:cs="Times New Roman"/>
          <w:sz w:val="24"/>
          <w:szCs w:val="24"/>
        </w:rPr>
        <w:t xml:space="preserve">ncreasing the number of training and testing data to increase the network accuracy. </w:t>
      </w:r>
    </w:p>
    <w:p w14:paraId="6E2D6960" w14:textId="1E8EFA6A" w:rsidR="00CF1552" w:rsidRDefault="005365CF" w:rsidP="00E0463D">
      <w:pPr>
        <w:widowControl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Another </w:t>
      </w:r>
      <w:r w:rsidR="00CB4C9A">
        <w:rPr>
          <w:rFonts w:ascii="Times New Roman" w:hAnsi="Times New Roman" w:cs="Times New Roman"/>
          <w:sz w:val="24"/>
          <w:szCs w:val="24"/>
        </w:rPr>
        <w:t xml:space="preserve">similar </w:t>
      </w:r>
      <w:r>
        <w:rPr>
          <w:rFonts w:ascii="Times New Roman" w:hAnsi="Times New Roman" w:cs="Times New Roman"/>
          <w:sz w:val="24"/>
          <w:szCs w:val="24"/>
        </w:rPr>
        <w:t xml:space="preserve">comparison of </w:t>
      </w:r>
      <w:r w:rsidR="004112B2">
        <w:rPr>
          <w:rFonts w:ascii="Times New Roman" w:hAnsi="Times New Roman" w:cs="Times New Roman"/>
          <w:sz w:val="24"/>
          <w:szCs w:val="24"/>
        </w:rPr>
        <w:t xml:space="preserve">different </w:t>
      </w:r>
      <w:r>
        <w:rPr>
          <w:rFonts w:ascii="Times New Roman" w:hAnsi="Times New Roman" w:cs="Times New Roman"/>
          <w:sz w:val="24"/>
          <w:szCs w:val="24"/>
        </w:rPr>
        <w:t>ANN models was found i</w:t>
      </w:r>
      <w:r w:rsidR="00205DC2">
        <w:rPr>
          <w:rFonts w:ascii="Times New Roman" w:hAnsi="Times New Roman" w:cs="Times New Roman"/>
          <w:sz w:val="24"/>
          <w:szCs w:val="24"/>
        </w:rPr>
        <w:t xml:space="preserve">n </w:t>
      </w:r>
      <w:r w:rsidR="00205DC2">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&lt;EndNote&gt;&lt;Cite&gt;&lt;Author&gt;Lu&lt;/Author&gt;&lt;Year&gt;2009&lt;/Year&gt;&lt;RecNum&gt;643&lt;/RecNum&gt;&lt;DisplayText&gt;[58]&lt;/DisplayText&gt;&lt;record&gt;&lt;rec-number&gt;643&lt;/rec-number&gt;&lt;foreign-keys&gt;&lt;key app="EN" db-id="ese55x5vtzp0x6e9s9tpzwagt5re2t5sfaz5" timestamp="1551874848"&gt;643&lt;/key&gt;&lt;/foreign-keys&gt;&lt;ref-type name="Journal Article"&gt;17&lt;/ref-type&gt;&lt;contributors&gt;&lt;authors&gt;&lt;author&gt;Lu, Chunhua&lt;/author&gt;&lt;author&gt;Liu, Ronggui&lt;/author&gt;&lt;/authors&gt;&lt;/contributors&gt;&lt;titles&gt;&lt;title&gt;Predicting Carbonation Depth of Prestressed Concrete under Different Stress States Using Artificial Neural Network&lt;/title&gt;&lt;secondary-title&gt;Advances in Artificial Neural Systems&lt;/secondary-title&gt;&lt;/titles&gt;&lt;periodical&gt;&lt;full-title&gt;Advances in Artificial Neural Systems&lt;/full-title&gt;&lt;/periodical&gt;&lt;pages&gt;1-8&lt;/pages&gt;&lt;volume&gt;2009&lt;/volume&gt;&lt;dates&gt;&lt;year&gt;2009&lt;/year&gt;&lt;/dates&gt;&lt;publisher&gt;Hindawi Limited&lt;/publisher&gt;&lt;isbn&gt;1687-7594&amp;#xD;1687-7608&lt;/isbn&gt;&lt;urls&gt;&lt;related-urls&gt;&lt;url&gt;http://dx.doi.org/10.1155/2009/193139&lt;/url&gt;&lt;/related-urls&gt;&lt;/urls&gt;&lt;electronic-resource-num&gt;10.1155/2009/193139&lt;/electronic-resource-num&gt;&lt;/record&gt;&lt;/Cite&gt;&lt;/EndNote&gt;</w:instrText>
      </w:r>
      <w:r w:rsidR="00205DC2">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58" w:tooltip="Lu, 2009 #643" w:history="1">
        <w:r w:rsidR="0058554F">
          <w:rPr>
            <w:rFonts w:ascii="Times New Roman" w:hAnsi="Times New Roman" w:cs="Times New Roman"/>
            <w:noProof/>
            <w:sz w:val="24"/>
            <w:szCs w:val="24"/>
          </w:rPr>
          <w:t>58</w:t>
        </w:r>
      </w:hyperlink>
      <w:r w:rsidR="002C22AF">
        <w:rPr>
          <w:rFonts w:ascii="Times New Roman" w:hAnsi="Times New Roman" w:cs="Times New Roman"/>
          <w:noProof/>
          <w:sz w:val="24"/>
          <w:szCs w:val="24"/>
        </w:rPr>
        <w:t>]</w:t>
      </w:r>
      <w:r w:rsidR="00205DC2">
        <w:rPr>
          <w:rFonts w:ascii="Times New Roman" w:hAnsi="Times New Roman" w:cs="Times New Roman"/>
          <w:sz w:val="24"/>
          <w:szCs w:val="24"/>
        </w:rPr>
        <w:fldChar w:fldCharType="end"/>
      </w:r>
      <w:r>
        <w:rPr>
          <w:rFonts w:ascii="Times New Roman" w:hAnsi="Times New Roman" w:cs="Times New Roman"/>
          <w:sz w:val="24"/>
          <w:szCs w:val="24"/>
        </w:rPr>
        <w:t>.</w:t>
      </w:r>
      <w:r w:rsidR="00205DC2">
        <w:rPr>
          <w:rFonts w:ascii="Times New Roman" w:hAnsi="Times New Roman" w:cs="Times New Roman"/>
          <w:sz w:val="24"/>
          <w:szCs w:val="24"/>
        </w:rPr>
        <w:t xml:space="preserve"> Lu and Liu </w:t>
      </w:r>
      <w:r w:rsidR="005A59A0">
        <w:rPr>
          <w:rFonts w:ascii="Times New Roman" w:hAnsi="Times New Roman" w:cs="Times New Roman"/>
          <w:sz w:val="24"/>
          <w:szCs w:val="24"/>
        </w:rPr>
        <w:t xml:space="preserve">(2009) </w:t>
      </w:r>
      <w:r w:rsidR="00205DC2">
        <w:rPr>
          <w:rFonts w:ascii="Times New Roman" w:hAnsi="Times New Roman" w:cs="Times New Roman"/>
          <w:sz w:val="24"/>
          <w:szCs w:val="24"/>
        </w:rPr>
        <w:t>analyzed the carbonation depth of prestressed concrete</w:t>
      </w:r>
      <w:r w:rsidR="00205DC2">
        <w:t xml:space="preserve"> </w:t>
      </w:r>
      <w:r w:rsidR="00205DC2">
        <w:rPr>
          <w:rFonts w:ascii="Times New Roman" w:hAnsi="Times New Roman" w:cs="Times New Roman"/>
          <w:sz w:val="24"/>
          <w:szCs w:val="24"/>
        </w:rPr>
        <w:t>under</w:t>
      </w:r>
      <w:r w:rsidR="00205DC2">
        <w:t xml:space="preserve"> </w:t>
      </w:r>
      <w:r w:rsidR="00205DC2">
        <w:rPr>
          <w:rFonts w:ascii="Times New Roman" w:hAnsi="Times New Roman" w:cs="Times New Roman"/>
          <w:sz w:val="24"/>
          <w:szCs w:val="24"/>
        </w:rPr>
        <w:t>different stress states by</w:t>
      </w:r>
      <w:r w:rsidR="00205DC2">
        <w:t xml:space="preserve"> </w:t>
      </w:r>
      <w:r w:rsidR="00205DC2">
        <w:rPr>
          <w:rFonts w:ascii="Times New Roman" w:hAnsi="Times New Roman" w:cs="Times New Roman"/>
          <w:sz w:val="24"/>
          <w:szCs w:val="24"/>
        </w:rPr>
        <w:t>adopting two feed</w:t>
      </w:r>
      <w:r w:rsidR="00CA4A0F">
        <w:rPr>
          <w:rFonts w:ascii="Times New Roman" w:hAnsi="Times New Roman" w:cs="Times New Roman" w:hint="eastAsia"/>
          <w:sz w:val="24"/>
          <w:szCs w:val="24"/>
        </w:rPr>
        <w:t xml:space="preserve"> </w:t>
      </w:r>
      <w:r w:rsidR="00205DC2">
        <w:rPr>
          <w:rFonts w:ascii="Times New Roman" w:hAnsi="Times New Roman" w:cs="Times New Roman"/>
          <w:sz w:val="24"/>
          <w:szCs w:val="24"/>
        </w:rPr>
        <w:t xml:space="preserve">forward ANNs, BPNN and Radial Basis Function neural network (RBFNN), together </w:t>
      </w:r>
      <w:r w:rsidR="00205DC2">
        <w:rPr>
          <w:rFonts w:ascii="Times New Roman" w:hAnsi="Times New Roman" w:cs="Times New Roman"/>
          <w:sz w:val="24"/>
          <w:szCs w:val="24"/>
        </w:rPr>
        <w:lastRenderedPageBreak/>
        <w:t>with comparison in their performance</w:t>
      </w:r>
      <w:r w:rsidR="003B791D">
        <w:rPr>
          <w:rFonts w:ascii="Times New Roman" w:hAnsi="Times New Roman" w:cs="Times New Roman"/>
          <w:sz w:val="24"/>
          <w:szCs w:val="24"/>
        </w:rPr>
        <w:t xml:space="preserve"> and comparison with experimental results as well</w:t>
      </w:r>
      <w:r w:rsidR="00205DC2">
        <w:rPr>
          <w:rFonts w:ascii="Times New Roman" w:hAnsi="Times New Roman" w:cs="Times New Roman"/>
          <w:sz w:val="24"/>
          <w:szCs w:val="24"/>
        </w:rPr>
        <w:t>.</w:t>
      </w:r>
      <w:r w:rsidR="001814CD">
        <w:rPr>
          <w:rFonts w:ascii="Times New Roman" w:hAnsi="Times New Roman" w:cs="Times New Roman"/>
          <w:sz w:val="24"/>
          <w:szCs w:val="24"/>
        </w:rPr>
        <w:t xml:space="preserve"> </w:t>
      </w:r>
      <w:r w:rsidR="00205DC2">
        <w:rPr>
          <w:rFonts w:ascii="Times New Roman" w:hAnsi="Times New Roman" w:cs="Times New Roman"/>
          <w:sz w:val="24"/>
          <w:szCs w:val="24"/>
        </w:rPr>
        <w:t>Training data and test data for two ANNs were produced by</w:t>
      </w:r>
      <w:r w:rsidR="00205DC2">
        <w:t xml:space="preserve"> </w:t>
      </w:r>
      <w:r w:rsidR="00205DC2">
        <w:rPr>
          <w:rFonts w:ascii="Times New Roman" w:hAnsi="Times New Roman" w:cs="Times New Roman"/>
          <w:sz w:val="24"/>
          <w:szCs w:val="24"/>
        </w:rPr>
        <w:t xml:space="preserve">an accelerated carbonation practical experiment of prestressed concrete. The 5-10-1 structure of BPNN is the optimal </w:t>
      </w:r>
      <w:r w:rsidR="009F63A6">
        <w:rPr>
          <w:rFonts w:ascii="Times New Roman" w:hAnsi="Times New Roman" w:cs="Times New Roman"/>
          <w:sz w:val="24"/>
          <w:szCs w:val="24"/>
        </w:rPr>
        <w:t xml:space="preserve">network </w:t>
      </w:r>
      <w:r w:rsidR="00205DC2">
        <w:rPr>
          <w:rFonts w:ascii="Times New Roman" w:hAnsi="Times New Roman" w:cs="Times New Roman"/>
          <w:sz w:val="24"/>
          <w:szCs w:val="24"/>
        </w:rPr>
        <w:t>structure for prediction. RBFNN was</w:t>
      </w:r>
      <w:r w:rsidR="001814CD">
        <w:rPr>
          <w:rFonts w:ascii="Times New Roman" w:hAnsi="Times New Roman" w:cs="Times New Roman"/>
          <w:sz w:val="24"/>
          <w:szCs w:val="24"/>
        </w:rPr>
        <w:t xml:space="preserve"> also</w:t>
      </w:r>
      <w:r w:rsidR="00205DC2">
        <w:rPr>
          <w:rFonts w:ascii="Times New Roman" w:hAnsi="Times New Roman" w:cs="Times New Roman"/>
          <w:sz w:val="24"/>
          <w:szCs w:val="24"/>
        </w:rPr>
        <w:t xml:space="preserve"> established with </w:t>
      </w:r>
      <w:r w:rsidR="00FB4EEA">
        <w:rPr>
          <w:rFonts w:ascii="Times New Roman" w:hAnsi="Times New Roman" w:cs="Times New Roman"/>
          <w:sz w:val="24"/>
          <w:szCs w:val="24"/>
        </w:rPr>
        <w:t xml:space="preserve">the </w:t>
      </w:r>
      <w:r w:rsidR="00205DC2">
        <w:rPr>
          <w:rFonts w:ascii="Times New Roman" w:hAnsi="Times New Roman" w:cs="Times New Roman"/>
          <w:sz w:val="24"/>
          <w:szCs w:val="24"/>
        </w:rPr>
        <w:t xml:space="preserve">same number of input and output parameters. RBFNN results </w:t>
      </w:r>
      <w:r w:rsidR="00937069">
        <w:rPr>
          <w:rFonts w:ascii="Times New Roman" w:hAnsi="Times New Roman" w:cs="Times New Roman"/>
          <w:sz w:val="24"/>
          <w:szCs w:val="24"/>
        </w:rPr>
        <w:t>have</w:t>
      </w:r>
      <w:r w:rsidR="00D03F1A">
        <w:rPr>
          <w:rFonts w:ascii="Times New Roman" w:hAnsi="Times New Roman" w:cs="Times New Roman"/>
          <w:sz w:val="24"/>
          <w:szCs w:val="24"/>
        </w:rPr>
        <w:t xml:space="preserve"> the largest absolute percentage error of 8.46% whereas the largest absolute percentage error of BPNN is 10.88%</w:t>
      </w:r>
      <w:r w:rsidR="001814CD">
        <w:rPr>
          <w:rFonts w:ascii="Times New Roman" w:hAnsi="Times New Roman" w:cs="Times New Roman"/>
          <w:sz w:val="24"/>
          <w:szCs w:val="24"/>
        </w:rPr>
        <w:t xml:space="preserve">. In this work, although RBFNN </w:t>
      </w:r>
      <w:r w:rsidR="00205DC2">
        <w:rPr>
          <w:rFonts w:ascii="Times New Roman" w:hAnsi="Times New Roman" w:cs="Times New Roman"/>
          <w:sz w:val="24"/>
          <w:szCs w:val="24"/>
        </w:rPr>
        <w:t xml:space="preserve">gave better precision than BPNN, </w:t>
      </w:r>
      <w:r w:rsidR="001814CD">
        <w:rPr>
          <w:rFonts w:ascii="Times New Roman" w:hAnsi="Times New Roman" w:cs="Times New Roman"/>
          <w:sz w:val="24"/>
          <w:szCs w:val="24"/>
        </w:rPr>
        <w:t xml:space="preserve">the precision level of BPNN can be improved </w:t>
      </w:r>
      <w:r w:rsidR="00205DC2">
        <w:rPr>
          <w:rFonts w:ascii="Times New Roman" w:hAnsi="Times New Roman" w:cs="Times New Roman"/>
          <w:sz w:val="24"/>
          <w:szCs w:val="24"/>
        </w:rPr>
        <w:t>by adding the number of hidden layers appropriately</w:t>
      </w:r>
      <w:r w:rsidR="001814CD">
        <w:rPr>
          <w:rFonts w:ascii="Times New Roman" w:hAnsi="Times New Roman" w:cs="Times New Roman"/>
          <w:sz w:val="24"/>
          <w:szCs w:val="24"/>
        </w:rPr>
        <w:t xml:space="preserve"> that will lead to a costly trial-and-error approach. </w:t>
      </w:r>
      <w:r w:rsidR="003B791D">
        <w:rPr>
          <w:rFonts w:ascii="Times New Roman" w:hAnsi="Times New Roman" w:cs="Times New Roman"/>
          <w:sz w:val="24"/>
          <w:szCs w:val="24"/>
        </w:rPr>
        <w:t>Because the error rates of both models were acceptable</w:t>
      </w:r>
      <w:r w:rsidR="00646E12">
        <w:rPr>
          <w:rFonts w:ascii="Times New Roman" w:hAnsi="Times New Roman" w:cs="Times New Roman"/>
          <w:sz w:val="24"/>
          <w:szCs w:val="24"/>
        </w:rPr>
        <w:t xml:space="preserve"> </w:t>
      </w:r>
      <w:r w:rsidR="0022315F">
        <w:rPr>
          <w:rFonts w:ascii="Times New Roman" w:hAnsi="Times New Roman" w:cs="Times New Roman"/>
          <w:sz w:val="24"/>
          <w:szCs w:val="24"/>
        </w:rPr>
        <w:t>and their estimation results were good agreement with</w:t>
      </w:r>
      <w:r w:rsidR="00646E12">
        <w:rPr>
          <w:rFonts w:ascii="Times New Roman" w:hAnsi="Times New Roman" w:cs="Times New Roman"/>
          <w:sz w:val="24"/>
          <w:szCs w:val="24"/>
        </w:rPr>
        <w:t xml:space="preserve"> experimental results </w:t>
      </w:r>
      <w:r w:rsidR="00CB4C9A">
        <w:rPr>
          <w:rFonts w:ascii="Times New Roman" w:hAnsi="Times New Roman" w:cs="Times New Roman"/>
          <w:sz w:val="24"/>
          <w:szCs w:val="24"/>
        </w:rPr>
        <w:t xml:space="preserve">shown </w:t>
      </w:r>
      <w:r w:rsidR="00646E12">
        <w:rPr>
          <w:rFonts w:ascii="Times New Roman" w:hAnsi="Times New Roman" w:cs="Times New Roman"/>
          <w:sz w:val="24"/>
          <w:szCs w:val="24"/>
        </w:rPr>
        <w:t>in Fig.</w:t>
      </w:r>
      <w:r w:rsidR="0022315F">
        <w:rPr>
          <w:rFonts w:ascii="Times New Roman" w:hAnsi="Times New Roman" w:cs="Times New Roman"/>
          <w:sz w:val="24"/>
          <w:szCs w:val="24"/>
        </w:rPr>
        <w:t xml:space="preserve"> </w:t>
      </w:r>
      <w:r w:rsidR="00415269">
        <w:rPr>
          <w:rFonts w:ascii="Times New Roman" w:hAnsi="Times New Roman" w:cs="Times New Roman"/>
          <w:sz w:val="24"/>
          <w:szCs w:val="24"/>
        </w:rPr>
        <w:t>5</w:t>
      </w:r>
      <w:r w:rsidR="00646E12">
        <w:rPr>
          <w:rFonts w:ascii="Times New Roman" w:hAnsi="Times New Roman" w:cs="Times New Roman"/>
          <w:sz w:val="24"/>
          <w:szCs w:val="24"/>
        </w:rPr>
        <w:t>,</w:t>
      </w:r>
      <w:r w:rsidR="003B791D">
        <w:rPr>
          <w:rFonts w:ascii="Times New Roman" w:hAnsi="Times New Roman" w:cs="Times New Roman"/>
          <w:sz w:val="24"/>
          <w:szCs w:val="24"/>
        </w:rPr>
        <w:t xml:space="preserve"> ANN </w:t>
      </w:r>
      <w:r w:rsidR="00646E12">
        <w:rPr>
          <w:rFonts w:ascii="Times New Roman" w:hAnsi="Times New Roman" w:cs="Times New Roman"/>
          <w:sz w:val="24"/>
          <w:szCs w:val="24"/>
        </w:rPr>
        <w:t>has a high generalization ability</w:t>
      </w:r>
      <w:r w:rsidR="003B791D">
        <w:rPr>
          <w:rFonts w:ascii="Times New Roman" w:hAnsi="Times New Roman" w:cs="Times New Roman"/>
          <w:sz w:val="24"/>
          <w:szCs w:val="24"/>
        </w:rPr>
        <w:t xml:space="preserve"> to analyze and predict carbonation depth in concrete. </w:t>
      </w:r>
      <w:r w:rsidR="00205DC2">
        <w:rPr>
          <w:rFonts w:ascii="Times New Roman" w:hAnsi="Times New Roman" w:cs="Times New Roman"/>
          <w:sz w:val="24"/>
          <w:szCs w:val="24"/>
        </w:rPr>
        <w:t xml:space="preserve">The authors suggested </w:t>
      </w:r>
      <w:r w:rsidR="001814CD">
        <w:rPr>
          <w:rFonts w:ascii="Times New Roman" w:hAnsi="Times New Roman" w:cs="Times New Roman"/>
          <w:sz w:val="24"/>
          <w:szCs w:val="24"/>
        </w:rPr>
        <w:t xml:space="preserve">that </w:t>
      </w:r>
      <w:r w:rsidR="00205DC2">
        <w:rPr>
          <w:rFonts w:ascii="Times New Roman" w:hAnsi="Times New Roman" w:cs="Times New Roman"/>
          <w:sz w:val="24"/>
          <w:szCs w:val="24"/>
        </w:rPr>
        <w:t>RBFNN is a better model for predicting carbonation depth in concrete and solving other civil engineering related problems as well.</w:t>
      </w:r>
      <w:r w:rsidR="00205DC2">
        <w:t xml:space="preserve"> </w:t>
      </w:r>
      <w:r w:rsidR="00205DC2">
        <w:rPr>
          <w:rFonts w:ascii="Times New Roman" w:hAnsi="Times New Roman" w:cs="Times New Roman"/>
          <w:sz w:val="24"/>
          <w:szCs w:val="24"/>
        </w:rPr>
        <w:t>However, they reported</w:t>
      </w:r>
      <w:r w:rsidR="002C22CD">
        <w:rPr>
          <w:rFonts w:ascii="Times New Roman" w:hAnsi="Times New Roman" w:cs="Times New Roman" w:hint="eastAsia"/>
          <w:sz w:val="24"/>
          <w:szCs w:val="24"/>
        </w:rPr>
        <w:t xml:space="preserve"> that</w:t>
      </w:r>
      <w:r w:rsidR="00205DC2">
        <w:rPr>
          <w:rFonts w:ascii="Times New Roman" w:hAnsi="Times New Roman" w:cs="Times New Roman"/>
          <w:sz w:val="24"/>
          <w:szCs w:val="24"/>
        </w:rPr>
        <w:t xml:space="preserve"> enough training and testing data </w:t>
      </w:r>
      <w:r w:rsidR="002C22CD">
        <w:rPr>
          <w:rFonts w:ascii="Times New Roman" w:hAnsi="Times New Roman" w:cs="Times New Roman" w:hint="eastAsia"/>
          <w:sz w:val="24"/>
          <w:szCs w:val="24"/>
        </w:rPr>
        <w:t>was</w:t>
      </w:r>
      <w:r w:rsidR="00205DC2">
        <w:rPr>
          <w:rFonts w:ascii="Times New Roman" w:hAnsi="Times New Roman" w:cs="Times New Roman"/>
          <w:sz w:val="24"/>
          <w:szCs w:val="24"/>
        </w:rPr>
        <w:t xml:space="preserve"> still needed to construct a perfect ANN</w:t>
      </w:r>
      <w:r w:rsidR="00205DC2">
        <w:t xml:space="preserve"> </w:t>
      </w:r>
      <w:r w:rsidR="00205DC2">
        <w:rPr>
          <w:rFonts w:ascii="Times New Roman" w:hAnsi="Times New Roman" w:cs="Times New Roman"/>
          <w:sz w:val="24"/>
          <w:szCs w:val="24"/>
        </w:rPr>
        <w:t>for</w:t>
      </w:r>
      <w:r w:rsidR="00205DC2">
        <w:t xml:space="preserve"> </w:t>
      </w:r>
      <w:r w:rsidR="00205DC2">
        <w:rPr>
          <w:rFonts w:ascii="Times New Roman" w:hAnsi="Times New Roman" w:cs="Times New Roman"/>
          <w:sz w:val="24"/>
          <w:szCs w:val="24"/>
        </w:rPr>
        <w:t xml:space="preserve">providing a new practical approach to concrete carbonation analysis. </w:t>
      </w:r>
    </w:p>
    <w:p w14:paraId="1ECBE61C" w14:textId="55438FC5" w:rsidR="004641E1" w:rsidRDefault="004641E1" w:rsidP="00E0463D">
      <w:pPr>
        <w:widowControl w:val="0"/>
        <w:spacing w:line="360" w:lineRule="auto"/>
        <w:jc w:val="center"/>
        <w:rPr>
          <w:rFonts w:ascii="Times New Roman" w:hAnsi="Times New Roman" w:cs="Times New Roman"/>
          <w:sz w:val="24"/>
          <w:szCs w:val="24"/>
        </w:rPr>
      </w:pPr>
      <w:r>
        <w:rPr>
          <w:noProof/>
        </w:rPr>
        <w:drawing>
          <wp:inline distT="0" distB="0" distL="0" distR="0" wp14:anchorId="1BEF6EA8" wp14:editId="36C3DB38">
            <wp:extent cx="2416629" cy="1804670"/>
            <wp:effectExtent l="0" t="0" r="317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2446931" cy="1827298"/>
                    </a:xfrm>
                    <a:prstGeom prst="rect">
                      <a:avLst/>
                    </a:prstGeom>
                  </pic:spPr>
                </pic:pic>
              </a:graphicData>
            </a:graphic>
          </wp:inline>
        </w:drawing>
      </w:r>
    </w:p>
    <w:p w14:paraId="2043CC6B" w14:textId="675D8A39" w:rsidR="004641E1" w:rsidRPr="0022315F" w:rsidRDefault="004641E1" w:rsidP="00E0463D">
      <w:pPr>
        <w:widowControl w:val="0"/>
        <w:spacing w:line="360" w:lineRule="auto"/>
        <w:jc w:val="both"/>
        <w:rPr>
          <w:rFonts w:ascii="Times New Roman" w:hAnsi="Times New Roman" w:cs="Times New Roman"/>
          <w:b/>
          <w:bCs/>
          <w:sz w:val="24"/>
          <w:szCs w:val="24"/>
        </w:rPr>
      </w:pPr>
      <w:r w:rsidRPr="0022315F">
        <w:rPr>
          <w:rFonts w:ascii="Times New Roman" w:hAnsi="Times New Roman" w:cs="Times New Roman"/>
          <w:b/>
          <w:bCs/>
          <w:sz w:val="24"/>
          <w:szCs w:val="24"/>
        </w:rPr>
        <w:t xml:space="preserve">Fig </w:t>
      </w:r>
      <w:r w:rsidR="007D4CFE">
        <w:rPr>
          <w:rFonts w:ascii="Times New Roman" w:hAnsi="Times New Roman" w:cs="Times New Roman"/>
          <w:b/>
          <w:bCs/>
          <w:sz w:val="24"/>
          <w:szCs w:val="24"/>
        </w:rPr>
        <w:t>5</w:t>
      </w:r>
      <w:r w:rsidRPr="0022315F">
        <w:rPr>
          <w:rFonts w:ascii="Times New Roman" w:hAnsi="Times New Roman" w:cs="Times New Roman"/>
          <w:b/>
          <w:bCs/>
          <w:sz w:val="24"/>
          <w:szCs w:val="24"/>
        </w:rPr>
        <w:t xml:space="preserve">. </w:t>
      </w:r>
      <w:r w:rsidRPr="004D1704">
        <w:rPr>
          <w:rFonts w:ascii="Times New Roman" w:hAnsi="Times New Roman" w:cs="Times New Roman"/>
          <w:sz w:val="24"/>
          <w:szCs w:val="24"/>
        </w:rPr>
        <w:t xml:space="preserve">Relationship between the two ANNs’ training and testing results and the experiment results in </w:t>
      </w:r>
      <w:r w:rsidRPr="004D1704">
        <w:rPr>
          <w:rFonts w:ascii="Times New Roman" w:hAnsi="Times New Roman" w:cs="Times New Roman"/>
          <w:sz w:val="24"/>
          <w:szCs w:val="24"/>
        </w:rPr>
        <w:fldChar w:fldCharType="begin"/>
      </w:r>
      <w:r w:rsidRPr="004D1704">
        <w:rPr>
          <w:rFonts w:ascii="Times New Roman" w:hAnsi="Times New Roman" w:cs="Times New Roman"/>
          <w:sz w:val="24"/>
          <w:szCs w:val="24"/>
        </w:rPr>
        <w:instrText xml:space="preserve"> ADDIN EN.CITE &lt;EndNote&gt;&lt;Cite&gt;&lt;Author&gt;Lu&lt;/Author&gt;&lt;Year&gt;2009&lt;/Year&gt;&lt;RecNum&gt;643&lt;/RecNum&gt;&lt;DisplayText&gt;[58]&lt;/DisplayText&gt;&lt;record&gt;&lt;rec-number&gt;643&lt;/rec-number&gt;&lt;foreign-keys&gt;&lt;key app="EN" db-id="ese55x5vtzp0x6e9s9tpzwagt5re2t5sfaz5" timestamp="1551874848"&gt;643&lt;/key&gt;&lt;/foreign-keys&gt;&lt;ref-type name="Journal Article"&gt;17&lt;/ref-type&gt;&lt;contributors&gt;&lt;authors&gt;&lt;author&gt;Lu, Chunhua&lt;/author&gt;&lt;author&gt;Liu, Ronggui&lt;/author&gt;&lt;/authors&gt;&lt;/contributors&gt;&lt;titles&gt;&lt;title&gt;Predicting Carbonation Depth of Prestressed Concrete under Different Stress States Using Artificial Neural Network&lt;/title&gt;&lt;secondary-title&gt;Advances in Artificial Neural Systems&lt;/secondary-title&gt;&lt;/titles&gt;&lt;periodical&gt;&lt;full-title&gt;Advances in Artificial Neural Systems&lt;/full-title&gt;&lt;/periodical&gt;&lt;pages&gt;1-8&lt;/pages&gt;&lt;volume&gt;2009&lt;/volume&gt;&lt;dates&gt;&lt;year&gt;2009&lt;/year&gt;&lt;/dates&gt;&lt;publisher&gt;Hindawi Limited&lt;/publisher&gt;&lt;isbn&gt;1687-7594&amp;#xD;1687-7608&lt;/isbn&gt;&lt;urls&gt;&lt;related-urls&gt;&lt;url&gt;http://dx.doi.org/10.1155/2009/193139&lt;/url&gt;&lt;/related-urls&gt;&lt;/urls&gt;&lt;electronic-resource-num&gt;10.1155/2009/193139&lt;/electronic-resource-num&gt;&lt;/record&gt;&lt;/Cite&gt;&lt;/EndNote&gt;</w:instrText>
      </w:r>
      <w:r w:rsidRPr="004D1704">
        <w:rPr>
          <w:rFonts w:ascii="Times New Roman" w:hAnsi="Times New Roman" w:cs="Times New Roman"/>
          <w:sz w:val="24"/>
          <w:szCs w:val="24"/>
        </w:rPr>
        <w:fldChar w:fldCharType="separate"/>
      </w:r>
      <w:r w:rsidRPr="004D1704">
        <w:rPr>
          <w:rFonts w:ascii="Times New Roman" w:hAnsi="Times New Roman" w:cs="Times New Roman"/>
          <w:noProof/>
          <w:sz w:val="24"/>
          <w:szCs w:val="24"/>
        </w:rPr>
        <w:t>[</w:t>
      </w:r>
      <w:hyperlink w:anchor="_ENREF_58" w:tooltip="Lu, 2009 #643" w:history="1">
        <w:r w:rsidR="0058554F" w:rsidRPr="004D1704">
          <w:rPr>
            <w:rFonts w:ascii="Times New Roman" w:hAnsi="Times New Roman" w:cs="Times New Roman"/>
            <w:noProof/>
            <w:sz w:val="24"/>
            <w:szCs w:val="24"/>
          </w:rPr>
          <w:t>58</w:t>
        </w:r>
      </w:hyperlink>
      <w:r w:rsidRPr="004D1704">
        <w:rPr>
          <w:rFonts w:ascii="Times New Roman" w:hAnsi="Times New Roman" w:cs="Times New Roman"/>
          <w:noProof/>
          <w:sz w:val="24"/>
          <w:szCs w:val="24"/>
        </w:rPr>
        <w:t>]</w:t>
      </w:r>
      <w:r w:rsidRPr="004D1704">
        <w:rPr>
          <w:rFonts w:ascii="Times New Roman" w:hAnsi="Times New Roman" w:cs="Times New Roman"/>
          <w:sz w:val="24"/>
          <w:szCs w:val="24"/>
        </w:rPr>
        <w:fldChar w:fldCharType="end"/>
      </w:r>
    </w:p>
    <w:p w14:paraId="3F157949" w14:textId="02779760" w:rsidR="0001791A" w:rsidRDefault="00646E12"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However,</w:t>
      </w:r>
      <w:r w:rsidR="0001791A">
        <w:rPr>
          <w:rFonts w:ascii="Times New Roman" w:hAnsi="Times New Roman" w:cs="Times New Roman"/>
          <w:sz w:val="24"/>
          <w:szCs w:val="24"/>
        </w:rPr>
        <w:t xml:space="preserve"> </w:t>
      </w:r>
      <w:r w:rsidR="00745BE1">
        <w:rPr>
          <w:rFonts w:ascii="Times New Roman" w:hAnsi="Times New Roman" w:cs="Times New Roman"/>
          <w:sz w:val="24"/>
          <w:szCs w:val="24"/>
        </w:rPr>
        <w:t>t</w:t>
      </w:r>
      <w:r w:rsidR="0001791A">
        <w:rPr>
          <w:rFonts w:ascii="Times New Roman" w:hAnsi="Times New Roman" w:cs="Times New Roman"/>
          <w:sz w:val="24"/>
          <w:szCs w:val="24"/>
        </w:rPr>
        <w:t xml:space="preserve">here is no </w:t>
      </w:r>
      <w:r w:rsidR="00774219">
        <w:rPr>
          <w:rFonts w:ascii="Times New Roman" w:hAnsi="Times New Roman" w:cs="Times New Roman"/>
          <w:sz w:val="24"/>
          <w:szCs w:val="24"/>
        </w:rPr>
        <w:t xml:space="preserve">defined </w:t>
      </w:r>
      <w:r w:rsidR="00745BE1">
        <w:rPr>
          <w:rFonts w:ascii="Times New Roman" w:hAnsi="Times New Roman" w:cs="Times New Roman"/>
          <w:sz w:val="24"/>
          <w:szCs w:val="24"/>
        </w:rPr>
        <w:t xml:space="preserve">universal </w:t>
      </w:r>
      <w:r w:rsidR="0001791A">
        <w:rPr>
          <w:rFonts w:ascii="Times New Roman" w:hAnsi="Times New Roman" w:cs="Times New Roman"/>
          <w:sz w:val="24"/>
          <w:szCs w:val="24"/>
        </w:rPr>
        <w:t>ANN model that always outperform</w:t>
      </w:r>
      <w:r w:rsidR="008F299E">
        <w:rPr>
          <w:rFonts w:ascii="Times New Roman" w:hAnsi="Times New Roman" w:cs="Times New Roman"/>
          <w:sz w:val="24"/>
          <w:szCs w:val="24"/>
        </w:rPr>
        <w:t>s</w:t>
      </w:r>
      <w:r w:rsidR="0001791A">
        <w:rPr>
          <w:rFonts w:ascii="Times New Roman" w:hAnsi="Times New Roman" w:cs="Times New Roman"/>
          <w:sz w:val="24"/>
          <w:szCs w:val="24"/>
        </w:rPr>
        <w:t xml:space="preserve"> on other ANN models. </w:t>
      </w:r>
      <w:r w:rsidR="00745BE1">
        <w:rPr>
          <w:rFonts w:ascii="Times New Roman" w:hAnsi="Times New Roman" w:cs="Times New Roman"/>
          <w:sz w:val="24"/>
          <w:szCs w:val="24"/>
        </w:rPr>
        <w:t xml:space="preserve">The </w:t>
      </w:r>
      <w:r w:rsidR="00CB4C9A">
        <w:rPr>
          <w:rFonts w:ascii="Times New Roman" w:hAnsi="Times New Roman" w:cs="Times New Roman"/>
          <w:sz w:val="24"/>
          <w:szCs w:val="24"/>
        </w:rPr>
        <w:t xml:space="preserve">right choice of </w:t>
      </w:r>
      <w:r w:rsidR="00745BE1">
        <w:rPr>
          <w:rFonts w:ascii="Times New Roman" w:hAnsi="Times New Roman" w:cs="Times New Roman"/>
          <w:sz w:val="24"/>
          <w:szCs w:val="24"/>
        </w:rPr>
        <w:t xml:space="preserve">ANN model should be </w:t>
      </w:r>
      <w:r w:rsidR="00CB4C9A">
        <w:rPr>
          <w:rFonts w:ascii="Times New Roman" w:hAnsi="Times New Roman" w:cs="Times New Roman"/>
          <w:sz w:val="24"/>
          <w:szCs w:val="24"/>
        </w:rPr>
        <w:t>made</w:t>
      </w:r>
      <w:r w:rsidR="00745BE1">
        <w:rPr>
          <w:rFonts w:ascii="Times New Roman" w:hAnsi="Times New Roman" w:cs="Times New Roman"/>
          <w:sz w:val="24"/>
          <w:szCs w:val="24"/>
        </w:rPr>
        <w:t xml:space="preserve"> </w:t>
      </w:r>
      <w:r w:rsidR="00774219">
        <w:rPr>
          <w:rFonts w:ascii="Times New Roman" w:hAnsi="Times New Roman" w:cs="Times New Roman"/>
          <w:sz w:val="24"/>
          <w:szCs w:val="24"/>
        </w:rPr>
        <w:t>in accordance with</w:t>
      </w:r>
      <w:r w:rsidR="00745BE1">
        <w:rPr>
          <w:rFonts w:ascii="Times New Roman" w:hAnsi="Times New Roman" w:cs="Times New Roman"/>
          <w:sz w:val="24"/>
          <w:szCs w:val="24"/>
        </w:rPr>
        <w:t xml:space="preserve"> the problem to be solved</w:t>
      </w:r>
      <w:r w:rsidR="008903CC">
        <w:rPr>
          <w:rFonts w:ascii="Times New Roman" w:hAnsi="Times New Roman" w:cs="Times New Roman"/>
          <w:sz w:val="24"/>
          <w:szCs w:val="24"/>
        </w:rPr>
        <w:t xml:space="preserve"> at hand</w:t>
      </w:r>
      <w:r w:rsidR="00745BE1">
        <w:rPr>
          <w:rFonts w:ascii="Times New Roman" w:hAnsi="Times New Roman" w:cs="Times New Roman"/>
          <w:sz w:val="24"/>
          <w:szCs w:val="24"/>
        </w:rPr>
        <w:t xml:space="preserve">. </w:t>
      </w:r>
      <w:r w:rsidR="0001791A">
        <w:rPr>
          <w:rFonts w:ascii="Times New Roman" w:hAnsi="Times New Roman" w:cs="Times New Roman"/>
          <w:sz w:val="24"/>
          <w:szCs w:val="24"/>
        </w:rPr>
        <w:t xml:space="preserve">The network performance relies on </w:t>
      </w:r>
      <w:r w:rsidR="000A757E">
        <w:rPr>
          <w:rFonts w:ascii="Times New Roman" w:hAnsi="Times New Roman" w:cs="Times New Roman"/>
          <w:sz w:val="24"/>
          <w:szCs w:val="24"/>
        </w:rPr>
        <w:t xml:space="preserve">the level </w:t>
      </w:r>
      <w:r w:rsidR="00FE7F8E">
        <w:rPr>
          <w:rFonts w:ascii="Times New Roman" w:hAnsi="Times New Roman" w:cs="Times New Roman"/>
          <w:sz w:val="24"/>
          <w:szCs w:val="24"/>
        </w:rPr>
        <w:t>of complexity and nonlinearity</w:t>
      </w:r>
      <w:r w:rsidR="000A757E">
        <w:rPr>
          <w:rFonts w:ascii="Times New Roman" w:hAnsi="Times New Roman" w:cs="Times New Roman"/>
          <w:sz w:val="24"/>
          <w:szCs w:val="24"/>
        </w:rPr>
        <w:t xml:space="preserve"> </w:t>
      </w:r>
      <w:r w:rsidR="009D170A">
        <w:rPr>
          <w:rFonts w:ascii="Times New Roman" w:hAnsi="Times New Roman" w:cs="Times New Roman"/>
          <w:sz w:val="24"/>
          <w:szCs w:val="24"/>
        </w:rPr>
        <w:t>of</w:t>
      </w:r>
      <w:r w:rsidR="000A757E">
        <w:rPr>
          <w:rFonts w:ascii="Times New Roman" w:hAnsi="Times New Roman" w:cs="Times New Roman"/>
          <w:sz w:val="24"/>
          <w:szCs w:val="24"/>
        </w:rPr>
        <w:t xml:space="preserve"> input</w:t>
      </w:r>
      <w:r w:rsidR="009D170A">
        <w:rPr>
          <w:rFonts w:ascii="Times New Roman" w:hAnsi="Times New Roman" w:cs="Times New Roman"/>
          <w:sz w:val="24"/>
          <w:szCs w:val="24"/>
        </w:rPr>
        <w:t>-</w:t>
      </w:r>
      <w:r w:rsidR="000A757E">
        <w:rPr>
          <w:rFonts w:ascii="Times New Roman" w:hAnsi="Times New Roman" w:cs="Times New Roman"/>
          <w:sz w:val="24"/>
          <w:szCs w:val="24"/>
        </w:rPr>
        <w:t xml:space="preserve">output </w:t>
      </w:r>
      <w:r w:rsidR="009D170A">
        <w:rPr>
          <w:rFonts w:ascii="Times New Roman" w:hAnsi="Times New Roman" w:cs="Times New Roman"/>
          <w:sz w:val="24"/>
          <w:szCs w:val="24"/>
        </w:rPr>
        <w:t>mapping</w:t>
      </w:r>
      <w:r w:rsidR="00F60B5F">
        <w:rPr>
          <w:rFonts w:ascii="Times New Roman" w:hAnsi="Times New Roman" w:cs="Times New Roman"/>
          <w:sz w:val="24"/>
          <w:szCs w:val="24"/>
        </w:rPr>
        <w:t xml:space="preserve"> as well as the amount of training and testing data.</w:t>
      </w:r>
      <w:r w:rsidR="000A757E">
        <w:rPr>
          <w:rFonts w:ascii="Times New Roman" w:hAnsi="Times New Roman" w:cs="Times New Roman"/>
          <w:sz w:val="24"/>
          <w:szCs w:val="24"/>
        </w:rPr>
        <w:t xml:space="preserve"> </w:t>
      </w:r>
      <w:r w:rsidR="00CB4C9A">
        <w:rPr>
          <w:rFonts w:ascii="Times New Roman" w:hAnsi="Times New Roman" w:cs="Times New Roman"/>
          <w:sz w:val="24"/>
          <w:szCs w:val="24"/>
        </w:rPr>
        <w:t>Moreover, t</w:t>
      </w:r>
      <w:r w:rsidR="00774219">
        <w:rPr>
          <w:rFonts w:ascii="Times New Roman" w:hAnsi="Times New Roman" w:cs="Times New Roman"/>
          <w:sz w:val="24"/>
          <w:szCs w:val="24"/>
        </w:rPr>
        <w:t xml:space="preserve">o make a </w:t>
      </w:r>
      <w:r w:rsidR="00770948">
        <w:rPr>
          <w:rFonts w:ascii="Times New Roman" w:hAnsi="Times New Roman" w:cs="Times New Roman"/>
          <w:sz w:val="24"/>
          <w:szCs w:val="24"/>
        </w:rPr>
        <w:t xml:space="preserve">result </w:t>
      </w:r>
      <w:r w:rsidR="00774219">
        <w:rPr>
          <w:rFonts w:ascii="Times New Roman" w:hAnsi="Times New Roman" w:cs="Times New Roman"/>
          <w:sz w:val="24"/>
          <w:szCs w:val="24"/>
        </w:rPr>
        <w:t xml:space="preserve">comparison </w:t>
      </w:r>
      <w:r w:rsidR="00770948">
        <w:rPr>
          <w:rFonts w:ascii="Times New Roman" w:hAnsi="Times New Roman" w:cs="Times New Roman"/>
          <w:sz w:val="24"/>
          <w:szCs w:val="24"/>
        </w:rPr>
        <w:t xml:space="preserve">with experimental results </w:t>
      </w:r>
      <w:r w:rsidR="00774219">
        <w:rPr>
          <w:rFonts w:ascii="Times New Roman" w:hAnsi="Times New Roman" w:cs="Times New Roman"/>
          <w:sz w:val="24"/>
          <w:szCs w:val="24"/>
        </w:rPr>
        <w:t>for optimal result, ANN models must be trained and tested with the same data set as experiment</w:t>
      </w:r>
      <w:r w:rsidR="00770948">
        <w:rPr>
          <w:rFonts w:ascii="Times New Roman" w:hAnsi="Times New Roman" w:cs="Times New Roman"/>
          <w:sz w:val="24"/>
          <w:szCs w:val="24"/>
        </w:rPr>
        <w:t xml:space="preserve">al </w:t>
      </w:r>
      <w:r w:rsidR="008F50B2">
        <w:rPr>
          <w:rFonts w:ascii="Times New Roman" w:hAnsi="Times New Roman" w:cs="Times New Roman"/>
          <w:sz w:val="24"/>
          <w:szCs w:val="24"/>
        </w:rPr>
        <w:t>model</w:t>
      </w:r>
      <w:r w:rsidR="00774219">
        <w:rPr>
          <w:rFonts w:ascii="Times New Roman" w:hAnsi="Times New Roman" w:cs="Times New Roman"/>
          <w:sz w:val="24"/>
          <w:szCs w:val="24"/>
        </w:rPr>
        <w:t>.</w:t>
      </w:r>
    </w:p>
    <w:p w14:paraId="630F7974" w14:textId="77777777" w:rsidR="00D4373B" w:rsidRDefault="00D4373B" w:rsidP="00E0463D">
      <w:pPr>
        <w:pStyle w:val="3"/>
        <w:widowControl w:val="0"/>
        <w:spacing w:after="240"/>
      </w:pPr>
      <w:r>
        <w:lastRenderedPageBreak/>
        <w:t>Summary</w:t>
      </w:r>
    </w:p>
    <w:p w14:paraId="63B34EB9" w14:textId="11AB9BD1" w:rsidR="00D4373B" w:rsidRDefault="00D4373B" w:rsidP="00E0463D">
      <w:pPr>
        <w:widowControl w:val="0"/>
        <w:tabs>
          <w:tab w:val="left" w:pos="8355"/>
        </w:tabs>
        <w:spacing w:line="360" w:lineRule="auto"/>
        <w:jc w:val="both"/>
      </w:pPr>
      <w:r>
        <w:rPr>
          <w:rFonts w:ascii="Times New Roman" w:hAnsi="Times New Roman" w:cs="Times New Roman"/>
          <w:noProof/>
          <w:sz w:val="24"/>
          <w:szCs w:val="24"/>
        </w:rPr>
        <w:t>Materials data are becoming so abundant that their relationship is quite complicated to handle well. Traditional linear regression analysis is mostly not able to handle a large number of variables and nonlinear relationship among them. T</w:t>
      </w:r>
      <w:r w:rsidRPr="00B86AB9">
        <w:rPr>
          <w:rFonts w:ascii="Times New Roman" w:hAnsi="Times New Roman" w:cs="Times New Roman"/>
          <w:noProof/>
          <w:sz w:val="24"/>
          <w:szCs w:val="24"/>
        </w:rPr>
        <w:t xml:space="preserve">he main benefit of ANN over conventional regression analysis is that ANN can model problems in which there is no clear relationships between inputs and outputs and construct the solutions that can not be easily formulated within short time without specifying the form of </w:t>
      </w:r>
      <w:r w:rsidR="003C4DDF">
        <w:rPr>
          <w:rFonts w:ascii="Times New Roman" w:hAnsi="Times New Roman" w:cs="Times New Roman"/>
          <w:noProof/>
          <w:sz w:val="24"/>
          <w:szCs w:val="24"/>
        </w:rPr>
        <w:t>interactions</w:t>
      </w:r>
      <w:r w:rsidRPr="00B86AB9">
        <w:rPr>
          <w:rFonts w:ascii="Times New Roman" w:hAnsi="Times New Roman" w:cs="Times New Roman"/>
          <w:noProof/>
          <w:sz w:val="24"/>
          <w:szCs w:val="24"/>
        </w:rPr>
        <w:t xml:space="preserve"> between variables. </w:t>
      </w:r>
      <w:r>
        <w:rPr>
          <w:rFonts w:ascii="Times New Roman" w:hAnsi="Times New Roman" w:cs="Times New Roman"/>
          <w:noProof/>
          <w:sz w:val="24"/>
          <w:szCs w:val="24"/>
        </w:rPr>
        <w:t xml:space="preserve">From previous works, it can be said that ANN is a good estimator for materials related problems against statistical linear regression analysis due to its advantages of fault-tolerance, noise-tolerance and generalization ability. It can solve </w:t>
      </w:r>
      <w:r w:rsidR="00997D1A">
        <w:rPr>
          <w:rFonts w:ascii="Times New Roman" w:hAnsi="Times New Roman" w:cs="Times New Roman"/>
          <w:noProof/>
          <w:sz w:val="24"/>
          <w:szCs w:val="24"/>
        </w:rPr>
        <w:t xml:space="preserve">both </w:t>
      </w:r>
      <w:r w:rsidRPr="00B86AB9">
        <w:rPr>
          <w:rFonts w:ascii="Times New Roman" w:hAnsi="Times New Roman" w:cs="Times New Roman"/>
          <w:noProof/>
          <w:sz w:val="24"/>
          <w:szCs w:val="24"/>
        </w:rPr>
        <w:t>nonlinear and linear problems with high accuracy.</w:t>
      </w:r>
      <w:r w:rsidRPr="00B86AB9">
        <w:t xml:space="preserve"> </w:t>
      </w:r>
      <w:r w:rsidR="0025028D" w:rsidRPr="0025028D">
        <w:rPr>
          <w:rFonts w:ascii="Times New Roman" w:hAnsi="Times New Roman" w:cs="Times New Roman"/>
          <w:noProof/>
          <w:sz w:val="24"/>
          <w:szCs w:val="24"/>
        </w:rPr>
        <w:t>As a disadvantage,</w:t>
      </w:r>
      <w:r w:rsidR="0025028D">
        <w:t xml:space="preserve"> </w:t>
      </w:r>
      <w:r w:rsidR="0025028D" w:rsidRPr="0025028D">
        <w:rPr>
          <w:rFonts w:ascii="Times New Roman" w:hAnsi="Times New Roman" w:cs="Times New Roman"/>
          <w:noProof/>
          <w:sz w:val="24"/>
          <w:szCs w:val="24"/>
        </w:rPr>
        <w:t>a</w:t>
      </w:r>
      <w:r w:rsidR="00361B9D" w:rsidRPr="0025028D">
        <w:rPr>
          <w:rFonts w:ascii="Times New Roman" w:hAnsi="Times New Roman" w:cs="Times New Roman"/>
          <w:noProof/>
          <w:sz w:val="24"/>
          <w:szCs w:val="24"/>
        </w:rPr>
        <w:t>lthough</w:t>
      </w:r>
      <w:r w:rsidR="00361B9D">
        <w:rPr>
          <w:rFonts w:ascii="Times New Roman" w:hAnsi="Times New Roman" w:cs="Times New Roman"/>
          <w:noProof/>
          <w:sz w:val="24"/>
          <w:szCs w:val="24"/>
        </w:rPr>
        <w:t xml:space="preserve"> ANN has benefit of parallel structure, it sometimes spends long </w:t>
      </w:r>
      <w:r w:rsidR="00AB12DD">
        <w:rPr>
          <w:rFonts w:ascii="Times New Roman" w:hAnsi="Times New Roman" w:cs="Times New Roman"/>
          <w:noProof/>
          <w:sz w:val="24"/>
          <w:szCs w:val="24"/>
        </w:rPr>
        <w:t xml:space="preserve">training and </w:t>
      </w:r>
      <w:r w:rsidR="00361B9D">
        <w:rPr>
          <w:rFonts w:ascii="Times New Roman" w:hAnsi="Times New Roman" w:cs="Times New Roman"/>
          <w:noProof/>
          <w:sz w:val="24"/>
          <w:szCs w:val="24"/>
        </w:rPr>
        <w:t>operating time and occurs instability when applied to larger problems.</w:t>
      </w:r>
      <w:r w:rsidR="00784640">
        <w:rPr>
          <w:rFonts w:ascii="Times New Roman" w:hAnsi="Times New Roman" w:cs="Times New Roman"/>
          <w:noProof/>
          <w:sz w:val="24"/>
          <w:szCs w:val="24"/>
        </w:rPr>
        <w:t xml:space="preserve"> Important features that have a strong relation with output parameters should carefully be selected as input into ANN training such that unnecessary computational overhead and increased size of training data can be reduced to attain high classification performance.</w:t>
      </w:r>
    </w:p>
    <w:p w14:paraId="70E00B83" w14:textId="5C4076A0" w:rsidR="00CF1552" w:rsidRPr="00D4373B" w:rsidRDefault="00D4373B"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sz w:val="24"/>
          <w:szCs w:val="24"/>
        </w:rPr>
        <w:t xml:space="preserve">But it is critical to be noted that misuse of over complicated networks cannot give the optimal results. ANN should be correctly implemented according to types of problems to be solved to avoid the misuse of ANN benefit. </w:t>
      </w:r>
      <w:r>
        <w:rPr>
          <w:rFonts w:ascii="Times New Roman" w:hAnsi="Times New Roman" w:cs="Times New Roman"/>
          <w:noProof/>
          <w:sz w:val="24"/>
          <w:szCs w:val="24"/>
        </w:rPr>
        <w:t>I</w:t>
      </w:r>
      <w:r w:rsidRPr="00B86AB9">
        <w:rPr>
          <w:rFonts w:ascii="Times New Roman" w:hAnsi="Times New Roman" w:cs="Times New Roman"/>
          <w:noProof/>
          <w:sz w:val="24"/>
          <w:szCs w:val="24"/>
        </w:rPr>
        <w:t>f the number of hidden neurons</w:t>
      </w:r>
      <w:r w:rsidR="008201D7">
        <w:rPr>
          <w:rFonts w:ascii="Times New Roman" w:hAnsi="Times New Roman" w:cs="Times New Roman"/>
          <w:noProof/>
          <w:sz w:val="24"/>
          <w:szCs w:val="24"/>
        </w:rPr>
        <w:t>, compared to</w:t>
      </w:r>
      <w:r w:rsidR="008201D7" w:rsidRPr="00B86AB9">
        <w:rPr>
          <w:rFonts w:ascii="Times New Roman" w:hAnsi="Times New Roman" w:cs="Times New Roman"/>
          <w:noProof/>
          <w:sz w:val="24"/>
          <w:szCs w:val="24"/>
        </w:rPr>
        <w:t xml:space="preserve"> the number of data pairs in evaluating the fitting parameters</w:t>
      </w:r>
      <w:r w:rsidR="008201D7">
        <w:rPr>
          <w:rFonts w:ascii="Times New Roman" w:hAnsi="Times New Roman" w:cs="Times New Roman"/>
          <w:noProof/>
          <w:sz w:val="24"/>
          <w:szCs w:val="24"/>
        </w:rPr>
        <w:t>,</w:t>
      </w:r>
      <w:r w:rsidRPr="00B86AB9">
        <w:rPr>
          <w:rFonts w:ascii="Times New Roman" w:hAnsi="Times New Roman" w:cs="Times New Roman"/>
          <w:noProof/>
          <w:sz w:val="24"/>
          <w:szCs w:val="24"/>
        </w:rPr>
        <w:t xml:space="preserve"> are not enough as in </w:t>
      </w:r>
      <w:r w:rsidRPr="00B86AB9">
        <w:rPr>
          <w:rFonts w:ascii="Times New Roman" w:hAnsi="Times New Roman" w:cs="Times New Roman"/>
          <w:noProof/>
          <w:sz w:val="24"/>
          <w:szCs w:val="24"/>
        </w:rPr>
        <w:fldChar w:fldCharType="begin"/>
      </w:r>
      <w:r w:rsidR="002C22AF">
        <w:rPr>
          <w:rFonts w:ascii="Times New Roman" w:hAnsi="Times New Roman" w:cs="Times New Roman"/>
          <w:noProof/>
          <w:sz w:val="24"/>
          <w:szCs w:val="24"/>
        </w:rPr>
        <w:instrText xml:space="preserve"> ADDIN EN.CITE &lt;EndNote&gt;&lt;Cite&gt;&lt;Author&gt;Altinkok&lt;/Author&gt;&lt;Year&gt;2006&lt;/Year&gt;&lt;RecNum&gt;514&lt;/RecNum&gt;&lt;DisplayText&gt;[63]&lt;/DisplayText&gt;&lt;record&gt;&lt;rec-number&gt;514&lt;/rec-number&gt;&lt;foreign-keys&gt;&lt;key app="EN" db-id="ese55x5vtzp0x6e9s9tpzwagt5re2t5sfaz5" timestamp="1547032259"&gt;514&lt;/key&gt;&lt;/foreign-keys&gt;&lt;ref-type name="Journal Article"&gt;17&lt;/ref-type&gt;&lt;contributors&gt;&lt;authors&gt;&lt;author&gt;Altinkok, Necat&lt;/author&gt;&lt;author&gt;Koker, Rasit&lt;/author&gt;&lt;/authors&gt;&lt;/contributors&gt;&lt;titles&gt;&lt;title&gt;Modelling of the prediction of tensile and density properties in particle reinforced metal matrix composites by using neural networks&lt;/title&gt;&lt;secondary-title&gt;Materials &amp;amp; Design&lt;/secondary-title&gt;&lt;/titles&gt;&lt;periodical&gt;&lt;full-title&gt;Materials &amp;amp; Design&lt;/full-title&gt;&lt;/periodical&gt;&lt;pages&gt;625-631&lt;/pages&gt;&lt;volume&gt;27&lt;/volume&gt;&lt;number&gt;8&lt;/number&gt;&lt;keywords&gt;&lt;keyword&gt;Metal matrix composite&lt;/keyword&gt;&lt;keyword&gt;Stir casting&lt;/keyword&gt;&lt;keyword&gt;Density&lt;/keyword&gt;&lt;keyword&gt;Tensile strengths&lt;/keyword&gt;&lt;keyword&gt;Porous ceramic cake&lt;/keyword&gt;&lt;keyword&gt;Artificial neural networks&lt;/keyword&gt;&lt;/keywords&gt;&lt;dates&gt;&lt;year&gt;2006&lt;/year&gt;&lt;pub-dates&gt;&lt;date&gt;2006/01/01/&lt;/date&gt;&lt;/pub-dates&gt;&lt;/dates&gt;&lt;isbn&gt;0261-3069&lt;/isbn&gt;&lt;urls&gt;&lt;related-urls&gt;&lt;url&gt;http://www.sciencedirect.com/science/article/pii/S0261306905000269&lt;/url&gt;&lt;/related-urls&gt;&lt;/urls&gt;&lt;electronic-resource-num&gt;https://doi.org/10.1016/j.matdes.2005.01.005&lt;/electronic-resource-num&gt;&lt;/record&gt;&lt;/Cite&gt;&lt;/EndNote&gt;</w:instrText>
      </w:r>
      <w:r w:rsidRPr="00B86AB9">
        <w:rPr>
          <w:rFonts w:ascii="Times New Roman" w:hAnsi="Times New Roman" w:cs="Times New Roman"/>
          <w:noProof/>
          <w:sz w:val="24"/>
          <w:szCs w:val="24"/>
        </w:rPr>
        <w:fldChar w:fldCharType="separate"/>
      </w:r>
      <w:r w:rsidR="002C22AF">
        <w:rPr>
          <w:rFonts w:ascii="Times New Roman" w:hAnsi="Times New Roman" w:cs="Times New Roman"/>
          <w:noProof/>
          <w:sz w:val="24"/>
          <w:szCs w:val="24"/>
        </w:rPr>
        <w:t>[</w:t>
      </w:r>
      <w:hyperlink w:anchor="_ENREF_63" w:tooltip="Altinkok, 2006 #514" w:history="1">
        <w:r w:rsidR="0058554F">
          <w:rPr>
            <w:rFonts w:ascii="Times New Roman" w:hAnsi="Times New Roman" w:cs="Times New Roman"/>
            <w:noProof/>
            <w:sz w:val="24"/>
            <w:szCs w:val="24"/>
          </w:rPr>
          <w:t>63</w:t>
        </w:r>
      </w:hyperlink>
      <w:r w:rsidR="002C22AF">
        <w:rPr>
          <w:rFonts w:ascii="Times New Roman" w:hAnsi="Times New Roman" w:cs="Times New Roman"/>
          <w:noProof/>
          <w:sz w:val="24"/>
          <w:szCs w:val="24"/>
        </w:rPr>
        <w:t>]</w:t>
      </w:r>
      <w:r w:rsidRPr="00B86AB9">
        <w:rPr>
          <w:rFonts w:ascii="Times New Roman" w:hAnsi="Times New Roman" w:cs="Times New Roman"/>
          <w:noProof/>
          <w:sz w:val="24"/>
          <w:szCs w:val="24"/>
        </w:rPr>
        <w:fldChar w:fldCharType="end"/>
      </w:r>
      <w:r w:rsidRPr="00B86AB9">
        <w:rPr>
          <w:rFonts w:ascii="Times New Roman" w:hAnsi="Times New Roman" w:cs="Times New Roman"/>
          <w:noProof/>
          <w:sz w:val="24"/>
          <w:szCs w:val="24"/>
        </w:rPr>
        <w:t xml:space="preserve"> </w:t>
      </w:r>
      <w:r w:rsidRPr="00B86AB9">
        <w:rPr>
          <w:rFonts w:ascii="Times New Roman" w:hAnsi="Times New Roman" w:cs="Times New Roman"/>
          <w:noProof/>
          <w:sz w:val="24"/>
          <w:szCs w:val="24"/>
        </w:rPr>
        <w:fldChar w:fldCharType="begin"/>
      </w:r>
      <w:r w:rsidR="001E7089">
        <w:rPr>
          <w:rFonts w:ascii="Times New Roman" w:hAnsi="Times New Roman" w:cs="Times New Roman"/>
          <w:noProof/>
          <w:sz w:val="24"/>
          <w:szCs w:val="24"/>
        </w:rPr>
        <w:instrText xml:space="preserve"> ADDIN EN.CITE &lt;EndNote&gt;&lt;Cite&gt;&lt;Author&gt;Koker&lt;/Author&gt;&lt;Year&gt;2007&lt;/Year&gt;&lt;RecNum&gt;513&lt;/RecNum&gt;&lt;DisplayText&gt;[80]&lt;/DisplayText&gt;&lt;record&gt;&lt;rec-number&gt;513&lt;/rec-number&gt;&lt;foreign-keys&gt;&lt;key app="EN" db-id="ese55x5vtzp0x6e9s9tpzwagt5re2t5sfaz5" timestamp="1547032088"&gt;513&lt;/key&gt;&lt;/foreign-keys&gt;&lt;ref-type name="Journal Article"&gt;17&lt;/ref-type&gt;&lt;contributors&gt;&lt;authors&gt;&lt;author&gt;Koker, Rasit&lt;/author&gt;&lt;author&gt;Altinkok, Necat&lt;/author&gt;&lt;author&gt;Demir, Adem&lt;/author&gt;&lt;/authors&gt;&lt;/contributors&gt;&lt;titles&gt;&lt;title&gt;Neural network based prediction of mechanical properties of particulate reinforced metal matrix composites using various training algorithms&lt;/title&gt;&lt;secondary-title&gt;Materials &amp;amp; Design&lt;/secondary-title&gt;&lt;/titles&gt;&lt;periodical&gt;&lt;full-title&gt;Materials &amp;amp; Design&lt;/full-title&gt;&lt;/periodical&gt;&lt;pages&gt;616-627&lt;/pages&gt;&lt;volume&gt;28&lt;/volume&gt;&lt;number&gt;2&lt;/number&gt;&lt;keywords&gt;&lt;keyword&gt;Metal matrix composites production&lt;/keyword&gt;&lt;keyword&gt;Stir casting&lt;/keyword&gt;&lt;keyword&gt;Mechanical properties&lt;/keyword&gt;&lt;keyword&gt;Artificial neural networks&lt;/keyword&gt;&lt;keyword&gt;Training algorithms&lt;/keyword&gt;&lt;/keywords&gt;&lt;dates&gt;&lt;year&gt;2007&lt;/year&gt;&lt;pub-dates&gt;&lt;date&gt;2007/01/01/&lt;/date&gt;&lt;/pub-dates&gt;&lt;/dates&gt;&lt;isbn&gt;0261-3069&lt;/isbn&gt;&lt;urls&gt;&lt;related-urls&gt;&lt;url&gt;http://www.sciencedirect.com/science/article/pii/S0261306905002177&lt;/url&gt;&lt;/related-urls&gt;&lt;/urls&gt;&lt;electronic-resource-num&gt;https://doi.org/10.1016/j.matdes.2005.07.021&lt;/electronic-resource-num&gt;&lt;/record&gt;&lt;/Cite&gt;&lt;/EndNote&gt;</w:instrText>
      </w:r>
      <w:r w:rsidRPr="00B86AB9">
        <w:rPr>
          <w:rFonts w:ascii="Times New Roman" w:hAnsi="Times New Roman" w:cs="Times New Roman"/>
          <w:noProof/>
          <w:sz w:val="24"/>
          <w:szCs w:val="24"/>
        </w:rPr>
        <w:fldChar w:fldCharType="separate"/>
      </w:r>
      <w:r w:rsidR="001E7089">
        <w:rPr>
          <w:rFonts w:ascii="Times New Roman" w:hAnsi="Times New Roman" w:cs="Times New Roman"/>
          <w:noProof/>
          <w:sz w:val="24"/>
          <w:szCs w:val="24"/>
        </w:rPr>
        <w:t>[</w:t>
      </w:r>
      <w:hyperlink w:anchor="_ENREF_80" w:tooltip="Koker, 2007 #513" w:history="1">
        <w:r w:rsidR="0058554F">
          <w:rPr>
            <w:rFonts w:ascii="Times New Roman" w:hAnsi="Times New Roman" w:cs="Times New Roman"/>
            <w:noProof/>
            <w:sz w:val="24"/>
            <w:szCs w:val="24"/>
          </w:rPr>
          <w:t>80</w:t>
        </w:r>
      </w:hyperlink>
      <w:r w:rsidR="001E7089">
        <w:rPr>
          <w:rFonts w:ascii="Times New Roman" w:hAnsi="Times New Roman" w:cs="Times New Roman"/>
          <w:noProof/>
          <w:sz w:val="24"/>
          <w:szCs w:val="24"/>
        </w:rPr>
        <w:t>]</w:t>
      </w:r>
      <w:r w:rsidRPr="00B86AB9">
        <w:rPr>
          <w:rFonts w:ascii="Times New Roman" w:hAnsi="Times New Roman" w:cs="Times New Roman"/>
          <w:noProof/>
          <w:sz w:val="24"/>
          <w:szCs w:val="24"/>
        </w:rPr>
        <w:fldChar w:fldCharType="end"/>
      </w:r>
      <w:r w:rsidRPr="00B86AB9">
        <w:rPr>
          <w:rFonts w:ascii="Times New Roman" w:hAnsi="Times New Roman" w:cs="Times New Roman"/>
          <w:noProof/>
          <w:sz w:val="24"/>
          <w:szCs w:val="24"/>
        </w:rPr>
        <w:t xml:space="preserve"> or more redundant as in </w:t>
      </w:r>
      <w:r w:rsidRPr="00B86AB9">
        <w:rPr>
          <w:rFonts w:ascii="Times New Roman" w:hAnsi="Times New Roman" w:cs="Times New Roman"/>
          <w:noProof/>
          <w:sz w:val="24"/>
          <w:szCs w:val="24"/>
        </w:rPr>
        <w:fldChar w:fldCharType="begin"/>
      </w:r>
      <w:r w:rsidR="002C22AF">
        <w:rPr>
          <w:rFonts w:ascii="Times New Roman" w:hAnsi="Times New Roman" w:cs="Times New Roman"/>
          <w:noProof/>
          <w:sz w:val="24"/>
          <w:szCs w:val="24"/>
        </w:rPr>
        <w:instrText xml:space="preserve"> ADDIN EN.CITE &lt;EndNote&gt;&lt;Cite&gt;&lt;Author&gt;Forouzan&lt;/Author&gt;&lt;Year&gt;2007&lt;/Year&gt;&lt;RecNum&gt;519&lt;/RecNum&gt;&lt;DisplayText&gt;[42]&lt;/DisplayText&gt;&lt;record&gt;&lt;rec-number&gt;519&lt;/rec-number&gt;&lt;foreign-keys&gt;&lt;key app="EN" db-id="ese55x5vtzp0x6e9s9tpzwagt5re2t5sfaz5" timestamp="1547033936"&gt;519&lt;/key&gt;&lt;/foreign-keys&gt;&lt;ref-type name="Journal Article"&gt;17&lt;/ref-type&gt;&lt;contributors&gt;&lt;authors&gt;&lt;author&gt;Forouzan, S.&lt;/author&gt;&lt;author&gt;Akbarzadeh, A.&lt;/author&gt;&lt;/authors&gt;&lt;/contributors&gt;&lt;titles&gt;&lt;title&gt;Prediction of effect of thermo-mechanical parameters on mechanical properties and anisotropy of aluminum alloy AA3004 using artificial neural network&lt;/title&gt;&lt;secondary-title&gt;Materials &amp;amp; Design&lt;/secondary-title&gt;&lt;/titles&gt;&lt;periodical&gt;&lt;full-title&gt;Materials &amp;amp; Design&lt;/full-title&gt;&lt;/periodical&gt;&lt;pages&gt;1678-1684&lt;/pages&gt;&lt;volume&gt;28&lt;/volume&gt;&lt;number&gt;5&lt;/number&gt;&lt;dates&gt;&lt;year&gt;2007&lt;/year&gt;&lt;pub-dates&gt;&lt;date&gt;2007/01/01/&lt;/date&gt;&lt;/pub-dates&gt;&lt;/dates&gt;&lt;isbn&gt;0261-3069&lt;/isbn&gt;&lt;urls&gt;&lt;related-urls&gt;&lt;url&gt;http://www.sciencedirect.com/science/article/pii/S0261306906000987&lt;/url&gt;&lt;/related-urls&gt;&lt;/urls&gt;&lt;electronic-resource-num&gt;https://doi.org/10.1016/j.matdes.2006.03.016&lt;/electronic-resource-num&gt;&lt;/record&gt;&lt;/Cite&gt;&lt;/EndNote&gt;</w:instrText>
      </w:r>
      <w:r w:rsidRPr="00B86AB9">
        <w:rPr>
          <w:rFonts w:ascii="Times New Roman" w:hAnsi="Times New Roman" w:cs="Times New Roman"/>
          <w:noProof/>
          <w:sz w:val="24"/>
          <w:szCs w:val="24"/>
        </w:rPr>
        <w:fldChar w:fldCharType="separate"/>
      </w:r>
      <w:r w:rsidR="002C22AF">
        <w:rPr>
          <w:rFonts w:ascii="Times New Roman" w:hAnsi="Times New Roman" w:cs="Times New Roman"/>
          <w:noProof/>
          <w:sz w:val="24"/>
          <w:szCs w:val="24"/>
        </w:rPr>
        <w:t>[</w:t>
      </w:r>
      <w:hyperlink w:anchor="_ENREF_42" w:tooltip="Forouzan, 2007 #519" w:history="1">
        <w:r w:rsidR="0058554F">
          <w:rPr>
            <w:rFonts w:ascii="Times New Roman" w:hAnsi="Times New Roman" w:cs="Times New Roman"/>
            <w:noProof/>
            <w:sz w:val="24"/>
            <w:szCs w:val="24"/>
          </w:rPr>
          <w:t>42</w:t>
        </w:r>
      </w:hyperlink>
      <w:r w:rsidR="002C22AF">
        <w:rPr>
          <w:rFonts w:ascii="Times New Roman" w:hAnsi="Times New Roman" w:cs="Times New Roman"/>
          <w:noProof/>
          <w:sz w:val="24"/>
          <w:szCs w:val="24"/>
        </w:rPr>
        <w:t>]</w:t>
      </w:r>
      <w:r w:rsidRPr="00B86AB9">
        <w:rPr>
          <w:rFonts w:ascii="Times New Roman" w:hAnsi="Times New Roman" w:cs="Times New Roman"/>
          <w:noProof/>
          <w:sz w:val="24"/>
          <w:szCs w:val="24"/>
        </w:rPr>
        <w:fldChar w:fldCharType="end"/>
      </w:r>
      <w:r w:rsidRPr="00B86AB9">
        <w:rPr>
          <w:rFonts w:ascii="Times New Roman" w:hAnsi="Times New Roman" w:cs="Times New Roman"/>
          <w:noProof/>
          <w:sz w:val="24"/>
          <w:szCs w:val="24"/>
        </w:rPr>
        <w:t>, it will lead to the misuse of ANN.</w:t>
      </w:r>
      <w:r>
        <w:rPr>
          <w:rFonts w:ascii="Times New Roman" w:hAnsi="Times New Roman" w:cs="Times New Roman"/>
          <w:noProof/>
          <w:sz w:val="24"/>
          <w:szCs w:val="24"/>
        </w:rPr>
        <w:t xml:space="preserve"> Moreover, it does not mean the more complicated the networks, the better the results. The number of neurons in hidden layers of neural networks should also be increased within a limit</w:t>
      </w:r>
      <w:r w:rsidR="0007178A">
        <w:rPr>
          <w:rFonts w:ascii="Times New Roman" w:hAnsi="Times New Roman" w:cs="Times New Roman"/>
          <w:noProof/>
          <w:sz w:val="24"/>
          <w:szCs w:val="24"/>
        </w:rPr>
        <w:t xml:space="preserve"> depending on the problem</w:t>
      </w:r>
      <w:r>
        <w:rPr>
          <w:rFonts w:ascii="Times New Roman" w:hAnsi="Times New Roman" w:cs="Times New Roman"/>
          <w:noProof/>
          <w:sz w:val="24"/>
          <w:szCs w:val="24"/>
        </w:rPr>
        <w:t>, otherwise</w:t>
      </w:r>
      <w:r w:rsidR="0027522B">
        <w:rPr>
          <w:rFonts w:ascii="Times New Roman" w:hAnsi="Times New Roman" w:cs="Times New Roman"/>
          <w:noProof/>
          <w:sz w:val="24"/>
          <w:szCs w:val="24"/>
        </w:rPr>
        <w:t>;</w:t>
      </w:r>
      <w:r>
        <w:rPr>
          <w:rFonts w:ascii="Times New Roman" w:hAnsi="Times New Roman" w:cs="Times New Roman"/>
          <w:noProof/>
          <w:sz w:val="24"/>
          <w:szCs w:val="24"/>
        </w:rPr>
        <w:t xml:space="preserve"> mathematically undefined situation, known as overfitting</w:t>
      </w:r>
      <w:r w:rsidR="0027522B">
        <w:rPr>
          <w:rFonts w:ascii="Times New Roman" w:hAnsi="Times New Roman" w:cs="Times New Roman"/>
          <w:noProof/>
          <w:sz w:val="24"/>
          <w:szCs w:val="24"/>
        </w:rPr>
        <w:t>,</w:t>
      </w:r>
      <w:r>
        <w:rPr>
          <w:rFonts w:ascii="Times New Roman" w:hAnsi="Times New Roman" w:cs="Times New Roman"/>
          <w:noProof/>
          <w:sz w:val="24"/>
          <w:szCs w:val="24"/>
        </w:rPr>
        <w:t xml:space="preserve"> in which determining more fitting parameters than the available data points is difficult</w:t>
      </w:r>
      <w:r w:rsidR="005D288D">
        <w:rPr>
          <w:rFonts w:ascii="Times New Roman" w:hAnsi="Times New Roman" w:cs="Times New Roman"/>
          <w:noProof/>
          <w:sz w:val="24"/>
          <w:szCs w:val="24"/>
        </w:rPr>
        <w:t>,</w:t>
      </w:r>
      <w:r w:rsidR="00A720BA">
        <w:rPr>
          <w:rFonts w:ascii="Times New Roman" w:hAnsi="Times New Roman" w:cs="Times New Roman"/>
          <w:noProof/>
          <w:sz w:val="24"/>
          <w:szCs w:val="24"/>
        </w:rPr>
        <w:t xml:space="preserve"> </w:t>
      </w:r>
      <w:r w:rsidR="0027522B">
        <w:rPr>
          <w:rFonts w:ascii="Times New Roman" w:hAnsi="Times New Roman" w:cs="Times New Roman"/>
          <w:noProof/>
          <w:sz w:val="24"/>
          <w:szCs w:val="24"/>
        </w:rPr>
        <w:t xml:space="preserve">will </w:t>
      </w:r>
      <w:r w:rsidR="00A559BB">
        <w:rPr>
          <w:rFonts w:ascii="Times New Roman" w:hAnsi="Times New Roman" w:cs="Times New Roman"/>
          <w:noProof/>
          <w:sz w:val="24"/>
          <w:szCs w:val="24"/>
        </w:rPr>
        <w:t>make poor</w:t>
      </w:r>
      <w:r w:rsidR="00A720BA">
        <w:rPr>
          <w:rFonts w:ascii="Times New Roman" w:hAnsi="Times New Roman" w:cs="Times New Roman"/>
          <w:noProof/>
          <w:sz w:val="24"/>
          <w:szCs w:val="24"/>
        </w:rPr>
        <w:t xml:space="preserve"> network generalization ability</w:t>
      </w:r>
      <w:r w:rsidR="00A61C94">
        <w:rPr>
          <w:rFonts w:ascii="Times New Roman" w:hAnsi="Times New Roman" w:cs="Times New Roman"/>
          <w:noProof/>
          <w:sz w:val="24"/>
          <w:szCs w:val="24"/>
        </w:rPr>
        <w:t xml:space="preserve"> on unseen data</w:t>
      </w:r>
      <w:r>
        <w:rPr>
          <w:rFonts w:ascii="Times New Roman" w:hAnsi="Times New Roman" w:cs="Times New Roman"/>
          <w:noProof/>
          <w:sz w:val="24"/>
          <w:szCs w:val="24"/>
        </w:rPr>
        <w:t xml:space="preserve">. </w:t>
      </w:r>
      <w:r>
        <w:rPr>
          <w:rFonts w:ascii="Times New Roman" w:hAnsi="Times New Roman" w:cs="Times New Roman"/>
          <w:sz w:val="24"/>
          <w:szCs w:val="24"/>
        </w:rPr>
        <w:t>The joint implementation of ANN and other computing paradigms should further be considered due to their good cooperation results.</w:t>
      </w:r>
    </w:p>
    <w:bookmarkEnd w:id="1"/>
    <w:bookmarkEnd w:id="2"/>
    <w:p w14:paraId="5E26878A" w14:textId="77777777" w:rsidR="00CF1552" w:rsidRDefault="00205DC2" w:rsidP="00E0463D">
      <w:pPr>
        <w:pStyle w:val="1"/>
        <w:widowControl w:val="0"/>
        <w:spacing w:after="240"/>
      </w:pPr>
      <w:r>
        <w:t>Trends of the ANN application in materials area</w:t>
      </w:r>
    </w:p>
    <w:p w14:paraId="072AA928" w14:textId="5CC9C545" w:rsidR="00F0383C" w:rsidRDefault="00F0383C"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At present, researchers are trying to implement ANN models to predict the </w:t>
      </w:r>
      <w:r>
        <w:rPr>
          <w:rFonts w:ascii="Times New Roman" w:hAnsi="Times New Roman" w:cs="Times New Roman" w:hint="eastAsia"/>
          <w:sz w:val="24"/>
          <w:szCs w:val="24"/>
        </w:rPr>
        <w:t>performance, stability and structure</w:t>
      </w:r>
      <w:r>
        <w:rPr>
          <w:rFonts w:ascii="Times New Roman" w:hAnsi="Times New Roman" w:cs="Times New Roman"/>
          <w:sz w:val="24"/>
          <w:szCs w:val="24"/>
        </w:rPr>
        <w:t xml:space="preserve"> of materials, that is also a great challenge in materials science. According to </w:t>
      </w:r>
      <w:r>
        <w:rPr>
          <w:rFonts w:ascii="Times New Roman" w:hAnsi="Times New Roman" w:cs="Times New Roman"/>
          <w:sz w:val="24"/>
          <w:szCs w:val="24"/>
        </w:rPr>
        <w:fldChar w:fldCharType="begin"/>
      </w:r>
      <w:r w:rsidR="001E7089">
        <w:rPr>
          <w:rFonts w:ascii="Times New Roman" w:hAnsi="Times New Roman" w:cs="Times New Roman"/>
          <w:sz w:val="24"/>
          <w:szCs w:val="24"/>
        </w:rPr>
        <w:instrText xml:space="preserve"> ADDIN EN.CITE &lt;EndNote&gt;&lt;Cite&gt;&lt;Year&gt;June 2007&lt;/Year&gt;&lt;RecNum&gt;511&lt;/RecNum&gt;&lt;DisplayText&gt;[81]&lt;/DisplayText&gt;&lt;record&gt;&lt;rec-number&gt;511&lt;/rec-number&gt;&lt;foreign-keys&gt;&lt;key app="EN" db-id="ese55x5vtzp0x6e9s9tpzwagt5re2t5sfaz5" timestamp="1547021653"&gt;511&lt;/key&gt;&lt;/foreign-keys&gt;&lt;ref-type name="Journal Article"&gt;17&lt;/ref-type&gt;&lt;contributors&gt;&lt;/contributors&gt;&lt;titles&gt;&lt;title&gt;A Vision of Materials Science in the Year 2020&lt;/title&gt;&lt;secondary-title&gt;Excerpts from the 2020 NIMS Policy Paper, Independent Administrative Institution National Institute for Materials Science&lt;/secondary-title&gt;&lt;/titles&gt;&lt;periodical&gt;&lt;full-title&gt;Excerpts from the 2020 NIMS Policy Paper, Independent Administrative Institution National Institute for Materials Science&lt;/full-title&gt;&lt;/periodical&gt;&lt;dates&gt;&lt;year&gt;June 2007&lt;/year&gt;&lt;/dates&gt;&lt;urls&gt;&lt;/urls&gt;&lt;/record&gt;&lt;/Cite&gt;&lt;/EndNote&gt;</w:instrText>
      </w:r>
      <w:r>
        <w:rPr>
          <w:rFonts w:ascii="Times New Roman" w:hAnsi="Times New Roman" w:cs="Times New Roman"/>
          <w:sz w:val="24"/>
          <w:szCs w:val="24"/>
        </w:rPr>
        <w:fldChar w:fldCharType="separate"/>
      </w:r>
      <w:r w:rsidR="001E7089">
        <w:rPr>
          <w:rFonts w:ascii="Times New Roman" w:hAnsi="Times New Roman" w:cs="Times New Roman"/>
          <w:noProof/>
          <w:sz w:val="24"/>
          <w:szCs w:val="24"/>
        </w:rPr>
        <w:t>[</w:t>
      </w:r>
      <w:hyperlink w:anchor="_ENREF_81" w:tooltip=", June 2007 #511" w:history="1">
        <w:r w:rsidR="0058554F">
          <w:rPr>
            <w:rFonts w:ascii="Times New Roman" w:hAnsi="Times New Roman" w:cs="Times New Roman"/>
            <w:noProof/>
            <w:sz w:val="24"/>
            <w:szCs w:val="24"/>
          </w:rPr>
          <w:t>81</w:t>
        </w:r>
      </w:hyperlink>
      <w:r w:rsidR="001E7089">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in </w:t>
      </w:r>
      <w:r>
        <w:rPr>
          <w:rFonts w:ascii="Times New Roman" w:hAnsi="Times New Roman" w:cs="Times New Roman"/>
          <w:sz w:val="24"/>
          <w:szCs w:val="24"/>
        </w:rPr>
        <w:lastRenderedPageBreak/>
        <w:t>2020, materials industries</w:t>
      </w:r>
      <w:r w:rsidR="006F1EB1">
        <w:rPr>
          <w:rFonts w:ascii="Times New Roman" w:hAnsi="Times New Roman" w:cs="Times New Roman"/>
          <w:sz w:val="24"/>
          <w:szCs w:val="24"/>
        </w:rPr>
        <w:t>,</w:t>
      </w:r>
      <w:r>
        <w:rPr>
          <w:rFonts w:ascii="Times New Roman" w:hAnsi="Times New Roman" w:cs="Times New Roman"/>
          <w:sz w:val="24"/>
          <w:szCs w:val="24"/>
        </w:rPr>
        <w:t xml:space="preserve"> that supply steel, petrochemical products, cement and etc., will be the key technology of automotive industry to develop new structural materials. ANN can accelerate the design of new materials by predicting material properties with high accuracy. To combine materials science with computer science by ANN prediction for materials properties is a great solution for researchers not only at present but also in future.</w:t>
      </w:r>
      <w:r>
        <w:t xml:space="preserve"> </w:t>
      </w:r>
    </w:p>
    <w:p w14:paraId="0AA805DA" w14:textId="78B4C842" w:rsidR="00CF1552" w:rsidRDefault="00205DC2"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sz w:val="24"/>
          <w:szCs w:val="24"/>
        </w:rPr>
        <w:t xml:space="preserve">Previous works described their network parameters: network structures, training algorithms, transfer functions and data used to train and test ANN, in related researches so that those works can be expanded and enhanced by new researchers. </w:t>
      </w:r>
      <w:r w:rsidRPr="003312BF">
        <w:rPr>
          <w:rFonts w:ascii="Times New Roman" w:hAnsi="Times New Roman" w:cs="Times New Roman"/>
          <w:sz w:val="24"/>
          <w:szCs w:val="24"/>
        </w:rPr>
        <w:t>Since their prediction results gave satisfactory and acceptable outcomes against experimental results, ANN prediction models can significantly reduce the quantitative experimental works.</w:t>
      </w:r>
      <w:r>
        <w:rPr>
          <w:rFonts w:ascii="Times New Roman" w:hAnsi="Times New Roman" w:cs="Times New Roman"/>
          <w:sz w:val="24"/>
          <w:szCs w:val="24"/>
        </w:rPr>
        <w:t xml:space="preserve"> But most recent works showed l</w:t>
      </w:r>
      <w:r>
        <w:rPr>
          <w:rFonts w:ascii="Times New Roman" w:hAnsi="Times New Roman" w:cs="Times New Roman"/>
          <w:noProof/>
          <w:sz w:val="24"/>
          <w:szCs w:val="24"/>
        </w:rPr>
        <w:t>arge amount of data are still needed to train ANN</w:t>
      </w:r>
      <w:r w:rsidR="00431DAC">
        <w:rPr>
          <w:rFonts w:ascii="Times New Roman" w:hAnsi="Times New Roman" w:cs="Times New Roman"/>
          <w:noProof/>
          <w:sz w:val="24"/>
          <w:szCs w:val="24"/>
        </w:rPr>
        <w:t>. ANN</w:t>
      </w:r>
      <w:r>
        <w:rPr>
          <w:rFonts w:ascii="Times New Roman" w:hAnsi="Times New Roman" w:cs="Times New Roman"/>
          <w:noProof/>
          <w:sz w:val="24"/>
          <w:szCs w:val="24"/>
        </w:rPr>
        <w:t xml:space="preserve"> performance can be extended when there is data big enough for constructing an optimized neural network model</w:t>
      </w:r>
      <w:r w:rsidR="00431DAC">
        <w:rPr>
          <w:rFonts w:ascii="Times New Roman" w:hAnsi="Times New Roman" w:cs="Times New Roman"/>
          <w:noProof/>
          <w:sz w:val="24"/>
          <w:szCs w:val="24"/>
        </w:rPr>
        <w:t xml:space="preserve"> and then</w:t>
      </w:r>
      <w:r>
        <w:rPr>
          <w:rFonts w:ascii="Times New Roman" w:hAnsi="Times New Roman" w:cs="Times New Roman"/>
          <w:noProof/>
          <w:sz w:val="24"/>
          <w:szCs w:val="24"/>
        </w:rPr>
        <w:t xml:space="preserve"> </w:t>
      </w:r>
      <w:r>
        <w:rPr>
          <w:rFonts w:ascii="Times New Roman" w:hAnsi="Times New Roman" w:cs="Times New Roman" w:hint="eastAsia"/>
          <w:noProof/>
          <w:sz w:val="24"/>
          <w:szCs w:val="24"/>
        </w:rPr>
        <w:t xml:space="preserve">the </w:t>
      </w:r>
      <w:r>
        <w:rPr>
          <w:rFonts w:ascii="Times New Roman" w:hAnsi="Times New Roman" w:cs="Times New Roman"/>
          <w:noProof/>
          <w:sz w:val="24"/>
          <w:szCs w:val="24"/>
        </w:rPr>
        <w:t xml:space="preserve">prediction results will be more exact for future use. </w:t>
      </w:r>
    </w:p>
    <w:p w14:paraId="2E38E977" w14:textId="58946F86" w:rsidR="00CE5CE8" w:rsidRDefault="00205DC2"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Most neural network models in context of materials science are feed forward types and other popular, powerful and efficient feedback neural networks (Recurrent Neural Network, Deep Convolutional Neural Network, etc.), that are currently widely implemented in image and video recognition, speech recognition, automated robotics and machine translation applications in computer science research</w:t>
      </w:r>
      <w:r w:rsidR="006F1EB1">
        <w:rPr>
          <w:rFonts w:ascii="Times New Roman" w:hAnsi="Times New Roman" w:cs="Times New Roman"/>
          <w:sz w:val="24"/>
          <w:szCs w:val="24"/>
        </w:rPr>
        <w:t>es</w:t>
      </w:r>
      <w:r>
        <w:rPr>
          <w:rFonts w:ascii="Times New Roman" w:hAnsi="Times New Roman" w:cs="Times New Roman"/>
          <w:sz w:val="24"/>
          <w:szCs w:val="24"/>
        </w:rPr>
        <w:t xml:space="preserve">, would be future research trends in materials science too. Although there are currently few materials researches implementing feedback </w:t>
      </w:r>
      <w:r w:rsidR="00ED4272">
        <w:rPr>
          <w:rFonts w:ascii="Times New Roman" w:hAnsi="Times New Roman" w:cs="Times New Roman"/>
          <w:sz w:val="24"/>
          <w:szCs w:val="24"/>
        </w:rPr>
        <w:t>ANN</w:t>
      </w:r>
      <w:r>
        <w:rPr>
          <w:rFonts w:ascii="Times New Roman" w:hAnsi="Times New Roman" w:cs="Times New Roman"/>
          <w:sz w:val="24"/>
          <w:szCs w:val="24"/>
        </w:rPr>
        <w:t xml:space="preserve">, it is still necessary to conduct more researches related with those networks to give strong recommended results to new researchers. Hence, </w:t>
      </w:r>
      <w:r w:rsidR="00CA15D2" w:rsidRPr="006A0BA6">
        <w:rPr>
          <w:rFonts w:ascii="Times New Roman" w:hAnsi="Times New Roman" w:cs="Times New Roman"/>
          <w:sz w:val="24"/>
          <w:szCs w:val="24"/>
        </w:rPr>
        <w:t xml:space="preserve">the </w:t>
      </w:r>
      <w:r w:rsidR="00CA15D2">
        <w:rPr>
          <w:rFonts w:ascii="Times New Roman" w:hAnsi="Times New Roman" w:cs="Times New Roman"/>
          <w:sz w:val="24"/>
          <w:szCs w:val="24"/>
        </w:rPr>
        <w:t>implementation</w:t>
      </w:r>
      <w:r w:rsidR="00CA15D2" w:rsidRPr="006A0BA6">
        <w:rPr>
          <w:rFonts w:ascii="Times New Roman" w:hAnsi="Times New Roman" w:cs="Times New Roman"/>
          <w:sz w:val="24"/>
          <w:szCs w:val="24"/>
        </w:rPr>
        <w:t xml:space="preserve"> of ANN in the prediction of material prope</w:t>
      </w:r>
      <w:r w:rsidR="00CA15D2">
        <w:rPr>
          <w:rFonts w:ascii="Times New Roman" w:hAnsi="Times New Roman" w:cs="Times New Roman"/>
          <w:sz w:val="24"/>
          <w:szCs w:val="24"/>
        </w:rPr>
        <w:t>r</w:t>
      </w:r>
      <w:r w:rsidR="00CA15D2" w:rsidRPr="006A0BA6">
        <w:rPr>
          <w:rFonts w:ascii="Times New Roman" w:hAnsi="Times New Roman" w:cs="Times New Roman"/>
          <w:sz w:val="24"/>
          <w:szCs w:val="24"/>
        </w:rPr>
        <w:t>ties</w:t>
      </w:r>
      <w:r w:rsidR="00CA15D2">
        <w:rPr>
          <w:rFonts w:ascii="Times New Roman" w:hAnsi="Times New Roman" w:cs="Times New Roman"/>
          <w:sz w:val="24"/>
          <w:szCs w:val="24"/>
        </w:rPr>
        <w:t xml:space="preserve"> may</w:t>
      </w:r>
      <w:r w:rsidR="00CA15D2" w:rsidRPr="006A0BA6">
        <w:rPr>
          <w:rFonts w:ascii="Times New Roman" w:hAnsi="Times New Roman" w:cs="Times New Roman"/>
          <w:sz w:val="24"/>
          <w:szCs w:val="24"/>
        </w:rPr>
        <w:t xml:space="preserve"> achieve higher score </w:t>
      </w:r>
      <w:r w:rsidR="00676B9D">
        <w:rPr>
          <w:rFonts w:ascii="Times New Roman" w:hAnsi="Times New Roman" w:cs="Times New Roman" w:hint="eastAsia"/>
          <w:sz w:val="24"/>
          <w:szCs w:val="24"/>
        </w:rPr>
        <w:t xml:space="preserve">and find more application prospects </w:t>
      </w:r>
      <w:r w:rsidR="00CA15D2" w:rsidRPr="006A0BA6">
        <w:rPr>
          <w:rFonts w:ascii="Times New Roman" w:hAnsi="Times New Roman" w:cs="Times New Roman"/>
          <w:sz w:val="24"/>
          <w:szCs w:val="24"/>
        </w:rPr>
        <w:t>in the future.</w:t>
      </w:r>
      <w:r w:rsidR="007539D2">
        <w:rPr>
          <w:rFonts w:ascii="Times New Roman" w:hAnsi="Times New Roman" w:cs="Times New Roman"/>
          <w:sz w:val="24"/>
          <w:szCs w:val="24"/>
        </w:rPr>
        <w:t xml:space="preserve"> </w:t>
      </w:r>
    </w:p>
    <w:p w14:paraId="5C4C5E7B" w14:textId="50BADC28" w:rsidR="00CF1552" w:rsidRDefault="007539D2"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purpose of this paper is to reveal the significance of ANN in </w:t>
      </w:r>
      <w:r w:rsidR="00CE5CE8">
        <w:rPr>
          <w:rFonts w:ascii="Times New Roman" w:hAnsi="Times New Roman" w:cs="Times New Roman"/>
          <w:sz w:val="24"/>
          <w:szCs w:val="24"/>
        </w:rPr>
        <w:t>many</w:t>
      </w:r>
      <w:r>
        <w:rPr>
          <w:rFonts w:ascii="Times New Roman" w:hAnsi="Times New Roman" w:cs="Times New Roman"/>
          <w:sz w:val="24"/>
          <w:szCs w:val="24"/>
        </w:rPr>
        <w:t xml:space="preserve"> </w:t>
      </w:r>
      <w:r w:rsidR="00CE5CE8">
        <w:rPr>
          <w:rFonts w:ascii="Times New Roman" w:hAnsi="Times New Roman" w:cs="Times New Roman"/>
          <w:sz w:val="24"/>
          <w:szCs w:val="24"/>
        </w:rPr>
        <w:t>aspects</w:t>
      </w:r>
      <w:r>
        <w:rPr>
          <w:rFonts w:ascii="Times New Roman" w:hAnsi="Times New Roman" w:cs="Times New Roman"/>
          <w:sz w:val="24"/>
          <w:szCs w:val="24"/>
        </w:rPr>
        <w:t xml:space="preserve"> of materials related problems and </w:t>
      </w:r>
      <w:r w:rsidR="00CE5CE8">
        <w:rPr>
          <w:rFonts w:ascii="Times New Roman" w:hAnsi="Times New Roman" w:cs="Times New Roman"/>
          <w:sz w:val="24"/>
          <w:szCs w:val="24"/>
        </w:rPr>
        <w:t>it can be seen that ANN</w:t>
      </w:r>
      <w:r>
        <w:rPr>
          <w:rFonts w:ascii="Times New Roman" w:hAnsi="Times New Roman" w:cs="Times New Roman"/>
          <w:sz w:val="24"/>
          <w:szCs w:val="24"/>
        </w:rPr>
        <w:t xml:space="preserve"> prediction accuracy was apparently improved in </w:t>
      </w:r>
      <w:r w:rsidR="00CE5CE8">
        <w:rPr>
          <w:rFonts w:ascii="Times New Roman" w:hAnsi="Times New Roman" w:cs="Times New Roman"/>
          <w:sz w:val="24"/>
          <w:szCs w:val="24"/>
        </w:rPr>
        <w:t>recent</w:t>
      </w:r>
      <w:r>
        <w:rPr>
          <w:rFonts w:ascii="Times New Roman" w:hAnsi="Times New Roman" w:cs="Times New Roman"/>
          <w:sz w:val="24"/>
          <w:szCs w:val="24"/>
        </w:rPr>
        <w:t xml:space="preserve"> researches compared to traditional consecutive equations. I</w:t>
      </w:r>
      <w:r w:rsidR="00205DC2">
        <w:rPr>
          <w:rFonts w:ascii="Times New Roman" w:hAnsi="Times New Roman" w:cs="Times New Roman"/>
          <w:sz w:val="24"/>
          <w:szCs w:val="24"/>
        </w:rPr>
        <w:t>t is expected that this paper can give a hand to materials researchers with a comprehensive review of some applications of neural network in the context of materials science.</w:t>
      </w:r>
    </w:p>
    <w:p w14:paraId="7ED93780" w14:textId="77777777" w:rsidR="00683020" w:rsidRDefault="00683020" w:rsidP="00E0463D">
      <w:pPr>
        <w:widowControl w:val="0"/>
        <w:tabs>
          <w:tab w:val="left" w:pos="8355"/>
        </w:tabs>
        <w:spacing w:line="360" w:lineRule="auto"/>
        <w:jc w:val="both"/>
        <w:rPr>
          <w:rFonts w:ascii="Times New Roman" w:hAnsi="Times New Roman" w:cs="Times New Roman"/>
          <w:sz w:val="24"/>
          <w:szCs w:val="24"/>
        </w:rPr>
      </w:pPr>
    </w:p>
    <w:p w14:paraId="6E331A57" w14:textId="5D368864" w:rsidR="00683020" w:rsidRPr="00810566" w:rsidRDefault="00683020" w:rsidP="00E0463D">
      <w:pPr>
        <w:pStyle w:val="1"/>
        <w:widowControl w:val="0"/>
        <w:numPr>
          <w:ilvl w:val="0"/>
          <w:numId w:val="0"/>
        </w:numPr>
        <w:spacing w:after="240"/>
        <w:ind w:left="432" w:hanging="432"/>
      </w:pPr>
      <w:r w:rsidRPr="00810566">
        <w:lastRenderedPageBreak/>
        <w:t>Acknowledgement</w:t>
      </w:r>
      <w:r w:rsidR="005A0E23">
        <w:rPr>
          <w:rFonts w:hint="eastAsia"/>
        </w:rPr>
        <w:t>s</w:t>
      </w:r>
    </w:p>
    <w:p w14:paraId="5EF037CC" w14:textId="77777777" w:rsidR="005A0E23" w:rsidRDefault="005A0E23" w:rsidP="00E0463D">
      <w:pPr>
        <w:widowControl w:val="0"/>
        <w:tabs>
          <w:tab w:val="left" w:pos="8355"/>
        </w:tabs>
        <w:spacing w:line="360" w:lineRule="auto"/>
        <w:ind w:firstLineChars="200" w:firstLine="480"/>
        <w:jc w:val="both"/>
        <w:rPr>
          <w:rFonts w:ascii="Times New Roman" w:hAnsi="Times New Roman" w:cs="Times New Roman"/>
          <w:sz w:val="24"/>
          <w:szCs w:val="24"/>
        </w:rPr>
      </w:pPr>
      <w:r>
        <w:rPr>
          <w:rFonts w:ascii="Times New Roman" w:hAnsi="Times New Roman" w:cs="Times New Roman" w:hint="eastAsia"/>
          <w:sz w:val="24"/>
          <w:szCs w:val="24"/>
        </w:rPr>
        <w:t xml:space="preserve">Acknowledge the support from the project of Prof. Shi. </w:t>
      </w:r>
    </w:p>
    <w:p w14:paraId="78D6EBA0" w14:textId="2B665125" w:rsidR="005A0E23" w:rsidRDefault="005A0E23" w:rsidP="00E0463D">
      <w:pPr>
        <w:widowControl w:val="0"/>
        <w:autoSpaceDE w:val="0"/>
        <w:autoSpaceDN w:val="0"/>
        <w:adjustRightInd w:val="0"/>
        <w:spacing w:line="480" w:lineRule="auto"/>
        <w:ind w:firstLineChars="200" w:firstLine="480"/>
        <w:rPr>
          <w:rFonts w:ascii="Times New Roman" w:hAnsi="Times New Roman"/>
          <w:sz w:val="24"/>
          <w:szCs w:val="24"/>
        </w:rPr>
      </w:pPr>
      <w:r>
        <w:rPr>
          <w:rFonts w:ascii="Times New Roman" w:hAnsi="Times New Roman" w:hint="eastAsia"/>
          <w:sz w:val="24"/>
          <w:szCs w:val="24"/>
        </w:rPr>
        <w:t>And I would suggest adding also the following projects:</w:t>
      </w:r>
    </w:p>
    <w:p w14:paraId="0CE59776" w14:textId="47894989" w:rsidR="005A0E23" w:rsidRDefault="005A0E23" w:rsidP="00E0463D">
      <w:pPr>
        <w:widowControl w:val="0"/>
        <w:autoSpaceDE w:val="0"/>
        <w:autoSpaceDN w:val="0"/>
        <w:adjustRightInd w:val="0"/>
        <w:spacing w:line="480" w:lineRule="auto"/>
        <w:ind w:firstLineChars="200" w:firstLine="480"/>
        <w:jc w:val="both"/>
        <w:rPr>
          <w:rFonts w:ascii="Times New Roman" w:hAnsi="Times New Roman"/>
          <w:sz w:val="24"/>
          <w:szCs w:val="24"/>
        </w:rPr>
      </w:pPr>
      <w:r w:rsidRPr="00671BAD">
        <w:rPr>
          <w:rFonts w:ascii="Times New Roman" w:hAnsi="Times New Roman"/>
          <w:sz w:val="24"/>
          <w:szCs w:val="24"/>
        </w:rPr>
        <w:t>We</w:t>
      </w:r>
      <w:r>
        <w:rPr>
          <w:rFonts w:ascii="Times New Roman" w:hAnsi="Times New Roman" w:hint="eastAsia"/>
          <w:sz w:val="24"/>
          <w:szCs w:val="24"/>
        </w:rPr>
        <w:t xml:space="preserve"> also</w:t>
      </w:r>
      <w:r w:rsidRPr="00671BAD">
        <w:rPr>
          <w:rFonts w:ascii="Times New Roman" w:hAnsi="Times New Roman"/>
          <w:sz w:val="24"/>
          <w:szCs w:val="24"/>
        </w:rPr>
        <w:t xml:space="preserve"> thank the financial support from the Ministry of Science and Technology, China for the national key research and development plan (2017YFB0701904). And the authors are also grateful for support from the 111 Project (Grant No. B12012) in China for promoting international exchange.</w:t>
      </w:r>
    </w:p>
    <w:p w14:paraId="02AAEC96" w14:textId="77777777" w:rsidR="005A0E23" w:rsidRDefault="005A0E23" w:rsidP="00E0463D">
      <w:pPr>
        <w:widowControl w:val="0"/>
        <w:tabs>
          <w:tab w:val="left" w:pos="8355"/>
        </w:tabs>
        <w:spacing w:line="360" w:lineRule="auto"/>
        <w:jc w:val="both"/>
        <w:rPr>
          <w:rFonts w:ascii="Times New Roman" w:hAnsi="Times New Roman" w:cs="Times New Roman"/>
          <w:sz w:val="24"/>
          <w:szCs w:val="24"/>
        </w:rPr>
      </w:pPr>
    </w:p>
    <w:p w14:paraId="78D18034" w14:textId="7E004037" w:rsidR="00CF1552" w:rsidRDefault="00205DC2" w:rsidP="00E0463D">
      <w:pPr>
        <w:pStyle w:val="1"/>
        <w:widowControl w:val="0"/>
        <w:numPr>
          <w:ilvl w:val="0"/>
          <w:numId w:val="0"/>
        </w:numPr>
        <w:spacing w:after="240"/>
        <w:ind w:left="432"/>
        <w:jc w:val="both"/>
        <w:rPr>
          <w:rFonts w:cs="Times New Roman"/>
          <w:sz w:val="24"/>
          <w:szCs w:val="24"/>
        </w:rPr>
      </w:pPr>
      <w:r>
        <w:rPr>
          <w:rFonts w:cs="Times New Roman"/>
          <w:noProof/>
          <w:sz w:val="24"/>
          <w:szCs w:val="24"/>
        </w:rPr>
        <w:t>References</w:t>
      </w:r>
    </w:p>
    <w:bookmarkEnd w:id="3"/>
    <w:p w14:paraId="40A96FBB" w14:textId="77777777" w:rsidR="0058554F" w:rsidRPr="0058554F" w:rsidRDefault="00205DC2" w:rsidP="0058554F">
      <w:pPr>
        <w:pStyle w:val="EndNoteBibliography"/>
        <w:spacing w:after="0"/>
        <w:ind w:left="720" w:hanging="720"/>
        <w:rPr>
          <w:noProof/>
        </w:rPr>
      </w:pPr>
      <w:r>
        <w:rPr>
          <w:bCs/>
          <w:szCs w:val="24"/>
        </w:rPr>
        <w:fldChar w:fldCharType="begin"/>
      </w:r>
      <w:r>
        <w:rPr>
          <w:bCs/>
          <w:szCs w:val="24"/>
        </w:rPr>
        <w:instrText xml:space="preserve"> ADDIN EN.REFLIST </w:instrText>
      </w:r>
      <w:r>
        <w:rPr>
          <w:bCs/>
          <w:szCs w:val="24"/>
        </w:rPr>
        <w:fldChar w:fldCharType="separate"/>
      </w:r>
      <w:bookmarkStart w:id="149" w:name="_ENREF_1"/>
      <w:r w:rsidR="0058554F" w:rsidRPr="0058554F">
        <w:rPr>
          <w:noProof/>
        </w:rPr>
        <w:t>1.</w:t>
      </w:r>
      <w:r w:rsidR="0058554F" w:rsidRPr="0058554F">
        <w:rPr>
          <w:noProof/>
        </w:rPr>
        <w:tab/>
        <w:t xml:space="preserve">Xie, T. and J.C. Grossman, </w:t>
      </w:r>
      <w:r w:rsidR="0058554F" w:rsidRPr="0058554F">
        <w:rPr>
          <w:i/>
          <w:noProof/>
        </w:rPr>
        <w:t>Crystal Graph Convolutional Neural Networks for an Accurate and Interpretable Prediction of Material Properties.</w:t>
      </w:r>
      <w:r w:rsidR="0058554F" w:rsidRPr="0058554F">
        <w:rPr>
          <w:noProof/>
        </w:rPr>
        <w:t xml:space="preserve"> Phys Rev Lett, 2018. </w:t>
      </w:r>
      <w:r w:rsidR="0058554F" w:rsidRPr="0058554F">
        <w:rPr>
          <w:b/>
          <w:noProof/>
        </w:rPr>
        <w:t>120</w:t>
      </w:r>
      <w:r w:rsidR="0058554F" w:rsidRPr="0058554F">
        <w:rPr>
          <w:noProof/>
        </w:rPr>
        <w:t>(14): p. 145301.</w:t>
      </w:r>
      <w:bookmarkEnd w:id="149"/>
    </w:p>
    <w:p w14:paraId="327A5735" w14:textId="77777777" w:rsidR="0058554F" w:rsidRPr="0058554F" w:rsidRDefault="0058554F" w:rsidP="0058554F">
      <w:pPr>
        <w:pStyle w:val="EndNoteBibliography"/>
        <w:spacing w:after="0"/>
        <w:ind w:left="720" w:hanging="720"/>
        <w:rPr>
          <w:noProof/>
        </w:rPr>
      </w:pPr>
      <w:bookmarkStart w:id="150" w:name="_ENREF_2"/>
      <w:bookmarkStart w:id="151" w:name="_GoBack"/>
      <w:bookmarkEnd w:id="151"/>
      <w:r w:rsidRPr="0058554F">
        <w:rPr>
          <w:noProof/>
        </w:rPr>
        <w:t>2.</w:t>
      </w:r>
      <w:r w:rsidRPr="0058554F">
        <w:rPr>
          <w:noProof/>
        </w:rPr>
        <w:tab/>
        <w:t xml:space="preserve">Gyurova, L.A. and K. Friedrich, </w:t>
      </w:r>
      <w:r w:rsidRPr="0058554F">
        <w:rPr>
          <w:i/>
          <w:noProof/>
        </w:rPr>
        <w:t>Artificial neural networks for predicting sliding friction and wear properties of polyphenylene sulfide composites.</w:t>
      </w:r>
      <w:r w:rsidRPr="0058554F">
        <w:rPr>
          <w:noProof/>
        </w:rPr>
        <w:t xml:space="preserve"> Tribology International, 2011. </w:t>
      </w:r>
      <w:r w:rsidRPr="0058554F">
        <w:rPr>
          <w:b/>
          <w:noProof/>
        </w:rPr>
        <w:t>44</w:t>
      </w:r>
      <w:r w:rsidRPr="0058554F">
        <w:rPr>
          <w:noProof/>
        </w:rPr>
        <w:t>(5): p. 603-609.</w:t>
      </w:r>
      <w:bookmarkEnd w:id="150"/>
    </w:p>
    <w:p w14:paraId="1484D309" w14:textId="77777777" w:rsidR="0058554F" w:rsidRPr="0058554F" w:rsidRDefault="0058554F" w:rsidP="0058554F">
      <w:pPr>
        <w:pStyle w:val="EndNoteBibliography"/>
        <w:spacing w:after="0"/>
        <w:ind w:left="720" w:hanging="720"/>
        <w:rPr>
          <w:noProof/>
        </w:rPr>
      </w:pPr>
      <w:bookmarkStart w:id="152" w:name="_ENREF_3"/>
      <w:r w:rsidRPr="0058554F">
        <w:rPr>
          <w:noProof/>
        </w:rPr>
        <w:t>3.</w:t>
      </w:r>
      <w:r w:rsidRPr="0058554F">
        <w:rPr>
          <w:noProof/>
        </w:rPr>
        <w:tab/>
        <w:t xml:space="preserve">Liu, Y., et al., </w:t>
      </w:r>
      <w:r w:rsidRPr="0058554F">
        <w:rPr>
          <w:i/>
          <w:noProof/>
        </w:rPr>
        <w:t>Artificial neural network modelling to predict hot deformation behaviour of zinc–aluminium alloy</w:t>
      </w:r>
      <w:r w:rsidRPr="0058554F">
        <w:rPr>
          <w:noProof/>
        </w:rPr>
        <w:t>. Vol. 29. 2013. 184-189.</w:t>
      </w:r>
      <w:bookmarkEnd w:id="152"/>
    </w:p>
    <w:p w14:paraId="213B941C" w14:textId="77777777" w:rsidR="0058554F" w:rsidRPr="0058554F" w:rsidRDefault="0058554F" w:rsidP="0058554F">
      <w:pPr>
        <w:pStyle w:val="EndNoteBibliography"/>
        <w:spacing w:after="0"/>
        <w:ind w:left="720" w:hanging="720"/>
        <w:rPr>
          <w:noProof/>
        </w:rPr>
      </w:pPr>
      <w:bookmarkStart w:id="153" w:name="_ENREF_4"/>
      <w:r w:rsidRPr="0058554F">
        <w:rPr>
          <w:noProof/>
        </w:rPr>
        <w:t>4.</w:t>
      </w:r>
      <w:r w:rsidRPr="0058554F">
        <w:rPr>
          <w:noProof/>
        </w:rPr>
        <w:tab/>
        <w:t xml:space="preserve">Jiménez-Come, M.J., et al., </w:t>
      </w:r>
      <w:r w:rsidRPr="0058554F">
        <w:rPr>
          <w:i/>
          <w:noProof/>
        </w:rPr>
        <w:t>Characterization of pitting corrosion of stainless steel using artificial neural networks.</w:t>
      </w:r>
      <w:r w:rsidRPr="0058554F">
        <w:rPr>
          <w:noProof/>
        </w:rPr>
        <w:t xml:space="preserve"> Materials and Corrosion, 2015. </w:t>
      </w:r>
      <w:r w:rsidRPr="0058554F">
        <w:rPr>
          <w:b/>
          <w:noProof/>
        </w:rPr>
        <w:t>66</w:t>
      </w:r>
      <w:r w:rsidRPr="0058554F">
        <w:rPr>
          <w:noProof/>
        </w:rPr>
        <w:t>(10): p. 1084-1091.</w:t>
      </w:r>
      <w:bookmarkEnd w:id="153"/>
    </w:p>
    <w:p w14:paraId="63E2C736" w14:textId="77777777" w:rsidR="0058554F" w:rsidRPr="0058554F" w:rsidRDefault="0058554F" w:rsidP="0058554F">
      <w:pPr>
        <w:pStyle w:val="EndNoteBibliography"/>
        <w:spacing w:after="0"/>
        <w:ind w:left="720" w:hanging="720"/>
        <w:rPr>
          <w:noProof/>
        </w:rPr>
      </w:pPr>
      <w:bookmarkStart w:id="154" w:name="_ENREF_5"/>
      <w:r w:rsidRPr="0058554F">
        <w:rPr>
          <w:noProof/>
        </w:rPr>
        <w:t>5.</w:t>
      </w:r>
      <w:r w:rsidRPr="0058554F">
        <w:rPr>
          <w:noProof/>
        </w:rPr>
        <w:tab/>
        <w:t xml:space="preserve">Bhadeshia, H.K.D.H., et al., </w:t>
      </w:r>
      <w:r w:rsidRPr="0058554F">
        <w:rPr>
          <w:i/>
          <w:noProof/>
        </w:rPr>
        <w:t>Performance of neural networks in materials science.</w:t>
      </w:r>
      <w:r w:rsidRPr="0058554F">
        <w:rPr>
          <w:noProof/>
        </w:rPr>
        <w:t xml:space="preserve"> Materials Science and Technology, 2009. </w:t>
      </w:r>
      <w:r w:rsidRPr="0058554F">
        <w:rPr>
          <w:b/>
          <w:noProof/>
        </w:rPr>
        <w:t>25</w:t>
      </w:r>
      <w:r w:rsidRPr="0058554F">
        <w:rPr>
          <w:noProof/>
        </w:rPr>
        <w:t>(4): p. 504-510.</w:t>
      </w:r>
      <w:bookmarkEnd w:id="154"/>
    </w:p>
    <w:p w14:paraId="625650B5" w14:textId="77777777" w:rsidR="0058554F" w:rsidRPr="0058554F" w:rsidRDefault="0058554F" w:rsidP="0058554F">
      <w:pPr>
        <w:pStyle w:val="EndNoteBibliography"/>
        <w:spacing w:after="0"/>
        <w:ind w:left="720" w:hanging="720"/>
        <w:rPr>
          <w:noProof/>
        </w:rPr>
      </w:pPr>
      <w:bookmarkStart w:id="155" w:name="_ENREF_6"/>
      <w:r w:rsidRPr="0058554F">
        <w:rPr>
          <w:noProof/>
        </w:rPr>
        <w:t>6.</w:t>
      </w:r>
      <w:r w:rsidRPr="0058554F">
        <w:rPr>
          <w:noProof/>
        </w:rPr>
        <w:tab/>
        <w:t xml:space="preserve">Vera, R. and S. Ossandón, </w:t>
      </w:r>
      <w:r w:rsidRPr="0058554F">
        <w:rPr>
          <w:i/>
          <w:noProof/>
        </w:rPr>
        <w:t>On the Prediction of Atmospheric Corrosion of Metals and Alloys in Chile Using Artificial Neural Networks</w:t>
      </w:r>
      <w:r w:rsidRPr="0058554F">
        <w:rPr>
          <w:noProof/>
        </w:rPr>
        <w:t>. Vol. 9. 2014. 7131-7151.</w:t>
      </w:r>
      <w:bookmarkEnd w:id="155"/>
    </w:p>
    <w:p w14:paraId="1C156479" w14:textId="77777777" w:rsidR="0058554F" w:rsidRPr="0058554F" w:rsidRDefault="0058554F" w:rsidP="0058554F">
      <w:pPr>
        <w:pStyle w:val="EndNoteBibliography"/>
        <w:spacing w:after="0"/>
        <w:ind w:left="720" w:hanging="720"/>
        <w:rPr>
          <w:noProof/>
        </w:rPr>
      </w:pPr>
      <w:bookmarkStart w:id="156" w:name="_ENREF_7"/>
      <w:r w:rsidRPr="0058554F">
        <w:rPr>
          <w:noProof/>
        </w:rPr>
        <w:t>7.</w:t>
      </w:r>
      <w:r w:rsidRPr="0058554F">
        <w:rPr>
          <w:noProof/>
        </w:rPr>
        <w:tab/>
        <w:t xml:space="preserve">Graupe, D., </w:t>
      </w:r>
      <w:r w:rsidRPr="0058554F">
        <w:rPr>
          <w:i/>
          <w:noProof/>
        </w:rPr>
        <w:t>Principles of Artificial Neural Networks</w:t>
      </w:r>
      <w:r w:rsidRPr="0058554F">
        <w:rPr>
          <w:noProof/>
        </w:rPr>
        <w:t>. Advanced Series in Circuits and Systems. Vol. Volume 7. 2013: WORLD SCIENTIFIC. 384.</w:t>
      </w:r>
      <w:bookmarkEnd w:id="156"/>
    </w:p>
    <w:p w14:paraId="7F4E994F" w14:textId="77777777" w:rsidR="0058554F" w:rsidRPr="0058554F" w:rsidRDefault="0058554F" w:rsidP="0058554F">
      <w:pPr>
        <w:pStyle w:val="EndNoteBibliography"/>
        <w:spacing w:after="0"/>
        <w:ind w:left="720" w:hanging="720"/>
        <w:rPr>
          <w:noProof/>
        </w:rPr>
      </w:pPr>
      <w:bookmarkStart w:id="157" w:name="_ENREF_8"/>
      <w:r w:rsidRPr="0058554F">
        <w:rPr>
          <w:noProof/>
        </w:rPr>
        <w:t>8.</w:t>
      </w:r>
      <w:r w:rsidRPr="0058554F">
        <w:rPr>
          <w:noProof/>
        </w:rPr>
        <w:tab/>
        <w:t xml:space="preserve">Rojas, R., </w:t>
      </w:r>
      <w:r w:rsidRPr="0058554F">
        <w:rPr>
          <w:i/>
          <w:noProof/>
        </w:rPr>
        <w:t>Neural networks: a systematic introduction</w:t>
      </w:r>
      <w:r w:rsidRPr="0058554F">
        <w:rPr>
          <w:noProof/>
        </w:rPr>
        <w:t>. 1996: Springer-Verlag. 502.</w:t>
      </w:r>
      <w:bookmarkEnd w:id="157"/>
    </w:p>
    <w:p w14:paraId="6D35327B" w14:textId="77777777" w:rsidR="0058554F" w:rsidRPr="0058554F" w:rsidRDefault="0058554F" w:rsidP="0058554F">
      <w:pPr>
        <w:pStyle w:val="EndNoteBibliography"/>
        <w:spacing w:after="0"/>
        <w:ind w:left="720" w:hanging="720"/>
        <w:rPr>
          <w:noProof/>
        </w:rPr>
      </w:pPr>
      <w:bookmarkStart w:id="158" w:name="_ENREF_9"/>
      <w:r w:rsidRPr="0058554F">
        <w:rPr>
          <w:noProof/>
        </w:rPr>
        <w:t>9.</w:t>
      </w:r>
      <w:r w:rsidRPr="0058554F">
        <w:rPr>
          <w:noProof/>
        </w:rPr>
        <w:tab/>
        <w:t xml:space="preserve">Demuth, H.B., et al., </w:t>
      </w:r>
      <w:r w:rsidRPr="0058554F">
        <w:rPr>
          <w:i/>
          <w:noProof/>
        </w:rPr>
        <w:t>Neural Network Design</w:t>
      </w:r>
      <w:r w:rsidRPr="0058554F">
        <w:rPr>
          <w:noProof/>
        </w:rPr>
        <w:t>. 2014: Martin Hagan. 800.</w:t>
      </w:r>
      <w:bookmarkEnd w:id="158"/>
    </w:p>
    <w:p w14:paraId="72515192" w14:textId="77777777" w:rsidR="0058554F" w:rsidRPr="0058554F" w:rsidRDefault="0058554F" w:rsidP="0058554F">
      <w:pPr>
        <w:pStyle w:val="EndNoteBibliography"/>
        <w:spacing w:after="0"/>
        <w:ind w:left="720" w:hanging="720"/>
        <w:rPr>
          <w:noProof/>
        </w:rPr>
      </w:pPr>
      <w:bookmarkStart w:id="159" w:name="_ENREF_10"/>
      <w:r w:rsidRPr="0058554F">
        <w:rPr>
          <w:noProof/>
        </w:rPr>
        <w:t>10.</w:t>
      </w:r>
      <w:r w:rsidRPr="0058554F">
        <w:rPr>
          <w:noProof/>
        </w:rPr>
        <w:tab/>
        <w:t xml:space="preserve">Fausett, L.V., </w:t>
      </w:r>
      <w:r w:rsidRPr="0058554F">
        <w:rPr>
          <w:i/>
          <w:noProof/>
        </w:rPr>
        <w:t>Fundamentals of neural networks: architectures, algorithms, and applications</w:t>
      </w:r>
      <w:r w:rsidRPr="0058554F">
        <w:rPr>
          <w:noProof/>
        </w:rPr>
        <w:t>. Vol. 3. 1994: Prentice-Hall Englewood Cliffs.</w:t>
      </w:r>
      <w:bookmarkEnd w:id="159"/>
    </w:p>
    <w:p w14:paraId="7E68E5A1" w14:textId="77777777" w:rsidR="0058554F" w:rsidRPr="0058554F" w:rsidRDefault="0058554F" w:rsidP="0058554F">
      <w:pPr>
        <w:pStyle w:val="EndNoteBibliography"/>
        <w:spacing w:after="0"/>
        <w:ind w:left="720" w:hanging="720"/>
        <w:rPr>
          <w:noProof/>
        </w:rPr>
      </w:pPr>
      <w:bookmarkStart w:id="160" w:name="_ENREF_11"/>
      <w:r w:rsidRPr="0058554F">
        <w:rPr>
          <w:noProof/>
        </w:rPr>
        <w:t>11.</w:t>
      </w:r>
      <w:r w:rsidRPr="0058554F">
        <w:rPr>
          <w:noProof/>
        </w:rPr>
        <w:tab/>
        <w:t xml:space="preserve">J. Taylor, B., </w:t>
      </w:r>
      <w:r w:rsidRPr="0058554F">
        <w:rPr>
          <w:i/>
          <w:noProof/>
        </w:rPr>
        <w:t>Methods and Procedures for the Verification and Validation of Artificial Neural Networks</w:t>
      </w:r>
      <w:r w:rsidRPr="0058554F">
        <w:rPr>
          <w:noProof/>
        </w:rPr>
        <w:t>. 2006.</w:t>
      </w:r>
      <w:bookmarkEnd w:id="160"/>
    </w:p>
    <w:p w14:paraId="04022562" w14:textId="77777777" w:rsidR="0058554F" w:rsidRPr="0058554F" w:rsidRDefault="0058554F" w:rsidP="0058554F">
      <w:pPr>
        <w:pStyle w:val="EndNoteBibliography"/>
        <w:spacing w:after="0"/>
        <w:ind w:left="720" w:hanging="720"/>
        <w:rPr>
          <w:noProof/>
        </w:rPr>
      </w:pPr>
      <w:bookmarkStart w:id="161" w:name="_ENREF_12"/>
      <w:r w:rsidRPr="0058554F">
        <w:rPr>
          <w:noProof/>
        </w:rPr>
        <w:t>12.</w:t>
      </w:r>
      <w:r w:rsidRPr="0058554F">
        <w:rPr>
          <w:noProof/>
        </w:rPr>
        <w:tab/>
        <w:t xml:space="preserve">Weingaertner, D., et al. </w:t>
      </w:r>
      <w:r w:rsidRPr="0058554F">
        <w:rPr>
          <w:i/>
          <w:noProof/>
        </w:rPr>
        <w:t>Hierarchical evolution of heterogeneous neural networks</w:t>
      </w:r>
      <w:r w:rsidRPr="0058554F">
        <w:rPr>
          <w:noProof/>
        </w:rPr>
        <w:t xml:space="preserve">. in </w:t>
      </w:r>
      <w:r w:rsidRPr="0058554F">
        <w:rPr>
          <w:i/>
          <w:noProof/>
        </w:rPr>
        <w:t>Proceedings of the 2002 Congress on Evolutionary Computation. CEC'02 (Cat. No.02TH8600)</w:t>
      </w:r>
      <w:r w:rsidRPr="0058554F">
        <w:rPr>
          <w:noProof/>
        </w:rPr>
        <w:t>. 2002.</w:t>
      </w:r>
      <w:bookmarkEnd w:id="161"/>
    </w:p>
    <w:p w14:paraId="7FED3527" w14:textId="77777777" w:rsidR="0058554F" w:rsidRPr="0058554F" w:rsidRDefault="0058554F" w:rsidP="0058554F">
      <w:pPr>
        <w:pStyle w:val="EndNoteBibliography"/>
        <w:spacing w:after="0"/>
        <w:ind w:left="720" w:hanging="720"/>
        <w:rPr>
          <w:noProof/>
        </w:rPr>
      </w:pPr>
      <w:bookmarkStart w:id="162" w:name="_ENREF_13"/>
      <w:r w:rsidRPr="0058554F">
        <w:rPr>
          <w:noProof/>
        </w:rPr>
        <w:lastRenderedPageBreak/>
        <w:t>13.</w:t>
      </w:r>
      <w:r w:rsidRPr="0058554F">
        <w:rPr>
          <w:noProof/>
        </w:rPr>
        <w:tab/>
        <w:t xml:space="preserve">Lee, A., et al., </w:t>
      </w:r>
      <w:r w:rsidRPr="0058554F">
        <w:rPr>
          <w:i/>
          <w:noProof/>
        </w:rPr>
        <w:t>Conditional Activation for Diverse Neurons in Heterogeneous Networks</w:t>
      </w:r>
      <w:r w:rsidRPr="0058554F">
        <w:rPr>
          <w:noProof/>
        </w:rPr>
        <w:t>. 2018.</w:t>
      </w:r>
      <w:bookmarkEnd w:id="162"/>
    </w:p>
    <w:p w14:paraId="58606EE6" w14:textId="77777777" w:rsidR="0058554F" w:rsidRPr="0058554F" w:rsidRDefault="0058554F" w:rsidP="0058554F">
      <w:pPr>
        <w:pStyle w:val="EndNoteBibliography"/>
        <w:spacing w:after="0"/>
        <w:ind w:left="720" w:hanging="720"/>
        <w:rPr>
          <w:noProof/>
        </w:rPr>
      </w:pPr>
      <w:bookmarkStart w:id="163" w:name="_ENREF_14"/>
      <w:r w:rsidRPr="0058554F">
        <w:rPr>
          <w:noProof/>
        </w:rPr>
        <w:t>14.</w:t>
      </w:r>
      <w:r w:rsidRPr="0058554F">
        <w:rPr>
          <w:noProof/>
        </w:rPr>
        <w:tab/>
        <w:t xml:space="preserve">Jain, A.K., J. Mao, and K.M. Mohiuddin, </w:t>
      </w:r>
      <w:r w:rsidRPr="0058554F">
        <w:rPr>
          <w:i/>
          <w:noProof/>
        </w:rPr>
        <w:t>Artificial Neural Networks: A Tutorial.</w:t>
      </w:r>
      <w:r w:rsidRPr="0058554F">
        <w:rPr>
          <w:noProof/>
        </w:rPr>
        <w:t xml:space="preserve"> IEEE Computer, 1996. </w:t>
      </w:r>
      <w:r w:rsidRPr="0058554F">
        <w:rPr>
          <w:b/>
          <w:noProof/>
        </w:rPr>
        <w:t>29</w:t>
      </w:r>
      <w:r w:rsidRPr="0058554F">
        <w:rPr>
          <w:noProof/>
        </w:rPr>
        <w:t>(3): p. 31-44.</w:t>
      </w:r>
      <w:bookmarkEnd w:id="163"/>
    </w:p>
    <w:p w14:paraId="496BD740" w14:textId="77777777" w:rsidR="0058554F" w:rsidRPr="0058554F" w:rsidRDefault="0058554F" w:rsidP="0058554F">
      <w:pPr>
        <w:pStyle w:val="EndNoteBibliography"/>
        <w:spacing w:after="0"/>
        <w:ind w:left="720" w:hanging="720"/>
        <w:rPr>
          <w:noProof/>
        </w:rPr>
      </w:pPr>
      <w:bookmarkStart w:id="164" w:name="_ENREF_15"/>
      <w:r w:rsidRPr="0058554F">
        <w:rPr>
          <w:noProof/>
        </w:rPr>
        <w:t>15.</w:t>
      </w:r>
      <w:r w:rsidRPr="0058554F">
        <w:rPr>
          <w:noProof/>
        </w:rPr>
        <w:tab/>
        <w:t xml:space="preserve">Ashtiani, H.R.R. and P. Shahsavari, </w:t>
      </w:r>
      <w:r w:rsidRPr="0058554F">
        <w:rPr>
          <w:i/>
          <w:noProof/>
        </w:rPr>
        <w:t>A comparative study on the phenomenological and artificial neural network models to predict hot deformation behavior of AlCuMgPb alloy.</w:t>
      </w:r>
      <w:r w:rsidRPr="0058554F">
        <w:rPr>
          <w:noProof/>
        </w:rPr>
        <w:t xml:space="preserve"> Journal of Alloys and Compounds, 2016. </w:t>
      </w:r>
      <w:r w:rsidRPr="0058554F">
        <w:rPr>
          <w:b/>
          <w:noProof/>
        </w:rPr>
        <w:t>687</w:t>
      </w:r>
      <w:r w:rsidRPr="0058554F">
        <w:rPr>
          <w:noProof/>
        </w:rPr>
        <w:t>: p. 263-273.</w:t>
      </w:r>
      <w:bookmarkEnd w:id="164"/>
    </w:p>
    <w:p w14:paraId="67398846" w14:textId="77777777" w:rsidR="0058554F" w:rsidRPr="0058554F" w:rsidRDefault="0058554F" w:rsidP="0058554F">
      <w:pPr>
        <w:pStyle w:val="EndNoteBibliography"/>
        <w:spacing w:after="0"/>
        <w:ind w:left="720" w:hanging="720"/>
        <w:rPr>
          <w:noProof/>
        </w:rPr>
      </w:pPr>
      <w:bookmarkStart w:id="165" w:name="_ENREF_16"/>
      <w:r w:rsidRPr="0058554F">
        <w:rPr>
          <w:noProof/>
        </w:rPr>
        <w:t>16.</w:t>
      </w:r>
      <w:r w:rsidRPr="0058554F">
        <w:rPr>
          <w:noProof/>
        </w:rPr>
        <w:tab/>
        <w:t xml:space="preserve">Xu, L.J., et al., </w:t>
      </w:r>
      <w:r w:rsidRPr="0058554F">
        <w:rPr>
          <w:i/>
          <w:noProof/>
        </w:rPr>
        <w:t>Artificial neural network prediction on wear properties of high vanadium high speed steel (HVHSS) rolls</w:t>
      </w:r>
      <w:r w:rsidRPr="0058554F">
        <w:rPr>
          <w:noProof/>
        </w:rPr>
        <w:t>. Vol. 23. 2007. 315-319.</w:t>
      </w:r>
      <w:bookmarkEnd w:id="165"/>
    </w:p>
    <w:p w14:paraId="2524CB9E" w14:textId="77777777" w:rsidR="0058554F" w:rsidRPr="0058554F" w:rsidRDefault="0058554F" w:rsidP="0058554F">
      <w:pPr>
        <w:pStyle w:val="EndNoteBibliography"/>
        <w:spacing w:after="0"/>
        <w:ind w:left="720" w:hanging="720"/>
        <w:rPr>
          <w:noProof/>
        </w:rPr>
      </w:pPr>
      <w:bookmarkStart w:id="166" w:name="_ENREF_17"/>
      <w:r w:rsidRPr="0058554F">
        <w:rPr>
          <w:noProof/>
        </w:rPr>
        <w:t>17.</w:t>
      </w:r>
      <w:r w:rsidRPr="0058554F">
        <w:rPr>
          <w:noProof/>
        </w:rPr>
        <w:tab/>
        <w:t xml:space="preserve">Maier, H.R. and G.C. Dandy, </w:t>
      </w:r>
      <w:r w:rsidRPr="0058554F">
        <w:rPr>
          <w:i/>
          <w:noProof/>
        </w:rPr>
        <w:t>Neural networks for the prediction and forecasting of water resources variables: a review of modelling issues and applications.</w:t>
      </w:r>
      <w:r w:rsidRPr="0058554F">
        <w:rPr>
          <w:noProof/>
        </w:rPr>
        <w:t xml:space="preserve"> Environmental Modelling &amp; Software, 2000. </w:t>
      </w:r>
      <w:r w:rsidRPr="0058554F">
        <w:rPr>
          <w:b/>
          <w:noProof/>
        </w:rPr>
        <w:t>15</w:t>
      </w:r>
      <w:r w:rsidRPr="0058554F">
        <w:rPr>
          <w:noProof/>
        </w:rPr>
        <w:t>(1): p. 101-124.</w:t>
      </w:r>
      <w:bookmarkEnd w:id="166"/>
    </w:p>
    <w:p w14:paraId="287B6E20" w14:textId="77777777" w:rsidR="0058554F" w:rsidRPr="0058554F" w:rsidRDefault="0058554F" w:rsidP="0058554F">
      <w:pPr>
        <w:pStyle w:val="EndNoteBibliography"/>
        <w:spacing w:after="0"/>
        <w:ind w:left="720" w:hanging="720"/>
        <w:rPr>
          <w:noProof/>
        </w:rPr>
      </w:pPr>
      <w:bookmarkStart w:id="167" w:name="_ENREF_18"/>
      <w:r w:rsidRPr="0058554F">
        <w:rPr>
          <w:noProof/>
        </w:rPr>
        <w:t>18.</w:t>
      </w:r>
      <w:r w:rsidRPr="0058554F">
        <w:rPr>
          <w:noProof/>
        </w:rPr>
        <w:tab/>
        <w:t xml:space="preserve">Pintos, S., et al., </w:t>
      </w:r>
      <w:r w:rsidRPr="0058554F">
        <w:rPr>
          <w:i/>
          <w:noProof/>
        </w:rPr>
        <w:t>Artificial neural network modeling of atmospheric corrosion in the MICAT project.</w:t>
      </w:r>
      <w:r w:rsidRPr="0058554F">
        <w:rPr>
          <w:noProof/>
        </w:rPr>
        <w:t xml:space="preserve"> Corrosion Science, 2000. </w:t>
      </w:r>
      <w:r w:rsidRPr="0058554F">
        <w:rPr>
          <w:b/>
          <w:noProof/>
        </w:rPr>
        <w:t>42</w:t>
      </w:r>
      <w:r w:rsidRPr="0058554F">
        <w:rPr>
          <w:noProof/>
        </w:rPr>
        <w:t>(1): p. 35-52.</w:t>
      </w:r>
      <w:bookmarkEnd w:id="167"/>
    </w:p>
    <w:p w14:paraId="246117D7" w14:textId="77777777" w:rsidR="0058554F" w:rsidRPr="0058554F" w:rsidRDefault="0058554F" w:rsidP="0058554F">
      <w:pPr>
        <w:pStyle w:val="EndNoteBibliography"/>
        <w:spacing w:after="0"/>
        <w:ind w:left="720" w:hanging="720"/>
        <w:rPr>
          <w:noProof/>
        </w:rPr>
      </w:pPr>
      <w:bookmarkStart w:id="168" w:name="_ENREF_19"/>
      <w:r w:rsidRPr="0058554F">
        <w:rPr>
          <w:noProof/>
        </w:rPr>
        <w:t>19.</w:t>
      </w:r>
      <w:r w:rsidRPr="0058554F">
        <w:rPr>
          <w:noProof/>
        </w:rPr>
        <w:tab/>
        <w:t xml:space="preserve">Zhang, M., et al., </w:t>
      </w:r>
      <w:r w:rsidRPr="0058554F">
        <w:rPr>
          <w:i/>
          <w:noProof/>
        </w:rPr>
        <w:t>Analysis in Atmospheric Corrosion Behavior of Bainite Steel Exposed in Offshore Platform Based on the Artificial Neural Network.</w:t>
      </w:r>
      <w:r w:rsidRPr="0058554F">
        <w:rPr>
          <w:noProof/>
        </w:rPr>
        <w:t xml:space="preserve"> Advanced Materials Research, 2011. </w:t>
      </w:r>
      <w:r w:rsidRPr="0058554F">
        <w:rPr>
          <w:b/>
          <w:noProof/>
        </w:rPr>
        <w:t>291-294</w:t>
      </w:r>
      <w:r w:rsidRPr="0058554F">
        <w:rPr>
          <w:noProof/>
        </w:rPr>
        <w:t>: p. 1212-1216.</w:t>
      </w:r>
      <w:bookmarkEnd w:id="168"/>
    </w:p>
    <w:p w14:paraId="5690E18E" w14:textId="77777777" w:rsidR="0058554F" w:rsidRPr="0058554F" w:rsidRDefault="0058554F" w:rsidP="0058554F">
      <w:pPr>
        <w:pStyle w:val="EndNoteBibliography"/>
        <w:spacing w:after="0"/>
        <w:ind w:left="720" w:hanging="720"/>
        <w:rPr>
          <w:noProof/>
        </w:rPr>
      </w:pPr>
      <w:bookmarkStart w:id="169" w:name="_ENREF_20"/>
      <w:r w:rsidRPr="0058554F">
        <w:rPr>
          <w:noProof/>
        </w:rPr>
        <w:t>20.</w:t>
      </w:r>
      <w:r w:rsidRPr="0058554F">
        <w:rPr>
          <w:noProof/>
        </w:rPr>
        <w:tab/>
        <w:t xml:space="preserve">Sadowski, L., </w:t>
      </w:r>
      <w:r w:rsidRPr="0058554F">
        <w:rPr>
          <w:i/>
          <w:noProof/>
        </w:rPr>
        <w:t>Non-destructive investigation of corrosion current density in steel reinforced concrete by artificial neural networks.</w:t>
      </w:r>
      <w:r w:rsidRPr="0058554F">
        <w:rPr>
          <w:noProof/>
        </w:rPr>
        <w:t xml:space="preserve"> Archives of Civil and Mechanical Engineering, 2013. </w:t>
      </w:r>
      <w:r w:rsidRPr="0058554F">
        <w:rPr>
          <w:b/>
          <w:noProof/>
        </w:rPr>
        <w:t>13</w:t>
      </w:r>
      <w:r w:rsidRPr="0058554F">
        <w:rPr>
          <w:noProof/>
        </w:rPr>
        <w:t>(1): p. 104-111.</w:t>
      </w:r>
      <w:bookmarkEnd w:id="169"/>
    </w:p>
    <w:p w14:paraId="72514FD8" w14:textId="77777777" w:rsidR="0058554F" w:rsidRPr="0058554F" w:rsidRDefault="0058554F" w:rsidP="0058554F">
      <w:pPr>
        <w:pStyle w:val="EndNoteBibliography"/>
        <w:spacing w:after="0"/>
        <w:ind w:left="720" w:hanging="720"/>
        <w:rPr>
          <w:noProof/>
        </w:rPr>
      </w:pPr>
      <w:bookmarkStart w:id="170" w:name="_ENREF_21"/>
      <w:r w:rsidRPr="0058554F">
        <w:rPr>
          <w:noProof/>
        </w:rPr>
        <w:t>21.</w:t>
      </w:r>
      <w:r w:rsidRPr="0058554F">
        <w:rPr>
          <w:noProof/>
        </w:rPr>
        <w:tab/>
        <w:t xml:space="preserve">Shi, J., J. Wang, and D.D. Macdonald, </w:t>
      </w:r>
      <w:r w:rsidRPr="0058554F">
        <w:rPr>
          <w:i/>
          <w:noProof/>
        </w:rPr>
        <w:t>Prediction of primary water stress corrosion crack growth rates in Alloy 600 using artificial neural networks.</w:t>
      </w:r>
      <w:r w:rsidRPr="0058554F">
        <w:rPr>
          <w:noProof/>
        </w:rPr>
        <w:t xml:space="preserve"> Corrosion Science, 2015. </w:t>
      </w:r>
      <w:r w:rsidRPr="0058554F">
        <w:rPr>
          <w:b/>
          <w:noProof/>
        </w:rPr>
        <w:t>92</w:t>
      </w:r>
      <w:r w:rsidRPr="0058554F">
        <w:rPr>
          <w:noProof/>
        </w:rPr>
        <w:t>: p. 217-227.</w:t>
      </w:r>
      <w:bookmarkEnd w:id="170"/>
    </w:p>
    <w:p w14:paraId="70DC83EF" w14:textId="77777777" w:rsidR="0058554F" w:rsidRPr="0058554F" w:rsidRDefault="0058554F" w:rsidP="0058554F">
      <w:pPr>
        <w:pStyle w:val="EndNoteBibliography"/>
        <w:spacing w:after="0"/>
        <w:ind w:left="720" w:hanging="720"/>
        <w:rPr>
          <w:noProof/>
        </w:rPr>
      </w:pPr>
      <w:bookmarkStart w:id="171" w:name="_ENREF_22"/>
      <w:r w:rsidRPr="0058554F">
        <w:rPr>
          <w:noProof/>
        </w:rPr>
        <w:t>22.</w:t>
      </w:r>
      <w:r w:rsidRPr="0058554F">
        <w:rPr>
          <w:noProof/>
        </w:rPr>
        <w:tab/>
        <w:t xml:space="preserve">Yang, X.W., et al., </w:t>
      </w:r>
      <w:r w:rsidRPr="0058554F">
        <w:rPr>
          <w:i/>
          <w:noProof/>
        </w:rPr>
        <w:t>Application of artificial neural network to predict flow stress of as quenched A357 alloy.</w:t>
      </w:r>
      <w:r w:rsidRPr="0058554F">
        <w:rPr>
          <w:noProof/>
        </w:rPr>
        <w:t xml:space="preserve"> Materials Science and Technology, 2012. </w:t>
      </w:r>
      <w:r w:rsidRPr="0058554F">
        <w:rPr>
          <w:b/>
          <w:noProof/>
        </w:rPr>
        <w:t>28</w:t>
      </w:r>
      <w:r w:rsidRPr="0058554F">
        <w:rPr>
          <w:noProof/>
        </w:rPr>
        <w:t>(2): p. 151-155.</w:t>
      </w:r>
      <w:bookmarkEnd w:id="171"/>
    </w:p>
    <w:p w14:paraId="5FD4AA03" w14:textId="77777777" w:rsidR="0058554F" w:rsidRPr="0058554F" w:rsidRDefault="0058554F" w:rsidP="0058554F">
      <w:pPr>
        <w:pStyle w:val="EndNoteBibliography"/>
        <w:spacing w:after="0"/>
        <w:ind w:left="720" w:hanging="720"/>
        <w:rPr>
          <w:noProof/>
        </w:rPr>
      </w:pPr>
      <w:bookmarkStart w:id="172" w:name="_ENREF_23"/>
      <w:r w:rsidRPr="0058554F">
        <w:rPr>
          <w:noProof/>
        </w:rPr>
        <w:t>23.</w:t>
      </w:r>
      <w:r w:rsidRPr="0058554F">
        <w:rPr>
          <w:noProof/>
        </w:rPr>
        <w:tab/>
        <w:t xml:space="preserve">Kappatos, V., A.N. Chamos, and S.G. Pantelakis, </w:t>
      </w:r>
      <w:r w:rsidRPr="0058554F">
        <w:rPr>
          <w:i/>
          <w:noProof/>
        </w:rPr>
        <w:t>Assessment of the effect of existing corrosion on the tensile behaviour of magnesium alloy AZ31 using neural networks.</w:t>
      </w:r>
      <w:r w:rsidRPr="0058554F">
        <w:rPr>
          <w:noProof/>
        </w:rPr>
        <w:t xml:space="preserve"> Materials &amp; Design, 2010. </w:t>
      </w:r>
      <w:r w:rsidRPr="0058554F">
        <w:rPr>
          <w:b/>
          <w:noProof/>
        </w:rPr>
        <w:t>31</w:t>
      </w:r>
      <w:r w:rsidRPr="0058554F">
        <w:rPr>
          <w:noProof/>
        </w:rPr>
        <w:t>(1): p. 336-342.</w:t>
      </w:r>
      <w:bookmarkEnd w:id="172"/>
    </w:p>
    <w:p w14:paraId="575C35E6" w14:textId="77777777" w:rsidR="0058554F" w:rsidRPr="0058554F" w:rsidRDefault="0058554F" w:rsidP="0058554F">
      <w:pPr>
        <w:pStyle w:val="EndNoteBibliography"/>
        <w:spacing w:after="0"/>
        <w:ind w:left="720" w:hanging="720"/>
        <w:rPr>
          <w:noProof/>
        </w:rPr>
      </w:pPr>
      <w:bookmarkStart w:id="173" w:name="_ENREF_24"/>
      <w:r w:rsidRPr="0058554F">
        <w:rPr>
          <w:noProof/>
        </w:rPr>
        <w:t>24.</w:t>
      </w:r>
      <w:r w:rsidRPr="0058554F">
        <w:rPr>
          <w:noProof/>
        </w:rPr>
        <w:tab/>
        <w:t xml:space="preserve">Kenny, E.D., et al., </w:t>
      </w:r>
      <w:r w:rsidRPr="0058554F">
        <w:rPr>
          <w:i/>
          <w:noProof/>
        </w:rPr>
        <w:t>Artificial neural network corrosion modeling for metals in an equatorial climate.</w:t>
      </w:r>
      <w:r w:rsidRPr="0058554F">
        <w:rPr>
          <w:noProof/>
        </w:rPr>
        <w:t xml:space="preserve"> Corrosion Science, 2009. </w:t>
      </w:r>
      <w:r w:rsidRPr="0058554F">
        <w:rPr>
          <w:b/>
          <w:noProof/>
        </w:rPr>
        <w:t>51</w:t>
      </w:r>
      <w:r w:rsidRPr="0058554F">
        <w:rPr>
          <w:noProof/>
        </w:rPr>
        <w:t>(10): p. 2266-2278.</w:t>
      </w:r>
      <w:bookmarkEnd w:id="173"/>
    </w:p>
    <w:p w14:paraId="3F0D7ED0" w14:textId="77777777" w:rsidR="0058554F" w:rsidRPr="0058554F" w:rsidRDefault="0058554F" w:rsidP="0058554F">
      <w:pPr>
        <w:pStyle w:val="EndNoteBibliography"/>
        <w:spacing w:after="0"/>
        <w:ind w:left="720" w:hanging="720"/>
        <w:rPr>
          <w:noProof/>
        </w:rPr>
      </w:pPr>
      <w:bookmarkStart w:id="174" w:name="_ENREF_25"/>
      <w:r w:rsidRPr="0058554F">
        <w:rPr>
          <w:noProof/>
        </w:rPr>
        <w:t>25.</w:t>
      </w:r>
      <w:r w:rsidRPr="0058554F">
        <w:rPr>
          <w:noProof/>
        </w:rPr>
        <w:tab/>
        <w:t xml:space="preserve">Lajevardi, S.A., et al., </w:t>
      </w:r>
      <w:r w:rsidRPr="0058554F">
        <w:rPr>
          <w:i/>
          <w:noProof/>
        </w:rPr>
        <w:t>Prediction of time to failure in stress corrosion cracking of 304 stainless steel in aqueous chloride solution by artificial neural network.</w:t>
      </w:r>
      <w:r w:rsidRPr="0058554F">
        <w:rPr>
          <w:noProof/>
        </w:rPr>
        <w:t xml:space="preserve"> Protection of Metals and Physical Chemistry of Surfaces, 2009. </w:t>
      </w:r>
      <w:r w:rsidRPr="0058554F">
        <w:rPr>
          <w:b/>
          <w:noProof/>
        </w:rPr>
        <w:t>45</w:t>
      </w:r>
      <w:r w:rsidRPr="0058554F">
        <w:rPr>
          <w:noProof/>
        </w:rPr>
        <w:t>(5): p. 610-615.</w:t>
      </w:r>
      <w:bookmarkEnd w:id="174"/>
    </w:p>
    <w:p w14:paraId="7A177B60" w14:textId="77777777" w:rsidR="0058554F" w:rsidRPr="0058554F" w:rsidRDefault="0058554F" w:rsidP="0058554F">
      <w:pPr>
        <w:pStyle w:val="EndNoteBibliography"/>
        <w:spacing w:after="0"/>
        <w:ind w:left="720" w:hanging="720"/>
        <w:rPr>
          <w:noProof/>
        </w:rPr>
      </w:pPr>
      <w:bookmarkStart w:id="175" w:name="_ENREF_26"/>
      <w:r w:rsidRPr="0058554F">
        <w:rPr>
          <w:noProof/>
        </w:rPr>
        <w:t>26.</w:t>
      </w:r>
      <w:r w:rsidRPr="0058554F">
        <w:rPr>
          <w:noProof/>
        </w:rPr>
        <w:tab/>
        <w:t xml:space="preserve">Kamrunnahar, M. and M. Urquidi-Macdonald, </w:t>
      </w:r>
      <w:r w:rsidRPr="0058554F">
        <w:rPr>
          <w:i/>
          <w:noProof/>
        </w:rPr>
        <w:t>Prediction of corrosion behaviour of Alloy 22 using neural network as a data mining tool.</w:t>
      </w:r>
      <w:r w:rsidRPr="0058554F">
        <w:rPr>
          <w:noProof/>
        </w:rPr>
        <w:t xml:space="preserve"> Corrosion Science, 2011. </w:t>
      </w:r>
      <w:r w:rsidRPr="0058554F">
        <w:rPr>
          <w:b/>
          <w:noProof/>
        </w:rPr>
        <w:t>53</w:t>
      </w:r>
      <w:r w:rsidRPr="0058554F">
        <w:rPr>
          <w:noProof/>
        </w:rPr>
        <w:t>(3): p. 961-967.</w:t>
      </w:r>
      <w:bookmarkEnd w:id="175"/>
    </w:p>
    <w:p w14:paraId="034B0BC0" w14:textId="77777777" w:rsidR="0058554F" w:rsidRPr="0058554F" w:rsidRDefault="0058554F" w:rsidP="0058554F">
      <w:pPr>
        <w:pStyle w:val="EndNoteBibliography"/>
        <w:spacing w:after="0"/>
        <w:ind w:left="720" w:hanging="720"/>
        <w:rPr>
          <w:noProof/>
        </w:rPr>
      </w:pPr>
      <w:bookmarkStart w:id="176" w:name="_ENREF_27"/>
      <w:r w:rsidRPr="0058554F">
        <w:rPr>
          <w:noProof/>
        </w:rPr>
        <w:t>27.</w:t>
      </w:r>
      <w:r w:rsidRPr="0058554F">
        <w:rPr>
          <w:noProof/>
        </w:rPr>
        <w:tab/>
        <w:t xml:space="preserve">Zhang, W., et al., </w:t>
      </w:r>
      <w:r w:rsidRPr="0058554F">
        <w:rPr>
          <w:i/>
          <w:noProof/>
        </w:rPr>
        <w:t>An Artificial Neural Network-Based Algorithm for Evaluation of Fatigue Crack Propagation Considering Nonlinear Damage Accumulation.</w:t>
      </w:r>
      <w:r w:rsidRPr="0058554F">
        <w:rPr>
          <w:noProof/>
        </w:rPr>
        <w:t xml:space="preserve"> Materials (Basel), 2016. </w:t>
      </w:r>
      <w:r w:rsidRPr="0058554F">
        <w:rPr>
          <w:b/>
          <w:noProof/>
        </w:rPr>
        <w:t>9</w:t>
      </w:r>
      <w:r w:rsidRPr="0058554F">
        <w:rPr>
          <w:noProof/>
        </w:rPr>
        <w:t>(6).</w:t>
      </w:r>
      <w:bookmarkEnd w:id="176"/>
    </w:p>
    <w:p w14:paraId="556C9EFD" w14:textId="77777777" w:rsidR="0058554F" w:rsidRPr="0058554F" w:rsidRDefault="0058554F" w:rsidP="0058554F">
      <w:pPr>
        <w:pStyle w:val="EndNoteBibliography"/>
        <w:spacing w:after="0"/>
        <w:ind w:left="720" w:hanging="720"/>
        <w:rPr>
          <w:noProof/>
        </w:rPr>
      </w:pPr>
      <w:bookmarkStart w:id="177" w:name="_ENREF_28"/>
      <w:r w:rsidRPr="0058554F">
        <w:rPr>
          <w:noProof/>
        </w:rPr>
        <w:t>28.</w:t>
      </w:r>
      <w:r w:rsidRPr="0058554F">
        <w:rPr>
          <w:noProof/>
        </w:rPr>
        <w:tab/>
        <w:t xml:space="preserve">Ghaisari, J., H. Jannesari, and M. Vatani, </w:t>
      </w:r>
      <w:r w:rsidRPr="0058554F">
        <w:rPr>
          <w:i/>
          <w:noProof/>
        </w:rPr>
        <w:t>Artificial neural network predictors for mechanical properties of cold rolling products.</w:t>
      </w:r>
      <w:r w:rsidRPr="0058554F">
        <w:rPr>
          <w:noProof/>
        </w:rPr>
        <w:t xml:space="preserve"> Advances in Engineering Software, 2012. </w:t>
      </w:r>
      <w:r w:rsidRPr="0058554F">
        <w:rPr>
          <w:b/>
          <w:noProof/>
        </w:rPr>
        <w:t>45</w:t>
      </w:r>
      <w:r w:rsidRPr="0058554F">
        <w:rPr>
          <w:noProof/>
        </w:rPr>
        <w:t>(1): p. 91-99.</w:t>
      </w:r>
      <w:bookmarkEnd w:id="177"/>
    </w:p>
    <w:p w14:paraId="047FFC26" w14:textId="77777777" w:rsidR="0058554F" w:rsidRPr="0058554F" w:rsidRDefault="0058554F" w:rsidP="0058554F">
      <w:pPr>
        <w:pStyle w:val="EndNoteBibliography"/>
        <w:spacing w:after="0"/>
        <w:ind w:left="720" w:hanging="720"/>
        <w:rPr>
          <w:noProof/>
        </w:rPr>
      </w:pPr>
      <w:bookmarkStart w:id="178" w:name="_ENREF_29"/>
      <w:r w:rsidRPr="0058554F">
        <w:rPr>
          <w:noProof/>
        </w:rPr>
        <w:t>29.</w:t>
      </w:r>
      <w:r w:rsidRPr="0058554F">
        <w:rPr>
          <w:noProof/>
        </w:rPr>
        <w:tab/>
        <w:t xml:space="preserve">Seidl, D., et al., </w:t>
      </w:r>
      <w:r w:rsidRPr="0058554F">
        <w:rPr>
          <w:i/>
          <w:noProof/>
        </w:rPr>
        <w:t>Exploitation of Artificial Intelligence Methods for Prediction of Atmospheric Corrosion.</w:t>
      </w:r>
      <w:r w:rsidRPr="0058554F">
        <w:rPr>
          <w:noProof/>
        </w:rPr>
        <w:t xml:space="preserve"> Defect and Diffusion Forum, 2012. </w:t>
      </w:r>
      <w:r w:rsidRPr="0058554F">
        <w:rPr>
          <w:b/>
          <w:noProof/>
        </w:rPr>
        <w:t>326-328</w:t>
      </w:r>
      <w:r w:rsidRPr="0058554F">
        <w:rPr>
          <w:noProof/>
        </w:rPr>
        <w:t>: p. 65-68.</w:t>
      </w:r>
      <w:bookmarkEnd w:id="178"/>
    </w:p>
    <w:p w14:paraId="374CD1CF" w14:textId="77777777" w:rsidR="0058554F" w:rsidRPr="0058554F" w:rsidRDefault="0058554F" w:rsidP="0058554F">
      <w:pPr>
        <w:pStyle w:val="EndNoteBibliography"/>
        <w:spacing w:after="0"/>
        <w:ind w:left="720" w:hanging="720"/>
        <w:rPr>
          <w:noProof/>
        </w:rPr>
      </w:pPr>
      <w:bookmarkStart w:id="179" w:name="_ENREF_30"/>
      <w:r w:rsidRPr="0058554F">
        <w:rPr>
          <w:noProof/>
        </w:rPr>
        <w:t>30.</w:t>
      </w:r>
      <w:r w:rsidRPr="0058554F">
        <w:rPr>
          <w:noProof/>
        </w:rPr>
        <w:tab/>
        <w:t xml:space="preserve">Jiang, G., et al., </w:t>
      </w:r>
      <w:r w:rsidRPr="0058554F">
        <w:rPr>
          <w:i/>
          <w:noProof/>
        </w:rPr>
        <w:t>Predicting concrete corrosion of sewers using artificial neural network.</w:t>
      </w:r>
      <w:r w:rsidRPr="0058554F">
        <w:rPr>
          <w:noProof/>
        </w:rPr>
        <w:t xml:space="preserve"> Water Res, 2016. </w:t>
      </w:r>
      <w:r w:rsidRPr="0058554F">
        <w:rPr>
          <w:b/>
          <w:noProof/>
        </w:rPr>
        <w:t>92</w:t>
      </w:r>
      <w:r w:rsidRPr="0058554F">
        <w:rPr>
          <w:noProof/>
        </w:rPr>
        <w:t>: p. 52-60.</w:t>
      </w:r>
      <w:bookmarkEnd w:id="179"/>
    </w:p>
    <w:p w14:paraId="397B0229" w14:textId="77777777" w:rsidR="0058554F" w:rsidRPr="0058554F" w:rsidRDefault="0058554F" w:rsidP="0058554F">
      <w:pPr>
        <w:pStyle w:val="EndNoteBibliography"/>
        <w:spacing w:after="0"/>
        <w:ind w:left="720" w:hanging="720"/>
        <w:rPr>
          <w:noProof/>
        </w:rPr>
      </w:pPr>
      <w:bookmarkStart w:id="180" w:name="_ENREF_31"/>
      <w:r w:rsidRPr="0058554F">
        <w:rPr>
          <w:noProof/>
        </w:rPr>
        <w:lastRenderedPageBreak/>
        <w:t>31.</w:t>
      </w:r>
      <w:r w:rsidRPr="0058554F">
        <w:rPr>
          <w:noProof/>
        </w:rPr>
        <w:tab/>
        <w:t xml:space="preserve">Osgerby, S. and A.T. Fry, </w:t>
      </w:r>
      <w:r w:rsidRPr="0058554F">
        <w:rPr>
          <w:i/>
          <w:noProof/>
        </w:rPr>
        <w:t>The use of neural networks in understanding and predicting oxidation and corrosion behaviour in advanced energy conversion systems.</w:t>
      </w:r>
      <w:r w:rsidRPr="0058554F">
        <w:rPr>
          <w:noProof/>
        </w:rPr>
        <w:t xml:space="preserve"> Materials at High Temperatures, 2007. </w:t>
      </w:r>
      <w:r w:rsidRPr="0058554F">
        <w:rPr>
          <w:b/>
          <w:noProof/>
        </w:rPr>
        <w:t>24</w:t>
      </w:r>
      <w:r w:rsidRPr="0058554F">
        <w:rPr>
          <w:noProof/>
        </w:rPr>
        <w:t>(4): p. 259-263.</w:t>
      </w:r>
      <w:bookmarkEnd w:id="180"/>
    </w:p>
    <w:p w14:paraId="09B76CA1" w14:textId="77777777" w:rsidR="0058554F" w:rsidRPr="0058554F" w:rsidRDefault="0058554F" w:rsidP="0058554F">
      <w:pPr>
        <w:pStyle w:val="EndNoteBibliography"/>
        <w:spacing w:after="0"/>
        <w:ind w:left="720" w:hanging="720"/>
        <w:rPr>
          <w:noProof/>
        </w:rPr>
      </w:pPr>
      <w:bookmarkStart w:id="181" w:name="_ENREF_32"/>
      <w:r w:rsidRPr="0058554F">
        <w:rPr>
          <w:noProof/>
        </w:rPr>
        <w:t>32.</w:t>
      </w:r>
      <w:r w:rsidRPr="0058554F">
        <w:rPr>
          <w:noProof/>
        </w:rPr>
        <w:tab/>
        <w:t xml:space="preserve">Haque, M., </w:t>
      </w:r>
      <w:r w:rsidRPr="0058554F">
        <w:rPr>
          <w:i/>
          <w:noProof/>
        </w:rPr>
        <w:t>Prediction of corrosion–fatigue behavior of DP steel through artificial neural network.</w:t>
      </w:r>
      <w:r w:rsidRPr="0058554F">
        <w:rPr>
          <w:noProof/>
        </w:rPr>
        <w:t xml:space="preserve"> International Journal of Fatigue, 2001. </w:t>
      </w:r>
      <w:r w:rsidRPr="0058554F">
        <w:rPr>
          <w:b/>
          <w:noProof/>
        </w:rPr>
        <w:t>23</w:t>
      </w:r>
      <w:r w:rsidRPr="0058554F">
        <w:rPr>
          <w:noProof/>
        </w:rPr>
        <w:t>(1): p. 1-4.</w:t>
      </w:r>
      <w:bookmarkEnd w:id="181"/>
    </w:p>
    <w:p w14:paraId="0DDB1175" w14:textId="77777777" w:rsidR="0058554F" w:rsidRPr="0058554F" w:rsidRDefault="0058554F" w:rsidP="0058554F">
      <w:pPr>
        <w:pStyle w:val="EndNoteBibliography"/>
        <w:spacing w:after="0"/>
        <w:ind w:left="720" w:hanging="720"/>
        <w:rPr>
          <w:noProof/>
        </w:rPr>
      </w:pPr>
      <w:bookmarkStart w:id="182" w:name="_ENREF_33"/>
      <w:r w:rsidRPr="0058554F">
        <w:rPr>
          <w:noProof/>
        </w:rPr>
        <w:t>33.</w:t>
      </w:r>
      <w:r w:rsidRPr="0058554F">
        <w:rPr>
          <w:noProof/>
        </w:rPr>
        <w:tab/>
        <w:t xml:space="preserve">Evans, M., </w:t>
      </w:r>
      <w:r w:rsidRPr="0058554F">
        <w:rPr>
          <w:i/>
          <w:noProof/>
        </w:rPr>
        <w:t>Method for improving parametric creep rupture life of 2·25Cr–1Mo steel using artificial neural networks.</w:t>
      </w:r>
      <w:r w:rsidRPr="0058554F">
        <w:rPr>
          <w:noProof/>
        </w:rPr>
        <w:t xml:space="preserve"> Materials Science and Technology, 1999. </w:t>
      </w:r>
      <w:r w:rsidRPr="0058554F">
        <w:rPr>
          <w:b/>
          <w:noProof/>
        </w:rPr>
        <w:t>15</w:t>
      </w:r>
      <w:r w:rsidRPr="0058554F">
        <w:rPr>
          <w:noProof/>
        </w:rPr>
        <w:t>(6): p. 647-658.</w:t>
      </w:r>
      <w:bookmarkEnd w:id="182"/>
    </w:p>
    <w:p w14:paraId="0731D486" w14:textId="77777777" w:rsidR="0058554F" w:rsidRPr="0058554F" w:rsidRDefault="0058554F" w:rsidP="0058554F">
      <w:pPr>
        <w:pStyle w:val="EndNoteBibliography"/>
        <w:spacing w:after="0"/>
        <w:ind w:left="720" w:hanging="720"/>
        <w:rPr>
          <w:noProof/>
        </w:rPr>
      </w:pPr>
      <w:bookmarkStart w:id="183" w:name="_ENREF_34"/>
      <w:r w:rsidRPr="0058554F">
        <w:rPr>
          <w:noProof/>
        </w:rPr>
        <w:t>34.</w:t>
      </w:r>
      <w:r w:rsidRPr="0058554F">
        <w:rPr>
          <w:noProof/>
        </w:rPr>
        <w:tab/>
        <w:t xml:space="preserve">Montakhab, M. and P. Behjati, </w:t>
      </w:r>
      <w:r w:rsidRPr="0058554F">
        <w:rPr>
          <w:i/>
          <w:noProof/>
        </w:rPr>
        <w:t>Modelling correlation between hot working parameters and flow stress of IN625 alloy using neural network.</w:t>
      </w:r>
      <w:r w:rsidRPr="0058554F">
        <w:rPr>
          <w:noProof/>
        </w:rPr>
        <w:t xml:space="preserve"> Materials Science and Technology, 2010. </w:t>
      </w:r>
      <w:r w:rsidRPr="0058554F">
        <w:rPr>
          <w:b/>
          <w:noProof/>
        </w:rPr>
        <w:t>26</w:t>
      </w:r>
      <w:r w:rsidRPr="0058554F">
        <w:rPr>
          <w:noProof/>
        </w:rPr>
        <w:t>(5): p. 621-625.</w:t>
      </w:r>
      <w:bookmarkEnd w:id="183"/>
    </w:p>
    <w:p w14:paraId="61106D0C" w14:textId="77777777" w:rsidR="0058554F" w:rsidRPr="0058554F" w:rsidRDefault="0058554F" w:rsidP="0058554F">
      <w:pPr>
        <w:pStyle w:val="EndNoteBibliography"/>
        <w:spacing w:after="0"/>
        <w:ind w:left="720" w:hanging="720"/>
        <w:rPr>
          <w:noProof/>
        </w:rPr>
      </w:pPr>
      <w:bookmarkStart w:id="184" w:name="_ENREF_35"/>
      <w:r w:rsidRPr="0058554F">
        <w:rPr>
          <w:noProof/>
        </w:rPr>
        <w:t>35.</w:t>
      </w:r>
      <w:r w:rsidRPr="0058554F">
        <w:rPr>
          <w:noProof/>
        </w:rPr>
        <w:tab/>
        <w:t xml:space="preserve">Asteris, P.G., P.C. Roussis, and M.G. Douvika, </w:t>
      </w:r>
      <w:r w:rsidRPr="0058554F">
        <w:rPr>
          <w:i/>
          <w:noProof/>
        </w:rPr>
        <w:t>Feed-Forward Neural Network Prediction of the Mechanical Properties of Sandcrete Materials.</w:t>
      </w:r>
      <w:r w:rsidRPr="0058554F">
        <w:rPr>
          <w:noProof/>
        </w:rPr>
        <w:t xml:space="preserve"> Sensors (Basel), 2017. </w:t>
      </w:r>
      <w:r w:rsidRPr="0058554F">
        <w:rPr>
          <w:b/>
          <w:noProof/>
        </w:rPr>
        <w:t>17</w:t>
      </w:r>
      <w:r w:rsidRPr="0058554F">
        <w:rPr>
          <w:noProof/>
        </w:rPr>
        <w:t>(6).</w:t>
      </w:r>
      <w:bookmarkEnd w:id="184"/>
    </w:p>
    <w:p w14:paraId="29E2C980" w14:textId="77777777" w:rsidR="0058554F" w:rsidRPr="0058554F" w:rsidRDefault="0058554F" w:rsidP="0058554F">
      <w:pPr>
        <w:pStyle w:val="EndNoteBibliography"/>
        <w:spacing w:after="0"/>
        <w:ind w:left="720" w:hanging="720"/>
        <w:rPr>
          <w:noProof/>
        </w:rPr>
      </w:pPr>
      <w:bookmarkStart w:id="185" w:name="_ENREF_36"/>
      <w:r w:rsidRPr="0058554F">
        <w:rPr>
          <w:noProof/>
        </w:rPr>
        <w:t>36.</w:t>
      </w:r>
      <w:r w:rsidRPr="0058554F">
        <w:rPr>
          <w:noProof/>
        </w:rPr>
        <w:tab/>
        <w:t xml:space="preserve">Faizabadi, M.J., et al., </w:t>
      </w:r>
      <w:r w:rsidRPr="0058554F">
        <w:rPr>
          <w:i/>
          <w:noProof/>
        </w:rPr>
        <w:t>Predictions of toughness and hardness by using chemical composition and tensile properties in microalloyed line pipe steels.</w:t>
      </w:r>
      <w:r w:rsidRPr="0058554F">
        <w:rPr>
          <w:noProof/>
        </w:rPr>
        <w:t xml:space="preserve"> Neural Computing and Applications, 2014. </w:t>
      </w:r>
      <w:r w:rsidRPr="0058554F">
        <w:rPr>
          <w:b/>
          <w:noProof/>
        </w:rPr>
        <w:t>25</w:t>
      </w:r>
      <w:r w:rsidRPr="0058554F">
        <w:rPr>
          <w:noProof/>
        </w:rPr>
        <w:t>(7-8): p. 1993-1999.</w:t>
      </w:r>
      <w:bookmarkEnd w:id="185"/>
    </w:p>
    <w:p w14:paraId="7A45AF1E" w14:textId="77777777" w:rsidR="0058554F" w:rsidRPr="0058554F" w:rsidRDefault="0058554F" w:rsidP="0058554F">
      <w:pPr>
        <w:pStyle w:val="EndNoteBibliography"/>
        <w:spacing w:after="0"/>
        <w:ind w:left="720" w:hanging="720"/>
        <w:rPr>
          <w:noProof/>
        </w:rPr>
      </w:pPr>
      <w:bookmarkStart w:id="186" w:name="_ENREF_37"/>
      <w:r w:rsidRPr="0058554F">
        <w:rPr>
          <w:noProof/>
        </w:rPr>
        <w:t>37.</w:t>
      </w:r>
      <w:r w:rsidRPr="0058554F">
        <w:rPr>
          <w:noProof/>
        </w:rPr>
        <w:tab/>
        <w:t xml:space="preserve">Yao, C.G., et al., </w:t>
      </w:r>
      <w:r w:rsidRPr="0058554F">
        <w:rPr>
          <w:i/>
          <w:noProof/>
        </w:rPr>
        <w:t>Artificial neural network modelling to predict hot deformation behaviour of as HIPed FGH4169 superalloy.</w:t>
      </w:r>
      <w:r w:rsidRPr="0058554F">
        <w:rPr>
          <w:noProof/>
        </w:rPr>
        <w:t xml:space="preserve"> Materials Science and Technology, 2013. </w:t>
      </w:r>
      <w:r w:rsidRPr="0058554F">
        <w:rPr>
          <w:b/>
          <w:noProof/>
        </w:rPr>
        <w:t>30</w:t>
      </w:r>
      <w:r w:rsidRPr="0058554F">
        <w:rPr>
          <w:noProof/>
        </w:rPr>
        <w:t>(10): p. 1170-1176.</w:t>
      </w:r>
      <w:bookmarkEnd w:id="186"/>
    </w:p>
    <w:p w14:paraId="1E30B499" w14:textId="77777777" w:rsidR="0058554F" w:rsidRPr="0058554F" w:rsidRDefault="0058554F" w:rsidP="0058554F">
      <w:pPr>
        <w:pStyle w:val="EndNoteBibliography"/>
        <w:spacing w:after="0"/>
        <w:ind w:left="720" w:hanging="720"/>
        <w:rPr>
          <w:noProof/>
        </w:rPr>
      </w:pPr>
      <w:bookmarkStart w:id="187" w:name="_ENREF_38"/>
      <w:r w:rsidRPr="0058554F">
        <w:rPr>
          <w:noProof/>
        </w:rPr>
        <w:t>38.</w:t>
      </w:r>
      <w:r w:rsidRPr="0058554F">
        <w:rPr>
          <w:noProof/>
        </w:rPr>
        <w:tab/>
        <w:t xml:space="preserve">Birbilis, N., et al., </w:t>
      </w:r>
      <w:r w:rsidRPr="0058554F">
        <w:rPr>
          <w:i/>
          <w:noProof/>
        </w:rPr>
        <w:t>A combined neural network and mechanistic approach for the prediction of corrosion rate and yield strength of magnesium-rare earth alloys.</w:t>
      </w:r>
      <w:r w:rsidRPr="0058554F">
        <w:rPr>
          <w:noProof/>
        </w:rPr>
        <w:t xml:space="preserve"> Corrosion Science, 2011. </w:t>
      </w:r>
      <w:r w:rsidRPr="0058554F">
        <w:rPr>
          <w:b/>
          <w:noProof/>
        </w:rPr>
        <w:t>53</w:t>
      </w:r>
      <w:r w:rsidRPr="0058554F">
        <w:rPr>
          <w:noProof/>
        </w:rPr>
        <w:t>(1): p. 168-176.</w:t>
      </w:r>
      <w:bookmarkEnd w:id="187"/>
    </w:p>
    <w:p w14:paraId="0906E0CF" w14:textId="77777777" w:rsidR="0058554F" w:rsidRPr="0058554F" w:rsidRDefault="0058554F" w:rsidP="0058554F">
      <w:pPr>
        <w:pStyle w:val="EndNoteBibliography"/>
        <w:spacing w:after="0"/>
        <w:ind w:left="720" w:hanging="720"/>
        <w:rPr>
          <w:noProof/>
        </w:rPr>
      </w:pPr>
      <w:bookmarkStart w:id="188" w:name="_ENREF_39"/>
      <w:r w:rsidRPr="0058554F">
        <w:rPr>
          <w:noProof/>
        </w:rPr>
        <w:t>39.</w:t>
      </w:r>
      <w:r w:rsidRPr="0058554F">
        <w:rPr>
          <w:noProof/>
        </w:rPr>
        <w:tab/>
        <w:t xml:space="preserve">Sasikumar, T., et al., </w:t>
      </w:r>
      <w:r w:rsidRPr="0058554F">
        <w:rPr>
          <w:i/>
          <w:noProof/>
        </w:rPr>
        <w:t>Artificial Neural Network Prediction of Ultimate Strength of Unidirectional T-300/914 Tensile Specimens Using Acoustic Emission Response.</w:t>
      </w:r>
      <w:r w:rsidRPr="0058554F">
        <w:rPr>
          <w:noProof/>
        </w:rPr>
        <w:t xml:space="preserve"> Journal of Nondestructive Evaluation, 2008. </w:t>
      </w:r>
      <w:r w:rsidRPr="0058554F">
        <w:rPr>
          <w:b/>
          <w:noProof/>
        </w:rPr>
        <w:t>27</w:t>
      </w:r>
      <w:r w:rsidRPr="0058554F">
        <w:rPr>
          <w:noProof/>
        </w:rPr>
        <w:t>(4): p. 127-133.</w:t>
      </w:r>
      <w:bookmarkEnd w:id="188"/>
    </w:p>
    <w:p w14:paraId="38A4B973" w14:textId="77777777" w:rsidR="0058554F" w:rsidRPr="0058554F" w:rsidRDefault="0058554F" w:rsidP="0058554F">
      <w:pPr>
        <w:pStyle w:val="EndNoteBibliography"/>
        <w:spacing w:after="0"/>
        <w:ind w:left="720" w:hanging="720"/>
        <w:rPr>
          <w:noProof/>
        </w:rPr>
      </w:pPr>
      <w:bookmarkStart w:id="189" w:name="_ENREF_40"/>
      <w:r w:rsidRPr="0058554F">
        <w:rPr>
          <w:noProof/>
        </w:rPr>
        <w:t>40.</w:t>
      </w:r>
      <w:r w:rsidRPr="0058554F">
        <w:rPr>
          <w:noProof/>
        </w:rPr>
        <w:tab/>
        <w:t xml:space="preserve">Parthiban, T., et al., </w:t>
      </w:r>
      <w:r w:rsidRPr="0058554F">
        <w:rPr>
          <w:i/>
          <w:noProof/>
        </w:rPr>
        <w:t>Neural network analysis for corrosion of steel in concrete.</w:t>
      </w:r>
      <w:r w:rsidRPr="0058554F">
        <w:rPr>
          <w:noProof/>
        </w:rPr>
        <w:t xml:space="preserve"> Corrosion Science, 2005. </w:t>
      </w:r>
      <w:r w:rsidRPr="0058554F">
        <w:rPr>
          <w:b/>
          <w:noProof/>
        </w:rPr>
        <w:t>47</w:t>
      </w:r>
      <w:r w:rsidRPr="0058554F">
        <w:rPr>
          <w:noProof/>
        </w:rPr>
        <w:t>(7): p. 1625-1642.</w:t>
      </w:r>
      <w:bookmarkEnd w:id="189"/>
    </w:p>
    <w:p w14:paraId="053D8D90" w14:textId="77777777" w:rsidR="0058554F" w:rsidRPr="0058554F" w:rsidRDefault="0058554F" w:rsidP="0058554F">
      <w:pPr>
        <w:pStyle w:val="EndNoteBibliography"/>
        <w:spacing w:after="0"/>
        <w:ind w:left="720" w:hanging="720"/>
        <w:rPr>
          <w:noProof/>
        </w:rPr>
      </w:pPr>
      <w:bookmarkStart w:id="190" w:name="_ENREF_41"/>
      <w:r w:rsidRPr="0058554F">
        <w:rPr>
          <w:noProof/>
        </w:rPr>
        <w:t>41.</w:t>
      </w:r>
      <w:r w:rsidRPr="0058554F">
        <w:rPr>
          <w:noProof/>
        </w:rPr>
        <w:tab/>
        <w:t xml:space="preserve">Cai, J., R.A. Cottis, and S.B. Lyon, </w:t>
      </w:r>
      <w:r w:rsidRPr="0058554F">
        <w:rPr>
          <w:i/>
          <w:noProof/>
        </w:rPr>
        <w:t>Phenomenological modelling of atmospheric corrosion using an artificial neural network.</w:t>
      </w:r>
      <w:r w:rsidRPr="0058554F">
        <w:rPr>
          <w:noProof/>
        </w:rPr>
        <w:t xml:space="preserve"> Corrosion Science, 1999. </w:t>
      </w:r>
      <w:r w:rsidRPr="0058554F">
        <w:rPr>
          <w:b/>
          <w:noProof/>
        </w:rPr>
        <w:t>41</w:t>
      </w:r>
      <w:r w:rsidRPr="0058554F">
        <w:rPr>
          <w:noProof/>
        </w:rPr>
        <w:t>(10): p. 2001-2030.</w:t>
      </w:r>
      <w:bookmarkEnd w:id="190"/>
    </w:p>
    <w:p w14:paraId="6F9064C1" w14:textId="77777777" w:rsidR="0058554F" w:rsidRPr="0058554F" w:rsidRDefault="0058554F" w:rsidP="0058554F">
      <w:pPr>
        <w:pStyle w:val="EndNoteBibliography"/>
        <w:spacing w:after="0"/>
        <w:ind w:left="720" w:hanging="720"/>
        <w:rPr>
          <w:noProof/>
        </w:rPr>
      </w:pPr>
      <w:bookmarkStart w:id="191" w:name="_ENREF_42"/>
      <w:r w:rsidRPr="0058554F">
        <w:rPr>
          <w:noProof/>
        </w:rPr>
        <w:t>42.</w:t>
      </w:r>
      <w:r w:rsidRPr="0058554F">
        <w:rPr>
          <w:noProof/>
        </w:rPr>
        <w:tab/>
        <w:t xml:space="preserve">Forouzan, S. and A. Akbarzadeh, </w:t>
      </w:r>
      <w:r w:rsidRPr="0058554F">
        <w:rPr>
          <w:i/>
          <w:noProof/>
        </w:rPr>
        <w:t>Prediction of effect of thermo-mechanical parameters on mechanical properties and anisotropy of aluminum alloy AA3004 using artificial neural network.</w:t>
      </w:r>
      <w:r w:rsidRPr="0058554F">
        <w:rPr>
          <w:noProof/>
        </w:rPr>
        <w:t xml:space="preserve"> Materials &amp; Design, 2007. </w:t>
      </w:r>
      <w:r w:rsidRPr="0058554F">
        <w:rPr>
          <w:b/>
          <w:noProof/>
        </w:rPr>
        <w:t>28</w:t>
      </w:r>
      <w:r w:rsidRPr="0058554F">
        <w:rPr>
          <w:noProof/>
        </w:rPr>
        <w:t>(5): p. 1678-1684.</w:t>
      </w:r>
      <w:bookmarkEnd w:id="191"/>
    </w:p>
    <w:p w14:paraId="08B97090" w14:textId="77777777" w:rsidR="0058554F" w:rsidRPr="0058554F" w:rsidRDefault="0058554F" w:rsidP="0058554F">
      <w:pPr>
        <w:pStyle w:val="EndNoteBibliography"/>
        <w:spacing w:after="0"/>
        <w:ind w:left="720" w:hanging="720"/>
        <w:rPr>
          <w:noProof/>
        </w:rPr>
      </w:pPr>
      <w:bookmarkStart w:id="192" w:name="_ENREF_43"/>
      <w:r w:rsidRPr="0058554F">
        <w:rPr>
          <w:noProof/>
        </w:rPr>
        <w:t>43.</w:t>
      </w:r>
      <w:r w:rsidRPr="0058554F">
        <w:rPr>
          <w:noProof/>
        </w:rPr>
        <w:tab/>
        <w:t xml:space="preserve">Kamrunnahar, M. and M. Urquidi-Macdonald, </w:t>
      </w:r>
      <w:r w:rsidRPr="0058554F">
        <w:rPr>
          <w:i/>
          <w:noProof/>
        </w:rPr>
        <w:t>Prediction of corrosion behavior using neural network as a data mining tool.</w:t>
      </w:r>
      <w:r w:rsidRPr="0058554F">
        <w:rPr>
          <w:noProof/>
        </w:rPr>
        <w:t xml:space="preserve"> Corrosion Science, 2010. </w:t>
      </w:r>
      <w:r w:rsidRPr="0058554F">
        <w:rPr>
          <w:b/>
          <w:noProof/>
        </w:rPr>
        <w:t>52</w:t>
      </w:r>
      <w:r w:rsidRPr="0058554F">
        <w:rPr>
          <w:noProof/>
        </w:rPr>
        <w:t>(3): p. 669-677.</w:t>
      </w:r>
      <w:bookmarkEnd w:id="192"/>
    </w:p>
    <w:p w14:paraId="615D306E" w14:textId="77777777" w:rsidR="0058554F" w:rsidRPr="0058554F" w:rsidRDefault="0058554F" w:rsidP="0058554F">
      <w:pPr>
        <w:pStyle w:val="EndNoteBibliography"/>
        <w:spacing w:after="0"/>
        <w:ind w:left="720" w:hanging="720"/>
        <w:rPr>
          <w:noProof/>
        </w:rPr>
      </w:pPr>
      <w:bookmarkStart w:id="193" w:name="_ENREF_44"/>
      <w:r w:rsidRPr="0058554F">
        <w:rPr>
          <w:noProof/>
        </w:rPr>
        <w:t>44.</w:t>
      </w:r>
      <w:r w:rsidRPr="0058554F">
        <w:rPr>
          <w:noProof/>
        </w:rPr>
        <w:tab/>
        <w:t xml:space="preserve">Xia, X., et al., </w:t>
      </w:r>
      <w:r w:rsidRPr="0058554F">
        <w:rPr>
          <w:i/>
          <w:noProof/>
        </w:rPr>
        <w:t>An artificial neural network for predicting corrosion rate and hardness of magnesium alloys.</w:t>
      </w:r>
      <w:r w:rsidRPr="0058554F">
        <w:rPr>
          <w:noProof/>
        </w:rPr>
        <w:t xml:space="preserve"> Materials &amp; Design, 2016. </w:t>
      </w:r>
      <w:r w:rsidRPr="0058554F">
        <w:rPr>
          <w:b/>
          <w:noProof/>
        </w:rPr>
        <w:t>90</w:t>
      </w:r>
      <w:r w:rsidRPr="0058554F">
        <w:rPr>
          <w:noProof/>
        </w:rPr>
        <w:t>: p. 1034-1043.</w:t>
      </w:r>
      <w:bookmarkEnd w:id="193"/>
    </w:p>
    <w:p w14:paraId="7DBA9C8C" w14:textId="77777777" w:rsidR="0058554F" w:rsidRPr="0058554F" w:rsidRDefault="0058554F" w:rsidP="0058554F">
      <w:pPr>
        <w:pStyle w:val="EndNoteBibliography"/>
        <w:spacing w:after="0"/>
        <w:ind w:left="720" w:hanging="720"/>
        <w:rPr>
          <w:noProof/>
        </w:rPr>
      </w:pPr>
      <w:bookmarkStart w:id="194" w:name="_ENREF_45"/>
      <w:r w:rsidRPr="0058554F">
        <w:rPr>
          <w:noProof/>
        </w:rPr>
        <w:t>45.</w:t>
      </w:r>
      <w:r w:rsidRPr="0058554F">
        <w:rPr>
          <w:noProof/>
        </w:rPr>
        <w:tab/>
        <w:t xml:space="preserve">Li, S., et al., </w:t>
      </w:r>
      <w:r w:rsidRPr="0058554F">
        <w:rPr>
          <w:i/>
          <w:noProof/>
        </w:rPr>
        <w:t>The Prediction of Sn-Ag Solder Properties Based on BP Algorithm of Artificial Neutral Network</w:t>
      </w:r>
      <w:r w:rsidRPr="0058554F">
        <w:rPr>
          <w:noProof/>
        </w:rPr>
        <w:t xml:space="preserve">, in </w:t>
      </w:r>
      <w:r w:rsidRPr="0058554F">
        <w:rPr>
          <w:i/>
          <w:noProof/>
        </w:rPr>
        <w:t>2007 8th International Conference on Electronic Packaging Technology</w:t>
      </w:r>
      <w:r w:rsidRPr="0058554F">
        <w:rPr>
          <w:noProof/>
        </w:rPr>
        <w:t>. 2007, IEEE.</w:t>
      </w:r>
      <w:bookmarkEnd w:id="194"/>
    </w:p>
    <w:p w14:paraId="05F836CE" w14:textId="77777777" w:rsidR="0058554F" w:rsidRPr="0058554F" w:rsidRDefault="0058554F" w:rsidP="0058554F">
      <w:pPr>
        <w:pStyle w:val="EndNoteBibliography"/>
        <w:spacing w:after="0"/>
        <w:ind w:left="720" w:hanging="720"/>
        <w:rPr>
          <w:noProof/>
        </w:rPr>
      </w:pPr>
      <w:bookmarkStart w:id="195" w:name="_ENREF_46"/>
      <w:r w:rsidRPr="0058554F">
        <w:rPr>
          <w:noProof/>
        </w:rPr>
        <w:t>46.</w:t>
      </w:r>
      <w:r w:rsidRPr="0058554F">
        <w:rPr>
          <w:noProof/>
        </w:rPr>
        <w:tab/>
        <w:t xml:space="preserve">Li, M., et al., </w:t>
      </w:r>
      <w:r w:rsidRPr="0058554F">
        <w:rPr>
          <w:i/>
          <w:noProof/>
        </w:rPr>
        <w:t>Approach to constitutive relationships of a Ti-5AI-2Sn-2Zr-4Cr-4Mo alloy by artificial neural networks.</w:t>
      </w:r>
      <w:r w:rsidRPr="0058554F">
        <w:rPr>
          <w:noProof/>
        </w:rPr>
        <w:t xml:space="preserve"> Materials Science and Technology, 1998. </w:t>
      </w:r>
      <w:r w:rsidRPr="0058554F">
        <w:rPr>
          <w:b/>
          <w:noProof/>
        </w:rPr>
        <w:t>14</w:t>
      </w:r>
      <w:r w:rsidRPr="0058554F">
        <w:rPr>
          <w:noProof/>
        </w:rPr>
        <w:t>(2): p. 136-138.</w:t>
      </w:r>
      <w:bookmarkEnd w:id="195"/>
    </w:p>
    <w:p w14:paraId="2922F837" w14:textId="77777777" w:rsidR="0058554F" w:rsidRPr="0058554F" w:rsidRDefault="0058554F" w:rsidP="0058554F">
      <w:pPr>
        <w:pStyle w:val="EndNoteBibliography"/>
        <w:spacing w:after="0"/>
        <w:ind w:left="720" w:hanging="720"/>
        <w:rPr>
          <w:noProof/>
        </w:rPr>
      </w:pPr>
      <w:bookmarkStart w:id="196" w:name="_ENREF_47"/>
      <w:r w:rsidRPr="0058554F">
        <w:rPr>
          <w:noProof/>
        </w:rPr>
        <w:t>47.</w:t>
      </w:r>
      <w:r w:rsidRPr="0058554F">
        <w:rPr>
          <w:noProof/>
        </w:rPr>
        <w:tab/>
        <w:t xml:space="preserve">Sung, A.H., </w:t>
      </w:r>
      <w:r w:rsidRPr="0058554F">
        <w:rPr>
          <w:i/>
          <w:noProof/>
        </w:rPr>
        <w:t>Ranking importance of input parameters of neural networks.</w:t>
      </w:r>
      <w:r w:rsidRPr="0058554F">
        <w:rPr>
          <w:noProof/>
        </w:rPr>
        <w:t xml:space="preserve"> Expert Systems with Applications, 1998. </w:t>
      </w:r>
      <w:r w:rsidRPr="0058554F">
        <w:rPr>
          <w:b/>
          <w:noProof/>
        </w:rPr>
        <w:t>15</w:t>
      </w:r>
      <w:r w:rsidRPr="0058554F">
        <w:rPr>
          <w:noProof/>
        </w:rPr>
        <w:t>(3): p. 405-411.</w:t>
      </w:r>
      <w:bookmarkEnd w:id="196"/>
    </w:p>
    <w:p w14:paraId="31713452" w14:textId="77777777" w:rsidR="0058554F" w:rsidRPr="0058554F" w:rsidRDefault="0058554F" w:rsidP="0058554F">
      <w:pPr>
        <w:pStyle w:val="EndNoteBibliography"/>
        <w:spacing w:after="0"/>
        <w:ind w:left="720" w:hanging="720"/>
        <w:rPr>
          <w:noProof/>
        </w:rPr>
      </w:pPr>
      <w:bookmarkStart w:id="197" w:name="_ENREF_48"/>
      <w:r w:rsidRPr="0058554F">
        <w:rPr>
          <w:noProof/>
        </w:rPr>
        <w:t>48.</w:t>
      </w:r>
      <w:r w:rsidRPr="0058554F">
        <w:rPr>
          <w:noProof/>
        </w:rPr>
        <w:tab/>
        <w:t xml:space="preserve">Vasudevan, M., et al., </w:t>
      </w:r>
      <w:r w:rsidRPr="0058554F">
        <w:rPr>
          <w:i/>
          <w:noProof/>
        </w:rPr>
        <w:t>Modelling correlation between alloy composition and ferrite number in duplex stainless steel welds using artificial neural networks.</w:t>
      </w:r>
      <w:r w:rsidRPr="0058554F">
        <w:rPr>
          <w:noProof/>
        </w:rPr>
        <w:t xml:space="preserve"> Materials Science and Technology, 2005. </w:t>
      </w:r>
      <w:r w:rsidRPr="0058554F">
        <w:rPr>
          <w:b/>
          <w:noProof/>
        </w:rPr>
        <w:t>21</w:t>
      </w:r>
      <w:r w:rsidRPr="0058554F">
        <w:rPr>
          <w:noProof/>
        </w:rPr>
        <w:t>(4): p. 387-392.</w:t>
      </w:r>
      <w:bookmarkEnd w:id="197"/>
    </w:p>
    <w:p w14:paraId="3043C21E" w14:textId="77777777" w:rsidR="0058554F" w:rsidRPr="0058554F" w:rsidRDefault="0058554F" w:rsidP="0058554F">
      <w:pPr>
        <w:pStyle w:val="EndNoteBibliography"/>
        <w:spacing w:after="0"/>
        <w:ind w:left="720" w:hanging="720"/>
        <w:rPr>
          <w:noProof/>
        </w:rPr>
      </w:pPr>
      <w:bookmarkStart w:id="198" w:name="_ENREF_49"/>
      <w:r w:rsidRPr="0058554F">
        <w:rPr>
          <w:noProof/>
        </w:rPr>
        <w:lastRenderedPageBreak/>
        <w:t>49.</w:t>
      </w:r>
      <w:r w:rsidRPr="0058554F">
        <w:rPr>
          <w:noProof/>
        </w:rPr>
        <w:tab/>
        <w:t xml:space="preserve">Fu, Z., et al., </w:t>
      </w:r>
      <w:r w:rsidRPr="0058554F">
        <w:rPr>
          <w:i/>
          <w:noProof/>
        </w:rPr>
        <w:t>Using genetic algorithm-back propagation neural network prediction and finite-element model simulation to optimize the process of multiple-step incremental air-bending forming of sheet metal.</w:t>
      </w:r>
      <w:r w:rsidRPr="0058554F">
        <w:rPr>
          <w:noProof/>
        </w:rPr>
        <w:t xml:space="preserve"> Materials &amp; Design, 2010. </w:t>
      </w:r>
      <w:r w:rsidRPr="0058554F">
        <w:rPr>
          <w:b/>
          <w:noProof/>
        </w:rPr>
        <w:t>31</w:t>
      </w:r>
      <w:r w:rsidRPr="0058554F">
        <w:rPr>
          <w:noProof/>
        </w:rPr>
        <w:t>(1): p. 267-277.</w:t>
      </w:r>
      <w:bookmarkEnd w:id="198"/>
    </w:p>
    <w:p w14:paraId="13E28D71" w14:textId="77777777" w:rsidR="0058554F" w:rsidRPr="0058554F" w:rsidRDefault="0058554F" w:rsidP="0058554F">
      <w:pPr>
        <w:pStyle w:val="EndNoteBibliography"/>
        <w:spacing w:after="0"/>
        <w:ind w:left="720" w:hanging="720"/>
        <w:rPr>
          <w:noProof/>
        </w:rPr>
      </w:pPr>
      <w:bookmarkStart w:id="199" w:name="_ENREF_50"/>
      <w:r w:rsidRPr="0058554F">
        <w:rPr>
          <w:noProof/>
        </w:rPr>
        <w:t>50.</w:t>
      </w:r>
      <w:r w:rsidRPr="0058554F">
        <w:rPr>
          <w:noProof/>
        </w:rPr>
        <w:tab/>
        <w:t xml:space="preserve">Huang, C., X. Jia, and Z. Zhang, </w:t>
      </w:r>
      <w:r w:rsidRPr="0058554F">
        <w:rPr>
          <w:i/>
          <w:noProof/>
        </w:rPr>
        <w:t>A Modified Back Propagation Artificial Neural Network Model Based on Genetic Algorithm to Predict the Flow Behavior of 5754 Aluminum Alloy.</w:t>
      </w:r>
      <w:r w:rsidRPr="0058554F">
        <w:rPr>
          <w:noProof/>
        </w:rPr>
        <w:t xml:space="preserve"> Materials (Basel), 2018. </w:t>
      </w:r>
      <w:r w:rsidRPr="0058554F">
        <w:rPr>
          <w:b/>
          <w:noProof/>
        </w:rPr>
        <w:t>11</w:t>
      </w:r>
      <w:r w:rsidRPr="0058554F">
        <w:rPr>
          <w:noProof/>
        </w:rPr>
        <w:t>(5).</w:t>
      </w:r>
      <w:bookmarkEnd w:id="199"/>
    </w:p>
    <w:p w14:paraId="51B445D7" w14:textId="77777777" w:rsidR="0058554F" w:rsidRPr="0058554F" w:rsidRDefault="0058554F" w:rsidP="0058554F">
      <w:pPr>
        <w:pStyle w:val="EndNoteBibliography"/>
        <w:spacing w:after="0"/>
        <w:ind w:left="720" w:hanging="720"/>
        <w:rPr>
          <w:noProof/>
        </w:rPr>
      </w:pPr>
      <w:bookmarkStart w:id="200" w:name="_ENREF_51"/>
      <w:r w:rsidRPr="0058554F">
        <w:rPr>
          <w:noProof/>
        </w:rPr>
        <w:t>51.</w:t>
      </w:r>
      <w:r w:rsidRPr="0058554F">
        <w:rPr>
          <w:noProof/>
        </w:rPr>
        <w:tab/>
        <w:t xml:space="preserve">Aliofkhazraei, M. and A.S. Rouhaghdam, </w:t>
      </w:r>
      <w:r w:rsidRPr="0058554F">
        <w:rPr>
          <w:i/>
          <w:noProof/>
        </w:rPr>
        <w:t>Neural networks prediction of different frequencies effects on corrosion resistance obtained from pulsed nanocrystalline plasma electrolytic carburizing.</w:t>
      </w:r>
      <w:r w:rsidRPr="0058554F">
        <w:rPr>
          <w:noProof/>
        </w:rPr>
        <w:t xml:space="preserve"> Materials Letters, 2008. </w:t>
      </w:r>
      <w:r w:rsidRPr="0058554F">
        <w:rPr>
          <w:b/>
          <w:noProof/>
        </w:rPr>
        <w:t>62</w:t>
      </w:r>
      <w:r w:rsidRPr="0058554F">
        <w:rPr>
          <w:noProof/>
        </w:rPr>
        <w:t>(14): p. 2192-2195.</w:t>
      </w:r>
      <w:bookmarkEnd w:id="200"/>
    </w:p>
    <w:p w14:paraId="2826C773" w14:textId="77777777" w:rsidR="0058554F" w:rsidRPr="0058554F" w:rsidRDefault="0058554F" w:rsidP="0058554F">
      <w:pPr>
        <w:pStyle w:val="EndNoteBibliography"/>
        <w:spacing w:after="0"/>
        <w:ind w:left="720" w:hanging="720"/>
        <w:rPr>
          <w:noProof/>
        </w:rPr>
      </w:pPr>
      <w:bookmarkStart w:id="201" w:name="_ENREF_52"/>
      <w:r w:rsidRPr="0058554F">
        <w:rPr>
          <w:noProof/>
        </w:rPr>
        <w:t>52.</w:t>
      </w:r>
      <w:r w:rsidRPr="0058554F">
        <w:rPr>
          <w:noProof/>
        </w:rPr>
        <w:tab/>
        <w:t xml:space="preserve">Weckman, G.R., et al., </w:t>
      </w:r>
      <w:r w:rsidRPr="0058554F">
        <w:rPr>
          <w:i/>
          <w:noProof/>
        </w:rPr>
        <w:t>EXTRACTING KNOWLEDGE FROM CARBON DIOXIDE CORROSION INHIBITION WITH ARTIFICIAL NEURAL NETWORKS.</w:t>
      </w:r>
      <w:r w:rsidRPr="0058554F">
        <w:rPr>
          <w:noProof/>
        </w:rPr>
        <w:t xml:space="preserve"> International Journal of Industrial Engineering: Theory, Applications and Practice; Vol 17, No 1 (2010), 2010.</w:t>
      </w:r>
      <w:bookmarkEnd w:id="201"/>
    </w:p>
    <w:p w14:paraId="4A93CCC2" w14:textId="77777777" w:rsidR="0058554F" w:rsidRPr="0058554F" w:rsidRDefault="0058554F" w:rsidP="0058554F">
      <w:pPr>
        <w:pStyle w:val="EndNoteBibliography"/>
        <w:spacing w:after="0"/>
        <w:ind w:left="720" w:hanging="720"/>
        <w:rPr>
          <w:noProof/>
        </w:rPr>
      </w:pPr>
      <w:bookmarkStart w:id="202" w:name="_ENREF_53"/>
      <w:r w:rsidRPr="0058554F">
        <w:rPr>
          <w:noProof/>
        </w:rPr>
        <w:t>53.</w:t>
      </w:r>
      <w:r w:rsidRPr="0058554F">
        <w:rPr>
          <w:noProof/>
        </w:rPr>
        <w:tab/>
        <w:t xml:space="preserve">Fathi, A. and A. Aghakouchak, </w:t>
      </w:r>
      <w:r w:rsidRPr="0058554F">
        <w:rPr>
          <w:i/>
          <w:noProof/>
        </w:rPr>
        <w:t>Prediction of fatigue crack growth rate in welded tubular joints using neural network.</w:t>
      </w:r>
      <w:r w:rsidRPr="0058554F">
        <w:rPr>
          <w:noProof/>
        </w:rPr>
        <w:t xml:space="preserve"> International Journal of Fatigue, 2007. </w:t>
      </w:r>
      <w:r w:rsidRPr="0058554F">
        <w:rPr>
          <w:b/>
          <w:noProof/>
        </w:rPr>
        <w:t>29</w:t>
      </w:r>
      <w:r w:rsidRPr="0058554F">
        <w:rPr>
          <w:noProof/>
        </w:rPr>
        <w:t>(2): p. 261-275.</w:t>
      </w:r>
      <w:bookmarkEnd w:id="202"/>
    </w:p>
    <w:p w14:paraId="103411EC" w14:textId="77777777" w:rsidR="0058554F" w:rsidRPr="0058554F" w:rsidRDefault="0058554F" w:rsidP="0058554F">
      <w:pPr>
        <w:pStyle w:val="EndNoteBibliography"/>
        <w:spacing w:after="0"/>
        <w:ind w:left="720" w:hanging="720"/>
        <w:rPr>
          <w:noProof/>
        </w:rPr>
      </w:pPr>
      <w:bookmarkStart w:id="203" w:name="_ENREF_54"/>
      <w:r w:rsidRPr="0058554F">
        <w:rPr>
          <w:noProof/>
        </w:rPr>
        <w:t>54.</w:t>
      </w:r>
      <w:r w:rsidRPr="0058554F">
        <w:rPr>
          <w:noProof/>
        </w:rPr>
        <w:tab/>
        <w:t xml:space="preserve">Khadom, A.A., </w:t>
      </w:r>
      <w:r w:rsidRPr="0058554F">
        <w:rPr>
          <w:i/>
          <w:noProof/>
        </w:rPr>
        <w:t>Modeling of corrosion reaction data in inhibited acid environment using regressions and artificial neural networks.</w:t>
      </w:r>
      <w:r w:rsidRPr="0058554F">
        <w:rPr>
          <w:noProof/>
        </w:rPr>
        <w:t xml:space="preserve"> Korean Journal of Chemical Engineering, 2013. </w:t>
      </w:r>
      <w:r w:rsidRPr="0058554F">
        <w:rPr>
          <w:b/>
          <w:noProof/>
        </w:rPr>
        <w:t>30</w:t>
      </w:r>
      <w:r w:rsidRPr="0058554F">
        <w:rPr>
          <w:noProof/>
        </w:rPr>
        <w:t>(12): p. 2197-2204.</w:t>
      </w:r>
      <w:bookmarkEnd w:id="203"/>
    </w:p>
    <w:p w14:paraId="07BF3D6C" w14:textId="77777777" w:rsidR="0058554F" w:rsidRPr="0058554F" w:rsidRDefault="0058554F" w:rsidP="0058554F">
      <w:pPr>
        <w:pStyle w:val="EndNoteBibliography"/>
        <w:spacing w:after="0"/>
        <w:ind w:left="720" w:hanging="720"/>
        <w:rPr>
          <w:noProof/>
        </w:rPr>
      </w:pPr>
      <w:bookmarkStart w:id="204" w:name="_ENREF_55"/>
      <w:r w:rsidRPr="0058554F">
        <w:rPr>
          <w:noProof/>
        </w:rPr>
        <w:t>55.</w:t>
      </w:r>
      <w:r w:rsidRPr="0058554F">
        <w:rPr>
          <w:noProof/>
        </w:rPr>
        <w:tab/>
        <w:t xml:space="preserve">Bhadeshia, H.K.D.H., </w:t>
      </w:r>
      <w:r w:rsidRPr="0058554F">
        <w:rPr>
          <w:i/>
          <w:noProof/>
        </w:rPr>
        <w:t>Neural Networks in Materials Science</w:t>
      </w:r>
      <w:r w:rsidRPr="0058554F">
        <w:rPr>
          <w:noProof/>
        </w:rPr>
        <w:t xml:space="preserve">, in </w:t>
      </w:r>
      <w:r w:rsidRPr="0058554F">
        <w:rPr>
          <w:i/>
          <w:noProof/>
        </w:rPr>
        <w:t>Encyclopedia of Materials: Science and Technology</w:t>
      </w:r>
      <w:r w:rsidRPr="0058554F">
        <w:rPr>
          <w:noProof/>
        </w:rPr>
        <w:t>. 2008, Elsevier. p. 1-5.</w:t>
      </w:r>
      <w:bookmarkEnd w:id="204"/>
    </w:p>
    <w:p w14:paraId="5491EE36" w14:textId="77777777" w:rsidR="0058554F" w:rsidRPr="0058554F" w:rsidRDefault="0058554F" w:rsidP="0058554F">
      <w:pPr>
        <w:pStyle w:val="EndNoteBibliography"/>
        <w:spacing w:after="0"/>
        <w:ind w:left="720" w:hanging="720"/>
        <w:rPr>
          <w:noProof/>
        </w:rPr>
      </w:pPr>
      <w:bookmarkStart w:id="205" w:name="_ENREF_56"/>
      <w:r w:rsidRPr="0058554F">
        <w:rPr>
          <w:noProof/>
        </w:rPr>
        <w:t>56.</w:t>
      </w:r>
      <w:r w:rsidRPr="0058554F">
        <w:rPr>
          <w:noProof/>
        </w:rPr>
        <w:tab/>
        <w:t xml:space="preserve">Narimani, N., et al., </w:t>
      </w:r>
      <w:r w:rsidRPr="0058554F">
        <w:rPr>
          <w:i/>
          <w:noProof/>
        </w:rPr>
        <w:t>Predictions of corrosion current density and potential by using chemical composition and corrosion cell characteristics in microalloyed pipeline steels.</w:t>
      </w:r>
      <w:r w:rsidRPr="0058554F">
        <w:rPr>
          <w:noProof/>
        </w:rPr>
        <w:t xml:space="preserve"> Measurement, 2015. </w:t>
      </w:r>
      <w:r w:rsidRPr="0058554F">
        <w:rPr>
          <w:b/>
          <w:noProof/>
        </w:rPr>
        <w:t>62</w:t>
      </w:r>
      <w:r w:rsidRPr="0058554F">
        <w:rPr>
          <w:noProof/>
        </w:rPr>
        <w:t>: p. 97-107.</w:t>
      </w:r>
      <w:bookmarkEnd w:id="205"/>
    </w:p>
    <w:p w14:paraId="478022F5" w14:textId="77777777" w:rsidR="0058554F" w:rsidRPr="0058554F" w:rsidRDefault="0058554F" w:rsidP="0058554F">
      <w:pPr>
        <w:pStyle w:val="EndNoteBibliography"/>
        <w:spacing w:after="0"/>
        <w:ind w:left="720" w:hanging="720"/>
        <w:rPr>
          <w:noProof/>
        </w:rPr>
      </w:pPr>
      <w:bookmarkStart w:id="206" w:name="_ENREF_57"/>
      <w:r w:rsidRPr="0058554F">
        <w:rPr>
          <w:noProof/>
        </w:rPr>
        <w:t>57.</w:t>
      </w:r>
      <w:r w:rsidRPr="0058554F">
        <w:rPr>
          <w:noProof/>
        </w:rPr>
        <w:tab/>
        <w:t xml:space="preserve">Xu, Y., et al., </w:t>
      </w:r>
      <w:r w:rsidRPr="0058554F">
        <w:rPr>
          <w:i/>
          <w:noProof/>
        </w:rPr>
        <w:t>Application of artificial neural networks to predict corrosion behavior of Ni–SiC composite coatings deposited by ultrasonic electrodeposition.</w:t>
      </w:r>
      <w:r w:rsidRPr="0058554F">
        <w:rPr>
          <w:noProof/>
        </w:rPr>
        <w:t xml:space="preserve"> Ceramics International, 2014. </w:t>
      </w:r>
      <w:r w:rsidRPr="0058554F">
        <w:rPr>
          <w:b/>
          <w:noProof/>
        </w:rPr>
        <w:t>40</w:t>
      </w:r>
      <w:r w:rsidRPr="0058554F">
        <w:rPr>
          <w:noProof/>
        </w:rPr>
        <w:t>(4): p. 5425-5430.</w:t>
      </w:r>
      <w:bookmarkEnd w:id="206"/>
    </w:p>
    <w:p w14:paraId="73F53E9C" w14:textId="77777777" w:rsidR="0058554F" w:rsidRPr="0058554F" w:rsidRDefault="0058554F" w:rsidP="0058554F">
      <w:pPr>
        <w:pStyle w:val="EndNoteBibliography"/>
        <w:spacing w:after="0"/>
        <w:ind w:left="720" w:hanging="720"/>
        <w:rPr>
          <w:noProof/>
        </w:rPr>
      </w:pPr>
      <w:bookmarkStart w:id="207" w:name="_ENREF_58"/>
      <w:r w:rsidRPr="0058554F">
        <w:rPr>
          <w:noProof/>
        </w:rPr>
        <w:t>58.</w:t>
      </w:r>
      <w:r w:rsidRPr="0058554F">
        <w:rPr>
          <w:noProof/>
        </w:rPr>
        <w:tab/>
        <w:t xml:space="preserve">Lu, C. and R. Liu, </w:t>
      </w:r>
      <w:r w:rsidRPr="0058554F">
        <w:rPr>
          <w:i/>
          <w:noProof/>
        </w:rPr>
        <w:t>Predicting Carbonation Depth of Prestressed Concrete under Different Stress States Using Artificial Neural Network.</w:t>
      </w:r>
      <w:r w:rsidRPr="0058554F">
        <w:rPr>
          <w:noProof/>
        </w:rPr>
        <w:t xml:space="preserve"> Advances in Artificial Neural Systems, 2009. </w:t>
      </w:r>
      <w:r w:rsidRPr="0058554F">
        <w:rPr>
          <w:b/>
          <w:noProof/>
        </w:rPr>
        <w:t>2009</w:t>
      </w:r>
      <w:r w:rsidRPr="0058554F">
        <w:rPr>
          <w:noProof/>
        </w:rPr>
        <w:t>: p. 1-8.</w:t>
      </w:r>
      <w:bookmarkEnd w:id="207"/>
    </w:p>
    <w:p w14:paraId="5B88F9C2" w14:textId="77777777" w:rsidR="0058554F" w:rsidRPr="0058554F" w:rsidRDefault="0058554F" w:rsidP="0058554F">
      <w:pPr>
        <w:pStyle w:val="EndNoteBibliography"/>
        <w:spacing w:after="0"/>
        <w:ind w:left="720" w:hanging="720"/>
        <w:rPr>
          <w:noProof/>
        </w:rPr>
      </w:pPr>
      <w:bookmarkStart w:id="208" w:name="_ENREF_59"/>
      <w:r w:rsidRPr="0058554F">
        <w:rPr>
          <w:noProof/>
        </w:rPr>
        <w:t>59.</w:t>
      </w:r>
      <w:r w:rsidRPr="0058554F">
        <w:rPr>
          <w:noProof/>
        </w:rPr>
        <w:tab/>
        <w:t xml:space="preserve">Sonar, D.K., U.S. Dixit, and D.K. Ojha, </w:t>
      </w:r>
      <w:r w:rsidRPr="0058554F">
        <w:rPr>
          <w:i/>
          <w:noProof/>
        </w:rPr>
        <w:t>The application of a radial basis function neural network for predicting the surface roughness in a turning process.</w:t>
      </w:r>
      <w:r w:rsidRPr="0058554F">
        <w:rPr>
          <w:noProof/>
        </w:rPr>
        <w:t xml:space="preserve"> The International Journal of Advanced Manufacturing Technology, 2005. </w:t>
      </w:r>
      <w:r w:rsidRPr="0058554F">
        <w:rPr>
          <w:b/>
          <w:noProof/>
        </w:rPr>
        <w:t>27</w:t>
      </w:r>
      <w:r w:rsidRPr="0058554F">
        <w:rPr>
          <w:noProof/>
        </w:rPr>
        <w:t>(7-8): p. 661-666.</w:t>
      </w:r>
      <w:bookmarkEnd w:id="208"/>
    </w:p>
    <w:p w14:paraId="11381884" w14:textId="77777777" w:rsidR="0058554F" w:rsidRPr="0058554F" w:rsidRDefault="0058554F" w:rsidP="0058554F">
      <w:pPr>
        <w:pStyle w:val="EndNoteBibliography"/>
        <w:spacing w:after="0"/>
        <w:ind w:left="720" w:hanging="720"/>
        <w:rPr>
          <w:noProof/>
        </w:rPr>
      </w:pPr>
      <w:bookmarkStart w:id="209" w:name="_ENREF_60"/>
      <w:r w:rsidRPr="0058554F">
        <w:rPr>
          <w:noProof/>
        </w:rPr>
        <w:t>60.</w:t>
      </w:r>
      <w:r w:rsidRPr="0058554F">
        <w:rPr>
          <w:noProof/>
        </w:rPr>
        <w:tab/>
        <w:t xml:space="preserve">Li, L., et al., </w:t>
      </w:r>
      <w:r w:rsidRPr="0058554F">
        <w:rPr>
          <w:i/>
          <w:noProof/>
        </w:rPr>
        <w:t>Research on Corrosion Rate Prediction of Aluminum Alloys in Typical Domestic Areas Based on BP Artificial Neural Network.</w:t>
      </w:r>
      <w:r w:rsidRPr="0058554F">
        <w:rPr>
          <w:noProof/>
        </w:rPr>
        <w:t xml:space="preserve"> Advanced Materials Research, 2013. </w:t>
      </w:r>
      <w:r w:rsidRPr="0058554F">
        <w:rPr>
          <w:b/>
          <w:noProof/>
        </w:rPr>
        <w:t>652-654</w:t>
      </w:r>
      <w:r w:rsidRPr="0058554F">
        <w:rPr>
          <w:noProof/>
        </w:rPr>
        <w:t>: p. 1088-1091.</w:t>
      </w:r>
      <w:bookmarkEnd w:id="209"/>
    </w:p>
    <w:p w14:paraId="002F8F41" w14:textId="77777777" w:rsidR="0058554F" w:rsidRPr="0058554F" w:rsidRDefault="0058554F" w:rsidP="0058554F">
      <w:pPr>
        <w:pStyle w:val="EndNoteBibliography"/>
        <w:spacing w:after="0"/>
        <w:ind w:left="720" w:hanging="720"/>
        <w:rPr>
          <w:noProof/>
        </w:rPr>
      </w:pPr>
      <w:bookmarkStart w:id="210" w:name="_ENREF_61"/>
      <w:r w:rsidRPr="0058554F">
        <w:rPr>
          <w:noProof/>
        </w:rPr>
        <w:t>61.</w:t>
      </w:r>
      <w:r w:rsidRPr="0058554F">
        <w:rPr>
          <w:noProof/>
        </w:rPr>
        <w:tab/>
        <w:t xml:space="preserve">Jančíková, Z., O. Zimný, and P. Koštial, </w:t>
      </w:r>
      <w:r w:rsidRPr="0058554F">
        <w:rPr>
          <w:i/>
          <w:noProof/>
        </w:rPr>
        <w:t>Prediction of metal corrosion by neural networks</w:t>
      </w:r>
      <w:r w:rsidRPr="0058554F">
        <w:rPr>
          <w:noProof/>
        </w:rPr>
        <w:t>. Vol. 52. 2013. 379-381.</w:t>
      </w:r>
      <w:bookmarkEnd w:id="210"/>
    </w:p>
    <w:p w14:paraId="2E839644" w14:textId="77777777" w:rsidR="0058554F" w:rsidRPr="0058554F" w:rsidRDefault="0058554F" w:rsidP="0058554F">
      <w:pPr>
        <w:pStyle w:val="EndNoteBibliography"/>
        <w:spacing w:after="0"/>
        <w:ind w:left="720" w:hanging="720"/>
        <w:rPr>
          <w:noProof/>
        </w:rPr>
      </w:pPr>
      <w:bookmarkStart w:id="211" w:name="_ENREF_62"/>
      <w:r w:rsidRPr="0058554F">
        <w:rPr>
          <w:noProof/>
        </w:rPr>
        <w:t>62.</w:t>
      </w:r>
      <w:r w:rsidRPr="0058554F">
        <w:rPr>
          <w:noProof/>
        </w:rPr>
        <w:tab/>
        <w:t xml:space="preserve">Kermanpur, A., A. Ebnonnasir, and M. Hedayati, </w:t>
      </w:r>
      <w:r w:rsidRPr="0058554F">
        <w:rPr>
          <w:i/>
          <w:noProof/>
        </w:rPr>
        <w:t>A novel analytical–artificial neural network model to improve efficiency of high pressure descaling nozzles in hot strip rolling of steels.</w:t>
      </w:r>
      <w:r w:rsidRPr="0058554F">
        <w:rPr>
          <w:noProof/>
        </w:rPr>
        <w:t xml:space="preserve"> Materials Science and Technology, 2007. </w:t>
      </w:r>
      <w:r w:rsidRPr="0058554F">
        <w:rPr>
          <w:b/>
          <w:noProof/>
        </w:rPr>
        <w:t>23</w:t>
      </w:r>
      <w:r w:rsidRPr="0058554F">
        <w:rPr>
          <w:noProof/>
        </w:rPr>
        <w:t>(8): p. 951-957.</w:t>
      </w:r>
      <w:bookmarkEnd w:id="211"/>
    </w:p>
    <w:p w14:paraId="1E676CB8" w14:textId="77777777" w:rsidR="0058554F" w:rsidRPr="0058554F" w:rsidRDefault="0058554F" w:rsidP="0058554F">
      <w:pPr>
        <w:pStyle w:val="EndNoteBibliography"/>
        <w:spacing w:after="0"/>
        <w:ind w:left="720" w:hanging="720"/>
        <w:rPr>
          <w:noProof/>
        </w:rPr>
      </w:pPr>
      <w:bookmarkStart w:id="212" w:name="_ENREF_63"/>
      <w:r w:rsidRPr="0058554F">
        <w:rPr>
          <w:noProof/>
        </w:rPr>
        <w:t>63.</w:t>
      </w:r>
      <w:r w:rsidRPr="0058554F">
        <w:rPr>
          <w:noProof/>
        </w:rPr>
        <w:tab/>
        <w:t xml:space="preserve">Altinkok, N. and R. Koker, </w:t>
      </w:r>
      <w:r w:rsidRPr="0058554F">
        <w:rPr>
          <w:i/>
          <w:noProof/>
        </w:rPr>
        <w:t>Modelling of the prediction of tensile and density properties in particle reinforced metal matrix composites by using neural networks.</w:t>
      </w:r>
      <w:r w:rsidRPr="0058554F">
        <w:rPr>
          <w:noProof/>
        </w:rPr>
        <w:t xml:space="preserve"> Materials &amp; Design, 2006. </w:t>
      </w:r>
      <w:r w:rsidRPr="0058554F">
        <w:rPr>
          <w:b/>
          <w:noProof/>
        </w:rPr>
        <w:t>27</w:t>
      </w:r>
      <w:r w:rsidRPr="0058554F">
        <w:rPr>
          <w:noProof/>
        </w:rPr>
        <w:t>(8): p. 625-631.</w:t>
      </w:r>
      <w:bookmarkEnd w:id="212"/>
    </w:p>
    <w:p w14:paraId="460A9C0A" w14:textId="77777777" w:rsidR="0058554F" w:rsidRPr="0058554F" w:rsidRDefault="0058554F" w:rsidP="0058554F">
      <w:pPr>
        <w:pStyle w:val="EndNoteBibliography"/>
        <w:spacing w:after="0"/>
        <w:ind w:left="720" w:hanging="720"/>
        <w:rPr>
          <w:noProof/>
        </w:rPr>
      </w:pPr>
      <w:bookmarkStart w:id="213" w:name="_ENREF_64"/>
      <w:r w:rsidRPr="0058554F">
        <w:rPr>
          <w:noProof/>
        </w:rPr>
        <w:t>64.</w:t>
      </w:r>
      <w:r w:rsidRPr="0058554F">
        <w:rPr>
          <w:noProof/>
        </w:rPr>
        <w:tab/>
        <w:t xml:space="preserve">Khaled, K. and N.A. Al-Mobarak, </w:t>
      </w:r>
      <w:r w:rsidRPr="0058554F">
        <w:rPr>
          <w:i/>
          <w:noProof/>
        </w:rPr>
        <w:t>A Predictive Model for Corrosion Inhibition of Mild Steel by Thiophene and Its Derivatives Using Artificial Neural Network</w:t>
      </w:r>
      <w:r w:rsidRPr="0058554F">
        <w:rPr>
          <w:noProof/>
        </w:rPr>
        <w:t>. Vol. 7. 2012. 1045-1059.</w:t>
      </w:r>
      <w:bookmarkEnd w:id="213"/>
    </w:p>
    <w:p w14:paraId="257D05B1" w14:textId="77777777" w:rsidR="0058554F" w:rsidRPr="0058554F" w:rsidRDefault="0058554F" w:rsidP="0058554F">
      <w:pPr>
        <w:pStyle w:val="EndNoteBibliography"/>
        <w:spacing w:after="0"/>
        <w:ind w:left="720" w:hanging="720"/>
        <w:rPr>
          <w:noProof/>
        </w:rPr>
      </w:pPr>
      <w:bookmarkStart w:id="214" w:name="_ENREF_65"/>
      <w:r w:rsidRPr="0058554F">
        <w:rPr>
          <w:noProof/>
        </w:rPr>
        <w:lastRenderedPageBreak/>
        <w:t>65.</w:t>
      </w:r>
      <w:r w:rsidRPr="0058554F">
        <w:rPr>
          <w:noProof/>
        </w:rPr>
        <w:tab/>
        <w:t xml:space="preserve">Upadhyay, V., P.K. Jain, and N.K. Mehta, </w:t>
      </w:r>
      <w:r w:rsidRPr="0058554F">
        <w:rPr>
          <w:i/>
          <w:noProof/>
        </w:rPr>
        <w:t>In-process prediction of surface roughness in turning of Ti–6Al–4V alloy using cutting parameters and vibration signals.</w:t>
      </w:r>
      <w:r w:rsidRPr="0058554F">
        <w:rPr>
          <w:noProof/>
        </w:rPr>
        <w:t xml:space="preserve"> Measurement, 2013. </w:t>
      </w:r>
      <w:r w:rsidRPr="0058554F">
        <w:rPr>
          <w:b/>
          <w:noProof/>
        </w:rPr>
        <w:t>46</w:t>
      </w:r>
      <w:r w:rsidRPr="0058554F">
        <w:rPr>
          <w:noProof/>
        </w:rPr>
        <w:t>(1): p. 154-160.</w:t>
      </w:r>
      <w:bookmarkEnd w:id="214"/>
    </w:p>
    <w:p w14:paraId="606CCD72" w14:textId="77777777" w:rsidR="0058554F" w:rsidRPr="0058554F" w:rsidRDefault="0058554F" w:rsidP="0058554F">
      <w:pPr>
        <w:pStyle w:val="EndNoteBibliography"/>
        <w:spacing w:after="0"/>
        <w:ind w:left="720" w:hanging="720"/>
        <w:rPr>
          <w:noProof/>
        </w:rPr>
      </w:pPr>
      <w:bookmarkStart w:id="215" w:name="_ENREF_66"/>
      <w:r w:rsidRPr="0058554F">
        <w:rPr>
          <w:noProof/>
        </w:rPr>
        <w:t>66.</w:t>
      </w:r>
      <w:r w:rsidRPr="0058554F">
        <w:rPr>
          <w:noProof/>
        </w:rPr>
        <w:tab/>
        <w:t xml:space="preserve">Komijani, H., et al., </w:t>
      </w:r>
      <w:r w:rsidRPr="0058554F">
        <w:rPr>
          <w:i/>
          <w:noProof/>
        </w:rPr>
        <w:t>Radial Basis Function Neural Network for Electrochemical Impedance Prediction at Presence of Corrosion Inhibitor.</w:t>
      </w:r>
      <w:r w:rsidRPr="0058554F">
        <w:rPr>
          <w:noProof/>
        </w:rPr>
        <w:t xml:space="preserve"> Periodica Polytechnica Chemical Engineering, 2016.</w:t>
      </w:r>
      <w:bookmarkEnd w:id="215"/>
    </w:p>
    <w:p w14:paraId="263B4C6F" w14:textId="77777777" w:rsidR="0058554F" w:rsidRPr="0058554F" w:rsidRDefault="0058554F" w:rsidP="0058554F">
      <w:pPr>
        <w:pStyle w:val="EndNoteBibliography"/>
        <w:spacing w:after="0"/>
        <w:ind w:left="720" w:hanging="720"/>
        <w:rPr>
          <w:noProof/>
        </w:rPr>
      </w:pPr>
      <w:bookmarkStart w:id="216" w:name="_ENREF_67"/>
      <w:r w:rsidRPr="0058554F">
        <w:rPr>
          <w:noProof/>
        </w:rPr>
        <w:t>67.</w:t>
      </w:r>
      <w:r w:rsidRPr="0058554F">
        <w:rPr>
          <w:noProof/>
        </w:rPr>
        <w:tab/>
        <w:t xml:space="preserve">Zhang, H.J., et al., </w:t>
      </w:r>
      <w:r w:rsidRPr="0058554F">
        <w:rPr>
          <w:i/>
          <w:noProof/>
        </w:rPr>
        <w:t>Artificial neural network analysis of preparation of nanoα-Al2O3powders by thermal decomposition of ammonium aluminium carbonate hydroxide.</w:t>
      </w:r>
      <w:r w:rsidRPr="0058554F">
        <w:rPr>
          <w:noProof/>
        </w:rPr>
        <w:t xml:space="preserve"> Materials Science and Technology, 2007. </w:t>
      </w:r>
      <w:r w:rsidRPr="0058554F">
        <w:rPr>
          <w:b/>
          <w:noProof/>
        </w:rPr>
        <w:t>23</w:t>
      </w:r>
      <w:r w:rsidRPr="0058554F">
        <w:rPr>
          <w:noProof/>
        </w:rPr>
        <w:t>(9): p. 1021-1026.</w:t>
      </w:r>
      <w:bookmarkEnd w:id="216"/>
    </w:p>
    <w:p w14:paraId="30A6605F" w14:textId="77777777" w:rsidR="0058554F" w:rsidRPr="0058554F" w:rsidRDefault="0058554F" w:rsidP="0058554F">
      <w:pPr>
        <w:pStyle w:val="EndNoteBibliography"/>
        <w:spacing w:after="0"/>
        <w:ind w:left="720" w:hanging="720"/>
        <w:rPr>
          <w:noProof/>
        </w:rPr>
      </w:pPr>
      <w:bookmarkStart w:id="217" w:name="_ENREF_68"/>
      <w:r w:rsidRPr="0058554F">
        <w:rPr>
          <w:noProof/>
        </w:rPr>
        <w:t>68.</w:t>
      </w:r>
      <w:r w:rsidRPr="0058554F">
        <w:rPr>
          <w:noProof/>
        </w:rPr>
        <w:tab/>
        <w:t xml:space="preserve">LiuJie, X., J.P. Davim, and R. Cardoso, </w:t>
      </w:r>
      <w:r w:rsidRPr="0058554F">
        <w:rPr>
          <w:i/>
          <w:noProof/>
        </w:rPr>
        <w:t>Prediction on tribological behaviour of composite PEEK-CF30 using artificial neural networks.</w:t>
      </w:r>
      <w:r w:rsidRPr="0058554F">
        <w:rPr>
          <w:noProof/>
        </w:rPr>
        <w:t xml:space="preserve"> Journal of Materials Processing Technology, 2007. </w:t>
      </w:r>
      <w:r w:rsidRPr="0058554F">
        <w:rPr>
          <w:b/>
          <w:noProof/>
        </w:rPr>
        <w:t>189</w:t>
      </w:r>
      <w:r w:rsidRPr="0058554F">
        <w:rPr>
          <w:noProof/>
        </w:rPr>
        <w:t>(1-3): p. 374-378.</w:t>
      </w:r>
      <w:bookmarkEnd w:id="217"/>
    </w:p>
    <w:p w14:paraId="1D77F1BF" w14:textId="77777777" w:rsidR="0058554F" w:rsidRPr="0058554F" w:rsidRDefault="0058554F" w:rsidP="0058554F">
      <w:pPr>
        <w:pStyle w:val="EndNoteBibliography"/>
        <w:spacing w:after="0"/>
        <w:ind w:left="720" w:hanging="720"/>
        <w:rPr>
          <w:noProof/>
        </w:rPr>
      </w:pPr>
      <w:bookmarkStart w:id="218" w:name="_ENREF_69"/>
      <w:r w:rsidRPr="0058554F">
        <w:rPr>
          <w:noProof/>
        </w:rPr>
        <w:t>69.</w:t>
      </w:r>
      <w:r w:rsidRPr="0058554F">
        <w:rPr>
          <w:noProof/>
        </w:rPr>
        <w:tab/>
        <w:t xml:space="preserve">Ramesh, R. and R. Gnanamoorthy, </w:t>
      </w:r>
      <w:r w:rsidRPr="0058554F">
        <w:rPr>
          <w:i/>
          <w:noProof/>
        </w:rPr>
        <w:t>Artificial Neural Network Prediction of Fretting Wear Behavior of Structural Steel, En 24 Against Bearing Steel, En 31.</w:t>
      </w:r>
      <w:r w:rsidRPr="0058554F">
        <w:rPr>
          <w:noProof/>
        </w:rPr>
        <w:t xml:space="preserve"> Journal of Materials Engineering and Performance, 2007. </w:t>
      </w:r>
      <w:r w:rsidRPr="0058554F">
        <w:rPr>
          <w:b/>
          <w:noProof/>
        </w:rPr>
        <w:t>16</w:t>
      </w:r>
      <w:r w:rsidRPr="0058554F">
        <w:rPr>
          <w:noProof/>
        </w:rPr>
        <w:t>(6): p. 703-709.</w:t>
      </w:r>
      <w:bookmarkEnd w:id="218"/>
    </w:p>
    <w:p w14:paraId="7AE9EC6C" w14:textId="77777777" w:rsidR="0058554F" w:rsidRPr="0058554F" w:rsidRDefault="0058554F" w:rsidP="0058554F">
      <w:pPr>
        <w:pStyle w:val="EndNoteBibliography"/>
        <w:spacing w:after="0"/>
        <w:ind w:left="720" w:hanging="720"/>
        <w:rPr>
          <w:noProof/>
        </w:rPr>
      </w:pPr>
      <w:bookmarkStart w:id="219" w:name="_ENREF_70"/>
      <w:r w:rsidRPr="0058554F">
        <w:rPr>
          <w:noProof/>
        </w:rPr>
        <w:t>70.</w:t>
      </w:r>
      <w:r w:rsidRPr="0058554F">
        <w:rPr>
          <w:noProof/>
        </w:rPr>
        <w:tab/>
        <w:t xml:space="preserve">Khaled, K. and A. Sherik, </w:t>
      </w:r>
      <w:r w:rsidRPr="0058554F">
        <w:rPr>
          <w:i/>
          <w:noProof/>
        </w:rPr>
        <w:t>Using Neural Networks for Corrosion Inhibition Efficiency Prediction during Corrosion of Steel in Chloride Solutions</w:t>
      </w:r>
      <w:r w:rsidRPr="0058554F">
        <w:rPr>
          <w:noProof/>
        </w:rPr>
        <w:t>. Vol. 8. 2013. 9918-9935.</w:t>
      </w:r>
      <w:bookmarkEnd w:id="219"/>
    </w:p>
    <w:p w14:paraId="6B6AF4BB" w14:textId="77777777" w:rsidR="0058554F" w:rsidRPr="0058554F" w:rsidRDefault="0058554F" w:rsidP="0058554F">
      <w:pPr>
        <w:pStyle w:val="EndNoteBibliography"/>
        <w:spacing w:after="0"/>
        <w:ind w:left="720" w:hanging="720"/>
        <w:rPr>
          <w:noProof/>
        </w:rPr>
      </w:pPr>
      <w:bookmarkStart w:id="220" w:name="_ENREF_71"/>
      <w:r w:rsidRPr="0058554F">
        <w:rPr>
          <w:noProof/>
        </w:rPr>
        <w:t>71.</w:t>
      </w:r>
      <w:r w:rsidRPr="0058554F">
        <w:rPr>
          <w:noProof/>
        </w:rPr>
        <w:tab/>
        <w:t xml:space="preserve">Díaz, V. and C. López, </w:t>
      </w:r>
      <w:r w:rsidRPr="0058554F">
        <w:rPr>
          <w:i/>
          <w:noProof/>
        </w:rPr>
        <w:t>Discovering key meteorological variables in atmospheric corrosion through an artificial neural network model.</w:t>
      </w:r>
      <w:r w:rsidRPr="0058554F">
        <w:rPr>
          <w:noProof/>
        </w:rPr>
        <w:t xml:space="preserve"> Corrosion Science, 2007. </w:t>
      </w:r>
      <w:r w:rsidRPr="0058554F">
        <w:rPr>
          <w:b/>
          <w:noProof/>
        </w:rPr>
        <w:t>49</w:t>
      </w:r>
      <w:r w:rsidRPr="0058554F">
        <w:rPr>
          <w:noProof/>
        </w:rPr>
        <w:t>(3): p. 949-962.</w:t>
      </w:r>
      <w:bookmarkEnd w:id="220"/>
    </w:p>
    <w:p w14:paraId="6925F098" w14:textId="77777777" w:rsidR="0058554F" w:rsidRPr="0058554F" w:rsidRDefault="0058554F" w:rsidP="0058554F">
      <w:pPr>
        <w:pStyle w:val="EndNoteBibliography"/>
        <w:spacing w:after="0"/>
        <w:ind w:left="720" w:hanging="720"/>
        <w:rPr>
          <w:noProof/>
        </w:rPr>
      </w:pPr>
      <w:bookmarkStart w:id="221" w:name="_ENREF_72"/>
      <w:r w:rsidRPr="0058554F">
        <w:rPr>
          <w:noProof/>
        </w:rPr>
        <w:t>72.</w:t>
      </w:r>
      <w:r w:rsidRPr="0058554F">
        <w:rPr>
          <w:noProof/>
        </w:rPr>
        <w:tab/>
        <w:t xml:space="preserve">M. Pourbaix, s., </w:t>
      </w:r>
      <w:r w:rsidRPr="0058554F">
        <w:rPr>
          <w:i/>
          <w:noProof/>
        </w:rPr>
        <w:t>International cooperation in the prevention of corrosion of materials.</w:t>
      </w:r>
      <w:r w:rsidRPr="0058554F">
        <w:rPr>
          <w:noProof/>
        </w:rPr>
        <w:t xml:space="preserve"> IX International Congress of Metallic Corrosion,  Florença, Itália, Anais, 1990.</w:t>
      </w:r>
      <w:bookmarkEnd w:id="221"/>
    </w:p>
    <w:p w14:paraId="2D1B5594" w14:textId="77777777" w:rsidR="0058554F" w:rsidRPr="0058554F" w:rsidRDefault="0058554F" w:rsidP="0058554F">
      <w:pPr>
        <w:pStyle w:val="EndNoteBibliography"/>
        <w:spacing w:after="0"/>
        <w:ind w:left="720" w:hanging="720"/>
        <w:rPr>
          <w:noProof/>
        </w:rPr>
      </w:pPr>
      <w:bookmarkStart w:id="222" w:name="_ENREF_73"/>
      <w:r w:rsidRPr="0058554F">
        <w:rPr>
          <w:noProof/>
        </w:rPr>
        <w:t>73.</w:t>
      </w:r>
      <w:r w:rsidRPr="0058554F">
        <w:rPr>
          <w:noProof/>
        </w:rPr>
        <w:tab/>
        <w:t xml:space="preserve">Rajendraboopathy, S., et al., </w:t>
      </w:r>
      <w:r w:rsidRPr="0058554F">
        <w:rPr>
          <w:i/>
          <w:noProof/>
        </w:rPr>
        <w:t>Artificial neural network a tool for predicting failure strength of composite tensile coupons using acoustic emission technique.</w:t>
      </w:r>
      <w:r w:rsidRPr="0058554F">
        <w:rPr>
          <w:noProof/>
        </w:rPr>
        <w:t xml:space="preserve"> The International Journal of Advanced Manufacturing Technology, 2008. </w:t>
      </w:r>
      <w:r w:rsidRPr="0058554F">
        <w:rPr>
          <w:b/>
          <w:noProof/>
        </w:rPr>
        <w:t>44</w:t>
      </w:r>
      <w:r w:rsidRPr="0058554F">
        <w:rPr>
          <w:noProof/>
        </w:rPr>
        <w:t>(3-4): p. 399-404.</w:t>
      </w:r>
      <w:bookmarkEnd w:id="222"/>
    </w:p>
    <w:p w14:paraId="62A3E94B" w14:textId="77777777" w:rsidR="0058554F" w:rsidRPr="0058554F" w:rsidRDefault="0058554F" w:rsidP="0058554F">
      <w:pPr>
        <w:pStyle w:val="EndNoteBibliography"/>
        <w:spacing w:after="0"/>
        <w:ind w:left="720" w:hanging="720"/>
        <w:rPr>
          <w:noProof/>
        </w:rPr>
      </w:pPr>
      <w:bookmarkStart w:id="223" w:name="_ENREF_74"/>
      <w:r w:rsidRPr="0058554F">
        <w:rPr>
          <w:noProof/>
        </w:rPr>
        <w:t>74.</w:t>
      </w:r>
      <w:r w:rsidRPr="0058554F">
        <w:rPr>
          <w:noProof/>
        </w:rPr>
        <w:tab/>
        <w:t xml:space="preserve">Bassam, A., et al., </w:t>
      </w:r>
      <w:r w:rsidRPr="0058554F">
        <w:rPr>
          <w:i/>
          <w:noProof/>
        </w:rPr>
        <w:t>Artificial neural network for the evaluation of CO2 corrosion in a pipeline steel.</w:t>
      </w:r>
      <w:r w:rsidRPr="0058554F">
        <w:rPr>
          <w:noProof/>
        </w:rPr>
        <w:t xml:space="preserve"> Journal of Solid State Electrochemistry, 2008. </w:t>
      </w:r>
      <w:r w:rsidRPr="0058554F">
        <w:rPr>
          <w:b/>
          <w:noProof/>
        </w:rPr>
        <w:t>13</w:t>
      </w:r>
      <w:r w:rsidRPr="0058554F">
        <w:rPr>
          <w:noProof/>
        </w:rPr>
        <w:t>(5): p. 773-780.</w:t>
      </w:r>
      <w:bookmarkEnd w:id="223"/>
    </w:p>
    <w:p w14:paraId="70A4F5C7" w14:textId="77777777" w:rsidR="0058554F" w:rsidRPr="0058554F" w:rsidRDefault="0058554F" w:rsidP="0058554F">
      <w:pPr>
        <w:pStyle w:val="EndNoteBibliography"/>
        <w:spacing w:after="0"/>
        <w:ind w:left="720" w:hanging="720"/>
        <w:rPr>
          <w:noProof/>
        </w:rPr>
      </w:pPr>
      <w:bookmarkStart w:id="224" w:name="_ENREF_75"/>
      <w:r w:rsidRPr="0058554F">
        <w:rPr>
          <w:noProof/>
        </w:rPr>
        <w:t>75.</w:t>
      </w:r>
      <w:r w:rsidRPr="0058554F">
        <w:rPr>
          <w:noProof/>
        </w:rPr>
        <w:tab/>
        <w:t xml:space="preserve">Colorado-Garrido, D., et al., </w:t>
      </w:r>
      <w:r w:rsidRPr="0058554F">
        <w:rPr>
          <w:i/>
          <w:noProof/>
        </w:rPr>
        <w:t>Neural networks for Nyquist plots prediction during corrosion inhibition of a pipeline steel.</w:t>
      </w:r>
      <w:r w:rsidRPr="0058554F">
        <w:rPr>
          <w:noProof/>
        </w:rPr>
        <w:t xml:space="preserve"> Journal of Solid State Electrochemistry, 2008. </w:t>
      </w:r>
      <w:r w:rsidRPr="0058554F">
        <w:rPr>
          <w:b/>
          <w:noProof/>
        </w:rPr>
        <w:t>13</w:t>
      </w:r>
      <w:r w:rsidRPr="0058554F">
        <w:rPr>
          <w:noProof/>
        </w:rPr>
        <w:t>(11): p. 1715-1722.</w:t>
      </w:r>
      <w:bookmarkEnd w:id="224"/>
    </w:p>
    <w:p w14:paraId="49FF25A7" w14:textId="77777777" w:rsidR="0058554F" w:rsidRPr="0058554F" w:rsidRDefault="0058554F" w:rsidP="0058554F">
      <w:pPr>
        <w:pStyle w:val="EndNoteBibliography"/>
        <w:spacing w:after="0"/>
        <w:ind w:left="720" w:hanging="720"/>
        <w:rPr>
          <w:noProof/>
        </w:rPr>
      </w:pPr>
      <w:bookmarkStart w:id="225" w:name="_ENREF_76"/>
      <w:r w:rsidRPr="0058554F">
        <w:rPr>
          <w:noProof/>
        </w:rPr>
        <w:t>76.</w:t>
      </w:r>
      <w:r w:rsidRPr="0058554F">
        <w:rPr>
          <w:noProof/>
        </w:rPr>
        <w:tab/>
        <w:t xml:space="preserve">Jain, A., et al., </w:t>
      </w:r>
      <w:r w:rsidRPr="0058554F">
        <w:rPr>
          <w:i/>
          <w:noProof/>
        </w:rPr>
        <w:t>Commentary: The Materials Project: A materials genome approach to accelerating materials innovation.</w:t>
      </w:r>
      <w:r w:rsidRPr="0058554F">
        <w:rPr>
          <w:noProof/>
        </w:rPr>
        <w:t xml:space="preserve"> APL Materials, 2013. </w:t>
      </w:r>
      <w:r w:rsidRPr="0058554F">
        <w:rPr>
          <w:b/>
          <w:noProof/>
        </w:rPr>
        <w:t>1</w:t>
      </w:r>
      <w:r w:rsidRPr="0058554F">
        <w:rPr>
          <w:noProof/>
        </w:rPr>
        <w:t>(1): p. 011002.</w:t>
      </w:r>
      <w:bookmarkEnd w:id="225"/>
    </w:p>
    <w:p w14:paraId="2C00E04B" w14:textId="77777777" w:rsidR="0058554F" w:rsidRPr="0058554F" w:rsidRDefault="0058554F" w:rsidP="0058554F">
      <w:pPr>
        <w:pStyle w:val="EndNoteBibliography"/>
        <w:spacing w:after="0"/>
        <w:ind w:left="720" w:hanging="720"/>
        <w:rPr>
          <w:noProof/>
        </w:rPr>
      </w:pPr>
      <w:bookmarkStart w:id="226" w:name="_ENREF_77"/>
      <w:r w:rsidRPr="0058554F">
        <w:rPr>
          <w:noProof/>
        </w:rPr>
        <w:t>77.</w:t>
      </w:r>
      <w:r w:rsidRPr="0058554F">
        <w:rPr>
          <w:noProof/>
        </w:rPr>
        <w:tab/>
        <w:t xml:space="preserve">de Jong, M., et al., </w:t>
      </w:r>
      <w:r w:rsidRPr="0058554F">
        <w:rPr>
          <w:i/>
          <w:noProof/>
        </w:rPr>
        <w:t>A Statistical Learning Framework for Materials Science: Application to Elastic Moduli of k-nary Inorganic Polycrystalline Compounds.</w:t>
      </w:r>
      <w:r w:rsidRPr="0058554F">
        <w:rPr>
          <w:noProof/>
        </w:rPr>
        <w:t xml:space="preserve"> 2016.</w:t>
      </w:r>
      <w:bookmarkEnd w:id="226"/>
    </w:p>
    <w:p w14:paraId="2F9CBAE5" w14:textId="77777777" w:rsidR="0058554F" w:rsidRPr="0058554F" w:rsidRDefault="0058554F" w:rsidP="0058554F">
      <w:pPr>
        <w:pStyle w:val="EndNoteBibliography"/>
        <w:spacing w:after="0"/>
        <w:ind w:left="720" w:hanging="720"/>
        <w:rPr>
          <w:noProof/>
        </w:rPr>
      </w:pPr>
      <w:bookmarkStart w:id="227" w:name="_ENREF_78"/>
      <w:r w:rsidRPr="0058554F">
        <w:rPr>
          <w:noProof/>
        </w:rPr>
        <w:t>78.</w:t>
      </w:r>
      <w:r w:rsidRPr="0058554F">
        <w:rPr>
          <w:noProof/>
        </w:rPr>
        <w:tab/>
        <w:t xml:space="preserve">Yilmaz, M. and H.M. Ertunc, </w:t>
      </w:r>
      <w:r w:rsidRPr="0058554F">
        <w:rPr>
          <w:i/>
          <w:noProof/>
        </w:rPr>
        <w:t>The prediction of mechanical behavior for steel wires and cord materials using neural networks.</w:t>
      </w:r>
      <w:r w:rsidRPr="0058554F">
        <w:rPr>
          <w:noProof/>
        </w:rPr>
        <w:t xml:space="preserve"> Materials &amp; Design, 2007. </w:t>
      </w:r>
      <w:r w:rsidRPr="0058554F">
        <w:rPr>
          <w:b/>
          <w:noProof/>
        </w:rPr>
        <w:t>28</w:t>
      </w:r>
      <w:r w:rsidRPr="0058554F">
        <w:rPr>
          <w:noProof/>
        </w:rPr>
        <w:t>(2): p. 599-608.</w:t>
      </w:r>
      <w:bookmarkEnd w:id="227"/>
    </w:p>
    <w:p w14:paraId="1321B9D9" w14:textId="77777777" w:rsidR="0058554F" w:rsidRPr="0058554F" w:rsidRDefault="0058554F" w:rsidP="0058554F">
      <w:pPr>
        <w:pStyle w:val="EndNoteBibliography"/>
        <w:spacing w:after="0"/>
        <w:ind w:left="720" w:hanging="720"/>
        <w:rPr>
          <w:noProof/>
        </w:rPr>
      </w:pPr>
      <w:bookmarkStart w:id="228" w:name="_ENREF_79"/>
      <w:r w:rsidRPr="0058554F">
        <w:rPr>
          <w:noProof/>
        </w:rPr>
        <w:t>79.</w:t>
      </w:r>
      <w:r w:rsidRPr="0058554F">
        <w:rPr>
          <w:noProof/>
        </w:rPr>
        <w:tab/>
        <w:t xml:space="preserve">Kohli, A. and U.S. Dixit, </w:t>
      </w:r>
      <w:r w:rsidRPr="0058554F">
        <w:rPr>
          <w:i/>
          <w:noProof/>
        </w:rPr>
        <w:t>A neural-network-based methodology for the prediction of surface roughness in a turning process.</w:t>
      </w:r>
      <w:r w:rsidRPr="0058554F">
        <w:rPr>
          <w:noProof/>
        </w:rPr>
        <w:t xml:space="preserve"> The International Journal of Advanced Manufacturing Technology, 2004. </w:t>
      </w:r>
      <w:r w:rsidRPr="0058554F">
        <w:rPr>
          <w:b/>
          <w:noProof/>
        </w:rPr>
        <w:t>25</w:t>
      </w:r>
      <w:r w:rsidRPr="0058554F">
        <w:rPr>
          <w:noProof/>
        </w:rPr>
        <w:t>(1-2): p. 118-129.</w:t>
      </w:r>
      <w:bookmarkEnd w:id="228"/>
    </w:p>
    <w:p w14:paraId="697DF65F" w14:textId="77777777" w:rsidR="0058554F" w:rsidRPr="0058554F" w:rsidRDefault="0058554F" w:rsidP="0058554F">
      <w:pPr>
        <w:pStyle w:val="EndNoteBibliography"/>
        <w:spacing w:after="0"/>
        <w:ind w:left="720" w:hanging="720"/>
        <w:rPr>
          <w:noProof/>
        </w:rPr>
      </w:pPr>
      <w:bookmarkStart w:id="229" w:name="_ENREF_80"/>
      <w:r w:rsidRPr="0058554F">
        <w:rPr>
          <w:noProof/>
        </w:rPr>
        <w:t>80.</w:t>
      </w:r>
      <w:r w:rsidRPr="0058554F">
        <w:rPr>
          <w:noProof/>
        </w:rPr>
        <w:tab/>
        <w:t xml:space="preserve">Koker, R., N. Altinkok, and A. Demir, </w:t>
      </w:r>
      <w:r w:rsidRPr="0058554F">
        <w:rPr>
          <w:i/>
          <w:noProof/>
        </w:rPr>
        <w:t>Neural network based prediction of mechanical properties of particulate reinforced metal matrix composites using various training algorithms.</w:t>
      </w:r>
      <w:r w:rsidRPr="0058554F">
        <w:rPr>
          <w:noProof/>
        </w:rPr>
        <w:t xml:space="preserve"> Materials &amp; Design, 2007. </w:t>
      </w:r>
      <w:r w:rsidRPr="0058554F">
        <w:rPr>
          <w:b/>
          <w:noProof/>
        </w:rPr>
        <w:t>28</w:t>
      </w:r>
      <w:r w:rsidRPr="0058554F">
        <w:rPr>
          <w:noProof/>
        </w:rPr>
        <w:t>(2): p. 616-627.</w:t>
      </w:r>
      <w:bookmarkEnd w:id="229"/>
    </w:p>
    <w:p w14:paraId="585CF3F9" w14:textId="77777777" w:rsidR="0058554F" w:rsidRPr="0058554F" w:rsidRDefault="0058554F" w:rsidP="0058554F">
      <w:pPr>
        <w:pStyle w:val="EndNoteBibliography"/>
        <w:ind w:left="720" w:hanging="720"/>
        <w:rPr>
          <w:noProof/>
        </w:rPr>
      </w:pPr>
      <w:bookmarkStart w:id="230" w:name="_ENREF_81"/>
      <w:r w:rsidRPr="0058554F">
        <w:rPr>
          <w:noProof/>
        </w:rPr>
        <w:t>81.</w:t>
      </w:r>
      <w:r w:rsidRPr="0058554F">
        <w:rPr>
          <w:noProof/>
        </w:rPr>
        <w:tab/>
      </w:r>
      <w:r w:rsidRPr="0058554F">
        <w:rPr>
          <w:i/>
          <w:noProof/>
        </w:rPr>
        <w:t>A Vision of Materials Science in the Year 2020.</w:t>
      </w:r>
      <w:r w:rsidRPr="0058554F">
        <w:rPr>
          <w:noProof/>
        </w:rPr>
        <w:t xml:space="preserve"> Excerpts from the 2020 NIMS Policy Paper, Independent Administrative Institution National Institute for Materials Science, June 2007.</w:t>
      </w:r>
      <w:bookmarkEnd w:id="230"/>
    </w:p>
    <w:p w14:paraId="3DFAC588" w14:textId="206185F6" w:rsidR="00CF1552" w:rsidRDefault="00205DC2" w:rsidP="00E0463D">
      <w:pPr>
        <w:widowControl w:val="0"/>
        <w:jc w:val="both"/>
        <w:rPr>
          <w:rFonts w:ascii="Times New Roman" w:hAnsi="Times New Roman" w:cs="Times New Roman"/>
          <w:sz w:val="24"/>
          <w:szCs w:val="24"/>
        </w:rPr>
      </w:pPr>
      <w:r>
        <w:rPr>
          <w:rFonts w:ascii="Times New Roman" w:hAnsi="Times New Roman" w:cs="Times New Roman"/>
          <w:bCs/>
          <w:sz w:val="24"/>
          <w:szCs w:val="24"/>
        </w:rPr>
        <w:fldChar w:fldCharType="end"/>
      </w:r>
    </w:p>
    <w:p w14:paraId="5878C9FF" w14:textId="291F3177" w:rsidR="00CF1552" w:rsidRDefault="00CF1552" w:rsidP="00E0463D">
      <w:pPr>
        <w:widowControl w:val="0"/>
        <w:jc w:val="both"/>
      </w:pPr>
    </w:p>
    <w:sectPr w:rsidR="00CF155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1" w:author="Ove Jason" w:date="2019-06-21T11:07:00Z" w:initials="OJ">
    <w:p w14:paraId="3E666075" w14:textId="6C529359" w:rsidR="00753B95" w:rsidRDefault="00753B95">
      <w:pPr>
        <w:pStyle w:val="a4"/>
      </w:pPr>
      <w:r>
        <w:rPr>
          <w:rStyle w:val="a6"/>
        </w:rPr>
        <w:annotationRef/>
      </w:r>
      <w:proofErr w:type="spellStart"/>
      <w:r>
        <w:t>Pps</w:t>
      </w:r>
      <w:proofErr w:type="spellEnd"/>
      <w:r>
        <w:t xml:space="preserve"> stands for what? PTFE </w:t>
      </w:r>
      <w:r>
        <w:t>stands for what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E66607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E666075" w16cid:durableId="20B738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E4423C" w14:textId="77777777" w:rsidR="005A668D" w:rsidRDefault="005A668D" w:rsidP="00CD3778">
      <w:pPr>
        <w:spacing w:after="0" w:line="240" w:lineRule="auto"/>
      </w:pPr>
      <w:r>
        <w:separator/>
      </w:r>
    </w:p>
  </w:endnote>
  <w:endnote w:type="continuationSeparator" w:id="0">
    <w:p w14:paraId="0C9A1B48" w14:textId="77777777" w:rsidR="005A668D" w:rsidRDefault="005A668D" w:rsidP="00CD37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Times-Roman">
    <w:altName w:val="Times New Roman"/>
    <w:panose1 w:val="00000000000000000000"/>
    <w:charset w:val="00"/>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dvGulliv-R">
    <w:altName w:val="Cambria"/>
    <w:panose1 w:val="00000000000000000000"/>
    <w:charset w:val="00"/>
    <w:family w:val="roman"/>
    <w:notTrueType/>
    <w:pitch w:val="default"/>
  </w:font>
  <w:font w:name="AdvOTf9433e2d">
    <w:altName w:val="Cambria"/>
    <w:panose1 w:val="00000000000000000000"/>
    <w:charset w:val="00"/>
    <w:family w:val="roman"/>
    <w:notTrueType/>
    <w:pitch w:val="default"/>
  </w:font>
  <w:font w:name="AdvP497E2">
    <w:altName w:val="Cambria"/>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AdvP4DF60E">
    <w:altName w:val="Cambria"/>
    <w:panose1 w:val="00000000000000000000"/>
    <w:charset w:val="00"/>
    <w:family w:val="roman"/>
    <w:notTrueType/>
    <w:pitch w:val="default"/>
  </w:font>
  <w:font w:name="AdvP159C">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Myanmar Text">
    <w:panose1 w:val="020B0502040204020203"/>
    <w:charset w:val="00"/>
    <w:family w:val="swiss"/>
    <w:pitch w:val="variable"/>
    <w:sig w:usb0="80000003" w:usb1="00000000" w:usb2="000004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5863B1" w14:textId="77777777" w:rsidR="005A668D" w:rsidRDefault="005A668D" w:rsidP="00CD3778">
      <w:pPr>
        <w:spacing w:after="0" w:line="240" w:lineRule="auto"/>
      </w:pPr>
      <w:r>
        <w:separator/>
      </w:r>
    </w:p>
  </w:footnote>
  <w:footnote w:type="continuationSeparator" w:id="0">
    <w:p w14:paraId="1AF56D1D" w14:textId="77777777" w:rsidR="005A668D" w:rsidRDefault="005A668D" w:rsidP="00CD37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00000002"/>
    <w:multiLevelType w:val="hybridMultilevel"/>
    <w:tmpl w:val="EA2AE07C"/>
    <w:lvl w:ilvl="0" w:tplc="3AFAFCD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56F2EE08"/>
    <w:lvl w:ilvl="0" w:tplc="41ACEEDE">
      <w:start w:val="1"/>
      <w:numFmt w:val="bullet"/>
      <w:lvlText w:val="•"/>
      <w:lvlJc w:val="left"/>
      <w:pPr>
        <w:tabs>
          <w:tab w:val="left" w:pos="720"/>
        </w:tabs>
        <w:ind w:left="720" w:hanging="360"/>
      </w:pPr>
      <w:rPr>
        <w:rFonts w:ascii="Arial" w:hAnsi="Arial" w:hint="default"/>
      </w:rPr>
    </w:lvl>
    <w:lvl w:ilvl="1" w:tplc="3B826A74">
      <w:start w:val="1"/>
      <w:numFmt w:val="bullet"/>
      <w:lvlText w:val="•"/>
      <w:lvlJc w:val="left"/>
      <w:pPr>
        <w:tabs>
          <w:tab w:val="left" w:pos="1440"/>
        </w:tabs>
        <w:ind w:left="1440" w:hanging="360"/>
      </w:pPr>
      <w:rPr>
        <w:rFonts w:ascii="Arial" w:hAnsi="Arial" w:hint="default"/>
      </w:rPr>
    </w:lvl>
    <w:lvl w:ilvl="2" w:tplc="4244AB22" w:tentative="1">
      <w:start w:val="1"/>
      <w:numFmt w:val="bullet"/>
      <w:lvlText w:val="•"/>
      <w:lvlJc w:val="left"/>
      <w:pPr>
        <w:tabs>
          <w:tab w:val="left" w:pos="2160"/>
        </w:tabs>
        <w:ind w:left="2160" w:hanging="360"/>
      </w:pPr>
      <w:rPr>
        <w:rFonts w:ascii="Arial" w:hAnsi="Arial" w:hint="default"/>
      </w:rPr>
    </w:lvl>
    <w:lvl w:ilvl="3" w:tplc="AA30932E" w:tentative="1">
      <w:start w:val="1"/>
      <w:numFmt w:val="bullet"/>
      <w:lvlText w:val="•"/>
      <w:lvlJc w:val="left"/>
      <w:pPr>
        <w:tabs>
          <w:tab w:val="left" w:pos="2880"/>
        </w:tabs>
        <w:ind w:left="2880" w:hanging="360"/>
      </w:pPr>
      <w:rPr>
        <w:rFonts w:ascii="Arial" w:hAnsi="Arial" w:hint="default"/>
      </w:rPr>
    </w:lvl>
    <w:lvl w:ilvl="4" w:tplc="DFB01332" w:tentative="1">
      <w:start w:val="1"/>
      <w:numFmt w:val="bullet"/>
      <w:lvlText w:val="•"/>
      <w:lvlJc w:val="left"/>
      <w:pPr>
        <w:tabs>
          <w:tab w:val="left" w:pos="3600"/>
        </w:tabs>
        <w:ind w:left="3600" w:hanging="360"/>
      </w:pPr>
      <w:rPr>
        <w:rFonts w:ascii="Arial" w:hAnsi="Arial" w:hint="default"/>
      </w:rPr>
    </w:lvl>
    <w:lvl w:ilvl="5" w:tplc="E29E5186" w:tentative="1">
      <w:start w:val="1"/>
      <w:numFmt w:val="bullet"/>
      <w:lvlText w:val="•"/>
      <w:lvlJc w:val="left"/>
      <w:pPr>
        <w:tabs>
          <w:tab w:val="left" w:pos="4320"/>
        </w:tabs>
        <w:ind w:left="4320" w:hanging="360"/>
      </w:pPr>
      <w:rPr>
        <w:rFonts w:ascii="Arial" w:hAnsi="Arial" w:hint="default"/>
      </w:rPr>
    </w:lvl>
    <w:lvl w:ilvl="6" w:tplc="DADE28F2" w:tentative="1">
      <w:start w:val="1"/>
      <w:numFmt w:val="bullet"/>
      <w:lvlText w:val="•"/>
      <w:lvlJc w:val="left"/>
      <w:pPr>
        <w:tabs>
          <w:tab w:val="left" w:pos="5040"/>
        </w:tabs>
        <w:ind w:left="5040" w:hanging="360"/>
      </w:pPr>
      <w:rPr>
        <w:rFonts w:ascii="Arial" w:hAnsi="Arial" w:hint="default"/>
      </w:rPr>
    </w:lvl>
    <w:lvl w:ilvl="7" w:tplc="1EB68462" w:tentative="1">
      <w:start w:val="1"/>
      <w:numFmt w:val="bullet"/>
      <w:lvlText w:val="•"/>
      <w:lvlJc w:val="left"/>
      <w:pPr>
        <w:tabs>
          <w:tab w:val="left" w:pos="5760"/>
        </w:tabs>
        <w:ind w:left="5760" w:hanging="360"/>
      </w:pPr>
      <w:rPr>
        <w:rFonts w:ascii="Arial" w:hAnsi="Arial" w:hint="default"/>
      </w:rPr>
    </w:lvl>
    <w:lvl w:ilvl="8" w:tplc="144628D6" w:tentative="1">
      <w:start w:val="1"/>
      <w:numFmt w:val="bullet"/>
      <w:lvlText w:val="•"/>
      <w:lvlJc w:val="left"/>
      <w:pPr>
        <w:tabs>
          <w:tab w:val="left" w:pos="6480"/>
        </w:tabs>
        <w:ind w:left="6480" w:hanging="360"/>
      </w:pPr>
      <w:rPr>
        <w:rFonts w:ascii="Arial" w:hAnsi="Arial" w:hint="default"/>
      </w:rPr>
    </w:lvl>
  </w:abstractNum>
  <w:abstractNum w:abstractNumId="3" w15:restartNumberingAfterBreak="0">
    <w:nsid w:val="00000004"/>
    <w:multiLevelType w:val="hybridMultilevel"/>
    <w:tmpl w:val="FC06083C"/>
    <w:lvl w:ilvl="0" w:tplc="171A9BF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63377CB1"/>
    <w:multiLevelType w:val="hybridMultilevel"/>
    <w:tmpl w:val="EADA6826"/>
    <w:lvl w:ilvl="0" w:tplc="15A6DE6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1"/>
  </w:num>
  <w:num w:numId="4">
    <w:abstractNumId w:val="3"/>
  </w:num>
  <w:num w:numId="5">
    <w:abstractNumId w:val="2"/>
  </w:num>
  <w:num w:numId="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Ove Jason">
    <w15:presenceInfo w15:providerId="Windows Live" w15:userId="c8996aff8b5cebb8"/>
  </w15:person>
  <w15:person w15:author="Thike">
    <w15:presenceInfo w15:providerId="None" w15:userId="Thik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ese55x5vtzp0x6e9s9tpzwagt5re2t5sfaz5&quot;&gt;MyLib&lt;record-ids&gt;&lt;item&gt;30&lt;/item&gt;&lt;item&gt;72&lt;/item&gt;&lt;item&gt;438&lt;/item&gt;&lt;item&gt;442&lt;/item&gt;&lt;item&gt;443&lt;/item&gt;&lt;item&gt;444&lt;/item&gt;&lt;item&gt;446&lt;/item&gt;&lt;item&gt;447&lt;/item&gt;&lt;item&gt;448&lt;/item&gt;&lt;item&gt;451&lt;/item&gt;&lt;item&gt;452&lt;/item&gt;&lt;item&gt;453&lt;/item&gt;&lt;item&gt;465&lt;/item&gt;&lt;item&gt;466&lt;/item&gt;&lt;item&gt;467&lt;/item&gt;&lt;item&gt;468&lt;/item&gt;&lt;item&gt;469&lt;/item&gt;&lt;item&gt;470&lt;/item&gt;&lt;item&gt;471&lt;/item&gt;&lt;item&gt;472&lt;/item&gt;&lt;item&gt;473&lt;/item&gt;&lt;item&gt;474&lt;/item&gt;&lt;item&gt;475&lt;/item&gt;&lt;item&gt;476&lt;/item&gt;&lt;item&gt;477&lt;/item&gt;&lt;item&gt;484&lt;/item&gt;&lt;item&gt;486&lt;/item&gt;&lt;item&gt;487&lt;/item&gt;&lt;item&gt;488&lt;/item&gt;&lt;item&gt;489&lt;/item&gt;&lt;item&gt;490&lt;/item&gt;&lt;item&gt;491&lt;/item&gt;&lt;item&gt;492&lt;/item&gt;&lt;item&gt;493&lt;/item&gt;&lt;item&gt;495&lt;/item&gt;&lt;item&gt;496&lt;/item&gt;&lt;item&gt;497&lt;/item&gt;&lt;item&gt;502&lt;/item&gt;&lt;item&gt;504&lt;/item&gt;&lt;item&gt;505&lt;/item&gt;&lt;item&gt;506&lt;/item&gt;&lt;item&gt;510&lt;/item&gt;&lt;item&gt;511&lt;/item&gt;&lt;item&gt;513&lt;/item&gt;&lt;item&gt;514&lt;/item&gt;&lt;item&gt;519&lt;/item&gt;&lt;item&gt;552&lt;/item&gt;&lt;item&gt;553&lt;/item&gt;&lt;item&gt;610&lt;/item&gt;&lt;item&gt;611&lt;/item&gt;&lt;item&gt;618&lt;/item&gt;&lt;item&gt;635&lt;/item&gt;&lt;item&gt;636&lt;/item&gt;&lt;item&gt;643&lt;/item&gt;&lt;item&gt;644&lt;/item&gt;&lt;item&gt;645&lt;/item&gt;&lt;item&gt;647&lt;/item&gt;&lt;item&gt;648&lt;/item&gt;&lt;item&gt;649&lt;/item&gt;&lt;item&gt;650&lt;/item&gt;&lt;item&gt;652&lt;/item&gt;&lt;item&gt;654&lt;/item&gt;&lt;item&gt;656&lt;/item&gt;&lt;item&gt;657&lt;/item&gt;&lt;item&gt;658&lt;/item&gt;&lt;item&gt;660&lt;/item&gt;&lt;item&gt;661&lt;/item&gt;&lt;item&gt;662&lt;/item&gt;&lt;item&gt;663&lt;/item&gt;&lt;item&gt;664&lt;/item&gt;&lt;item&gt;707&lt;/item&gt;&lt;item&gt;711&lt;/item&gt;&lt;item&gt;712&lt;/item&gt;&lt;item&gt;713&lt;/item&gt;&lt;item&gt;714&lt;/item&gt;&lt;item&gt;717&lt;/item&gt;&lt;item&gt;718&lt;/item&gt;&lt;item&gt;719&lt;/item&gt;&lt;item&gt;720&lt;/item&gt;&lt;item&gt;721&lt;/item&gt;&lt;item&gt;722&lt;/item&gt;&lt;item&gt;723&lt;/item&gt;&lt;/record-ids&gt;&lt;/item&gt;&lt;/Libraries&gt;"/>
  </w:docVars>
  <w:rsids>
    <w:rsidRoot w:val="00CF1552"/>
    <w:rsid w:val="00004373"/>
    <w:rsid w:val="0001791A"/>
    <w:rsid w:val="00027281"/>
    <w:rsid w:val="00037A8D"/>
    <w:rsid w:val="00051443"/>
    <w:rsid w:val="00054887"/>
    <w:rsid w:val="0005675E"/>
    <w:rsid w:val="00062DCA"/>
    <w:rsid w:val="000664F7"/>
    <w:rsid w:val="00066BCE"/>
    <w:rsid w:val="00067220"/>
    <w:rsid w:val="0007178A"/>
    <w:rsid w:val="00071DE9"/>
    <w:rsid w:val="00072266"/>
    <w:rsid w:val="00074146"/>
    <w:rsid w:val="00077E61"/>
    <w:rsid w:val="00090DC2"/>
    <w:rsid w:val="000951AF"/>
    <w:rsid w:val="000972B8"/>
    <w:rsid w:val="000A1746"/>
    <w:rsid w:val="000A4146"/>
    <w:rsid w:val="000A757E"/>
    <w:rsid w:val="000A7C0D"/>
    <w:rsid w:val="000B4F4A"/>
    <w:rsid w:val="000C0414"/>
    <w:rsid w:val="000C19A3"/>
    <w:rsid w:val="000D3068"/>
    <w:rsid w:val="000D3BEA"/>
    <w:rsid w:val="000D69B3"/>
    <w:rsid w:val="000E07A4"/>
    <w:rsid w:val="000E6184"/>
    <w:rsid w:val="000E6A0C"/>
    <w:rsid w:val="000F3B79"/>
    <w:rsid w:val="000F7528"/>
    <w:rsid w:val="00102270"/>
    <w:rsid w:val="00104488"/>
    <w:rsid w:val="0010787C"/>
    <w:rsid w:val="00111B1B"/>
    <w:rsid w:val="0011647A"/>
    <w:rsid w:val="001178FA"/>
    <w:rsid w:val="0012088E"/>
    <w:rsid w:val="001264DB"/>
    <w:rsid w:val="00141C94"/>
    <w:rsid w:val="001427C2"/>
    <w:rsid w:val="0014561E"/>
    <w:rsid w:val="00154AA7"/>
    <w:rsid w:val="0015582D"/>
    <w:rsid w:val="001603AE"/>
    <w:rsid w:val="001607DD"/>
    <w:rsid w:val="0016673D"/>
    <w:rsid w:val="00171356"/>
    <w:rsid w:val="00171959"/>
    <w:rsid w:val="001814CD"/>
    <w:rsid w:val="001821CB"/>
    <w:rsid w:val="00187108"/>
    <w:rsid w:val="001911C1"/>
    <w:rsid w:val="001930DC"/>
    <w:rsid w:val="00194A7A"/>
    <w:rsid w:val="001A4BA0"/>
    <w:rsid w:val="001B6AFD"/>
    <w:rsid w:val="001C5B8A"/>
    <w:rsid w:val="001C6FD1"/>
    <w:rsid w:val="001D1F31"/>
    <w:rsid w:val="001D28CB"/>
    <w:rsid w:val="001D5C79"/>
    <w:rsid w:val="001D6901"/>
    <w:rsid w:val="001D6BDD"/>
    <w:rsid w:val="001E7089"/>
    <w:rsid w:val="00204986"/>
    <w:rsid w:val="00205DC2"/>
    <w:rsid w:val="0020671D"/>
    <w:rsid w:val="0021666C"/>
    <w:rsid w:val="00217315"/>
    <w:rsid w:val="0022315F"/>
    <w:rsid w:val="00226227"/>
    <w:rsid w:val="00227DC0"/>
    <w:rsid w:val="00240942"/>
    <w:rsid w:val="0024674D"/>
    <w:rsid w:val="0024763B"/>
    <w:rsid w:val="0025028D"/>
    <w:rsid w:val="00253708"/>
    <w:rsid w:val="00257CB8"/>
    <w:rsid w:val="00257E28"/>
    <w:rsid w:val="00263818"/>
    <w:rsid w:val="00271B7E"/>
    <w:rsid w:val="00272071"/>
    <w:rsid w:val="002724D4"/>
    <w:rsid w:val="0027288F"/>
    <w:rsid w:val="0027522B"/>
    <w:rsid w:val="00277D86"/>
    <w:rsid w:val="002820B6"/>
    <w:rsid w:val="00293894"/>
    <w:rsid w:val="002A103F"/>
    <w:rsid w:val="002A3D58"/>
    <w:rsid w:val="002A3DF1"/>
    <w:rsid w:val="002B00C8"/>
    <w:rsid w:val="002B3572"/>
    <w:rsid w:val="002C0A4A"/>
    <w:rsid w:val="002C22AF"/>
    <w:rsid w:val="002C22CD"/>
    <w:rsid w:val="002C3E0B"/>
    <w:rsid w:val="002D1EF0"/>
    <w:rsid w:val="002E1F73"/>
    <w:rsid w:val="002E2953"/>
    <w:rsid w:val="002E7735"/>
    <w:rsid w:val="002F1FE6"/>
    <w:rsid w:val="00304B28"/>
    <w:rsid w:val="003176D0"/>
    <w:rsid w:val="0032384F"/>
    <w:rsid w:val="003312BF"/>
    <w:rsid w:val="00331CA6"/>
    <w:rsid w:val="0033221E"/>
    <w:rsid w:val="00332440"/>
    <w:rsid w:val="003331E5"/>
    <w:rsid w:val="00333B6F"/>
    <w:rsid w:val="003370F8"/>
    <w:rsid w:val="00342415"/>
    <w:rsid w:val="003505D4"/>
    <w:rsid w:val="00351B32"/>
    <w:rsid w:val="00355498"/>
    <w:rsid w:val="00361B9D"/>
    <w:rsid w:val="00366073"/>
    <w:rsid w:val="0036734C"/>
    <w:rsid w:val="003720A7"/>
    <w:rsid w:val="0039148D"/>
    <w:rsid w:val="00393CAF"/>
    <w:rsid w:val="003A65D4"/>
    <w:rsid w:val="003B1EB4"/>
    <w:rsid w:val="003B479F"/>
    <w:rsid w:val="003B4897"/>
    <w:rsid w:val="003B5512"/>
    <w:rsid w:val="003B791D"/>
    <w:rsid w:val="003B7F03"/>
    <w:rsid w:val="003C3D2B"/>
    <w:rsid w:val="003C4DDF"/>
    <w:rsid w:val="003D6C95"/>
    <w:rsid w:val="003E079D"/>
    <w:rsid w:val="003E39AA"/>
    <w:rsid w:val="003E4BA8"/>
    <w:rsid w:val="003E4F21"/>
    <w:rsid w:val="003F2673"/>
    <w:rsid w:val="00404F54"/>
    <w:rsid w:val="0040649F"/>
    <w:rsid w:val="00406FC7"/>
    <w:rsid w:val="004112B2"/>
    <w:rsid w:val="00414D7F"/>
    <w:rsid w:val="00415269"/>
    <w:rsid w:val="00417D4E"/>
    <w:rsid w:val="0042243E"/>
    <w:rsid w:val="00431DAC"/>
    <w:rsid w:val="00440C52"/>
    <w:rsid w:val="004424E0"/>
    <w:rsid w:val="004438C2"/>
    <w:rsid w:val="0044473E"/>
    <w:rsid w:val="00457D78"/>
    <w:rsid w:val="004601E9"/>
    <w:rsid w:val="00460E18"/>
    <w:rsid w:val="004641E1"/>
    <w:rsid w:val="00466CD3"/>
    <w:rsid w:val="00472913"/>
    <w:rsid w:val="0047680F"/>
    <w:rsid w:val="0048326C"/>
    <w:rsid w:val="00491C48"/>
    <w:rsid w:val="004958DF"/>
    <w:rsid w:val="004A4FB8"/>
    <w:rsid w:val="004A69A7"/>
    <w:rsid w:val="004C189F"/>
    <w:rsid w:val="004C29D3"/>
    <w:rsid w:val="004C378D"/>
    <w:rsid w:val="004D1704"/>
    <w:rsid w:val="004D60BF"/>
    <w:rsid w:val="004D758A"/>
    <w:rsid w:val="004E06D0"/>
    <w:rsid w:val="004E56F2"/>
    <w:rsid w:val="004E6FBA"/>
    <w:rsid w:val="00507D51"/>
    <w:rsid w:val="0051038F"/>
    <w:rsid w:val="005111D5"/>
    <w:rsid w:val="00514311"/>
    <w:rsid w:val="00521D9A"/>
    <w:rsid w:val="00536418"/>
    <w:rsid w:val="005365CF"/>
    <w:rsid w:val="00537908"/>
    <w:rsid w:val="00542CC7"/>
    <w:rsid w:val="005430C9"/>
    <w:rsid w:val="0054434F"/>
    <w:rsid w:val="005509D6"/>
    <w:rsid w:val="00551ACC"/>
    <w:rsid w:val="005520BF"/>
    <w:rsid w:val="005562FD"/>
    <w:rsid w:val="005624FA"/>
    <w:rsid w:val="00574398"/>
    <w:rsid w:val="00575310"/>
    <w:rsid w:val="005803AD"/>
    <w:rsid w:val="00582653"/>
    <w:rsid w:val="0058554F"/>
    <w:rsid w:val="00585EC5"/>
    <w:rsid w:val="005871EF"/>
    <w:rsid w:val="00587A30"/>
    <w:rsid w:val="005A0E23"/>
    <w:rsid w:val="005A52CD"/>
    <w:rsid w:val="005A59A0"/>
    <w:rsid w:val="005A668D"/>
    <w:rsid w:val="005B201F"/>
    <w:rsid w:val="005B2480"/>
    <w:rsid w:val="005C4ECC"/>
    <w:rsid w:val="005D0082"/>
    <w:rsid w:val="005D1854"/>
    <w:rsid w:val="005D288D"/>
    <w:rsid w:val="005D71A2"/>
    <w:rsid w:val="005E099E"/>
    <w:rsid w:val="005E4D3A"/>
    <w:rsid w:val="005E512C"/>
    <w:rsid w:val="005E78E4"/>
    <w:rsid w:val="005F19BB"/>
    <w:rsid w:val="005F7C5D"/>
    <w:rsid w:val="006029D0"/>
    <w:rsid w:val="00611CA3"/>
    <w:rsid w:val="00615CF7"/>
    <w:rsid w:val="00621466"/>
    <w:rsid w:val="006337EF"/>
    <w:rsid w:val="00642C70"/>
    <w:rsid w:val="00646E12"/>
    <w:rsid w:val="006528C9"/>
    <w:rsid w:val="00661719"/>
    <w:rsid w:val="00663DD6"/>
    <w:rsid w:val="00674159"/>
    <w:rsid w:val="006755DB"/>
    <w:rsid w:val="00676B9D"/>
    <w:rsid w:val="00681067"/>
    <w:rsid w:val="00683020"/>
    <w:rsid w:val="00691D80"/>
    <w:rsid w:val="00691E49"/>
    <w:rsid w:val="006A1004"/>
    <w:rsid w:val="006A2F2D"/>
    <w:rsid w:val="006A3F53"/>
    <w:rsid w:val="006B37D4"/>
    <w:rsid w:val="006C3C4E"/>
    <w:rsid w:val="006C47AF"/>
    <w:rsid w:val="006C65BD"/>
    <w:rsid w:val="006D6458"/>
    <w:rsid w:val="006F1EB1"/>
    <w:rsid w:val="006F45D5"/>
    <w:rsid w:val="006F6E63"/>
    <w:rsid w:val="00700ED9"/>
    <w:rsid w:val="00702FAF"/>
    <w:rsid w:val="00706D19"/>
    <w:rsid w:val="00710E5F"/>
    <w:rsid w:val="00712F9C"/>
    <w:rsid w:val="00714F1E"/>
    <w:rsid w:val="00717D15"/>
    <w:rsid w:val="007254DC"/>
    <w:rsid w:val="00734DDC"/>
    <w:rsid w:val="00744DE0"/>
    <w:rsid w:val="00745BE1"/>
    <w:rsid w:val="007539D2"/>
    <w:rsid w:val="00753B95"/>
    <w:rsid w:val="00754293"/>
    <w:rsid w:val="00760240"/>
    <w:rsid w:val="007627C3"/>
    <w:rsid w:val="0076393C"/>
    <w:rsid w:val="00764250"/>
    <w:rsid w:val="00765283"/>
    <w:rsid w:val="00770948"/>
    <w:rsid w:val="00774219"/>
    <w:rsid w:val="00781FA7"/>
    <w:rsid w:val="00782C35"/>
    <w:rsid w:val="00784413"/>
    <w:rsid w:val="00784640"/>
    <w:rsid w:val="00784E77"/>
    <w:rsid w:val="00785363"/>
    <w:rsid w:val="0078733E"/>
    <w:rsid w:val="00787C11"/>
    <w:rsid w:val="007A260E"/>
    <w:rsid w:val="007A6CF7"/>
    <w:rsid w:val="007B33F5"/>
    <w:rsid w:val="007B3E10"/>
    <w:rsid w:val="007C4781"/>
    <w:rsid w:val="007D1B80"/>
    <w:rsid w:val="007D4576"/>
    <w:rsid w:val="007D4CFE"/>
    <w:rsid w:val="007D7D4C"/>
    <w:rsid w:val="007E2C94"/>
    <w:rsid w:val="007E581B"/>
    <w:rsid w:val="007F2B6A"/>
    <w:rsid w:val="007F2F12"/>
    <w:rsid w:val="008004B2"/>
    <w:rsid w:val="008050DE"/>
    <w:rsid w:val="00810566"/>
    <w:rsid w:val="00815306"/>
    <w:rsid w:val="008201D7"/>
    <w:rsid w:val="00821D6F"/>
    <w:rsid w:val="008221A9"/>
    <w:rsid w:val="0082243E"/>
    <w:rsid w:val="00826156"/>
    <w:rsid w:val="008264CA"/>
    <w:rsid w:val="0082730B"/>
    <w:rsid w:val="00831D33"/>
    <w:rsid w:val="00832911"/>
    <w:rsid w:val="008406BA"/>
    <w:rsid w:val="008415B5"/>
    <w:rsid w:val="008903CC"/>
    <w:rsid w:val="00891ABA"/>
    <w:rsid w:val="00891B50"/>
    <w:rsid w:val="008922A1"/>
    <w:rsid w:val="008A08A6"/>
    <w:rsid w:val="008A5AB9"/>
    <w:rsid w:val="008B5955"/>
    <w:rsid w:val="008D2E23"/>
    <w:rsid w:val="008E281C"/>
    <w:rsid w:val="008F299E"/>
    <w:rsid w:val="008F50B2"/>
    <w:rsid w:val="008F541E"/>
    <w:rsid w:val="00906C50"/>
    <w:rsid w:val="009141F2"/>
    <w:rsid w:val="009156C1"/>
    <w:rsid w:val="00924A8B"/>
    <w:rsid w:val="00927809"/>
    <w:rsid w:val="009349F5"/>
    <w:rsid w:val="009365CE"/>
    <w:rsid w:val="00937069"/>
    <w:rsid w:val="00947AE5"/>
    <w:rsid w:val="00950F46"/>
    <w:rsid w:val="00952C35"/>
    <w:rsid w:val="00953606"/>
    <w:rsid w:val="00957DAF"/>
    <w:rsid w:val="00957F16"/>
    <w:rsid w:val="00963ECF"/>
    <w:rsid w:val="00972113"/>
    <w:rsid w:val="00980269"/>
    <w:rsid w:val="00980DE7"/>
    <w:rsid w:val="00983B78"/>
    <w:rsid w:val="00986D88"/>
    <w:rsid w:val="00991A1C"/>
    <w:rsid w:val="00994F53"/>
    <w:rsid w:val="00997D1A"/>
    <w:rsid w:val="009B2854"/>
    <w:rsid w:val="009B4435"/>
    <w:rsid w:val="009B504A"/>
    <w:rsid w:val="009D0955"/>
    <w:rsid w:val="009D0963"/>
    <w:rsid w:val="009D170A"/>
    <w:rsid w:val="009E07DC"/>
    <w:rsid w:val="009E161D"/>
    <w:rsid w:val="009E2815"/>
    <w:rsid w:val="009E56BF"/>
    <w:rsid w:val="009F143D"/>
    <w:rsid w:val="009F1E7B"/>
    <w:rsid w:val="009F3075"/>
    <w:rsid w:val="009F63A6"/>
    <w:rsid w:val="00A02434"/>
    <w:rsid w:val="00A056DC"/>
    <w:rsid w:val="00A136E1"/>
    <w:rsid w:val="00A17FFA"/>
    <w:rsid w:val="00A22183"/>
    <w:rsid w:val="00A25339"/>
    <w:rsid w:val="00A258E2"/>
    <w:rsid w:val="00A360CD"/>
    <w:rsid w:val="00A373EF"/>
    <w:rsid w:val="00A44CE7"/>
    <w:rsid w:val="00A559BB"/>
    <w:rsid w:val="00A61C94"/>
    <w:rsid w:val="00A62A20"/>
    <w:rsid w:val="00A720BA"/>
    <w:rsid w:val="00A80D09"/>
    <w:rsid w:val="00A94D32"/>
    <w:rsid w:val="00AA1046"/>
    <w:rsid w:val="00AA129D"/>
    <w:rsid w:val="00AA2FF2"/>
    <w:rsid w:val="00AA3C6D"/>
    <w:rsid w:val="00AA547C"/>
    <w:rsid w:val="00AA6D9A"/>
    <w:rsid w:val="00AB12DD"/>
    <w:rsid w:val="00AB131F"/>
    <w:rsid w:val="00AB1687"/>
    <w:rsid w:val="00AB47E0"/>
    <w:rsid w:val="00AC338C"/>
    <w:rsid w:val="00AC69FF"/>
    <w:rsid w:val="00AC70D3"/>
    <w:rsid w:val="00AD2B8A"/>
    <w:rsid w:val="00AE12EB"/>
    <w:rsid w:val="00AE38AD"/>
    <w:rsid w:val="00AF0412"/>
    <w:rsid w:val="00AF596D"/>
    <w:rsid w:val="00AF76D2"/>
    <w:rsid w:val="00B07912"/>
    <w:rsid w:val="00B50C19"/>
    <w:rsid w:val="00B56836"/>
    <w:rsid w:val="00B57EA8"/>
    <w:rsid w:val="00B66355"/>
    <w:rsid w:val="00B676E9"/>
    <w:rsid w:val="00B720C6"/>
    <w:rsid w:val="00B72E31"/>
    <w:rsid w:val="00B7515F"/>
    <w:rsid w:val="00B77C6D"/>
    <w:rsid w:val="00B82915"/>
    <w:rsid w:val="00B85CB1"/>
    <w:rsid w:val="00B86AB9"/>
    <w:rsid w:val="00B9477D"/>
    <w:rsid w:val="00B94A49"/>
    <w:rsid w:val="00B95CE9"/>
    <w:rsid w:val="00BA1F52"/>
    <w:rsid w:val="00BA2C26"/>
    <w:rsid w:val="00BB0F15"/>
    <w:rsid w:val="00BB5F6D"/>
    <w:rsid w:val="00BB65FB"/>
    <w:rsid w:val="00BC09DE"/>
    <w:rsid w:val="00BC32F7"/>
    <w:rsid w:val="00BD10AB"/>
    <w:rsid w:val="00BD66BF"/>
    <w:rsid w:val="00BE0578"/>
    <w:rsid w:val="00BE0D40"/>
    <w:rsid w:val="00BE15CF"/>
    <w:rsid w:val="00BF0B8D"/>
    <w:rsid w:val="00BF1766"/>
    <w:rsid w:val="00BF72B4"/>
    <w:rsid w:val="00C0788A"/>
    <w:rsid w:val="00C11A95"/>
    <w:rsid w:val="00C17B87"/>
    <w:rsid w:val="00C21F45"/>
    <w:rsid w:val="00C220B8"/>
    <w:rsid w:val="00C24AD3"/>
    <w:rsid w:val="00C326BE"/>
    <w:rsid w:val="00C34A21"/>
    <w:rsid w:val="00C37E57"/>
    <w:rsid w:val="00C40D9B"/>
    <w:rsid w:val="00C46AFC"/>
    <w:rsid w:val="00C54C6D"/>
    <w:rsid w:val="00C57112"/>
    <w:rsid w:val="00C602E3"/>
    <w:rsid w:val="00C7404A"/>
    <w:rsid w:val="00C80ECD"/>
    <w:rsid w:val="00C83D3A"/>
    <w:rsid w:val="00C847A5"/>
    <w:rsid w:val="00C9020A"/>
    <w:rsid w:val="00CA15D2"/>
    <w:rsid w:val="00CA4A0F"/>
    <w:rsid w:val="00CA629C"/>
    <w:rsid w:val="00CA6F91"/>
    <w:rsid w:val="00CB37DB"/>
    <w:rsid w:val="00CB4C9A"/>
    <w:rsid w:val="00CC50D7"/>
    <w:rsid w:val="00CD3778"/>
    <w:rsid w:val="00CD4FC7"/>
    <w:rsid w:val="00CE55F8"/>
    <w:rsid w:val="00CE5CE8"/>
    <w:rsid w:val="00CF1552"/>
    <w:rsid w:val="00CF7329"/>
    <w:rsid w:val="00D03F1A"/>
    <w:rsid w:val="00D0488B"/>
    <w:rsid w:val="00D061AD"/>
    <w:rsid w:val="00D07ED6"/>
    <w:rsid w:val="00D11236"/>
    <w:rsid w:val="00D129AF"/>
    <w:rsid w:val="00D25838"/>
    <w:rsid w:val="00D3363F"/>
    <w:rsid w:val="00D33F14"/>
    <w:rsid w:val="00D37A7F"/>
    <w:rsid w:val="00D4373B"/>
    <w:rsid w:val="00D52875"/>
    <w:rsid w:val="00D65D4A"/>
    <w:rsid w:val="00D74470"/>
    <w:rsid w:val="00D9470E"/>
    <w:rsid w:val="00D960AB"/>
    <w:rsid w:val="00DA54D5"/>
    <w:rsid w:val="00DA721F"/>
    <w:rsid w:val="00DA7FFC"/>
    <w:rsid w:val="00DD0E5F"/>
    <w:rsid w:val="00DD10E6"/>
    <w:rsid w:val="00DD2FA7"/>
    <w:rsid w:val="00DD5CA5"/>
    <w:rsid w:val="00DF6EB0"/>
    <w:rsid w:val="00DF770C"/>
    <w:rsid w:val="00E0102B"/>
    <w:rsid w:val="00E01950"/>
    <w:rsid w:val="00E0463D"/>
    <w:rsid w:val="00E10F5B"/>
    <w:rsid w:val="00E21E71"/>
    <w:rsid w:val="00E24DDE"/>
    <w:rsid w:val="00E317F7"/>
    <w:rsid w:val="00E409CC"/>
    <w:rsid w:val="00E418D4"/>
    <w:rsid w:val="00E44244"/>
    <w:rsid w:val="00E44586"/>
    <w:rsid w:val="00E56E82"/>
    <w:rsid w:val="00E656D0"/>
    <w:rsid w:val="00E9421A"/>
    <w:rsid w:val="00EA37CD"/>
    <w:rsid w:val="00EB1D16"/>
    <w:rsid w:val="00EB1EE4"/>
    <w:rsid w:val="00EB4FB9"/>
    <w:rsid w:val="00EB5497"/>
    <w:rsid w:val="00EC2300"/>
    <w:rsid w:val="00EC66AB"/>
    <w:rsid w:val="00EC66D2"/>
    <w:rsid w:val="00ED132C"/>
    <w:rsid w:val="00ED4272"/>
    <w:rsid w:val="00EE126D"/>
    <w:rsid w:val="00EE5AE3"/>
    <w:rsid w:val="00EF33B3"/>
    <w:rsid w:val="00F0158C"/>
    <w:rsid w:val="00F0383C"/>
    <w:rsid w:val="00F16F35"/>
    <w:rsid w:val="00F340DD"/>
    <w:rsid w:val="00F341C3"/>
    <w:rsid w:val="00F353FF"/>
    <w:rsid w:val="00F36E07"/>
    <w:rsid w:val="00F44808"/>
    <w:rsid w:val="00F50836"/>
    <w:rsid w:val="00F50C26"/>
    <w:rsid w:val="00F540ED"/>
    <w:rsid w:val="00F60B5F"/>
    <w:rsid w:val="00F633F4"/>
    <w:rsid w:val="00F63EE4"/>
    <w:rsid w:val="00F7582E"/>
    <w:rsid w:val="00F764EB"/>
    <w:rsid w:val="00F83359"/>
    <w:rsid w:val="00F917EE"/>
    <w:rsid w:val="00FB07B7"/>
    <w:rsid w:val="00FB4EEA"/>
    <w:rsid w:val="00FB676F"/>
    <w:rsid w:val="00FC592B"/>
    <w:rsid w:val="00FC6F0B"/>
    <w:rsid w:val="00FE0AF8"/>
    <w:rsid w:val="00FE249E"/>
    <w:rsid w:val="00FE5335"/>
    <w:rsid w:val="00FE7318"/>
    <w:rsid w:val="00FE7F8E"/>
    <w:rsid w:val="00FF03B1"/>
    <w:rsid w:val="00FF18B9"/>
    <w:rsid w:val="00FF1EE0"/>
    <w:rsid w:val="00FF362C"/>
    <w:rsid w:val="00FF3F8A"/>
    <w:rsid w:val="00FF64D3"/>
    <w:rsid w:val="00FF722E"/>
  </w:rsids>
  <m:mathPr>
    <m:mathFont m:val="Cambria Math"/>
    <m:brkBin m:val="before"/>
    <m:brkBinSub m:val="--"/>
    <m:smallFrac m:val="0"/>
    <m:dispDef/>
    <m:lMargin m:val="0"/>
    <m:rMargin m:val="0"/>
    <m:defJc m:val="centerGroup"/>
    <m:wrapIndent m:val="1440"/>
    <m:intLim m:val="subSup"/>
    <m:naryLim m:val="undOvr"/>
  </m:mathPr>
  <w:themeFontLang w:val="en-US" w:eastAsia="zh-CN" w:bidi="my-MM"/>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4077AA"/>
  <w15:docId w15:val="{55EF109F-AE15-43BB-9DE7-9DF813118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宋体"/>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200" w:line="276" w:lineRule="auto"/>
    </w:pPr>
  </w:style>
  <w:style w:type="paragraph" w:styleId="1">
    <w:name w:val="heading 1"/>
    <w:basedOn w:val="a"/>
    <w:next w:val="a"/>
    <w:link w:val="10"/>
    <w:uiPriority w:val="9"/>
    <w:qFormat/>
    <w:pPr>
      <w:keepNext/>
      <w:keepLines/>
      <w:numPr>
        <w:numId w:val="2"/>
      </w:numPr>
      <w:spacing w:before="240" w:after="0"/>
      <w:outlineLvl w:val="0"/>
    </w:pPr>
    <w:rPr>
      <w:rFonts w:ascii="Times New Roman" w:eastAsia="等线 Light" w:hAnsi="Times New Roman"/>
      <w:b/>
      <w:sz w:val="28"/>
      <w:szCs w:val="32"/>
    </w:rPr>
  </w:style>
  <w:style w:type="paragraph" w:styleId="2">
    <w:name w:val="heading 2"/>
    <w:basedOn w:val="a"/>
    <w:next w:val="a"/>
    <w:link w:val="20"/>
    <w:uiPriority w:val="9"/>
    <w:qFormat/>
    <w:pPr>
      <w:keepNext/>
      <w:keepLines/>
      <w:numPr>
        <w:ilvl w:val="1"/>
        <w:numId w:val="2"/>
      </w:numPr>
      <w:spacing w:before="40" w:after="0"/>
      <w:outlineLvl w:val="1"/>
    </w:pPr>
    <w:rPr>
      <w:rFonts w:ascii="Times New Roman" w:eastAsia="等线 Light" w:hAnsi="Times New Roman"/>
      <w:b/>
      <w:sz w:val="28"/>
      <w:szCs w:val="26"/>
    </w:rPr>
  </w:style>
  <w:style w:type="paragraph" w:styleId="3">
    <w:name w:val="heading 3"/>
    <w:basedOn w:val="a"/>
    <w:next w:val="a"/>
    <w:link w:val="30"/>
    <w:uiPriority w:val="9"/>
    <w:qFormat/>
    <w:pPr>
      <w:keepNext/>
      <w:keepLines/>
      <w:numPr>
        <w:ilvl w:val="2"/>
        <w:numId w:val="2"/>
      </w:numPr>
      <w:spacing w:before="40" w:after="0"/>
      <w:outlineLvl w:val="2"/>
    </w:pPr>
    <w:rPr>
      <w:rFonts w:ascii="Times New Roman" w:eastAsia="等线 Light" w:hAnsi="Times New Roman"/>
      <w:b/>
      <w:sz w:val="24"/>
      <w:szCs w:val="24"/>
    </w:rPr>
  </w:style>
  <w:style w:type="paragraph" w:styleId="4">
    <w:name w:val="heading 4"/>
    <w:basedOn w:val="a"/>
    <w:next w:val="a"/>
    <w:link w:val="40"/>
    <w:uiPriority w:val="9"/>
    <w:qFormat/>
    <w:pPr>
      <w:keepNext/>
      <w:keepLines/>
      <w:numPr>
        <w:ilvl w:val="3"/>
        <w:numId w:val="2"/>
      </w:numPr>
      <w:spacing w:before="40" w:after="0"/>
      <w:outlineLvl w:val="3"/>
    </w:pPr>
    <w:rPr>
      <w:rFonts w:ascii="Calibri Light" w:eastAsia="等线 Light" w:hAnsi="Calibri Light"/>
      <w:i/>
      <w:iCs/>
      <w:color w:val="2F5496"/>
    </w:rPr>
  </w:style>
  <w:style w:type="paragraph" w:styleId="5">
    <w:name w:val="heading 5"/>
    <w:basedOn w:val="a"/>
    <w:next w:val="a"/>
    <w:link w:val="50"/>
    <w:uiPriority w:val="9"/>
    <w:qFormat/>
    <w:pPr>
      <w:keepNext/>
      <w:keepLines/>
      <w:numPr>
        <w:ilvl w:val="4"/>
        <w:numId w:val="2"/>
      </w:numPr>
      <w:spacing w:before="40" w:after="0"/>
      <w:outlineLvl w:val="4"/>
    </w:pPr>
    <w:rPr>
      <w:rFonts w:ascii="Calibri Light" w:eastAsia="等线 Light" w:hAnsi="Calibri Light"/>
      <w:color w:val="2F5496"/>
    </w:rPr>
  </w:style>
  <w:style w:type="paragraph" w:styleId="6">
    <w:name w:val="heading 6"/>
    <w:basedOn w:val="a"/>
    <w:next w:val="a"/>
    <w:link w:val="60"/>
    <w:uiPriority w:val="9"/>
    <w:qFormat/>
    <w:pPr>
      <w:keepNext/>
      <w:keepLines/>
      <w:numPr>
        <w:ilvl w:val="5"/>
        <w:numId w:val="2"/>
      </w:numPr>
      <w:spacing w:before="40" w:after="0"/>
      <w:outlineLvl w:val="5"/>
    </w:pPr>
    <w:rPr>
      <w:rFonts w:ascii="Calibri Light" w:eastAsia="等线 Light" w:hAnsi="Calibri Light"/>
      <w:color w:val="1F3763"/>
    </w:rPr>
  </w:style>
  <w:style w:type="paragraph" w:styleId="7">
    <w:name w:val="heading 7"/>
    <w:basedOn w:val="a"/>
    <w:next w:val="a"/>
    <w:link w:val="70"/>
    <w:uiPriority w:val="9"/>
    <w:qFormat/>
    <w:pPr>
      <w:keepNext/>
      <w:keepLines/>
      <w:numPr>
        <w:ilvl w:val="6"/>
        <w:numId w:val="2"/>
      </w:numPr>
      <w:spacing w:before="40" w:after="0"/>
      <w:outlineLvl w:val="6"/>
    </w:pPr>
    <w:rPr>
      <w:rFonts w:ascii="Calibri Light" w:eastAsia="等线 Light" w:hAnsi="Calibri Light"/>
      <w:i/>
      <w:iCs/>
      <w:color w:val="1F3763"/>
    </w:rPr>
  </w:style>
  <w:style w:type="paragraph" w:styleId="8">
    <w:name w:val="heading 8"/>
    <w:basedOn w:val="a"/>
    <w:next w:val="a"/>
    <w:link w:val="80"/>
    <w:uiPriority w:val="9"/>
    <w:qFormat/>
    <w:pPr>
      <w:keepNext/>
      <w:keepLines/>
      <w:numPr>
        <w:ilvl w:val="7"/>
        <w:numId w:val="2"/>
      </w:numPr>
      <w:spacing w:before="40" w:after="0"/>
      <w:outlineLvl w:val="7"/>
    </w:pPr>
    <w:rPr>
      <w:rFonts w:ascii="Calibri Light" w:eastAsia="等线 Light" w:hAnsi="Calibri Light"/>
      <w:color w:val="272727"/>
      <w:sz w:val="21"/>
      <w:szCs w:val="21"/>
    </w:rPr>
  </w:style>
  <w:style w:type="paragraph" w:styleId="9">
    <w:name w:val="heading 9"/>
    <w:basedOn w:val="a"/>
    <w:next w:val="a"/>
    <w:link w:val="90"/>
    <w:uiPriority w:val="9"/>
    <w:qFormat/>
    <w:pPr>
      <w:keepNext/>
      <w:keepLines/>
      <w:numPr>
        <w:ilvl w:val="8"/>
        <w:numId w:val="2"/>
      </w:numPr>
      <w:spacing w:before="40" w:after="0"/>
      <w:outlineLvl w:val="8"/>
    </w:pPr>
    <w:rPr>
      <w:rFonts w:ascii="Calibri Light" w:eastAsia="等线 Light" w:hAnsi="Calibri Light"/>
      <w:i/>
      <w:iCs/>
      <w:color w:val="272727"/>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Pr>
      <w:rFonts w:ascii="Times New Roman" w:eastAsia="等线 Light" w:hAnsi="Times New Roman"/>
      <w:b/>
      <w:sz w:val="28"/>
      <w:szCs w:val="32"/>
    </w:rPr>
  </w:style>
  <w:style w:type="character" w:customStyle="1" w:styleId="20">
    <w:name w:val="标题 2 字符"/>
    <w:basedOn w:val="a0"/>
    <w:link w:val="2"/>
    <w:uiPriority w:val="9"/>
    <w:rPr>
      <w:rFonts w:ascii="Times New Roman" w:eastAsia="等线 Light" w:hAnsi="Times New Roman" w:cs="宋体"/>
      <w:b/>
      <w:sz w:val="28"/>
      <w:szCs w:val="26"/>
    </w:rPr>
  </w:style>
  <w:style w:type="character" w:customStyle="1" w:styleId="30">
    <w:name w:val="标题 3 字符"/>
    <w:basedOn w:val="a0"/>
    <w:link w:val="3"/>
    <w:uiPriority w:val="9"/>
    <w:rPr>
      <w:rFonts w:ascii="Times New Roman" w:eastAsia="等线 Light" w:hAnsi="Times New Roman"/>
      <w:b/>
      <w:sz w:val="24"/>
      <w:szCs w:val="24"/>
    </w:rPr>
  </w:style>
  <w:style w:type="character" w:customStyle="1" w:styleId="40">
    <w:name w:val="标题 4 字符"/>
    <w:basedOn w:val="a0"/>
    <w:link w:val="4"/>
    <w:uiPriority w:val="9"/>
    <w:rPr>
      <w:rFonts w:ascii="Calibri Light" w:eastAsia="等线 Light" w:hAnsi="Calibri Light" w:cs="宋体"/>
      <w:i/>
      <w:iCs/>
      <w:color w:val="2F5496"/>
    </w:rPr>
  </w:style>
  <w:style w:type="character" w:customStyle="1" w:styleId="50">
    <w:name w:val="标题 5 字符"/>
    <w:basedOn w:val="a0"/>
    <w:link w:val="5"/>
    <w:uiPriority w:val="9"/>
    <w:rPr>
      <w:rFonts w:ascii="Calibri Light" w:eastAsia="等线 Light" w:hAnsi="Calibri Light" w:cs="宋体"/>
      <w:color w:val="2F5496"/>
    </w:rPr>
  </w:style>
  <w:style w:type="character" w:customStyle="1" w:styleId="60">
    <w:name w:val="标题 6 字符"/>
    <w:basedOn w:val="a0"/>
    <w:link w:val="6"/>
    <w:uiPriority w:val="9"/>
    <w:rPr>
      <w:rFonts w:ascii="Calibri Light" w:eastAsia="等线 Light" w:hAnsi="Calibri Light" w:cs="宋体"/>
      <w:color w:val="1F3763"/>
    </w:rPr>
  </w:style>
  <w:style w:type="character" w:customStyle="1" w:styleId="70">
    <w:name w:val="标题 7 字符"/>
    <w:basedOn w:val="a0"/>
    <w:link w:val="7"/>
    <w:uiPriority w:val="9"/>
    <w:rPr>
      <w:rFonts w:ascii="Calibri Light" w:eastAsia="等线 Light" w:hAnsi="Calibri Light" w:cs="宋体"/>
      <w:i/>
      <w:iCs/>
      <w:color w:val="1F3763"/>
    </w:rPr>
  </w:style>
  <w:style w:type="character" w:customStyle="1" w:styleId="80">
    <w:name w:val="标题 8 字符"/>
    <w:basedOn w:val="a0"/>
    <w:link w:val="8"/>
    <w:uiPriority w:val="9"/>
    <w:rPr>
      <w:rFonts w:ascii="Calibri Light" w:eastAsia="等线 Light" w:hAnsi="Calibri Light" w:cs="宋体"/>
      <w:color w:val="272727"/>
      <w:sz w:val="21"/>
      <w:szCs w:val="21"/>
    </w:rPr>
  </w:style>
  <w:style w:type="character" w:customStyle="1" w:styleId="90">
    <w:name w:val="标题 9 字符"/>
    <w:basedOn w:val="a0"/>
    <w:link w:val="9"/>
    <w:uiPriority w:val="9"/>
    <w:rPr>
      <w:rFonts w:ascii="Calibri Light" w:eastAsia="等线 Light" w:hAnsi="Calibri Light" w:cs="宋体"/>
      <w:i/>
      <w:iCs/>
      <w:color w:val="272727"/>
      <w:sz w:val="21"/>
      <w:szCs w:val="21"/>
    </w:rPr>
  </w:style>
  <w:style w:type="paragraph" w:customStyle="1" w:styleId="EndNoteBibliography">
    <w:name w:val="EndNote Bibliography"/>
    <w:basedOn w:val="a"/>
    <w:link w:val="EndNoteBibliographyChar"/>
    <w:pPr>
      <w:spacing w:line="240" w:lineRule="auto"/>
      <w:jc w:val="both"/>
    </w:pPr>
    <w:rPr>
      <w:rFonts w:ascii="Times New Roman" w:hAnsi="Times New Roman" w:cs="Times New Roman"/>
      <w:sz w:val="24"/>
    </w:rPr>
  </w:style>
  <w:style w:type="character" w:customStyle="1" w:styleId="EndNoteBibliographyChar">
    <w:name w:val="EndNote Bibliography Char"/>
    <w:basedOn w:val="a0"/>
    <w:link w:val="EndNoteBibliography"/>
    <w:rPr>
      <w:rFonts w:ascii="Times New Roman" w:hAnsi="Times New Roman" w:cs="Times New Roman"/>
      <w:sz w:val="24"/>
    </w:rPr>
  </w:style>
  <w:style w:type="paragraph" w:styleId="a3">
    <w:name w:val="List Paragraph"/>
    <w:basedOn w:val="a"/>
    <w:uiPriority w:val="34"/>
    <w:qFormat/>
    <w:pPr>
      <w:spacing w:after="0" w:line="240" w:lineRule="auto"/>
      <w:ind w:left="720"/>
      <w:contextualSpacing/>
    </w:pPr>
    <w:rPr>
      <w:rFonts w:ascii="Times New Roman" w:eastAsia="Times New Roman" w:hAnsi="Times New Roman" w:cs="Times New Roman"/>
      <w:sz w:val="24"/>
      <w:szCs w:val="24"/>
    </w:rPr>
  </w:style>
  <w:style w:type="table" w:customStyle="1" w:styleId="ListTable2-Accent51">
    <w:name w:val="List Table 2 - Accent 51"/>
    <w:basedOn w:val="a1"/>
    <w:uiPriority w:val="47"/>
    <w:pPr>
      <w:spacing w:after="0" w:line="240" w:lineRule="auto"/>
    </w:pPr>
    <w:tblPr>
      <w:tblStyleRowBandSize w:val="1"/>
      <w:tblStyleColBandSize w:val="1"/>
      <w:tblBorders>
        <w:top w:val="single" w:sz="4" w:space="0" w:color="9CC2E5"/>
        <w:bottom w:val="single" w:sz="4" w:space="0" w:color="9CC2E5"/>
        <w:insideH w:val="single" w:sz="4" w:space="0" w:color="9CC2E5"/>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styleId="a4">
    <w:name w:val="annotation text"/>
    <w:basedOn w:val="a"/>
    <w:link w:val="a5"/>
    <w:uiPriority w:val="99"/>
  </w:style>
  <w:style w:type="character" w:customStyle="1" w:styleId="a5">
    <w:name w:val="批注文字 字符"/>
    <w:basedOn w:val="a0"/>
    <w:link w:val="a4"/>
    <w:uiPriority w:val="99"/>
    <w:rPr>
      <w:rFonts w:ascii="Calibri" w:hAnsi="Calibri" w:cs="宋体"/>
    </w:rPr>
  </w:style>
  <w:style w:type="character" w:styleId="a6">
    <w:name w:val="annotation reference"/>
    <w:basedOn w:val="a0"/>
    <w:uiPriority w:val="99"/>
    <w:rPr>
      <w:sz w:val="21"/>
      <w:szCs w:val="21"/>
    </w:rPr>
  </w:style>
  <w:style w:type="paragraph" w:styleId="a7">
    <w:name w:val="Balloon Text"/>
    <w:basedOn w:val="a"/>
    <w:link w:val="a8"/>
    <w:uiPriority w:val="99"/>
    <w:pPr>
      <w:spacing w:after="0" w:line="240" w:lineRule="auto"/>
    </w:pPr>
    <w:rPr>
      <w:rFonts w:ascii="Arial" w:hAnsi="Arial" w:cs="Arial"/>
      <w:sz w:val="18"/>
      <w:szCs w:val="18"/>
    </w:rPr>
  </w:style>
  <w:style w:type="character" w:customStyle="1" w:styleId="a8">
    <w:name w:val="批注框文本 字符"/>
    <w:basedOn w:val="a0"/>
    <w:link w:val="a7"/>
    <w:uiPriority w:val="99"/>
    <w:rPr>
      <w:rFonts w:ascii="Arial" w:hAnsi="Arial" w:cs="Arial"/>
      <w:sz w:val="18"/>
      <w:szCs w:val="18"/>
    </w:rPr>
  </w:style>
  <w:style w:type="paragraph" w:customStyle="1" w:styleId="EndNoteBibliographyTitle">
    <w:name w:val="EndNote Bibliography Title"/>
    <w:basedOn w:val="a"/>
    <w:link w:val="EndNoteBibliographyTitleChar"/>
    <w:pPr>
      <w:spacing w:after="0"/>
      <w:jc w:val="center"/>
    </w:pPr>
    <w:rPr>
      <w:rFonts w:ascii="Times New Roman" w:hAnsi="Times New Roman" w:cs="Times New Roman"/>
      <w:noProof/>
      <w:sz w:val="24"/>
    </w:rPr>
  </w:style>
  <w:style w:type="character" w:customStyle="1" w:styleId="EndNoteBibliographyTitleChar">
    <w:name w:val="EndNote Bibliography Title Char"/>
    <w:basedOn w:val="a0"/>
    <w:link w:val="EndNoteBibliographyTitle"/>
    <w:rPr>
      <w:rFonts w:ascii="Times New Roman" w:hAnsi="Times New Roman" w:cs="Times New Roman"/>
      <w:noProof/>
      <w:sz w:val="24"/>
    </w:rPr>
  </w:style>
  <w:style w:type="character" w:styleId="a9">
    <w:name w:val="Hyperlink"/>
    <w:basedOn w:val="a0"/>
    <w:uiPriority w:val="99"/>
    <w:rPr>
      <w:color w:val="0563C1"/>
      <w:u w:val="single"/>
    </w:rPr>
  </w:style>
  <w:style w:type="character" w:customStyle="1" w:styleId="UnresolvedMention1">
    <w:name w:val="Unresolved Mention1"/>
    <w:basedOn w:val="a0"/>
    <w:uiPriority w:val="99"/>
    <w:rPr>
      <w:color w:val="605E5C"/>
      <w:shd w:val="clear" w:color="auto" w:fill="E1DFDD"/>
    </w:rPr>
  </w:style>
  <w:style w:type="table" w:styleId="aa">
    <w:name w:val="Table Grid"/>
    <w:basedOn w:val="a1"/>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61">
    <w:name w:val="Grid Table 4 - Accent 61"/>
    <w:basedOn w:val="a1"/>
    <w:uiPriority w:val="49"/>
    <w:pPr>
      <w:spacing w:after="0" w:line="240" w:lineRule="auto"/>
    </w:p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character" w:styleId="ab">
    <w:name w:val="Placeholder Text"/>
    <w:basedOn w:val="a0"/>
    <w:uiPriority w:val="99"/>
    <w:rPr>
      <w:color w:val="808080"/>
    </w:rPr>
  </w:style>
  <w:style w:type="character" w:customStyle="1" w:styleId="fontstyle01">
    <w:name w:val="fontstyle01"/>
    <w:basedOn w:val="a0"/>
    <w:rPr>
      <w:rFonts w:ascii="Times-Roman" w:hAnsi="Times-Roman" w:hint="default"/>
      <w:b w:val="0"/>
      <w:bCs w:val="0"/>
      <w:i w:val="0"/>
      <w:iCs w:val="0"/>
      <w:color w:val="242021"/>
      <w:sz w:val="22"/>
      <w:szCs w:val="22"/>
    </w:rPr>
  </w:style>
  <w:style w:type="paragraph" w:styleId="ac">
    <w:name w:val="header"/>
    <w:basedOn w:val="a"/>
    <w:link w:val="ad"/>
    <w:uiPriority w:val="99"/>
    <w:pPr>
      <w:tabs>
        <w:tab w:val="center" w:pos="4680"/>
        <w:tab w:val="right" w:pos="9360"/>
      </w:tabs>
      <w:spacing w:after="0" w:line="240" w:lineRule="auto"/>
    </w:pPr>
  </w:style>
  <w:style w:type="character" w:customStyle="1" w:styleId="ad">
    <w:name w:val="页眉 字符"/>
    <w:basedOn w:val="a0"/>
    <w:link w:val="ac"/>
    <w:uiPriority w:val="99"/>
    <w:rPr>
      <w:rFonts w:ascii="Calibri" w:hAnsi="Calibri" w:cs="宋体"/>
    </w:rPr>
  </w:style>
  <w:style w:type="paragraph" w:styleId="ae">
    <w:name w:val="footer"/>
    <w:basedOn w:val="a"/>
    <w:link w:val="af"/>
    <w:uiPriority w:val="99"/>
    <w:pPr>
      <w:tabs>
        <w:tab w:val="center" w:pos="4680"/>
        <w:tab w:val="right" w:pos="9360"/>
      </w:tabs>
      <w:spacing w:after="0" w:line="240" w:lineRule="auto"/>
    </w:pPr>
  </w:style>
  <w:style w:type="character" w:customStyle="1" w:styleId="af">
    <w:name w:val="页脚 字符"/>
    <w:basedOn w:val="a0"/>
    <w:link w:val="ae"/>
    <w:uiPriority w:val="99"/>
    <w:rPr>
      <w:rFonts w:ascii="Calibri" w:hAnsi="Calibri" w:cs="宋体"/>
    </w:rPr>
  </w:style>
  <w:style w:type="paragraph" w:styleId="af0">
    <w:name w:val="annotation subject"/>
    <w:basedOn w:val="a4"/>
    <w:next w:val="a4"/>
    <w:link w:val="af1"/>
    <w:uiPriority w:val="99"/>
    <w:rPr>
      <w:b/>
      <w:bCs/>
    </w:rPr>
  </w:style>
  <w:style w:type="character" w:customStyle="1" w:styleId="af1">
    <w:name w:val="批注主题 字符"/>
    <w:basedOn w:val="a5"/>
    <w:link w:val="af0"/>
    <w:uiPriority w:val="99"/>
    <w:rPr>
      <w:rFonts w:ascii="Calibri" w:hAnsi="Calibri" w:cs="宋体"/>
      <w:b/>
      <w:bCs/>
    </w:rPr>
  </w:style>
  <w:style w:type="character" w:customStyle="1" w:styleId="UnresolvedMention2">
    <w:name w:val="Unresolved Mention2"/>
    <w:basedOn w:val="a0"/>
    <w:uiPriority w:val="99"/>
    <w:rPr>
      <w:color w:val="605E5C"/>
      <w:shd w:val="clear" w:color="auto" w:fill="E1DFDD"/>
    </w:rPr>
  </w:style>
  <w:style w:type="character" w:customStyle="1" w:styleId="UnresolvedMention3">
    <w:name w:val="Unresolved Mention3"/>
    <w:basedOn w:val="a0"/>
    <w:uiPriority w:val="99"/>
    <w:semiHidden/>
    <w:unhideWhenUsed/>
    <w:rsid w:val="00072266"/>
    <w:rPr>
      <w:color w:val="605E5C"/>
      <w:shd w:val="clear" w:color="auto" w:fill="E1DFDD"/>
    </w:rPr>
  </w:style>
  <w:style w:type="character" w:styleId="af2">
    <w:name w:val="Unresolved Mention"/>
    <w:basedOn w:val="a0"/>
    <w:uiPriority w:val="99"/>
    <w:semiHidden/>
    <w:unhideWhenUsed/>
    <w:rsid w:val="00FF03B1"/>
    <w:rPr>
      <w:color w:val="605E5C"/>
      <w:shd w:val="clear" w:color="auto" w:fill="E1DFDD"/>
    </w:rPr>
  </w:style>
  <w:style w:type="character" w:styleId="af3">
    <w:name w:val="FollowedHyperlink"/>
    <w:basedOn w:val="a0"/>
    <w:uiPriority w:val="99"/>
    <w:semiHidden/>
    <w:unhideWhenUsed/>
    <w:rsid w:val="006F6E6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customXml" Target="../customXml/item117.xml"/><Relationship Id="rId21" Type="http://schemas.openxmlformats.org/officeDocument/2006/relationships/customXml" Target="../customXml/item21.xml"/><Relationship Id="rId42" Type="http://schemas.openxmlformats.org/officeDocument/2006/relationships/customXml" Target="../customXml/item42.xml"/><Relationship Id="rId63" Type="http://schemas.openxmlformats.org/officeDocument/2006/relationships/customXml" Target="../customXml/item63.xml"/><Relationship Id="rId84" Type="http://schemas.openxmlformats.org/officeDocument/2006/relationships/customXml" Target="../customXml/item84.xml"/><Relationship Id="rId138" Type="http://schemas.openxmlformats.org/officeDocument/2006/relationships/customXml" Target="../customXml/item138.xml"/><Relationship Id="rId159" Type="http://schemas.openxmlformats.org/officeDocument/2006/relationships/customXml" Target="../customXml/item159.xml"/><Relationship Id="rId170" Type="http://schemas.openxmlformats.org/officeDocument/2006/relationships/customXml" Target="../customXml/item170.xml"/><Relationship Id="rId191" Type="http://schemas.openxmlformats.org/officeDocument/2006/relationships/oleObject" Target="embeddings/oleObject2.bin"/><Relationship Id="rId107" Type="http://schemas.openxmlformats.org/officeDocument/2006/relationships/customXml" Target="../customXml/item107.xml"/><Relationship Id="rId11" Type="http://schemas.openxmlformats.org/officeDocument/2006/relationships/customXml" Target="../customXml/item11.xml"/><Relationship Id="rId32" Type="http://schemas.openxmlformats.org/officeDocument/2006/relationships/customXml" Target="../customXml/item32.xml"/><Relationship Id="rId53" Type="http://schemas.openxmlformats.org/officeDocument/2006/relationships/customXml" Target="../customXml/item53.xml"/><Relationship Id="rId74" Type="http://schemas.openxmlformats.org/officeDocument/2006/relationships/customXml" Target="../customXml/item74.xml"/><Relationship Id="rId128" Type="http://schemas.openxmlformats.org/officeDocument/2006/relationships/customXml" Target="../customXml/item128.xml"/><Relationship Id="rId149" Type="http://schemas.openxmlformats.org/officeDocument/2006/relationships/customXml" Target="../customXml/item149.xml"/><Relationship Id="rId5" Type="http://schemas.openxmlformats.org/officeDocument/2006/relationships/customXml" Target="../customXml/item5.xml"/><Relationship Id="rId95" Type="http://schemas.openxmlformats.org/officeDocument/2006/relationships/customXml" Target="../customXml/item95.xml"/><Relationship Id="rId160" Type="http://schemas.openxmlformats.org/officeDocument/2006/relationships/customXml" Target="../customXml/item160.xml"/><Relationship Id="rId181" Type="http://schemas.openxmlformats.org/officeDocument/2006/relationships/customXml" Target="../customXml/item181.xml"/><Relationship Id="rId22" Type="http://schemas.openxmlformats.org/officeDocument/2006/relationships/customXml" Target="../customXml/item22.xml"/><Relationship Id="rId43" Type="http://schemas.openxmlformats.org/officeDocument/2006/relationships/customXml" Target="../customXml/item43.xml"/><Relationship Id="rId64" Type="http://schemas.openxmlformats.org/officeDocument/2006/relationships/customXml" Target="../customXml/item64.xml"/><Relationship Id="rId118" Type="http://schemas.openxmlformats.org/officeDocument/2006/relationships/customXml" Target="../customXml/item118.xml"/><Relationship Id="rId139" Type="http://schemas.openxmlformats.org/officeDocument/2006/relationships/customXml" Target="../customXml/item139.xml"/><Relationship Id="rId85" Type="http://schemas.openxmlformats.org/officeDocument/2006/relationships/customXml" Target="../customXml/item85.xml"/><Relationship Id="rId150" Type="http://schemas.openxmlformats.org/officeDocument/2006/relationships/customXml" Target="../customXml/item150.xml"/><Relationship Id="rId171" Type="http://schemas.openxmlformats.org/officeDocument/2006/relationships/customXml" Target="../customXml/item171.xml"/><Relationship Id="rId192" Type="http://schemas.openxmlformats.org/officeDocument/2006/relationships/image" Target="media/image3.emf"/><Relationship Id="rId12" Type="http://schemas.openxmlformats.org/officeDocument/2006/relationships/customXml" Target="../customXml/item12.xml"/><Relationship Id="rId33" Type="http://schemas.openxmlformats.org/officeDocument/2006/relationships/customXml" Target="../customXml/item33.xml"/><Relationship Id="rId108" Type="http://schemas.openxmlformats.org/officeDocument/2006/relationships/customXml" Target="../customXml/item108.xml"/><Relationship Id="rId129" Type="http://schemas.openxmlformats.org/officeDocument/2006/relationships/customXml" Target="../customXml/item129.xml"/><Relationship Id="rId54" Type="http://schemas.openxmlformats.org/officeDocument/2006/relationships/customXml" Target="../customXml/item54.xml"/><Relationship Id="rId75" Type="http://schemas.openxmlformats.org/officeDocument/2006/relationships/customXml" Target="../customXml/item75.xml"/><Relationship Id="rId96" Type="http://schemas.openxmlformats.org/officeDocument/2006/relationships/customXml" Target="../customXml/item96.xml"/><Relationship Id="rId140" Type="http://schemas.openxmlformats.org/officeDocument/2006/relationships/customXml" Target="../customXml/item140.xml"/><Relationship Id="rId161" Type="http://schemas.openxmlformats.org/officeDocument/2006/relationships/customXml" Target="../customXml/item161.xml"/><Relationship Id="rId182" Type="http://schemas.openxmlformats.org/officeDocument/2006/relationships/numbering" Target="numbering.xml"/><Relationship Id="rId6" Type="http://schemas.openxmlformats.org/officeDocument/2006/relationships/customXml" Target="../customXml/item6.xml"/><Relationship Id="rId23" Type="http://schemas.openxmlformats.org/officeDocument/2006/relationships/customXml" Target="../customXml/item23.xml"/><Relationship Id="rId119" Type="http://schemas.openxmlformats.org/officeDocument/2006/relationships/customXml" Target="../customXml/item119.xml"/><Relationship Id="rId44" Type="http://schemas.openxmlformats.org/officeDocument/2006/relationships/customXml" Target="../customXml/item44.xml"/><Relationship Id="rId65" Type="http://schemas.openxmlformats.org/officeDocument/2006/relationships/customXml" Target="../customXml/item65.xml"/><Relationship Id="rId86" Type="http://schemas.openxmlformats.org/officeDocument/2006/relationships/customXml" Target="../customXml/item86.xml"/><Relationship Id="rId130" Type="http://schemas.openxmlformats.org/officeDocument/2006/relationships/customXml" Target="../customXml/item130.xml"/><Relationship Id="rId151" Type="http://schemas.openxmlformats.org/officeDocument/2006/relationships/customXml" Target="../customXml/item151.xml"/><Relationship Id="rId172" Type="http://schemas.openxmlformats.org/officeDocument/2006/relationships/customXml" Target="../customXml/item172.xml"/><Relationship Id="rId193" Type="http://schemas.openxmlformats.org/officeDocument/2006/relationships/oleObject" Target="embeddings/oleObject3.bin"/><Relationship Id="rId13" Type="http://schemas.openxmlformats.org/officeDocument/2006/relationships/customXml" Target="../customXml/item13.xml"/><Relationship Id="rId109" Type="http://schemas.openxmlformats.org/officeDocument/2006/relationships/customXml" Target="../customXml/item109.xml"/><Relationship Id="rId34" Type="http://schemas.openxmlformats.org/officeDocument/2006/relationships/customXml" Target="../customXml/item34.xml"/><Relationship Id="rId55" Type="http://schemas.openxmlformats.org/officeDocument/2006/relationships/customXml" Target="../customXml/item55.xml"/><Relationship Id="rId76" Type="http://schemas.openxmlformats.org/officeDocument/2006/relationships/customXml" Target="../customXml/item76.xml"/><Relationship Id="rId97" Type="http://schemas.openxmlformats.org/officeDocument/2006/relationships/customXml" Target="../customXml/item97.xml"/><Relationship Id="rId120" Type="http://schemas.openxmlformats.org/officeDocument/2006/relationships/customXml" Target="../customXml/item120.xml"/><Relationship Id="rId141" Type="http://schemas.openxmlformats.org/officeDocument/2006/relationships/customXml" Target="../customXml/item141.xml"/><Relationship Id="rId7" Type="http://schemas.openxmlformats.org/officeDocument/2006/relationships/customXml" Target="../customXml/item7.xml"/><Relationship Id="rId162" Type="http://schemas.openxmlformats.org/officeDocument/2006/relationships/customXml" Target="../customXml/item162.xml"/><Relationship Id="rId183" Type="http://schemas.openxmlformats.org/officeDocument/2006/relationships/styles" Target="styles.xml"/><Relationship Id="rId2" Type="http://schemas.openxmlformats.org/officeDocument/2006/relationships/customXml" Target="../customXml/item2.xml"/><Relationship Id="rId29" Type="http://schemas.openxmlformats.org/officeDocument/2006/relationships/customXml" Target="../customXml/item29.xml"/><Relationship Id="rId24" Type="http://schemas.openxmlformats.org/officeDocument/2006/relationships/customXml" Target="../customXml/item24.xml"/><Relationship Id="rId40" Type="http://schemas.openxmlformats.org/officeDocument/2006/relationships/customXml" Target="../customXml/item40.xml"/><Relationship Id="rId45" Type="http://schemas.openxmlformats.org/officeDocument/2006/relationships/customXml" Target="../customXml/item45.xml"/><Relationship Id="rId66" Type="http://schemas.openxmlformats.org/officeDocument/2006/relationships/customXml" Target="../customXml/item66.xml"/><Relationship Id="rId87" Type="http://schemas.openxmlformats.org/officeDocument/2006/relationships/customXml" Target="../customXml/item87.xml"/><Relationship Id="rId110" Type="http://schemas.openxmlformats.org/officeDocument/2006/relationships/customXml" Target="../customXml/item110.xml"/><Relationship Id="rId115" Type="http://schemas.openxmlformats.org/officeDocument/2006/relationships/customXml" Target="../customXml/item115.xml"/><Relationship Id="rId131" Type="http://schemas.openxmlformats.org/officeDocument/2006/relationships/customXml" Target="../customXml/item131.xml"/><Relationship Id="rId136" Type="http://schemas.openxmlformats.org/officeDocument/2006/relationships/customXml" Target="../customXml/item136.xml"/><Relationship Id="rId157" Type="http://schemas.openxmlformats.org/officeDocument/2006/relationships/customXml" Target="../customXml/item157.xml"/><Relationship Id="rId178" Type="http://schemas.openxmlformats.org/officeDocument/2006/relationships/customXml" Target="../customXml/item178.xml"/><Relationship Id="rId61" Type="http://schemas.openxmlformats.org/officeDocument/2006/relationships/customXml" Target="../customXml/item61.xml"/><Relationship Id="rId82" Type="http://schemas.openxmlformats.org/officeDocument/2006/relationships/customXml" Target="../customXml/item82.xml"/><Relationship Id="rId152" Type="http://schemas.openxmlformats.org/officeDocument/2006/relationships/customXml" Target="../customXml/item152.xml"/><Relationship Id="rId173" Type="http://schemas.openxmlformats.org/officeDocument/2006/relationships/customXml" Target="../customXml/item173.xml"/><Relationship Id="rId194" Type="http://schemas.openxmlformats.org/officeDocument/2006/relationships/comments" Target="comments.xml"/><Relationship Id="rId199" Type="http://schemas.openxmlformats.org/officeDocument/2006/relationships/image" Target="media/image6.png"/><Relationship Id="rId19" Type="http://schemas.openxmlformats.org/officeDocument/2006/relationships/customXml" Target="../customXml/item19.xml"/><Relationship Id="rId14" Type="http://schemas.openxmlformats.org/officeDocument/2006/relationships/customXml" Target="../customXml/item14.xml"/><Relationship Id="rId30" Type="http://schemas.openxmlformats.org/officeDocument/2006/relationships/customXml" Target="../customXml/item30.xml"/><Relationship Id="rId35" Type="http://schemas.openxmlformats.org/officeDocument/2006/relationships/customXml" Target="../customXml/item35.xml"/><Relationship Id="rId56" Type="http://schemas.openxmlformats.org/officeDocument/2006/relationships/customXml" Target="../customXml/item56.xml"/><Relationship Id="rId77" Type="http://schemas.openxmlformats.org/officeDocument/2006/relationships/customXml" Target="../customXml/item77.xml"/><Relationship Id="rId100" Type="http://schemas.openxmlformats.org/officeDocument/2006/relationships/customXml" Target="../customXml/item100.xml"/><Relationship Id="rId105" Type="http://schemas.openxmlformats.org/officeDocument/2006/relationships/customXml" Target="../customXml/item105.xml"/><Relationship Id="rId126" Type="http://schemas.openxmlformats.org/officeDocument/2006/relationships/customXml" Target="../customXml/item126.xml"/><Relationship Id="rId147" Type="http://schemas.openxmlformats.org/officeDocument/2006/relationships/customXml" Target="../customXml/item147.xml"/><Relationship Id="rId168" Type="http://schemas.openxmlformats.org/officeDocument/2006/relationships/customXml" Target="../customXml/item168.xml"/><Relationship Id="rId8" Type="http://schemas.openxmlformats.org/officeDocument/2006/relationships/customXml" Target="../customXml/item8.xml"/><Relationship Id="rId51" Type="http://schemas.openxmlformats.org/officeDocument/2006/relationships/customXml" Target="../customXml/item51.xml"/><Relationship Id="rId72" Type="http://schemas.openxmlformats.org/officeDocument/2006/relationships/customXml" Target="../customXml/item72.xml"/><Relationship Id="rId93" Type="http://schemas.openxmlformats.org/officeDocument/2006/relationships/customXml" Target="../customXml/item93.xml"/><Relationship Id="rId98" Type="http://schemas.openxmlformats.org/officeDocument/2006/relationships/customXml" Target="../customXml/item98.xml"/><Relationship Id="rId121" Type="http://schemas.openxmlformats.org/officeDocument/2006/relationships/customXml" Target="../customXml/item121.xml"/><Relationship Id="rId142" Type="http://schemas.openxmlformats.org/officeDocument/2006/relationships/customXml" Target="../customXml/item142.xml"/><Relationship Id="rId163" Type="http://schemas.openxmlformats.org/officeDocument/2006/relationships/customXml" Target="../customXml/item163.xml"/><Relationship Id="rId184" Type="http://schemas.openxmlformats.org/officeDocument/2006/relationships/settings" Target="settings.xml"/><Relationship Id="rId189" Type="http://schemas.openxmlformats.org/officeDocument/2006/relationships/oleObject" Target="embeddings/oleObject1.bin"/><Relationship Id="rId3" Type="http://schemas.openxmlformats.org/officeDocument/2006/relationships/customXml" Target="../customXml/item3.xml"/><Relationship Id="rId25" Type="http://schemas.openxmlformats.org/officeDocument/2006/relationships/customXml" Target="../customXml/item25.xml"/><Relationship Id="rId46" Type="http://schemas.openxmlformats.org/officeDocument/2006/relationships/customXml" Target="../customXml/item46.xml"/><Relationship Id="rId67" Type="http://schemas.openxmlformats.org/officeDocument/2006/relationships/customXml" Target="../customXml/item67.xml"/><Relationship Id="rId116" Type="http://schemas.openxmlformats.org/officeDocument/2006/relationships/customXml" Target="../customXml/item116.xml"/><Relationship Id="rId137" Type="http://schemas.openxmlformats.org/officeDocument/2006/relationships/customXml" Target="../customXml/item137.xml"/><Relationship Id="rId158" Type="http://schemas.openxmlformats.org/officeDocument/2006/relationships/customXml" Target="../customXml/item158.xml"/><Relationship Id="rId20" Type="http://schemas.openxmlformats.org/officeDocument/2006/relationships/customXml" Target="../customXml/item20.xml"/><Relationship Id="rId41" Type="http://schemas.openxmlformats.org/officeDocument/2006/relationships/customXml" Target="../customXml/item41.xml"/><Relationship Id="rId62" Type="http://schemas.openxmlformats.org/officeDocument/2006/relationships/customXml" Target="../customXml/item62.xml"/><Relationship Id="rId83" Type="http://schemas.openxmlformats.org/officeDocument/2006/relationships/customXml" Target="../customXml/item83.xml"/><Relationship Id="rId88" Type="http://schemas.openxmlformats.org/officeDocument/2006/relationships/customXml" Target="../customXml/item88.xml"/><Relationship Id="rId111" Type="http://schemas.openxmlformats.org/officeDocument/2006/relationships/customXml" Target="../customXml/item111.xml"/><Relationship Id="rId132" Type="http://schemas.openxmlformats.org/officeDocument/2006/relationships/customXml" Target="../customXml/item132.xml"/><Relationship Id="rId153" Type="http://schemas.openxmlformats.org/officeDocument/2006/relationships/customXml" Target="../customXml/item153.xml"/><Relationship Id="rId174" Type="http://schemas.openxmlformats.org/officeDocument/2006/relationships/customXml" Target="../customXml/item174.xml"/><Relationship Id="rId179" Type="http://schemas.openxmlformats.org/officeDocument/2006/relationships/customXml" Target="../customXml/item179.xml"/><Relationship Id="rId195" Type="http://schemas.microsoft.com/office/2011/relationships/commentsExtended" Target="commentsExtended.xml"/><Relationship Id="rId190" Type="http://schemas.openxmlformats.org/officeDocument/2006/relationships/image" Target="media/image2.emf"/><Relationship Id="rId15" Type="http://schemas.openxmlformats.org/officeDocument/2006/relationships/customXml" Target="../customXml/item15.xml"/><Relationship Id="rId36" Type="http://schemas.openxmlformats.org/officeDocument/2006/relationships/customXml" Target="../customXml/item36.xml"/><Relationship Id="rId57" Type="http://schemas.openxmlformats.org/officeDocument/2006/relationships/customXml" Target="../customXml/item57.xml"/><Relationship Id="rId106" Type="http://schemas.openxmlformats.org/officeDocument/2006/relationships/customXml" Target="../customXml/item106.xml"/><Relationship Id="rId127" Type="http://schemas.openxmlformats.org/officeDocument/2006/relationships/customXml" Target="../customXml/item127.xml"/><Relationship Id="rId10" Type="http://schemas.openxmlformats.org/officeDocument/2006/relationships/customXml" Target="../customXml/item10.xml"/><Relationship Id="rId31" Type="http://schemas.openxmlformats.org/officeDocument/2006/relationships/customXml" Target="../customXml/item31.xml"/><Relationship Id="rId52" Type="http://schemas.openxmlformats.org/officeDocument/2006/relationships/customXml" Target="../customXml/item52.xml"/><Relationship Id="rId73" Type="http://schemas.openxmlformats.org/officeDocument/2006/relationships/customXml" Target="../customXml/item73.xml"/><Relationship Id="rId78" Type="http://schemas.openxmlformats.org/officeDocument/2006/relationships/customXml" Target="../customXml/item78.xml"/><Relationship Id="rId94" Type="http://schemas.openxmlformats.org/officeDocument/2006/relationships/customXml" Target="../customXml/item94.xml"/><Relationship Id="rId99" Type="http://schemas.openxmlformats.org/officeDocument/2006/relationships/customXml" Target="../customXml/item99.xml"/><Relationship Id="rId101" Type="http://schemas.openxmlformats.org/officeDocument/2006/relationships/customXml" Target="../customXml/item101.xml"/><Relationship Id="rId122" Type="http://schemas.openxmlformats.org/officeDocument/2006/relationships/customXml" Target="../customXml/item122.xml"/><Relationship Id="rId143" Type="http://schemas.openxmlformats.org/officeDocument/2006/relationships/customXml" Target="../customXml/item143.xml"/><Relationship Id="rId148" Type="http://schemas.openxmlformats.org/officeDocument/2006/relationships/customXml" Target="../customXml/item148.xml"/><Relationship Id="rId164" Type="http://schemas.openxmlformats.org/officeDocument/2006/relationships/customXml" Target="../customXml/item164.xml"/><Relationship Id="rId169" Type="http://schemas.openxmlformats.org/officeDocument/2006/relationships/customXml" Target="../customXml/item169.xml"/><Relationship Id="rId185" Type="http://schemas.openxmlformats.org/officeDocument/2006/relationships/webSettings" Target="webSettings.xml"/><Relationship Id="rId4" Type="http://schemas.openxmlformats.org/officeDocument/2006/relationships/customXml" Target="../customXml/item4.xml"/><Relationship Id="rId9" Type="http://schemas.openxmlformats.org/officeDocument/2006/relationships/customXml" Target="../customXml/item9.xml"/><Relationship Id="rId180" Type="http://schemas.openxmlformats.org/officeDocument/2006/relationships/customXml" Target="../customXml/item180.xml"/><Relationship Id="rId26" Type="http://schemas.openxmlformats.org/officeDocument/2006/relationships/customXml" Target="../customXml/item26.xml"/><Relationship Id="rId47" Type="http://schemas.openxmlformats.org/officeDocument/2006/relationships/customXml" Target="../customXml/item47.xml"/><Relationship Id="rId68" Type="http://schemas.openxmlformats.org/officeDocument/2006/relationships/customXml" Target="../customXml/item68.xml"/><Relationship Id="rId89" Type="http://schemas.openxmlformats.org/officeDocument/2006/relationships/customXml" Target="../customXml/item89.xml"/><Relationship Id="rId112" Type="http://schemas.openxmlformats.org/officeDocument/2006/relationships/customXml" Target="../customXml/item112.xml"/><Relationship Id="rId133" Type="http://schemas.openxmlformats.org/officeDocument/2006/relationships/customXml" Target="../customXml/item133.xml"/><Relationship Id="rId154" Type="http://schemas.openxmlformats.org/officeDocument/2006/relationships/customXml" Target="../customXml/item154.xml"/><Relationship Id="rId175" Type="http://schemas.openxmlformats.org/officeDocument/2006/relationships/customXml" Target="../customXml/item175.xml"/><Relationship Id="rId196" Type="http://schemas.microsoft.com/office/2016/09/relationships/commentsIds" Target="commentsIds.xml"/><Relationship Id="rId200" Type="http://schemas.openxmlformats.org/officeDocument/2006/relationships/fontTable" Target="fontTable.xml"/><Relationship Id="rId16" Type="http://schemas.openxmlformats.org/officeDocument/2006/relationships/customXml" Target="../customXml/item16.xml"/><Relationship Id="rId37" Type="http://schemas.openxmlformats.org/officeDocument/2006/relationships/customXml" Target="../customXml/item37.xml"/><Relationship Id="rId58" Type="http://schemas.openxmlformats.org/officeDocument/2006/relationships/customXml" Target="../customXml/item58.xml"/><Relationship Id="rId79" Type="http://schemas.openxmlformats.org/officeDocument/2006/relationships/customXml" Target="../customXml/item79.xml"/><Relationship Id="rId102" Type="http://schemas.openxmlformats.org/officeDocument/2006/relationships/customXml" Target="../customXml/item102.xml"/><Relationship Id="rId123" Type="http://schemas.openxmlformats.org/officeDocument/2006/relationships/customXml" Target="../customXml/item123.xml"/><Relationship Id="rId144" Type="http://schemas.openxmlformats.org/officeDocument/2006/relationships/customXml" Target="../customXml/item144.xml"/><Relationship Id="rId90" Type="http://schemas.openxmlformats.org/officeDocument/2006/relationships/customXml" Target="../customXml/item90.xml"/><Relationship Id="rId165" Type="http://schemas.openxmlformats.org/officeDocument/2006/relationships/customXml" Target="../customXml/item165.xml"/><Relationship Id="rId186" Type="http://schemas.openxmlformats.org/officeDocument/2006/relationships/footnotes" Target="footnotes.xml"/><Relationship Id="rId27" Type="http://schemas.openxmlformats.org/officeDocument/2006/relationships/customXml" Target="../customXml/item27.xml"/><Relationship Id="rId48" Type="http://schemas.openxmlformats.org/officeDocument/2006/relationships/customXml" Target="../customXml/item48.xml"/><Relationship Id="rId69" Type="http://schemas.openxmlformats.org/officeDocument/2006/relationships/customXml" Target="../customXml/item69.xml"/><Relationship Id="rId113" Type="http://schemas.openxmlformats.org/officeDocument/2006/relationships/customXml" Target="../customXml/item113.xml"/><Relationship Id="rId134" Type="http://schemas.openxmlformats.org/officeDocument/2006/relationships/customXml" Target="../customXml/item134.xml"/><Relationship Id="rId80" Type="http://schemas.openxmlformats.org/officeDocument/2006/relationships/customXml" Target="../customXml/item80.xml"/><Relationship Id="rId155" Type="http://schemas.openxmlformats.org/officeDocument/2006/relationships/customXml" Target="../customXml/item155.xml"/><Relationship Id="rId176" Type="http://schemas.openxmlformats.org/officeDocument/2006/relationships/customXml" Target="../customXml/item176.xml"/><Relationship Id="rId197" Type="http://schemas.openxmlformats.org/officeDocument/2006/relationships/image" Target="media/image4.png"/><Relationship Id="rId201" Type="http://schemas.microsoft.com/office/2011/relationships/people" Target="people.xml"/><Relationship Id="rId17" Type="http://schemas.openxmlformats.org/officeDocument/2006/relationships/customXml" Target="../customXml/item17.xml"/><Relationship Id="rId38" Type="http://schemas.openxmlformats.org/officeDocument/2006/relationships/customXml" Target="../customXml/item38.xml"/><Relationship Id="rId59" Type="http://schemas.openxmlformats.org/officeDocument/2006/relationships/customXml" Target="../customXml/item59.xml"/><Relationship Id="rId103" Type="http://schemas.openxmlformats.org/officeDocument/2006/relationships/customXml" Target="../customXml/item103.xml"/><Relationship Id="rId124" Type="http://schemas.openxmlformats.org/officeDocument/2006/relationships/customXml" Target="../customXml/item124.xml"/><Relationship Id="rId70" Type="http://schemas.openxmlformats.org/officeDocument/2006/relationships/customXml" Target="../customXml/item70.xml"/><Relationship Id="rId91" Type="http://schemas.openxmlformats.org/officeDocument/2006/relationships/customXml" Target="../customXml/item91.xml"/><Relationship Id="rId145" Type="http://schemas.openxmlformats.org/officeDocument/2006/relationships/customXml" Target="../customXml/item145.xml"/><Relationship Id="rId166" Type="http://schemas.openxmlformats.org/officeDocument/2006/relationships/customXml" Target="../customXml/item166.xml"/><Relationship Id="rId187" Type="http://schemas.openxmlformats.org/officeDocument/2006/relationships/endnotes" Target="endnotes.xml"/><Relationship Id="rId1" Type="http://schemas.openxmlformats.org/officeDocument/2006/relationships/customXml" Target="../customXml/item1.xml"/><Relationship Id="rId28" Type="http://schemas.openxmlformats.org/officeDocument/2006/relationships/customXml" Target="../customXml/item28.xml"/><Relationship Id="rId49" Type="http://schemas.openxmlformats.org/officeDocument/2006/relationships/customXml" Target="../customXml/item49.xml"/><Relationship Id="rId114" Type="http://schemas.openxmlformats.org/officeDocument/2006/relationships/customXml" Target="../customXml/item114.xml"/><Relationship Id="rId60" Type="http://schemas.openxmlformats.org/officeDocument/2006/relationships/customXml" Target="../customXml/item60.xml"/><Relationship Id="rId81" Type="http://schemas.openxmlformats.org/officeDocument/2006/relationships/customXml" Target="../customXml/item81.xml"/><Relationship Id="rId135" Type="http://schemas.openxmlformats.org/officeDocument/2006/relationships/customXml" Target="../customXml/item135.xml"/><Relationship Id="rId156" Type="http://schemas.openxmlformats.org/officeDocument/2006/relationships/customXml" Target="../customXml/item156.xml"/><Relationship Id="rId177" Type="http://schemas.openxmlformats.org/officeDocument/2006/relationships/customXml" Target="../customXml/item177.xml"/><Relationship Id="rId198" Type="http://schemas.openxmlformats.org/officeDocument/2006/relationships/image" Target="media/image5.png"/><Relationship Id="rId202" Type="http://schemas.openxmlformats.org/officeDocument/2006/relationships/theme" Target="theme/theme1.xml"/><Relationship Id="rId18" Type="http://schemas.openxmlformats.org/officeDocument/2006/relationships/customXml" Target="../customXml/item18.xml"/><Relationship Id="rId39" Type="http://schemas.openxmlformats.org/officeDocument/2006/relationships/customXml" Target="../customXml/item39.xml"/><Relationship Id="rId50" Type="http://schemas.openxmlformats.org/officeDocument/2006/relationships/customXml" Target="../customXml/item50.xml"/><Relationship Id="rId104" Type="http://schemas.openxmlformats.org/officeDocument/2006/relationships/customXml" Target="../customXml/item104.xml"/><Relationship Id="rId125" Type="http://schemas.openxmlformats.org/officeDocument/2006/relationships/customXml" Target="../customXml/item125.xml"/><Relationship Id="rId146" Type="http://schemas.openxmlformats.org/officeDocument/2006/relationships/customXml" Target="../customXml/item146.xml"/><Relationship Id="rId167" Type="http://schemas.openxmlformats.org/officeDocument/2006/relationships/customXml" Target="../customXml/item167.xml"/><Relationship Id="rId188" Type="http://schemas.openxmlformats.org/officeDocument/2006/relationships/image" Target="media/image1.emf"/><Relationship Id="rId71" Type="http://schemas.openxmlformats.org/officeDocument/2006/relationships/customXml" Target="../customXml/item71.xml"/><Relationship Id="rId92" Type="http://schemas.openxmlformats.org/officeDocument/2006/relationships/customXml" Target="../customXml/item9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00.xml.rels><?xml version="1.0" encoding="UTF-8" standalone="yes"?>
<Relationships xmlns="http://schemas.openxmlformats.org/package/2006/relationships"><Relationship Id="rId1" Type="http://schemas.openxmlformats.org/officeDocument/2006/relationships/customXmlProps" Target="itemProps100.xml"/></Relationships>
</file>

<file path=customXml/_rels/item101.xml.rels><?xml version="1.0" encoding="UTF-8" standalone="yes"?>
<Relationships xmlns="http://schemas.openxmlformats.org/package/2006/relationships"><Relationship Id="rId1" Type="http://schemas.openxmlformats.org/officeDocument/2006/relationships/customXmlProps" Target="itemProps101.xml"/></Relationships>
</file>

<file path=customXml/_rels/item102.xml.rels><?xml version="1.0" encoding="UTF-8" standalone="yes"?>
<Relationships xmlns="http://schemas.openxmlformats.org/package/2006/relationships"><Relationship Id="rId1" Type="http://schemas.openxmlformats.org/officeDocument/2006/relationships/customXmlProps" Target="itemProps102.xml"/></Relationships>
</file>

<file path=customXml/_rels/item103.xml.rels><?xml version="1.0" encoding="UTF-8" standalone="yes"?>
<Relationships xmlns="http://schemas.openxmlformats.org/package/2006/relationships"><Relationship Id="rId1" Type="http://schemas.openxmlformats.org/officeDocument/2006/relationships/customXmlProps" Target="itemProps103.xml"/></Relationships>
</file>

<file path=customXml/_rels/item104.xml.rels><?xml version="1.0" encoding="UTF-8" standalone="yes"?>
<Relationships xmlns="http://schemas.openxmlformats.org/package/2006/relationships"><Relationship Id="rId1" Type="http://schemas.openxmlformats.org/officeDocument/2006/relationships/customXmlProps" Target="itemProps104.xml"/></Relationships>
</file>

<file path=customXml/_rels/item105.xml.rels><?xml version="1.0" encoding="UTF-8" standalone="yes"?>
<Relationships xmlns="http://schemas.openxmlformats.org/package/2006/relationships"><Relationship Id="rId1" Type="http://schemas.openxmlformats.org/officeDocument/2006/relationships/customXmlProps" Target="itemProps105.xml"/></Relationships>
</file>

<file path=customXml/_rels/item106.xml.rels><?xml version="1.0" encoding="UTF-8" standalone="yes"?>
<Relationships xmlns="http://schemas.openxmlformats.org/package/2006/relationships"><Relationship Id="rId1" Type="http://schemas.openxmlformats.org/officeDocument/2006/relationships/customXmlProps" Target="itemProps106.xml"/></Relationships>
</file>

<file path=customXml/_rels/item107.xml.rels><?xml version="1.0" encoding="UTF-8" standalone="yes"?>
<Relationships xmlns="http://schemas.openxmlformats.org/package/2006/relationships"><Relationship Id="rId1" Type="http://schemas.openxmlformats.org/officeDocument/2006/relationships/customXmlProps" Target="itemProps107.xml"/></Relationships>
</file>

<file path=customXml/_rels/item108.xml.rels><?xml version="1.0" encoding="UTF-8" standalone="yes"?>
<Relationships xmlns="http://schemas.openxmlformats.org/package/2006/relationships"><Relationship Id="rId1" Type="http://schemas.openxmlformats.org/officeDocument/2006/relationships/customXmlProps" Target="itemProps108.xml"/></Relationships>
</file>

<file path=customXml/_rels/item109.xml.rels><?xml version="1.0" encoding="UTF-8" standalone="yes"?>
<Relationships xmlns="http://schemas.openxmlformats.org/package/2006/relationships"><Relationship Id="rId1" Type="http://schemas.openxmlformats.org/officeDocument/2006/relationships/customXmlProps" Target="itemProps109.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10.xml.rels><?xml version="1.0" encoding="UTF-8" standalone="yes"?>
<Relationships xmlns="http://schemas.openxmlformats.org/package/2006/relationships"><Relationship Id="rId1" Type="http://schemas.openxmlformats.org/officeDocument/2006/relationships/customXmlProps" Target="itemProps110.xml"/></Relationships>
</file>

<file path=customXml/_rels/item111.xml.rels><?xml version="1.0" encoding="UTF-8" standalone="yes"?>
<Relationships xmlns="http://schemas.openxmlformats.org/package/2006/relationships"><Relationship Id="rId1" Type="http://schemas.openxmlformats.org/officeDocument/2006/relationships/customXmlProps" Target="itemProps111.xml"/></Relationships>
</file>

<file path=customXml/_rels/item112.xml.rels><?xml version="1.0" encoding="UTF-8" standalone="yes"?>
<Relationships xmlns="http://schemas.openxmlformats.org/package/2006/relationships"><Relationship Id="rId1" Type="http://schemas.openxmlformats.org/officeDocument/2006/relationships/customXmlProps" Target="itemProps112.xml"/></Relationships>
</file>

<file path=customXml/_rels/item113.xml.rels><?xml version="1.0" encoding="UTF-8" standalone="yes"?>
<Relationships xmlns="http://schemas.openxmlformats.org/package/2006/relationships"><Relationship Id="rId1" Type="http://schemas.openxmlformats.org/officeDocument/2006/relationships/customXmlProps" Target="itemProps113.xml"/></Relationships>
</file>

<file path=customXml/_rels/item114.xml.rels><?xml version="1.0" encoding="UTF-8" standalone="yes"?>
<Relationships xmlns="http://schemas.openxmlformats.org/package/2006/relationships"><Relationship Id="rId1" Type="http://schemas.openxmlformats.org/officeDocument/2006/relationships/customXmlProps" Target="itemProps114.xml"/></Relationships>
</file>

<file path=customXml/_rels/item115.xml.rels><?xml version="1.0" encoding="UTF-8" standalone="yes"?>
<Relationships xmlns="http://schemas.openxmlformats.org/package/2006/relationships"><Relationship Id="rId1" Type="http://schemas.openxmlformats.org/officeDocument/2006/relationships/customXmlProps" Target="itemProps115.xml"/></Relationships>
</file>

<file path=customXml/_rels/item116.xml.rels><?xml version="1.0" encoding="UTF-8" standalone="yes"?>
<Relationships xmlns="http://schemas.openxmlformats.org/package/2006/relationships"><Relationship Id="rId1" Type="http://schemas.openxmlformats.org/officeDocument/2006/relationships/customXmlProps" Target="itemProps116.xml"/></Relationships>
</file>

<file path=customXml/_rels/item117.xml.rels><?xml version="1.0" encoding="UTF-8" standalone="yes"?>
<Relationships xmlns="http://schemas.openxmlformats.org/package/2006/relationships"><Relationship Id="rId1" Type="http://schemas.openxmlformats.org/officeDocument/2006/relationships/customXmlProps" Target="itemProps117.xml"/></Relationships>
</file>

<file path=customXml/_rels/item118.xml.rels><?xml version="1.0" encoding="UTF-8" standalone="yes"?>
<Relationships xmlns="http://schemas.openxmlformats.org/package/2006/relationships"><Relationship Id="rId1" Type="http://schemas.openxmlformats.org/officeDocument/2006/relationships/customXmlProps" Target="itemProps118.xml"/></Relationships>
</file>

<file path=customXml/_rels/item119.xml.rels><?xml version="1.0" encoding="UTF-8" standalone="yes"?>
<Relationships xmlns="http://schemas.openxmlformats.org/package/2006/relationships"><Relationship Id="rId1" Type="http://schemas.openxmlformats.org/officeDocument/2006/relationships/customXmlProps" Target="itemProps119.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20.xml.rels><?xml version="1.0" encoding="UTF-8" standalone="yes"?>
<Relationships xmlns="http://schemas.openxmlformats.org/package/2006/relationships"><Relationship Id="rId1" Type="http://schemas.openxmlformats.org/officeDocument/2006/relationships/customXmlProps" Target="itemProps120.xml"/></Relationships>
</file>

<file path=customXml/_rels/item121.xml.rels><?xml version="1.0" encoding="UTF-8" standalone="yes"?>
<Relationships xmlns="http://schemas.openxmlformats.org/package/2006/relationships"><Relationship Id="rId1" Type="http://schemas.openxmlformats.org/officeDocument/2006/relationships/customXmlProps" Target="itemProps121.xml"/></Relationships>
</file>

<file path=customXml/_rels/item122.xml.rels><?xml version="1.0" encoding="UTF-8" standalone="yes"?>
<Relationships xmlns="http://schemas.openxmlformats.org/package/2006/relationships"><Relationship Id="rId1" Type="http://schemas.openxmlformats.org/officeDocument/2006/relationships/customXmlProps" Target="itemProps122.xml"/></Relationships>
</file>

<file path=customXml/_rels/item123.xml.rels><?xml version="1.0" encoding="UTF-8" standalone="yes"?>
<Relationships xmlns="http://schemas.openxmlformats.org/package/2006/relationships"><Relationship Id="rId1" Type="http://schemas.openxmlformats.org/officeDocument/2006/relationships/customXmlProps" Target="itemProps123.xml"/></Relationships>
</file>

<file path=customXml/_rels/item124.xml.rels><?xml version="1.0" encoding="UTF-8" standalone="yes"?>
<Relationships xmlns="http://schemas.openxmlformats.org/package/2006/relationships"><Relationship Id="rId1" Type="http://schemas.openxmlformats.org/officeDocument/2006/relationships/customXmlProps" Target="itemProps124.xml"/></Relationships>
</file>

<file path=customXml/_rels/item125.xml.rels><?xml version="1.0" encoding="UTF-8" standalone="yes"?>
<Relationships xmlns="http://schemas.openxmlformats.org/package/2006/relationships"><Relationship Id="rId1" Type="http://schemas.openxmlformats.org/officeDocument/2006/relationships/customXmlProps" Target="itemProps125.xml"/></Relationships>
</file>

<file path=customXml/_rels/item126.xml.rels><?xml version="1.0" encoding="UTF-8" standalone="yes"?>
<Relationships xmlns="http://schemas.openxmlformats.org/package/2006/relationships"><Relationship Id="rId1" Type="http://schemas.openxmlformats.org/officeDocument/2006/relationships/customXmlProps" Target="itemProps126.xml"/></Relationships>
</file>

<file path=customXml/_rels/item127.xml.rels><?xml version="1.0" encoding="UTF-8" standalone="yes"?>
<Relationships xmlns="http://schemas.openxmlformats.org/package/2006/relationships"><Relationship Id="rId1" Type="http://schemas.openxmlformats.org/officeDocument/2006/relationships/customXmlProps" Target="itemProps127.xml"/></Relationships>
</file>

<file path=customXml/_rels/item128.xml.rels><?xml version="1.0" encoding="UTF-8" standalone="yes"?>
<Relationships xmlns="http://schemas.openxmlformats.org/package/2006/relationships"><Relationship Id="rId1" Type="http://schemas.openxmlformats.org/officeDocument/2006/relationships/customXmlProps" Target="itemProps128.xml"/></Relationships>
</file>

<file path=customXml/_rels/item129.xml.rels><?xml version="1.0" encoding="UTF-8" standalone="yes"?>
<Relationships xmlns="http://schemas.openxmlformats.org/package/2006/relationships"><Relationship Id="rId1" Type="http://schemas.openxmlformats.org/officeDocument/2006/relationships/customXmlProps" Target="itemProps129.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30.xml.rels><?xml version="1.0" encoding="UTF-8" standalone="yes"?>
<Relationships xmlns="http://schemas.openxmlformats.org/package/2006/relationships"><Relationship Id="rId1" Type="http://schemas.openxmlformats.org/officeDocument/2006/relationships/customXmlProps" Target="itemProps130.xml"/></Relationships>
</file>

<file path=customXml/_rels/item131.xml.rels><?xml version="1.0" encoding="UTF-8" standalone="yes"?>
<Relationships xmlns="http://schemas.openxmlformats.org/package/2006/relationships"><Relationship Id="rId1" Type="http://schemas.openxmlformats.org/officeDocument/2006/relationships/customXmlProps" Target="itemProps131.xml"/></Relationships>
</file>

<file path=customXml/_rels/item132.xml.rels><?xml version="1.0" encoding="UTF-8" standalone="yes"?>
<Relationships xmlns="http://schemas.openxmlformats.org/package/2006/relationships"><Relationship Id="rId1" Type="http://schemas.openxmlformats.org/officeDocument/2006/relationships/customXmlProps" Target="itemProps132.xml"/></Relationships>
</file>

<file path=customXml/_rels/item133.xml.rels><?xml version="1.0" encoding="UTF-8" standalone="yes"?>
<Relationships xmlns="http://schemas.openxmlformats.org/package/2006/relationships"><Relationship Id="rId1" Type="http://schemas.openxmlformats.org/officeDocument/2006/relationships/customXmlProps" Target="itemProps133.xml"/></Relationships>
</file>

<file path=customXml/_rels/item134.xml.rels><?xml version="1.0" encoding="UTF-8" standalone="yes"?>
<Relationships xmlns="http://schemas.openxmlformats.org/package/2006/relationships"><Relationship Id="rId1" Type="http://schemas.openxmlformats.org/officeDocument/2006/relationships/customXmlProps" Target="itemProps134.xml"/></Relationships>
</file>

<file path=customXml/_rels/item135.xml.rels><?xml version="1.0" encoding="UTF-8" standalone="yes"?>
<Relationships xmlns="http://schemas.openxmlformats.org/package/2006/relationships"><Relationship Id="rId1" Type="http://schemas.openxmlformats.org/officeDocument/2006/relationships/customXmlProps" Target="itemProps135.xml"/></Relationships>
</file>

<file path=customXml/_rels/item136.xml.rels><?xml version="1.0" encoding="UTF-8" standalone="yes"?>
<Relationships xmlns="http://schemas.openxmlformats.org/package/2006/relationships"><Relationship Id="rId1" Type="http://schemas.openxmlformats.org/officeDocument/2006/relationships/customXmlProps" Target="itemProps136.xml"/></Relationships>
</file>

<file path=customXml/_rels/item137.xml.rels><?xml version="1.0" encoding="UTF-8" standalone="yes"?>
<Relationships xmlns="http://schemas.openxmlformats.org/package/2006/relationships"><Relationship Id="rId1" Type="http://schemas.openxmlformats.org/officeDocument/2006/relationships/customXmlProps" Target="itemProps137.xml"/></Relationships>
</file>

<file path=customXml/_rels/item138.xml.rels><?xml version="1.0" encoding="UTF-8" standalone="yes"?>
<Relationships xmlns="http://schemas.openxmlformats.org/package/2006/relationships"><Relationship Id="rId1" Type="http://schemas.openxmlformats.org/officeDocument/2006/relationships/customXmlProps" Target="itemProps138.xml"/></Relationships>
</file>

<file path=customXml/_rels/item139.xml.rels><?xml version="1.0" encoding="UTF-8" standalone="yes"?>
<Relationships xmlns="http://schemas.openxmlformats.org/package/2006/relationships"><Relationship Id="rId1" Type="http://schemas.openxmlformats.org/officeDocument/2006/relationships/customXmlProps" Target="itemProps139.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40.xml.rels><?xml version="1.0" encoding="UTF-8" standalone="yes"?>
<Relationships xmlns="http://schemas.openxmlformats.org/package/2006/relationships"><Relationship Id="rId1" Type="http://schemas.openxmlformats.org/officeDocument/2006/relationships/customXmlProps" Target="itemProps140.xml"/></Relationships>
</file>

<file path=customXml/_rels/item141.xml.rels><?xml version="1.0" encoding="UTF-8" standalone="yes"?>
<Relationships xmlns="http://schemas.openxmlformats.org/package/2006/relationships"><Relationship Id="rId1" Type="http://schemas.openxmlformats.org/officeDocument/2006/relationships/customXmlProps" Target="itemProps141.xml"/></Relationships>
</file>

<file path=customXml/_rels/item142.xml.rels><?xml version="1.0" encoding="UTF-8" standalone="yes"?>
<Relationships xmlns="http://schemas.openxmlformats.org/package/2006/relationships"><Relationship Id="rId1" Type="http://schemas.openxmlformats.org/officeDocument/2006/relationships/customXmlProps" Target="itemProps142.xml"/></Relationships>
</file>

<file path=customXml/_rels/item143.xml.rels><?xml version="1.0" encoding="UTF-8" standalone="yes"?>
<Relationships xmlns="http://schemas.openxmlformats.org/package/2006/relationships"><Relationship Id="rId1" Type="http://schemas.openxmlformats.org/officeDocument/2006/relationships/customXmlProps" Target="itemProps143.xml"/></Relationships>
</file>

<file path=customXml/_rels/item144.xml.rels><?xml version="1.0" encoding="UTF-8" standalone="yes"?>
<Relationships xmlns="http://schemas.openxmlformats.org/package/2006/relationships"><Relationship Id="rId1" Type="http://schemas.openxmlformats.org/officeDocument/2006/relationships/customXmlProps" Target="itemProps144.xml"/></Relationships>
</file>

<file path=customXml/_rels/item145.xml.rels><?xml version="1.0" encoding="UTF-8" standalone="yes"?>
<Relationships xmlns="http://schemas.openxmlformats.org/package/2006/relationships"><Relationship Id="rId1" Type="http://schemas.openxmlformats.org/officeDocument/2006/relationships/customXmlProps" Target="itemProps145.xml"/></Relationships>
</file>

<file path=customXml/_rels/item146.xml.rels><?xml version="1.0" encoding="UTF-8" standalone="yes"?>
<Relationships xmlns="http://schemas.openxmlformats.org/package/2006/relationships"><Relationship Id="rId1" Type="http://schemas.openxmlformats.org/officeDocument/2006/relationships/customXmlProps" Target="itemProps146.xml"/></Relationships>
</file>

<file path=customXml/_rels/item147.xml.rels><?xml version="1.0" encoding="UTF-8" standalone="yes"?>
<Relationships xmlns="http://schemas.openxmlformats.org/package/2006/relationships"><Relationship Id="rId1" Type="http://schemas.openxmlformats.org/officeDocument/2006/relationships/customXmlProps" Target="itemProps147.xml"/></Relationships>
</file>

<file path=customXml/_rels/item148.xml.rels><?xml version="1.0" encoding="UTF-8" standalone="yes"?>
<Relationships xmlns="http://schemas.openxmlformats.org/package/2006/relationships"><Relationship Id="rId1" Type="http://schemas.openxmlformats.org/officeDocument/2006/relationships/customXmlProps" Target="itemProps148.xml"/></Relationships>
</file>

<file path=customXml/_rels/item149.xml.rels><?xml version="1.0" encoding="UTF-8" standalone="yes"?>
<Relationships xmlns="http://schemas.openxmlformats.org/package/2006/relationships"><Relationship Id="rId1" Type="http://schemas.openxmlformats.org/officeDocument/2006/relationships/customXmlProps" Target="itemProps149.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50.xml.rels><?xml version="1.0" encoding="UTF-8" standalone="yes"?>
<Relationships xmlns="http://schemas.openxmlformats.org/package/2006/relationships"><Relationship Id="rId1" Type="http://schemas.openxmlformats.org/officeDocument/2006/relationships/customXmlProps" Target="itemProps150.xml"/></Relationships>
</file>

<file path=customXml/_rels/item151.xml.rels><?xml version="1.0" encoding="UTF-8" standalone="yes"?>
<Relationships xmlns="http://schemas.openxmlformats.org/package/2006/relationships"><Relationship Id="rId1" Type="http://schemas.openxmlformats.org/officeDocument/2006/relationships/customXmlProps" Target="itemProps151.xml"/></Relationships>
</file>

<file path=customXml/_rels/item152.xml.rels><?xml version="1.0" encoding="UTF-8" standalone="yes"?>
<Relationships xmlns="http://schemas.openxmlformats.org/package/2006/relationships"><Relationship Id="rId1" Type="http://schemas.openxmlformats.org/officeDocument/2006/relationships/customXmlProps" Target="itemProps152.xml"/></Relationships>
</file>

<file path=customXml/_rels/item153.xml.rels><?xml version="1.0" encoding="UTF-8" standalone="yes"?>
<Relationships xmlns="http://schemas.openxmlformats.org/package/2006/relationships"><Relationship Id="rId1" Type="http://schemas.openxmlformats.org/officeDocument/2006/relationships/customXmlProps" Target="itemProps153.xml"/></Relationships>
</file>

<file path=customXml/_rels/item154.xml.rels><?xml version="1.0" encoding="UTF-8" standalone="yes"?>
<Relationships xmlns="http://schemas.openxmlformats.org/package/2006/relationships"><Relationship Id="rId1" Type="http://schemas.openxmlformats.org/officeDocument/2006/relationships/customXmlProps" Target="itemProps154.xml"/></Relationships>
</file>

<file path=customXml/_rels/item155.xml.rels><?xml version="1.0" encoding="UTF-8" standalone="yes"?>
<Relationships xmlns="http://schemas.openxmlformats.org/package/2006/relationships"><Relationship Id="rId1" Type="http://schemas.openxmlformats.org/officeDocument/2006/relationships/customXmlProps" Target="itemProps155.xml"/></Relationships>
</file>

<file path=customXml/_rels/item156.xml.rels><?xml version="1.0" encoding="UTF-8" standalone="yes"?>
<Relationships xmlns="http://schemas.openxmlformats.org/package/2006/relationships"><Relationship Id="rId1" Type="http://schemas.openxmlformats.org/officeDocument/2006/relationships/customXmlProps" Target="itemProps156.xml"/></Relationships>
</file>

<file path=customXml/_rels/item157.xml.rels><?xml version="1.0" encoding="UTF-8" standalone="yes"?>
<Relationships xmlns="http://schemas.openxmlformats.org/package/2006/relationships"><Relationship Id="rId1" Type="http://schemas.openxmlformats.org/officeDocument/2006/relationships/customXmlProps" Target="itemProps157.xml"/></Relationships>
</file>

<file path=customXml/_rels/item158.xml.rels><?xml version="1.0" encoding="UTF-8" standalone="yes"?>
<Relationships xmlns="http://schemas.openxmlformats.org/package/2006/relationships"><Relationship Id="rId1" Type="http://schemas.openxmlformats.org/officeDocument/2006/relationships/customXmlProps" Target="itemProps158.xml"/></Relationships>
</file>

<file path=customXml/_rels/item159.xml.rels><?xml version="1.0" encoding="UTF-8" standalone="yes"?>
<Relationships xmlns="http://schemas.openxmlformats.org/package/2006/relationships"><Relationship Id="rId1" Type="http://schemas.openxmlformats.org/officeDocument/2006/relationships/customXmlProps" Target="itemProps159.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60.xml.rels><?xml version="1.0" encoding="UTF-8" standalone="yes"?>
<Relationships xmlns="http://schemas.openxmlformats.org/package/2006/relationships"><Relationship Id="rId1" Type="http://schemas.openxmlformats.org/officeDocument/2006/relationships/customXmlProps" Target="itemProps160.xml"/></Relationships>
</file>

<file path=customXml/_rels/item161.xml.rels><?xml version="1.0" encoding="UTF-8" standalone="yes"?>
<Relationships xmlns="http://schemas.openxmlformats.org/package/2006/relationships"><Relationship Id="rId1" Type="http://schemas.openxmlformats.org/officeDocument/2006/relationships/customXmlProps" Target="itemProps161.xml"/></Relationships>
</file>

<file path=customXml/_rels/item162.xml.rels><?xml version="1.0" encoding="UTF-8" standalone="yes"?>
<Relationships xmlns="http://schemas.openxmlformats.org/package/2006/relationships"><Relationship Id="rId1" Type="http://schemas.openxmlformats.org/officeDocument/2006/relationships/customXmlProps" Target="itemProps162.xml"/></Relationships>
</file>

<file path=customXml/_rels/item163.xml.rels><?xml version="1.0" encoding="UTF-8" standalone="yes"?>
<Relationships xmlns="http://schemas.openxmlformats.org/package/2006/relationships"><Relationship Id="rId1" Type="http://schemas.openxmlformats.org/officeDocument/2006/relationships/customXmlProps" Target="itemProps163.xml"/></Relationships>
</file>

<file path=customXml/_rels/item164.xml.rels><?xml version="1.0" encoding="UTF-8" standalone="yes"?>
<Relationships xmlns="http://schemas.openxmlformats.org/package/2006/relationships"><Relationship Id="rId1" Type="http://schemas.openxmlformats.org/officeDocument/2006/relationships/customXmlProps" Target="itemProps164.xml"/></Relationships>
</file>

<file path=customXml/_rels/item165.xml.rels><?xml version="1.0" encoding="UTF-8" standalone="yes"?>
<Relationships xmlns="http://schemas.openxmlformats.org/package/2006/relationships"><Relationship Id="rId1" Type="http://schemas.openxmlformats.org/officeDocument/2006/relationships/customXmlProps" Target="itemProps165.xml"/></Relationships>
</file>

<file path=customXml/_rels/item166.xml.rels><?xml version="1.0" encoding="UTF-8" standalone="yes"?>
<Relationships xmlns="http://schemas.openxmlformats.org/package/2006/relationships"><Relationship Id="rId1" Type="http://schemas.openxmlformats.org/officeDocument/2006/relationships/customXmlProps" Target="itemProps166.xml"/></Relationships>
</file>

<file path=customXml/_rels/item167.xml.rels><?xml version="1.0" encoding="UTF-8" standalone="yes"?>
<Relationships xmlns="http://schemas.openxmlformats.org/package/2006/relationships"><Relationship Id="rId1" Type="http://schemas.openxmlformats.org/officeDocument/2006/relationships/customXmlProps" Target="itemProps167.xml"/></Relationships>
</file>

<file path=customXml/_rels/item168.xml.rels><?xml version="1.0" encoding="UTF-8" standalone="yes"?>
<Relationships xmlns="http://schemas.openxmlformats.org/package/2006/relationships"><Relationship Id="rId1" Type="http://schemas.openxmlformats.org/officeDocument/2006/relationships/customXmlProps" Target="itemProps168.xml"/></Relationships>
</file>

<file path=customXml/_rels/item169.xml.rels><?xml version="1.0" encoding="UTF-8" standalone="yes"?>
<Relationships xmlns="http://schemas.openxmlformats.org/package/2006/relationships"><Relationship Id="rId1" Type="http://schemas.openxmlformats.org/officeDocument/2006/relationships/customXmlProps" Target="itemProps169.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70.xml.rels><?xml version="1.0" encoding="UTF-8" standalone="yes"?>
<Relationships xmlns="http://schemas.openxmlformats.org/package/2006/relationships"><Relationship Id="rId1" Type="http://schemas.openxmlformats.org/officeDocument/2006/relationships/customXmlProps" Target="itemProps170.xml"/></Relationships>
</file>

<file path=customXml/_rels/item171.xml.rels><?xml version="1.0" encoding="UTF-8" standalone="yes"?>
<Relationships xmlns="http://schemas.openxmlformats.org/package/2006/relationships"><Relationship Id="rId1" Type="http://schemas.openxmlformats.org/officeDocument/2006/relationships/customXmlProps" Target="itemProps171.xml"/></Relationships>
</file>

<file path=customXml/_rels/item172.xml.rels><?xml version="1.0" encoding="UTF-8" standalone="yes"?>
<Relationships xmlns="http://schemas.openxmlformats.org/package/2006/relationships"><Relationship Id="rId1" Type="http://schemas.openxmlformats.org/officeDocument/2006/relationships/customXmlProps" Target="itemProps172.xml"/></Relationships>
</file>

<file path=customXml/_rels/item173.xml.rels><?xml version="1.0" encoding="UTF-8" standalone="yes"?>
<Relationships xmlns="http://schemas.openxmlformats.org/package/2006/relationships"><Relationship Id="rId1" Type="http://schemas.openxmlformats.org/officeDocument/2006/relationships/customXmlProps" Target="itemProps173.xml"/></Relationships>
</file>

<file path=customXml/_rels/item174.xml.rels><?xml version="1.0" encoding="UTF-8" standalone="yes"?>
<Relationships xmlns="http://schemas.openxmlformats.org/package/2006/relationships"><Relationship Id="rId1" Type="http://schemas.openxmlformats.org/officeDocument/2006/relationships/customXmlProps" Target="itemProps174.xml"/></Relationships>
</file>

<file path=customXml/_rels/item175.xml.rels><?xml version="1.0" encoding="UTF-8" standalone="yes"?>
<Relationships xmlns="http://schemas.openxmlformats.org/package/2006/relationships"><Relationship Id="rId1" Type="http://schemas.openxmlformats.org/officeDocument/2006/relationships/customXmlProps" Target="itemProps175.xml"/></Relationships>
</file>

<file path=customXml/_rels/item176.xml.rels><?xml version="1.0" encoding="UTF-8" standalone="yes"?>
<Relationships xmlns="http://schemas.openxmlformats.org/package/2006/relationships"><Relationship Id="rId1" Type="http://schemas.openxmlformats.org/officeDocument/2006/relationships/customXmlProps" Target="itemProps176.xml"/></Relationships>
</file>

<file path=customXml/_rels/item177.xml.rels><?xml version="1.0" encoding="UTF-8" standalone="yes"?>
<Relationships xmlns="http://schemas.openxmlformats.org/package/2006/relationships"><Relationship Id="rId1" Type="http://schemas.openxmlformats.org/officeDocument/2006/relationships/customXmlProps" Target="itemProps177.xml"/></Relationships>
</file>

<file path=customXml/_rels/item178.xml.rels><?xml version="1.0" encoding="UTF-8" standalone="yes"?>
<Relationships xmlns="http://schemas.openxmlformats.org/package/2006/relationships"><Relationship Id="rId1" Type="http://schemas.openxmlformats.org/officeDocument/2006/relationships/customXmlProps" Target="itemProps178.xml"/></Relationships>
</file>

<file path=customXml/_rels/item179.xml.rels><?xml version="1.0" encoding="UTF-8" standalone="yes"?>
<Relationships xmlns="http://schemas.openxmlformats.org/package/2006/relationships"><Relationship Id="rId1" Type="http://schemas.openxmlformats.org/officeDocument/2006/relationships/customXmlProps" Target="itemProps179.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80.xml.rels><?xml version="1.0" encoding="UTF-8" standalone="yes"?>
<Relationships xmlns="http://schemas.openxmlformats.org/package/2006/relationships"><Relationship Id="rId1" Type="http://schemas.openxmlformats.org/officeDocument/2006/relationships/customXmlProps" Target="itemProps180.xml"/></Relationships>
</file>

<file path=customXml/_rels/item181.xml.rels><?xml version="1.0" encoding="UTF-8" standalone="yes"?>
<Relationships xmlns="http://schemas.openxmlformats.org/package/2006/relationships"><Relationship Id="rId1" Type="http://schemas.openxmlformats.org/officeDocument/2006/relationships/customXmlProps" Target="itemProps181.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25.xml.rels><?xml version="1.0" encoding="UTF-8" standalone="yes"?>
<Relationships xmlns="http://schemas.openxmlformats.org/package/2006/relationships"><Relationship Id="rId1" Type="http://schemas.openxmlformats.org/officeDocument/2006/relationships/customXmlProps" Target="itemProps25.xml"/></Relationships>
</file>

<file path=customXml/_rels/item26.xml.rels><?xml version="1.0" encoding="UTF-8" standalone="yes"?>
<Relationships xmlns="http://schemas.openxmlformats.org/package/2006/relationships"><Relationship Id="rId1" Type="http://schemas.openxmlformats.org/officeDocument/2006/relationships/customXmlProps" Target="itemProps26.xml"/></Relationships>
</file>

<file path=customXml/_rels/item27.xml.rels><?xml version="1.0" encoding="UTF-8" standalone="yes"?>
<Relationships xmlns="http://schemas.openxmlformats.org/package/2006/relationships"><Relationship Id="rId1" Type="http://schemas.openxmlformats.org/officeDocument/2006/relationships/customXmlProps" Target="itemProps27.xml"/></Relationships>
</file>

<file path=customXml/_rels/item28.xml.rels><?xml version="1.0" encoding="UTF-8" standalone="yes"?>
<Relationships xmlns="http://schemas.openxmlformats.org/package/2006/relationships"><Relationship Id="rId1" Type="http://schemas.openxmlformats.org/officeDocument/2006/relationships/customXmlProps" Target="itemProps28.xml"/></Relationships>
</file>

<file path=customXml/_rels/item29.xml.rels><?xml version="1.0" encoding="UTF-8" standalone="yes"?>
<Relationships xmlns="http://schemas.openxmlformats.org/package/2006/relationships"><Relationship Id="rId1" Type="http://schemas.openxmlformats.org/officeDocument/2006/relationships/customXmlProps" Target="itemProps29.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30.xml.rels><?xml version="1.0" encoding="UTF-8" standalone="yes"?>
<Relationships xmlns="http://schemas.openxmlformats.org/package/2006/relationships"><Relationship Id="rId1" Type="http://schemas.openxmlformats.org/officeDocument/2006/relationships/customXmlProps" Target="itemProps30.xml"/></Relationships>
</file>

<file path=customXml/_rels/item31.xml.rels><?xml version="1.0" encoding="UTF-8" standalone="yes"?>
<Relationships xmlns="http://schemas.openxmlformats.org/package/2006/relationships"><Relationship Id="rId1" Type="http://schemas.openxmlformats.org/officeDocument/2006/relationships/customXmlProps" Target="itemProps31.xml"/></Relationships>
</file>

<file path=customXml/_rels/item32.xml.rels><?xml version="1.0" encoding="UTF-8" standalone="yes"?>
<Relationships xmlns="http://schemas.openxmlformats.org/package/2006/relationships"><Relationship Id="rId1" Type="http://schemas.openxmlformats.org/officeDocument/2006/relationships/customXmlProps" Target="itemProps32.xml"/></Relationships>
</file>

<file path=customXml/_rels/item33.xml.rels><?xml version="1.0" encoding="UTF-8" standalone="yes"?>
<Relationships xmlns="http://schemas.openxmlformats.org/package/2006/relationships"><Relationship Id="rId1" Type="http://schemas.openxmlformats.org/officeDocument/2006/relationships/customXmlProps" Target="itemProps33.xml"/></Relationships>
</file>

<file path=customXml/_rels/item34.xml.rels><?xml version="1.0" encoding="UTF-8" standalone="yes"?>
<Relationships xmlns="http://schemas.openxmlformats.org/package/2006/relationships"><Relationship Id="rId1" Type="http://schemas.openxmlformats.org/officeDocument/2006/relationships/customXmlProps" Target="itemProps34.xml"/></Relationships>
</file>

<file path=customXml/_rels/item35.xml.rels><?xml version="1.0" encoding="UTF-8" standalone="yes"?>
<Relationships xmlns="http://schemas.openxmlformats.org/package/2006/relationships"><Relationship Id="rId1" Type="http://schemas.openxmlformats.org/officeDocument/2006/relationships/customXmlProps" Target="itemProps35.xml"/></Relationships>
</file>

<file path=customXml/_rels/item36.xml.rels><?xml version="1.0" encoding="UTF-8" standalone="yes"?>
<Relationships xmlns="http://schemas.openxmlformats.org/package/2006/relationships"><Relationship Id="rId1" Type="http://schemas.openxmlformats.org/officeDocument/2006/relationships/customXmlProps" Target="itemProps36.xml"/></Relationships>
</file>

<file path=customXml/_rels/item37.xml.rels><?xml version="1.0" encoding="UTF-8" standalone="yes"?>
<Relationships xmlns="http://schemas.openxmlformats.org/package/2006/relationships"><Relationship Id="rId1" Type="http://schemas.openxmlformats.org/officeDocument/2006/relationships/customXmlProps" Target="itemProps37.xml"/></Relationships>
</file>

<file path=customXml/_rels/item38.xml.rels><?xml version="1.0" encoding="UTF-8" standalone="yes"?>
<Relationships xmlns="http://schemas.openxmlformats.org/package/2006/relationships"><Relationship Id="rId1" Type="http://schemas.openxmlformats.org/officeDocument/2006/relationships/customXmlProps" Target="itemProps38.xml"/></Relationships>
</file>

<file path=customXml/_rels/item39.xml.rels><?xml version="1.0" encoding="UTF-8" standalone="yes"?>
<Relationships xmlns="http://schemas.openxmlformats.org/package/2006/relationships"><Relationship Id="rId1" Type="http://schemas.openxmlformats.org/officeDocument/2006/relationships/customXmlProps" Target="itemProps39.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40.xml.rels><?xml version="1.0" encoding="UTF-8" standalone="yes"?>
<Relationships xmlns="http://schemas.openxmlformats.org/package/2006/relationships"><Relationship Id="rId1" Type="http://schemas.openxmlformats.org/officeDocument/2006/relationships/customXmlProps" Target="itemProps40.xml"/></Relationships>
</file>

<file path=customXml/_rels/item41.xml.rels><?xml version="1.0" encoding="UTF-8" standalone="yes"?>
<Relationships xmlns="http://schemas.openxmlformats.org/package/2006/relationships"><Relationship Id="rId1" Type="http://schemas.openxmlformats.org/officeDocument/2006/relationships/customXmlProps" Target="itemProps41.xml"/></Relationships>
</file>

<file path=customXml/_rels/item42.xml.rels><?xml version="1.0" encoding="UTF-8" standalone="yes"?>
<Relationships xmlns="http://schemas.openxmlformats.org/package/2006/relationships"><Relationship Id="rId1" Type="http://schemas.openxmlformats.org/officeDocument/2006/relationships/customXmlProps" Target="itemProps42.xml"/></Relationships>
</file>

<file path=customXml/_rels/item43.xml.rels><?xml version="1.0" encoding="UTF-8" standalone="yes"?>
<Relationships xmlns="http://schemas.openxmlformats.org/package/2006/relationships"><Relationship Id="rId1" Type="http://schemas.openxmlformats.org/officeDocument/2006/relationships/customXmlProps" Target="itemProps43.xml"/></Relationships>
</file>

<file path=customXml/_rels/item44.xml.rels><?xml version="1.0" encoding="UTF-8" standalone="yes"?>
<Relationships xmlns="http://schemas.openxmlformats.org/package/2006/relationships"><Relationship Id="rId1" Type="http://schemas.openxmlformats.org/officeDocument/2006/relationships/customXmlProps" Target="itemProps44.xml"/></Relationships>
</file>

<file path=customXml/_rels/item45.xml.rels><?xml version="1.0" encoding="UTF-8" standalone="yes"?>
<Relationships xmlns="http://schemas.openxmlformats.org/package/2006/relationships"><Relationship Id="rId1" Type="http://schemas.openxmlformats.org/officeDocument/2006/relationships/customXmlProps" Target="itemProps45.xml"/></Relationships>
</file>

<file path=customXml/_rels/item46.xml.rels><?xml version="1.0" encoding="UTF-8" standalone="yes"?>
<Relationships xmlns="http://schemas.openxmlformats.org/package/2006/relationships"><Relationship Id="rId1" Type="http://schemas.openxmlformats.org/officeDocument/2006/relationships/customXmlProps" Target="itemProps46.xml"/></Relationships>
</file>

<file path=customXml/_rels/item47.xml.rels><?xml version="1.0" encoding="UTF-8" standalone="yes"?>
<Relationships xmlns="http://schemas.openxmlformats.org/package/2006/relationships"><Relationship Id="rId1" Type="http://schemas.openxmlformats.org/officeDocument/2006/relationships/customXmlProps" Target="itemProps47.xml"/></Relationships>
</file>

<file path=customXml/_rels/item48.xml.rels><?xml version="1.0" encoding="UTF-8" standalone="yes"?>
<Relationships xmlns="http://schemas.openxmlformats.org/package/2006/relationships"><Relationship Id="rId1" Type="http://schemas.openxmlformats.org/officeDocument/2006/relationships/customXmlProps" Target="itemProps48.xml"/></Relationships>
</file>

<file path=customXml/_rels/item49.xml.rels><?xml version="1.0" encoding="UTF-8" standalone="yes"?>
<Relationships xmlns="http://schemas.openxmlformats.org/package/2006/relationships"><Relationship Id="rId1" Type="http://schemas.openxmlformats.org/officeDocument/2006/relationships/customXmlProps" Target="itemProps49.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50.xml.rels><?xml version="1.0" encoding="UTF-8" standalone="yes"?>
<Relationships xmlns="http://schemas.openxmlformats.org/package/2006/relationships"><Relationship Id="rId1" Type="http://schemas.openxmlformats.org/officeDocument/2006/relationships/customXmlProps" Target="itemProps50.xml"/></Relationships>
</file>

<file path=customXml/_rels/item51.xml.rels><?xml version="1.0" encoding="UTF-8" standalone="yes"?>
<Relationships xmlns="http://schemas.openxmlformats.org/package/2006/relationships"><Relationship Id="rId1" Type="http://schemas.openxmlformats.org/officeDocument/2006/relationships/customXmlProps" Target="itemProps51.xml"/></Relationships>
</file>

<file path=customXml/_rels/item52.xml.rels><?xml version="1.0" encoding="UTF-8" standalone="yes"?>
<Relationships xmlns="http://schemas.openxmlformats.org/package/2006/relationships"><Relationship Id="rId1" Type="http://schemas.openxmlformats.org/officeDocument/2006/relationships/customXmlProps" Target="itemProps52.xml"/></Relationships>
</file>

<file path=customXml/_rels/item53.xml.rels><?xml version="1.0" encoding="UTF-8" standalone="yes"?>
<Relationships xmlns="http://schemas.openxmlformats.org/package/2006/relationships"><Relationship Id="rId1" Type="http://schemas.openxmlformats.org/officeDocument/2006/relationships/customXmlProps" Target="itemProps53.xml"/></Relationships>
</file>

<file path=customXml/_rels/item54.xml.rels><?xml version="1.0" encoding="UTF-8" standalone="yes"?>
<Relationships xmlns="http://schemas.openxmlformats.org/package/2006/relationships"><Relationship Id="rId1" Type="http://schemas.openxmlformats.org/officeDocument/2006/relationships/customXmlProps" Target="itemProps54.xml"/></Relationships>
</file>

<file path=customXml/_rels/item55.xml.rels><?xml version="1.0" encoding="UTF-8" standalone="yes"?>
<Relationships xmlns="http://schemas.openxmlformats.org/package/2006/relationships"><Relationship Id="rId1" Type="http://schemas.openxmlformats.org/officeDocument/2006/relationships/customXmlProps" Target="itemProps55.xml"/></Relationships>
</file>

<file path=customXml/_rels/item56.xml.rels><?xml version="1.0" encoding="UTF-8" standalone="yes"?>
<Relationships xmlns="http://schemas.openxmlformats.org/package/2006/relationships"><Relationship Id="rId1" Type="http://schemas.openxmlformats.org/officeDocument/2006/relationships/customXmlProps" Target="itemProps56.xml"/></Relationships>
</file>

<file path=customXml/_rels/item57.xml.rels><?xml version="1.0" encoding="UTF-8" standalone="yes"?>
<Relationships xmlns="http://schemas.openxmlformats.org/package/2006/relationships"><Relationship Id="rId1" Type="http://schemas.openxmlformats.org/officeDocument/2006/relationships/customXmlProps" Target="itemProps57.xml"/></Relationships>
</file>

<file path=customXml/_rels/item58.xml.rels><?xml version="1.0" encoding="UTF-8" standalone="yes"?>
<Relationships xmlns="http://schemas.openxmlformats.org/package/2006/relationships"><Relationship Id="rId1" Type="http://schemas.openxmlformats.org/officeDocument/2006/relationships/customXmlProps" Target="itemProps58.xml"/></Relationships>
</file>

<file path=customXml/_rels/item59.xml.rels><?xml version="1.0" encoding="UTF-8" standalone="yes"?>
<Relationships xmlns="http://schemas.openxmlformats.org/package/2006/relationships"><Relationship Id="rId1" Type="http://schemas.openxmlformats.org/officeDocument/2006/relationships/customXmlProps" Target="itemProps59.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60.xml.rels><?xml version="1.0" encoding="UTF-8" standalone="yes"?>
<Relationships xmlns="http://schemas.openxmlformats.org/package/2006/relationships"><Relationship Id="rId1" Type="http://schemas.openxmlformats.org/officeDocument/2006/relationships/customXmlProps" Target="itemProps60.xml"/></Relationships>
</file>

<file path=customXml/_rels/item61.xml.rels><?xml version="1.0" encoding="UTF-8" standalone="yes"?>
<Relationships xmlns="http://schemas.openxmlformats.org/package/2006/relationships"><Relationship Id="rId1" Type="http://schemas.openxmlformats.org/officeDocument/2006/relationships/customXmlProps" Target="itemProps61.xml"/></Relationships>
</file>

<file path=customXml/_rels/item62.xml.rels><?xml version="1.0" encoding="UTF-8" standalone="yes"?>
<Relationships xmlns="http://schemas.openxmlformats.org/package/2006/relationships"><Relationship Id="rId1" Type="http://schemas.openxmlformats.org/officeDocument/2006/relationships/customXmlProps" Target="itemProps62.xml"/></Relationships>
</file>

<file path=customXml/_rels/item63.xml.rels><?xml version="1.0" encoding="UTF-8" standalone="yes"?>
<Relationships xmlns="http://schemas.openxmlformats.org/package/2006/relationships"><Relationship Id="rId1" Type="http://schemas.openxmlformats.org/officeDocument/2006/relationships/customXmlProps" Target="itemProps63.xml"/></Relationships>
</file>

<file path=customXml/_rels/item64.xml.rels><?xml version="1.0" encoding="UTF-8" standalone="yes"?>
<Relationships xmlns="http://schemas.openxmlformats.org/package/2006/relationships"><Relationship Id="rId1" Type="http://schemas.openxmlformats.org/officeDocument/2006/relationships/customXmlProps" Target="itemProps64.xml"/></Relationships>
</file>

<file path=customXml/_rels/item65.xml.rels><?xml version="1.0" encoding="UTF-8" standalone="yes"?>
<Relationships xmlns="http://schemas.openxmlformats.org/package/2006/relationships"><Relationship Id="rId1" Type="http://schemas.openxmlformats.org/officeDocument/2006/relationships/customXmlProps" Target="itemProps65.xml"/></Relationships>
</file>

<file path=customXml/_rels/item66.xml.rels><?xml version="1.0" encoding="UTF-8" standalone="yes"?>
<Relationships xmlns="http://schemas.openxmlformats.org/package/2006/relationships"><Relationship Id="rId1" Type="http://schemas.openxmlformats.org/officeDocument/2006/relationships/customXmlProps" Target="itemProps66.xml"/></Relationships>
</file>

<file path=customXml/_rels/item67.xml.rels><?xml version="1.0" encoding="UTF-8" standalone="yes"?>
<Relationships xmlns="http://schemas.openxmlformats.org/package/2006/relationships"><Relationship Id="rId1" Type="http://schemas.openxmlformats.org/officeDocument/2006/relationships/customXmlProps" Target="itemProps67.xml"/></Relationships>
</file>

<file path=customXml/_rels/item68.xml.rels><?xml version="1.0" encoding="UTF-8" standalone="yes"?>
<Relationships xmlns="http://schemas.openxmlformats.org/package/2006/relationships"><Relationship Id="rId1" Type="http://schemas.openxmlformats.org/officeDocument/2006/relationships/customXmlProps" Target="itemProps68.xml"/></Relationships>
</file>

<file path=customXml/_rels/item69.xml.rels><?xml version="1.0" encoding="UTF-8" standalone="yes"?>
<Relationships xmlns="http://schemas.openxmlformats.org/package/2006/relationships"><Relationship Id="rId1" Type="http://schemas.openxmlformats.org/officeDocument/2006/relationships/customXmlProps" Target="itemProps69.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70.xml.rels><?xml version="1.0" encoding="UTF-8" standalone="yes"?>
<Relationships xmlns="http://schemas.openxmlformats.org/package/2006/relationships"><Relationship Id="rId1" Type="http://schemas.openxmlformats.org/officeDocument/2006/relationships/customXmlProps" Target="itemProps70.xml"/></Relationships>
</file>

<file path=customXml/_rels/item71.xml.rels><?xml version="1.0" encoding="UTF-8" standalone="yes"?>
<Relationships xmlns="http://schemas.openxmlformats.org/package/2006/relationships"><Relationship Id="rId1" Type="http://schemas.openxmlformats.org/officeDocument/2006/relationships/customXmlProps" Target="itemProps71.xml"/></Relationships>
</file>

<file path=customXml/_rels/item72.xml.rels><?xml version="1.0" encoding="UTF-8" standalone="yes"?>
<Relationships xmlns="http://schemas.openxmlformats.org/package/2006/relationships"><Relationship Id="rId1" Type="http://schemas.openxmlformats.org/officeDocument/2006/relationships/customXmlProps" Target="itemProps72.xml"/></Relationships>
</file>

<file path=customXml/_rels/item73.xml.rels><?xml version="1.0" encoding="UTF-8" standalone="yes"?>
<Relationships xmlns="http://schemas.openxmlformats.org/package/2006/relationships"><Relationship Id="rId1" Type="http://schemas.openxmlformats.org/officeDocument/2006/relationships/customXmlProps" Target="itemProps73.xml"/></Relationships>
</file>

<file path=customXml/_rels/item74.xml.rels><?xml version="1.0" encoding="UTF-8" standalone="yes"?>
<Relationships xmlns="http://schemas.openxmlformats.org/package/2006/relationships"><Relationship Id="rId1" Type="http://schemas.openxmlformats.org/officeDocument/2006/relationships/customXmlProps" Target="itemProps74.xml"/></Relationships>
</file>

<file path=customXml/_rels/item75.xml.rels><?xml version="1.0" encoding="UTF-8" standalone="yes"?>
<Relationships xmlns="http://schemas.openxmlformats.org/package/2006/relationships"><Relationship Id="rId1" Type="http://schemas.openxmlformats.org/officeDocument/2006/relationships/customXmlProps" Target="itemProps75.xml"/></Relationships>
</file>

<file path=customXml/_rels/item76.xml.rels><?xml version="1.0" encoding="UTF-8" standalone="yes"?>
<Relationships xmlns="http://schemas.openxmlformats.org/package/2006/relationships"><Relationship Id="rId1" Type="http://schemas.openxmlformats.org/officeDocument/2006/relationships/customXmlProps" Target="itemProps76.xml"/></Relationships>
</file>

<file path=customXml/_rels/item77.xml.rels><?xml version="1.0" encoding="UTF-8" standalone="yes"?>
<Relationships xmlns="http://schemas.openxmlformats.org/package/2006/relationships"><Relationship Id="rId1" Type="http://schemas.openxmlformats.org/officeDocument/2006/relationships/customXmlProps" Target="itemProps77.xml"/></Relationships>
</file>

<file path=customXml/_rels/item78.xml.rels><?xml version="1.0" encoding="UTF-8" standalone="yes"?>
<Relationships xmlns="http://schemas.openxmlformats.org/package/2006/relationships"><Relationship Id="rId1" Type="http://schemas.openxmlformats.org/officeDocument/2006/relationships/customXmlProps" Target="itemProps78.xml"/></Relationships>
</file>

<file path=customXml/_rels/item79.xml.rels><?xml version="1.0" encoding="UTF-8" standalone="yes"?>
<Relationships xmlns="http://schemas.openxmlformats.org/package/2006/relationships"><Relationship Id="rId1" Type="http://schemas.openxmlformats.org/officeDocument/2006/relationships/customXmlProps" Target="itemProps79.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80.xml.rels><?xml version="1.0" encoding="UTF-8" standalone="yes"?>
<Relationships xmlns="http://schemas.openxmlformats.org/package/2006/relationships"><Relationship Id="rId1" Type="http://schemas.openxmlformats.org/officeDocument/2006/relationships/customXmlProps" Target="itemProps80.xml"/></Relationships>
</file>

<file path=customXml/_rels/item81.xml.rels><?xml version="1.0" encoding="UTF-8" standalone="yes"?>
<Relationships xmlns="http://schemas.openxmlformats.org/package/2006/relationships"><Relationship Id="rId1" Type="http://schemas.openxmlformats.org/officeDocument/2006/relationships/customXmlProps" Target="itemProps81.xml"/></Relationships>
</file>

<file path=customXml/_rels/item82.xml.rels><?xml version="1.0" encoding="UTF-8" standalone="yes"?>
<Relationships xmlns="http://schemas.openxmlformats.org/package/2006/relationships"><Relationship Id="rId1" Type="http://schemas.openxmlformats.org/officeDocument/2006/relationships/customXmlProps" Target="itemProps82.xml"/></Relationships>
</file>

<file path=customXml/_rels/item83.xml.rels><?xml version="1.0" encoding="UTF-8" standalone="yes"?>
<Relationships xmlns="http://schemas.openxmlformats.org/package/2006/relationships"><Relationship Id="rId1" Type="http://schemas.openxmlformats.org/officeDocument/2006/relationships/customXmlProps" Target="itemProps83.xml"/></Relationships>
</file>

<file path=customXml/_rels/item84.xml.rels><?xml version="1.0" encoding="UTF-8" standalone="yes"?>
<Relationships xmlns="http://schemas.openxmlformats.org/package/2006/relationships"><Relationship Id="rId1" Type="http://schemas.openxmlformats.org/officeDocument/2006/relationships/customXmlProps" Target="itemProps84.xml"/></Relationships>
</file>

<file path=customXml/_rels/item85.xml.rels><?xml version="1.0" encoding="UTF-8" standalone="yes"?>
<Relationships xmlns="http://schemas.openxmlformats.org/package/2006/relationships"><Relationship Id="rId1" Type="http://schemas.openxmlformats.org/officeDocument/2006/relationships/customXmlProps" Target="itemProps85.xml"/></Relationships>
</file>

<file path=customXml/_rels/item86.xml.rels><?xml version="1.0" encoding="UTF-8" standalone="yes"?>
<Relationships xmlns="http://schemas.openxmlformats.org/package/2006/relationships"><Relationship Id="rId1" Type="http://schemas.openxmlformats.org/officeDocument/2006/relationships/customXmlProps" Target="itemProps86.xml"/></Relationships>
</file>

<file path=customXml/_rels/item87.xml.rels><?xml version="1.0" encoding="UTF-8" standalone="yes"?>
<Relationships xmlns="http://schemas.openxmlformats.org/package/2006/relationships"><Relationship Id="rId1" Type="http://schemas.openxmlformats.org/officeDocument/2006/relationships/customXmlProps" Target="itemProps87.xml"/></Relationships>
</file>

<file path=customXml/_rels/item88.xml.rels><?xml version="1.0" encoding="UTF-8" standalone="yes"?>
<Relationships xmlns="http://schemas.openxmlformats.org/package/2006/relationships"><Relationship Id="rId1" Type="http://schemas.openxmlformats.org/officeDocument/2006/relationships/customXmlProps" Target="itemProps88.xml"/></Relationships>
</file>

<file path=customXml/_rels/item89.xml.rels><?xml version="1.0" encoding="UTF-8" standalone="yes"?>
<Relationships xmlns="http://schemas.openxmlformats.org/package/2006/relationships"><Relationship Id="rId1" Type="http://schemas.openxmlformats.org/officeDocument/2006/relationships/customXmlProps" Target="itemProps89.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_rels/item90.xml.rels><?xml version="1.0" encoding="UTF-8" standalone="yes"?>
<Relationships xmlns="http://schemas.openxmlformats.org/package/2006/relationships"><Relationship Id="rId1" Type="http://schemas.openxmlformats.org/officeDocument/2006/relationships/customXmlProps" Target="itemProps90.xml"/></Relationships>
</file>

<file path=customXml/_rels/item91.xml.rels><?xml version="1.0" encoding="UTF-8" standalone="yes"?>
<Relationships xmlns="http://schemas.openxmlformats.org/package/2006/relationships"><Relationship Id="rId1" Type="http://schemas.openxmlformats.org/officeDocument/2006/relationships/customXmlProps" Target="itemProps91.xml"/></Relationships>
</file>

<file path=customXml/_rels/item92.xml.rels><?xml version="1.0" encoding="UTF-8" standalone="yes"?>
<Relationships xmlns="http://schemas.openxmlformats.org/package/2006/relationships"><Relationship Id="rId1" Type="http://schemas.openxmlformats.org/officeDocument/2006/relationships/customXmlProps" Target="itemProps92.xml"/></Relationships>
</file>

<file path=customXml/_rels/item93.xml.rels><?xml version="1.0" encoding="UTF-8" standalone="yes"?>
<Relationships xmlns="http://schemas.openxmlformats.org/package/2006/relationships"><Relationship Id="rId1" Type="http://schemas.openxmlformats.org/officeDocument/2006/relationships/customXmlProps" Target="itemProps93.xml"/></Relationships>
</file>

<file path=customXml/_rels/item94.xml.rels><?xml version="1.0" encoding="UTF-8" standalone="yes"?>
<Relationships xmlns="http://schemas.openxmlformats.org/package/2006/relationships"><Relationship Id="rId1" Type="http://schemas.openxmlformats.org/officeDocument/2006/relationships/customXmlProps" Target="itemProps94.xml"/></Relationships>
</file>

<file path=customXml/_rels/item95.xml.rels><?xml version="1.0" encoding="UTF-8" standalone="yes"?>
<Relationships xmlns="http://schemas.openxmlformats.org/package/2006/relationships"><Relationship Id="rId1" Type="http://schemas.openxmlformats.org/officeDocument/2006/relationships/customXmlProps" Target="itemProps95.xml"/></Relationships>
</file>

<file path=customXml/_rels/item96.xml.rels><?xml version="1.0" encoding="UTF-8" standalone="yes"?>
<Relationships xmlns="http://schemas.openxmlformats.org/package/2006/relationships"><Relationship Id="rId1" Type="http://schemas.openxmlformats.org/officeDocument/2006/relationships/customXmlProps" Target="itemProps96.xml"/></Relationships>
</file>

<file path=customXml/_rels/item97.xml.rels><?xml version="1.0" encoding="UTF-8" standalone="yes"?>
<Relationships xmlns="http://schemas.openxmlformats.org/package/2006/relationships"><Relationship Id="rId1" Type="http://schemas.openxmlformats.org/officeDocument/2006/relationships/customXmlProps" Target="itemProps97.xml"/></Relationships>
</file>

<file path=customXml/_rels/item98.xml.rels><?xml version="1.0" encoding="UTF-8" standalone="yes"?>
<Relationships xmlns="http://schemas.openxmlformats.org/package/2006/relationships"><Relationship Id="rId1" Type="http://schemas.openxmlformats.org/officeDocument/2006/relationships/customXmlProps" Target="itemProps98.xml"/></Relationships>
</file>

<file path=customXml/_rels/item99.xml.rels><?xml version="1.0" encoding="UTF-8" standalone="yes"?>
<Relationships xmlns="http://schemas.openxmlformats.org/package/2006/relationships"><Relationship Id="rId1" Type="http://schemas.openxmlformats.org/officeDocument/2006/relationships/customXmlProps" Target="itemProps99.xml"/></Relationships>
</file>

<file path=customXml/item1.xml><?xml version="1.0" encoding="utf-8"?>
<mcd:customData xmlns="http://www.wps.cn/android/officeDocument/2013/mofficeCustomData" xmlns:mcd="http://www.wps.cn/android/officeDocument/2013/mofficeCustomData" version="2">
  <mcd:comments/>
</mcd:customData>
</file>

<file path=customXml/item10.xml><?xml version="1.0" encoding="utf-8"?>
<mcd:customData xmlns="http://www.wps.cn/android/officeDocument/2013/mofficeCustomData" xmlns:mcd="http://www.wps.cn/android/officeDocument/2013/mofficeCustomData" version="2">
  <mcd:comments/>
</mcd:customData>
</file>

<file path=customXml/item100.xml><?xml version="1.0" encoding="utf-8"?>
<mcd:customData xmlns="http://www.wps.cn/android/officeDocument/2013/mofficeCustomData" xmlns:mcd="http://www.wps.cn/android/officeDocument/2013/mofficeCustomData" version="2">
  <mcd:comments/>
</mcd:customData>
</file>

<file path=customXml/item101.xml><?xml version="1.0" encoding="utf-8"?>
<mcd:customData xmlns="http://www.wps.cn/android/officeDocument/2013/mofficeCustomData" xmlns:mcd="http://www.wps.cn/android/officeDocument/2013/mofficeCustomData" version="2">
  <mcd:comments/>
</mcd:customData>
</file>

<file path=customXml/item102.xml><?xml version="1.0" encoding="utf-8"?>
<mcd:customData xmlns="http://www.wps.cn/android/officeDocument/2013/mofficeCustomData" xmlns:mcd="http://www.wps.cn/android/officeDocument/2013/mofficeCustomData" version="2">
  <mcd:comments/>
</mcd:customData>
</file>

<file path=customXml/item103.xml><?xml version="1.0" encoding="utf-8"?>
<mcd:customData xmlns="http://www.wps.cn/android/officeDocument/2013/mofficeCustomData" xmlns:mcd="http://www.wps.cn/android/officeDocument/2013/mofficeCustomData" version="2">
  <mcd:comments/>
</mcd:customData>
</file>

<file path=customXml/item104.xml><?xml version="1.0" encoding="utf-8"?>
<mcd:customData xmlns="http://www.wps.cn/android/officeDocument/2013/mofficeCustomData" xmlns:mcd="http://www.wps.cn/android/officeDocument/2013/mofficeCustomData" version="2">
  <mcd:comments/>
</mcd:customData>
</file>

<file path=customXml/item105.xml><?xml version="1.0" encoding="utf-8"?>
<mcd:customData xmlns="http://www.wps.cn/android/officeDocument/2013/mofficeCustomData" xmlns:mcd="http://www.wps.cn/android/officeDocument/2013/mofficeCustomData" version="2">
  <mcd:comments/>
</mcd:customData>
</file>

<file path=customXml/item106.xml><?xml version="1.0" encoding="utf-8"?>
<mcd:customData xmlns="http://www.wps.cn/android/officeDocument/2013/mofficeCustomData" xmlns:mcd="http://www.wps.cn/android/officeDocument/2013/mofficeCustomData" version="2">
  <mcd:comments/>
</mcd:customData>
</file>

<file path=customXml/item107.xml><?xml version="1.0" encoding="utf-8"?>
<mcd:customData xmlns="http://www.wps.cn/android/officeDocument/2013/mofficeCustomData" xmlns:mcd="http://www.wps.cn/android/officeDocument/2013/mofficeCustomData" version="2">
  <mcd:comments/>
</mcd:customData>
</file>

<file path=customXml/item108.xml><?xml version="1.0" encoding="utf-8"?>
<mcd:customData xmlns="http://www.wps.cn/android/officeDocument/2013/mofficeCustomData" xmlns:mcd="http://www.wps.cn/android/officeDocument/2013/mofficeCustomData" version="2">
  <mcd:comments/>
</mcd:customData>
</file>

<file path=customXml/item109.xml><?xml version="1.0" encoding="utf-8"?>
<mcd:customData xmlns="http://www.wps.cn/android/officeDocument/2013/mofficeCustomData" xmlns:mcd="http://www.wps.cn/android/officeDocument/2013/mofficeCustomData" version="2">
  <mcd:comments/>
</mcd:customData>
</file>

<file path=customXml/item11.xml><?xml version="1.0" encoding="utf-8"?>
<mcd:customData xmlns="http://www.wps.cn/android/officeDocument/2013/mofficeCustomData" xmlns:mcd="http://www.wps.cn/android/officeDocument/2013/mofficeCustomData" version="2">
  <mcd:comments/>
</mcd:customData>
</file>

<file path=customXml/item110.xml><?xml version="1.0" encoding="utf-8"?>
<mcd:customData xmlns="http://www.wps.cn/android/officeDocument/2013/mofficeCustomData" xmlns:mcd="http://www.wps.cn/android/officeDocument/2013/mofficeCustomData" version="2">
  <mcd:comments/>
</mcd:customData>
</file>

<file path=customXml/item111.xml><?xml version="1.0" encoding="utf-8"?>
<mcd:customData xmlns="http://www.wps.cn/android/officeDocument/2013/mofficeCustomData" xmlns:mcd="http://www.wps.cn/android/officeDocument/2013/mofficeCustomData" version="2">
  <mcd:comments/>
</mcd:customData>
</file>

<file path=customXml/item112.xml><?xml version="1.0" encoding="utf-8"?>
<mcd:customData xmlns="http://www.wps.cn/android/officeDocument/2013/mofficeCustomData" xmlns:mcd="http://www.wps.cn/android/officeDocument/2013/mofficeCustomData" version="2">
  <mcd:comments/>
</mcd:customData>
</file>

<file path=customXml/item113.xml><?xml version="1.0" encoding="utf-8"?>
<mcd:customData xmlns="http://www.wps.cn/android/officeDocument/2013/mofficeCustomData" xmlns:mcd="http://www.wps.cn/android/officeDocument/2013/mofficeCustomData" version="2">
  <mcd:comments/>
</mcd:customData>
</file>

<file path=customXml/item114.xml><?xml version="1.0" encoding="utf-8"?>
<mcd:customData xmlns="http://www.wps.cn/android/officeDocument/2013/mofficeCustomData" xmlns:mcd="http://www.wps.cn/android/officeDocument/2013/mofficeCustomData" version="2">
  <mcd:comments/>
</mcd:customData>
</file>

<file path=customXml/item115.xml><?xml version="1.0" encoding="utf-8"?>
<mcd:customData xmlns="http://www.wps.cn/android/officeDocument/2013/mofficeCustomData" xmlns:mcd="http://www.wps.cn/android/officeDocument/2013/mofficeCustomData" version="2">
  <mcd:comments/>
</mcd:customData>
</file>

<file path=customXml/item116.xml><?xml version="1.0" encoding="utf-8"?>
<mcd:customData xmlns="http://www.wps.cn/android/officeDocument/2013/mofficeCustomData" xmlns:mcd="http://www.wps.cn/android/officeDocument/2013/mofficeCustomData" version="2">
  <mcd:comments/>
</mcd:customData>
</file>

<file path=customXml/item117.xml><?xml version="1.0" encoding="utf-8"?>
<mcd:customData xmlns="http://www.wps.cn/android/officeDocument/2013/mofficeCustomData" xmlns:mcd="http://www.wps.cn/android/officeDocument/2013/mofficeCustomData" version="2">
  <mcd:comments/>
</mcd:customData>
</file>

<file path=customXml/item118.xml><?xml version="1.0" encoding="utf-8"?>
<mcd:customData xmlns="http://www.wps.cn/android/officeDocument/2013/mofficeCustomData" xmlns:mcd="http://www.wps.cn/android/officeDocument/2013/mofficeCustomData" version="2">
  <mcd:comments/>
</mcd:customData>
</file>

<file path=customXml/item119.xml><?xml version="1.0" encoding="utf-8"?>
<mcd:customData xmlns="http://www.wps.cn/android/officeDocument/2013/mofficeCustomData" xmlns:mcd="http://www.wps.cn/android/officeDocument/2013/mofficeCustomData" version="2">
  <mcd:comments/>
</mcd:customData>
</file>

<file path=customXml/item12.xml><?xml version="1.0" encoding="utf-8"?>
<mcd:customData xmlns="http://www.wps.cn/android/officeDocument/2013/mofficeCustomData" xmlns:mcd="http://www.wps.cn/android/officeDocument/2013/mofficeCustomData" version="2">
  <mcd:comments/>
</mcd:customData>
</file>

<file path=customXml/item120.xml><?xml version="1.0" encoding="utf-8"?>
<mcd:customData xmlns="http://www.wps.cn/android/officeDocument/2013/mofficeCustomData" xmlns:mcd="http://www.wps.cn/android/officeDocument/2013/mofficeCustomData" version="2">
  <mcd:comments/>
</mcd:customData>
</file>

<file path=customXml/item121.xml><?xml version="1.0" encoding="utf-8"?>
<mcd:customData xmlns="http://www.wps.cn/android/officeDocument/2013/mofficeCustomData" xmlns:mcd="http://www.wps.cn/android/officeDocument/2013/mofficeCustomData" version="2">
  <mcd:comments/>
</mcd:customData>
</file>

<file path=customXml/item122.xml><?xml version="1.0" encoding="utf-8"?>
<mcd:customData xmlns="http://www.wps.cn/android/officeDocument/2013/mofficeCustomData" xmlns:mcd="http://www.wps.cn/android/officeDocument/2013/mofficeCustomData" version="2">
  <mcd:comments/>
</mcd:customData>
</file>

<file path=customXml/item123.xml><?xml version="1.0" encoding="utf-8"?>
<mcd:customData xmlns="http://www.wps.cn/android/officeDocument/2013/mofficeCustomData" xmlns:mcd="http://www.wps.cn/android/officeDocument/2013/mofficeCustomData" version="2">
  <mcd:comments/>
</mcd:customData>
</file>

<file path=customXml/item124.xml><?xml version="1.0" encoding="utf-8"?>
<mcd:customData xmlns="http://www.wps.cn/android/officeDocument/2013/mofficeCustomData" xmlns:mcd="http://www.wps.cn/android/officeDocument/2013/mofficeCustomData" version="2">
  <mcd:comments/>
</mcd:customData>
</file>

<file path=customXml/item125.xml><?xml version="1.0" encoding="utf-8"?>
<mcd:customData xmlns="http://www.wps.cn/android/officeDocument/2013/mofficeCustomData" xmlns:mcd="http://www.wps.cn/android/officeDocument/2013/mofficeCustomData" version="2">
  <mcd:comments/>
</mcd:customData>
</file>

<file path=customXml/item126.xml><?xml version="1.0" encoding="utf-8"?>
<mcd:customData xmlns="http://www.wps.cn/android/officeDocument/2013/mofficeCustomData" xmlns:mcd="http://www.wps.cn/android/officeDocument/2013/mofficeCustomData" version="2">
  <mcd:comments/>
</mcd:customData>
</file>

<file path=customXml/item127.xml><?xml version="1.0" encoding="utf-8"?>
<mcd:customData xmlns="http://www.wps.cn/android/officeDocument/2013/mofficeCustomData" xmlns:mcd="http://www.wps.cn/android/officeDocument/2013/mofficeCustomData" version="2">
  <mcd:comments/>
</mcd:customData>
</file>

<file path=customXml/item128.xml><?xml version="1.0" encoding="utf-8"?>
<mcd:customData xmlns="http://www.wps.cn/android/officeDocument/2013/mofficeCustomData" xmlns:mcd="http://www.wps.cn/android/officeDocument/2013/mofficeCustomData" version="2">
  <mcd:comments/>
</mcd:customData>
</file>

<file path=customXml/item129.xml><?xml version="1.0" encoding="utf-8"?>
<mcd:customData xmlns="http://www.wps.cn/android/officeDocument/2013/mofficeCustomData" xmlns:mcd="http://www.wps.cn/android/officeDocument/2013/mofficeCustomData" version="2">
  <mcd:comments/>
</mcd:customData>
</file>

<file path=customXml/item13.xml><?xml version="1.0" encoding="utf-8"?>
<mcd:customData xmlns="http://www.wps.cn/android/officeDocument/2013/mofficeCustomData" xmlns:mcd="http://www.wps.cn/android/officeDocument/2013/mofficeCustomData" version="2">
  <mcd:comments/>
</mcd:customData>
</file>

<file path=customXml/item130.xml><?xml version="1.0" encoding="utf-8"?>
<mcd:customData xmlns="http://www.wps.cn/android/officeDocument/2013/mofficeCustomData" xmlns:mcd="http://www.wps.cn/android/officeDocument/2013/mofficeCustomData" version="2">
  <mcd:comments/>
</mcd:customData>
</file>

<file path=customXml/item131.xml><?xml version="1.0" encoding="utf-8"?>
<mcd:customData xmlns="http://www.wps.cn/android/officeDocument/2013/mofficeCustomData" xmlns:mcd="http://www.wps.cn/android/officeDocument/2013/mofficeCustomData" version="2">
  <mcd:comments/>
</mcd:customData>
</file>

<file path=customXml/item132.xml><?xml version="1.0" encoding="utf-8"?>
<mcd:customData xmlns="http://www.wps.cn/android/officeDocument/2013/mofficeCustomData" xmlns:mcd="http://www.wps.cn/android/officeDocument/2013/mofficeCustomData" version="2">
  <mcd:comments/>
</mcd:customData>
</file>

<file path=customXml/item133.xml><?xml version="1.0" encoding="utf-8"?>
<mcd:customData xmlns="http://www.wps.cn/android/officeDocument/2013/mofficeCustomData" xmlns:mcd="http://www.wps.cn/android/officeDocument/2013/mofficeCustomData" version="2">
  <mcd:comments/>
</mcd:customData>
</file>

<file path=customXml/item134.xml><?xml version="1.0" encoding="utf-8"?>
<mcd:customData xmlns="http://www.wps.cn/android/officeDocument/2013/mofficeCustomData" xmlns:mcd="http://www.wps.cn/android/officeDocument/2013/mofficeCustomData" version="2">
  <mcd:comments/>
</mcd:customData>
</file>

<file path=customXml/item135.xml><?xml version="1.0" encoding="utf-8"?>
<mcd:customData xmlns="http://www.wps.cn/android/officeDocument/2013/mofficeCustomData" xmlns:mcd="http://www.wps.cn/android/officeDocument/2013/mofficeCustomData" version="2">
  <mcd:comments/>
</mcd:customData>
</file>

<file path=customXml/item136.xml><?xml version="1.0" encoding="utf-8"?>
<mcd:customData xmlns="http://www.wps.cn/android/officeDocument/2013/mofficeCustomData" xmlns:mcd="http://www.wps.cn/android/officeDocument/2013/mofficeCustomData" version="2">
  <mcd:comments/>
</mcd:customData>
</file>

<file path=customXml/item137.xml><?xml version="1.0" encoding="utf-8"?>
<mcd:customData xmlns="http://www.wps.cn/android/officeDocument/2013/mofficeCustomData" xmlns:mcd="http://www.wps.cn/android/officeDocument/2013/mofficeCustomData" version="2">
  <mcd:comments/>
</mcd:customData>
</file>

<file path=customXml/item138.xml><?xml version="1.0" encoding="utf-8"?>
<mcd:customData xmlns="http://www.wps.cn/android/officeDocument/2013/mofficeCustomData" xmlns:mcd="http://www.wps.cn/android/officeDocument/2013/mofficeCustomData" version="2">
  <mcd:comments/>
</mcd:customData>
</file>

<file path=customXml/item139.xml><?xml version="1.0" encoding="utf-8"?>
<mcd:customData xmlns="http://www.wps.cn/android/officeDocument/2013/mofficeCustomData" xmlns:mcd="http://www.wps.cn/android/officeDocument/2013/mofficeCustomData" version="2">
  <mcd:comments/>
</mcd:customData>
</file>

<file path=customXml/item14.xml><?xml version="1.0" encoding="utf-8"?>
<mcd:customData xmlns="http://www.wps.cn/android/officeDocument/2013/mofficeCustomData" xmlns:mcd="http://www.wps.cn/android/officeDocument/2013/mofficeCustomData" version="2">
  <mcd:comments/>
</mcd:customData>
</file>

<file path=customXml/item140.xml><?xml version="1.0" encoding="utf-8"?>
<mcd:customData xmlns="http://www.wps.cn/android/officeDocument/2013/mofficeCustomData" xmlns:mcd="http://www.wps.cn/android/officeDocument/2013/mofficeCustomData" version="2">
  <mcd:comments/>
</mcd:customData>
</file>

<file path=customXml/item141.xml><?xml version="1.0" encoding="utf-8"?>
<mcd:customData xmlns="http://www.wps.cn/android/officeDocument/2013/mofficeCustomData" xmlns:mcd="http://www.wps.cn/android/officeDocument/2013/mofficeCustomData" version="2">
  <mcd:comments/>
</mcd:customData>
</file>

<file path=customXml/item142.xml><?xml version="1.0" encoding="utf-8"?>
<mcd:customData xmlns="http://www.wps.cn/android/officeDocument/2013/mofficeCustomData" xmlns:mcd="http://www.wps.cn/android/officeDocument/2013/mofficeCustomData" version="2">
  <mcd:comments/>
</mcd:customData>
</file>

<file path=customXml/item143.xml><?xml version="1.0" encoding="utf-8"?>
<mcd:customData xmlns="http://www.wps.cn/android/officeDocument/2013/mofficeCustomData" xmlns:mcd="http://www.wps.cn/android/officeDocument/2013/mofficeCustomData" version="2">
  <mcd:comments/>
</mcd:customData>
</file>

<file path=customXml/item144.xml><?xml version="1.0" encoding="utf-8"?>
<mcd:customData xmlns="http://www.wps.cn/android/officeDocument/2013/mofficeCustomData" xmlns:mcd="http://www.wps.cn/android/officeDocument/2013/mofficeCustomData" version="2">
  <mcd:comments/>
</mcd:customData>
</file>

<file path=customXml/item145.xml><?xml version="1.0" encoding="utf-8"?>
<mcd:customData xmlns="http://www.wps.cn/android/officeDocument/2013/mofficeCustomData" xmlns:mcd="http://www.wps.cn/android/officeDocument/2013/mofficeCustomData" version="2">
  <mcd:comments/>
</mcd:customData>
</file>

<file path=customXml/item146.xml><?xml version="1.0" encoding="utf-8"?>
<mcd:customData xmlns="http://www.wps.cn/android/officeDocument/2013/mofficeCustomData" xmlns:mcd="http://www.wps.cn/android/officeDocument/2013/mofficeCustomData" version="2">
  <mcd:comments/>
</mcd:customData>
</file>

<file path=customXml/item147.xml><?xml version="1.0" encoding="utf-8"?>
<mcd:customData xmlns="http://www.wps.cn/android/officeDocument/2013/mofficeCustomData" xmlns:mcd="http://www.wps.cn/android/officeDocument/2013/mofficeCustomData" version="2">
  <mcd:comments/>
</mcd:customData>
</file>

<file path=customXml/item148.xml><?xml version="1.0" encoding="utf-8"?>
<mcd:customData xmlns="http://www.wps.cn/android/officeDocument/2013/mofficeCustomData" xmlns:mcd="http://www.wps.cn/android/officeDocument/2013/mofficeCustomData" version="2">
  <mcd:comments/>
</mcd:customData>
</file>

<file path=customXml/item149.xml><?xml version="1.0" encoding="utf-8"?>
<mcd:customData xmlns="http://www.wps.cn/android/officeDocument/2013/mofficeCustomData" xmlns:mcd="http://www.wps.cn/android/officeDocument/2013/mofficeCustomData" version="2">
  <mcd:comments/>
</mcd:customData>
</file>

<file path=customXml/item15.xml><?xml version="1.0" encoding="utf-8"?>
<mcd:customData xmlns="http://www.wps.cn/android/officeDocument/2013/mofficeCustomData" xmlns:mcd="http://www.wps.cn/android/officeDocument/2013/mofficeCustomData" version="2">
  <mcd:comments/>
</mcd:customData>
</file>

<file path=customXml/item150.xml><?xml version="1.0" encoding="utf-8"?>
<mcd:customData xmlns="http://www.wps.cn/android/officeDocument/2013/mofficeCustomData" xmlns:mcd="http://www.wps.cn/android/officeDocument/2013/mofficeCustomData" version="2">
  <mcd:comments/>
</mcd:customData>
</file>

<file path=customXml/item151.xml><?xml version="1.0" encoding="utf-8"?>
<mcd:customData xmlns="http://www.wps.cn/android/officeDocument/2013/mofficeCustomData" xmlns:mcd="http://www.wps.cn/android/officeDocument/2013/mofficeCustomData" version="2">
  <mcd:comments/>
</mcd:customData>
</file>

<file path=customXml/item152.xml><?xml version="1.0" encoding="utf-8"?>
<mcd:customData xmlns="http://www.wps.cn/android/officeDocument/2013/mofficeCustomData" xmlns:mcd="http://www.wps.cn/android/officeDocument/2013/mofficeCustomData" version="2">
  <mcd:comments/>
</mcd:customData>
</file>

<file path=customXml/item153.xml><?xml version="1.0" encoding="utf-8"?>
<mcd:customData xmlns="http://www.wps.cn/android/officeDocument/2013/mofficeCustomData" xmlns:mcd="http://www.wps.cn/android/officeDocument/2013/mofficeCustomData" version="2">
  <mcd:comments/>
</mcd:customData>
</file>

<file path=customXml/item154.xml><?xml version="1.0" encoding="utf-8"?>
<mcd:customData xmlns="http://www.wps.cn/android/officeDocument/2013/mofficeCustomData" xmlns:mcd="http://www.wps.cn/android/officeDocument/2013/mofficeCustomData" version="2">
  <mcd:comments/>
</mcd:customData>
</file>

<file path=customXml/item155.xml><?xml version="1.0" encoding="utf-8"?>
<mcd:customData xmlns="http://www.wps.cn/android/officeDocument/2013/mofficeCustomData" xmlns:mcd="http://www.wps.cn/android/officeDocument/2013/mofficeCustomData" version="2">
  <mcd:comments/>
</mcd:customData>
</file>

<file path=customXml/item156.xml><?xml version="1.0" encoding="utf-8"?>
<mcd:customData xmlns="http://www.wps.cn/android/officeDocument/2013/mofficeCustomData" xmlns:mcd="http://www.wps.cn/android/officeDocument/2013/mofficeCustomData" version="2">
  <mcd:comments/>
</mcd:customData>
</file>

<file path=customXml/item157.xml><?xml version="1.0" encoding="utf-8"?>
<mcd:customData xmlns="http://www.wps.cn/android/officeDocument/2013/mofficeCustomData" xmlns:mcd="http://www.wps.cn/android/officeDocument/2013/mofficeCustomData" version="2">
  <mcd:comments/>
</mcd:customData>
</file>

<file path=customXml/item158.xml><?xml version="1.0" encoding="utf-8"?>
<mcd:customData xmlns="http://www.wps.cn/android/officeDocument/2013/mofficeCustomData" xmlns:mcd="http://www.wps.cn/android/officeDocument/2013/mofficeCustomData" version="2">
  <mcd:comments/>
</mcd:customData>
</file>

<file path=customXml/item159.xml><?xml version="1.0" encoding="utf-8"?>
<mcd:customData xmlns="http://www.wps.cn/android/officeDocument/2013/mofficeCustomData" xmlns:mcd="http://www.wps.cn/android/officeDocument/2013/mofficeCustomData" version="2">
  <mcd:comments/>
</mcd:customData>
</file>

<file path=customXml/item16.xml><?xml version="1.0" encoding="utf-8"?>
<mcd:customData xmlns="http://www.wps.cn/android/officeDocument/2013/mofficeCustomData" xmlns:mcd="http://www.wps.cn/android/officeDocument/2013/mofficeCustomData" version="2">
  <mcd:comments/>
</mcd:customData>
</file>

<file path=customXml/item160.xml><?xml version="1.0" encoding="utf-8"?>
<mcd:customData xmlns="http://www.wps.cn/android/officeDocument/2013/mofficeCustomData" xmlns:mcd="http://www.wps.cn/android/officeDocument/2013/mofficeCustomData" version="2">
  <mcd:comments/>
</mcd:customData>
</file>

<file path=customXml/item161.xml><?xml version="1.0" encoding="utf-8"?>
<mcd:customData xmlns="http://www.wps.cn/android/officeDocument/2013/mofficeCustomData" xmlns:mcd="http://www.wps.cn/android/officeDocument/2013/mofficeCustomData" version="2">
  <mcd:comments/>
</mcd:customData>
</file>

<file path=customXml/item162.xml><?xml version="1.0" encoding="utf-8"?>
<mcd:customData xmlns="http://www.wps.cn/android/officeDocument/2013/mofficeCustomData" xmlns:mcd="http://www.wps.cn/android/officeDocument/2013/mofficeCustomData" version="2">
  <mcd:comments/>
</mcd:customData>
</file>

<file path=customXml/item163.xml><?xml version="1.0" encoding="utf-8"?>
<mcd:customData xmlns="http://www.wps.cn/android/officeDocument/2013/mofficeCustomData" xmlns:mcd="http://www.wps.cn/android/officeDocument/2013/mofficeCustomData" version="2">
  <mcd:comments/>
</mcd:customData>
</file>

<file path=customXml/item164.xml><?xml version="1.0" encoding="utf-8"?>
<mcd:customData xmlns="http://www.wps.cn/android/officeDocument/2013/mofficeCustomData" xmlns:mcd="http://www.wps.cn/android/officeDocument/2013/mofficeCustomData" version="2">
  <mcd:comments/>
</mcd:customData>
</file>

<file path=customXml/item165.xml><?xml version="1.0" encoding="utf-8"?>
<mcd:customData xmlns="http://www.wps.cn/android/officeDocument/2013/mofficeCustomData" xmlns:mcd="http://www.wps.cn/android/officeDocument/2013/mofficeCustomData" version="2">
  <mcd:comments/>
</mcd:customData>
</file>

<file path=customXml/item166.xml><?xml version="1.0" encoding="utf-8"?>
<mcd:customData xmlns="http://www.wps.cn/android/officeDocument/2013/mofficeCustomData" xmlns:mcd="http://www.wps.cn/android/officeDocument/2013/mofficeCustomData" version="2">
  <mcd:comments/>
</mcd:customData>
</file>

<file path=customXml/item167.xml><?xml version="1.0" encoding="utf-8"?>
<mcd:customData xmlns="http://www.wps.cn/android/officeDocument/2013/mofficeCustomData" xmlns:mcd="http://www.wps.cn/android/officeDocument/2013/mofficeCustomData" version="2">
  <mcd:comments/>
</mcd:customData>
</file>

<file path=customXml/item168.xml><?xml version="1.0" encoding="utf-8"?>
<mcd:customData xmlns="http://www.wps.cn/android/officeDocument/2013/mofficeCustomData" xmlns:mcd="http://www.wps.cn/android/officeDocument/2013/mofficeCustomData" version="2">
  <mcd:comments/>
</mcd:customData>
</file>

<file path=customXml/item169.xml><?xml version="1.0" encoding="utf-8"?>
<mcd:customData xmlns="http://www.wps.cn/android/officeDocument/2013/mofficeCustomData" xmlns:mcd="http://www.wps.cn/android/officeDocument/2013/mofficeCustomData" version="2">
  <mcd:comments/>
</mcd:customData>
</file>

<file path=customXml/item17.xml><?xml version="1.0" encoding="utf-8"?>
<mcd:customData xmlns="http://www.wps.cn/android/officeDocument/2013/mofficeCustomData" xmlns:mcd="http://www.wps.cn/android/officeDocument/2013/mofficeCustomData" version="2">
  <mcd:comments/>
</mcd:customData>
</file>

<file path=customXml/item170.xml><?xml version="1.0" encoding="utf-8"?>
<mcd:customData xmlns="http://www.wps.cn/android/officeDocument/2013/mofficeCustomData" xmlns:mcd="http://www.wps.cn/android/officeDocument/2013/mofficeCustomData" version="2">
  <mcd:comments/>
</mcd:customData>
</file>

<file path=customXml/item171.xml><?xml version="1.0" encoding="utf-8"?>
<mcd:customData xmlns="http://www.wps.cn/android/officeDocument/2013/mofficeCustomData" xmlns:mcd="http://www.wps.cn/android/officeDocument/2013/mofficeCustomData" version="2">
  <mcd:comments/>
</mcd:customData>
</file>

<file path=customXml/item172.xml><?xml version="1.0" encoding="utf-8"?>
<mcd:customData xmlns="http://www.wps.cn/android/officeDocument/2013/mofficeCustomData" xmlns:mcd="http://www.wps.cn/android/officeDocument/2013/mofficeCustomData" version="2">
  <mcd:comments/>
</mcd:customData>
</file>

<file path=customXml/item173.xml><?xml version="1.0" encoding="utf-8"?>
<mcd:customData xmlns="http://www.wps.cn/android/officeDocument/2013/mofficeCustomData" xmlns:mcd="http://www.wps.cn/android/officeDocument/2013/mofficeCustomData" version="2">
  <mcd:comments/>
</mcd:customData>
</file>

<file path=customXml/item174.xml><?xml version="1.0" encoding="utf-8"?>
<mcd:customData xmlns="http://www.wps.cn/android/officeDocument/2013/mofficeCustomData" xmlns:mcd="http://www.wps.cn/android/officeDocument/2013/mofficeCustomData" version="2">
  <mcd:comments/>
</mcd:customData>
</file>

<file path=customXml/item175.xml><?xml version="1.0" encoding="utf-8"?>
<mcd:customData xmlns="http://www.wps.cn/android/officeDocument/2013/mofficeCustomData" xmlns:mcd="http://www.wps.cn/android/officeDocument/2013/mofficeCustomData" version="2">
  <mcd:comments/>
</mcd:customData>
</file>

<file path=customXml/item176.xml><?xml version="1.0" encoding="utf-8"?>
<mcd:customData xmlns="http://www.wps.cn/android/officeDocument/2013/mofficeCustomData" xmlns:mcd="http://www.wps.cn/android/officeDocument/2013/mofficeCustomData" version="2">
  <mcd:comments/>
</mcd:customData>
</file>

<file path=customXml/item177.xml><?xml version="1.0" encoding="utf-8"?>
<mcd:customData xmlns="http://www.wps.cn/android/officeDocument/2013/mofficeCustomData" xmlns:mcd="http://www.wps.cn/android/officeDocument/2013/mofficeCustomData" version="2">
  <mcd:comments/>
</mcd:customData>
</file>

<file path=customXml/item178.xml><?xml version="1.0" encoding="utf-8"?>
<mcd:customData xmlns="http://www.wps.cn/android/officeDocument/2013/mofficeCustomData" xmlns:mcd="http://www.wps.cn/android/officeDocument/2013/mofficeCustomData" version="2">
  <mcd:comments/>
</mcd:customData>
</file>

<file path=customXml/item179.xml><?xml version="1.0" encoding="utf-8"?>
<mcd:customData xmlns="http://www.wps.cn/android/officeDocument/2013/mofficeCustomData" xmlns:mcd="http://www.wps.cn/android/officeDocument/2013/mofficeCustomData" version="2">
  <mcd:comments/>
</mcd:customData>
</file>

<file path=customXml/item18.xml><?xml version="1.0" encoding="utf-8"?>
<mcd:customData xmlns="http://www.wps.cn/android/officeDocument/2013/mofficeCustomData" xmlns:mcd="http://www.wps.cn/android/officeDocument/2013/mofficeCustomData" version="2">
  <mcd:comments/>
</mcd:customData>
</file>

<file path=customXml/item180.xml><?xml version="1.0" encoding="utf-8"?>
<mcd:customData xmlns="http://www.wps.cn/android/officeDocument/2013/mofficeCustomData" xmlns:mcd="http://www.wps.cn/android/officeDocument/2013/mofficeCustomData" version="2">
  <mcd:comments/>
</mcd:customData>
</file>

<file path=customXml/item181.xml><?xml version="1.0" encoding="utf-8"?>
<b:Sources xmlns:b="http://schemas.openxmlformats.org/officeDocument/2006/bibliography" xmlns="http://schemas.openxmlformats.org/officeDocument/2006/bibliography" SelectedStyle="\APASixthEditionOfficeOnline.xsl" StyleName="APA" Version="6"/>
</file>

<file path=customXml/item19.xml><?xml version="1.0" encoding="utf-8"?>
<mcd:customData xmlns="http://www.wps.cn/android/officeDocument/2013/mofficeCustomData" xmlns:mcd="http://www.wps.cn/android/officeDocument/2013/mofficeCustomData" version="2">
  <mcd:comments/>
</mcd:customData>
</file>

<file path=customXml/item2.xml><?xml version="1.0" encoding="utf-8"?>
<mcd:customData xmlns="http://www.wps.cn/android/officeDocument/2013/mofficeCustomData" xmlns:mcd="http://www.wps.cn/android/officeDocument/2013/mofficeCustomData" version="2">
  <mcd:comments/>
</mcd:customData>
</file>

<file path=customXml/item20.xml><?xml version="1.0" encoding="utf-8"?>
<mcd:customData xmlns="http://www.wps.cn/android/officeDocument/2013/mofficeCustomData" xmlns:mcd="http://www.wps.cn/android/officeDocument/2013/mofficeCustomData" version="2">
  <mcd:comments/>
</mcd:customData>
</file>

<file path=customXml/item21.xml><?xml version="1.0" encoding="utf-8"?>
<mcd:customData xmlns="http://www.wps.cn/android/officeDocument/2013/mofficeCustomData" xmlns:mcd="http://www.wps.cn/android/officeDocument/2013/mofficeCustomData" version="2">
  <mcd:comments/>
</mcd:customData>
</file>

<file path=customXml/item22.xml><?xml version="1.0" encoding="utf-8"?>
<mcd:customData xmlns="http://www.wps.cn/android/officeDocument/2013/mofficeCustomData" xmlns:mcd="http://www.wps.cn/android/officeDocument/2013/mofficeCustomData" version="2">
  <mcd:comments/>
</mcd:customData>
</file>

<file path=customXml/item23.xml><?xml version="1.0" encoding="utf-8"?>
<mcd:customData xmlns="http://www.wps.cn/android/officeDocument/2013/mofficeCustomData" xmlns:mcd="http://www.wps.cn/android/officeDocument/2013/mofficeCustomData" version="2">
  <mcd:comments/>
</mcd:customData>
</file>

<file path=customXml/item24.xml><?xml version="1.0" encoding="utf-8"?>
<mcd:customData xmlns="http://www.wps.cn/android/officeDocument/2013/mofficeCustomData" xmlns:mcd="http://www.wps.cn/android/officeDocument/2013/mofficeCustomData" version="2">
  <mcd:comments/>
</mcd:customData>
</file>

<file path=customXml/item25.xml><?xml version="1.0" encoding="utf-8"?>
<mcd:customData xmlns="http://www.wps.cn/android/officeDocument/2013/mofficeCustomData" xmlns:mcd="http://www.wps.cn/android/officeDocument/2013/mofficeCustomData" version="2">
  <mcd:comments/>
</mcd:customData>
</file>

<file path=customXml/item26.xml><?xml version="1.0" encoding="utf-8"?>
<mcd:customData xmlns="http://www.wps.cn/android/officeDocument/2013/mofficeCustomData" xmlns:mcd="http://www.wps.cn/android/officeDocument/2013/mofficeCustomData" version="2">
  <mcd:comments/>
</mcd:customData>
</file>

<file path=customXml/item27.xml><?xml version="1.0" encoding="utf-8"?>
<mcd:customData xmlns="http://www.wps.cn/android/officeDocument/2013/mofficeCustomData" xmlns:mcd="http://www.wps.cn/android/officeDocument/2013/mofficeCustomData" version="2">
  <mcd:comments/>
</mcd:customData>
</file>

<file path=customXml/item28.xml><?xml version="1.0" encoding="utf-8"?>
<mcd:customData xmlns="http://www.wps.cn/android/officeDocument/2013/mofficeCustomData" xmlns:mcd="http://www.wps.cn/android/officeDocument/2013/mofficeCustomData" version="2">
  <mcd:comments/>
</mcd:customData>
</file>

<file path=customXml/item29.xml><?xml version="1.0" encoding="utf-8"?>
<mcd:customData xmlns="http://www.wps.cn/android/officeDocument/2013/mofficeCustomData" xmlns:mcd="http://www.wps.cn/android/officeDocument/2013/mofficeCustomData" version="2">
  <mcd:comments/>
</mcd:customData>
</file>

<file path=customXml/item3.xml><?xml version="1.0" encoding="utf-8"?>
<mcd:customData xmlns="http://www.wps.cn/android/officeDocument/2013/mofficeCustomData" xmlns:mcd="http://www.wps.cn/android/officeDocument/2013/mofficeCustomData" version="2">
  <mcd:comments/>
</mcd:customData>
</file>

<file path=customXml/item30.xml><?xml version="1.0" encoding="utf-8"?>
<mcd:customData xmlns="http://www.wps.cn/android/officeDocument/2013/mofficeCustomData" xmlns:mcd="http://www.wps.cn/android/officeDocument/2013/mofficeCustomData" version="2">
  <mcd:comments/>
</mcd:customData>
</file>

<file path=customXml/item31.xml><?xml version="1.0" encoding="utf-8"?>
<mcd:customData xmlns="http://www.wps.cn/android/officeDocument/2013/mofficeCustomData" xmlns:mcd="http://www.wps.cn/android/officeDocument/2013/mofficeCustomData" version="2">
  <mcd:comments/>
</mcd:customData>
</file>

<file path=customXml/item32.xml><?xml version="1.0" encoding="utf-8"?>
<mcd:customData xmlns="http://www.wps.cn/android/officeDocument/2013/mofficeCustomData" xmlns:mcd="http://www.wps.cn/android/officeDocument/2013/mofficeCustomData" version="2">
  <mcd:comments/>
</mcd:customData>
</file>

<file path=customXml/item33.xml><?xml version="1.0" encoding="utf-8"?>
<mcd:customData xmlns="http://www.wps.cn/android/officeDocument/2013/mofficeCustomData" xmlns:mcd="http://www.wps.cn/android/officeDocument/2013/mofficeCustomData" version="2">
  <mcd:comments/>
</mcd:customData>
</file>

<file path=customXml/item34.xml><?xml version="1.0" encoding="utf-8"?>
<mcd:customData xmlns="http://www.wps.cn/android/officeDocument/2013/mofficeCustomData" xmlns:mcd="http://www.wps.cn/android/officeDocument/2013/mofficeCustomData" version="2">
  <mcd:comments/>
</mcd:customData>
</file>

<file path=customXml/item35.xml><?xml version="1.0" encoding="utf-8"?>
<mcd:customData xmlns="http://www.wps.cn/android/officeDocument/2013/mofficeCustomData" xmlns:mcd="http://www.wps.cn/android/officeDocument/2013/mofficeCustomData" version="2">
  <mcd:comments/>
</mcd:customData>
</file>

<file path=customXml/item36.xml><?xml version="1.0" encoding="utf-8"?>
<mcd:customData xmlns="http://www.wps.cn/android/officeDocument/2013/mofficeCustomData" xmlns:mcd="http://www.wps.cn/android/officeDocument/2013/mofficeCustomData" version="2">
  <mcd:comments/>
</mcd:customData>
</file>

<file path=customXml/item37.xml><?xml version="1.0" encoding="utf-8"?>
<mcd:customData xmlns="http://www.wps.cn/android/officeDocument/2013/mofficeCustomData" xmlns:mcd="http://www.wps.cn/android/officeDocument/2013/mofficeCustomData" version="2">
  <mcd:comments/>
</mcd:customData>
</file>

<file path=customXml/item38.xml><?xml version="1.0" encoding="utf-8"?>
<mcd:customData xmlns="http://www.wps.cn/android/officeDocument/2013/mofficeCustomData" xmlns:mcd="http://www.wps.cn/android/officeDocument/2013/mofficeCustomData" version="2">
  <mcd:comments/>
</mcd:customData>
</file>

<file path=customXml/item39.xml><?xml version="1.0" encoding="utf-8"?>
<mcd:customData xmlns="http://www.wps.cn/android/officeDocument/2013/mofficeCustomData" xmlns:mcd="http://www.wps.cn/android/officeDocument/2013/mofficeCustomData" version="2">
  <mcd:comments/>
</mcd:customData>
</file>

<file path=customXml/item4.xml><?xml version="1.0" encoding="utf-8"?>
<mcd:customData xmlns="http://www.wps.cn/android/officeDocument/2013/mofficeCustomData" xmlns:mcd="http://www.wps.cn/android/officeDocument/2013/mofficeCustomData" version="2">
  <mcd:comments/>
</mcd:customData>
</file>

<file path=customXml/item40.xml><?xml version="1.0" encoding="utf-8"?>
<mcd:customData xmlns="http://www.wps.cn/android/officeDocument/2013/mofficeCustomData" xmlns:mcd="http://www.wps.cn/android/officeDocument/2013/mofficeCustomData" version="2">
  <mcd:comments/>
</mcd:customData>
</file>

<file path=customXml/item41.xml><?xml version="1.0" encoding="utf-8"?>
<mcd:customData xmlns="http://www.wps.cn/android/officeDocument/2013/mofficeCustomData" xmlns:mcd="http://www.wps.cn/android/officeDocument/2013/mofficeCustomData" version="2">
  <mcd:comments/>
</mcd:customData>
</file>

<file path=customXml/item42.xml><?xml version="1.0" encoding="utf-8"?>
<mcd:customData xmlns="http://www.wps.cn/android/officeDocument/2013/mofficeCustomData" xmlns:mcd="http://www.wps.cn/android/officeDocument/2013/mofficeCustomData" version="2">
  <mcd:comments/>
</mcd:customData>
</file>

<file path=customXml/item43.xml><?xml version="1.0" encoding="utf-8"?>
<mcd:customData xmlns="http://www.wps.cn/android/officeDocument/2013/mofficeCustomData" xmlns:mcd="http://www.wps.cn/android/officeDocument/2013/mofficeCustomData" version="2">
  <mcd:comments/>
</mcd:customData>
</file>

<file path=customXml/item44.xml><?xml version="1.0" encoding="utf-8"?>
<mcd:customData xmlns="http://www.wps.cn/android/officeDocument/2013/mofficeCustomData" xmlns:mcd="http://www.wps.cn/android/officeDocument/2013/mofficeCustomData" version="2">
  <mcd:comments/>
</mcd:customData>
</file>

<file path=customXml/item45.xml><?xml version="1.0" encoding="utf-8"?>
<mcd:customData xmlns="http://www.wps.cn/android/officeDocument/2013/mofficeCustomData" xmlns:mcd="http://www.wps.cn/android/officeDocument/2013/mofficeCustomData" version="2">
  <mcd:comments/>
</mcd:customData>
</file>

<file path=customXml/item46.xml><?xml version="1.0" encoding="utf-8"?>
<mcd:customData xmlns="http://www.wps.cn/android/officeDocument/2013/mofficeCustomData" xmlns:mcd="http://www.wps.cn/android/officeDocument/2013/mofficeCustomData" version="2">
  <mcd:comments/>
</mcd:customData>
</file>

<file path=customXml/item47.xml><?xml version="1.0" encoding="utf-8"?>
<mcd:customData xmlns="http://www.wps.cn/android/officeDocument/2013/mofficeCustomData" xmlns:mcd="http://www.wps.cn/android/officeDocument/2013/mofficeCustomData" version="2">
  <mcd:comments/>
</mcd:customData>
</file>

<file path=customXml/item48.xml><?xml version="1.0" encoding="utf-8"?>
<mcd:customData xmlns="http://www.wps.cn/android/officeDocument/2013/mofficeCustomData" xmlns:mcd="http://www.wps.cn/android/officeDocument/2013/mofficeCustomData" version="2">
  <mcd:comments/>
</mcd:customData>
</file>

<file path=customXml/item49.xml><?xml version="1.0" encoding="utf-8"?>
<mcd:customData xmlns="http://www.wps.cn/android/officeDocument/2013/mofficeCustomData" xmlns:mcd="http://www.wps.cn/android/officeDocument/2013/mofficeCustomData" version="2">
  <mcd:comments/>
</mcd:customData>
</file>

<file path=customXml/item5.xml><?xml version="1.0" encoding="utf-8"?>
<mcd:customData xmlns="http://www.wps.cn/android/officeDocument/2013/mofficeCustomData" xmlns:mcd="http://www.wps.cn/android/officeDocument/2013/mofficeCustomData" version="2">
  <mcd:comments/>
</mcd:customData>
</file>

<file path=customXml/item50.xml><?xml version="1.0" encoding="utf-8"?>
<mcd:customData xmlns="http://www.wps.cn/android/officeDocument/2013/mofficeCustomData" xmlns:mcd="http://www.wps.cn/android/officeDocument/2013/mofficeCustomData" version="2">
  <mcd:comments/>
</mcd:customData>
</file>

<file path=customXml/item51.xml><?xml version="1.0" encoding="utf-8"?>
<mcd:customData xmlns="http://www.wps.cn/android/officeDocument/2013/mofficeCustomData" xmlns:mcd="http://www.wps.cn/android/officeDocument/2013/mofficeCustomData" version="2">
  <mcd:comments/>
</mcd:customData>
</file>

<file path=customXml/item52.xml><?xml version="1.0" encoding="utf-8"?>
<mcd:customData xmlns="http://www.wps.cn/android/officeDocument/2013/mofficeCustomData" xmlns:mcd="http://www.wps.cn/android/officeDocument/2013/mofficeCustomData" version="2">
  <mcd:comments/>
</mcd:customData>
</file>

<file path=customXml/item53.xml><?xml version="1.0" encoding="utf-8"?>
<mcd:customData xmlns="http://www.wps.cn/android/officeDocument/2013/mofficeCustomData" xmlns:mcd="http://www.wps.cn/android/officeDocument/2013/mofficeCustomData" version="2">
  <mcd:comments/>
</mcd:customData>
</file>

<file path=customXml/item54.xml><?xml version="1.0" encoding="utf-8"?>
<mcd:customData xmlns="http://www.wps.cn/android/officeDocument/2013/mofficeCustomData" xmlns:mcd="http://www.wps.cn/android/officeDocument/2013/mofficeCustomData" version="2">
  <mcd:comments/>
</mcd:customData>
</file>

<file path=customXml/item55.xml><?xml version="1.0" encoding="utf-8"?>
<mcd:customData xmlns="http://www.wps.cn/android/officeDocument/2013/mofficeCustomData" xmlns:mcd="http://www.wps.cn/android/officeDocument/2013/mofficeCustomData" version="2">
  <mcd:comments/>
</mcd:customData>
</file>

<file path=customXml/item56.xml><?xml version="1.0" encoding="utf-8"?>
<mcd:customData xmlns="http://www.wps.cn/android/officeDocument/2013/mofficeCustomData" xmlns:mcd="http://www.wps.cn/android/officeDocument/2013/mofficeCustomData" version="2">
  <mcd:comments/>
</mcd:customData>
</file>

<file path=customXml/item57.xml><?xml version="1.0" encoding="utf-8"?>
<mcd:customData xmlns="http://www.wps.cn/android/officeDocument/2013/mofficeCustomData" xmlns:mcd="http://www.wps.cn/android/officeDocument/2013/mofficeCustomData" version="2">
  <mcd:comments/>
</mcd:customData>
</file>

<file path=customXml/item58.xml><?xml version="1.0" encoding="utf-8"?>
<mcd:customData xmlns="http://www.wps.cn/android/officeDocument/2013/mofficeCustomData" xmlns:mcd="http://www.wps.cn/android/officeDocument/2013/mofficeCustomData" version="2">
  <mcd:comments/>
</mcd:customData>
</file>

<file path=customXml/item59.xml><?xml version="1.0" encoding="utf-8"?>
<mcd:customData xmlns="http://www.wps.cn/android/officeDocument/2013/mofficeCustomData" xmlns:mcd="http://www.wps.cn/android/officeDocument/2013/mofficeCustomData" version="2">
  <mcd:comments/>
</mcd:customData>
</file>

<file path=customXml/item6.xml><?xml version="1.0" encoding="utf-8"?>
<mcd:customData xmlns="http://www.wps.cn/android/officeDocument/2013/mofficeCustomData" xmlns:mcd="http://www.wps.cn/android/officeDocument/2013/mofficeCustomData" version="2">
  <mcd:comments/>
</mcd:customData>
</file>

<file path=customXml/item60.xml><?xml version="1.0" encoding="utf-8"?>
<mcd:customData xmlns="http://www.wps.cn/android/officeDocument/2013/mofficeCustomData" xmlns:mcd="http://www.wps.cn/android/officeDocument/2013/mofficeCustomData" version="2">
  <mcd:comments/>
</mcd:customData>
</file>

<file path=customXml/item61.xml><?xml version="1.0" encoding="utf-8"?>
<mcd:customData xmlns="http://www.wps.cn/android/officeDocument/2013/mofficeCustomData" xmlns:mcd="http://www.wps.cn/android/officeDocument/2013/mofficeCustomData" version="2">
  <mcd:comments/>
</mcd:customData>
</file>

<file path=customXml/item62.xml><?xml version="1.0" encoding="utf-8"?>
<mcd:customData xmlns="http://www.wps.cn/android/officeDocument/2013/mofficeCustomData" xmlns:mcd="http://www.wps.cn/android/officeDocument/2013/mofficeCustomData" version="2">
  <mcd:comments/>
</mcd:customData>
</file>

<file path=customXml/item63.xml><?xml version="1.0" encoding="utf-8"?>
<mcd:customData xmlns="http://www.wps.cn/android/officeDocument/2013/mofficeCustomData" xmlns:mcd="http://www.wps.cn/android/officeDocument/2013/mofficeCustomData" version="2">
  <mcd:comments/>
</mcd:customData>
</file>

<file path=customXml/item64.xml><?xml version="1.0" encoding="utf-8"?>
<mcd:customData xmlns="http://www.wps.cn/android/officeDocument/2013/mofficeCustomData" xmlns:mcd="http://www.wps.cn/android/officeDocument/2013/mofficeCustomData" version="2">
  <mcd:comments/>
</mcd:customData>
</file>

<file path=customXml/item65.xml><?xml version="1.0" encoding="utf-8"?>
<mcd:customData xmlns="http://www.wps.cn/android/officeDocument/2013/mofficeCustomData" xmlns:mcd="http://www.wps.cn/android/officeDocument/2013/mofficeCustomData" version="2">
  <mcd:comments/>
</mcd:customData>
</file>

<file path=customXml/item66.xml><?xml version="1.0" encoding="utf-8"?>
<mcd:customData xmlns="http://www.wps.cn/android/officeDocument/2013/mofficeCustomData" xmlns:mcd="http://www.wps.cn/android/officeDocument/2013/mofficeCustomData" version="2">
  <mcd:comments/>
</mcd:customData>
</file>

<file path=customXml/item67.xml><?xml version="1.0" encoding="utf-8"?>
<mcd:customData xmlns="http://www.wps.cn/android/officeDocument/2013/mofficeCustomData" xmlns:mcd="http://www.wps.cn/android/officeDocument/2013/mofficeCustomData" version="2">
  <mcd:comments/>
</mcd:customData>
</file>

<file path=customXml/item68.xml><?xml version="1.0" encoding="utf-8"?>
<mcd:customData xmlns="http://www.wps.cn/android/officeDocument/2013/mofficeCustomData" xmlns:mcd="http://www.wps.cn/android/officeDocument/2013/mofficeCustomData" version="2">
  <mcd:comments/>
</mcd:customData>
</file>

<file path=customXml/item69.xml><?xml version="1.0" encoding="utf-8"?>
<mcd:customData xmlns="http://www.wps.cn/android/officeDocument/2013/mofficeCustomData" xmlns:mcd="http://www.wps.cn/android/officeDocument/2013/mofficeCustomData" version="2">
  <mcd:comments/>
</mcd:customData>
</file>

<file path=customXml/item7.xml><?xml version="1.0" encoding="utf-8"?>
<mcd:customData xmlns="http://www.wps.cn/android/officeDocument/2013/mofficeCustomData" xmlns:mcd="http://www.wps.cn/android/officeDocument/2013/mofficeCustomData" version="2">
  <mcd:comments/>
</mcd:customData>
</file>

<file path=customXml/item70.xml><?xml version="1.0" encoding="utf-8"?>
<mcd:customData xmlns="http://www.wps.cn/android/officeDocument/2013/mofficeCustomData" xmlns:mcd="http://www.wps.cn/android/officeDocument/2013/mofficeCustomData" version="2">
  <mcd:comments/>
</mcd:customData>
</file>

<file path=customXml/item71.xml><?xml version="1.0" encoding="utf-8"?>
<mcd:customData xmlns="http://www.wps.cn/android/officeDocument/2013/mofficeCustomData" xmlns:mcd="http://www.wps.cn/android/officeDocument/2013/mofficeCustomData" version="2">
  <mcd:comments/>
</mcd:customData>
</file>

<file path=customXml/item72.xml><?xml version="1.0" encoding="utf-8"?>
<mcd:customData xmlns="http://www.wps.cn/android/officeDocument/2013/mofficeCustomData" xmlns:mcd="http://www.wps.cn/android/officeDocument/2013/mofficeCustomData" version="2">
  <mcd:comments/>
</mcd:customData>
</file>

<file path=customXml/item73.xml><?xml version="1.0" encoding="utf-8"?>
<mcd:customData xmlns="http://www.wps.cn/android/officeDocument/2013/mofficeCustomData" xmlns:mcd="http://www.wps.cn/android/officeDocument/2013/mofficeCustomData" version="2">
  <mcd:comments/>
</mcd:customData>
</file>

<file path=customXml/item74.xml><?xml version="1.0" encoding="utf-8"?>
<mcd:customData xmlns="http://www.wps.cn/android/officeDocument/2013/mofficeCustomData" xmlns:mcd="http://www.wps.cn/android/officeDocument/2013/mofficeCustomData" version="2">
  <mcd:comments/>
</mcd:customData>
</file>

<file path=customXml/item75.xml><?xml version="1.0" encoding="utf-8"?>
<mcd:customData xmlns="http://www.wps.cn/android/officeDocument/2013/mofficeCustomData" xmlns:mcd="http://www.wps.cn/android/officeDocument/2013/mofficeCustomData" version="2">
  <mcd:comments/>
</mcd:customData>
</file>

<file path=customXml/item76.xml><?xml version="1.0" encoding="utf-8"?>
<mcd:customData xmlns="http://www.wps.cn/android/officeDocument/2013/mofficeCustomData" xmlns:mcd="http://www.wps.cn/android/officeDocument/2013/mofficeCustomData" version="2">
  <mcd:comments/>
</mcd:customData>
</file>

<file path=customXml/item77.xml><?xml version="1.0" encoding="utf-8"?>
<mcd:customData xmlns="http://www.wps.cn/android/officeDocument/2013/mofficeCustomData" xmlns:mcd="http://www.wps.cn/android/officeDocument/2013/mofficeCustomData" version="2">
  <mcd:comments/>
</mcd:customData>
</file>

<file path=customXml/item78.xml><?xml version="1.0" encoding="utf-8"?>
<mcd:customData xmlns="http://www.wps.cn/android/officeDocument/2013/mofficeCustomData" xmlns:mcd="http://www.wps.cn/android/officeDocument/2013/mofficeCustomData" version="2">
  <mcd:comments/>
</mcd:customData>
</file>

<file path=customXml/item79.xml><?xml version="1.0" encoding="utf-8"?>
<mcd:customData xmlns="http://www.wps.cn/android/officeDocument/2013/mofficeCustomData" xmlns:mcd="http://www.wps.cn/android/officeDocument/2013/mofficeCustomData" version="2">
  <mcd:comments/>
</mcd:customData>
</file>

<file path=customXml/item8.xml><?xml version="1.0" encoding="utf-8"?>
<mcd:customData xmlns="http://www.wps.cn/android/officeDocument/2013/mofficeCustomData" xmlns:mcd="http://www.wps.cn/android/officeDocument/2013/mofficeCustomData" version="2">
  <mcd:comments/>
</mcd:customData>
</file>

<file path=customXml/item80.xml><?xml version="1.0" encoding="utf-8"?>
<mcd:customData xmlns="http://www.wps.cn/android/officeDocument/2013/mofficeCustomData" xmlns:mcd="http://www.wps.cn/android/officeDocument/2013/mofficeCustomData" version="2">
  <mcd:comments/>
</mcd:customData>
</file>

<file path=customXml/item81.xml><?xml version="1.0" encoding="utf-8"?>
<mcd:customData xmlns="http://www.wps.cn/android/officeDocument/2013/mofficeCustomData" xmlns:mcd="http://www.wps.cn/android/officeDocument/2013/mofficeCustomData" version="2">
  <mcd:comments/>
</mcd:customData>
</file>

<file path=customXml/item82.xml><?xml version="1.0" encoding="utf-8"?>
<mcd:customData xmlns="http://www.wps.cn/android/officeDocument/2013/mofficeCustomData" xmlns:mcd="http://www.wps.cn/android/officeDocument/2013/mofficeCustomData" version="2">
  <mcd:comments/>
</mcd:customData>
</file>

<file path=customXml/item83.xml><?xml version="1.0" encoding="utf-8"?>
<mcd:customData xmlns="http://www.wps.cn/android/officeDocument/2013/mofficeCustomData" xmlns:mcd="http://www.wps.cn/android/officeDocument/2013/mofficeCustomData" version="2">
  <mcd:comments/>
</mcd:customData>
</file>

<file path=customXml/item84.xml><?xml version="1.0" encoding="utf-8"?>
<mcd:customData xmlns="http://www.wps.cn/android/officeDocument/2013/mofficeCustomData" xmlns:mcd="http://www.wps.cn/android/officeDocument/2013/mofficeCustomData" version="2">
  <mcd:comments/>
</mcd:customData>
</file>

<file path=customXml/item85.xml><?xml version="1.0" encoding="utf-8"?>
<mcd:customData xmlns="http://www.wps.cn/android/officeDocument/2013/mofficeCustomData" xmlns:mcd="http://www.wps.cn/android/officeDocument/2013/mofficeCustomData" version="2">
  <mcd:comments/>
</mcd:customData>
</file>

<file path=customXml/item86.xml><?xml version="1.0" encoding="utf-8"?>
<mcd:customData xmlns="http://www.wps.cn/android/officeDocument/2013/mofficeCustomData" xmlns:mcd="http://www.wps.cn/android/officeDocument/2013/mofficeCustomData" version="2">
  <mcd:comments/>
</mcd:customData>
</file>

<file path=customXml/item87.xml><?xml version="1.0" encoding="utf-8"?>
<mcd:customData xmlns="http://www.wps.cn/android/officeDocument/2013/mofficeCustomData" xmlns:mcd="http://www.wps.cn/android/officeDocument/2013/mofficeCustomData" version="2">
  <mcd:comments/>
</mcd:customData>
</file>

<file path=customXml/item88.xml><?xml version="1.0" encoding="utf-8"?>
<mcd:customData xmlns="http://www.wps.cn/android/officeDocument/2013/mofficeCustomData" xmlns:mcd="http://www.wps.cn/android/officeDocument/2013/mofficeCustomData" version="2">
  <mcd:comments/>
</mcd:customData>
</file>

<file path=customXml/item89.xml><?xml version="1.0" encoding="utf-8"?>
<mcd:customData xmlns="http://www.wps.cn/android/officeDocument/2013/mofficeCustomData" xmlns:mcd="http://www.wps.cn/android/officeDocument/2013/mofficeCustomData" version="2">
  <mcd:comments/>
</mcd:customData>
</file>

<file path=customXml/item9.xml><?xml version="1.0" encoding="utf-8"?>
<mcd:customData xmlns="http://www.wps.cn/android/officeDocument/2013/mofficeCustomData" xmlns:mcd="http://www.wps.cn/android/officeDocument/2013/mofficeCustomData" version="2">
  <mcd:comments/>
</mcd:customData>
</file>

<file path=customXml/item90.xml><?xml version="1.0" encoding="utf-8"?>
<mcd:customData xmlns="http://www.wps.cn/android/officeDocument/2013/mofficeCustomData" xmlns:mcd="http://www.wps.cn/android/officeDocument/2013/mofficeCustomData" version="2">
  <mcd:comments/>
</mcd:customData>
</file>

<file path=customXml/item91.xml><?xml version="1.0" encoding="utf-8"?>
<mcd:customData xmlns="http://www.wps.cn/android/officeDocument/2013/mofficeCustomData" xmlns:mcd="http://www.wps.cn/android/officeDocument/2013/mofficeCustomData" version="2">
  <mcd:comments/>
</mcd:customData>
</file>

<file path=customXml/item92.xml><?xml version="1.0" encoding="utf-8"?>
<mcd:customData xmlns="http://www.wps.cn/android/officeDocument/2013/mofficeCustomData" xmlns:mcd="http://www.wps.cn/android/officeDocument/2013/mofficeCustomData" version="2">
  <mcd:comments/>
</mcd:customData>
</file>

<file path=customXml/item93.xml><?xml version="1.0" encoding="utf-8"?>
<mcd:customData xmlns="http://www.wps.cn/android/officeDocument/2013/mofficeCustomData" xmlns:mcd="http://www.wps.cn/android/officeDocument/2013/mofficeCustomData" version="2">
  <mcd:comments/>
</mcd:customData>
</file>

<file path=customXml/item94.xml><?xml version="1.0" encoding="utf-8"?>
<mcd:customData xmlns="http://www.wps.cn/android/officeDocument/2013/mofficeCustomData" xmlns:mcd="http://www.wps.cn/android/officeDocument/2013/mofficeCustomData" version="2">
  <mcd:comments/>
</mcd:customData>
</file>

<file path=customXml/item95.xml><?xml version="1.0" encoding="utf-8"?>
<mcd:customData xmlns="http://www.wps.cn/android/officeDocument/2013/mofficeCustomData" xmlns:mcd="http://www.wps.cn/android/officeDocument/2013/mofficeCustomData" version="2">
  <mcd:comments/>
</mcd:customData>
</file>

<file path=customXml/item96.xml><?xml version="1.0" encoding="utf-8"?>
<mcd:customData xmlns="http://www.wps.cn/android/officeDocument/2013/mofficeCustomData" xmlns:mcd="http://www.wps.cn/android/officeDocument/2013/mofficeCustomData" version="2">
  <mcd:comments/>
</mcd:customData>
</file>

<file path=customXml/item97.xml><?xml version="1.0" encoding="utf-8"?>
<mcd:customData xmlns="http://www.wps.cn/android/officeDocument/2013/mofficeCustomData" xmlns:mcd="http://www.wps.cn/android/officeDocument/2013/mofficeCustomData" version="2">
  <mcd:comments/>
</mcd:customData>
</file>

<file path=customXml/item98.xml><?xml version="1.0" encoding="utf-8"?>
<mcd:customData xmlns="http://www.wps.cn/android/officeDocument/2013/mofficeCustomData" xmlns:mcd="http://www.wps.cn/android/officeDocument/2013/mofficeCustomData" version="2">
  <mcd:comments/>
</mcd:customData>
</file>

<file path=customXml/item99.xml><?xml version="1.0" encoding="utf-8"?>
<mcd:customData xmlns="http://www.wps.cn/android/officeDocument/2013/mofficeCustomData" xmlns:mcd="http://www.wps.cn/android/officeDocument/2013/mofficeCustomData" version="2">
  <mcd:comments/>
</mcd:customData>
</file>

<file path=customXml/itemProps1.xml><?xml version="1.0" encoding="utf-8"?>
<ds:datastoreItem xmlns:ds="http://schemas.openxmlformats.org/officeDocument/2006/customXml" ds:itemID="{C7BDFDB7-A6D6-48D9-9757-39794FAB0F69}">
  <ds:schemaRefs>
    <ds:schemaRef ds:uri="http://www.wps.cn/android/officeDocument/2013/mofficeCustomData"/>
  </ds:schemaRefs>
</ds:datastoreItem>
</file>

<file path=customXml/itemProps10.xml><?xml version="1.0" encoding="utf-8"?>
<ds:datastoreItem xmlns:ds="http://schemas.openxmlformats.org/officeDocument/2006/customXml" ds:itemID="{43928AD0-2A35-41AD-90FC-42889B857078}">
  <ds:schemaRefs>
    <ds:schemaRef ds:uri="http://www.wps.cn/android/officeDocument/2013/mofficeCustomData"/>
  </ds:schemaRefs>
</ds:datastoreItem>
</file>

<file path=customXml/itemProps100.xml><?xml version="1.0" encoding="utf-8"?>
<ds:datastoreItem xmlns:ds="http://schemas.openxmlformats.org/officeDocument/2006/customXml" ds:itemID="{10BFDA34-474C-45F1-9C69-3740B7BA1695}">
  <ds:schemaRefs>
    <ds:schemaRef ds:uri="http://www.wps.cn/android/officeDocument/2013/mofficeCustomData"/>
  </ds:schemaRefs>
</ds:datastoreItem>
</file>

<file path=customXml/itemProps101.xml><?xml version="1.0" encoding="utf-8"?>
<ds:datastoreItem xmlns:ds="http://schemas.openxmlformats.org/officeDocument/2006/customXml" ds:itemID="{0C13AC07-4F21-468F-9604-1E6D90BE6946}">
  <ds:schemaRefs>
    <ds:schemaRef ds:uri="http://www.wps.cn/android/officeDocument/2013/mofficeCustomData"/>
  </ds:schemaRefs>
</ds:datastoreItem>
</file>

<file path=customXml/itemProps102.xml><?xml version="1.0" encoding="utf-8"?>
<ds:datastoreItem xmlns:ds="http://schemas.openxmlformats.org/officeDocument/2006/customXml" ds:itemID="{88AEC15F-572D-4058-A9AE-9A1ED931112A}">
  <ds:schemaRefs>
    <ds:schemaRef ds:uri="http://www.wps.cn/android/officeDocument/2013/mofficeCustomData"/>
  </ds:schemaRefs>
</ds:datastoreItem>
</file>

<file path=customXml/itemProps103.xml><?xml version="1.0" encoding="utf-8"?>
<ds:datastoreItem xmlns:ds="http://schemas.openxmlformats.org/officeDocument/2006/customXml" ds:itemID="{B34C30C9-A4B0-4A42-BF23-467DF42D163C}">
  <ds:schemaRefs>
    <ds:schemaRef ds:uri="http://www.wps.cn/android/officeDocument/2013/mofficeCustomData"/>
  </ds:schemaRefs>
</ds:datastoreItem>
</file>

<file path=customXml/itemProps104.xml><?xml version="1.0" encoding="utf-8"?>
<ds:datastoreItem xmlns:ds="http://schemas.openxmlformats.org/officeDocument/2006/customXml" ds:itemID="{ABA6224E-24A2-443B-84A3-EFB4FAF33AE4}">
  <ds:schemaRefs>
    <ds:schemaRef ds:uri="http://www.wps.cn/android/officeDocument/2013/mofficeCustomData"/>
  </ds:schemaRefs>
</ds:datastoreItem>
</file>

<file path=customXml/itemProps105.xml><?xml version="1.0" encoding="utf-8"?>
<ds:datastoreItem xmlns:ds="http://schemas.openxmlformats.org/officeDocument/2006/customXml" ds:itemID="{1A1DFA41-3FA4-40E5-B212-48C8D20EAB78}">
  <ds:schemaRefs>
    <ds:schemaRef ds:uri="http://www.wps.cn/android/officeDocument/2013/mofficeCustomData"/>
  </ds:schemaRefs>
</ds:datastoreItem>
</file>

<file path=customXml/itemProps106.xml><?xml version="1.0" encoding="utf-8"?>
<ds:datastoreItem xmlns:ds="http://schemas.openxmlformats.org/officeDocument/2006/customXml" ds:itemID="{4C7A348F-7D79-4EB4-B84F-E28B0AE98024}">
  <ds:schemaRefs>
    <ds:schemaRef ds:uri="http://www.wps.cn/android/officeDocument/2013/mofficeCustomData"/>
  </ds:schemaRefs>
</ds:datastoreItem>
</file>

<file path=customXml/itemProps107.xml><?xml version="1.0" encoding="utf-8"?>
<ds:datastoreItem xmlns:ds="http://schemas.openxmlformats.org/officeDocument/2006/customXml" ds:itemID="{0AC7A54E-DCE4-4144-AE0C-71ABB5580ED2}">
  <ds:schemaRefs>
    <ds:schemaRef ds:uri="http://www.wps.cn/android/officeDocument/2013/mofficeCustomData"/>
  </ds:schemaRefs>
</ds:datastoreItem>
</file>

<file path=customXml/itemProps108.xml><?xml version="1.0" encoding="utf-8"?>
<ds:datastoreItem xmlns:ds="http://schemas.openxmlformats.org/officeDocument/2006/customXml" ds:itemID="{BA4DE9F3-961D-4897-AEA5-59CEEF63F195}">
  <ds:schemaRefs>
    <ds:schemaRef ds:uri="http://www.wps.cn/android/officeDocument/2013/mofficeCustomData"/>
  </ds:schemaRefs>
</ds:datastoreItem>
</file>

<file path=customXml/itemProps109.xml><?xml version="1.0" encoding="utf-8"?>
<ds:datastoreItem xmlns:ds="http://schemas.openxmlformats.org/officeDocument/2006/customXml" ds:itemID="{4743E2EF-FE20-4B19-89E8-D96BFFC4F7D0}">
  <ds:schemaRefs>
    <ds:schemaRef ds:uri="http://www.wps.cn/android/officeDocument/2013/mofficeCustomData"/>
  </ds:schemaRefs>
</ds:datastoreItem>
</file>

<file path=customXml/itemProps11.xml><?xml version="1.0" encoding="utf-8"?>
<ds:datastoreItem xmlns:ds="http://schemas.openxmlformats.org/officeDocument/2006/customXml" ds:itemID="{A292BD45-59E6-466D-8C6E-9C48C8153F96}">
  <ds:schemaRefs>
    <ds:schemaRef ds:uri="http://www.wps.cn/android/officeDocument/2013/mofficeCustomData"/>
  </ds:schemaRefs>
</ds:datastoreItem>
</file>

<file path=customXml/itemProps110.xml><?xml version="1.0" encoding="utf-8"?>
<ds:datastoreItem xmlns:ds="http://schemas.openxmlformats.org/officeDocument/2006/customXml" ds:itemID="{92973EE7-EC6A-46B3-857E-EEB07F0A96E7}">
  <ds:schemaRefs>
    <ds:schemaRef ds:uri="http://www.wps.cn/android/officeDocument/2013/mofficeCustomData"/>
  </ds:schemaRefs>
</ds:datastoreItem>
</file>

<file path=customXml/itemProps111.xml><?xml version="1.0" encoding="utf-8"?>
<ds:datastoreItem xmlns:ds="http://schemas.openxmlformats.org/officeDocument/2006/customXml" ds:itemID="{BCD9ACA4-621E-407A-ADF4-6D938280B096}">
  <ds:schemaRefs>
    <ds:schemaRef ds:uri="http://www.wps.cn/android/officeDocument/2013/mofficeCustomData"/>
  </ds:schemaRefs>
</ds:datastoreItem>
</file>

<file path=customXml/itemProps112.xml><?xml version="1.0" encoding="utf-8"?>
<ds:datastoreItem xmlns:ds="http://schemas.openxmlformats.org/officeDocument/2006/customXml" ds:itemID="{F67AE544-3F4F-4613-9E80-81FEC65799C3}">
  <ds:schemaRefs>
    <ds:schemaRef ds:uri="http://www.wps.cn/android/officeDocument/2013/mofficeCustomData"/>
  </ds:schemaRefs>
</ds:datastoreItem>
</file>

<file path=customXml/itemProps113.xml><?xml version="1.0" encoding="utf-8"?>
<ds:datastoreItem xmlns:ds="http://schemas.openxmlformats.org/officeDocument/2006/customXml" ds:itemID="{330730E6-3F36-4514-A0DD-CA639D128364}">
  <ds:schemaRefs>
    <ds:schemaRef ds:uri="http://www.wps.cn/android/officeDocument/2013/mofficeCustomData"/>
  </ds:schemaRefs>
</ds:datastoreItem>
</file>

<file path=customXml/itemProps114.xml><?xml version="1.0" encoding="utf-8"?>
<ds:datastoreItem xmlns:ds="http://schemas.openxmlformats.org/officeDocument/2006/customXml" ds:itemID="{566C35D3-CCC6-4DF5-AAA7-9212DC990C45}">
  <ds:schemaRefs>
    <ds:schemaRef ds:uri="http://www.wps.cn/android/officeDocument/2013/mofficeCustomData"/>
  </ds:schemaRefs>
</ds:datastoreItem>
</file>

<file path=customXml/itemProps115.xml><?xml version="1.0" encoding="utf-8"?>
<ds:datastoreItem xmlns:ds="http://schemas.openxmlformats.org/officeDocument/2006/customXml" ds:itemID="{DA5752A7-704E-4EDA-A6F3-66A78E72B20B}">
  <ds:schemaRefs>
    <ds:schemaRef ds:uri="http://www.wps.cn/android/officeDocument/2013/mofficeCustomData"/>
  </ds:schemaRefs>
</ds:datastoreItem>
</file>

<file path=customXml/itemProps116.xml><?xml version="1.0" encoding="utf-8"?>
<ds:datastoreItem xmlns:ds="http://schemas.openxmlformats.org/officeDocument/2006/customXml" ds:itemID="{0F8CA49D-135E-4496-AF07-E6FBEAC19D18}">
  <ds:schemaRefs>
    <ds:schemaRef ds:uri="http://www.wps.cn/android/officeDocument/2013/mofficeCustomData"/>
  </ds:schemaRefs>
</ds:datastoreItem>
</file>

<file path=customXml/itemProps117.xml><?xml version="1.0" encoding="utf-8"?>
<ds:datastoreItem xmlns:ds="http://schemas.openxmlformats.org/officeDocument/2006/customXml" ds:itemID="{B68FDA16-1B58-412E-A74E-FCF7F72262E9}">
  <ds:schemaRefs>
    <ds:schemaRef ds:uri="http://www.wps.cn/android/officeDocument/2013/mofficeCustomData"/>
  </ds:schemaRefs>
</ds:datastoreItem>
</file>

<file path=customXml/itemProps118.xml><?xml version="1.0" encoding="utf-8"?>
<ds:datastoreItem xmlns:ds="http://schemas.openxmlformats.org/officeDocument/2006/customXml" ds:itemID="{BFF86C66-1ACC-4725-8DD1-A1646CF92BC3}">
  <ds:schemaRefs>
    <ds:schemaRef ds:uri="http://www.wps.cn/android/officeDocument/2013/mofficeCustomData"/>
  </ds:schemaRefs>
</ds:datastoreItem>
</file>

<file path=customXml/itemProps119.xml><?xml version="1.0" encoding="utf-8"?>
<ds:datastoreItem xmlns:ds="http://schemas.openxmlformats.org/officeDocument/2006/customXml" ds:itemID="{5AF1B35E-C22B-4537-A1B7-62DE258742CB}">
  <ds:schemaRefs>
    <ds:schemaRef ds:uri="http://www.wps.cn/android/officeDocument/2013/mofficeCustomData"/>
  </ds:schemaRefs>
</ds:datastoreItem>
</file>

<file path=customXml/itemProps12.xml><?xml version="1.0" encoding="utf-8"?>
<ds:datastoreItem xmlns:ds="http://schemas.openxmlformats.org/officeDocument/2006/customXml" ds:itemID="{55D77306-0F51-4A8B-81A5-CB876DA4C500}">
  <ds:schemaRefs>
    <ds:schemaRef ds:uri="http://www.wps.cn/android/officeDocument/2013/mofficeCustomData"/>
  </ds:schemaRefs>
</ds:datastoreItem>
</file>

<file path=customXml/itemProps120.xml><?xml version="1.0" encoding="utf-8"?>
<ds:datastoreItem xmlns:ds="http://schemas.openxmlformats.org/officeDocument/2006/customXml" ds:itemID="{969E212B-815E-424E-B276-A3F441198E96}">
  <ds:schemaRefs>
    <ds:schemaRef ds:uri="http://www.wps.cn/android/officeDocument/2013/mofficeCustomData"/>
  </ds:schemaRefs>
</ds:datastoreItem>
</file>

<file path=customXml/itemProps121.xml><?xml version="1.0" encoding="utf-8"?>
<ds:datastoreItem xmlns:ds="http://schemas.openxmlformats.org/officeDocument/2006/customXml" ds:itemID="{D88D2D89-C7F5-4720-B601-8DA38CD7A8DA}">
  <ds:schemaRefs>
    <ds:schemaRef ds:uri="http://www.wps.cn/android/officeDocument/2013/mofficeCustomData"/>
  </ds:schemaRefs>
</ds:datastoreItem>
</file>

<file path=customXml/itemProps122.xml><?xml version="1.0" encoding="utf-8"?>
<ds:datastoreItem xmlns:ds="http://schemas.openxmlformats.org/officeDocument/2006/customXml" ds:itemID="{BEF75535-5AFD-46CB-8A03-FF953BBAB382}">
  <ds:schemaRefs>
    <ds:schemaRef ds:uri="http://www.wps.cn/android/officeDocument/2013/mofficeCustomData"/>
  </ds:schemaRefs>
</ds:datastoreItem>
</file>

<file path=customXml/itemProps123.xml><?xml version="1.0" encoding="utf-8"?>
<ds:datastoreItem xmlns:ds="http://schemas.openxmlformats.org/officeDocument/2006/customXml" ds:itemID="{A3A72AD9-D86E-4907-BF97-8C22A2C6E7AC}">
  <ds:schemaRefs>
    <ds:schemaRef ds:uri="http://www.wps.cn/android/officeDocument/2013/mofficeCustomData"/>
  </ds:schemaRefs>
</ds:datastoreItem>
</file>

<file path=customXml/itemProps124.xml><?xml version="1.0" encoding="utf-8"?>
<ds:datastoreItem xmlns:ds="http://schemas.openxmlformats.org/officeDocument/2006/customXml" ds:itemID="{CC18953F-F952-47A9-B76F-9EFEBC074AD2}">
  <ds:schemaRefs>
    <ds:schemaRef ds:uri="http://www.wps.cn/android/officeDocument/2013/mofficeCustomData"/>
  </ds:schemaRefs>
</ds:datastoreItem>
</file>

<file path=customXml/itemProps125.xml><?xml version="1.0" encoding="utf-8"?>
<ds:datastoreItem xmlns:ds="http://schemas.openxmlformats.org/officeDocument/2006/customXml" ds:itemID="{9F4DA586-F61E-4CAD-8EDC-B037D80DA96E}">
  <ds:schemaRefs>
    <ds:schemaRef ds:uri="http://www.wps.cn/android/officeDocument/2013/mofficeCustomData"/>
  </ds:schemaRefs>
</ds:datastoreItem>
</file>

<file path=customXml/itemProps126.xml><?xml version="1.0" encoding="utf-8"?>
<ds:datastoreItem xmlns:ds="http://schemas.openxmlformats.org/officeDocument/2006/customXml" ds:itemID="{349EA78C-ABAF-418F-BC7B-1AB7EC44C857}">
  <ds:schemaRefs>
    <ds:schemaRef ds:uri="http://www.wps.cn/android/officeDocument/2013/mofficeCustomData"/>
  </ds:schemaRefs>
</ds:datastoreItem>
</file>

<file path=customXml/itemProps127.xml><?xml version="1.0" encoding="utf-8"?>
<ds:datastoreItem xmlns:ds="http://schemas.openxmlformats.org/officeDocument/2006/customXml" ds:itemID="{0F5C3237-E41D-46BD-94BE-13F619987256}">
  <ds:schemaRefs>
    <ds:schemaRef ds:uri="http://www.wps.cn/android/officeDocument/2013/mofficeCustomData"/>
  </ds:schemaRefs>
</ds:datastoreItem>
</file>

<file path=customXml/itemProps128.xml><?xml version="1.0" encoding="utf-8"?>
<ds:datastoreItem xmlns:ds="http://schemas.openxmlformats.org/officeDocument/2006/customXml" ds:itemID="{8A06ADD5-DED7-4520-90CA-6470870F527F}">
  <ds:schemaRefs>
    <ds:schemaRef ds:uri="http://www.wps.cn/android/officeDocument/2013/mofficeCustomData"/>
  </ds:schemaRefs>
</ds:datastoreItem>
</file>

<file path=customXml/itemProps129.xml><?xml version="1.0" encoding="utf-8"?>
<ds:datastoreItem xmlns:ds="http://schemas.openxmlformats.org/officeDocument/2006/customXml" ds:itemID="{2F99E0C6-3C68-4D36-A6F4-BC38CE91CF9C}">
  <ds:schemaRefs>
    <ds:schemaRef ds:uri="http://www.wps.cn/android/officeDocument/2013/mofficeCustomData"/>
  </ds:schemaRefs>
</ds:datastoreItem>
</file>

<file path=customXml/itemProps13.xml><?xml version="1.0" encoding="utf-8"?>
<ds:datastoreItem xmlns:ds="http://schemas.openxmlformats.org/officeDocument/2006/customXml" ds:itemID="{A7358A61-054F-40B2-96AE-F54430969C62}">
  <ds:schemaRefs>
    <ds:schemaRef ds:uri="http://www.wps.cn/android/officeDocument/2013/mofficeCustomData"/>
  </ds:schemaRefs>
</ds:datastoreItem>
</file>

<file path=customXml/itemProps130.xml><?xml version="1.0" encoding="utf-8"?>
<ds:datastoreItem xmlns:ds="http://schemas.openxmlformats.org/officeDocument/2006/customXml" ds:itemID="{AEE3A27E-81CA-4B20-8219-E4891E523BFA}">
  <ds:schemaRefs>
    <ds:schemaRef ds:uri="http://www.wps.cn/android/officeDocument/2013/mofficeCustomData"/>
  </ds:schemaRefs>
</ds:datastoreItem>
</file>

<file path=customXml/itemProps131.xml><?xml version="1.0" encoding="utf-8"?>
<ds:datastoreItem xmlns:ds="http://schemas.openxmlformats.org/officeDocument/2006/customXml" ds:itemID="{E523CBC6-8848-4EF3-974D-E2453E89FD80}">
  <ds:schemaRefs>
    <ds:schemaRef ds:uri="http://www.wps.cn/android/officeDocument/2013/mofficeCustomData"/>
  </ds:schemaRefs>
</ds:datastoreItem>
</file>

<file path=customXml/itemProps132.xml><?xml version="1.0" encoding="utf-8"?>
<ds:datastoreItem xmlns:ds="http://schemas.openxmlformats.org/officeDocument/2006/customXml" ds:itemID="{0F82B058-63DA-4E9D-9B25-3051EB8C731C}">
  <ds:schemaRefs>
    <ds:schemaRef ds:uri="http://www.wps.cn/android/officeDocument/2013/mofficeCustomData"/>
  </ds:schemaRefs>
</ds:datastoreItem>
</file>

<file path=customXml/itemProps133.xml><?xml version="1.0" encoding="utf-8"?>
<ds:datastoreItem xmlns:ds="http://schemas.openxmlformats.org/officeDocument/2006/customXml" ds:itemID="{60E4EE84-E1DC-4127-9EA2-4A81D4E7F783}">
  <ds:schemaRefs>
    <ds:schemaRef ds:uri="http://www.wps.cn/android/officeDocument/2013/mofficeCustomData"/>
  </ds:schemaRefs>
</ds:datastoreItem>
</file>

<file path=customXml/itemProps134.xml><?xml version="1.0" encoding="utf-8"?>
<ds:datastoreItem xmlns:ds="http://schemas.openxmlformats.org/officeDocument/2006/customXml" ds:itemID="{19B85E3B-D9F3-4E77-BF60-79B1D0E3AEE6}">
  <ds:schemaRefs>
    <ds:schemaRef ds:uri="http://www.wps.cn/android/officeDocument/2013/mofficeCustomData"/>
  </ds:schemaRefs>
</ds:datastoreItem>
</file>

<file path=customXml/itemProps135.xml><?xml version="1.0" encoding="utf-8"?>
<ds:datastoreItem xmlns:ds="http://schemas.openxmlformats.org/officeDocument/2006/customXml" ds:itemID="{0066B00D-1EE5-4383-88F9-6FCCBD25A40A}">
  <ds:schemaRefs>
    <ds:schemaRef ds:uri="http://www.wps.cn/android/officeDocument/2013/mofficeCustomData"/>
  </ds:schemaRefs>
</ds:datastoreItem>
</file>

<file path=customXml/itemProps136.xml><?xml version="1.0" encoding="utf-8"?>
<ds:datastoreItem xmlns:ds="http://schemas.openxmlformats.org/officeDocument/2006/customXml" ds:itemID="{5EC527FB-3565-45CD-AA00-04AF000A0A1B}">
  <ds:schemaRefs>
    <ds:schemaRef ds:uri="http://www.wps.cn/android/officeDocument/2013/mofficeCustomData"/>
  </ds:schemaRefs>
</ds:datastoreItem>
</file>

<file path=customXml/itemProps137.xml><?xml version="1.0" encoding="utf-8"?>
<ds:datastoreItem xmlns:ds="http://schemas.openxmlformats.org/officeDocument/2006/customXml" ds:itemID="{BDB6303B-BA38-4DE3-8CCE-028807B9DA1B}">
  <ds:schemaRefs>
    <ds:schemaRef ds:uri="http://www.wps.cn/android/officeDocument/2013/mofficeCustomData"/>
  </ds:schemaRefs>
</ds:datastoreItem>
</file>

<file path=customXml/itemProps138.xml><?xml version="1.0" encoding="utf-8"?>
<ds:datastoreItem xmlns:ds="http://schemas.openxmlformats.org/officeDocument/2006/customXml" ds:itemID="{4FEA7385-26B7-4E17-A9CF-20EFF7442A2E}">
  <ds:schemaRefs>
    <ds:schemaRef ds:uri="http://www.wps.cn/android/officeDocument/2013/mofficeCustomData"/>
  </ds:schemaRefs>
</ds:datastoreItem>
</file>

<file path=customXml/itemProps139.xml><?xml version="1.0" encoding="utf-8"?>
<ds:datastoreItem xmlns:ds="http://schemas.openxmlformats.org/officeDocument/2006/customXml" ds:itemID="{68268EFC-D2BD-40D5-B6DF-50944F83A841}">
  <ds:schemaRefs>
    <ds:schemaRef ds:uri="http://www.wps.cn/android/officeDocument/2013/mofficeCustomData"/>
  </ds:schemaRefs>
</ds:datastoreItem>
</file>

<file path=customXml/itemProps14.xml><?xml version="1.0" encoding="utf-8"?>
<ds:datastoreItem xmlns:ds="http://schemas.openxmlformats.org/officeDocument/2006/customXml" ds:itemID="{9098D46B-94F8-43B4-AA53-D41A39E87ADA}">
  <ds:schemaRefs>
    <ds:schemaRef ds:uri="http://www.wps.cn/android/officeDocument/2013/mofficeCustomData"/>
  </ds:schemaRefs>
</ds:datastoreItem>
</file>

<file path=customXml/itemProps140.xml><?xml version="1.0" encoding="utf-8"?>
<ds:datastoreItem xmlns:ds="http://schemas.openxmlformats.org/officeDocument/2006/customXml" ds:itemID="{EBA7A10A-7931-451F-9281-FF9C99E6B669}">
  <ds:schemaRefs>
    <ds:schemaRef ds:uri="http://www.wps.cn/android/officeDocument/2013/mofficeCustomData"/>
  </ds:schemaRefs>
</ds:datastoreItem>
</file>

<file path=customXml/itemProps141.xml><?xml version="1.0" encoding="utf-8"?>
<ds:datastoreItem xmlns:ds="http://schemas.openxmlformats.org/officeDocument/2006/customXml" ds:itemID="{C89F9266-4906-4BBD-A36F-E815791A3FE9}">
  <ds:schemaRefs>
    <ds:schemaRef ds:uri="http://www.wps.cn/android/officeDocument/2013/mofficeCustomData"/>
  </ds:schemaRefs>
</ds:datastoreItem>
</file>

<file path=customXml/itemProps142.xml><?xml version="1.0" encoding="utf-8"?>
<ds:datastoreItem xmlns:ds="http://schemas.openxmlformats.org/officeDocument/2006/customXml" ds:itemID="{DE6CA694-5576-4B98-B108-B3BC54D8161E}">
  <ds:schemaRefs>
    <ds:schemaRef ds:uri="http://www.wps.cn/android/officeDocument/2013/mofficeCustomData"/>
  </ds:schemaRefs>
</ds:datastoreItem>
</file>

<file path=customXml/itemProps143.xml><?xml version="1.0" encoding="utf-8"?>
<ds:datastoreItem xmlns:ds="http://schemas.openxmlformats.org/officeDocument/2006/customXml" ds:itemID="{6802CEA9-75BE-4820-BA5F-424487F3B52D}">
  <ds:schemaRefs>
    <ds:schemaRef ds:uri="http://www.wps.cn/android/officeDocument/2013/mofficeCustomData"/>
  </ds:schemaRefs>
</ds:datastoreItem>
</file>

<file path=customXml/itemProps144.xml><?xml version="1.0" encoding="utf-8"?>
<ds:datastoreItem xmlns:ds="http://schemas.openxmlformats.org/officeDocument/2006/customXml" ds:itemID="{C1F110BF-6451-414B-9796-7479871DB24D}">
  <ds:schemaRefs>
    <ds:schemaRef ds:uri="http://www.wps.cn/android/officeDocument/2013/mofficeCustomData"/>
  </ds:schemaRefs>
</ds:datastoreItem>
</file>

<file path=customXml/itemProps145.xml><?xml version="1.0" encoding="utf-8"?>
<ds:datastoreItem xmlns:ds="http://schemas.openxmlformats.org/officeDocument/2006/customXml" ds:itemID="{97CA5189-17EB-4808-BE50-1C9E7485CA88}">
  <ds:schemaRefs>
    <ds:schemaRef ds:uri="http://www.wps.cn/android/officeDocument/2013/mofficeCustomData"/>
  </ds:schemaRefs>
</ds:datastoreItem>
</file>

<file path=customXml/itemProps146.xml><?xml version="1.0" encoding="utf-8"?>
<ds:datastoreItem xmlns:ds="http://schemas.openxmlformats.org/officeDocument/2006/customXml" ds:itemID="{EC8FB5C9-8910-4299-AD1A-DEAF0469EFDC}">
  <ds:schemaRefs>
    <ds:schemaRef ds:uri="http://www.wps.cn/android/officeDocument/2013/mofficeCustomData"/>
  </ds:schemaRefs>
</ds:datastoreItem>
</file>

<file path=customXml/itemProps147.xml><?xml version="1.0" encoding="utf-8"?>
<ds:datastoreItem xmlns:ds="http://schemas.openxmlformats.org/officeDocument/2006/customXml" ds:itemID="{49BF7EBE-78FC-4DE8-835F-3C0A246AFF89}">
  <ds:schemaRefs>
    <ds:schemaRef ds:uri="http://www.wps.cn/android/officeDocument/2013/mofficeCustomData"/>
  </ds:schemaRefs>
</ds:datastoreItem>
</file>

<file path=customXml/itemProps148.xml><?xml version="1.0" encoding="utf-8"?>
<ds:datastoreItem xmlns:ds="http://schemas.openxmlformats.org/officeDocument/2006/customXml" ds:itemID="{BC3BDFFE-A2ED-4B8B-97B6-F079F668AABA}">
  <ds:schemaRefs>
    <ds:schemaRef ds:uri="http://www.wps.cn/android/officeDocument/2013/mofficeCustomData"/>
  </ds:schemaRefs>
</ds:datastoreItem>
</file>

<file path=customXml/itemProps149.xml><?xml version="1.0" encoding="utf-8"?>
<ds:datastoreItem xmlns:ds="http://schemas.openxmlformats.org/officeDocument/2006/customXml" ds:itemID="{85283CFB-DD28-4D08-AC6E-936327A103B2}">
  <ds:schemaRefs>
    <ds:schemaRef ds:uri="http://www.wps.cn/android/officeDocument/2013/mofficeCustomData"/>
  </ds:schemaRefs>
</ds:datastoreItem>
</file>

<file path=customXml/itemProps15.xml><?xml version="1.0" encoding="utf-8"?>
<ds:datastoreItem xmlns:ds="http://schemas.openxmlformats.org/officeDocument/2006/customXml" ds:itemID="{2D707FA6-BA0C-46A8-8FF6-09EC78FF4A7A}">
  <ds:schemaRefs>
    <ds:schemaRef ds:uri="http://www.wps.cn/android/officeDocument/2013/mofficeCustomData"/>
  </ds:schemaRefs>
</ds:datastoreItem>
</file>

<file path=customXml/itemProps150.xml><?xml version="1.0" encoding="utf-8"?>
<ds:datastoreItem xmlns:ds="http://schemas.openxmlformats.org/officeDocument/2006/customXml" ds:itemID="{177DA21B-6AC7-463A-837A-AD430A1547FA}">
  <ds:schemaRefs>
    <ds:schemaRef ds:uri="http://www.wps.cn/android/officeDocument/2013/mofficeCustomData"/>
  </ds:schemaRefs>
</ds:datastoreItem>
</file>

<file path=customXml/itemProps151.xml><?xml version="1.0" encoding="utf-8"?>
<ds:datastoreItem xmlns:ds="http://schemas.openxmlformats.org/officeDocument/2006/customXml" ds:itemID="{A06F80F8-1E2F-4B56-BA8D-97357C2BCE6A}">
  <ds:schemaRefs>
    <ds:schemaRef ds:uri="http://www.wps.cn/android/officeDocument/2013/mofficeCustomData"/>
  </ds:schemaRefs>
</ds:datastoreItem>
</file>

<file path=customXml/itemProps152.xml><?xml version="1.0" encoding="utf-8"?>
<ds:datastoreItem xmlns:ds="http://schemas.openxmlformats.org/officeDocument/2006/customXml" ds:itemID="{62836F4F-F320-4D1C-AE3E-F27661DE23A9}">
  <ds:schemaRefs>
    <ds:schemaRef ds:uri="http://www.wps.cn/android/officeDocument/2013/mofficeCustomData"/>
  </ds:schemaRefs>
</ds:datastoreItem>
</file>

<file path=customXml/itemProps153.xml><?xml version="1.0" encoding="utf-8"?>
<ds:datastoreItem xmlns:ds="http://schemas.openxmlformats.org/officeDocument/2006/customXml" ds:itemID="{48B7BDEC-E637-4242-A4AB-F975969ACFC9}">
  <ds:schemaRefs>
    <ds:schemaRef ds:uri="http://www.wps.cn/android/officeDocument/2013/mofficeCustomData"/>
  </ds:schemaRefs>
</ds:datastoreItem>
</file>

<file path=customXml/itemProps154.xml><?xml version="1.0" encoding="utf-8"?>
<ds:datastoreItem xmlns:ds="http://schemas.openxmlformats.org/officeDocument/2006/customXml" ds:itemID="{2EA558C4-8F59-4463-B9F4-2A099C09354D}">
  <ds:schemaRefs>
    <ds:schemaRef ds:uri="http://www.wps.cn/android/officeDocument/2013/mofficeCustomData"/>
  </ds:schemaRefs>
</ds:datastoreItem>
</file>

<file path=customXml/itemProps155.xml><?xml version="1.0" encoding="utf-8"?>
<ds:datastoreItem xmlns:ds="http://schemas.openxmlformats.org/officeDocument/2006/customXml" ds:itemID="{F636969C-52D9-4E46-9EA3-36A40F5A77CB}">
  <ds:schemaRefs>
    <ds:schemaRef ds:uri="http://www.wps.cn/android/officeDocument/2013/mofficeCustomData"/>
  </ds:schemaRefs>
</ds:datastoreItem>
</file>

<file path=customXml/itemProps156.xml><?xml version="1.0" encoding="utf-8"?>
<ds:datastoreItem xmlns:ds="http://schemas.openxmlformats.org/officeDocument/2006/customXml" ds:itemID="{7630E0DF-3AE7-4B18-8018-270EB2330C51}">
  <ds:schemaRefs>
    <ds:schemaRef ds:uri="http://www.wps.cn/android/officeDocument/2013/mofficeCustomData"/>
  </ds:schemaRefs>
</ds:datastoreItem>
</file>

<file path=customXml/itemProps157.xml><?xml version="1.0" encoding="utf-8"?>
<ds:datastoreItem xmlns:ds="http://schemas.openxmlformats.org/officeDocument/2006/customXml" ds:itemID="{D639EA23-029E-40B0-AD2C-3E23D5FC6C77}">
  <ds:schemaRefs>
    <ds:schemaRef ds:uri="http://www.wps.cn/android/officeDocument/2013/mofficeCustomData"/>
  </ds:schemaRefs>
</ds:datastoreItem>
</file>

<file path=customXml/itemProps158.xml><?xml version="1.0" encoding="utf-8"?>
<ds:datastoreItem xmlns:ds="http://schemas.openxmlformats.org/officeDocument/2006/customXml" ds:itemID="{A3A5CDEB-1C0B-4555-834B-9678B2E19C82}">
  <ds:schemaRefs>
    <ds:schemaRef ds:uri="http://www.wps.cn/android/officeDocument/2013/mofficeCustomData"/>
  </ds:schemaRefs>
</ds:datastoreItem>
</file>

<file path=customXml/itemProps159.xml><?xml version="1.0" encoding="utf-8"?>
<ds:datastoreItem xmlns:ds="http://schemas.openxmlformats.org/officeDocument/2006/customXml" ds:itemID="{00D81B31-D37A-43E1-AF6F-359997610432}">
  <ds:schemaRefs>
    <ds:schemaRef ds:uri="http://www.wps.cn/android/officeDocument/2013/mofficeCustomData"/>
  </ds:schemaRefs>
</ds:datastoreItem>
</file>

<file path=customXml/itemProps16.xml><?xml version="1.0" encoding="utf-8"?>
<ds:datastoreItem xmlns:ds="http://schemas.openxmlformats.org/officeDocument/2006/customXml" ds:itemID="{9ED284EC-3C2E-4324-9804-29AF35499386}">
  <ds:schemaRefs>
    <ds:schemaRef ds:uri="http://www.wps.cn/android/officeDocument/2013/mofficeCustomData"/>
  </ds:schemaRefs>
</ds:datastoreItem>
</file>

<file path=customXml/itemProps160.xml><?xml version="1.0" encoding="utf-8"?>
<ds:datastoreItem xmlns:ds="http://schemas.openxmlformats.org/officeDocument/2006/customXml" ds:itemID="{6D6B9766-D040-4D26-99D2-5B954584655D}">
  <ds:schemaRefs>
    <ds:schemaRef ds:uri="http://www.wps.cn/android/officeDocument/2013/mofficeCustomData"/>
  </ds:schemaRefs>
</ds:datastoreItem>
</file>

<file path=customXml/itemProps161.xml><?xml version="1.0" encoding="utf-8"?>
<ds:datastoreItem xmlns:ds="http://schemas.openxmlformats.org/officeDocument/2006/customXml" ds:itemID="{4CB507F8-D63E-44F3-AEAA-C1CFF3119778}">
  <ds:schemaRefs>
    <ds:schemaRef ds:uri="http://www.wps.cn/android/officeDocument/2013/mofficeCustomData"/>
  </ds:schemaRefs>
</ds:datastoreItem>
</file>

<file path=customXml/itemProps162.xml><?xml version="1.0" encoding="utf-8"?>
<ds:datastoreItem xmlns:ds="http://schemas.openxmlformats.org/officeDocument/2006/customXml" ds:itemID="{AD3ECF67-75EA-4970-9726-AAA93CA187D9}">
  <ds:schemaRefs>
    <ds:schemaRef ds:uri="http://www.wps.cn/android/officeDocument/2013/mofficeCustomData"/>
  </ds:schemaRefs>
</ds:datastoreItem>
</file>

<file path=customXml/itemProps163.xml><?xml version="1.0" encoding="utf-8"?>
<ds:datastoreItem xmlns:ds="http://schemas.openxmlformats.org/officeDocument/2006/customXml" ds:itemID="{413280F1-7298-49FE-AF12-626EFCDBF086}">
  <ds:schemaRefs>
    <ds:schemaRef ds:uri="http://www.wps.cn/android/officeDocument/2013/mofficeCustomData"/>
  </ds:schemaRefs>
</ds:datastoreItem>
</file>

<file path=customXml/itemProps164.xml><?xml version="1.0" encoding="utf-8"?>
<ds:datastoreItem xmlns:ds="http://schemas.openxmlformats.org/officeDocument/2006/customXml" ds:itemID="{7123A27B-7991-4FF6-BF1E-55E6DA85CED7}">
  <ds:schemaRefs>
    <ds:schemaRef ds:uri="http://www.wps.cn/android/officeDocument/2013/mofficeCustomData"/>
  </ds:schemaRefs>
</ds:datastoreItem>
</file>

<file path=customXml/itemProps165.xml><?xml version="1.0" encoding="utf-8"?>
<ds:datastoreItem xmlns:ds="http://schemas.openxmlformats.org/officeDocument/2006/customXml" ds:itemID="{00C924A6-FD22-490A-93F9-650A7C7A8EDF}">
  <ds:schemaRefs>
    <ds:schemaRef ds:uri="http://www.wps.cn/android/officeDocument/2013/mofficeCustomData"/>
  </ds:schemaRefs>
</ds:datastoreItem>
</file>

<file path=customXml/itemProps166.xml><?xml version="1.0" encoding="utf-8"?>
<ds:datastoreItem xmlns:ds="http://schemas.openxmlformats.org/officeDocument/2006/customXml" ds:itemID="{575C63BE-8A7C-426D-91EA-4A029C8FB286}">
  <ds:schemaRefs>
    <ds:schemaRef ds:uri="http://www.wps.cn/android/officeDocument/2013/mofficeCustomData"/>
  </ds:schemaRefs>
</ds:datastoreItem>
</file>

<file path=customXml/itemProps167.xml><?xml version="1.0" encoding="utf-8"?>
<ds:datastoreItem xmlns:ds="http://schemas.openxmlformats.org/officeDocument/2006/customXml" ds:itemID="{55560D4C-5888-46B4-AFBC-C7D80A88864A}">
  <ds:schemaRefs>
    <ds:schemaRef ds:uri="http://www.wps.cn/android/officeDocument/2013/mofficeCustomData"/>
  </ds:schemaRefs>
</ds:datastoreItem>
</file>

<file path=customXml/itemProps168.xml><?xml version="1.0" encoding="utf-8"?>
<ds:datastoreItem xmlns:ds="http://schemas.openxmlformats.org/officeDocument/2006/customXml" ds:itemID="{6CB6A325-C2A7-42B0-871D-D35BC8059E0F}">
  <ds:schemaRefs>
    <ds:schemaRef ds:uri="http://www.wps.cn/android/officeDocument/2013/mofficeCustomData"/>
  </ds:schemaRefs>
</ds:datastoreItem>
</file>

<file path=customXml/itemProps169.xml><?xml version="1.0" encoding="utf-8"?>
<ds:datastoreItem xmlns:ds="http://schemas.openxmlformats.org/officeDocument/2006/customXml" ds:itemID="{5BB49B71-F2FE-4C06-927F-CEF09EC223E5}">
  <ds:schemaRefs>
    <ds:schemaRef ds:uri="http://www.wps.cn/android/officeDocument/2013/mofficeCustomData"/>
  </ds:schemaRefs>
</ds:datastoreItem>
</file>

<file path=customXml/itemProps17.xml><?xml version="1.0" encoding="utf-8"?>
<ds:datastoreItem xmlns:ds="http://schemas.openxmlformats.org/officeDocument/2006/customXml" ds:itemID="{FF3FF537-359E-4D86-869F-B1C0CCD80976}">
  <ds:schemaRefs>
    <ds:schemaRef ds:uri="http://www.wps.cn/android/officeDocument/2013/mofficeCustomData"/>
  </ds:schemaRefs>
</ds:datastoreItem>
</file>

<file path=customXml/itemProps170.xml><?xml version="1.0" encoding="utf-8"?>
<ds:datastoreItem xmlns:ds="http://schemas.openxmlformats.org/officeDocument/2006/customXml" ds:itemID="{E6C309CD-176A-45DD-8F17-74DAD46C73B6}">
  <ds:schemaRefs>
    <ds:schemaRef ds:uri="http://www.wps.cn/android/officeDocument/2013/mofficeCustomData"/>
  </ds:schemaRefs>
</ds:datastoreItem>
</file>

<file path=customXml/itemProps171.xml><?xml version="1.0" encoding="utf-8"?>
<ds:datastoreItem xmlns:ds="http://schemas.openxmlformats.org/officeDocument/2006/customXml" ds:itemID="{0BD0F70F-FCB3-468C-A858-191D945C7763}">
  <ds:schemaRefs>
    <ds:schemaRef ds:uri="http://www.wps.cn/android/officeDocument/2013/mofficeCustomData"/>
  </ds:schemaRefs>
</ds:datastoreItem>
</file>

<file path=customXml/itemProps172.xml><?xml version="1.0" encoding="utf-8"?>
<ds:datastoreItem xmlns:ds="http://schemas.openxmlformats.org/officeDocument/2006/customXml" ds:itemID="{98F8BB8B-7EC6-47DF-9C6E-644576535CDC}">
  <ds:schemaRefs>
    <ds:schemaRef ds:uri="http://www.wps.cn/android/officeDocument/2013/mofficeCustomData"/>
  </ds:schemaRefs>
</ds:datastoreItem>
</file>

<file path=customXml/itemProps173.xml><?xml version="1.0" encoding="utf-8"?>
<ds:datastoreItem xmlns:ds="http://schemas.openxmlformats.org/officeDocument/2006/customXml" ds:itemID="{739977C6-B5E1-4711-902A-071D67D869E4}">
  <ds:schemaRefs>
    <ds:schemaRef ds:uri="http://www.wps.cn/android/officeDocument/2013/mofficeCustomData"/>
  </ds:schemaRefs>
</ds:datastoreItem>
</file>

<file path=customXml/itemProps174.xml><?xml version="1.0" encoding="utf-8"?>
<ds:datastoreItem xmlns:ds="http://schemas.openxmlformats.org/officeDocument/2006/customXml" ds:itemID="{675F891B-6868-43B0-9C81-1453BE5EAB85}">
  <ds:schemaRefs>
    <ds:schemaRef ds:uri="http://www.wps.cn/android/officeDocument/2013/mofficeCustomData"/>
  </ds:schemaRefs>
</ds:datastoreItem>
</file>

<file path=customXml/itemProps175.xml><?xml version="1.0" encoding="utf-8"?>
<ds:datastoreItem xmlns:ds="http://schemas.openxmlformats.org/officeDocument/2006/customXml" ds:itemID="{60233999-C163-4DA7-A68A-B198F3E2D2BA}">
  <ds:schemaRefs>
    <ds:schemaRef ds:uri="http://www.wps.cn/android/officeDocument/2013/mofficeCustomData"/>
  </ds:schemaRefs>
</ds:datastoreItem>
</file>

<file path=customXml/itemProps176.xml><?xml version="1.0" encoding="utf-8"?>
<ds:datastoreItem xmlns:ds="http://schemas.openxmlformats.org/officeDocument/2006/customXml" ds:itemID="{FA1CCCF0-3BD7-44B8-9FF8-9F9988DC46C9}">
  <ds:schemaRefs>
    <ds:schemaRef ds:uri="http://www.wps.cn/android/officeDocument/2013/mofficeCustomData"/>
  </ds:schemaRefs>
</ds:datastoreItem>
</file>

<file path=customXml/itemProps177.xml><?xml version="1.0" encoding="utf-8"?>
<ds:datastoreItem xmlns:ds="http://schemas.openxmlformats.org/officeDocument/2006/customXml" ds:itemID="{F7D0D6B4-C698-4B96-BE93-3779DA9FDFFE}">
  <ds:schemaRefs>
    <ds:schemaRef ds:uri="http://www.wps.cn/android/officeDocument/2013/mofficeCustomData"/>
  </ds:schemaRefs>
</ds:datastoreItem>
</file>

<file path=customXml/itemProps178.xml><?xml version="1.0" encoding="utf-8"?>
<ds:datastoreItem xmlns:ds="http://schemas.openxmlformats.org/officeDocument/2006/customXml" ds:itemID="{3D4BA3B2-7757-4C95-95FF-3BE8B6565715}">
  <ds:schemaRefs>
    <ds:schemaRef ds:uri="http://www.wps.cn/android/officeDocument/2013/mofficeCustomData"/>
  </ds:schemaRefs>
</ds:datastoreItem>
</file>

<file path=customXml/itemProps179.xml><?xml version="1.0" encoding="utf-8"?>
<ds:datastoreItem xmlns:ds="http://schemas.openxmlformats.org/officeDocument/2006/customXml" ds:itemID="{10C3F2B1-58DD-4995-81B6-B75FAA4F3C58}">
  <ds:schemaRefs>
    <ds:schemaRef ds:uri="http://www.wps.cn/android/officeDocument/2013/mofficeCustomData"/>
  </ds:schemaRefs>
</ds:datastoreItem>
</file>

<file path=customXml/itemProps18.xml><?xml version="1.0" encoding="utf-8"?>
<ds:datastoreItem xmlns:ds="http://schemas.openxmlformats.org/officeDocument/2006/customXml" ds:itemID="{3FDBB450-42AA-418E-A1EC-5E731B27ED86}">
  <ds:schemaRefs>
    <ds:schemaRef ds:uri="http://www.wps.cn/android/officeDocument/2013/mofficeCustomData"/>
  </ds:schemaRefs>
</ds:datastoreItem>
</file>

<file path=customXml/itemProps180.xml><?xml version="1.0" encoding="utf-8"?>
<ds:datastoreItem xmlns:ds="http://schemas.openxmlformats.org/officeDocument/2006/customXml" ds:itemID="{9B7311F4-F5C9-4012-8741-9406BA6F3AB0}">
  <ds:schemaRefs>
    <ds:schemaRef ds:uri="http://www.wps.cn/android/officeDocument/2013/mofficeCustomData"/>
  </ds:schemaRefs>
</ds:datastoreItem>
</file>

<file path=customXml/itemProps181.xml><?xml version="1.0" encoding="utf-8"?>
<ds:datastoreItem xmlns:ds="http://schemas.openxmlformats.org/officeDocument/2006/customXml" ds:itemID="{D4104E7D-6104-4E82-8A6B-0CFE66689783}">
  <ds:schemaRefs>
    <ds:schemaRef ds:uri="http://schemas.openxmlformats.org/officeDocument/2006/bibliography"/>
  </ds:schemaRefs>
</ds:datastoreItem>
</file>

<file path=customXml/itemProps19.xml><?xml version="1.0" encoding="utf-8"?>
<ds:datastoreItem xmlns:ds="http://schemas.openxmlformats.org/officeDocument/2006/customXml" ds:itemID="{75D60610-6F27-433F-82E6-D544291D6C7A}">
  <ds:schemaRefs>
    <ds:schemaRef ds:uri="http://www.wps.cn/android/officeDocument/2013/mofficeCustomData"/>
  </ds:schemaRefs>
</ds:datastoreItem>
</file>

<file path=customXml/itemProps2.xml><?xml version="1.0" encoding="utf-8"?>
<ds:datastoreItem xmlns:ds="http://schemas.openxmlformats.org/officeDocument/2006/customXml" ds:itemID="{7842D363-0C46-4CF9-BBF1-F4C71C117F2C}">
  <ds:schemaRefs>
    <ds:schemaRef ds:uri="http://www.wps.cn/android/officeDocument/2013/mofficeCustomData"/>
  </ds:schemaRefs>
</ds:datastoreItem>
</file>

<file path=customXml/itemProps20.xml><?xml version="1.0" encoding="utf-8"?>
<ds:datastoreItem xmlns:ds="http://schemas.openxmlformats.org/officeDocument/2006/customXml" ds:itemID="{27380E0C-703E-4CA1-A806-0862C6A482B2}">
  <ds:schemaRefs>
    <ds:schemaRef ds:uri="http://www.wps.cn/android/officeDocument/2013/mofficeCustomData"/>
  </ds:schemaRefs>
</ds:datastoreItem>
</file>

<file path=customXml/itemProps21.xml><?xml version="1.0" encoding="utf-8"?>
<ds:datastoreItem xmlns:ds="http://schemas.openxmlformats.org/officeDocument/2006/customXml" ds:itemID="{DBE62DB0-6C98-47E2-8C15-0A5BD35C1A7C}">
  <ds:schemaRefs>
    <ds:schemaRef ds:uri="http://www.wps.cn/android/officeDocument/2013/mofficeCustomData"/>
  </ds:schemaRefs>
</ds:datastoreItem>
</file>

<file path=customXml/itemProps22.xml><?xml version="1.0" encoding="utf-8"?>
<ds:datastoreItem xmlns:ds="http://schemas.openxmlformats.org/officeDocument/2006/customXml" ds:itemID="{92AC8F61-873D-4B41-B857-78F2EE4CFF0F}">
  <ds:schemaRefs>
    <ds:schemaRef ds:uri="http://www.wps.cn/android/officeDocument/2013/mofficeCustomData"/>
  </ds:schemaRefs>
</ds:datastoreItem>
</file>

<file path=customXml/itemProps23.xml><?xml version="1.0" encoding="utf-8"?>
<ds:datastoreItem xmlns:ds="http://schemas.openxmlformats.org/officeDocument/2006/customXml" ds:itemID="{62EA76E1-AC09-4FA2-80A7-C1845BD5A7F6}">
  <ds:schemaRefs>
    <ds:schemaRef ds:uri="http://www.wps.cn/android/officeDocument/2013/mofficeCustomData"/>
  </ds:schemaRefs>
</ds:datastoreItem>
</file>

<file path=customXml/itemProps24.xml><?xml version="1.0" encoding="utf-8"?>
<ds:datastoreItem xmlns:ds="http://schemas.openxmlformats.org/officeDocument/2006/customXml" ds:itemID="{F9FD6EED-3526-4DA9-9820-4C8B83A36F6E}">
  <ds:schemaRefs>
    <ds:schemaRef ds:uri="http://www.wps.cn/android/officeDocument/2013/mofficeCustomData"/>
  </ds:schemaRefs>
</ds:datastoreItem>
</file>

<file path=customXml/itemProps25.xml><?xml version="1.0" encoding="utf-8"?>
<ds:datastoreItem xmlns:ds="http://schemas.openxmlformats.org/officeDocument/2006/customXml" ds:itemID="{7F51D08F-228E-4ABB-AC38-8AB5270CDC0D}">
  <ds:schemaRefs>
    <ds:schemaRef ds:uri="http://www.wps.cn/android/officeDocument/2013/mofficeCustomData"/>
  </ds:schemaRefs>
</ds:datastoreItem>
</file>

<file path=customXml/itemProps26.xml><?xml version="1.0" encoding="utf-8"?>
<ds:datastoreItem xmlns:ds="http://schemas.openxmlformats.org/officeDocument/2006/customXml" ds:itemID="{CF158B50-CB0A-48CC-AC5F-C298B4A797E1}">
  <ds:schemaRefs>
    <ds:schemaRef ds:uri="http://www.wps.cn/android/officeDocument/2013/mofficeCustomData"/>
  </ds:schemaRefs>
</ds:datastoreItem>
</file>

<file path=customXml/itemProps27.xml><?xml version="1.0" encoding="utf-8"?>
<ds:datastoreItem xmlns:ds="http://schemas.openxmlformats.org/officeDocument/2006/customXml" ds:itemID="{015C470C-D248-47DF-B1F1-CFB9FD47C579}">
  <ds:schemaRefs>
    <ds:schemaRef ds:uri="http://www.wps.cn/android/officeDocument/2013/mofficeCustomData"/>
  </ds:schemaRefs>
</ds:datastoreItem>
</file>

<file path=customXml/itemProps28.xml><?xml version="1.0" encoding="utf-8"?>
<ds:datastoreItem xmlns:ds="http://schemas.openxmlformats.org/officeDocument/2006/customXml" ds:itemID="{A12F4A94-BCD0-4F08-95C0-F98DFA725C67}">
  <ds:schemaRefs>
    <ds:schemaRef ds:uri="http://www.wps.cn/android/officeDocument/2013/mofficeCustomData"/>
  </ds:schemaRefs>
</ds:datastoreItem>
</file>

<file path=customXml/itemProps29.xml><?xml version="1.0" encoding="utf-8"?>
<ds:datastoreItem xmlns:ds="http://schemas.openxmlformats.org/officeDocument/2006/customXml" ds:itemID="{73FF71DB-C818-4DF3-B133-E0C74E3E5035}">
  <ds:schemaRefs>
    <ds:schemaRef ds:uri="http://www.wps.cn/android/officeDocument/2013/mofficeCustomData"/>
  </ds:schemaRefs>
</ds:datastoreItem>
</file>

<file path=customXml/itemProps3.xml><?xml version="1.0" encoding="utf-8"?>
<ds:datastoreItem xmlns:ds="http://schemas.openxmlformats.org/officeDocument/2006/customXml" ds:itemID="{0F619938-BDB2-4E44-A741-DA8749E620E9}">
  <ds:schemaRefs>
    <ds:schemaRef ds:uri="http://www.wps.cn/android/officeDocument/2013/mofficeCustomData"/>
  </ds:schemaRefs>
</ds:datastoreItem>
</file>

<file path=customXml/itemProps30.xml><?xml version="1.0" encoding="utf-8"?>
<ds:datastoreItem xmlns:ds="http://schemas.openxmlformats.org/officeDocument/2006/customXml" ds:itemID="{72C87C58-EDF3-45F0-920A-8F595A8AE369}">
  <ds:schemaRefs>
    <ds:schemaRef ds:uri="http://www.wps.cn/android/officeDocument/2013/mofficeCustomData"/>
  </ds:schemaRefs>
</ds:datastoreItem>
</file>

<file path=customXml/itemProps31.xml><?xml version="1.0" encoding="utf-8"?>
<ds:datastoreItem xmlns:ds="http://schemas.openxmlformats.org/officeDocument/2006/customXml" ds:itemID="{80BFBF69-CB4D-44A2-83BC-536EDFBC0315}">
  <ds:schemaRefs>
    <ds:schemaRef ds:uri="http://www.wps.cn/android/officeDocument/2013/mofficeCustomData"/>
  </ds:schemaRefs>
</ds:datastoreItem>
</file>

<file path=customXml/itemProps32.xml><?xml version="1.0" encoding="utf-8"?>
<ds:datastoreItem xmlns:ds="http://schemas.openxmlformats.org/officeDocument/2006/customXml" ds:itemID="{A4EC887F-8D2F-49BF-B048-C7A8E05F6485}">
  <ds:schemaRefs>
    <ds:schemaRef ds:uri="http://www.wps.cn/android/officeDocument/2013/mofficeCustomData"/>
  </ds:schemaRefs>
</ds:datastoreItem>
</file>

<file path=customXml/itemProps33.xml><?xml version="1.0" encoding="utf-8"?>
<ds:datastoreItem xmlns:ds="http://schemas.openxmlformats.org/officeDocument/2006/customXml" ds:itemID="{CF90A12E-1823-404B-8A83-04CF6D885CB8}">
  <ds:schemaRefs>
    <ds:schemaRef ds:uri="http://www.wps.cn/android/officeDocument/2013/mofficeCustomData"/>
  </ds:schemaRefs>
</ds:datastoreItem>
</file>

<file path=customXml/itemProps34.xml><?xml version="1.0" encoding="utf-8"?>
<ds:datastoreItem xmlns:ds="http://schemas.openxmlformats.org/officeDocument/2006/customXml" ds:itemID="{824B3492-FA09-4F05-9757-CE31D4C9408F}">
  <ds:schemaRefs>
    <ds:schemaRef ds:uri="http://www.wps.cn/android/officeDocument/2013/mofficeCustomData"/>
  </ds:schemaRefs>
</ds:datastoreItem>
</file>

<file path=customXml/itemProps35.xml><?xml version="1.0" encoding="utf-8"?>
<ds:datastoreItem xmlns:ds="http://schemas.openxmlformats.org/officeDocument/2006/customXml" ds:itemID="{DAEA7555-1E87-43B6-B9E7-3D73224DC3D5}">
  <ds:schemaRefs>
    <ds:schemaRef ds:uri="http://www.wps.cn/android/officeDocument/2013/mofficeCustomData"/>
  </ds:schemaRefs>
</ds:datastoreItem>
</file>

<file path=customXml/itemProps36.xml><?xml version="1.0" encoding="utf-8"?>
<ds:datastoreItem xmlns:ds="http://schemas.openxmlformats.org/officeDocument/2006/customXml" ds:itemID="{176D259C-76FD-429E-A1E9-D5DD9F4E4BC1}">
  <ds:schemaRefs>
    <ds:schemaRef ds:uri="http://www.wps.cn/android/officeDocument/2013/mofficeCustomData"/>
  </ds:schemaRefs>
</ds:datastoreItem>
</file>

<file path=customXml/itemProps37.xml><?xml version="1.0" encoding="utf-8"?>
<ds:datastoreItem xmlns:ds="http://schemas.openxmlformats.org/officeDocument/2006/customXml" ds:itemID="{4CD349F3-57C3-4814-9C05-C0D35E09ADE7}">
  <ds:schemaRefs>
    <ds:schemaRef ds:uri="http://www.wps.cn/android/officeDocument/2013/mofficeCustomData"/>
  </ds:schemaRefs>
</ds:datastoreItem>
</file>

<file path=customXml/itemProps38.xml><?xml version="1.0" encoding="utf-8"?>
<ds:datastoreItem xmlns:ds="http://schemas.openxmlformats.org/officeDocument/2006/customXml" ds:itemID="{F389B31A-584B-4106-8108-69B55185E4B8}">
  <ds:schemaRefs>
    <ds:schemaRef ds:uri="http://www.wps.cn/android/officeDocument/2013/mofficeCustomData"/>
  </ds:schemaRefs>
</ds:datastoreItem>
</file>

<file path=customXml/itemProps39.xml><?xml version="1.0" encoding="utf-8"?>
<ds:datastoreItem xmlns:ds="http://schemas.openxmlformats.org/officeDocument/2006/customXml" ds:itemID="{D99759AD-220F-49D6-B1DE-AD87D3DEF9B8}">
  <ds:schemaRefs>
    <ds:schemaRef ds:uri="http://www.wps.cn/android/officeDocument/2013/mofficeCustomData"/>
  </ds:schemaRefs>
</ds:datastoreItem>
</file>

<file path=customXml/itemProps4.xml><?xml version="1.0" encoding="utf-8"?>
<ds:datastoreItem xmlns:ds="http://schemas.openxmlformats.org/officeDocument/2006/customXml" ds:itemID="{0A1D3778-00A1-405B-9EA2-9E90680F73FB}">
  <ds:schemaRefs>
    <ds:schemaRef ds:uri="http://www.wps.cn/android/officeDocument/2013/mofficeCustomData"/>
  </ds:schemaRefs>
</ds:datastoreItem>
</file>

<file path=customXml/itemProps40.xml><?xml version="1.0" encoding="utf-8"?>
<ds:datastoreItem xmlns:ds="http://schemas.openxmlformats.org/officeDocument/2006/customXml" ds:itemID="{6283E261-49F8-4734-A242-7F41A7384603}">
  <ds:schemaRefs>
    <ds:schemaRef ds:uri="http://www.wps.cn/android/officeDocument/2013/mofficeCustomData"/>
  </ds:schemaRefs>
</ds:datastoreItem>
</file>

<file path=customXml/itemProps41.xml><?xml version="1.0" encoding="utf-8"?>
<ds:datastoreItem xmlns:ds="http://schemas.openxmlformats.org/officeDocument/2006/customXml" ds:itemID="{07BC3A31-637D-421E-9A47-2E59CE52CA20}">
  <ds:schemaRefs>
    <ds:schemaRef ds:uri="http://www.wps.cn/android/officeDocument/2013/mofficeCustomData"/>
  </ds:schemaRefs>
</ds:datastoreItem>
</file>

<file path=customXml/itemProps42.xml><?xml version="1.0" encoding="utf-8"?>
<ds:datastoreItem xmlns:ds="http://schemas.openxmlformats.org/officeDocument/2006/customXml" ds:itemID="{D0C1DD7F-8644-44EB-A8F8-EEC79F304BFA}">
  <ds:schemaRefs>
    <ds:schemaRef ds:uri="http://www.wps.cn/android/officeDocument/2013/mofficeCustomData"/>
  </ds:schemaRefs>
</ds:datastoreItem>
</file>

<file path=customXml/itemProps43.xml><?xml version="1.0" encoding="utf-8"?>
<ds:datastoreItem xmlns:ds="http://schemas.openxmlformats.org/officeDocument/2006/customXml" ds:itemID="{5F12E527-3A58-4D79-84E3-4C45DC8ED129}">
  <ds:schemaRefs>
    <ds:schemaRef ds:uri="http://www.wps.cn/android/officeDocument/2013/mofficeCustomData"/>
  </ds:schemaRefs>
</ds:datastoreItem>
</file>

<file path=customXml/itemProps44.xml><?xml version="1.0" encoding="utf-8"?>
<ds:datastoreItem xmlns:ds="http://schemas.openxmlformats.org/officeDocument/2006/customXml" ds:itemID="{26EF31A1-75BF-42C4-8EE4-7512C0B7B893}">
  <ds:schemaRefs>
    <ds:schemaRef ds:uri="http://www.wps.cn/android/officeDocument/2013/mofficeCustomData"/>
  </ds:schemaRefs>
</ds:datastoreItem>
</file>

<file path=customXml/itemProps45.xml><?xml version="1.0" encoding="utf-8"?>
<ds:datastoreItem xmlns:ds="http://schemas.openxmlformats.org/officeDocument/2006/customXml" ds:itemID="{CC655CDD-279C-470E-9849-67D6D7708085}">
  <ds:schemaRefs>
    <ds:schemaRef ds:uri="http://www.wps.cn/android/officeDocument/2013/mofficeCustomData"/>
  </ds:schemaRefs>
</ds:datastoreItem>
</file>

<file path=customXml/itemProps46.xml><?xml version="1.0" encoding="utf-8"?>
<ds:datastoreItem xmlns:ds="http://schemas.openxmlformats.org/officeDocument/2006/customXml" ds:itemID="{E95B6709-B089-4C67-94D4-CAA030E9C778}">
  <ds:schemaRefs>
    <ds:schemaRef ds:uri="http://www.wps.cn/android/officeDocument/2013/mofficeCustomData"/>
  </ds:schemaRefs>
</ds:datastoreItem>
</file>

<file path=customXml/itemProps47.xml><?xml version="1.0" encoding="utf-8"?>
<ds:datastoreItem xmlns:ds="http://schemas.openxmlformats.org/officeDocument/2006/customXml" ds:itemID="{C956D624-6074-462B-9E06-A888EE5D41C1}">
  <ds:schemaRefs>
    <ds:schemaRef ds:uri="http://www.wps.cn/android/officeDocument/2013/mofficeCustomData"/>
  </ds:schemaRefs>
</ds:datastoreItem>
</file>

<file path=customXml/itemProps48.xml><?xml version="1.0" encoding="utf-8"?>
<ds:datastoreItem xmlns:ds="http://schemas.openxmlformats.org/officeDocument/2006/customXml" ds:itemID="{289A6724-9B11-4C10-8A92-B0F9A3B21001}">
  <ds:schemaRefs>
    <ds:schemaRef ds:uri="http://www.wps.cn/android/officeDocument/2013/mofficeCustomData"/>
  </ds:schemaRefs>
</ds:datastoreItem>
</file>

<file path=customXml/itemProps49.xml><?xml version="1.0" encoding="utf-8"?>
<ds:datastoreItem xmlns:ds="http://schemas.openxmlformats.org/officeDocument/2006/customXml" ds:itemID="{42304894-507F-4A58-B796-72470D133468}">
  <ds:schemaRefs>
    <ds:schemaRef ds:uri="http://www.wps.cn/android/officeDocument/2013/mofficeCustomData"/>
  </ds:schemaRefs>
</ds:datastoreItem>
</file>

<file path=customXml/itemProps5.xml><?xml version="1.0" encoding="utf-8"?>
<ds:datastoreItem xmlns:ds="http://schemas.openxmlformats.org/officeDocument/2006/customXml" ds:itemID="{DE187E89-9EF6-456F-AD6E-B51D3AEA4D30}">
  <ds:schemaRefs>
    <ds:schemaRef ds:uri="http://www.wps.cn/android/officeDocument/2013/mofficeCustomData"/>
  </ds:schemaRefs>
</ds:datastoreItem>
</file>

<file path=customXml/itemProps50.xml><?xml version="1.0" encoding="utf-8"?>
<ds:datastoreItem xmlns:ds="http://schemas.openxmlformats.org/officeDocument/2006/customXml" ds:itemID="{60F2DF66-EC16-4937-9759-AC1D308F5007}">
  <ds:schemaRefs>
    <ds:schemaRef ds:uri="http://www.wps.cn/android/officeDocument/2013/mofficeCustomData"/>
  </ds:schemaRefs>
</ds:datastoreItem>
</file>

<file path=customXml/itemProps51.xml><?xml version="1.0" encoding="utf-8"?>
<ds:datastoreItem xmlns:ds="http://schemas.openxmlformats.org/officeDocument/2006/customXml" ds:itemID="{C9B6970D-3224-4656-9EA1-C7428AF6809A}">
  <ds:schemaRefs>
    <ds:schemaRef ds:uri="http://www.wps.cn/android/officeDocument/2013/mofficeCustomData"/>
  </ds:schemaRefs>
</ds:datastoreItem>
</file>

<file path=customXml/itemProps52.xml><?xml version="1.0" encoding="utf-8"?>
<ds:datastoreItem xmlns:ds="http://schemas.openxmlformats.org/officeDocument/2006/customXml" ds:itemID="{7EC5CBE4-64ED-45B4-9155-B5DE4EE9E7B5}">
  <ds:schemaRefs>
    <ds:schemaRef ds:uri="http://www.wps.cn/android/officeDocument/2013/mofficeCustomData"/>
  </ds:schemaRefs>
</ds:datastoreItem>
</file>

<file path=customXml/itemProps53.xml><?xml version="1.0" encoding="utf-8"?>
<ds:datastoreItem xmlns:ds="http://schemas.openxmlformats.org/officeDocument/2006/customXml" ds:itemID="{C4C1772D-A9AD-4B13-A0C9-10283559DE97}">
  <ds:schemaRefs>
    <ds:schemaRef ds:uri="http://www.wps.cn/android/officeDocument/2013/mofficeCustomData"/>
  </ds:schemaRefs>
</ds:datastoreItem>
</file>

<file path=customXml/itemProps54.xml><?xml version="1.0" encoding="utf-8"?>
<ds:datastoreItem xmlns:ds="http://schemas.openxmlformats.org/officeDocument/2006/customXml" ds:itemID="{C9E2E84E-DC35-4E5C-90A4-1580109CE8C0}">
  <ds:schemaRefs>
    <ds:schemaRef ds:uri="http://www.wps.cn/android/officeDocument/2013/mofficeCustomData"/>
  </ds:schemaRefs>
</ds:datastoreItem>
</file>

<file path=customXml/itemProps55.xml><?xml version="1.0" encoding="utf-8"?>
<ds:datastoreItem xmlns:ds="http://schemas.openxmlformats.org/officeDocument/2006/customXml" ds:itemID="{17BB4160-C3E5-43BF-A2BD-29208201B1B9}">
  <ds:schemaRefs>
    <ds:schemaRef ds:uri="http://www.wps.cn/android/officeDocument/2013/mofficeCustomData"/>
  </ds:schemaRefs>
</ds:datastoreItem>
</file>

<file path=customXml/itemProps56.xml><?xml version="1.0" encoding="utf-8"?>
<ds:datastoreItem xmlns:ds="http://schemas.openxmlformats.org/officeDocument/2006/customXml" ds:itemID="{64A18241-6B52-4FF9-865B-13247FAEB26C}">
  <ds:schemaRefs>
    <ds:schemaRef ds:uri="http://www.wps.cn/android/officeDocument/2013/mofficeCustomData"/>
  </ds:schemaRefs>
</ds:datastoreItem>
</file>

<file path=customXml/itemProps57.xml><?xml version="1.0" encoding="utf-8"?>
<ds:datastoreItem xmlns:ds="http://schemas.openxmlformats.org/officeDocument/2006/customXml" ds:itemID="{FB96C91C-CD32-462B-A3B4-DFC5EA7816AC}">
  <ds:schemaRefs>
    <ds:schemaRef ds:uri="http://www.wps.cn/android/officeDocument/2013/mofficeCustomData"/>
  </ds:schemaRefs>
</ds:datastoreItem>
</file>

<file path=customXml/itemProps58.xml><?xml version="1.0" encoding="utf-8"?>
<ds:datastoreItem xmlns:ds="http://schemas.openxmlformats.org/officeDocument/2006/customXml" ds:itemID="{CD5AC9BE-5C25-4141-88EE-17FBB16DB656}">
  <ds:schemaRefs>
    <ds:schemaRef ds:uri="http://www.wps.cn/android/officeDocument/2013/mofficeCustomData"/>
  </ds:schemaRefs>
</ds:datastoreItem>
</file>

<file path=customXml/itemProps59.xml><?xml version="1.0" encoding="utf-8"?>
<ds:datastoreItem xmlns:ds="http://schemas.openxmlformats.org/officeDocument/2006/customXml" ds:itemID="{762FA846-0C61-4AC9-8819-56DF30B5C2BF}">
  <ds:schemaRefs>
    <ds:schemaRef ds:uri="http://www.wps.cn/android/officeDocument/2013/mofficeCustomData"/>
  </ds:schemaRefs>
</ds:datastoreItem>
</file>

<file path=customXml/itemProps6.xml><?xml version="1.0" encoding="utf-8"?>
<ds:datastoreItem xmlns:ds="http://schemas.openxmlformats.org/officeDocument/2006/customXml" ds:itemID="{AD916EEA-2AF5-47FC-A219-746E0D10C776}">
  <ds:schemaRefs>
    <ds:schemaRef ds:uri="http://www.wps.cn/android/officeDocument/2013/mofficeCustomData"/>
  </ds:schemaRefs>
</ds:datastoreItem>
</file>

<file path=customXml/itemProps60.xml><?xml version="1.0" encoding="utf-8"?>
<ds:datastoreItem xmlns:ds="http://schemas.openxmlformats.org/officeDocument/2006/customXml" ds:itemID="{945F2C2B-30ED-4CA2-9238-3DC79F966BAF}">
  <ds:schemaRefs>
    <ds:schemaRef ds:uri="http://www.wps.cn/android/officeDocument/2013/mofficeCustomData"/>
  </ds:schemaRefs>
</ds:datastoreItem>
</file>

<file path=customXml/itemProps61.xml><?xml version="1.0" encoding="utf-8"?>
<ds:datastoreItem xmlns:ds="http://schemas.openxmlformats.org/officeDocument/2006/customXml" ds:itemID="{1C696F4B-CF20-4561-AED0-BDEDD7F351C5}">
  <ds:schemaRefs>
    <ds:schemaRef ds:uri="http://www.wps.cn/android/officeDocument/2013/mofficeCustomData"/>
  </ds:schemaRefs>
</ds:datastoreItem>
</file>

<file path=customXml/itemProps62.xml><?xml version="1.0" encoding="utf-8"?>
<ds:datastoreItem xmlns:ds="http://schemas.openxmlformats.org/officeDocument/2006/customXml" ds:itemID="{12730A4B-615D-4E75-B3DC-8E2F76C1414A}">
  <ds:schemaRefs>
    <ds:schemaRef ds:uri="http://www.wps.cn/android/officeDocument/2013/mofficeCustomData"/>
  </ds:schemaRefs>
</ds:datastoreItem>
</file>

<file path=customXml/itemProps63.xml><?xml version="1.0" encoding="utf-8"?>
<ds:datastoreItem xmlns:ds="http://schemas.openxmlformats.org/officeDocument/2006/customXml" ds:itemID="{C6956074-7B2C-42E6-ACE9-3CE547F07E2A}">
  <ds:schemaRefs>
    <ds:schemaRef ds:uri="http://www.wps.cn/android/officeDocument/2013/mofficeCustomData"/>
  </ds:schemaRefs>
</ds:datastoreItem>
</file>

<file path=customXml/itemProps64.xml><?xml version="1.0" encoding="utf-8"?>
<ds:datastoreItem xmlns:ds="http://schemas.openxmlformats.org/officeDocument/2006/customXml" ds:itemID="{04CC85D2-4B4E-4F09-8322-9E46E48468F5}">
  <ds:schemaRefs>
    <ds:schemaRef ds:uri="http://www.wps.cn/android/officeDocument/2013/mofficeCustomData"/>
  </ds:schemaRefs>
</ds:datastoreItem>
</file>

<file path=customXml/itemProps65.xml><?xml version="1.0" encoding="utf-8"?>
<ds:datastoreItem xmlns:ds="http://schemas.openxmlformats.org/officeDocument/2006/customXml" ds:itemID="{E7DEB044-E445-4DD8-B116-A8C7EFADBF9F}">
  <ds:schemaRefs>
    <ds:schemaRef ds:uri="http://www.wps.cn/android/officeDocument/2013/mofficeCustomData"/>
  </ds:schemaRefs>
</ds:datastoreItem>
</file>

<file path=customXml/itemProps66.xml><?xml version="1.0" encoding="utf-8"?>
<ds:datastoreItem xmlns:ds="http://schemas.openxmlformats.org/officeDocument/2006/customXml" ds:itemID="{14AC213C-46B3-413B-B0AF-C17E181F603C}">
  <ds:schemaRefs>
    <ds:schemaRef ds:uri="http://www.wps.cn/android/officeDocument/2013/mofficeCustomData"/>
  </ds:schemaRefs>
</ds:datastoreItem>
</file>

<file path=customXml/itemProps67.xml><?xml version="1.0" encoding="utf-8"?>
<ds:datastoreItem xmlns:ds="http://schemas.openxmlformats.org/officeDocument/2006/customXml" ds:itemID="{48C72363-B09C-4AB6-9EC6-5A1A1CDA88A8}">
  <ds:schemaRefs>
    <ds:schemaRef ds:uri="http://www.wps.cn/android/officeDocument/2013/mofficeCustomData"/>
  </ds:schemaRefs>
</ds:datastoreItem>
</file>

<file path=customXml/itemProps68.xml><?xml version="1.0" encoding="utf-8"?>
<ds:datastoreItem xmlns:ds="http://schemas.openxmlformats.org/officeDocument/2006/customXml" ds:itemID="{F350AF70-C374-48E6-8393-99F94F0F928C}">
  <ds:schemaRefs>
    <ds:schemaRef ds:uri="http://www.wps.cn/android/officeDocument/2013/mofficeCustomData"/>
  </ds:schemaRefs>
</ds:datastoreItem>
</file>

<file path=customXml/itemProps69.xml><?xml version="1.0" encoding="utf-8"?>
<ds:datastoreItem xmlns:ds="http://schemas.openxmlformats.org/officeDocument/2006/customXml" ds:itemID="{86D0F680-F4F2-4291-BA28-9D167DA4D3A2}">
  <ds:schemaRefs>
    <ds:schemaRef ds:uri="http://www.wps.cn/android/officeDocument/2013/mofficeCustomData"/>
  </ds:schemaRefs>
</ds:datastoreItem>
</file>

<file path=customXml/itemProps7.xml><?xml version="1.0" encoding="utf-8"?>
<ds:datastoreItem xmlns:ds="http://schemas.openxmlformats.org/officeDocument/2006/customXml" ds:itemID="{76C9A9FA-C949-4B98-B2D5-67E3B09BF1C2}">
  <ds:schemaRefs>
    <ds:schemaRef ds:uri="http://www.wps.cn/android/officeDocument/2013/mofficeCustomData"/>
  </ds:schemaRefs>
</ds:datastoreItem>
</file>

<file path=customXml/itemProps70.xml><?xml version="1.0" encoding="utf-8"?>
<ds:datastoreItem xmlns:ds="http://schemas.openxmlformats.org/officeDocument/2006/customXml" ds:itemID="{76AADFFC-0201-409A-BE8B-AE5985D0B847}">
  <ds:schemaRefs>
    <ds:schemaRef ds:uri="http://www.wps.cn/android/officeDocument/2013/mofficeCustomData"/>
  </ds:schemaRefs>
</ds:datastoreItem>
</file>

<file path=customXml/itemProps71.xml><?xml version="1.0" encoding="utf-8"?>
<ds:datastoreItem xmlns:ds="http://schemas.openxmlformats.org/officeDocument/2006/customXml" ds:itemID="{BA33559A-AFD4-412B-8238-386F8F7A0C67}">
  <ds:schemaRefs>
    <ds:schemaRef ds:uri="http://www.wps.cn/android/officeDocument/2013/mofficeCustomData"/>
  </ds:schemaRefs>
</ds:datastoreItem>
</file>

<file path=customXml/itemProps72.xml><?xml version="1.0" encoding="utf-8"?>
<ds:datastoreItem xmlns:ds="http://schemas.openxmlformats.org/officeDocument/2006/customXml" ds:itemID="{D288D87E-74BF-482D-9198-4D380D07B8D5}">
  <ds:schemaRefs>
    <ds:schemaRef ds:uri="http://www.wps.cn/android/officeDocument/2013/mofficeCustomData"/>
  </ds:schemaRefs>
</ds:datastoreItem>
</file>

<file path=customXml/itemProps73.xml><?xml version="1.0" encoding="utf-8"?>
<ds:datastoreItem xmlns:ds="http://schemas.openxmlformats.org/officeDocument/2006/customXml" ds:itemID="{B48FB381-6247-47E7-A720-1FA7B5001328}">
  <ds:schemaRefs>
    <ds:schemaRef ds:uri="http://www.wps.cn/android/officeDocument/2013/mofficeCustomData"/>
  </ds:schemaRefs>
</ds:datastoreItem>
</file>

<file path=customXml/itemProps74.xml><?xml version="1.0" encoding="utf-8"?>
<ds:datastoreItem xmlns:ds="http://schemas.openxmlformats.org/officeDocument/2006/customXml" ds:itemID="{DBB6B8BC-7DB0-43E0-9E01-65F2FB035E85}">
  <ds:schemaRefs>
    <ds:schemaRef ds:uri="http://www.wps.cn/android/officeDocument/2013/mofficeCustomData"/>
  </ds:schemaRefs>
</ds:datastoreItem>
</file>

<file path=customXml/itemProps75.xml><?xml version="1.0" encoding="utf-8"?>
<ds:datastoreItem xmlns:ds="http://schemas.openxmlformats.org/officeDocument/2006/customXml" ds:itemID="{0E0E3CCC-5ECE-4242-B3F0-33BA315934B9}">
  <ds:schemaRefs>
    <ds:schemaRef ds:uri="http://www.wps.cn/android/officeDocument/2013/mofficeCustomData"/>
  </ds:schemaRefs>
</ds:datastoreItem>
</file>

<file path=customXml/itemProps76.xml><?xml version="1.0" encoding="utf-8"?>
<ds:datastoreItem xmlns:ds="http://schemas.openxmlformats.org/officeDocument/2006/customXml" ds:itemID="{6506C0D8-8D37-4BD6-BD03-43982EA0CCAA}">
  <ds:schemaRefs>
    <ds:schemaRef ds:uri="http://www.wps.cn/android/officeDocument/2013/mofficeCustomData"/>
  </ds:schemaRefs>
</ds:datastoreItem>
</file>

<file path=customXml/itemProps77.xml><?xml version="1.0" encoding="utf-8"?>
<ds:datastoreItem xmlns:ds="http://schemas.openxmlformats.org/officeDocument/2006/customXml" ds:itemID="{D669E807-8E69-42D7-A705-68D6E42A14B0}">
  <ds:schemaRefs>
    <ds:schemaRef ds:uri="http://www.wps.cn/android/officeDocument/2013/mofficeCustomData"/>
  </ds:schemaRefs>
</ds:datastoreItem>
</file>

<file path=customXml/itemProps78.xml><?xml version="1.0" encoding="utf-8"?>
<ds:datastoreItem xmlns:ds="http://schemas.openxmlformats.org/officeDocument/2006/customXml" ds:itemID="{CF093EA0-1AED-41A0-8BA9-ACF7C7BF7C30}">
  <ds:schemaRefs>
    <ds:schemaRef ds:uri="http://www.wps.cn/android/officeDocument/2013/mofficeCustomData"/>
  </ds:schemaRefs>
</ds:datastoreItem>
</file>

<file path=customXml/itemProps79.xml><?xml version="1.0" encoding="utf-8"?>
<ds:datastoreItem xmlns:ds="http://schemas.openxmlformats.org/officeDocument/2006/customXml" ds:itemID="{8ADC1DA8-DB0F-466A-9D53-6F1426DB8D9E}">
  <ds:schemaRefs>
    <ds:schemaRef ds:uri="http://www.wps.cn/android/officeDocument/2013/mofficeCustomData"/>
  </ds:schemaRefs>
</ds:datastoreItem>
</file>

<file path=customXml/itemProps8.xml><?xml version="1.0" encoding="utf-8"?>
<ds:datastoreItem xmlns:ds="http://schemas.openxmlformats.org/officeDocument/2006/customXml" ds:itemID="{3BEE3311-F052-4769-8461-42F128D28FEF}">
  <ds:schemaRefs>
    <ds:schemaRef ds:uri="http://www.wps.cn/android/officeDocument/2013/mofficeCustomData"/>
  </ds:schemaRefs>
</ds:datastoreItem>
</file>

<file path=customXml/itemProps80.xml><?xml version="1.0" encoding="utf-8"?>
<ds:datastoreItem xmlns:ds="http://schemas.openxmlformats.org/officeDocument/2006/customXml" ds:itemID="{5D3238ED-E2E3-455D-8D39-E4ACE73D8D19}">
  <ds:schemaRefs>
    <ds:schemaRef ds:uri="http://www.wps.cn/android/officeDocument/2013/mofficeCustomData"/>
  </ds:schemaRefs>
</ds:datastoreItem>
</file>

<file path=customXml/itemProps81.xml><?xml version="1.0" encoding="utf-8"?>
<ds:datastoreItem xmlns:ds="http://schemas.openxmlformats.org/officeDocument/2006/customXml" ds:itemID="{3E5E3EF6-BC42-4168-88D1-C027FA1BC1E4}">
  <ds:schemaRefs>
    <ds:schemaRef ds:uri="http://www.wps.cn/android/officeDocument/2013/mofficeCustomData"/>
  </ds:schemaRefs>
</ds:datastoreItem>
</file>

<file path=customXml/itemProps82.xml><?xml version="1.0" encoding="utf-8"?>
<ds:datastoreItem xmlns:ds="http://schemas.openxmlformats.org/officeDocument/2006/customXml" ds:itemID="{454D69D8-AB32-459E-BE41-165AB9494810}">
  <ds:schemaRefs>
    <ds:schemaRef ds:uri="http://www.wps.cn/android/officeDocument/2013/mofficeCustomData"/>
  </ds:schemaRefs>
</ds:datastoreItem>
</file>

<file path=customXml/itemProps83.xml><?xml version="1.0" encoding="utf-8"?>
<ds:datastoreItem xmlns:ds="http://schemas.openxmlformats.org/officeDocument/2006/customXml" ds:itemID="{99813913-FAE9-4F50-BE7C-417795265FC8}">
  <ds:schemaRefs>
    <ds:schemaRef ds:uri="http://www.wps.cn/android/officeDocument/2013/mofficeCustomData"/>
  </ds:schemaRefs>
</ds:datastoreItem>
</file>

<file path=customXml/itemProps84.xml><?xml version="1.0" encoding="utf-8"?>
<ds:datastoreItem xmlns:ds="http://schemas.openxmlformats.org/officeDocument/2006/customXml" ds:itemID="{8ABBDBF5-C03C-43FB-97A4-74873F1F1ECA}">
  <ds:schemaRefs>
    <ds:schemaRef ds:uri="http://www.wps.cn/android/officeDocument/2013/mofficeCustomData"/>
  </ds:schemaRefs>
</ds:datastoreItem>
</file>

<file path=customXml/itemProps85.xml><?xml version="1.0" encoding="utf-8"?>
<ds:datastoreItem xmlns:ds="http://schemas.openxmlformats.org/officeDocument/2006/customXml" ds:itemID="{BCF3EB21-6A41-4BDF-A28E-CE2F85AD624D}">
  <ds:schemaRefs>
    <ds:schemaRef ds:uri="http://www.wps.cn/android/officeDocument/2013/mofficeCustomData"/>
  </ds:schemaRefs>
</ds:datastoreItem>
</file>

<file path=customXml/itemProps86.xml><?xml version="1.0" encoding="utf-8"?>
<ds:datastoreItem xmlns:ds="http://schemas.openxmlformats.org/officeDocument/2006/customXml" ds:itemID="{783681E9-E227-46EE-BB71-4CBE42844D5C}">
  <ds:schemaRefs>
    <ds:schemaRef ds:uri="http://www.wps.cn/android/officeDocument/2013/mofficeCustomData"/>
  </ds:schemaRefs>
</ds:datastoreItem>
</file>

<file path=customXml/itemProps87.xml><?xml version="1.0" encoding="utf-8"?>
<ds:datastoreItem xmlns:ds="http://schemas.openxmlformats.org/officeDocument/2006/customXml" ds:itemID="{A7261619-9ADA-48B3-8E15-3663CAC445CD}">
  <ds:schemaRefs>
    <ds:schemaRef ds:uri="http://www.wps.cn/android/officeDocument/2013/mofficeCustomData"/>
  </ds:schemaRefs>
</ds:datastoreItem>
</file>

<file path=customXml/itemProps88.xml><?xml version="1.0" encoding="utf-8"?>
<ds:datastoreItem xmlns:ds="http://schemas.openxmlformats.org/officeDocument/2006/customXml" ds:itemID="{4FC02FB8-9CE9-4B66-A583-14AD3561CE9B}">
  <ds:schemaRefs>
    <ds:schemaRef ds:uri="http://www.wps.cn/android/officeDocument/2013/mofficeCustomData"/>
  </ds:schemaRefs>
</ds:datastoreItem>
</file>

<file path=customXml/itemProps89.xml><?xml version="1.0" encoding="utf-8"?>
<ds:datastoreItem xmlns:ds="http://schemas.openxmlformats.org/officeDocument/2006/customXml" ds:itemID="{1378E6B0-5E46-4637-898A-7D6AFDE94CD3}">
  <ds:schemaRefs>
    <ds:schemaRef ds:uri="http://www.wps.cn/android/officeDocument/2013/mofficeCustomData"/>
  </ds:schemaRefs>
</ds:datastoreItem>
</file>

<file path=customXml/itemProps9.xml><?xml version="1.0" encoding="utf-8"?>
<ds:datastoreItem xmlns:ds="http://schemas.openxmlformats.org/officeDocument/2006/customXml" ds:itemID="{37E3488C-F480-4222-AFF6-DDFC5B9BBB21}">
  <ds:schemaRefs>
    <ds:schemaRef ds:uri="http://www.wps.cn/android/officeDocument/2013/mofficeCustomData"/>
  </ds:schemaRefs>
</ds:datastoreItem>
</file>

<file path=customXml/itemProps90.xml><?xml version="1.0" encoding="utf-8"?>
<ds:datastoreItem xmlns:ds="http://schemas.openxmlformats.org/officeDocument/2006/customXml" ds:itemID="{38B37B96-7B19-4F9E-A0CF-2BE5CE4B9830}">
  <ds:schemaRefs>
    <ds:schemaRef ds:uri="http://www.wps.cn/android/officeDocument/2013/mofficeCustomData"/>
  </ds:schemaRefs>
</ds:datastoreItem>
</file>

<file path=customXml/itemProps91.xml><?xml version="1.0" encoding="utf-8"?>
<ds:datastoreItem xmlns:ds="http://schemas.openxmlformats.org/officeDocument/2006/customXml" ds:itemID="{1F0D338E-35E8-441A-BFC2-727B74558F29}">
  <ds:schemaRefs>
    <ds:schemaRef ds:uri="http://www.wps.cn/android/officeDocument/2013/mofficeCustomData"/>
  </ds:schemaRefs>
</ds:datastoreItem>
</file>

<file path=customXml/itemProps92.xml><?xml version="1.0" encoding="utf-8"?>
<ds:datastoreItem xmlns:ds="http://schemas.openxmlformats.org/officeDocument/2006/customXml" ds:itemID="{A7C5FDCC-6C02-43AA-B324-03BF030C4B82}">
  <ds:schemaRefs>
    <ds:schemaRef ds:uri="http://www.wps.cn/android/officeDocument/2013/mofficeCustomData"/>
  </ds:schemaRefs>
</ds:datastoreItem>
</file>

<file path=customXml/itemProps93.xml><?xml version="1.0" encoding="utf-8"?>
<ds:datastoreItem xmlns:ds="http://schemas.openxmlformats.org/officeDocument/2006/customXml" ds:itemID="{4561F4C4-F0BF-45CA-A03F-7CB1DDA3BF5B}">
  <ds:schemaRefs>
    <ds:schemaRef ds:uri="http://www.wps.cn/android/officeDocument/2013/mofficeCustomData"/>
  </ds:schemaRefs>
</ds:datastoreItem>
</file>

<file path=customXml/itemProps94.xml><?xml version="1.0" encoding="utf-8"?>
<ds:datastoreItem xmlns:ds="http://schemas.openxmlformats.org/officeDocument/2006/customXml" ds:itemID="{D5EF44CF-BEB4-4BC7-ADE1-FE9E4A223D69}">
  <ds:schemaRefs>
    <ds:schemaRef ds:uri="http://www.wps.cn/android/officeDocument/2013/mofficeCustomData"/>
  </ds:schemaRefs>
</ds:datastoreItem>
</file>

<file path=customXml/itemProps95.xml><?xml version="1.0" encoding="utf-8"?>
<ds:datastoreItem xmlns:ds="http://schemas.openxmlformats.org/officeDocument/2006/customXml" ds:itemID="{A91D8959-7CF5-4520-ADFB-7C155779C49A}">
  <ds:schemaRefs>
    <ds:schemaRef ds:uri="http://www.wps.cn/android/officeDocument/2013/mofficeCustomData"/>
  </ds:schemaRefs>
</ds:datastoreItem>
</file>

<file path=customXml/itemProps96.xml><?xml version="1.0" encoding="utf-8"?>
<ds:datastoreItem xmlns:ds="http://schemas.openxmlformats.org/officeDocument/2006/customXml" ds:itemID="{4CFB74BB-95F9-4BFC-9802-00D868A55C1D}">
  <ds:schemaRefs>
    <ds:schemaRef ds:uri="http://www.wps.cn/android/officeDocument/2013/mofficeCustomData"/>
  </ds:schemaRefs>
</ds:datastoreItem>
</file>

<file path=customXml/itemProps97.xml><?xml version="1.0" encoding="utf-8"?>
<ds:datastoreItem xmlns:ds="http://schemas.openxmlformats.org/officeDocument/2006/customXml" ds:itemID="{DA479493-9E25-4B50-8385-BB899C4A8180}">
  <ds:schemaRefs>
    <ds:schemaRef ds:uri="http://www.wps.cn/android/officeDocument/2013/mofficeCustomData"/>
  </ds:schemaRefs>
</ds:datastoreItem>
</file>

<file path=customXml/itemProps98.xml><?xml version="1.0" encoding="utf-8"?>
<ds:datastoreItem xmlns:ds="http://schemas.openxmlformats.org/officeDocument/2006/customXml" ds:itemID="{745A8DEE-B6A0-4133-9774-32D570AA07E0}">
  <ds:schemaRefs>
    <ds:schemaRef ds:uri="http://www.wps.cn/android/officeDocument/2013/mofficeCustomData"/>
  </ds:schemaRefs>
</ds:datastoreItem>
</file>

<file path=customXml/itemProps99.xml><?xml version="1.0" encoding="utf-8"?>
<ds:datastoreItem xmlns:ds="http://schemas.openxmlformats.org/officeDocument/2006/customXml" ds:itemID="{DDF2E567-4B91-416C-A4F8-4FBA436360DE}">
  <ds:schemaRefs>
    <ds:schemaRef ds:uri="http://www.wps.cn/android/officeDocument/2013/moffice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13312</TotalTime>
  <Pages>38</Pages>
  <Words>36478</Words>
  <Characters>207931</Characters>
  <Application>Microsoft Office Word</Application>
  <DocSecurity>0</DocSecurity>
  <Lines>1732</Lines>
  <Paragraphs>487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243922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Thike</dc:creator>
  <cp:lastModifiedBy>Ove Jason</cp:lastModifiedBy>
  <cp:revision>31</cp:revision>
  <dcterms:created xsi:type="dcterms:W3CDTF">2019-04-26T02:25:00Z</dcterms:created>
  <dcterms:modified xsi:type="dcterms:W3CDTF">2019-06-21T12:26:00Z</dcterms:modified>
</cp:coreProperties>
</file>