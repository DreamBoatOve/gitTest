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6DC746F0"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w:t>
      </w:r>
      <w:del w:id="4" w:author="Ove Jason" w:date="2019-08-17T15:20:00Z">
        <w:r w:rsidDel="00943FA0">
          <w:rPr>
            <w:rFonts w:ascii="Times New Roman" w:hAnsi="Times New Roman" w:cs="Times New Roman"/>
            <w:sz w:val="24"/>
            <w:szCs w:val="24"/>
          </w:rPr>
          <w:delText xml:space="preserve">threat to </w:delText>
        </w:r>
      </w:del>
      <w:r>
        <w:rPr>
          <w:rFonts w:ascii="Times New Roman" w:hAnsi="Times New Roman" w:cs="Times New Roman"/>
          <w:sz w:val="24"/>
          <w:szCs w:val="24"/>
        </w:rPr>
        <w:t xml:space="preserve">public safety. </w:t>
      </w:r>
      <w:bookmarkStart w:id="5" w:name="_Hlk513035174"/>
      <w:r>
        <w:rPr>
          <w:rFonts w:ascii="Times New Roman" w:hAnsi="Times New Roman" w:cs="Times New Roman"/>
          <w:sz w:val="24"/>
          <w:szCs w:val="24"/>
        </w:rPr>
        <w:t>Traditional regression analysis models in materials science are still not perfect</w:t>
      </w:r>
      <w:ins w:id="6" w:author="Ove Jason" w:date="2019-08-17T15:24:00Z">
        <w:r w:rsidR="00943FA0">
          <w:rPr>
            <w:rFonts w:ascii="Times New Roman" w:hAnsi="Times New Roman" w:cs="Times New Roman"/>
            <w:sz w:val="24"/>
            <w:szCs w:val="24"/>
          </w:rPr>
          <w:t xml:space="preserve"> for their inability</w:t>
        </w:r>
      </w:ins>
      <w:del w:id="7" w:author="Ove Jason" w:date="2019-08-17T15:24:00Z">
        <w:r w:rsidDel="00943FA0">
          <w:rPr>
            <w:rFonts w:ascii="Times New Roman" w:hAnsi="Times New Roman" w:cs="Times New Roman"/>
            <w:sz w:val="24"/>
            <w:szCs w:val="24"/>
          </w:rPr>
          <w:delText>, limited</w:delText>
        </w:r>
      </w:del>
      <w:ins w:id="8" w:author="Ove Jason" w:date="2019-08-17T15:24:00Z">
        <w:r w:rsidR="00943FA0">
          <w:rPr>
            <w:rFonts w:ascii="Times New Roman" w:hAnsi="Times New Roman" w:cs="Times New Roman"/>
            <w:sz w:val="24"/>
            <w:szCs w:val="24"/>
          </w:rPr>
          <w:t xml:space="preserve"> </w:t>
        </w:r>
      </w:ins>
      <w:del w:id="9" w:author="Ove Jason" w:date="2019-08-17T15:24:00Z">
        <w:r w:rsidDel="00943FA0">
          <w:rPr>
            <w:rFonts w:ascii="Times New Roman" w:hAnsi="Times New Roman" w:cs="Times New Roman"/>
            <w:sz w:val="24"/>
            <w:szCs w:val="24"/>
          </w:rPr>
          <w:delText xml:space="preserve"> </w:delText>
        </w:r>
      </w:del>
      <w:r>
        <w:rPr>
          <w:rFonts w:ascii="Times New Roman" w:hAnsi="Times New Roman" w:cs="Times New Roman"/>
          <w:sz w:val="24"/>
          <w:szCs w:val="24"/>
        </w:rPr>
        <w:t>to capture nonlinearities of data and time-consuming</w:t>
      </w:r>
      <w:ins w:id="10" w:author="Ove Jason" w:date="2019-08-17T15:25:00Z">
        <w:r w:rsidR="00943FA0">
          <w:rPr>
            <w:rFonts w:ascii="Times New Roman" w:hAnsi="Times New Roman" w:cs="Times New Roman"/>
            <w:sz w:val="24"/>
            <w:szCs w:val="24"/>
          </w:rPr>
          <w:t xml:space="preserve"> </w:t>
        </w:r>
      </w:ins>
      <w:del w:id="11" w:author="Ove Jason" w:date="2019-08-17T15:25:00Z">
        <w:r w:rsidDel="00943FA0">
          <w:rPr>
            <w:rFonts w:ascii="Times New Roman" w:hAnsi="Times New Roman" w:cs="Times New Roman"/>
            <w:sz w:val="24"/>
            <w:szCs w:val="24"/>
          </w:rPr>
          <w:delText xml:space="preserve"> for </w:delText>
        </w:r>
      </w:del>
      <w:r>
        <w:rPr>
          <w:rFonts w:ascii="Times New Roman" w:hAnsi="Times New Roman" w:cs="Times New Roman"/>
          <w:sz w:val="24"/>
          <w:szCs w:val="24"/>
        </w:rPr>
        <w:t>prediction</w:t>
      </w:r>
      <w:ins w:id="12" w:author="Ove Jason" w:date="2019-08-17T15:25:00Z">
        <w:r w:rsidR="00943FA0">
          <w:rPr>
            <w:rFonts w:ascii="Times New Roman" w:hAnsi="Times New Roman" w:cs="Times New Roman"/>
            <w:sz w:val="24"/>
            <w:szCs w:val="24"/>
          </w:rPr>
          <w:t>,</w:t>
        </w:r>
      </w:ins>
      <w:r w:rsidR="0036734C">
        <w:rPr>
          <w:rFonts w:ascii="Times New Roman" w:hAnsi="Times New Roman" w:cs="Times New Roman"/>
          <w:sz w:val="24"/>
          <w:szCs w:val="24"/>
        </w:rPr>
        <w:t xml:space="preserve"> and have </w:t>
      </w:r>
      <w:ins w:id="13" w:author="Ove Jason" w:date="2019-08-17T15:22:00Z">
        <w:r w:rsidR="00943FA0">
          <w:rPr>
            <w:rFonts w:ascii="Times New Roman" w:hAnsi="Times New Roman" w:cs="Times New Roman"/>
            <w:sz w:val="24"/>
            <w:szCs w:val="24"/>
          </w:rPr>
          <w:t xml:space="preserve">a </w:t>
        </w:r>
      </w:ins>
      <w:r w:rsidR="0036734C">
        <w:rPr>
          <w:rFonts w:ascii="Times New Roman" w:hAnsi="Times New Roman" w:cs="Times New Roman"/>
          <w:sz w:val="24"/>
          <w:szCs w:val="24"/>
        </w:rPr>
        <w:t>poor ability to handle large amount</w:t>
      </w:r>
      <w:ins w:id="14" w:author="Ove Jason" w:date="2019-08-17T15:22:00Z">
        <w:r w:rsidR="00943FA0">
          <w:rPr>
            <w:rFonts w:ascii="Times New Roman" w:hAnsi="Times New Roman" w:cs="Times New Roman"/>
            <w:sz w:val="24"/>
            <w:szCs w:val="24"/>
          </w:rPr>
          <w:t>s</w:t>
        </w:r>
      </w:ins>
      <w:r w:rsidR="0036734C">
        <w:rPr>
          <w:rFonts w:ascii="Times New Roman" w:hAnsi="Times New Roman" w:cs="Times New Roman"/>
          <w:sz w:val="24"/>
          <w:szCs w:val="24"/>
        </w:rPr>
        <w:t xml:space="preserve"> of data</w:t>
      </w:r>
      <w:r>
        <w:rPr>
          <w:rFonts w:ascii="Times New Roman" w:hAnsi="Times New Roman" w:cs="Times New Roman"/>
          <w:sz w:val="24"/>
          <w:szCs w:val="24"/>
        </w:rPr>
        <w:t xml:space="preserve">. </w:t>
      </w:r>
      <w:bookmarkEnd w:id="5"/>
      <w:r>
        <w:rPr>
          <w:rFonts w:ascii="Times New Roman" w:hAnsi="Times New Roman" w:cs="Times New Roman"/>
          <w:sz w:val="24"/>
          <w:szCs w:val="24"/>
        </w:rPr>
        <w:t xml:space="preserve">It makes a strong demand on data </w:t>
      </w:r>
      <w:del w:id="15" w:author="Ove Jason" w:date="2019-08-17T15:26:00Z">
        <w:r w:rsidDel="00943FA0">
          <w:rPr>
            <w:rFonts w:ascii="Times New Roman" w:hAnsi="Times New Roman" w:cs="Times New Roman"/>
            <w:sz w:val="24"/>
            <w:szCs w:val="24"/>
          </w:rPr>
          <w:delText xml:space="preserve">analysis </w:delText>
        </w:r>
      </w:del>
      <w:ins w:id="16" w:author="Ove Jason" w:date="2019-08-17T15:26:00Z">
        <w:r w:rsidR="00943FA0">
          <w:rPr>
            <w:rFonts w:ascii="Times New Roman" w:hAnsi="Times New Roman" w:cs="Times New Roman"/>
            <w:sz w:val="24"/>
            <w:szCs w:val="24"/>
          </w:rPr>
          <w:t xml:space="preserve">analyses </w:t>
        </w:r>
      </w:ins>
      <w:r>
        <w:rPr>
          <w:rFonts w:ascii="Times New Roman" w:hAnsi="Times New Roman" w:cs="Times New Roman"/>
          <w:sz w:val="24"/>
          <w:szCs w:val="24"/>
        </w:rPr>
        <w:t xml:space="preserve">of materials data with the help of </w:t>
      </w:r>
      <w:r w:rsidR="00BF50FD">
        <w:rPr>
          <w:rFonts w:ascii="Times New Roman" w:hAnsi="Times New Roman" w:cs="Times New Roman" w:hint="eastAsia"/>
          <w:sz w:val="24"/>
          <w:szCs w:val="24"/>
        </w:rPr>
        <w:t xml:space="preserve">novel </w:t>
      </w:r>
      <w:r>
        <w:rPr>
          <w:rFonts w:ascii="Times New Roman" w:hAnsi="Times New Roman" w:cs="Times New Roman"/>
          <w:sz w:val="24"/>
          <w:szCs w:val="24"/>
        </w:rPr>
        <w:t>computer science method</w:t>
      </w:r>
      <w:ins w:id="17" w:author="Ove Jason" w:date="2019-08-17T15:26:00Z">
        <w:r w:rsidR="00943FA0">
          <w:rPr>
            <w:rFonts w:ascii="Times New Roman" w:hAnsi="Times New Roman" w:cs="Times New Roman"/>
            <w:sz w:val="24"/>
            <w:szCs w:val="24"/>
          </w:rPr>
          <w:t>s</w:t>
        </w:r>
      </w:ins>
      <w:r>
        <w:rPr>
          <w:rFonts w:ascii="Times New Roman" w:hAnsi="Times New Roman" w:cs="Times New Roman"/>
          <w:sz w:val="24"/>
          <w:szCs w:val="24"/>
        </w:rPr>
        <w:t xml:space="preserve">. In recent years, artificial neural network (ANN) is increasingly performing </w:t>
      </w:r>
      <w:r w:rsidR="00072EA8">
        <w:rPr>
          <w:rFonts w:ascii="Times New Roman" w:hAnsi="Times New Roman" w:cs="Times New Roman" w:hint="eastAsia"/>
          <w:sz w:val="24"/>
          <w:szCs w:val="24"/>
        </w:rPr>
        <w:t>as a strong tool to establish the relationships among data and successfully</w:t>
      </w:r>
      <w:r w:rsidR="00897903">
        <w:rPr>
          <w:rFonts w:ascii="Times New Roman" w:hAnsi="Times New Roman" w:cs="Times New Roman" w:hint="eastAsia"/>
          <w:sz w:val="24"/>
          <w:szCs w:val="24"/>
        </w:rPr>
        <w:t xml:space="preserve"> </w:t>
      </w:r>
      <w:del w:id="18" w:author="Ove Jason" w:date="2019-08-17T15:27:00Z">
        <w:r w:rsidR="00897903" w:rsidDel="00943FA0">
          <w:rPr>
            <w:rFonts w:ascii="Times New Roman" w:hAnsi="Times New Roman" w:cs="Times New Roman" w:hint="eastAsia"/>
            <w:sz w:val="24"/>
            <w:szCs w:val="24"/>
          </w:rPr>
          <w:delText>being</w:delText>
        </w:r>
      </w:del>
      <w:ins w:id="19" w:author="Ove Jason" w:date="2019-08-17T15:30:00Z">
        <w:r w:rsidR="00BA331E">
          <w:rPr>
            <w:rFonts w:ascii="Times New Roman" w:hAnsi="Times New Roman" w:cs="Times New Roman"/>
            <w:sz w:val="24"/>
            <w:szCs w:val="24"/>
          </w:rPr>
          <w:t>??</w:t>
        </w:r>
      </w:ins>
      <w:del w:id="20" w:author="Ove Jason" w:date="2019-08-17T15:27:00Z">
        <w:r w:rsidR="00072EA8" w:rsidDel="00943FA0">
          <w:rPr>
            <w:rFonts w:ascii="Times New Roman" w:hAnsi="Times New Roman" w:cs="Times New Roman" w:hint="eastAsia"/>
            <w:sz w:val="24"/>
            <w:szCs w:val="24"/>
          </w:rPr>
          <w:delText xml:space="preserve"> </w:delText>
        </w:r>
      </w:del>
      <w:r w:rsidR="00072EA8">
        <w:rPr>
          <w:rFonts w:ascii="Times New Roman" w:hAnsi="Times New Roman" w:cs="Times New Roman" w:hint="eastAsia"/>
          <w:sz w:val="24"/>
          <w:szCs w:val="24"/>
        </w:rPr>
        <w:t>appl</w:t>
      </w:r>
      <w:r w:rsidR="00897903">
        <w:rPr>
          <w:rFonts w:ascii="Times New Roman" w:hAnsi="Times New Roman" w:cs="Times New Roman" w:hint="eastAsia"/>
          <w:sz w:val="24"/>
          <w:szCs w:val="24"/>
        </w:rPr>
        <w:t>ied</w:t>
      </w:r>
      <w:r w:rsidR="00072EA8">
        <w:rPr>
          <w:rFonts w:ascii="Times New Roman" w:hAnsi="Times New Roman" w:cs="Times New Roman" w:hint="eastAsia"/>
          <w:sz w:val="24"/>
          <w:szCs w:val="24"/>
        </w:rPr>
        <w:t xml:space="preserve"> in</w:t>
      </w:r>
      <w:r>
        <w:rPr>
          <w:rFonts w:ascii="Times New Roman" w:hAnsi="Times New Roman" w:cs="Times New Roman"/>
          <w:sz w:val="24"/>
          <w:szCs w:val="24"/>
        </w:rPr>
        <w:t xml:space="preserve"> materials science. In this paper, </w:t>
      </w:r>
      <w:r w:rsidR="001226D2">
        <w:rPr>
          <w:rFonts w:ascii="Times New Roman" w:hAnsi="Times New Roman" w:cs="Times New Roman"/>
          <w:sz w:val="24"/>
          <w:szCs w:val="24"/>
        </w:rPr>
        <w:t>some typical</w:t>
      </w:r>
      <w:r>
        <w:rPr>
          <w:rFonts w:ascii="Times New Roman" w:hAnsi="Times New Roman" w:cs="Times New Roman"/>
          <w:sz w:val="24"/>
          <w:szCs w:val="24"/>
        </w:rPr>
        <w:t xml:space="preserve"> </w:t>
      </w:r>
      <w:bookmarkStart w:id="21" w:name="_Hlk534899642"/>
      <w:r>
        <w:rPr>
          <w:rFonts w:ascii="Times New Roman" w:hAnsi="Times New Roman" w:cs="Times New Roman"/>
          <w:sz w:val="24"/>
          <w:szCs w:val="24"/>
        </w:rPr>
        <w:t>ANN</w:t>
      </w:r>
      <w:bookmarkEnd w:id="21"/>
      <w:r>
        <w:rPr>
          <w:rFonts w:ascii="Times New Roman" w:hAnsi="Times New Roman" w:cs="Times New Roman"/>
          <w:sz w:val="24"/>
          <w:szCs w:val="24"/>
        </w:rPr>
        <w:t xml:space="preserve"> applications for predicting various properties</w:t>
      </w:r>
      <w:ins w:id="22" w:author="Ove Jason" w:date="2019-08-17T16:37:00Z">
        <w:r w:rsidR="00E851C9">
          <w:rPr>
            <w:rFonts w:ascii="Times New Roman" w:hAnsi="Times New Roman" w:cs="Times New Roman"/>
            <w:sz w:val="24"/>
            <w:szCs w:val="24"/>
          </w:rPr>
          <w:t xml:space="preserve"> (corrosion, structural,</w:t>
        </w:r>
      </w:ins>
      <w:ins w:id="23" w:author="Ove Jason" w:date="2019-08-17T16:38:00Z">
        <w:r w:rsidR="00E851C9">
          <w:rPr>
            <w:rFonts w:ascii="Times New Roman" w:hAnsi="Times New Roman" w:cs="Times New Roman"/>
            <w:sz w:val="24"/>
            <w:szCs w:val="24"/>
          </w:rPr>
          <w:t xml:space="preserve"> </w:t>
        </w:r>
      </w:ins>
      <w:ins w:id="24" w:author="Ove Jason" w:date="2019-08-17T16:37:00Z">
        <w:r w:rsidR="00E851C9">
          <w:rPr>
            <w:rFonts w:ascii="Times New Roman" w:hAnsi="Times New Roman" w:cs="Times New Roman"/>
            <w:sz w:val="24"/>
            <w:szCs w:val="24"/>
          </w:rPr>
          <w:t>tribological</w:t>
        </w:r>
      </w:ins>
      <w:ins w:id="25" w:author="Ove Jason" w:date="2019-08-17T16:38:00Z">
        <w:r w:rsidR="00E851C9">
          <w:rPr>
            <w:rFonts w:ascii="Times New Roman" w:hAnsi="Times New Roman" w:cs="Times New Roman"/>
            <w:sz w:val="24"/>
            <w:szCs w:val="24"/>
          </w:rPr>
          <w:t>, etc</w:t>
        </w:r>
      </w:ins>
      <w:ins w:id="26" w:author="Ove Jason" w:date="2019-08-17T16:44:00Z">
        <w:r w:rsidR="00211086">
          <w:rPr>
            <w:rFonts w:ascii="Times New Roman" w:hAnsi="Times New Roman" w:cs="Times New Roman"/>
            <w:sz w:val="24"/>
            <w:szCs w:val="24"/>
          </w:rPr>
          <w:t>.</w:t>
        </w:r>
      </w:ins>
      <w:ins w:id="27" w:author="Ove Jason" w:date="2019-08-17T16:37:00Z">
        <w:r w:rsidR="00E851C9">
          <w:rPr>
            <w:rFonts w:ascii="Times New Roman" w:hAnsi="Times New Roman" w:cs="Times New Roman"/>
            <w:sz w:val="24"/>
            <w:szCs w:val="24"/>
          </w:rPr>
          <w:t>)</w:t>
        </w:r>
      </w:ins>
      <w:r>
        <w:rPr>
          <w:rFonts w:ascii="Times New Roman" w:hAnsi="Times New Roman" w:cs="Times New Roman"/>
          <w:sz w:val="24"/>
          <w:szCs w:val="24"/>
        </w:rPr>
        <w:t xml:space="preserve"> of different materials </w:t>
      </w:r>
      <w:ins w:id="28" w:author="Ove Jason" w:date="2019-08-17T15:51:00Z">
        <w:r w:rsidR="002F398F">
          <w:rPr>
            <w:rFonts w:ascii="Times New Roman" w:hAnsi="Times New Roman" w:cs="Times New Roman"/>
            <w:sz w:val="24"/>
            <w:szCs w:val="24"/>
          </w:rPr>
          <w:t>servicing under multiple environme</w:t>
        </w:r>
      </w:ins>
      <w:ins w:id="29" w:author="Ove Jason" w:date="2019-08-17T15:52:00Z">
        <w:r w:rsidR="002F398F">
          <w:rPr>
            <w:rFonts w:ascii="Times New Roman" w:hAnsi="Times New Roman" w:cs="Times New Roman"/>
            <w:sz w:val="24"/>
            <w:szCs w:val="24"/>
          </w:rPr>
          <w:t>nts</w:t>
        </w:r>
      </w:ins>
      <w:ins w:id="30" w:author="Ove Jason" w:date="2019-08-17T16:38:00Z">
        <w:r w:rsidR="00E851C9">
          <w:rPr>
            <w:rFonts w:ascii="Times New Roman" w:hAnsi="Times New Roman" w:cs="Times New Roman"/>
            <w:sz w:val="24"/>
            <w:szCs w:val="24"/>
          </w:rPr>
          <w:t xml:space="preserve"> (</w:t>
        </w:r>
      </w:ins>
      <w:ins w:id="31" w:author="Ove Jason" w:date="2019-08-17T16:39:00Z">
        <w:r w:rsidR="00211086">
          <w:rPr>
            <w:rFonts w:ascii="Times New Roman" w:hAnsi="Times New Roman" w:cs="Times New Roman"/>
            <w:sz w:val="24"/>
            <w:szCs w:val="24"/>
          </w:rPr>
          <w:t>atmosphere, stress,</w:t>
        </w:r>
      </w:ins>
      <w:ins w:id="32" w:author="Ove Jason" w:date="2019-08-17T16:40:00Z">
        <w:r w:rsidR="00211086">
          <w:rPr>
            <w:rFonts w:ascii="Times New Roman" w:hAnsi="Times New Roman" w:cs="Times New Roman"/>
            <w:sz w:val="24"/>
            <w:szCs w:val="24"/>
          </w:rPr>
          <w:t xml:space="preserve"> nuclear, weld, etc</w:t>
        </w:r>
      </w:ins>
      <w:ins w:id="33" w:author="Ove Jason" w:date="2019-08-17T16:45:00Z">
        <w:r w:rsidR="00211086">
          <w:rPr>
            <w:rFonts w:ascii="Times New Roman" w:hAnsi="Times New Roman" w:cs="Times New Roman"/>
            <w:sz w:val="24"/>
            <w:szCs w:val="24"/>
          </w:rPr>
          <w:t>.</w:t>
        </w:r>
      </w:ins>
      <w:ins w:id="34" w:author="Ove Jason" w:date="2019-08-17T16:38:00Z">
        <w:r w:rsidR="00E851C9">
          <w:rPr>
            <w:rFonts w:ascii="Times New Roman" w:hAnsi="Times New Roman" w:cs="Times New Roman"/>
            <w:sz w:val="24"/>
            <w:szCs w:val="24"/>
          </w:rPr>
          <w:t>)</w:t>
        </w:r>
      </w:ins>
      <w:del w:id="35" w:author="Ove Jason" w:date="2019-08-17T15:52:00Z">
        <w:r w:rsidDel="002F398F">
          <w:rPr>
            <w:rFonts w:ascii="Times New Roman" w:hAnsi="Times New Roman" w:cs="Times New Roman"/>
            <w:sz w:val="24"/>
            <w:szCs w:val="24"/>
          </w:rPr>
          <w:delText xml:space="preserve">in </w:delText>
        </w:r>
        <w:r w:rsidR="0024674D" w:rsidDel="002F398F">
          <w:rPr>
            <w:rFonts w:ascii="Times New Roman" w:hAnsi="Times New Roman" w:cs="Times New Roman"/>
            <w:sz w:val="24"/>
            <w:szCs w:val="24"/>
          </w:rPr>
          <w:delText xml:space="preserve">a variety </w:delText>
        </w:r>
        <w:r w:rsidR="001D28CB" w:rsidDel="002F398F">
          <w:rPr>
            <w:rFonts w:ascii="Times New Roman" w:hAnsi="Times New Roman" w:cs="Times New Roman"/>
            <w:sz w:val="24"/>
            <w:szCs w:val="24"/>
          </w:rPr>
          <w:delText>of materials</w:delText>
        </w:r>
        <w:r w:rsidDel="002F398F">
          <w:rPr>
            <w:rFonts w:ascii="Times New Roman" w:hAnsi="Times New Roman" w:cs="Times New Roman"/>
            <w:sz w:val="24"/>
            <w:szCs w:val="24"/>
          </w:rPr>
          <w:delText xml:space="preserve"> related areas</w:delText>
        </w:r>
      </w:del>
      <w:r>
        <w:rPr>
          <w:rFonts w:ascii="Times New Roman" w:hAnsi="Times New Roman" w:cs="Times New Roman"/>
          <w:sz w:val="24"/>
          <w:szCs w:val="24"/>
        </w:rPr>
        <w:t xml:space="preserve"> </w:t>
      </w:r>
      <w:r w:rsidR="00205AFC">
        <w:rPr>
          <w:rFonts w:ascii="Times New Roman" w:hAnsi="Times New Roman" w:cs="Times New Roman"/>
          <w:sz w:val="24"/>
          <w:szCs w:val="24"/>
        </w:rPr>
        <w:t>are</w:t>
      </w:r>
      <w:r>
        <w:rPr>
          <w:rFonts w:ascii="Times New Roman" w:hAnsi="Times New Roman" w:cs="Times New Roman"/>
          <w:sz w:val="24"/>
          <w:szCs w:val="24"/>
        </w:rPr>
        <w:t xml:space="preserve"> reviewed. </w:t>
      </w:r>
      <w:commentRangeStart w:id="36"/>
      <w:r>
        <w:rPr>
          <w:rFonts w:ascii="Times New Roman" w:hAnsi="Times New Roman" w:cs="Times New Roman"/>
          <w:sz w:val="24"/>
          <w:szCs w:val="24"/>
        </w:rPr>
        <w:t>It</w:t>
      </w:r>
      <w:commentRangeEnd w:id="36"/>
      <w:r w:rsidR="00AE364D">
        <w:rPr>
          <w:rStyle w:val="a6"/>
        </w:rPr>
        <w:commentReference w:id="36"/>
      </w:r>
      <w:r>
        <w:rPr>
          <w:rFonts w:ascii="Times New Roman" w:hAnsi="Times New Roman" w:cs="Times New Roman"/>
          <w:sz w:val="24"/>
          <w:szCs w:val="24"/>
        </w:rPr>
        <w:t xml:space="preserve"> highlights the significance of ANN in materials related problems and the trend of ANN in </w:t>
      </w:r>
      <w:ins w:id="37" w:author="Ove Jason" w:date="2019-08-17T15:31:00Z">
        <w:r w:rsidR="00BA331E">
          <w:rPr>
            <w:rFonts w:ascii="Times New Roman" w:hAnsi="Times New Roman" w:cs="Times New Roman"/>
            <w:sz w:val="24"/>
            <w:szCs w:val="24"/>
          </w:rPr>
          <w:t xml:space="preserve">the </w:t>
        </w:r>
      </w:ins>
      <w:r>
        <w:rPr>
          <w:rFonts w:ascii="Times New Roman" w:hAnsi="Times New Roman" w:cs="Times New Roman"/>
          <w:sz w:val="24"/>
          <w:szCs w:val="24"/>
        </w:rPr>
        <w:t>context of materials science with some limitations.</w:t>
      </w:r>
    </w:p>
    <w:p w14:paraId="7F7EBC06" w14:textId="0AF0DA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w:t>
      </w:r>
      <w:r w:rsidR="001226D2">
        <w:rPr>
          <w:rFonts w:ascii="Times New Roman" w:hAnsi="Times New Roman" w:cs="Times New Roman"/>
          <w:sz w:val="24"/>
          <w:szCs w:val="24"/>
        </w:rPr>
        <w:t xml:space="preserve">artificial neural network, </w:t>
      </w:r>
      <w:r>
        <w:rPr>
          <w:rFonts w:ascii="Times New Roman" w:hAnsi="Times New Roman" w:cs="Times New Roman"/>
          <w:sz w:val="24"/>
          <w:szCs w:val="24"/>
        </w:rPr>
        <w:t xml:space="preserve">materials performance prediction, </w:t>
      </w:r>
      <w:r w:rsidR="001226D2">
        <w:rPr>
          <w:rFonts w:ascii="Times New Roman" w:hAnsi="Times New Roman" w:cs="Times New Roman"/>
          <w:sz w:val="24"/>
          <w:szCs w:val="24"/>
        </w:rPr>
        <w:t xml:space="preserve">materials design, </w:t>
      </w:r>
      <w:r>
        <w:rPr>
          <w:rFonts w:ascii="Times New Roman" w:hAnsi="Times New Roman" w:cs="Times New Roman"/>
          <w:sz w:val="24"/>
          <w:szCs w:val="24"/>
        </w:rPr>
        <w:t>multilayer perceptron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14CE25A2"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w:t>
      </w:r>
      <w:ins w:id="38" w:author="Ove Jason" w:date="2019-08-17T21:37:00Z">
        <w:r w:rsidR="00CA55C6">
          <w:rPr>
            <w:rFonts w:ascii="Times New Roman" w:hAnsi="Times New Roman" w:cs="Times New Roman"/>
            <w:sz w:val="24"/>
            <w:szCs w:val="24"/>
          </w:rPr>
          <w:t xml:space="preserve"> and unable</w:t>
        </w:r>
      </w:ins>
      <w:del w:id="39" w:author="Ove Jason" w:date="2019-08-17T21:37:00Z">
        <w:r w:rsidDel="00CA55C6">
          <w:rPr>
            <w:rFonts w:ascii="Times New Roman" w:hAnsi="Times New Roman" w:cs="Times New Roman"/>
            <w:sz w:val="24"/>
            <w:szCs w:val="24"/>
          </w:rPr>
          <w:delText xml:space="preserve">, </w:delText>
        </w:r>
        <w:r w:rsidR="001D28CB" w:rsidDel="00CA55C6">
          <w:rPr>
            <w:rFonts w:ascii="Times New Roman" w:hAnsi="Times New Roman" w:cs="Times New Roman"/>
            <w:sz w:val="24"/>
            <w:szCs w:val="24"/>
          </w:rPr>
          <w:delText>limited</w:delText>
        </w:r>
      </w:del>
      <w:r w:rsidR="001D28CB">
        <w:rPr>
          <w:rFonts w:ascii="Times New Roman" w:hAnsi="Times New Roman" w:cs="Times New Roman"/>
          <w:sz w:val="24"/>
          <w:szCs w:val="24"/>
        </w:rPr>
        <w:t xml:space="preserve"> to capture nonlinearities of data and time-consuming for prediction</w:t>
      </w:r>
      <w:ins w:id="40" w:author="Ove Jason" w:date="2019-08-17T21:38:00Z">
        <w:r w:rsidR="00CA55C6">
          <w:rPr>
            <w:rFonts w:ascii="Times New Roman" w:hAnsi="Times New Roman" w:cs="Times New Roman"/>
            <w:sz w:val="24"/>
            <w:szCs w:val="24"/>
          </w:rPr>
          <w:t>,</w:t>
        </w:r>
      </w:ins>
      <w:r w:rsidR="001D28CB">
        <w:rPr>
          <w:rFonts w:ascii="Times New Roman" w:hAnsi="Times New Roman" w:cs="Times New Roman"/>
          <w:sz w:val="24"/>
          <w:szCs w:val="24"/>
        </w:rPr>
        <w:t xml:space="preserve"> and have </w:t>
      </w:r>
      <w:ins w:id="41" w:author="Ove Jason" w:date="2019-08-17T21:35:00Z">
        <w:r w:rsidR="00CA55C6">
          <w:rPr>
            <w:rFonts w:ascii="Times New Roman" w:hAnsi="Times New Roman" w:cs="Times New Roman"/>
            <w:sz w:val="24"/>
            <w:szCs w:val="24"/>
          </w:rPr>
          <w:t xml:space="preserve">a </w:t>
        </w:r>
      </w:ins>
      <w:r w:rsidR="001D28CB">
        <w:rPr>
          <w:rFonts w:ascii="Times New Roman" w:hAnsi="Times New Roman" w:cs="Times New Roman"/>
          <w:sz w:val="24"/>
          <w:szCs w:val="24"/>
        </w:rPr>
        <w:t>poor ability to handle large amount</w:t>
      </w:r>
      <w:ins w:id="42" w:author="Ove Jason" w:date="2019-08-17T21:36:00Z">
        <w:r w:rsidR="00CA55C6">
          <w:rPr>
            <w:rFonts w:ascii="Times New Roman" w:hAnsi="Times New Roman" w:cs="Times New Roman"/>
            <w:sz w:val="24"/>
            <w:szCs w:val="24"/>
          </w:rPr>
          <w:t>s</w:t>
        </w:r>
      </w:ins>
      <w:r w:rsidR="001D28CB">
        <w:rPr>
          <w:rFonts w:ascii="Times New Roman" w:hAnsi="Times New Roman" w:cs="Times New Roman"/>
          <w:sz w:val="24"/>
          <w:szCs w:val="24"/>
        </w:rPr>
        <w:t xml:space="preserve"> of data</w:t>
      </w:r>
      <w:r>
        <w:rPr>
          <w:rFonts w:ascii="Times New Roman" w:hAnsi="Times New Roman" w:cs="Times New Roman"/>
          <w:sz w:val="24"/>
          <w:szCs w:val="24"/>
        </w:rPr>
        <w:t xml:space="preserve">. In recent years, an emerging area of </w:t>
      </w:r>
      <w:r>
        <w:rPr>
          <w:rFonts w:ascii="Times New Roman" w:hAnsi="Times New Roman" w:cs="Times New Roman"/>
          <w:sz w:val="24"/>
          <w:szCs w:val="24"/>
        </w:rPr>
        <w:lastRenderedPageBreak/>
        <w:t xml:space="preserve">materials performance evaluation and prediction by artificial neural network (ANN) was evolved as an efficient way. ANN analysis can produce satisfactory prediction results of materials properties, compared to 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r w:rsidR="00E408A6">
        <w:rPr>
          <w:rFonts w:ascii="Times New Roman" w:hAnsi="Times New Roman" w:cs="Times New Roman"/>
          <w:noProof/>
          <w:sz w:val="24"/>
          <w:szCs w:val="24"/>
        </w:rPr>
        <w:t>1</w:t>
      </w:r>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2</w:t>
      </w:r>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2AD0B9E8"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&lt;EndNote&gt;&lt;Cite&gt;&lt;Author&gt;Bhadeshia&lt;/Author&gt;&lt;Year&gt;2009&lt;/Year&gt;&lt;RecNum&gt;56&lt;/RecNum&gt;&lt;DisplayText&gt;[3]&lt;/DisplayText&gt;&lt;record&gt;&lt;rec-number&gt;56&lt;/rec-number&gt;&lt;foreign-keys&gt;&lt;key app="EN" db-id="909v2wsdarxet0er2papedrtdfde0xxra5af" timestamp="1560339664"&gt;56&lt;/key&gt;&lt;/foreign-keys&gt;&lt;ref-type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3</w:t>
      </w:r>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&lt;EndNote&gt;&lt;Cite&gt;&lt;Author&gt;Vera&lt;/Author&gt;&lt;Year&gt;2014&lt;/Year&gt;&lt;RecNum&gt;54&lt;/RecNum&gt;&lt;DisplayText&gt;[4]&lt;/DisplayText&gt;&lt;record&gt;&lt;rec-number&gt;54&lt;/rec-number&gt;&lt;foreign-keys&gt;&lt;key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4</w:t>
      </w:r>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43"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43"/>
      <w:r>
        <w:rPr>
          <w:rFonts w:ascii="Times New Roman" w:hAnsi="Times New Roman" w:cs="Times New Roman"/>
          <w:sz w:val="24"/>
          <w:szCs w:val="24"/>
        </w:rPr>
        <w:t xml:space="preserve"> </w:t>
      </w:r>
    </w:p>
    <w:p w14:paraId="65E5C207" w14:textId="10E7720B"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44"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w:t>
      </w:r>
      <w:r w:rsidR="00B93B65" w:rsidRPr="00B64E66">
        <w:rPr>
          <w:rFonts w:ascii="Times New Roman" w:hAnsi="Times New Roman" w:cs="Times New Roman"/>
          <w:sz w:val="24"/>
          <w:szCs w:val="24"/>
        </w:rPr>
        <w:t>from simple</w:t>
      </w:r>
      <w:r w:rsidR="0054615E" w:rsidRPr="00B64E66">
        <w:rPr>
          <w:rFonts w:ascii="Times New Roman" w:hAnsi="Times New Roman" w:cs="Times New Roman"/>
          <w:sz w:val="24"/>
          <w:szCs w:val="24"/>
        </w:rPr>
        <w:t xml:space="preserve"> </w:t>
      </w:r>
      <w:r w:rsidR="00653584" w:rsidRPr="00B64E66">
        <w:rPr>
          <w:rFonts w:ascii="Times New Roman" w:hAnsi="Times New Roman" w:cs="Times New Roman"/>
          <w:sz w:val="24"/>
          <w:szCs w:val="24"/>
        </w:rPr>
        <w:t xml:space="preserve">ANN </w:t>
      </w:r>
      <w:r w:rsidR="00B93B65" w:rsidRPr="00B64E66">
        <w:rPr>
          <w:rFonts w:ascii="Times New Roman" w:hAnsi="Times New Roman" w:cs="Times New Roman"/>
          <w:sz w:val="24"/>
          <w:szCs w:val="24"/>
        </w:rPr>
        <w:t>models alone</w:t>
      </w:r>
      <w:r w:rsidR="00B93B65">
        <w:rPr>
          <w:rFonts w:ascii="Times New Roman" w:hAnsi="Times New Roman" w:cs="Times New Roman"/>
          <w:sz w:val="24"/>
          <w:szCs w:val="24"/>
        </w:rPr>
        <w:t xml:space="preserv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44"/>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09F2E773" w:rsidR="00CF1552" w:rsidRDefault="002A0880"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ANN</w:t>
      </w:r>
      <w:r w:rsidR="00205DC2">
        <w:rPr>
          <w:rFonts w:ascii="Times New Roman" w:hAnsi="Times New Roman" w:cs="Times New Roman"/>
          <w:sz w:val="24"/>
          <w:szCs w:val="24"/>
        </w:rPr>
        <w:t xml:space="preserve"> is one kind of network model established in mathematical way that is </w:t>
      </w:r>
      <w:r w:rsidR="00715BB8">
        <w:rPr>
          <w:rFonts w:ascii="Times New Roman" w:hAnsi="Times New Roman" w:cs="Times New Roman"/>
          <w:sz w:val="24"/>
          <w:szCs w:val="24"/>
        </w:rPr>
        <w:t>based upon</w:t>
      </w:r>
      <w:r w:rsidR="00205DC2">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w:t>
      </w:r>
      <w:ins w:id="45" w:author="Ove Jason" w:date="2019-08-17T21:44:00Z">
        <w:r w:rsidR="00CA55C6">
          <w:rPr>
            <w:rFonts w:ascii="Times New Roman" w:hAnsi="Times New Roman" w:cs="Times New Roman"/>
            <w:sz w:val="24"/>
            <w:szCs w:val="24"/>
          </w:rPr>
          <w:t>,</w:t>
        </w:r>
      </w:ins>
      <w:r w:rsidR="00205DC2">
        <w:rPr>
          <w:rFonts w:ascii="Times New Roman" w:hAnsi="Times New Roman" w:cs="Times New Roman"/>
          <w:sz w:val="24"/>
          <w:szCs w:val="24"/>
        </w:rPr>
        <w:t xml:space="preserve"> and </w:t>
      </w:r>
      <w:r w:rsidR="00205DC2"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00205DC2" w:rsidRPr="00EF33B3">
        <w:rPr>
          <w:rFonts w:ascii="Times New Roman" w:hAnsi="Times New Roman" w:cs="Times New Roman"/>
          <w:sz w:val="24"/>
          <w:szCs w:val="24"/>
        </w:rPr>
        <w:t>, bias and activation function</w:t>
      </w:r>
      <w:r w:rsidR="0002666E">
        <w:rPr>
          <w:rFonts w:ascii="Times New Roman" w:hAnsi="Times New Roman" w:cs="Times New Roman"/>
          <w:sz w:val="24"/>
          <w:szCs w:val="24"/>
        </w:rPr>
        <w:t>s</w:t>
      </w:r>
      <w:r w:rsidR="00205DC2" w:rsidRPr="00EF33B3">
        <w:rPr>
          <w:rFonts w:ascii="Times New Roman" w:hAnsi="Times New Roman" w:cs="Times New Roman"/>
          <w:sz w:val="24"/>
          <w:szCs w:val="24"/>
        </w:rPr>
        <w:t>. Those neurons are firstly grouped into layers</w:t>
      </w:r>
      <w:ins w:id="46" w:author="Ove Jason" w:date="2019-08-17T21:45:00Z">
        <w:r w:rsidR="00CA55C6">
          <w:rPr>
            <w:rFonts w:ascii="Times New Roman" w:hAnsi="Times New Roman" w:cs="Times New Roman"/>
            <w:sz w:val="24"/>
            <w:szCs w:val="24"/>
          </w:rPr>
          <w:t>,</w:t>
        </w:r>
      </w:ins>
      <w:r w:rsidR="00205DC2" w:rsidRPr="00EF33B3">
        <w:rPr>
          <w:rFonts w:ascii="Times New Roman" w:hAnsi="Times New Roman" w:cs="Times New Roman"/>
          <w:sz w:val="24"/>
          <w:szCs w:val="24"/>
        </w:rPr>
        <w:t xml:space="preserve"> and then those layers are connected to each other, thus forming a network model.</w:t>
      </w:r>
      <w:r w:rsidR="00205DC2"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00205DC2" w:rsidRPr="00700ED9">
        <w:rPr>
          <w:rFonts w:ascii="Times New Roman" w:hAnsi="Times New Roman" w:cs="Times New Roman"/>
          <w:sz w:val="24"/>
          <w:szCs w:val="24"/>
        </w:rPr>
        <w:t xml:space="preserve">processing to produce the final output to output layer. </w:t>
      </w:r>
      <w:del w:id="47" w:author="Ove Jason" w:date="2019-08-17T21:47:00Z">
        <w:r w:rsidR="00205DC2" w:rsidRPr="00EF33B3" w:rsidDel="000E172F">
          <w:rPr>
            <w:rFonts w:ascii="Times New Roman" w:hAnsi="Times New Roman" w:cs="Times New Roman"/>
            <w:sz w:val="24"/>
            <w:szCs w:val="24"/>
          </w:rPr>
          <w:delText xml:space="preserve">That </w:delText>
        </w:r>
      </w:del>
      <w:ins w:id="48" w:author="Ove Jason" w:date="2019-08-17T21:47:00Z">
        <w:r w:rsidR="000E172F" w:rsidRPr="00EF33B3">
          <w:rPr>
            <w:rFonts w:ascii="Times New Roman" w:hAnsi="Times New Roman" w:cs="Times New Roman"/>
            <w:sz w:val="24"/>
            <w:szCs w:val="24"/>
          </w:rPr>
          <w:t>Th</w:t>
        </w:r>
        <w:r w:rsidR="000E172F">
          <w:rPr>
            <w:rFonts w:ascii="Times New Roman" w:hAnsi="Times New Roman" w:cs="Times New Roman"/>
            <w:sz w:val="24"/>
            <w:szCs w:val="24"/>
          </w:rPr>
          <w:t>is??</w:t>
        </w:r>
        <w:r w:rsidR="000E172F" w:rsidRPr="00EF33B3">
          <w:rPr>
            <w:rFonts w:ascii="Times New Roman" w:hAnsi="Times New Roman" w:cs="Times New Roman"/>
            <w:sz w:val="24"/>
            <w:szCs w:val="24"/>
          </w:rPr>
          <w:t xml:space="preserve"> </w:t>
        </w:r>
      </w:ins>
      <w:r w:rsidR="00205DC2" w:rsidRPr="00EF33B3">
        <w:rPr>
          <w:rFonts w:ascii="Times New Roman" w:hAnsi="Times New Roman" w:cs="Times New Roman"/>
          <w:sz w:val="24"/>
          <w:szCs w:val="24"/>
        </w:rPr>
        <w:t xml:space="preserve">kind of movement from </w:t>
      </w:r>
      <w:r w:rsidR="00205DC2" w:rsidRPr="00EF33B3">
        <w:rPr>
          <w:rFonts w:ascii="Times New Roman" w:hAnsi="Times New Roman" w:cs="Times New Roman"/>
          <w:sz w:val="24"/>
          <w:szCs w:val="24"/>
        </w:rPr>
        <w:lastRenderedPageBreak/>
        <w:t xml:space="preserve">the input layer to the output layer is known as feed forward propagation. When there is </w:t>
      </w:r>
      <w:ins w:id="49" w:author="Ove Jason" w:date="2019-08-17T21:48:00Z">
        <w:r w:rsidR="000E172F">
          <w:rPr>
            <w:rFonts w:ascii="Times New Roman" w:hAnsi="Times New Roman" w:cs="Times New Roman"/>
            <w:sz w:val="24"/>
            <w:szCs w:val="24"/>
          </w:rPr>
          <w:t xml:space="preserve">an </w:t>
        </w:r>
      </w:ins>
      <w:r w:rsidR="00205DC2" w:rsidRPr="00EF33B3">
        <w:rPr>
          <w:rFonts w:ascii="Times New Roman" w:hAnsi="Times New Roman" w:cs="Times New Roman"/>
          <w:sz w:val="24"/>
          <w:szCs w:val="24"/>
        </w:rPr>
        <w:t xml:space="preserve">error between </w:t>
      </w:r>
      <w:del w:id="50" w:author="Ove Jason" w:date="2019-08-17T21:51:00Z">
        <w:r w:rsidR="00205DC2" w:rsidRPr="00EF33B3" w:rsidDel="000E172F">
          <w:rPr>
            <w:rFonts w:ascii="Times New Roman" w:hAnsi="Times New Roman" w:cs="Times New Roman"/>
            <w:sz w:val="24"/>
            <w:szCs w:val="24"/>
          </w:rPr>
          <w:delText xml:space="preserve">the </w:delText>
        </w:r>
      </w:del>
      <w:ins w:id="51" w:author="Ove Jason" w:date="2019-08-17T21:51:00Z">
        <w:r w:rsidR="000E172F">
          <w:rPr>
            <w:rFonts w:ascii="Times New Roman" w:hAnsi="Times New Roman" w:cs="Times New Roman"/>
            <w:sz w:val="24"/>
            <w:szCs w:val="24"/>
          </w:rPr>
          <w:t>an</w:t>
        </w:r>
        <w:r w:rsidR="000E172F" w:rsidRPr="00EF33B3">
          <w:rPr>
            <w:rFonts w:ascii="Times New Roman" w:hAnsi="Times New Roman" w:cs="Times New Roman"/>
            <w:sz w:val="24"/>
            <w:szCs w:val="24"/>
          </w:rPr>
          <w:t xml:space="preserve"> </w:t>
        </w:r>
      </w:ins>
      <w:r w:rsidR="00205DC2" w:rsidRPr="00EF33B3">
        <w:rPr>
          <w:rFonts w:ascii="Times New Roman" w:hAnsi="Times New Roman" w:cs="Times New Roman"/>
          <w:sz w:val="24"/>
          <w:szCs w:val="24"/>
        </w:rPr>
        <w:t xml:space="preserve">actual output and </w:t>
      </w:r>
      <w:del w:id="52" w:author="Ove Jason" w:date="2019-08-17T21:51:00Z">
        <w:r w:rsidR="00205DC2" w:rsidRPr="00EF33B3" w:rsidDel="000E172F">
          <w:rPr>
            <w:rFonts w:ascii="Times New Roman" w:hAnsi="Times New Roman" w:cs="Times New Roman"/>
            <w:sz w:val="24"/>
            <w:szCs w:val="24"/>
          </w:rPr>
          <w:delText xml:space="preserve">the </w:delText>
        </w:r>
      </w:del>
      <w:ins w:id="53" w:author="Ove Jason" w:date="2019-08-17T21:51:00Z">
        <w:r w:rsidR="000E172F">
          <w:rPr>
            <w:rFonts w:ascii="Times New Roman" w:hAnsi="Times New Roman" w:cs="Times New Roman"/>
            <w:sz w:val="24"/>
            <w:szCs w:val="24"/>
          </w:rPr>
          <w:t>an</w:t>
        </w:r>
        <w:r w:rsidR="000E172F" w:rsidRPr="00EF33B3">
          <w:rPr>
            <w:rFonts w:ascii="Times New Roman" w:hAnsi="Times New Roman" w:cs="Times New Roman"/>
            <w:sz w:val="24"/>
            <w:szCs w:val="24"/>
          </w:rPr>
          <w:t xml:space="preserve"> </w:t>
        </w:r>
      </w:ins>
      <w:r w:rsidR="00205DC2" w:rsidRPr="00EF33B3">
        <w:rPr>
          <w:rFonts w:ascii="Times New Roman" w:hAnsi="Times New Roman" w:cs="Times New Roman"/>
          <w:sz w:val="24"/>
          <w:szCs w:val="24"/>
        </w:rPr>
        <w:t xml:space="preserve">expected output at the output layer, the weights and biases of neurons will be updated to reduce the error in </w:t>
      </w:r>
      <w:ins w:id="54" w:author="Ove Jason" w:date="2019-08-17T21:48:00Z">
        <w:r w:rsidR="000E172F">
          <w:rPr>
            <w:rFonts w:ascii="Times New Roman" w:hAnsi="Times New Roman" w:cs="Times New Roman"/>
            <w:sz w:val="24"/>
            <w:szCs w:val="24"/>
          </w:rPr>
          <w:t xml:space="preserve">a </w:t>
        </w:r>
      </w:ins>
      <w:r w:rsidR="00205DC2" w:rsidRPr="00EF33B3">
        <w:rPr>
          <w:rFonts w:ascii="Times New Roman" w:hAnsi="Times New Roman" w:cs="Times New Roman"/>
          <w:sz w:val="24"/>
          <w:szCs w:val="24"/>
        </w:rPr>
        <w:t>backpropagation process.</w:t>
      </w:r>
      <w:r w:rsidR="00205DC2">
        <w:rPr>
          <w:rFonts w:ascii="Times New Roman" w:hAnsi="Times New Roman" w:cs="Times New Roman"/>
          <w:sz w:val="24"/>
          <w:szCs w:val="24"/>
        </w:rPr>
        <w:t xml:space="preserve"> </w:t>
      </w:r>
      <w:r w:rsidR="00205DC2">
        <w:rPr>
          <w:rFonts w:ascii="Times New Roman" w:hAnsi="Times New Roman" w:cs="Times New Roman" w:hint="eastAsia"/>
          <w:sz w:val="24"/>
          <w:szCs w:val="24"/>
        </w:rPr>
        <w:t>L</w:t>
      </w:r>
      <w:r w:rsidR="00205DC2">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sidR="00205DC2">
        <w:rPr>
          <w:rFonts w:ascii="Times New Roman" w:hAnsi="Times New Roman" w:cs="Times New Roman"/>
          <w:sz w:val="24"/>
          <w:szCs w:val="24"/>
        </w:rPr>
        <w:t xml:space="preserve"> can learn from previous data and iteratively adjust the weight values to reduce </w:t>
      </w:r>
      <w:ins w:id="55" w:author="Ove Jason" w:date="2019-08-17T21:51:00Z">
        <w:r w:rsidR="000E172F">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error between </w:t>
      </w:r>
      <w:ins w:id="56" w:author="Ove Jason" w:date="2019-08-17T21:51:00Z">
        <w:r w:rsidR="000E172F">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actual output and </w:t>
      </w:r>
      <w:ins w:id="57" w:author="Ove Jason" w:date="2019-08-17T21:51:00Z">
        <w:r w:rsidR="000E172F">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desired output. </w:t>
      </w:r>
      <w:r w:rsidR="00205DC2"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00205DC2"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sidR="00205DC2">
        <w:rPr>
          <w:rFonts w:ascii="Times New Roman" w:hAnsi="Times New Roman" w:cs="Times New Roman"/>
          <w:sz w:val="24"/>
          <w:szCs w:val="24"/>
        </w:rPr>
        <w:t xml:space="preserve"> Details of the neural network method itself can be found in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5</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&lt;EndNote&gt;&lt;Cite&gt;&lt;Author&gt;Rojas&lt;/Author&gt;&lt;Year&gt;1996&lt;/Year&gt;&lt;RecNum&gt;50&lt;/RecNum&gt;&lt;DisplayText&gt;[6]&lt;/DisplayText&gt;&lt;record&gt;&lt;rec-number&gt;50&lt;/rec-number&gt;&lt;foreign-keys&gt;&lt;key app="EN" db-id="909v2wsdarxet0er2papedrtdfde0xxra5af" timestamp="1560339661"&gt;50&lt;/key&gt;&lt;/foreign-keys&gt;&lt;ref-type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6</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&lt;EndNote&gt;&lt;Cite&gt;&lt;Author&gt;Demuth&lt;/Author&gt;&lt;Year&gt;2014&lt;/Year&gt;&lt;RecNum&gt;45&lt;/RecNum&gt;&lt;DisplayText&gt;[7]&lt;/DisplayText&gt;&lt;record&gt;&lt;rec-number&gt;45&lt;/rec-number&gt;&lt;foreign-keys&gt;&lt;key app="EN" db-id="909v2wsdarxet0er2papedrtdfde0xxra5af" timestamp="1560339658"&gt;45&lt;/key&gt;&lt;/foreign-keys&gt;&lt;ref-type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7</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&lt;EndNote&gt;&lt;Cite&gt;&lt;Author&gt;Fausett&lt;/Author&gt;&lt;Year&gt;1994&lt;/Year&gt;&lt;RecNum&gt;32&lt;/RecNum&gt;&lt;DisplayText&gt;[8]&lt;/DisplayText&gt;&lt;record&gt;&lt;rec-number&gt;32&lt;/rec-number&gt;&lt;foreign-keys&gt;&lt;key app="EN" db-id="909v2wsdarxet0er2papedrtdfde0xxra5af" timestamp="1560339647"&gt;32&lt;/key&gt;&lt;/foreign-keys&gt;&lt;ref-type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8</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33AA8EF4"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r w:rsidR="00CB5C4A">
        <w:rPr>
          <w:rFonts w:ascii="Times New Roman" w:hAnsi="Times New Roman" w:cs="Times New Roman"/>
          <w:sz w:val="24"/>
          <w:szCs w:val="24"/>
        </w:rPr>
        <w:t xml:space="preserve">generally </w:t>
      </w:r>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5</w:t>
      </w:r>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58" w:name="_Hlk3226792"/>
      <w:r>
        <w:rPr>
          <w:rFonts w:ascii="Times New Roman" w:hAnsi="Times New Roman" w:cs="Times New Roman"/>
          <w:sz w:val="24"/>
          <w:szCs w:val="24"/>
        </w:rPr>
        <w:t xml:space="preserve">Fig 1 </w:t>
      </w:r>
      <w:bookmarkEnd w:id="58"/>
      <w:r>
        <w:rPr>
          <w:rFonts w:ascii="Times New Roman" w:hAnsi="Times New Roman" w:cs="Times New Roman"/>
          <w:sz w:val="24"/>
          <w:szCs w:val="24"/>
        </w:rPr>
        <w:t xml:space="preserve">demonstrates a single layer </w:t>
      </w:r>
      <w:r w:rsidR="00C57B9C">
        <w:rPr>
          <w:rFonts w:ascii="Times New Roman" w:hAnsi="Times New Roman" w:cs="Times New Roman"/>
          <w:sz w:val="24"/>
          <w:szCs w:val="24"/>
        </w:rPr>
        <w:t xml:space="preserve">perceptron </w:t>
      </w:r>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31793E">
        <w:rPr>
          <w:rFonts w:ascii="Times New Roman" w:hAnsi="Times New Roman" w:cs="Times New Roman"/>
          <w:sz w:val="24"/>
          <w:szCs w:val="24"/>
        </w:rPr>
        <w:t>s</w:t>
      </w:r>
      <w:r w:rsidR="00F97BCC">
        <w:rPr>
          <w:rFonts w:ascii="Times New Roman" w:hAnsi="Times New Roman" w:cs="Times New Roman"/>
          <w:sz w:val="24"/>
          <w:szCs w:val="24"/>
        </w:rPr>
        <w:t xml:space="preserve"> and </w:t>
      </w:r>
      <w:r>
        <w:rPr>
          <w:rFonts w:ascii="Times New Roman" w:hAnsi="Times New Roman" w:cs="Times New Roman"/>
          <w:sz w:val="24"/>
          <w:szCs w:val="24"/>
        </w:rPr>
        <w:t>the number of neuron</w:t>
      </w:r>
      <w:r w:rsidR="0031793E">
        <w:rPr>
          <w:rFonts w:ascii="Times New Roman" w:hAnsi="Times New Roman" w:cs="Times New Roman"/>
          <w:sz w:val="24"/>
          <w:szCs w:val="24"/>
        </w:rPr>
        <w:t>s</w:t>
      </w:r>
      <w:ins w:id="59" w:author="Ove Jason" w:date="2019-08-17T22:02:00Z">
        <w:r w:rsidR="00D44E43">
          <w:rPr>
            <w:rFonts w:ascii="Times New Roman" w:hAnsi="Times New Roman" w:cs="Times New Roman"/>
            <w:sz w:val="24"/>
            <w:szCs w:val="24"/>
          </w:rPr>
          <w:t>,</w:t>
        </w:r>
      </w:ins>
      <w:r>
        <w:rPr>
          <w:rFonts w:ascii="Times New Roman" w:hAnsi="Times New Roman" w:cs="Times New Roman"/>
          <w:sz w:val="24"/>
          <w:szCs w:val="24"/>
        </w:rPr>
        <w:t xml:space="preserve"> </w:t>
      </w:r>
      <w:r w:rsidR="00F97BCC">
        <w:rPr>
          <w:rFonts w:ascii="Times New Roman" w:hAnsi="Times New Roman" w:cs="Times New Roman"/>
          <w:sz w:val="24"/>
          <w:szCs w:val="24"/>
        </w:rPr>
        <w:t>respectively</w:t>
      </w:r>
      <w:ins w:id="60" w:author="Ove Jason" w:date="2019-08-17T22:02:00Z">
        <w:r w:rsidR="00D44E43">
          <w:rPr>
            <w:rFonts w:ascii="Times New Roman" w:hAnsi="Times New Roman" w:cs="Times New Roman"/>
            <w:sz w:val="24"/>
            <w:szCs w:val="24"/>
          </w:rPr>
          <w:t>,</w:t>
        </w:r>
      </w:ins>
      <w:r w:rsidR="00F97BCC">
        <w:rPr>
          <w:rFonts w:ascii="Times New Roman" w:hAnsi="Times New Roman" w:cs="Times New Roman"/>
          <w:sz w:val="24"/>
          <w:szCs w:val="24"/>
        </w:rPr>
        <w:t xml:space="preserve">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and output</w:t>
      </w:r>
      <w:r>
        <w:rPr>
          <w:rFonts w:ascii="Times New Roman" w:hAnsi="Times New Roman" w:cs="Times New Roman"/>
          <w:sz w:val="24"/>
          <w:szCs w:val="24"/>
        </w:rPr>
        <w:t>.</w:t>
      </w:r>
    </w:p>
    <w:p w14:paraId="56F3F538" w14:textId="6A821554" w:rsidR="00D1739A" w:rsidRDefault="004C4012" w:rsidP="00D1739A">
      <w:pPr>
        <w:widowControl w:val="0"/>
        <w:spacing w:before="240" w:line="360" w:lineRule="auto"/>
        <w:jc w:val="center"/>
      </w:pPr>
      <w:r>
        <w:object w:dxaOrig="11328" w:dyaOrig="8559" w14:anchorId="18F97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77.05pt" o:ole="">
            <v:imagedata r:id="rId191" o:title=""/>
          </v:shape>
          <o:OLEObject Type="Embed" ProgID="Visio.Drawing.11" ShapeID="_x0000_i1025" DrawAspect="Content" ObjectID="_1627656460" r:id="rId192"/>
        </w:object>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61"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61"/>
    </w:p>
    <w:p w14:paraId="7B859B49" w14:textId="42A9730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all neurons in a single layer perceptron network produce their corresponding output, the number of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 xml:space="preserve">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62"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62"/>
      <w:r>
        <w:rPr>
          <w:rFonts w:ascii="Times New Roman" w:hAnsi="Times New Roman" w:cs="Times New Roman"/>
          <w:sz w:val="24"/>
          <w:szCs w:val="24"/>
        </w:rPr>
        <w:t xml:space="preserve">are connected to the neurons of the single layer via their corresponding weights </w:t>
      </w:r>
      <w:bookmarkStart w:id="63"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63"/>
      <w:r>
        <w:rPr>
          <w:rFonts w:ascii="Times New Roman" w:hAnsi="Times New Roman" w:cs="Times New Roman"/>
          <w:sz w:val="24"/>
          <w:szCs w:val="24"/>
        </w:rPr>
        <w:t xml:space="preserve"> so that every neuron has the corresponding weight value for each input signal respectively. The input signal X can be expressed in vector form as</w:t>
      </w:r>
      <w:r w:rsidR="009B41A2">
        <w:rPr>
          <w:rFonts w:ascii="Times New Roman" w:hAnsi="Times New Roman" w:cs="Times New Roman"/>
          <w:sz w:val="24"/>
          <w:szCs w:val="24"/>
        </w:rPr>
        <w:t xml:space="preserve"> the following formula.</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64"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64"/>
      <w:r>
        <w:rPr>
          <w:rFonts w:ascii="Times New Roman" w:hAnsi="Times New Roman" w:cs="Times New Roman"/>
          <w:b/>
          <w:bCs/>
          <w:sz w:val="24"/>
          <w:szCs w:val="24"/>
        </w:rPr>
        <w:t xml:space="preserve">                                                               (1)</w:t>
      </w:r>
    </w:p>
    <w:p w14:paraId="46B0786E" w14:textId="1759A253" w:rsidR="00CF1552" w:rsidRDefault="009B41A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05DC2">
        <w:rPr>
          <w:rFonts w:ascii="Times New Roman" w:hAnsi="Times New Roman" w:cs="Times New Roman"/>
          <w:sz w:val="24"/>
          <w:szCs w:val="24"/>
        </w:rPr>
        <w:t xml:space="preserve">weight data </w:t>
      </w:r>
      <w:r>
        <w:rPr>
          <w:rFonts w:ascii="Times New Roman" w:hAnsi="Times New Roman" w:cs="Times New Roman"/>
          <w:sz w:val="24"/>
          <w:szCs w:val="24"/>
        </w:rPr>
        <w:t xml:space="preserve">can be expressed </w:t>
      </w:r>
      <w:r w:rsidR="00205DC2">
        <w:rPr>
          <w:rFonts w:ascii="Times New Roman" w:hAnsi="Times New Roman" w:cs="Times New Roman"/>
          <w:sz w:val="24"/>
          <w:szCs w:val="24"/>
        </w:rPr>
        <w:t>as</w:t>
      </w:r>
      <w:r>
        <w:rPr>
          <w:rFonts w:ascii="Times New Roman" w:hAnsi="Times New Roman" w:cs="Times New Roman"/>
          <w:sz w:val="24"/>
          <w:szCs w:val="24"/>
        </w:rPr>
        <w:t xml:space="preserve"> the following matrix.</w:t>
      </w:r>
    </w:p>
    <w:p w14:paraId="7B08FD9B" w14:textId="1CA52368"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05365FD9" w:rsidR="00CF1552" w:rsidRPr="00661719" w:rsidRDefault="009B41A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H</w:t>
      </w:r>
      <w:r w:rsidR="00205DC2">
        <w:rPr>
          <w:rFonts w:ascii="Times New Roman" w:hAnsi="Times New Roman" w:cs="Times New Roman"/>
          <w:sz w:val="24"/>
          <w:szCs w:val="24"/>
        </w:rPr>
        <w:t xml:space="preserve">ere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is the number of neuron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is the number of </w:t>
      </w:r>
      <w:proofErr w:type="gramStart"/>
      <w:r w:rsidR="00205DC2">
        <w:rPr>
          <w:rFonts w:ascii="Times New Roman" w:hAnsi="Times New Roman" w:cs="Times New Roman"/>
          <w:sz w:val="24"/>
          <w:szCs w:val="24"/>
        </w:rPr>
        <w:t>input</w:t>
      </w:r>
      <w:proofErr w:type="gramEnd"/>
      <w:r w:rsidR="00205DC2">
        <w:rPr>
          <w:rFonts w:ascii="Times New Roman" w:hAnsi="Times New Roman" w:cs="Times New Roman"/>
          <w:sz w:val="24"/>
          <w:szCs w:val="24"/>
        </w:rPr>
        <w:t xml:space="preserve">. Any connection between neurons and input of the network can be calculated based on the number of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sidR="00205DC2">
        <w:rPr>
          <w:rFonts w:ascii="Times New Roman" w:hAnsi="Times New Roman" w:cs="Times New Roman"/>
          <w:sz w:val="24"/>
          <w:szCs w:val="24"/>
        </w:rPr>
        <w:t xml:space="preserve"> </w:t>
      </w:r>
    </w:p>
    <w:p w14:paraId="770D6094" w14:textId="7E626A04"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4C4012">
        <w:object w:dxaOrig="12164" w:dyaOrig="7146" w14:anchorId="680C48F1">
          <v:shape id="_x0000_i1026" type="#_x0000_t75" style="width:409.55pt;height:188.95pt" o:ole="">
            <v:imagedata r:id="rId193" o:title=""/>
          </v:shape>
          <o:OLEObject Type="Embed" ProgID="Visio.Drawing.11" ShapeID="_x0000_i1026" DrawAspect="Content" ObjectID="_1627656461"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095A905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w:t>
      </w:r>
      <w:r w:rsidR="001D4EAF">
        <w:rPr>
          <w:rFonts w:ascii="Times New Roman" w:hAnsi="Times New Roman" w:cs="Times New Roman"/>
          <w:sz w:val="24"/>
          <w:szCs w:val="24"/>
        </w:rPr>
        <w:t>Since an artificial neuron</w:t>
      </w:r>
      <w:r>
        <w:rPr>
          <w:rFonts w:ascii="Times New Roman" w:hAnsi="Times New Roman" w:cs="Times New Roman"/>
          <w:sz w:val="24"/>
          <w:szCs w:val="24"/>
        </w:rPr>
        <w:t xml:space="preserve">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65"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65"/>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716DAD02" w14:textId="7143AC63"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w:t>
      </w:r>
      <w:r w:rsidR="006D75E3">
        <w:rPr>
          <w:rFonts w:ascii="Times New Roman" w:hAnsi="Times New Roman" w:cs="Times New Roman"/>
          <w:sz w:val="24"/>
          <w:szCs w:val="24"/>
        </w:rPr>
        <w:t>es</w:t>
      </w:r>
      <w:r>
        <w:rPr>
          <w:rFonts w:ascii="Times New Roman" w:hAnsi="Times New Roman" w:cs="Times New Roman"/>
          <w:sz w:val="24"/>
          <w:szCs w:val="24"/>
        </w:rPr>
        <w:t xml:space="preserve"> it to produce the output.</w:t>
      </w:r>
      <w:r w:rsidR="004B4379">
        <w:rPr>
          <w:rFonts w:ascii="Times New Roman" w:hAnsi="Times New Roman" w:cs="Times New Roman"/>
          <w:b/>
          <w:bCs/>
          <w:sz w:val="24"/>
          <w:szCs w:val="24"/>
        </w:rPr>
        <w:t xml:space="preserve"> </w:t>
      </w:r>
      <w:r w:rsidR="004B4379">
        <w:rPr>
          <w:rFonts w:ascii="Times New Roman" w:hAnsi="Times New Roman" w:cs="Times New Roman"/>
          <w:sz w:val="24"/>
          <w:szCs w:val="24"/>
        </w:rPr>
        <w:t>T</w:t>
      </w:r>
      <w:r>
        <w:rPr>
          <w:rFonts w:ascii="Times New Roman" w:hAnsi="Times New Roman" w:cs="Times New Roman"/>
          <w:sz w:val="24"/>
          <w:szCs w:val="24"/>
        </w:rPr>
        <w:t>he output of the entire network can also be calculated by passing the sum of multiplication of the input vector and weight vector to the activation function as follows:</w:t>
      </w:r>
    </w:p>
    <w:p w14:paraId="17932B67" w14:textId="40FBFB30"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r w:rsidR="004B4379">
        <w:rPr>
          <w:rFonts w:ascii="Times New Roman" w:hAnsi="Times New Roman" w:cs="Times New Roman"/>
          <w:b/>
          <w:bCs/>
          <w:sz w:val="24"/>
          <w:szCs w:val="24"/>
        </w:rPr>
        <w:t>4</w:t>
      </w:r>
      <w:r w:rsidRPr="001A4BA0">
        <w:rPr>
          <w:rFonts w:ascii="Times New Roman" w:hAnsi="Times New Roman" w:cs="Times New Roman"/>
          <w:b/>
          <w:bCs/>
          <w:sz w:val="24"/>
          <w:szCs w:val="24"/>
        </w:rPr>
        <w:t>)</w:t>
      </w:r>
    </w:p>
    <w:p w14:paraId="5343A585" w14:textId="4DF5B66F" w:rsidR="004B4379" w:rsidRDefault="00205DC2"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w:t>
      </w:r>
      <w:r w:rsidR="006D75E3">
        <w:rPr>
          <w:rFonts w:ascii="Times New Roman" w:hAnsi="Times New Roman" w:cs="Times New Roman"/>
          <w:sz w:val="24"/>
          <w:szCs w:val="24"/>
        </w:rPr>
        <w:t>l network, some neurons include</w:t>
      </w:r>
      <w:r>
        <w:rPr>
          <w:rFonts w:ascii="Times New Roman" w:hAnsi="Times New Roman" w:cs="Times New Roman"/>
          <w:sz w:val="24"/>
          <w:szCs w:val="24"/>
        </w:rPr>
        <w:t xml:space="preserve">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r w:rsidR="004B4379">
        <w:rPr>
          <w:rFonts w:ascii="Times New Roman" w:hAnsi="Times New Roman" w:cs="Times New Roman"/>
          <w:sz w:val="24"/>
          <w:szCs w:val="24"/>
        </w:rPr>
        <w:t>s</w:t>
      </w:r>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b/>
          <w:bCs/>
          <w:i/>
          <w:iCs/>
          <w:sz w:val="24"/>
          <w:szCs w:val="24"/>
        </w:rPr>
        <w:tab/>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5)</w:t>
      </w:r>
    </w:p>
    <w:p w14:paraId="60043CC2" w14:textId="0115A221"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t>
      </w:r>
      <w:proofErr w:type="spellStart"/>
      <w:r w:rsidR="00205DC2">
        <w:rPr>
          <w:rFonts w:ascii="Times New Roman" w:hAnsi="Times New Roman" w:cs="Times New Roman"/>
          <w:b/>
          <w:bCs/>
          <w:i/>
          <w:iCs/>
          <w:sz w:val="24"/>
          <w:szCs w:val="24"/>
        </w:rPr>
        <w:t>WX+</w:t>
      </w:r>
      <w:proofErr w:type="gramStart"/>
      <w:r w:rsidR="00205DC2">
        <w:rPr>
          <w:rFonts w:ascii="Times New Roman" w:hAnsi="Times New Roman" w:cs="Times New Roman"/>
          <w:b/>
          <w:bCs/>
          <w:i/>
          <w:iCs/>
          <w:sz w:val="24"/>
          <w:szCs w:val="24"/>
        </w:rPr>
        <w:t>b</w:t>
      </w:r>
      <w:proofErr w:type="spellEnd"/>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006D75E3">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sidR="004B4379">
        <w:rPr>
          <w:rFonts w:ascii="Times New Roman" w:hAnsi="Times New Roman" w:cs="Times New Roman"/>
          <w:b/>
          <w:bCs/>
          <w:sz w:val="24"/>
          <w:szCs w:val="24"/>
        </w:rPr>
        <w:t>(6)</w:t>
      </w:r>
    </w:p>
    <w:p w14:paraId="1D9BC80E" w14:textId="73AA487E" w:rsidR="00CF1552" w:rsidRDefault="00205DC2" w:rsidP="00E0463D">
      <w:pPr>
        <w:pStyle w:val="2"/>
        <w:widowControl w:val="0"/>
        <w:spacing w:after="240"/>
        <w:rPr>
          <w:sz w:val="24"/>
          <w:szCs w:val="24"/>
        </w:rPr>
      </w:pPr>
      <w:r>
        <w:rPr>
          <w:sz w:val="24"/>
          <w:szCs w:val="24"/>
        </w:rPr>
        <w:t>Activation</w:t>
      </w:r>
      <w:r w:rsidR="0033312E">
        <w:rPr>
          <w:sz w:val="24"/>
          <w:szCs w:val="24"/>
        </w:rPr>
        <w:t xml:space="preserve"> </w:t>
      </w:r>
      <w:r w:rsidR="00B64E66">
        <w:rPr>
          <w:sz w:val="24"/>
          <w:szCs w:val="24"/>
        </w:rPr>
        <w:t>(</w:t>
      </w:r>
      <w:r w:rsidR="0033312E">
        <w:rPr>
          <w:sz w:val="24"/>
          <w:szCs w:val="24"/>
        </w:rPr>
        <w:t>Transfer</w:t>
      </w:r>
      <w:r w:rsidR="00B64E66">
        <w:rPr>
          <w:sz w:val="24"/>
          <w:szCs w:val="24"/>
        </w:rPr>
        <w:t>)</w:t>
      </w:r>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E643B3" w:rsidRDefault="00205DC2" w:rsidP="00E0463D">
            <w:pPr>
              <w:widowControl w:val="0"/>
              <w:spacing w:before="240" w:line="360" w:lineRule="auto"/>
              <w:jc w:val="center"/>
              <w:rPr>
                <w:rFonts w:ascii="Times New Roman" w:hAnsi="Times New Roman" w:cs="Times New Roman"/>
                <w:b/>
                <w:bCs/>
                <w:sz w:val="24"/>
                <w:szCs w:val="24"/>
              </w:rPr>
            </w:pPr>
            <w:r w:rsidRPr="00E643B3">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A63181E" w14:textId="77777777" w:rsidTr="00810566">
        <w:trPr>
          <w:trHeight w:val="809"/>
        </w:trPr>
        <w:tc>
          <w:tcPr>
            <w:tcW w:w="3933" w:type="dxa"/>
          </w:tcPr>
          <w:p w14:paraId="71C890E3" w14:textId="15580846" w:rsidR="00CF1552" w:rsidRDefault="00E643B3"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E643B3" w:rsidRDefault="0074262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E643B3" w:rsidRDefault="003A4B97"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826745"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w:t>
            </w:r>
            <w:proofErr w:type="gramStart"/>
            <w:r w:rsidR="00205DC2" w:rsidRPr="000E07A4">
              <w:rPr>
                <w:rFonts w:ascii="Times New Roman" w:hAnsi="Times New Roman" w:cs="Times New Roman"/>
                <w:sz w:val="24"/>
                <w:szCs w:val="24"/>
              </w:rPr>
              <w:t>1,…</w:t>
            </w:r>
            <w:proofErr w:type="gramEnd"/>
            <w:r w:rsidR="00205DC2" w:rsidRPr="000E07A4">
              <w:rPr>
                <w:rFonts w:ascii="Times New Roman" w:hAnsi="Times New Roman" w:cs="Times New Roman"/>
                <w:sz w:val="24"/>
                <w:szCs w:val="24"/>
              </w:rPr>
              <w:t>, J</w:t>
            </w:r>
          </w:p>
        </w:tc>
        <w:tc>
          <w:tcPr>
            <w:tcW w:w="1656" w:type="dxa"/>
          </w:tcPr>
          <w:p w14:paraId="1CC9832B" w14:textId="5876DF5D"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bl>
    <w:p w14:paraId="6837DCCF" w14:textId="2AE11DE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Linear function operates no changes in incoming input signals to generate the original output values. Sigmoid non-linear function, also known as logistic function, can be defined as</w:t>
      </w:r>
      <w:r w:rsidR="006A1168">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w:t>
      </w:r>
      <w:r w:rsidR="006A1168">
        <w:rPr>
          <w:rFonts w:ascii="Times New Roman" w:hAnsi="Times New Roman" w:cs="Times New Roman"/>
          <w:sz w:val="24"/>
          <w:szCs w:val="24"/>
        </w:rPr>
        <w:t xml:space="preserve"> </w:t>
      </w:r>
      <w:r>
        <w:rPr>
          <w:rFonts w:ascii="Times New Roman" w:hAnsi="Times New Roman" w:cs="Times New Roman"/>
          <w:sz w:val="24"/>
          <w:szCs w:val="24"/>
        </w:rPr>
        <w:t>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11B7F8BB" w:rsidR="00CF1552" w:rsidRDefault="00205DC2" w:rsidP="00E0463D">
      <w:pPr>
        <w:widowControl w:val="0"/>
        <w:spacing w:before="240" w:line="360" w:lineRule="auto"/>
        <w:jc w:val="both"/>
        <w:rPr>
          <w:rFonts w:ascii="Times New Roman" w:hAnsi="Times New Roman" w:cs="Times New Roman"/>
          <w:sz w:val="24"/>
          <w:szCs w:val="24"/>
        </w:rPr>
      </w:pPr>
      <w:bookmarkStart w:id="66" w:name="_Hlk534196904"/>
      <w:r>
        <w:rPr>
          <w:rFonts w:ascii="Times New Roman" w:hAnsi="Times New Roman" w:cs="Times New Roman"/>
          <w:sz w:val="24"/>
          <w:szCs w:val="24"/>
        </w:rPr>
        <w:t xml:space="preserve">Different </w:t>
      </w:r>
      <w:r w:rsidR="00D80EDA">
        <w:rPr>
          <w:rFonts w:ascii="Times New Roman" w:hAnsi="Times New Roman" w:cs="Times New Roman"/>
          <w:sz w:val="24"/>
          <w:szCs w:val="24"/>
        </w:rPr>
        <w:t xml:space="preserve">neural </w:t>
      </w:r>
      <w:r>
        <w:rPr>
          <w:rFonts w:ascii="Times New Roman" w:hAnsi="Times New Roman" w:cs="Times New Roman"/>
          <w:sz w:val="24"/>
          <w:szCs w:val="24"/>
        </w:rPr>
        <w:t xml:space="preserve">network models </w:t>
      </w:r>
      <w:r w:rsidR="00C602E3">
        <w:rPr>
          <w:rFonts w:ascii="Times New Roman" w:hAnsi="Times New Roman" w:cs="Times New Roman"/>
          <w:sz w:val="24"/>
          <w:szCs w:val="24"/>
        </w:rPr>
        <w:t xml:space="preserve">can </w:t>
      </w:r>
      <w:r>
        <w:rPr>
          <w:rFonts w:ascii="Times New Roman" w:hAnsi="Times New Roman" w:cs="Times New Roman"/>
          <w:sz w:val="24"/>
          <w:szCs w:val="24"/>
        </w:rPr>
        <w:t xml:space="preserve">basically </w:t>
      </w:r>
      <w:r w:rsidR="00D80EDA">
        <w:rPr>
          <w:rFonts w:ascii="Times New Roman" w:hAnsi="Times New Roman" w:cs="Times New Roman"/>
          <w:sz w:val="24"/>
          <w:szCs w:val="24"/>
        </w:rPr>
        <w:t xml:space="preserve">be </w:t>
      </w:r>
      <w:r>
        <w:rPr>
          <w:rFonts w:ascii="Times New Roman" w:hAnsi="Times New Roman" w:cs="Times New Roman"/>
          <w:sz w:val="24"/>
          <w:szCs w:val="24"/>
        </w:rPr>
        <w:t>classified due to the architecture of neural networks: network topology,</w:t>
      </w:r>
      <w:r w:rsidR="000900FE">
        <w:rPr>
          <w:rFonts w:ascii="Times New Roman" w:hAnsi="Times New Roman" w:cs="Times New Roman"/>
          <w:sz w:val="24"/>
          <w:szCs w:val="24"/>
        </w:rPr>
        <w:t xml:space="preserve"> the number of layers</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r w:rsidR="007974CB">
        <w:rPr>
          <w:rFonts w:ascii="Times New Roman" w:hAnsi="Times New Roman" w:cs="Times New Roman"/>
          <w:sz w:val="24"/>
          <w:szCs w:val="24"/>
        </w:rPr>
        <w:t xml:space="preserve">type of </w:t>
      </w:r>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3F1F0C42"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Fully connected network means that every neuron of each layer is connected to all the neurons of </w:t>
      </w:r>
      <w:r w:rsidR="00973082">
        <w:rPr>
          <w:rFonts w:ascii="Times New Roman" w:hAnsi="Times New Roman" w:cs="Times New Roman"/>
          <w:sz w:val="24"/>
          <w:szCs w:val="24"/>
        </w:rPr>
        <w:t>the</w:t>
      </w:r>
      <w:r w:rsidR="000900FE">
        <w:rPr>
          <w:rFonts w:ascii="Times New Roman" w:hAnsi="Times New Roman" w:cs="Times New Roman"/>
          <w:sz w:val="24"/>
          <w:szCs w:val="24"/>
        </w:rPr>
        <w:t xml:space="preserve"> </w:t>
      </w:r>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r w:rsidR="00041B95">
        <w:rPr>
          <w:rFonts w:ascii="Times New Roman" w:hAnsi="Times New Roman" w:cs="Times New Roman"/>
          <w:sz w:val="24"/>
          <w:szCs w:val="24"/>
        </w:rPr>
        <w:t>Hopfield</w:t>
      </w:r>
      <w:r>
        <w:rPr>
          <w:rFonts w:ascii="Times New Roman" w:hAnsi="Times New Roman" w:cs="Times New Roman"/>
          <w:sz w:val="24"/>
          <w:szCs w:val="24"/>
        </w:rPr>
        <w:t xml:space="preserve"> network</w:t>
      </w:r>
      <w:r w:rsidR="000900FE">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&lt;EndNote&gt;&lt;Cite&gt;&lt;Author&gt;J. Taylor&lt;/Author&gt;&lt;Year&gt;2006&lt;/Year&gt;&lt;RecNum&gt;37&lt;/RecNum&gt;&lt;DisplayText&gt;[9]&lt;/DisplayText&gt;&lt;record&gt;&lt;rec-number&gt;37&lt;/rec-number&gt;&lt;foreign-keys&gt;&lt;key app="EN" db-id="909v2wsdarxet0er2papedrtdfde0xxra5af" timestamp="1560339652"&gt;37&lt;/key&gt;&lt;/foreign-keys&gt;&lt;ref-type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9</w:t>
      </w:r>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w:t>
      </w:r>
      <w:r>
        <w:rPr>
          <w:rFonts w:ascii="Times New Roman" w:hAnsi="Times New Roman" w:cs="Times New Roman"/>
          <w:sz w:val="24"/>
          <w:szCs w:val="24"/>
        </w:rPr>
        <w:lastRenderedPageBreak/>
        <w:t xml:space="preserve">from </w:t>
      </w:r>
      <w:r w:rsidR="000900FE">
        <w:rPr>
          <w:rFonts w:ascii="Times New Roman" w:hAnsi="Times New Roman" w:cs="Times New Roman"/>
          <w:sz w:val="24"/>
          <w:szCs w:val="24"/>
        </w:rPr>
        <w:t xml:space="preserve">the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51CBBF22" w:rsidR="004A69A7" w:rsidRDefault="004A69A7" w:rsidP="00E0463D">
      <w:pPr>
        <w:pStyle w:val="3"/>
        <w:widowControl w:val="0"/>
      </w:pPr>
      <w:r>
        <w:t xml:space="preserve">From </w:t>
      </w:r>
      <w:r w:rsidR="000900FE">
        <w:t>the number of layers</w:t>
      </w:r>
      <w:r>
        <w:t xml:space="preserve"> </w:t>
      </w:r>
    </w:p>
    <w:p w14:paraId="69442D1C" w14:textId="449F13AC"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r w:rsidR="001309F8">
        <w:rPr>
          <w:rFonts w:ascii="Times New Roman" w:hAnsi="Times New Roman" w:cs="Times New Roman"/>
          <w:sz w:val="24"/>
          <w:szCs w:val="24"/>
        </w:rPr>
        <w:t xml:space="preserve">in a </w:t>
      </w:r>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w:t>
      </w:r>
      <w:r w:rsidR="00CF1DC1">
        <w:rPr>
          <w:rFonts w:ascii="Times New Roman" w:hAnsi="Times New Roman" w:cs="Times New Roman"/>
          <w:sz w:val="24"/>
          <w:szCs w:val="24"/>
        </w:rPr>
        <w:t>more than</w:t>
      </w:r>
      <w:r w:rsidR="00205DC2">
        <w:rPr>
          <w:rFonts w:ascii="Times New Roman" w:hAnsi="Times New Roman" w:cs="Times New Roman"/>
          <w:sz w:val="24"/>
          <w:szCs w:val="24"/>
        </w:rPr>
        <w:t xml:space="preserve"> two layers</w:t>
      </w:r>
      <w:r w:rsidR="0020095C">
        <w:rPr>
          <w:rFonts w:ascii="Times New Roman" w:hAnsi="Times New Roman" w:cs="Times New Roman"/>
          <w:sz w:val="24"/>
          <w:szCs w:val="24"/>
        </w:rPr>
        <w:t xml:space="preserve"> (including input layer, one or more hidden layer and output layer)</w:t>
      </w:r>
      <w:r w:rsidR="00205DC2">
        <w:rPr>
          <w:rFonts w:ascii="Times New Roman" w:hAnsi="Times New Roman" w:cs="Times New Roman"/>
          <w:sz w:val="24"/>
          <w:szCs w:val="24"/>
        </w:rPr>
        <w:t xml:space="preserve"> are known as multilayer</w:t>
      </w:r>
      <w:r w:rsidR="00F00A7B">
        <w:rPr>
          <w:rFonts w:ascii="Times New Roman" w:hAnsi="Times New Roman" w:cs="Times New Roman"/>
          <w:sz w:val="24"/>
          <w:szCs w:val="24"/>
        </w:rPr>
        <w:t xml:space="preserve"> perceptron (MLP)</w:t>
      </w:r>
      <w:r w:rsidR="00205DC2">
        <w:rPr>
          <w:rFonts w:ascii="Times New Roman" w:hAnsi="Times New Roman" w:cs="Times New Roman"/>
          <w:sz w:val="24"/>
          <w:szCs w:val="24"/>
        </w:rPr>
        <w:t xml:space="preserve"> neural networks. In multi-layer neural networks, </w:t>
      </w:r>
      <w:r w:rsidR="0020095C">
        <w:rPr>
          <w:rFonts w:ascii="Times New Roman" w:hAnsi="Times New Roman" w:cs="Times New Roman"/>
          <w:sz w:val="24"/>
          <w:szCs w:val="24"/>
        </w:rPr>
        <w:t>more neurons and layers are included to give better performance. Th</w:t>
      </w:r>
      <w:r w:rsidR="000900FE">
        <w:rPr>
          <w:rFonts w:ascii="Times New Roman" w:hAnsi="Times New Roman" w:cs="Times New Roman"/>
          <w:sz w:val="24"/>
          <w:szCs w:val="24"/>
        </w:rPr>
        <w:t xml:space="preserve">e </w:t>
      </w:r>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66"/>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267BB993" w:rsidR="00CF1552" w:rsidRDefault="004E56F2" w:rsidP="0051038F">
      <w:pPr>
        <w:widowControl w:val="0"/>
        <w:spacing w:after="0" w:line="360" w:lineRule="auto"/>
        <w:jc w:val="both"/>
        <w:rPr>
          <w:rFonts w:ascii="Times New Roman" w:hAnsi="Times New Roman" w:cs="Times New Roman"/>
          <w:sz w:val="24"/>
          <w:szCs w:val="24"/>
        </w:rPr>
      </w:pPr>
      <w:bookmarkStart w:id="67"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10</w:t>
      </w:r>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67"/>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r w:rsidR="00781192">
        <w:rPr>
          <w:rFonts w:ascii="Times New Roman" w:hAnsi="Times New Roman" w:cs="Times New Roman"/>
          <w:sz w:val="24"/>
          <w:szCs w:val="24"/>
        </w:rPr>
        <w:t>,</w:t>
      </w:r>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11</w:t>
      </w:r>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0EB35649" w:rsidR="00CF1552" w:rsidRDefault="00205DC2" w:rsidP="00E0463D">
      <w:pPr>
        <w:pStyle w:val="3"/>
        <w:widowControl w:val="0"/>
        <w:spacing w:after="240"/>
      </w:pPr>
      <w:bookmarkStart w:id="68" w:name="_Hlk534668065"/>
      <w:bookmarkStart w:id="69" w:name="_Hlk534790983"/>
      <w:r>
        <w:t xml:space="preserve">From </w:t>
      </w:r>
      <w:r w:rsidR="007974CB">
        <w:t>connection type</w:t>
      </w:r>
    </w:p>
    <w:p w14:paraId="16A8F4BE" w14:textId="185E99FC" w:rsidR="00CF1552" w:rsidRDefault="00205DC2" w:rsidP="00A91067">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r w:rsidR="00E354AD">
        <w:rPr>
          <w:rFonts w:ascii="Times New Roman" w:hAnsi="Times New Roman" w:cs="Times New Roman"/>
          <w:sz w:val="24"/>
          <w:szCs w:val="24"/>
        </w:rPr>
        <w:t>to calculate the output</w:t>
      </w:r>
      <w:r>
        <w:rPr>
          <w:rFonts w:ascii="Times New Roman" w:hAnsi="Times New Roman" w:cs="Times New Roman"/>
          <w:sz w:val="24"/>
          <w:szCs w:val="24"/>
        </w:rPr>
        <w:t>.</w:t>
      </w:r>
      <w:r w:rsidR="00E354AD">
        <w:rPr>
          <w:rFonts w:ascii="Times New Roman" w:hAnsi="Times New Roman" w:cs="Times New Roman"/>
          <w:sz w:val="24"/>
          <w:szCs w:val="24"/>
        </w:rPr>
        <w:t xml:space="preserve"> </w:t>
      </w: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r>
        <w:rPr>
          <w:rFonts w:ascii="Times New Roman" w:hAnsi="Times New Roman" w:cs="Times New Roman"/>
          <w:sz w:val="24"/>
          <w:szCs w:val="24"/>
        </w:rPr>
        <w:t xml:space="preserve"> </w:t>
      </w:r>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r>
        <w:rPr>
          <w:rFonts w:ascii="Times New Roman" w:hAnsi="Times New Roman" w:cs="Times New Roman"/>
          <w:sz w:val="24"/>
          <w:szCs w:val="24"/>
        </w:rPr>
        <w:t xml:space="preserve">in network in both directions, which are powerful and have more complicated structure. </w:t>
      </w:r>
      <w:r>
        <w:rPr>
          <w:rFonts w:ascii="Times New Roman" w:hAnsi="Times New Roman" w:cs="Times New Roman"/>
          <w:sz w:val="24"/>
          <w:szCs w:val="24"/>
        </w:rPr>
        <w:lastRenderedPageBreak/>
        <w:t>One of popular network models with feedback connection are known as recurrent networks (dynamic networks)</w:t>
      </w:r>
      <w:r w:rsidR="0002666E">
        <w:rPr>
          <w:rFonts w:ascii="Times New Roman" w:hAnsi="Times New Roman" w:cs="Times New Roman"/>
          <w:sz w:val="24"/>
          <w:szCs w:val="24"/>
        </w:rPr>
        <w:t xml:space="preserve"> </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12</w:t>
      </w:r>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w:t>
      </w:r>
      <w:r w:rsidR="0005461B" w:rsidRPr="0057502F">
        <w:rPr>
          <w:rFonts w:ascii="Times New Roman" w:hAnsi="Times New Roman" w:cs="Times New Roman"/>
          <w:sz w:val="24"/>
          <w:szCs w:val="24"/>
        </w:rPr>
        <w:t xml:space="preserve">Table 2 </w:t>
      </w:r>
      <w:r w:rsidR="009D2228" w:rsidRPr="0057502F">
        <w:rPr>
          <w:rFonts w:ascii="Times New Roman" w:hAnsi="Times New Roman" w:cs="Times New Roman"/>
          <w:sz w:val="24"/>
          <w:szCs w:val="24"/>
        </w:rPr>
        <w:t>generally</w:t>
      </w:r>
      <w:r w:rsidR="00C37E57" w:rsidRPr="0057502F">
        <w:rPr>
          <w:rFonts w:ascii="Times New Roman" w:hAnsi="Times New Roman" w:cs="Times New Roman"/>
          <w:sz w:val="24"/>
          <w:szCs w:val="24"/>
        </w:rPr>
        <w:t xml:space="preserve"> illustrates a classification of </w:t>
      </w:r>
      <w:r w:rsidR="00CD06D4" w:rsidRPr="0057502F">
        <w:rPr>
          <w:rFonts w:ascii="Times New Roman" w:hAnsi="Times New Roman" w:cs="Times New Roman"/>
          <w:sz w:val="24"/>
          <w:szCs w:val="24"/>
        </w:rPr>
        <w:t xml:space="preserve">existing </w:t>
      </w:r>
      <w:r w:rsidR="00C37E57" w:rsidRPr="0057502F">
        <w:rPr>
          <w:rFonts w:ascii="Times New Roman" w:hAnsi="Times New Roman" w:cs="Times New Roman"/>
          <w:sz w:val="24"/>
          <w:szCs w:val="24"/>
        </w:rPr>
        <w:t>neural network models based on two classes of feed forward and feedback neural network</w:t>
      </w:r>
      <w:r w:rsidR="009D2228" w:rsidRPr="0057502F">
        <w:rPr>
          <w:rFonts w:ascii="Times New Roman" w:hAnsi="Times New Roman" w:cs="Times New Roman"/>
          <w:sz w:val="24"/>
          <w:szCs w:val="24"/>
        </w:rPr>
        <w:t xml:space="preserve"> </w:t>
      </w:r>
      <w:r w:rsidR="00CD06D4" w:rsidRPr="0057502F">
        <w:rPr>
          <w:rFonts w:ascii="Times New Roman" w:hAnsi="Times New Roman" w:cs="Times New Roman"/>
          <w:sz w:val="24"/>
          <w:szCs w:val="24"/>
        </w:rPr>
        <w:t xml:space="preserve">in </w:t>
      </w:r>
      <w:r w:rsidR="007254DC" w:rsidRPr="0057502F">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&lt;EndNote&gt;&lt;Cite&gt;&lt;Author&gt;Jain&lt;/Author&gt;&lt;Year&gt;1996&lt;/Year&gt;&lt;RecNum&gt;20&lt;/RecNum&gt;&lt;DisplayText&gt;[13]&lt;/DisplayText&gt;&lt;record&gt;&lt;rec-number&gt;20&lt;/rec-number&gt;&lt;foreign-keys&gt;&lt;key app="EN" db-id="909v2wsdarxet0er2papedrtdfde0xxra5af" timestamp="1560339633"&gt;20&lt;/key&gt;&lt;/foreign-keys&gt;&lt;ref-type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sidRPr="0057502F">
        <w:rPr>
          <w:rFonts w:ascii="Times New Roman" w:hAnsi="Times New Roman" w:cs="Times New Roman"/>
          <w:sz w:val="24"/>
          <w:szCs w:val="24"/>
        </w:rPr>
        <w:fldChar w:fldCharType="separate"/>
      </w:r>
      <w:r w:rsidR="00671DCC" w:rsidRPr="0057502F">
        <w:rPr>
          <w:rFonts w:ascii="Times New Roman" w:hAnsi="Times New Roman" w:cs="Times New Roman"/>
          <w:noProof/>
          <w:sz w:val="24"/>
          <w:szCs w:val="24"/>
        </w:rPr>
        <w:t>[</w:t>
      </w:r>
      <w:r w:rsidR="00E408A6" w:rsidRPr="0057502F">
        <w:rPr>
          <w:rFonts w:ascii="Times New Roman" w:hAnsi="Times New Roman" w:cs="Times New Roman"/>
          <w:noProof/>
          <w:sz w:val="24"/>
          <w:szCs w:val="24"/>
        </w:rPr>
        <w:t>13</w:t>
      </w:r>
      <w:r w:rsidR="00671DCC" w:rsidRPr="0057502F">
        <w:rPr>
          <w:rFonts w:ascii="Times New Roman" w:hAnsi="Times New Roman" w:cs="Times New Roman"/>
          <w:noProof/>
          <w:sz w:val="24"/>
          <w:szCs w:val="24"/>
        </w:rPr>
        <w:t>]</w:t>
      </w:r>
      <w:r w:rsidR="007254DC" w:rsidRPr="0057502F">
        <w:rPr>
          <w:rFonts w:ascii="Times New Roman" w:hAnsi="Times New Roman" w:cs="Times New Roman"/>
          <w:sz w:val="24"/>
          <w:szCs w:val="24"/>
        </w:rPr>
        <w:fldChar w:fldCharType="end"/>
      </w:r>
      <w:r w:rsidR="00F520BF" w:rsidRPr="0057502F">
        <w:rPr>
          <w:rFonts w:ascii="Times New Roman" w:hAnsi="Times New Roman" w:cs="Times New Roman"/>
          <w:sz w:val="24"/>
          <w:szCs w:val="24"/>
        </w:rPr>
        <w:t xml:space="preserve"> and types of ANN in </w:t>
      </w:r>
      <w:r w:rsidR="00F520BF" w:rsidRPr="0057502F">
        <w:rPr>
          <w:rFonts w:ascii="Times New Roman" w:hAnsi="Times New Roman" w:cs="Times New Roman"/>
          <w:sz w:val="24"/>
          <w:szCs w:val="24"/>
        </w:rPr>
        <w:fldChar w:fldCharType="begin"/>
      </w:r>
      <w:r w:rsidR="00671DCC" w:rsidRPr="0057502F">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sidRPr="0057502F">
        <w:rPr>
          <w:rFonts w:ascii="Times New Roman" w:hAnsi="Times New Roman" w:cs="Times New Roman"/>
          <w:sz w:val="24"/>
          <w:szCs w:val="24"/>
        </w:rPr>
        <w:fldChar w:fldCharType="separate"/>
      </w:r>
      <w:r w:rsidR="00671DCC" w:rsidRPr="0057502F">
        <w:rPr>
          <w:rFonts w:ascii="Times New Roman" w:hAnsi="Times New Roman" w:cs="Times New Roman"/>
          <w:noProof/>
          <w:sz w:val="24"/>
          <w:szCs w:val="24"/>
        </w:rPr>
        <w:t>[</w:t>
      </w:r>
      <w:r w:rsidR="00E408A6" w:rsidRPr="0057502F">
        <w:rPr>
          <w:rFonts w:ascii="Times New Roman" w:hAnsi="Times New Roman" w:cs="Times New Roman"/>
          <w:noProof/>
          <w:sz w:val="24"/>
          <w:szCs w:val="24"/>
        </w:rPr>
        <w:t>14</w:t>
      </w:r>
      <w:r w:rsidR="00671DCC" w:rsidRPr="0057502F">
        <w:rPr>
          <w:rFonts w:ascii="Times New Roman" w:hAnsi="Times New Roman" w:cs="Times New Roman"/>
          <w:noProof/>
          <w:sz w:val="24"/>
          <w:szCs w:val="24"/>
        </w:rPr>
        <w:t>]</w:t>
      </w:r>
      <w:r w:rsidR="00F520BF" w:rsidRPr="0057502F">
        <w:rPr>
          <w:rFonts w:ascii="Times New Roman" w:hAnsi="Times New Roman" w:cs="Times New Roman"/>
          <w:sz w:val="24"/>
          <w:szCs w:val="24"/>
        </w:rPr>
        <w:fldChar w:fldCharType="end"/>
      </w:r>
      <w:r w:rsidRPr="0057502F">
        <w:rPr>
          <w:rFonts w:ascii="Times New Roman" w:hAnsi="Times New Roman" w:cs="Times New Roman"/>
          <w:sz w:val="24"/>
          <w:szCs w:val="24"/>
        </w:rPr>
        <w:t>.</w:t>
      </w:r>
      <w:bookmarkEnd w:id="68"/>
      <w:bookmarkEnd w:id="69"/>
      <w:r w:rsidR="002D1EF0">
        <w:rPr>
          <w:rFonts w:ascii="Times New Roman" w:hAnsi="Times New Roman" w:cs="Times New Roman"/>
          <w:sz w:val="24"/>
          <w:szCs w:val="24"/>
        </w:rPr>
        <w:t xml:space="preserve"> </w:t>
      </w:r>
    </w:p>
    <w:p w14:paraId="6DCEAFD8" w14:textId="0C47C17E" w:rsidR="0005461B" w:rsidRPr="004D1704" w:rsidRDefault="0005461B" w:rsidP="003A6828">
      <w:pPr>
        <w:widowControl w:val="0"/>
        <w:spacing w:after="0" w:line="360" w:lineRule="auto"/>
        <w:jc w:val="both"/>
        <w:rPr>
          <w:rFonts w:ascii="Times New Roman" w:hAnsi="Times New Roman" w:cs="Times New Roman"/>
          <w:bCs/>
          <w:sz w:val="24"/>
          <w:szCs w:val="24"/>
        </w:rPr>
      </w:pPr>
      <w:r w:rsidRPr="00BA504D">
        <w:rPr>
          <w:rFonts w:ascii="Times New Roman" w:hAnsi="Times New Roman" w:cs="Times New Roman"/>
          <w:b/>
          <w:sz w:val="24"/>
          <w:szCs w:val="24"/>
        </w:rPr>
        <w:t>Table 2</w:t>
      </w:r>
      <w:r>
        <w:rPr>
          <w:rFonts w:ascii="Times New Roman" w:hAnsi="Times New Roman" w:cs="Times New Roman"/>
          <w:bCs/>
          <w:sz w:val="24"/>
          <w:szCs w:val="24"/>
        </w:rPr>
        <w:t xml:space="preserve">. </w:t>
      </w:r>
      <w:r w:rsidR="00FA05DB">
        <w:rPr>
          <w:rFonts w:ascii="Times New Roman" w:hAnsi="Times New Roman" w:cs="Times New Roman"/>
          <w:bCs/>
          <w:sz w:val="24"/>
          <w:szCs w:val="24"/>
        </w:rPr>
        <w:t xml:space="preserve">Typical Classification of </w:t>
      </w:r>
      <w:r w:rsidR="004F6900">
        <w:rPr>
          <w:rFonts w:ascii="Times New Roman" w:hAnsi="Times New Roman" w:cs="Times New Roman"/>
          <w:bCs/>
          <w:sz w:val="24"/>
          <w:szCs w:val="24"/>
        </w:rPr>
        <w:t xml:space="preserve">Most Common </w:t>
      </w:r>
      <w:r w:rsidR="00FA05DB">
        <w:rPr>
          <w:rFonts w:ascii="Times New Roman" w:hAnsi="Times New Roman" w:cs="Times New Roman"/>
          <w:bCs/>
          <w:sz w:val="24"/>
          <w:szCs w:val="24"/>
        </w:rPr>
        <w:t>ANN</w:t>
      </w:r>
      <w:r w:rsidR="00FA05DB" w:rsidRPr="004D1704">
        <w:rPr>
          <w:rFonts w:ascii="Times New Roman" w:hAnsi="Times New Roman" w:cs="Times New Roman"/>
          <w:bCs/>
          <w:sz w:val="24"/>
          <w:szCs w:val="24"/>
        </w:rPr>
        <w:t xml:space="preserve"> </w:t>
      </w:r>
      <w:r w:rsidRPr="004D1704">
        <w:rPr>
          <w:rFonts w:ascii="Times New Roman" w:hAnsi="Times New Roman" w:cs="Times New Roman"/>
          <w:bCs/>
          <w:sz w:val="24"/>
          <w:szCs w:val="24"/>
        </w:rPr>
        <w:t xml:space="preserve">Types </w:t>
      </w:r>
    </w:p>
    <w:tbl>
      <w:tblPr>
        <w:tblStyle w:val="aa"/>
        <w:tblW w:w="9576" w:type="dxa"/>
        <w:tblLook w:val="04A0" w:firstRow="1" w:lastRow="0" w:firstColumn="1" w:lastColumn="0" w:noHBand="0" w:noVBand="1"/>
      </w:tblPr>
      <w:tblGrid>
        <w:gridCol w:w="1194"/>
        <w:gridCol w:w="1583"/>
        <w:gridCol w:w="1790"/>
        <w:gridCol w:w="2250"/>
        <w:gridCol w:w="1260"/>
        <w:gridCol w:w="2631"/>
      </w:tblGrid>
      <w:tr w:rsidR="00DA1FB8" w:rsidRPr="00B1757E" w14:paraId="6965BE4F" w14:textId="3174E0A3" w:rsidTr="00196EE2">
        <w:trPr>
          <w:trHeight w:val="651"/>
        </w:trPr>
        <w:tc>
          <w:tcPr>
            <w:tcW w:w="1221" w:type="dxa"/>
            <w:vAlign w:val="center"/>
          </w:tcPr>
          <w:p w14:paraId="7B6ADF30" w14:textId="7E0DE033" w:rsidR="00EA3575" w:rsidRPr="00B1757E" w:rsidRDefault="00EA3575" w:rsidP="00B1757E">
            <w:pPr>
              <w:widowControl w:val="0"/>
              <w:spacing w:after="0" w:line="360" w:lineRule="auto"/>
              <w:jc w:val="center"/>
              <w:rPr>
                <w:rFonts w:ascii="Times New Roman" w:hAnsi="Times New Roman" w:cs="Times New Roman"/>
                <w:b/>
                <w:bCs/>
                <w:sz w:val="20"/>
                <w:szCs w:val="20"/>
              </w:rPr>
            </w:pPr>
            <w:commentRangeStart w:id="70"/>
            <w:r w:rsidRPr="00B1757E">
              <w:rPr>
                <w:rFonts w:ascii="Times New Roman" w:hAnsi="Times New Roman" w:cs="Times New Roman"/>
                <w:b/>
                <w:bCs/>
                <w:sz w:val="20"/>
                <w:szCs w:val="20"/>
              </w:rPr>
              <w:t>Connection Type</w:t>
            </w:r>
            <w:commentRangeEnd w:id="70"/>
            <w:r w:rsidR="008141A4">
              <w:rPr>
                <w:rStyle w:val="a6"/>
              </w:rPr>
              <w:commentReference w:id="70"/>
            </w:r>
          </w:p>
        </w:tc>
        <w:tc>
          <w:tcPr>
            <w:tcW w:w="1583" w:type="dxa"/>
            <w:vAlign w:val="center"/>
          </w:tcPr>
          <w:p w14:paraId="46E411C8" w14:textId="4F0484E3" w:rsidR="00EA3575" w:rsidRPr="00B1757E" w:rsidRDefault="00EA3575" w:rsidP="00B1757E">
            <w:pPr>
              <w:widowControl w:val="0"/>
              <w:spacing w:after="0" w:line="360" w:lineRule="auto"/>
              <w:jc w:val="center"/>
              <w:rPr>
                <w:rFonts w:ascii="Times New Roman" w:hAnsi="Times New Roman" w:cs="Times New Roman"/>
                <w:b/>
                <w:bCs/>
                <w:sz w:val="20"/>
                <w:szCs w:val="20"/>
              </w:rPr>
            </w:pPr>
            <w:r w:rsidRPr="00B1757E">
              <w:rPr>
                <w:rFonts w:ascii="Times New Roman" w:hAnsi="Times New Roman" w:cs="Times New Roman"/>
                <w:b/>
                <w:bCs/>
                <w:sz w:val="20"/>
                <w:szCs w:val="20"/>
              </w:rPr>
              <w:t>Neural networks</w:t>
            </w:r>
          </w:p>
        </w:tc>
        <w:tc>
          <w:tcPr>
            <w:tcW w:w="1354" w:type="dxa"/>
            <w:vAlign w:val="center"/>
          </w:tcPr>
          <w:p w14:paraId="368B118E" w14:textId="73CC7B0B" w:rsidR="00EA3575" w:rsidRPr="00EA3575" w:rsidRDefault="00EA3575" w:rsidP="00B1757E">
            <w:pPr>
              <w:widowControl w:val="0"/>
              <w:spacing w:after="0" w:line="360" w:lineRule="auto"/>
              <w:jc w:val="center"/>
              <w:rPr>
                <w:rFonts w:ascii="Times New Roman" w:hAnsi="Times New Roman" w:cs="Times New Roman"/>
                <w:b/>
                <w:bCs/>
                <w:sz w:val="20"/>
                <w:szCs w:val="20"/>
                <w:highlight w:val="yellow"/>
              </w:rPr>
            </w:pPr>
            <w:commentRangeStart w:id="71"/>
            <w:commentRangeStart w:id="72"/>
            <w:r w:rsidRPr="00EA3575">
              <w:rPr>
                <w:rFonts w:ascii="Times New Roman" w:hAnsi="Times New Roman" w:cs="Times New Roman"/>
                <w:b/>
                <w:bCs/>
                <w:sz w:val="20"/>
                <w:szCs w:val="20"/>
                <w:highlight w:val="yellow"/>
              </w:rPr>
              <w:t>Topology</w:t>
            </w:r>
            <w:commentRangeEnd w:id="71"/>
            <w:r w:rsidR="00EE70FC">
              <w:rPr>
                <w:rStyle w:val="a6"/>
              </w:rPr>
              <w:commentReference w:id="71"/>
            </w:r>
            <w:commentRangeEnd w:id="72"/>
            <w:r w:rsidR="00BA331E">
              <w:rPr>
                <w:rStyle w:val="a6"/>
              </w:rPr>
              <w:commentReference w:id="72"/>
            </w:r>
          </w:p>
        </w:tc>
        <w:tc>
          <w:tcPr>
            <w:tcW w:w="2250" w:type="dxa"/>
            <w:vAlign w:val="center"/>
          </w:tcPr>
          <w:p w14:paraId="102D3DA5" w14:textId="24AA6E83" w:rsidR="00EA3575" w:rsidRPr="00B1757E" w:rsidRDefault="00EA3575" w:rsidP="00B1757E">
            <w:pPr>
              <w:widowControl w:val="0"/>
              <w:spacing w:after="0" w:line="360" w:lineRule="auto"/>
              <w:jc w:val="center"/>
              <w:rPr>
                <w:rFonts w:ascii="Times New Roman" w:hAnsi="Times New Roman" w:cs="Times New Roman"/>
                <w:b/>
                <w:bCs/>
                <w:sz w:val="20"/>
                <w:szCs w:val="20"/>
              </w:rPr>
            </w:pPr>
            <w:r w:rsidRPr="00B1757E">
              <w:rPr>
                <w:rFonts w:ascii="Times New Roman" w:hAnsi="Times New Roman" w:cs="Times New Roman"/>
                <w:b/>
                <w:bCs/>
                <w:sz w:val="20"/>
                <w:szCs w:val="20"/>
              </w:rPr>
              <w:t>Number of layers</w:t>
            </w:r>
            <w:r>
              <w:rPr>
                <w:rFonts w:ascii="Times New Roman" w:hAnsi="Times New Roman" w:cs="Times New Roman"/>
                <w:b/>
                <w:bCs/>
                <w:sz w:val="20"/>
                <w:szCs w:val="20"/>
              </w:rPr>
              <w:t xml:space="preserve"> (Network Architecture)</w:t>
            </w:r>
          </w:p>
        </w:tc>
        <w:tc>
          <w:tcPr>
            <w:tcW w:w="1260" w:type="dxa"/>
            <w:vAlign w:val="center"/>
          </w:tcPr>
          <w:p w14:paraId="32A29A3D" w14:textId="214BFD40" w:rsidR="00EA3575" w:rsidRPr="00B1757E" w:rsidRDefault="00EA3575" w:rsidP="00B1757E">
            <w:pPr>
              <w:widowControl w:val="0"/>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Mostly used a</w:t>
            </w:r>
            <w:r w:rsidRPr="00B1757E">
              <w:rPr>
                <w:rFonts w:ascii="Times New Roman" w:hAnsi="Times New Roman" w:cs="Times New Roman"/>
                <w:b/>
                <w:bCs/>
                <w:sz w:val="20"/>
                <w:szCs w:val="20"/>
              </w:rPr>
              <w:t>ctivation function</w:t>
            </w:r>
          </w:p>
        </w:tc>
        <w:tc>
          <w:tcPr>
            <w:tcW w:w="1908" w:type="dxa"/>
            <w:vAlign w:val="center"/>
          </w:tcPr>
          <w:p w14:paraId="6BDAA1CE" w14:textId="53ECC8AE" w:rsidR="00EA3575" w:rsidRDefault="003A3162" w:rsidP="00196EE2">
            <w:pPr>
              <w:widowControl w:val="0"/>
              <w:spacing w:after="0" w:line="360" w:lineRule="auto"/>
              <w:jc w:val="center"/>
              <w:rPr>
                <w:rFonts w:ascii="Times New Roman" w:hAnsi="Times New Roman" w:cs="Times New Roman"/>
                <w:b/>
                <w:bCs/>
                <w:sz w:val="20"/>
                <w:szCs w:val="20"/>
              </w:rPr>
            </w:pPr>
            <w:commentRangeStart w:id="73"/>
            <w:r>
              <w:rPr>
                <w:rFonts w:ascii="Times New Roman" w:hAnsi="Times New Roman" w:cs="Times New Roman"/>
                <w:b/>
                <w:bCs/>
                <w:sz w:val="20"/>
                <w:szCs w:val="20"/>
              </w:rPr>
              <w:t xml:space="preserve">Network Model </w:t>
            </w:r>
            <w:r w:rsidR="00196EE2">
              <w:rPr>
                <w:rFonts w:ascii="Times New Roman" w:hAnsi="Times New Roman" w:cs="Times New Roman"/>
                <w:b/>
                <w:bCs/>
                <w:sz w:val="20"/>
                <w:szCs w:val="20"/>
              </w:rPr>
              <w:t>Representation</w:t>
            </w:r>
            <w:commentRangeEnd w:id="73"/>
            <w:r w:rsidR="00BA331E">
              <w:rPr>
                <w:rStyle w:val="a6"/>
              </w:rPr>
              <w:commentReference w:id="73"/>
            </w:r>
          </w:p>
        </w:tc>
      </w:tr>
      <w:tr w:rsidR="00DA1FB8" w:rsidRPr="00B1757E" w14:paraId="1688CD8E" w14:textId="3D7E5ED0" w:rsidTr="00EA3575">
        <w:trPr>
          <w:trHeight w:val="1963"/>
        </w:trPr>
        <w:tc>
          <w:tcPr>
            <w:tcW w:w="1221" w:type="dxa"/>
            <w:vMerge w:val="restart"/>
            <w:vAlign w:val="center"/>
          </w:tcPr>
          <w:p w14:paraId="1F786776" w14:textId="54032A87" w:rsidR="00EA3575" w:rsidRPr="00B1757E" w:rsidRDefault="00EA3575" w:rsidP="00064BFD">
            <w:pPr>
              <w:widowControl w:val="0"/>
              <w:spacing w:after="0" w:line="360" w:lineRule="auto"/>
              <w:jc w:val="center"/>
              <w:rPr>
                <w:rFonts w:ascii="Times New Roman" w:hAnsi="Times New Roman" w:cs="Times New Roman"/>
                <w:sz w:val="20"/>
                <w:szCs w:val="20"/>
              </w:rPr>
            </w:pPr>
            <w:r w:rsidRPr="00B1757E">
              <w:rPr>
                <w:rFonts w:ascii="Times New Roman" w:hAnsi="Times New Roman" w:cs="Times New Roman"/>
                <w:sz w:val="20"/>
                <w:szCs w:val="20"/>
              </w:rPr>
              <w:t>Feed Forward</w:t>
            </w:r>
          </w:p>
        </w:tc>
        <w:tc>
          <w:tcPr>
            <w:tcW w:w="1583" w:type="dxa"/>
          </w:tcPr>
          <w:p w14:paraId="7F42BE07" w14:textId="4E0135C3" w:rsidR="00EA3575" w:rsidRPr="00B1757E" w:rsidRDefault="00EA3575"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Backpropagation neural network (BPNN)</w:t>
            </w:r>
          </w:p>
        </w:tc>
        <w:tc>
          <w:tcPr>
            <w:tcW w:w="1354" w:type="dxa"/>
          </w:tcPr>
          <w:p w14:paraId="3E8110DF" w14:textId="33E4E1C5" w:rsidR="00EA3575" w:rsidRPr="00EA3575" w:rsidRDefault="00EA3575" w:rsidP="00B1757E">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78711E70" w14:textId="13DC97E6" w:rsidR="00EA3575" w:rsidRPr="00B1757E" w:rsidRDefault="00EA3575"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one input layer, one or more hidden layer and one output layer</w:t>
            </w:r>
          </w:p>
        </w:tc>
        <w:tc>
          <w:tcPr>
            <w:tcW w:w="1260" w:type="dxa"/>
          </w:tcPr>
          <w:p w14:paraId="26A9B051" w14:textId="7CD56B7E" w:rsidR="00EA3575" w:rsidRPr="00B1757E" w:rsidRDefault="00EA3575"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 hyperbolic tangent</w:t>
            </w:r>
            <w:r w:rsidRPr="00B1757E">
              <w:rPr>
                <w:rFonts w:ascii="Times New Roman" w:hAnsi="Times New Roman" w:cs="Times New Roman"/>
                <w:sz w:val="20"/>
                <w:szCs w:val="20"/>
              </w:rPr>
              <w:t>, linear, gaussian</w:t>
            </w:r>
          </w:p>
        </w:tc>
        <w:tc>
          <w:tcPr>
            <w:tcW w:w="1908" w:type="dxa"/>
          </w:tcPr>
          <w:p w14:paraId="34081885" w14:textId="0FD8562A" w:rsidR="00EA3575" w:rsidRDefault="00243B19" w:rsidP="00B1757E">
            <w:pPr>
              <w:widowControl w:val="0"/>
              <w:spacing w:after="0" w:line="360" w:lineRule="auto"/>
              <w:rPr>
                <w:rFonts w:ascii="Times New Roman" w:hAnsi="Times New Roman" w:cs="Times New Roman"/>
                <w:sz w:val="20"/>
                <w:szCs w:val="20"/>
              </w:rPr>
            </w:pPr>
            <w:r>
              <w:object w:dxaOrig="2192" w:dyaOrig="2095" w14:anchorId="3B964B6D">
                <v:shape id="_x0000_i1027" type="#_x0000_t75" style="width:109.45pt;height:104.85pt" o:ole="">
                  <v:imagedata r:id="rId195" o:title=""/>
                </v:shape>
                <o:OLEObject Type="Embed" ProgID="Visio.Drawing.11" ShapeID="_x0000_i1027" DrawAspect="Content" ObjectID="_1627656462" r:id="rId196"/>
              </w:object>
            </w:r>
          </w:p>
        </w:tc>
      </w:tr>
      <w:tr w:rsidR="00DA1FB8" w:rsidRPr="00B1757E" w14:paraId="38A04990" w14:textId="35A180AE" w:rsidTr="00EA3575">
        <w:trPr>
          <w:trHeight w:val="1963"/>
        </w:trPr>
        <w:tc>
          <w:tcPr>
            <w:tcW w:w="1221" w:type="dxa"/>
            <w:vMerge/>
          </w:tcPr>
          <w:p w14:paraId="6E84E9A0" w14:textId="77777777" w:rsidR="00EA3575" w:rsidRPr="00B1757E" w:rsidRDefault="00EA3575" w:rsidP="00B1757E">
            <w:pPr>
              <w:widowControl w:val="0"/>
              <w:spacing w:after="0" w:line="360" w:lineRule="auto"/>
              <w:rPr>
                <w:rFonts w:ascii="Times New Roman" w:hAnsi="Times New Roman" w:cs="Times New Roman"/>
                <w:sz w:val="20"/>
                <w:szCs w:val="20"/>
              </w:rPr>
            </w:pPr>
          </w:p>
        </w:tc>
        <w:tc>
          <w:tcPr>
            <w:tcW w:w="1583" w:type="dxa"/>
          </w:tcPr>
          <w:p w14:paraId="19428DB1" w14:textId="6925E9BD" w:rsidR="00EA3575" w:rsidRPr="00B1757E" w:rsidRDefault="00EA3575"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Multilayer perceptron neural network (MLP)</w:t>
            </w:r>
          </w:p>
        </w:tc>
        <w:tc>
          <w:tcPr>
            <w:tcW w:w="1354" w:type="dxa"/>
          </w:tcPr>
          <w:p w14:paraId="29426F42" w14:textId="38736348" w:rsidR="00EA3575" w:rsidRPr="00EA3575" w:rsidRDefault="00EA3575" w:rsidP="00B1757E">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74B2F40A" w14:textId="087CF6A5" w:rsidR="00EA3575" w:rsidRPr="00B1757E" w:rsidRDefault="00196EE2"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more than 2 layers (one input layer, one or more hidden layer and one output layer)</w:t>
            </w:r>
          </w:p>
        </w:tc>
        <w:tc>
          <w:tcPr>
            <w:tcW w:w="1260" w:type="dxa"/>
          </w:tcPr>
          <w:p w14:paraId="10492543" w14:textId="1CF24883" w:rsidR="00EA3575" w:rsidRPr="00B1757E" w:rsidRDefault="00EA3575"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 hyperbolic tangent</w:t>
            </w:r>
            <w:r w:rsidRPr="00B1757E">
              <w:rPr>
                <w:rFonts w:ascii="Times New Roman" w:hAnsi="Times New Roman" w:cs="Times New Roman"/>
                <w:sz w:val="20"/>
                <w:szCs w:val="20"/>
              </w:rPr>
              <w:t>, linear</w:t>
            </w:r>
          </w:p>
        </w:tc>
        <w:tc>
          <w:tcPr>
            <w:tcW w:w="1908" w:type="dxa"/>
          </w:tcPr>
          <w:p w14:paraId="0FD26F4D" w14:textId="564D1B46" w:rsidR="00EA3575" w:rsidRDefault="00847C39" w:rsidP="00B1757E">
            <w:pPr>
              <w:widowControl w:val="0"/>
              <w:spacing w:after="0" w:line="360" w:lineRule="auto"/>
              <w:rPr>
                <w:rFonts w:ascii="Times New Roman" w:hAnsi="Times New Roman" w:cs="Times New Roman"/>
                <w:sz w:val="20"/>
                <w:szCs w:val="20"/>
              </w:rPr>
            </w:pPr>
            <w:r>
              <w:object w:dxaOrig="2192" w:dyaOrig="2095" w14:anchorId="62F46ED7">
                <v:shape id="_x0000_i1028" type="#_x0000_t75" style="width:109.45pt;height:104.85pt" o:ole="">
                  <v:imagedata r:id="rId195" o:title=""/>
                </v:shape>
                <o:OLEObject Type="Embed" ProgID="Visio.Drawing.11" ShapeID="_x0000_i1028" DrawAspect="Content" ObjectID="_1627656463" r:id="rId197"/>
              </w:object>
            </w:r>
          </w:p>
        </w:tc>
      </w:tr>
      <w:tr w:rsidR="00DA1FB8" w:rsidRPr="00B1757E" w14:paraId="6E458D74" w14:textId="17049984" w:rsidTr="00EA3575">
        <w:trPr>
          <w:trHeight w:val="1963"/>
        </w:trPr>
        <w:tc>
          <w:tcPr>
            <w:tcW w:w="1221" w:type="dxa"/>
            <w:vMerge/>
          </w:tcPr>
          <w:p w14:paraId="115F9CE3" w14:textId="77777777" w:rsidR="00EA3575" w:rsidRPr="00B1757E" w:rsidRDefault="00EA3575" w:rsidP="00B1757E">
            <w:pPr>
              <w:widowControl w:val="0"/>
              <w:spacing w:after="0" w:line="360" w:lineRule="auto"/>
              <w:rPr>
                <w:rFonts w:ascii="Times New Roman" w:hAnsi="Times New Roman" w:cs="Times New Roman"/>
                <w:sz w:val="20"/>
                <w:szCs w:val="20"/>
              </w:rPr>
            </w:pPr>
          </w:p>
        </w:tc>
        <w:tc>
          <w:tcPr>
            <w:tcW w:w="1583" w:type="dxa"/>
          </w:tcPr>
          <w:p w14:paraId="79D7DCCB" w14:textId="6036037F" w:rsidR="00EA3575" w:rsidRPr="00B1757E" w:rsidRDefault="00221FC9"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 xml:space="preserve">Deep </w:t>
            </w:r>
            <w:r w:rsidR="00EA3575" w:rsidRPr="00B1757E">
              <w:rPr>
                <w:rFonts w:ascii="Times New Roman" w:hAnsi="Times New Roman" w:cs="Times New Roman"/>
                <w:sz w:val="20"/>
                <w:szCs w:val="20"/>
              </w:rPr>
              <w:t>Convolutional neural network (CNN)</w:t>
            </w:r>
          </w:p>
        </w:tc>
        <w:tc>
          <w:tcPr>
            <w:tcW w:w="1354" w:type="dxa"/>
          </w:tcPr>
          <w:p w14:paraId="693E53AD" w14:textId="21B813BB" w:rsidR="00EA3575" w:rsidRPr="00EA3575" w:rsidRDefault="004F5171" w:rsidP="00B1757E">
            <w:pPr>
              <w:widowControl w:val="0"/>
              <w:spacing w:after="0" w:line="360" w:lineRule="auto"/>
              <w:rPr>
                <w:rFonts w:ascii="Times New Roman" w:hAnsi="Times New Roman" w:cs="Times New Roman"/>
                <w:sz w:val="20"/>
                <w:szCs w:val="20"/>
                <w:highlight w:val="yellow"/>
              </w:rPr>
            </w:pPr>
            <w:r w:rsidRPr="004F5171">
              <w:rPr>
                <w:rFonts w:ascii="Times New Roman" w:hAnsi="Times New Roman" w:cs="Times New Roman"/>
                <w:sz w:val="20"/>
                <w:szCs w:val="20"/>
              </w:rPr>
              <w:t>non-fully</w:t>
            </w:r>
          </w:p>
        </w:tc>
        <w:tc>
          <w:tcPr>
            <w:tcW w:w="2250" w:type="dxa"/>
          </w:tcPr>
          <w:p w14:paraId="171CFE79" w14:textId="46DBA1DF" w:rsidR="00EA3575" w:rsidRPr="00B1757E" w:rsidRDefault="00EA3575" w:rsidP="00E74639">
            <w:pPr>
              <w:widowControl w:val="0"/>
              <w:spacing w:after="0" w:line="360" w:lineRule="auto"/>
              <w:rPr>
                <w:rFonts w:ascii="Times New Roman" w:hAnsi="Times New Roman" w:cs="Times New Roman"/>
                <w:sz w:val="20"/>
                <w:szCs w:val="20"/>
              </w:rPr>
            </w:pPr>
            <w:r w:rsidRPr="00E74639">
              <w:rPr>
                <w:rFonts w:ascii="Times New Roman" w:hAnsi="Times New Roman" w:cs="Times New Roman"/>
                <w:sz w:val="20"/>
                <w:szCs w:val="20"/>
              </w:rPr>
              <w:t>convolutional layer</w:t>
            </w:r>
            <w:r>
              <w:rPr>
                <w:rFonts w:ascii="Times New Roman" w:hAnsi="Times New Roman" w:cs="Times New Roman"/>
                <w:sz w:val="20"/>
                <w:szCs w:val="20"/>
              </w:rPr>
              <w:t xml:space="preserve">, </w:t>
            </w:r>
            <w:r w:rsidRPr="00E74639">
              <w:rPr>
                <w:rFonts w:ascii="Times New Roman" w:hAnsi="Times New Roman" w:cs="Times New Roman"/>
                <w:sz w:val="20"/>
                <w:szCs w:val="20"/>
              </w:rPr>
              <w:t>subsampling layer</w:t>
            </w:r>
            <w:r>
              <w:rPr>
                <w:rFonts w:ascii="Times New Roman" w:hAnsi="Times New Roman" w:cs="Times New Roman"/>
                <w:sz w:val="20"/>
                <w:szCs w:val="20"/>
              </w:rPr>
              <w:t>,</w:t>
            </w:r>
            <w:r w:rsidRPr="00E74639">
              <w:rPr>
                <w:rFonts w:ascii="Times New Roman" w:hAnsi="Times New Roman" w:cs="Times New Roman"/>
                <w:sz w:val="20"/>
                <w:szCs w:val="20"/>
              </w:rPr>
              <w:t xml:space="preserve"> fully connected layer </w:t>
            </w:r>
          </w:p>
        </w:tc>
        <w:tc>
          <w:tcPr>
            <w:tcW w:w="1260" w:type="dxa"/>
          </w:tcPr>
          <w:p w14:paraId="4E5B2DA4" w14:textId="3A1CEA9C" w:rsidR="00EA3575" w:rsidRPr="00B1757E" w:rsidRDefault="00EA3575"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 xml:space="preserve">logistic, hyperbolic tangent, </w:t>
            </w:r>
            <w:proofErr w:type="spellStart"/>
            <w:r w:rsidRPr="00B20C1C">
              <w:rPr>
                <w:rFonts w:ascii="Times New Roman" w:hAnsi="Times New Roman" w:cs="Times New Roman"/>
                <w:sz w:val="20"/>
                <w:szCs w:val="20"/>
              </w:rPr>
              <w:t>ReLU</w:t>
            </w:r>
            <w:proofErr w:type="spellEnd"/>
            <w:r>
              <w:rPr>
                <w:rFonts w:ascii="Times New Roman" w:hAnsi="Times New Roman" w:cs="Times New Roman"/>
                <w:sz w:val="20"/>
                <w:szCs w:val="20"/>
              </w:rPr>
              <w:t xml:space="preserve">, </w:t>
            </w:r>
            <w:r w:rsidRPr="00B20C1C">
              <w:rPr>
                <w:rFonts w:ascii="Times New Roman" w:hAnsi="Times New Roman" w:cs="Times New Roman"/>
                <w:sz w:val="20"/>
                <w:szCs w:val="20"/>
              </w:rPr>
              <w:t xml:space="preserve">Leaky </w:t>
            </w:r>
            <w:proofErr w:type="spellStart"/>
            <w:r w:rsidRPr="00B20C1C">
              <w:rPr>
                <w:rFonts w:ascii="Times New Roman" w:hAnsi="Times New Roman" w:cs="Times New Roman"/>
                <w:sz w:val="20"/>
                <w:szCs w:val="20"/>
              </w:rPr>
              <w:t>ReLU</w:t>
            </w:r>
            <w:proofErr w:type="spellEnd"/>
            <w:r>
              <w:rPr>
                <w:rFonts w:ascii="Times New Roman" w:hAnsi="Times New Roman" w:cs="Times New Roman"/>
                <w:sz w:val="20"/>
                <w:szCs w:val="20"/>
              </w:rPr>
              <w:t xml:space="preserve">, </w:t>
            </w:r>
            <w:proofErr w:type="spellStart"/>
            <w:r w:rsidR="00196EE2">
              <w:rPr>
                <w:rFonts w:ascii="Times New Roman" w:hAnsi="Times New Roman" w:cs="Times New Roman"/>
                <w:sz w:val="20"/>
                <w:szCs w:val="20"/>
              </w:rPr>
              <w:t>softmax</w:t>
            </w:r>
            <w:proofErr w:type="spellEnd"/>
          </w:p>
        </w:tc>
        <w:tc>
          <w:tcPr>
            <w:tcW w:w="1908" w:type="dxa"/>
          </w:tcPr>
          <w:p w14:paraId="26822DCD" w14:textId="61B7A23B" w:rsidR="00EA3575" w:rsidRDefault="00DA1FB8" w:rsidP="00B1757E">
            <w:pPr>
              <w:widowControl w:val="0"/>
              <w:spacing w:after="0" w:line="360" w:lineRule="auto"/>
              <w:rPr>
                <w:rFonts w:ascii="Times New Roman" w:hAnsi="Times New Roman" w:cs="Times New Roman"/>
                <w:sz w:val="20"/>
                <w:szCs w:val="20"/>
              </w:rPr>
            </w:pPr>
            <w:r>
              <w:object w:dxaOrig="2824" w:dyaOrig="2201" w14:anchorId="244C0C50">
                <v:shape id="_x0000_i1029" type="#_x0000_t75" style="width:120.95pt;height:110pt" o:ole="">
                  <v:imagedata r:id="rId198" o:title=""/>
                </v:shape>
                <o:OLEObject Type="Embed" ProgID="Visio.Drawing.11" ShapeID="_x0000_i1029" DrawAspect="Content" ObjectID="_1627656464" r:id="rId199"/>
              </w:object>
            </w:r>
          </w:p>
        </w:tc>
      </w:tr>
      <w:tr w:rsidR="00DA1FB8" w:rsidRPr="00B1757E" w14:paraId="271457A6" w14:textId="6B23EAEF" w:rsidTr="00EA3575">
        <w:trPr>
          <w:trHeight w:val="1963"/>
        </w:trPr>
        <w:tc>
          <w:tcPr>
            <w:tcW w:w="1221" w:type="dxa"/>
            <w:vMerge/>
          </w:tcPr>
          <w:p w14:paraId="3A57EB1A" w14:textId="77777777"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59E31B5C" w14:textId="4B95D232"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Deep feed forward neural network (DFF)</w:t>
            </w:r>
          </w:p>
        </w:tc>
        <w:tc>
          <w:tcPr>
            <w:tcW w:w="1354" w:type="dxa"/>
          </w:tcPr>
          <w:p w14:paraId="789D8D3B" w14:textId="1DADEF1C"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4F401774" w14:textId="18120037" w:rsidR="00EA3575" w:rsidRPr="00E74639"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one input layer, one or more hidden layer and one output layer</w:t>
            </w:r>
          </w:p>
        </w:tc>
        <w:tc>
          <w:tcPr>
            <w:tcW w:w="1260" w:type="dxa"/>
          </w:tcPr>
          <w:p w14:paraId="68D0A344" w14:textId="15B77D46" w:rsidR="00EA3575" w:rsidRDefault="00221FC9"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 xml:space="preserve">logistic, hyperbolic tangent, </w:t>
            </w:r>
            <w:proofErr w:type="spellStart"/>
            <w:r w:rsidR="00EA3575" w:rsidRPr="004854CB">
              <w:rPr>
                <w:rFonts w:ascii="Times New Roman" w:hAnsi="Times New Roman" w:cs="Times New Roman"/>
                <w:sz w:val="20"/>
                <w:szCs w:val="20"/>
              </w:rPr>
              <w:t>ReLU</w:t>
            </w:r>
            <w:proofErr w:type="spellEnd"/>
            <w:r w:rsidR="00196EE2">
              <w:rPr>
                <w:rFonts w:ascii="Times New Roman" w:hAnsi="Times New Roman" w:cs="Times New Roman"/>
                <w:sz w:val="20"/>
                <w:szCs w:val="20"/>
              </w:rPr>
              <w:t xml:space="preserve">, </w:t>
            </w:r>
            <w:r w:rsidR="00196EE2" w:rsidRPr="00B20C1C">
              <w:rPr>
                <w:rFonts w:ascii="Times New Roman" w:hAnsi="Times New Roman" w:cs="Times New Roman"/>
                <w:sz w:val="20"/>
                <w:szCs w:val="20"/>
              </w:rPr>
              <w:t xml:space="preserve">Leaky </w:t>
            </w:r>
            <w:proofErr w:type="spellStart"/>
            <w:r w:rsidR="00196EE2" w:rsidRPr="00B20C1C">
              <w:rPr>
                <w:rFonts w:ascii="Times New Roman" w:hAnsi="Times New Roman" w:cs="Times New Roman"/>
                <w:sz w:val="20"/>
                <w:szCs w:val="20"/>
              </w:rPr>
              <w:t>ReLU</w:t>
            </w:r>
            <w:proofErr w:type="spellEnd"/>
            <w:r w:rsidR="00196EE2">
              <w:rPr>
                <w:rFonts w:ascii="Times New Roman" w:hAnsi="Times New Roman" w:cs="Times New Roman"/>
                <w:sz w:val="20"/>
                <w:szCs w:val="20"/>
              </w:rPr>
              <w:t xml:space="preserve">, </w:t>
            </w:r>
            <w:proofErr w:type="spellStart"/>
            <w:r w:rsidR="00196EE2">
              <w:rPr>
                <w:rFonts w:ascii="Times New Roman" w:hAnsi="Times New Roman" w:cs="Times New Roman"/>
                <w:sz w:val="20"/>
                <w:szCs w:val="20"/>
              </w:rPr>
              <w:t>softmax</w:t>
            </w:r>
            <w:proofErr w:type="spellEnd"/>
          </w:p>
        </w:tc>
        <w:tc>
          <w:tcPr>
            <w:tcW w:w="1908" w:type="dxa"/>
          </w:tcPr>
          <w:p w14:paraId="5BF8CE61" w14:textId="50C975C1" w:rsidR="00EA3575" w:rsidRPr="004854CB" w:rsidRDefault="00DA1FB8" w:rsidP="00EA3575">
            <w:pPr>
              <w:widowControl w:val="0"/>
              <w:spacing w:after="0" w:line="360" w:lineRule="auto"/>
              <w:rPr>
                <w:rFonts w:ascii="Times New Roman" w:hAnsi="Times New Roman" w:cs="Times New Roman"/>
                <w:sz w:val="20"/>
                <w:szCs w:val="20"/>
              </w:rPr>
            </w:pPr>
            <w:r>
              <w:object w:dxaOrig="2192" w:dyaOrig="2095" w14:anchorId="3087475D">
                <v:shape id="_x0000_i1030" type="#_x0000_t75" style="width:109.45pt;height:104.85pt" o:ole="">
                  <v:imagedata r:id="rId195" o:title=""/>
                </v:shape>
                <o:OLEObject Type="Embed" ProgID="Visio.Drawing.11" ShapeID="_x0000_i1030" DrawAspect="Content" ObjectID="_1627656465" r:id="rId200"/>
              </w:object>
            </w:r>
          </w:p>
        </w:tc>
      </w:tr>
      <w:tr w:rsidR="00DA1FB8" w:rsidRPr="00B1757E" w14:paraId="392EF5AE" w14:textId="73124D4E" w:rsidTr="00EA3575">
        <w:trPr>
          <w:trHeight w:val="1963"/>
        </w:trPr>
        <w:tc>
          <w:tcPr>
            <w:tcW w:w="1221" w:type="dxa"/>
            <w:vMerge/>
          </w:tcPr>
          <w:p w14:paraId="0BE97FB0" w14:textId="77777777"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7D509E09" w14:textId="1C127A46"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 xml:space="preserve">Deep </w:t>
            </w:r>
            <w:proofErr w:type="gramStart"/>
            <w:r w:rsidRPr="00B1757E">
              <w:rPr>
                <w:rFonts w:ascii="Times New Roman" w:hAnsi="Times New Roman" w:cs="Times New Roman"/>
                <w:sz w:val="20"/>
                <w:szCs w:val="20"/>
              </w:rPr>
              <w:t>belief  network</w:t>
            </w:r>
            <w:proofErr w:type="gramEnd"/>
            <w:r w:rsidRPr="00B1757E">
              <w:rPr>
                <w:rFonts w:ascii="Times New Roman" w:hAnsi="Times New Roman" w:cs="Times New Roman"/>
                <w:sz w:val="20"/>
                <w:szCs w:val="20"/>
              </w:rPr>
              <w:t xml:space="preserve"> (DBN)</w:t>
            </w:r>
          </w:p>
        </w:tc>
        <w:tc>
          <w:tcPr>
            <w:tcW w:w="1354" w:type="dxa"/>
          </w:tcPr>
          <w:p w14:paraId="18CBCC10" w14:textId="2F9F669D"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FA05DB">
              <w:rPr>
                <w:rFonts w:ascii="Times New Roman" w:hAnsi="Times New Roman" w:cs="Times New Roman"/>
                <w:sz w:val="20"/>
                <w:szCs w:val="20"/>
              </w:rPr>
              <w:t>fully</w:t>
            </w:r>
          </w:p>
        </w:tc>
        <w:tc>
          <w:tcPr>
            <w:tcW w:w="2250" w:type="dxa"/>
          </w:tcPr>
          <w:p w14:paraId="5D6040FA" w14:textId="4654A020"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multiple layers of Restricted Boltzmann Machine including a visible layer and a hidden layer</w:t>
            </w:r>
          </w:p>
        </w:tc>
        <w:tc>
          <w:tcPr>
            <w:tcW w:w="1260" w:type="dxa"/>
          </w:tcPr>
          <w:p w14:paraId="50A99561" w14:textId="23617336" w:rsidR="00EA3575" w:rsidRPr="00B1757E" w:rsidRDefault="00EA3575"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w:t>
            </w:r>
            <w:r w:rsidRPr="004854CB">
              <w:rPr>
                <w:rFonts w:ascii="Times New Roman" w:hAnsi="Times New Roman" w:cs="Times New Roman"/>
                <w:sz w:val="20"/>
                <w:szCs w:val="20"/>
              </w:rPr>
              <w:t xml:space="preserve">, hyperbolic tangent, </w:t>
            </w:r>
            <w:proofErr w:type="spellStart"/>
            <w:r w:rsidRPr="004854CB">
              <w:rPr>
                <w:rFonts w:ascii="Times New Roman" w:hAnsi="Times New Roman" w:cs="Times New Roman"/>
                <w:sz w:val="20"/>
                <w:szCs w:val="20"/>
              </w:rPr>
              <w:t>ReLU</w:t>
            </w:r>
            <w:proofErr w:type="spellEnd"/>
            <w:r w:rsidRPr="004854CB">
              <w:rPr>
                <w:rFonts w:ascii="Times New Roman" w:hAnsi="Times New Roman" w:cs="Times New Roman"/>
                <w:sz w:val="20"/>
                <w:szCs w:val="20"/>
              </w:rPr>
              <w:t xml:space="preserve"> and</w:t>
            </w:r>
            <w:r>
              <w:rPr>
                <w:rFonts w:ascii="Times New Roman" w:hAnsi="Times New Roman" w:cs="Times New Roman"/>
                <w:sz w:val="20"/>
                <w:szCs w:val="20"/>
              </w:rPr>
              <w:t xml:space="preserve"> </w:t>
            </w:r>
            <w:r w:rsidRPr="00B20C1C">
              <w:rPr>
                <w:rFonts w:ascii="Times New Roman" w:hAnsi="Times New Roman" w:cs="Times New Roman"/>
                <w:sz w:val="20"/>
                <w:szCs w:val="20"/>
              </w:rPr>
              <w:t xml:space="preserve">Leaky </w:t>
            </w:r>
            <w:proofErr w:type="spellStart"/>
            <w:r w:rsidRPr="004854CB">
              <w:rPr>
                <w:rFonts w:ascii="Times New Roman" w:hAnsi="Times New Roman" w:cs="Times New Roman"/>
                <w:sz w:val="20"/>
                <w:szCs w:val="20"/>
              </w:rPr>
              <w:t>ReLU</w:t>
            </w:r>
            <w:proofErr w:type="spellEnd"/>
            <w:r w:rsidR="00196EE2">
              <w:rPr>
                <w:rFonts w:ascii="Times New Roman" w:hAnsi="Times New Roman" w:cs="Times New Roman"/>
                <w:sz w:val="20"/>
                <w:szCs w:val="20"/>
              </w:rPr>
              <w:t xml:space="preserve">, </w:t>
            </w:r>
            <w:proofErr w:type="spellStart"/>
            <w:r w:rsidR="00196EE2">
              <w:rPr>
                <w:rFonts w:ascii="Times New Roman" w:hAnsi="Times New Roman" w:cs="Times New Roman"/>
                <w:sz w:val="20"/>
                <w:szCs w:val="20"/>
              </w:rPr>
              <w:t>softmax</w:t>
            </w:r>
            <w:proofErr w:type="spellEnd"/>
          </w:p>
        </w:tc>
        <w:tc>
          <w:tcPr>
            <w:tcW w:w="1908" w:type="dxa"/>
          </w:tcPr>
          <w:p w14:paraId="202CA306" w14:textId="09C8C579" w:rsidR="00EA3575" w:rsidRDefault="00DA1FB8" w:rsidP="00EA3575">
            <w:pPr>
              <w:widowControl w:val="0"/>
              <w:spacing w:after="0" w:line="360" w:lineRule="auto"/>
              <w:rPr>
                <w:rFonts w:ascii="Times New Roman" w:hAnsi="Times New Roman" w:cs="Times New Roman"/>
                <w:sz w:val="20"/>
                <w:szCs w:val="20"/>
              </w:rPr>
            </w:pPr>
            <w:r>
              <w:rPr>
                <w:noProof/>
              </w:rPr>
              <w:drawing>
                <wp:inline distT="0" distB="0" distL="0" distR="0" wp14:anchorId="764C7A5D" wp14:editId="2FF92ADF">
                  <wp:extent cx="139065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390650" cy="1162050"/>
                          </a:xfrm>
                          <a:prstGeom prst="rect">
                            <a:avLst/>
                          </a:prstGeom>
                        </pic:spPr>
                      </pic:pic>
                    </a:graphicData>
                  </a:graphic>
                </wp:inline>
              </w:drawing>
            </w:r>
          </w:p>
        </w:tc>
      </w:tr>
      <w:tr w:rsidR="00DA1FB8" w:rsidRPr="00B1757E" w14:paraId="7B5AE40B" w14:textId="6B76D00E" w:rsidTr="00DA1FB8">
        <w:trPr>
          <w:trHeight w:val="1963"/>
        </w:trPr>
        <w:tc>
          <w:tcPr>
            <w:tcW w:w="1221" w:type="dxa"/>
            <w:vMerge/>
          </w:tcPr>
          <w:p w14:paraId="4315D3BB" w14:textId="77777777"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5993D3AD" w14:textId="17D43584"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Radial basis function neural network (RBFNN)</w:t>
            </w:r>
          </w:p>
        </w:tc>
        <w:tc>
          <w:tcPr>
            <w:tcW w:w="1354" w:type="dxa"/>
          </w:tcPr>
          <w:p w14:paraId="172C67EC" w14:textId="5BC9D1DB"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1D9B7492" w14:textId="195A3787" w:rsidR="00EA3575" w:rsidRPr="00B1757E" w:rsidRDefault="00EA3575"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3 layers (</w:t>
            </w:r>
            <w:r w:rsidRPr="00B1757E">
              <w:rPr>
                <w:rFonts w:ascii="Times New Roman" w:hAnsi="Times New Roman" w:cs="Times New Roman"/>
                <w:sz w:val="20"/>
                <w:szCs w:val="20"/>
              </w:rPr>
              <w:t>one input layer, one hidden layer and one output layer)</w:t>
            </w:r>
          </w:p>
        </w:tc>
        <w:tc>
          <w:tcPr>
            <w:tcW w:w="1260" w:type="dxa"/>
          </w:tcPr>
          <w:p w14:paraId="6FD3C27A" w14:textId="456F2958"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gaussian</w:t>
            </w:r>
          </w:p>
        </w:tc>
        <w:tc>
          <w:tcPr>
            <w:tcW w:w="1908" w:type="dxa"/>
            <w:vAlign w:val="center"/>
          </w:tcPr>
          <w:p w14:paraId="48188FBD" w14:textId="3B362DB4" w:rsidR="00EA3575" w:rsidRPr="00B1757E" w:rsidRDefault="00DA1FB8" w:rsidP="00DA1FB8">
            <w:pPr>
              <w:widowControl w:val="0"/>
              <w:spacing w:after="0" w:line="360" w:lineRule="auto"/>
              <w:jc w:val="center"/>
              <w:rPr>
                <w:rFonts w:ascii="Times New Roman" w:hAnsi="Times New Roman" w:cs="Times New Roman"/>
                <w:sz w:val="20"/>
                <w:szCs w:val="20"/>
              </w:rPr>
            </w:pPr>
            <w:r>
              <w:object w:dxaOrig="1701" w:dyaOrig="1329" w14:anchorId="56CAC00A">
                <v:shape id="_x0000_i1031" type="#_x0000_t75" style="width:84.65pt;height:66.8pt" o:ole="">
                  <v:imagedata r:id="rId202" o:title=""/>
                </v:shape>
                <o:OLEObject Type="Embed" ProgID="Visio.Drawing.11" ShapeID="_x0000_i1031" DrawAspect="Content" ObjectID="_1627656466" r:id="rId203"/>
              </w:object>
            </w:r>
          </w:p>
        </w:tc>
      </w:tr>
      <w:tr w:rsidR="00DA1FB8" w:rsidRPr="00B1757E" w14:paraId="3861E164" w14:textId="714F19CD" w:rsidTr="00EA3575">
        <w:trPr>
          <w:trHeight w:val="651"/>
        </w:trPr>
        <w:tc>
          <w:tcPr>
            <w:tcW w:w="1221" w:type="dxa"/>
            <w:vMerge w:val="restart"/>
            <w:vAlign w:val="center"/>
          </w:tcPr>
          <w:p w14:paraId="419F593D" w14:textId="7E595E49" w:rsidR="00EA3575" w:rsidRPr="00B1757E" w:rsidRDefault="00EA3575" w:rsidP="00EA3575">
            <w:pPr>
              <w:widowControl w:val="0"/>
              <w:spacing w:after="0" w:line="360" w:lineRule="auto"/>
              <w:jc w:val="center"/>
              <w:rPr>
                <w:rFonts w:ascii="Times New Roman" w:hAnsi="Times New Roman" w:cs="Times New Roman"/>
                <w:sz w:val="20"/>
                <w:szCs w:val="20"/>
              </w:rPr>
            </w:pPr>
            <w:r w:rsidRPr="00B1757E">
              <w:rPr>
                <w:rFonts w:ascii="Times New Roman" w:hAnsi="Times New Roman" w:cs="Times New Roman"/>
                <w:sz w:val="20"/>
                <w:szCs w:val="20"/>
              </w:rPr>
              <w:t>Feedback</w:t>
            </w:r>
          </w:p>
        </w:tc>
        <w:tc>
          <w:tcPr>
            <w:tcW w:w="1583" w:type="dxa"/>
          </w:tcPr>
          <w:p w14:paraId="68EB8104" w14:textId="3768916A"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Recurrent neural network (RNN)</w:t>
            </w:r>
          </w:p>
        </w:tc>
        <w:tc>
          <w:tcPr>
            <w:tcW w:w="1354" w:type="dxa"/>
          </w:tcPr>
          <w:p w14:paraId="2DC15C95" w14:textId="66B2FA0C"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684E7A">
              <w:rPr>
                <w:rFonts w:ascii="Times New Roman" w:hAnsi="Times New Roman" w:cs="Times New Roman"/>
                <w:sz w:val="20"/>
                <w:szCs w:val="20"/>
              </w:rPr>
              <w:t>fully</w:t>
            </w:r>
          </w:p>
        </w:tc>
        <w:tc>
          <w:tcPr>
            <w:tcW w:w="2250" w:type="dxa"/>
          </w:tcPr>
          <w:p w14:paraId="6E0989B5" w14:textId="4DEC6FD3" w:rsidR="00EA3575" w:rsidRPr="00B1757E" w:rsidRDefault="00684E7A"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 xml:space="preserve">one input layer, one </w:t>
            </w:r>
            <w:r w:rsidR="009B1D32">
              <w:rPr>
                <w:rFonts w:ascii="Times New Roman" w:hAnsi="Times New Roman" w:cs="Times New Roman"/>
                <w:sz w:val="20"/>
                <w:szCs w:val="20"/>
              </w:rPr>
              <w:t xml:space="preserve">or more </w:t>
            </w:r>
            <w:r w:rsidRPr="00B1757E">
              <w:rPr>
                <w:rFonts w:ascii="Times New Roman" w:hAnsi="Times New Roman" w:cs="Times New Roman"/>
                <w:sz w:val="20"/>
                <w:szCs w:val="20"/>
              </w:rPr>
              <w:t>hidden layer and one output layer</w:t>
            </w:r>
          </w:p>
        </w:tc>
        <w:tc>
          <w:tcPr>
            <w:tcW w:w="1260" w:type="dxa"/>
          </w:tcPr>
          <w:p w14:paraId="7EF4CCD3" w14:textId="626A4A76" w:rsidR="00EA3575" w:rsidRPr="00B1757E" w:rsidRDefault="00582B4E" w:rsidP="00EA3575">
            <w:pPr>
              <w:widowControl w:val="0"/>
              <w:spacing w:after="0" w:line="360" w:lineRule="auto"/>
              <w:rPr>
                <w:rFonts w:ascii="Times New Roman" w:hAnsi="Times New Roman" w:cs="Times New Roman"/>
                <w:sz w:val="20"/>
                <w:szCs w:val="20"/>
              </w:rPr>
            </w:pPr>
            <w:r w:rsidRPr="00FE1982">
              <w:rPr>
                <w:rFonts w:ascii="Times New Roman" w:hAnsi="Times New Roman" w:cs="Times New Roman"/>
                <w:sz w:val="20"/>
                <w:szCs w:val="20"/>
              </w:rPr>
              <w:t xml:space="preserve">hyperbolic tangent, </w:t>
            </w:r>
            <w:proofErr w:type="spellStart"/>
            <w:r w:rsidR="009B1D32" w:rsidRPr="00FE1982">
              <w:rPr>
                <w:rFonts w:ascii="Times New Roman" w:hAnsi="Times New Roman" w:cs="Times New Roman"/>
                <w:sz w:val="20"/>
                <w:szCs w:val="20"/>
              </w:rPr>
              <w:t>ReLU</w:t>
            </w:r>
            <w:proofErr w:type="spellEnd"/>
          </w:p>
        </w:tc>
        <w:tc>
          <w:tcPr>
            <w:tcW w:w="1908" w:type="dxa"/>
          </w:tcPr>
          <w:p w14:paraId="029DCD01" w14:textId="00F511CA" w:rsidR="00EA3575" w:rsidRPr="00B1757E" w:rsidRDefault="00DA1FB8" w:rsidP="00EA3575">
            <w:pPr>
              <w:widowControl w:val="0"/>
              <w:spacing w:after="0" w:line="360" w:lineRule="auto"/>
              <w:rPr>
                <w:rFonts w:ascii="Times New Roman" w:hAnsi="Times New Roman" w:cs="Times New Roman"/>
                <w:sz w:val="20"/>
                <w:szCs w:val="20"/>
              </w:rPr>
            </w:pPr>
            <w:r>
              <w:object w:dxaOrig="2403" w:dyaOrig="1990" w14:anchorId="0F105762">
                <v:shape id="_x0000_i1032" type="#_x0000_t75" style="width:119.8pt;height:99.65pt" o:ole="">
                  <v:imagedata r:id="rId204" o:title=""/>
                </v:shape>
                <o:OLEObject Type="Embed" ProgID="Visio.Drawing.11" ShapeID="_x0000_i1032" DrawAspect="Content" ObjectID="_1627656467" r:id="rId205"/>
              </w:object>
            </w:r>
          </w:p>
        </w:tc>
      </w:tr>
      <w:tr w:rsidR="00DA1FB8" w:rsidRPr="00B1757E" w14:paraId="68AD0D66" w14:textId="7ACE58D4" w:rsidTr="00EA3575">
        <w:trPr>
          <w:trHeight w:val="651"/>
        </w:trPr>
        <w:tc>
          <w:tcPr>
            <w:tcW w:w="1221" w:type="dxa"/>
            <w:vMerge/>
          </w:tcPr>
          <w:p w14:paraId="58C0DA83" w14:textId="0BB32ACA"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798BC088" w14:textId="4B374BAC"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Hopfield neural network</w:t>
            </w:r>
          </w:p>
        </w:tc>
        <w:tc>
          <w:tcPr>
            <w:tcW w:w="1354" w:type="dxa"/>
          </w:tcPr>
          <w:p w14:paraId="016625A9" w14:textId="52EB8975"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1E4D7B">
              <w:rPr>
                <w:rFonts w:ascii="Times New Roman" w:hAnsi="Times New Roman" w:cs="Times New Roman"/>
                <w:sz w:val="20"/>
                <w:szCs w:val="20"/>
              </w:rPr>
              <w:t>fully</w:t>
            </w:r>
          </w:p>
        </w:tc>
        <w:tc>
          <w:tcPr>
            <w:tcW w:w="2250" w:type="dxa"/>
          </w:tcPr>
          <w:p w14:paraId="46BF686F" w14:textId="4FD694C3" w:rsidR="00EA3575" w:rsidRPr="00B1757E" w:rsidRDefault="00FE1982" w:rsidP="00EA3575">
            <w:pPr>
              <w:widowControl w:val="0"/>
              <w:spacing w:after="0" w:line="360" w:lineRule="auto"/>
              <w:rPr>
                <w:rFonts w:ascii="Times New Roman" w:hAnsi="Times New Roman" w:cs="Times New Roman"/>
                <w:sz w:val="20"/>
                <w:szCs w:val="20"/>
              </w:rPr>
            </w:pPr>
            <w:r w:rsidRPr="00FE1982">
              <w:rPr>
                <w:rFonts w:ascii="Times New Roman" w:hAnsi="Times New Roman" w:cs="Times New Roman"/>
                <w:sz w:val="20"/>
                <w:szCs w:val="20"/>
              </w:rPr>
              <w:t xml:space="preserve">a single layer </w:t>
            </w:r>
            <w:r>
              <w:rPr>
                <w:rFonts w:ascii="Times New Roman" w:hAnsi="Times New Roman" w:cs="Times New Roman"/>
                <w:sz w:val="20"/>
                <w:szCs w:val="20"/>
              </w:rPr>
              <w:t>with</w:t>
            </w:r>
            <w:r w:rsidRPr="00FE1982">
              <w:rPr>
                <w:rFonts w:ascii="Times New Roman" w:hAnsi="Times New Roman" w:cs="Times New Roman"/>
                <w:sz w:val="20"/>
                <w:szCs w:val="20"/>
              </w:rPr>
              <w:t xml:space="preserve"> one or more fully connected recurrent neurons</w:t>
            </w:r>
          </w:p>
        </w:tc>
        <w:tc>
          <w:tcPr>
            <w:tcW w:w="1260" w:type="dxa"/>
          </w:tcPr>
          <w:p w14:paraId="38165254" w14:textId="673CD1EF" w:rsidR="00EA3575" w:rsidRPr="00B1757E" w:rsidRDefault="00CC7E8A"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w:t>
            </w:r>
            <w:r w:rsidRPr="004854CB">
              <w:rPr>
                <w:rFonts w:ascii="Times New Roman" w:hAnsi="Times New Roman" w:cs="Times New Roman"/>
                <w:sz w:val="20"/>
                <w:szCs w:val="20"/>
              </w:rPr>
              <w:t>, hyperbolic tangent</w:t>
            </w:r>
          </w:p>
        </w:tc>
        <w:tc>
          <w:tcPr>
            <w:tcW w:w="1908" w:type="dxa"/>
          </w:tcPr>
          <w:p w14:paraId="5932C96F" w14:textId="460513CF" w:rsidR="00EA3575" w:rsidRPr="00B1757E" w:rsidRDefault="00DA1FB8" w:rsidP="00EA3575">
            <w:pPr>
              <w:widowControl w:val="0"/>
              <w:spacing w:after="0" w:line="360" w:lineRule="auto"/>
              <w:rPr>
                <w:rFonts w:ascii="Times New Roman" w:hAnsi="Times New Roman" w:cs="Times New Roman"/>
                <w:sz w:val="20"/>
                <w:szCs w:val="20"/>
              </w:rPr>
            </w:pPr>
            <w:r>
              <w:object w:dxaOrig="2034" w:dyaOrig="1972" w14:anchorId="11AD7242">
                <v:shape id="_x0000_i1033" type="#_x0000_t75" style="width:101.95pt;height:97.9pt" o:ole="">
                  <v:imagedata r:id="rId206" o:title=""/>
                </v:shape>
                <o:OLEObject Type="Embed" ProgID="Visio.Drawing.11" ShapeID="_x0000_i1033" DrawAspect="Content" ObjectID="_1627656468" r:id="rId207"/>
              </w:object>
            </w:r>
          </w:p>
        </w:tc>
      </w:tr>
      <w:tr w:rsidR="00DA1FB8" w:rsidRPr="00B1757E" w14:paraId="76E56887" w14:textId="0C668104" w:rsidTr="00EA3575">
        <w:trPr>
          <w:trHeight w:val="284"/>
        </w:trPr>
        <w:tc>
          <w:tcPr>
            <w:tcW w:w="1221" w:type="dxa"/>
            <w:vMerge/>
            <w:noWrap/>
            <w:hideMark/>
          </w:tcPr>
          <w:p w14:paraId="7ED898C9" w14:textId="77DE82E9" w:rsidR="00EA3575" w:rsidRPr="00B1757E" w:rsidRDefault="00EA3575" w:rsidP="00EA3575">
            <w:pPr>
              <w:widowControl w:val="0"/>
              <w:spacing w:after="0" w:line="360" w:lineRule="auto"/>
              <w:rPr>
                <w:rFonts w:eastAsia="Times New Roman" w:cs="Calibri"/>
                <w:color w:val="000000"/>
                <w:lang w:bidi="my-MM"/>
              </w:rPr>
            </w:pPr>
          </w:p>
        </w:tc>
        <w:tc>
          <w:tcPr>
            <w:tcW w:w="1583" w:type="dxa"/>
            <w:noWrap/>
            <w:hideMark/>
          </w:tcPr>
          <w:p w14:paraId="566A6528" w14:textId="3D048D2F" w:rsidR="00EA3575" w:rsidRPr="00B1757E" w:rsidRDefault="00EA3575" w:rsidP="00EA3575">
            <w:pPr>
              <w:widowControl w:val="0"/>
              <w:spacing w:after="0" w:line="360" w:lineRule="auto"/>
              <w:rPr>
                <w:rFonts w:eastAsia="Times New Roman" w:cs="Calibri"/>
                <w:color w:val="000000"/>
                <w:lang w:bidi="my-MM"/>
              </w:rPr>
            </w:pPr>
            <w:r w:rsidRPr="00B1757E">
              <w:rPr>
                <w:rFonts w:ascii="Times New Roman" w:hAnsi="Times New Roman" w:cs="Times New Roman"/>
                <w:sz w:val="20"/>
                <w:szCs w:val="20"/>
              </w:rPr>
              <w:t>Long/short term memory neural network (LSTM)</w:t>
            </w:r>
          </w:p>
        </w:tc>
        <w:tc>
          <w:tcPr>
            <w:tcW w:w="1354" w:type="dxa"/>
            <w:noWrap/>
            <w:hideMark/>
          </w:tcPr>
          <w:p w14:paraId="4AB79F66" w14:textId="7712A058" w:rsidR="00EA3575" w:rsidRPr="00B1757E" w:rsidRDefault="00EA3575" w:rsidP="00EA3575">
            <w:pPr>
              <w:widowControl w:val="0"/>
              <w:spacing w:after="0" w:line="360" w:lineRule="auto"/>
              <w:rPr>
                <w:rFonts w:ascii="Arial" w:eastAsia="Times New Roman" w:hAnsi="Arial" w:cs="Arial"/>
                <w:color w:val="404040"/>
                <w:sz w:val="20"/>
                <w:szCs w:val="20"/>
                <w:highlight w:val="yellow"/>
                <w:lang w:bidi="my-MM"/>
              </w:rPr>
            </w:pPr>
            <w:r w:rsidRPr="00F57C6E">
              <w:rPr>
                <w:rFonts w:ascii="Times New Roman" w:hAnsi="Times New Roman" w:cs="Times New Roman"/>
                <w:sz w:val="20"/>
                <w:szCs w:val="20"/>
              </w:rPr>
              <w:t xml:space="preserve">fully </w:t>
            </w:r>
          </w:p>
        </w:tc>
        <w:tc>
          <w:tcPr>
            <w:tcW w:w="2250" w:type="dxa"/>
            <w:noWrap/>
            <w:hideMark/>
          </w:tcPr>
          <w:p w14:paraId="61833EAC" w14:textId="16F2381D" w:rsidR="00EA3575" w:rsidRDefault="00EA3575" w:rsidP="00D80EDA">
            <w:pPr>
              <w:spacing w:after="0" w:line="360" w:lineRule="auto"/>
              <w:rPr>
                <w:rFonts w:ascii="Times New Roman" w:hAnsi="Times New Roman" w:cs="Times New Roman"/>
                <w:sz w:val="20"/>
                <w:szCs w:val="20"/>
              </w:rPr>
            </w:pPr>
            <w:r w:rsidRPr="00B1757E">
              <w:rPr>
                <w:rFonts w:ascii="Times New Roman" w:hAnsi="Times New Roman" w:cs="Times New Roman"/>
                <w:sz w:val="20"/>
                <w:szCs w:val="20"/>
              </w:rPr>
              <w:t xml:space="preserve">a sequence input layer, a LSTM layer, a fully connected layer, a </w:t>
            </w:r>
            <w:proofErr w:type="spellStart"/>
            <w:r w:rsidRPr="00B1757E">
              <w:rPr>
                <w:rFonts w:ascii="Times New Roman" w:hAnsi="Times New Roman" w:cs="Times New Roman"/>
                <w:sz w:val="20"/>
                <w:szCs w:val="20"/>
              </w:rPr>
              <w:t>softmax</w:t>
            </w:r>
            <w:proofErr w:type="spellEnd"/>
            <w:r w:rsidRPr="00B1757E">
              <w:rPr>
                <w:rFonts w:ascii="Times New Roman" w:hAnsi="Times New Roman" w:cs="Times New Roman"/>
                <w:sz w:val="20"/>
                <w:szCs w:val="20"/>
              </w:rPr>
              <w:t xml:space="preserve"> layer, and a classification output layer</w:t>
            </w:r>
            <w:r w:rsidR="001F7B9C">
              <w:rPr>
                <w:rFonts w:ascii="Times New Roman" w:hAnsi="Times New Roman" w:cs="Times New Roman"/>
                <w:sz w:val="20"/>
                <w:szCs w:val="20"/>
              </w:rPr>
              <w:t xml:space="preserve"> (for classification)</w:t>
            </w:r>
          </w:p>
          <w:p w14:paraId="655F78FD" w14:textId="77777777" w:rsidR="004F5171" w:rsidRDefault="004F5171" w:rsidP="00D80EDA">
            <w:pPr>
              <w:spacing w:after="0" w:line="360" w:lineRule="auto"/>
              <w:rPr>
                <w:rFonts w:ascii="Times New Roman" w:hAnsi="Times New Roman" w:cs="Times New Roman"/>
                <w:sz w:val="20"/>
                <w:szCs w:val="20"/>
              </w:rPr>
            </w:pPr>
          </w:p>
          <w:p w14:paraId="016AED2A" w14:textId="40C329CE" w:rsidR="001F7B9C" w:rsidRPr="00B1757E" w:rsidRDefault="001F7B9C" w:rsidP="00D80EDA">
            <w:pPr>
              <w:spacing w:after="0" w:line="360" w:lineRule="auto"/>
              <w:rPr>
                <w:rFonts w:ascii="Arial" w:eastAsia="Times New Roman" w:hAnsi="Arial" w:cs="Arial"/>
                <w:color w:val="404040"/>
                <w:sz w:val="20"/>
                <w:szCs w:val="20"/>
                <w:lang w:bidi="my-MM"/>
              </w:rPr>
            </w:pPr>
            <w:r w:rsidRPr="001F7B9C">
              <w:rPr>
                <w:rFonts w:ascii="Times New Roman" w:hAnsi="Times New Roman" w:cs="Times New Roman"/>
                <w:sz w:val="20"/>
                <w:szCs w:val="20"/>
              </w:rPr>
              <w:t>a sequence input layer</w:t>
            </w:r>
            <w:r>
              <w:rPr>
                <w:rFonts w:ascii="Times New Roman" w:hAnsi="Times New Roman" w:cs="Times New Roman"/>
                <w:sz w:val="20"/>
                <w:szCs w:val="20"/>
              </w:rPr>
              <w:t xml:space="preserve">, </w:t>
            </w:r>
            <w:r w:rsidRPr="001F7B9C">
              <w:rPr>
                <w:rFonts w:ascii="Times New Roman" w:hAnsi="Times New Roman" w:cs="Times New Roman"/>
                <w:sz w:val="20"/>
                <w:szCs w:val="20"/>
              </w:rPr>
              <w:t>a LSTM layer</w:t>
            </w:r>
            <w:r>
              <w:rPr>
                <w:rFonts w:ascii="Times New Roman" w:hAnsi="Times New Roman" w:cs="Times New Roman"/>
                <w:sz w:val="20"/>
                <w:szCs w:val="20"/>
              </w:rPr>
              <w:t>,</w:t>
            </w:r>
            <w:r w:rsidRPr="001F7B9C">
              <w:rPr>
                <w:rFonts w:ascii="Times New Roman" w:hAnsi="Times New Roman" w:cs="Times New Roman"/>
                <w:sz w:val="20"/>
                <w:szCs w:val="20"/>
              </w:rPr>
              <w:t xml:space="preserve"> a fully connected layer and a regression output layer</w:t>
            </w:r>
            <w:r>
              <w:rPr>
                <w:rFonts w:ascii="Times New Roman" w:hAnsi="Times New Roman" w:cs="Times New Roman"/>
                <w:sz w:val="20"/>
                <w:szCs w:val="20"/>
              </w:rPr>
              <w:t xml:space="preserve"> (for regression)</w:t>
            </w:r>
          </w:p>
        </w:tc>
        <w:tc>
          <w:tcPr>
            <w:tcW w:w="1260" w:type="dxa"/>
            <w:noWrap/>
            <w:hideMark/>
          </w:tcPr>
          <w:p w14:paraId="7E192751" w14:textId="4D217B1B" w:rsidR="00EA3575" w:rsidRPr="00B1757E" w:rsidRDefault="00F57C6E" w:rsidP="00EA3575">
            <w:pPr>
              <w:widowControl w:val="0"/>
              <w:spacing w:after="0" w:line="360" w:lineRule="auto"/>
              <w:rPr>
                <w:rFonts w:eastAsia="Times New Roman" w:cs="Calibri"/>
                <w:color w:val="000000"/>
                <w:lang w:bidi="my-MM"/>
              </w:rPr>
            </w:pPr>
            <w:r>
              <w:rPr>
                <w:rFonts w:ascii="Times New Roman" w:hAnsi="Times New Roman" w:cs="Times New Roman"/>
                <w:sz w:val="20"/>
                <w:szCs w:val="20"/>
              </w:rPr>
              <w:t>logistic</w:t>
            </w:r>
            <w:r w:rsidRPr="004854CB">
              <w:rPr>
                <w:rFonts w:ascii="Times New Roman" w:hAnsi="Times New Roman" w:cs="Times New Roman"/>
                <w:sz w:val="20"/>
                <w:szCs w:val="20"/>
              </w:rPr>
              <w:t>, hyperbolic tangent</w:t>
            </w:r>
          </w:p>
        </w:tc>
        <w:tc>
          <w:tcPr>
            <w:tcW w:w="1908" w:type="dxa"/>
          </w:tcPr>
          <w:p w14:paraId="53703A30" w14:textId="0327FD32" w:rsidR="00EA3575" w:rsidRPr="00B1757E" w:rsidRDefault="00DA1FB8" w:rsidP="00EA3575">
            <w:pPr>
              <w:widowControl w:val="0"/>
              <w:spacing w:after="0" w:line="360" w:lineRule="auto"/>
              <w:rPr>
                <w:rFonts w:eastAsia="Times New Roman" w:cs="Calibri"/>
                <w:color w:val="000000"/>
                <w:lang w:bidi="my-MM"/>
              </w:rPr>
            </w:pPr>
            <w:r>
              <w:object w:dxaOrig="2140" w:dyaOrig="2095" w14:anchorId="348F93DB">
                <v:shape id="_x0000_i1034" type="#_x0000_t75" style="width:107.15pt;height:104.85pt" o:ole="">
                  <v:imagedata r:id="rId208" o:title=""/>
                </v:shape>
                <o:OLEObject Type="Embed" ProgID="Visio.Drawing.11" ShapeID="_x0000_i1034" DrawAspect="Content" ObjectID="_1627656469" r:id="rId209"/>
              </w:object>
            </w:r>
          </w:p>
        </w:tc>
      </w:tr>
    </w:tbl>
    <w:p w14:paraId="3332ABD8" w14:textId="77777777" w:rsidR="00AF279E" w:rsidRDefault="00AF279E" w:rsidP="00AF279E">
      <w:pPr>
        <w:widowControl w:val="0"/>
        <w:spacing w:after="0" w:line="360" w:lineRule="auto"/>
        <w:jc w:val="both"/>
        <w:rPr>
          <w:rFonts w:ascii="Times New Roman" w:hAnsi="Times New Roman" w:cs="Times New Roman"/>
          <w:sz w:val="24"/>
          <w:szCs w:val="24"/>
        </w:rPr>
      </w:pPr>
    </w:p>
    <w:p w14:paraId="6AC1D61E" w14:textId="74A402E5"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r w:rsidR="00D561F4">
        <w:rPr>
          <w:rFonts w:ascii="Times New Roman" w:hAnsi="Times New Roman" w:cs="Times New Roman"/>
          <w:sz w:val="24"/>
          <w:szCs w:val="24"/>
        </w:rPr>
        <w:t xml:space="preserve">two or more </w:t>
      </w:r>
      <w:r>
        <w:rPr>
          <w:rFonts w:ascii="Times New Roman" w:hAnsi="Times New Roman" w:cs="Times New Roman"/>
          <w:sz w:val="24"/>
          <w:szCs w:val="24"/>
        </w:rPr>
        <w:t>different types of neural networks</w:t>
      </w:r>
      <w:r w:rsidR="00D561F4">
        <w:rPr>
          <w:rFonts w:ascii="Times New Roman" w:hAnsi="Times New Roman" w:cs="Times New Roman"/>
          <w:sz w:val="24"/>
          <w:szCs w:val="24"/>
        </w:rPr>
        <w:t xml:space="preserve"> can be combined</w:t>
      </w:r>
      <w:r>
        <w:rPr>
          <w:rFonts w:ascii="Times New Roman" w:hAnsi="Times New Roman" w:cs="Times New Roman"/>
          <w:sz w:val="24"/>
          <w:szCs w:val="24"/>
        </w:rPr>
        <w:t xml:space="preserve"> for special purpose, known as hybrid neural network. Such kind of neural networks </w:t>
      </w:r>
      <w:r w:rsidR="000A7C34">
        <w:rPr>
          <w:rFonts w:ascii="Times New Roman" w:hAnsi="Times New Roman" w:cs="Times New Roman"/>
          <w:sz w:val="24"/>
          <w:szCs w:val="24"/>
        </w:rPr>
        <w:t>can be</w:t>
      </w:r>
      <w:r>
        <w:rPr>
          <w:rFonts w:ascii="Times New Roman" w:hAnsi="Times New Roman" w:cs="Times New Roman"/>
          <w:sz w:val="24"/>
          <w:szCs w:val="24"/>
        </w:rPr>
        <w:t xml:space="preserve"> multilayer neural networks composed of multiple layers with different separate topologies and a special learning algorithm is needed for hybrid neural networks</w:t>
      </w:r>
      <w:bookmarkStart w:id="74" w:name="_Hlk534803254"/>
      <w:r>
        <w:rPr>
          <w:rFonts w:ascii="Times New Roman" w:hAnsi="Times New Roman" w:cs="Times New Roman"/>
          <w:sz w:val="24"/>
          <w:szCs w:val="24"/>
        </w:rPr>
        <w:t>.</w:t>
      </w:r>
    </w:p>
    <w:bookmarkEnd w:id="74"/>
    <w:p w14:paraId="29402679" w14:textId="2D829529"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278CCAC0" w:rsidR="00CF1552" w:rsidRDefault="00F145BD" w:rsidP="00E0463D">
      <w:pPr>
        <w:widowControl w:val="0"/>
        <w:spacing w:before="240" w:line="360" w:lineRule="auto"/>
        <w:jc w:val="both"/>
        <w:rPr>
          <w:rFonts w:ascii="Times New Roman" w:hAnsi="Times New Roman" w:cs="Times New Roman"/>
          <w:sz w:val="24"/>
          <w:szCs w:val="24"/>
        </w:rPr>
      </w:pPr>
      <w:bookmarkStart w:id="75" w:name="_Hlk534790540"/>
      <w:r>
        <w:rPr>
          <w:rFonts w:ascii="Times New Roman" w:hAnsi="Times New Roman" w:cs="Times New Roman"/>
          <w:sz w:val="24"/>
          <w:szCs w:val="24"/>
        </w:rPr>
        <w:t xml:space="preserve">Due to </w:t>
      </w:r>
      <w:del w:id="76" w:author="Ove Jason" w:date="2019-08-17T22:05:00Z">
        <w:r w:rsidDel="00D44E43">
          <w:rPr>
            <w:rFonts w:ascii="Times New Roman" w:hAnsi="Times New Roman" w:cs="Times New Roman"/>
            <w:sz w:val="24"/>
            <w:szCs w:val="24"/>
          </w:rPr>
          <w:delText xml:space="preserve">the </w:delText>
        </w:r>
      </w:del>
      <w:ins w:id="77" w:author="Ove Jason" w:date="2019-08-17T22:05:00Z">
        <w:r w:rsidR="00D44E43">
          <w:rPr>
            <w:rFonts w:ascii="Times New Roman" w:hAnsi="Times New Roman" w:cs="Times New Roman"/>
            <w:sz w:val="24"/>
            <w:szCs w:val="24"/>
          </w:rPr>
          <w:t xml:space="preserve">its </w:t>
        </w:r>
      </w:ins>
      <w:r>
        <w:rPr>
          <w:rFonts w:ascii="Times New Roman" w:hAnsi="Times New Roman" w:cs="Times New Roman"/>
          <w:sz w:val="24"/>
          <w:szCs w:val="24"/>
        </w:rPr>
        <w:t xml:space="preserve">powerful performance </w:t>
      </w:r>
      <w:del w:id="78" w:author="Ove Jason" w:date="2019-08-17T22:05:00Z">
        <w:r w:rsidDel="00D44E43">
          <w:rPr>
            <w:rFonts w:ascii="Times New Roman" w:hAnsi="Times New Roman" w:cs="Times New Roman"/>
            <w:sz w:val="24"/>
            <w:szCs w:val="24"/>
          </w:rPr>
          <w:delText xml:space="preserve">of </w:delText>
        </w:r>
        <w:r w:rsidR="00205DC2" w:rsidDel="00D44E43">
          <w:rPr>
            <w:rFonts w:ascii="Times New Roman" w:hAnsi="Times New Roman" w:cs="Times New Roman"/>
            <w:sz w:val="24"/>
            <w:szCs w:val="24"/>
          </w:rPr>
          <w:delText>A</w:delText>
        </w:r>
        <w:r w:rsidDel="00D44E43">
          <w:rPr>
            <w:rFonts w:ascii="Times New Roman" w:hAnsi="Times New Roman" w:cs="Times New Roman"/>
            <w:sz w:val="24"/>
            <w:szCs w:val="24"/>
          </w:rPr>
          <w:delText>NN</w:delText>
        </w:r>
      </w:del>
      <w:r>
        <w:rPr>
          <w:rFonts w:ascii="Times New Roman" w:hAnsi="Times New Roman" w:cs="Times New Roman"/>
          <w:sz w:val="24"/>
          <w:szCs w:val="24"/>
        </w:rPr>
        <w:t xml:space="preserve">, </w:t>
      </w:r>
      <w:del w:id="79" w:author="Ove Jason" w:date="2019-08-17T22:05:00Z">
        <w:r w:rsidDel="00D44E43">
          <w:rPr>
            <w:rFonts w:ascii="Times New Roman" w:hAnsi="Times New Roman" w:cs="Times New Roman"/>
            <w:sz w:val="24"/>
            <w:szCs w:val="24"/>
          </w:rPr>
          <w:delText>it</w:delText>
        </w:r>
      </w:del>
      <w:ins w:id="80" w:author="Ove Jason" w:date="2019-08-17T22:05:00Z">
        <w:r w:rsidR="00D44E43">
          <w:rPr>
            <w:rFonts w:ascii="Times New Roman" w:hAnsi="Times New Roman" w:cs="Times New Roman"/>
            <w:sz w:val="24"/>
            <w:szCs w:val="24"/>
          </w:rPr>
          <w:t>ANN</w:t>
        </w:r>
      </w:ins>
      <w:r>
        <w:rPr>
          <w:rFonts w:ascii="Times New Roman" w:hAnsi="Times New Roman" w:cs="Times New Roman"/>
          <w:sz w:val="24"/>
          <w:szCs w:val="24"/>
        </w:rPr>
        <w:t xml:space="preserve"> h</w:t>
      </w:r>
      <w:r w:rsidR="00205DC2">
        <w:rPr>
          <w:rFonts w:ascii="Times New Roman" w:hAnsi="Times New Roman" w:cs="Times New Roman"/>
          <w:sz w:val="24"/>
          <w:szCs w:val="24"/>
        </w:rPr>
        <w:t xml:space="preserve">as </w:t>
      </w:r>
      <w:r>
        <w:rPr>
          <w:rFonts w:ascii="Times New Roman" w:hAnsi="Times New Roman" w:cs="Times New Roman"/>
          <w:sz w:val="24"/>
          <w:szCs w:val="24"/>
        </w:rPr>
        <w:t xml:space="preserve">been </w:t>
      </w:r>
      <w:r w:rsidR="00205DC2">
        <w:rPr>
          <w:rFonts w:ascii="Times New Roman" w:hAnsi="Times New Roman" w:cs="Times New Roman"/>
          <w:sz w:val="24"/>
          <w:szCs w:val="24"/>
        </w:rPr>
        <w:t xml:space="preserve">widely applied in </w:t>
      </w:r>
      <w:r>
        <w:rPr>
          <w:rFonts w:ascii="Times New Roman" w:hAnsi="Times New Roman" w:cs="Times New Roman"/>
          <w:sz w:val="24"/>
          <w:szCs w:val="24"/>
        </w:rPr>
        <w:t xml:space="preserve">many </w:t>
      </w:r>
      <w:r w:rsidR="00C526BB">
        <w:rPr>
          <w:rFonts w:ascii="Times New Roman" w:hAnsi="Times New Roman" w:cs="Times New Roman"/>
          <w:sz w:val="24"/>
          <w:szCs w:val="24"/>
        </w:rPr>
        <w:t>fields for materials performance</w:t>
      </w:r>
      <w:r w:rsidR="00205DC2">
        <w:rPr>
          <w:rFonts w:ascii="Times New Roman" w:hAnsi="Times New Roman" w:cs="Times New Roman"/>
          <w:sz w:val="24"/>
          <w:szCs w:val="24"/>
        </w:rPr>
        <w:t xml:space="preserve">, covering mechanical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15</w:t>
      </w:r>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AC6403" w:rsidRPr="00AC6403">
        <w:rPr>
          <w:rFonts w:ascii="Times New Roman" w:hAnsi="Times New Roman" w:cs="Times New Roman"/>
          <w:sz w:val="24"/>
          <w:szCs w:val="24"/>
        </w:rPr>
        <w:t>metallurgy</w:t>
      </w:r>
      <w:r w:rsidR="00AC6403">
        <w:rPr>
          <w:rFonts w:ascii="Times New Roman" w:hAnsi="Times New Roman" w:cs="Times New Roman"/>
          <w:sz w:val="24"/>
          <w:szCs w:val="24"/>
        </w:rPr>
        <w:t xml:space="preserve"> </w:t>
      </w:r>
      <w:r w:rsidR="00AC6403">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&lt;EndNote&gt;&lt;Cite&gt;&lt;Author&gt;Yang&lt;/Author&gt;&lt;Year&gt;2012&lt;/Year&gt;&lt;RecNum&gt;3&lt;/RecNum&gt;&lt;DisplayText&gt;[16]&lt;/DisplayText&gt;&lt;record&gt;&lt;rec-number&gt;3&lt;/rec-number&gt;&lt;foreign-keys&gt;&lt;key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AC6403">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r w:rsidR="00E408A6">
        <w:rPr>
          <w:rFonts w:ascii="Times New Roman" w:hAnsi="Times New Roman" w:cs="Times New Roman"/>
          <w:noProof/>
          <w:sz w:val="24"/>
          <w:szCs w:val="24"/>
        </w:rPr>
        <w:t>16</w:t>
      </w:r>
      <w:r w:rsidR="00B7315C">
        <w:rPr>
          <w:rFonts w:ascii="Times New Roman" w:hAnsi="Times New Roman" w:cs="Times New Roman"/>
          <w:noProof/>
          <w:sz w:val="24"/>
          <w:szCs w:val="24"/>
        </w:rPr>
        <w:t>]</w:t>
      </w:r>
      <w:r w:rsidR="00AC6403">
        <w:rPr>
          <w:rFonts w:ascii="Times New Roman" w:hAnsi="Times New Roman" w:cs="Times New Roman"/>
          <w:sz w:val="24"/>
          <w:szCs w:val="24"/>
        </w:rPr>
        <w:fldChar w:fldCharType="end"/>
      </w:r>
      <w:r w:rsidR="00AC6403">
        <w:rPr>
          <w:rFonts w:ascii="Times New Roman" w:hAnsi="Times New Roman" w:cs="Times New Roman"/>
          <w:sz w:val="24"/>
          <w:szCs w:val="24"/>
        </w:rPr>
        <w:t>,</w:t>
      </w:r>
      <w:r w:rsidR="00AC6403" w:rsidRPr="00AC6403">
        <w:rPr>
          <w:rFonts w:ascii="Times New Roman" w:hAnsi="Times New Roman" w:cs="Times New Roman"/>
          <w:sz w:val="24"/>
          <w:szCs w:val="24"/>
        </w:rPr>
        <w:t xml:space="preserve"> </w:t>
      </w:r>
      <w:r w:rsidR="00205DC2">
        <w:rPr>
          <w:rFonts w:ascii="Times New Roman" w:hAnsi="Times New Roman" w:cs="Times New Roman"/>
          <w:sz w:val="24"/>
          <w:szCs w:val="24"/>
        </w:rPr>
        <w:t xml:space="preserve">hydrological </w:t>
      </w:r>
      <w:r w:rsidR="00205DC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&lt;EndNote&gt;&lt;Cite&gt;&lt;Author&gt;Maier&lt;/Author&gt;&lt;Year&gt;2000&lt;/Year&gt;&lt;RecNum&gt;47&lt;/RecNum&gt;&lt;DisplayText&gt;[17]&lt;/DisplayText&gt;&lt;record&gt;&lt;rec-number&gt;47&lt;/rec-number&gt;&lt;foreign-keys&gt;&lt;key app="EN" db-id="909v2wsdarxet0er2papedrtdfde0xxra5af" timestamp="1560339659"&gt;47&lt;/key&gt;&lt;/foreign-keys&gt;&lt;ref-type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sidR="00205DC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r w:rsidR="00E408A6">
        <w:rPr>
          <w:rFonts w:ascii="Times New Roman" w:hAnsi="Times New Roman" w:cs="Times New Roman"/>
          <w:noProof/>
          <w:sz w:val="24"/>
          <w:szCs w:val="24"/>
        </w:rPr>
        <w:t>17</w:t>
      </w:r>
      <w:r w:rsidR="00604F54">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atmospheric </w:t>
      </w:r>
      <w:r w:rsidR="007F3F3E">
        <w:rPr>
          <w:rFonts w:ascii="Times New Roman" w:hAnsi="Times New Roman" w:cs="Times New Roman"/>
          <w:sz w:val="24"/>
          <w:szCs w:val="24"/>
        </w:rPr>
        <w:t>corrosion</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&lt;EndNote&gt;&lt;Cite&gt;&lt;Author&gt;Pintos&lt;/Author&gt;&lt;Year&gt;2000&lt;/Year&gt;&lt;RecNum&gt;11&lt;/RecNum&gt;&lt;DisplayText&gt;[18]&lt;/DisplayText&gt;&lt;record&gt;&lt;rec-number&gt;11&lt;/rec-number&gt;&lt;foreign-keys&gt;&lt;key app="EN" db-id="909v2wsdarxet0er2papedrtdfde0xxra5af" timestamp="1560339626"&gt;11&lt;/key&gt;&lt;/foreign-keys&gt;&lt;ref-type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r w:rsidR="00E408A6">
        <w:rPr>
          <w:rFonts w:ascii="Times New Roman" w:hAnsi="Times New Roman" w:cs="Times New Roman"/>
          <w:noProof/>
          <w:sz w:val="24"/>
          <w:szCs w:val="24"/>
        </w:rPr>
        <w:t>18</w:t>
      </w:r>
      <w:r w:rsidR="00B7315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r w:rsidR="00E408A6">
        <w:rPr>
          <w:rFonts w:ascii="Times New Roman" w:hAnsi="Times New Roman" w:cs="Times New Roman"/>
          <w:noProof/>
          <w:sz w:val="24"/>
          <w:szCs w:val="24"/>
        </w:rPr>
        <w:t>19</w:t>
      </w:r>
      <w:r w:rsidR="00B7315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94E4B">
        <w:rPr>
          <w:rFonts w:ascii="Times New Roman" w:hAnsi="Times New Roman" w:cs="Times New Roman"/>
          <w:sz w:val="24"/>
          <w:szCs w:val="24"/>
        </w:rPr>
        <w:t>,</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r w:rsidR="00E408A6">
        <w:rPr>
          <w:rFonts w:ascii="Times New Roman" w:hAnsi="Times New Roman" w:cs="Times New Roman"/>
          <w:noProof/>
          <w:sz w:val="24"/>
          <w:szCs w:val="24"/>
        </w:rPr>
        <w:t>20</w:t>
      </w:r>
      <w:r w:rsidR="00604F54">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D54EC8">
        <w:rPr>
          <w:rFonts w:ascii="Times New Roman" w:hAnsi="Times New Roman" w:cs="Times New Roman"/>
          <w:sz w:val="24"/>
          <w:szCs w:val="24"/>
        </w:rPr>
        <w:t>,</w:t>
      </w:r>
      <w:r w:rsidR="0047680F">
        <w:rPr>
          <w:rFonts w:ascii="Times New Roman" w:hAnsi="Times New Roman" w:cs="Times New Roman"/>
          <w:sz w:val="24"/>
          <w:szCs w:val="24"/>
        </w:rPr>
        <w:t xml:space="preserve"> </w:t>
      </w:r>
      <w:r w:rsidR="00205DC2">
        <w:rPr>
          <w:rFonts w:ascii="Times New Roman" w:hAnsi="Times New Roman" w:cs="Times New Roman"/>
          <w:sz w:val="24"/>
          <w:szCs w:val="24"/>
        </w:rPr>
        <w:t>etc</w:t>
      </w:r>
      <w:bookmarkStart w:id="81" w:name="_Hlk534811079"/>
      <w:r w:rsidR="00615CF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053F1">
        <w:rPr>
          <w:rFonts w:ascii="Times New Roman" w:hAnsi="Times New Roman" w:cs="Times New Roman"/>
          <w:sz w:val="24"/>
          <w:szCs w:val="24"/>
        </w:rPr>
        <w:t xml:space="preserve">critical </w:t>
      </w:r>
      <w:r>
        <w:rPr>
          <w:rFonts w:ascii="Times New Roman" w:hAnsi="Times New Roman" w:cs="Times New Roman"/>
          <w:sz w:val="24"/>
          <w:szCs w:val="24"/>
        </w:rPr>
        <w:t>equipmen</w:t>
      </w:r>
      <w:r w:rsidR="00C526BB">
        <w:rPr>
          <w:rFonts w:ascii="Times New Roman" w:hAnsi="Times New Roman" w:cs="Times New Roman"/>
          <w:sz w:val="24"/>
          <w:szCs w:val="24"/>
        </w:rPr>
        <w:t xml:space="preserve">t easy to failure </w:t>
      </w:r>
      <w:del w:id="82" w:author="Ove Jason" w:date="2019-08-17T22:07:00Z">
        <w:r w:rsidR="00C526BB" w:rsidDel="00D44E43">
          <w:rPr>
            <w:rFonts w:ascii="Times New Roman" w:hAnsi="Times New Roman" w:cs="Times New Roman"/>
            <w:sz w:val="24"/>
            <w:szCs w:val="24"/>
          </w:rPr>
          <w:delText xml:space="preserve">abstracts </w:delText>
        </w:r>
      </w:del>
      <w:bookmarkStart w:id="83" w:name="OLE_LINK1"/>
      <w:bookmarkStart w:id="84" w:name="OLE_LINK2"/>
      <w:ins w:id="85" w:author="Ove Jason" w:date="2019-08-17T22:07:00Z">
        <w:r w:rsidR="00D44E43">
          <w:rPr>
            <w:rFonts w:ascii="Times New Roman" w:hAnsi="Times New Roman" w:cs="Times New Roman"/>
            <w:sz w:val="24"/>
            <w:szCs w:val="24"/>
          </w:rPr>
          <w:t>attracts</w:t>
        </w:r>
        <w:bookmarkEnd w:id="83"/>
        <w:bookmarkEnd w:id="84"/>
        <w:r w:rsidR="00D44E43">
          <w:rPr>
            <w:rFonts w:ascii="Times New Roman" w:hAnsi="Times New Roman" w:cs="Times New Roman"/>
            <w:sz w:val="24"/>
            <w:szCs w:val="24"/>
          </w:rPr>
          <w:t xml:space="preserve"> </w:t>
        </w:r>
      </w:ins>
      <w:r w:rsidR="00C526BB">
        <w:rPr>
          <w:rFonts w:ascii="Times New Roman" w:hAnsi="Times New Roman" w:cs="Times New Roman"/>
          <w:sz w:val="24"/>
          <w:szCs w:val="24"/>
        </w:rPr>
        <w:t>most</w:t>
      </w:r>
      <w:r>
        <w:rPr>
          <w:rFonts w:ascii="Times New Roman" w:hAnsi="Times New Roman" w:cs="Times New Roman"/>
          <w:sz w:val="24"/>
          <w:szCs w:val="24"/>
        </w:rPr>
        <w:t xml:space="preserve"> attention, mainly including </w:t>
      </w:r>
      <w:r w:rsidR="00205DC2">
        <w:rPr>
          <w:rFonts w:ascii="Times New Roman" w:hAnsi="Times New Roman" w:cs="Times New Roman"/>
          <w:sz w:val="24"/>
          <w:szCs w:val="24"/>
        </w:rPr>
        <w:t>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r w:rsidR="00E408A6">
        <w:rPr>
          <w:rFonts w:ascii="Times New Roman" w:hAnsi="Times New Roman" w:cs="Times New Roman"/>
          <w:noProof/>
          <w:sz w:val="24"/>
          <w:szCs w:val="24"/>
        </w:rPr>
        <w:t>21</w:t>
      </w:r>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w:t>
      </w:r>
      <w:r w:rsidR="00231486">
        <w:rPr>
          <w:rFonts w:ascii="Times New Roman" w:hAnsi="Times New Roman" w:cs="Times New Roman" w:hint="eastAsia"/>
          <w:sz w:val="24"/>
          <w:szCs w:val="24"/>
        </w:rPr>
        <w:t xml:space="preserve"> </w:t>
      </w:r>
      <w:r w:rsidR="00205DC2">
        <w:rPr>
          <w:rFonts w:ascii="Times New Roman" w:hAnsi="Times New Roman" w:cs="Times New Roman"/>
          <w:sz w:val="24"/>
          <w:szCs w:val="24"/>
        </w:rPr>
        <w:t>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22</w:t>
      </w:r>
      <w:r w:rsidR="004C7582">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&lt;EndNote&gt;&lt;Cite&gt;&lt;Author&gt;Kamrunnahar&lt;/Author&gt;&lt;Year&gt;2011&lt;/Year&gt;&lt;RecNum&gt;61&lt;/RecNum&gt;&lt;DisplayText&gt;[23]&lt;/DisplayText&gt;&lt;record&gt;&lt;rec-number&gt;61&lt;/rec-number&gt;&lt;foreign-keys&gt;&lt;key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23</w:t>
      </w:r>
      <w:r w:rsidR="004C7582">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&lt;EndNote&gt;&lt;Cite&gt;&lt;Author&gt;Zhang&lt;/Author&gt;&lt;Year&gt;2016&lt;/Year&gt;&lt;RecNum&gt;18&lt;/RecNum&gt;&lt;DisplayText&gt;[24]&lt;/DisplayText&gt;&lt;record&gt;&lt;rec-number&gt;18&lt;/rec-number&gt;&lt;foreign-keys&gt;&lt;key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24</w:t>
      </w:r>
      <w:r w:rsidR="004C7582">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DA49AA">
        <w:rPr>
          <w:rFonts w:ascii="Times New Roman" w:hAnsi="Times New Roman" w:cs="Times New Roman"/>
          <w:sz w:val="24"/>
          <w:szCs w:val="24"/>
        </w:rPr>
        <w:t xml:space="preserve"> </w:t>
      </w:r>
      <w:r w:rsidR="002B3572">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&lt;EndNote&gt;&lt;Cite&gt;&lt;Author&gt;Ghaisari&lt;/Author&gt;&lt;Year&gt;2012&lt;/Year&gt;&lt;RecNum&gt;17&lt;/RecNum&gt;&lt;DisplayText&gt;[25]&lt;/DisplayText&gt;&lt;record&gt;&lt;rec-number&gt;17&lt;/rec-number&gt;&lt;foreign-keys&gt;&lt;key app="EN" db-id="909v2wsdarxet0er2papedrtdfde0xxra5af" timestamp="1560339629"&gt;17&lt;/key&gt;&lt;/foreign-keys&gt;&lt;ref-type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25</w:t>
      </w:r>
      <w:r w:rsidR="004C7582">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455B9E">
        <w:rPr>
          <w:rFonts w:ascii="Times New Roman" w:hAnsi="Times New Roman" w:cs="Times New Roman"/>
          <w:sz w:val="24"/>
          <w:szCs w:val="24"/>
        </w:rPr>
        <w:t xml:space="preserve">, </w:t>
      </w:r>
      <w:r w:rsidR="00852E20">
        <w:rPr>
          <w:rFonts w:ascii="Times New Roman" w:hAnsi="Times New Roman" w:cs="Times New Roman"/>
          <w:sz w:val="24"/>
          <w:szCs w:val="24"/>
        </w:rPr>
        <w:t>etc</w:t>
      </w:r>
      <w:r w:rsidR="00205DC2">
        <w:rPr>
          <w:rFonts w:ascii="Times New Roman" w:hAnsi="Times New Roman" w:cs="Times New Roman"/>
          <w:sz w:val="24"/>
          <w:szCs w:val="24"/>
        </w:rPr>
        <w:t xml:space="preserve">. </w:t>
      </w:r>
      <w:r w:rsidR="00294E4B" w:rsidRPr="00294E4B">
        <w:rPr>
          <w:rFonts w:ascii="Times New Roman" w:hAnsi="Times New Roman" w:cs="Times New Roman"/>
          <w:sz w:val="24"/>
          <w:szCs w:val="24"/>
        </w:rPr>
        <w:t>ANN was established for forecasting materials performance</w:t>
      </w:r>
      <w:ins w:id="86" w:author="Ove Jason" w:date="2019-08-17T22:10:00Z">
        <w:r w:rsidR="00D44E43">
          <w:rPr>
            <w:rFonts w:ascii="Times New Roman" w:hAnsi="Times New Roman" w:cs="Times New Roman"/>
            <w:sz w:val="24"/>
            <w:szCs w:val="24"/>
          </w:rPr>
          <w:t>,</w:t>
        </w:r>
      </w:ins>
      <w:r w:rsidR="00294E4B" w:rsidRPr="00294E4B">
        <w:rPr>
          <w:rFonts w:ascii="Times New Roman" w:hAnsi="Times New Roman" w:cs="Times New Roman"/>
          <w:sz w:val="24"/>
          <w:szCs w:val="24"/>
        </w:rPr>
        <w:t xml:space="preserve"> </w:t>
      </w:r>
      <w:ins w:id="87" w:author="Ove Jason" w:date="2019-08-17T22:10:00Z">
        <w:r w:rsidR="00D44E43">
          <w:rPr>
            <w:rFonts w:ascii="Times New Roman" w:hAnsi="Times New Roman" w:cs="Times New Roman"/>
            <w:sz w:val="24"/>
            <w:szCs w:val="24"/>
          </w:rPr>
          <w:t xml:space="preserve">such </w:t>
        </w:r>
      </w:ins>
      <w:r w:rsidR="00294E4B" w:rsidRPr="00294E4B">
        <w:rPr>
          <w:rFonts w:ascii="Times New Roman" w:hAnsi="Times New Roman" w:cs="Times New Roman"/>
          <w:sz w:val="24"/>
          <w:szCs w:val="24"/>
        </w:rPr>
        <w:t xml:space="preserve">as failure </w:t>
      </w:r>
      <w:r w:rsidR="00294E4B">
        <w:rPr>
          <w:rFonts w:ascii="Times New Roman" w:hAnsi="Times New Roman" w:cs="Times New Roman" w:hint="eastAsia"/>
          <w:sz w:val="24"/>
          <w:szCs w:val="24"/>
        </w:rPr>
        <w:t>mode</w:t>
      </w:r>
      <w:r w:rsidR="00294E4B" w:rsidRPr="00294E4B">
        <w:rPr>
          <w:rFonts w:ascii="Times New Roman" w:hAnsi="Times New Roman" w:cs="Times New Roman"/>
          <w:sz w:val="24"/>
          <w:szCs w:val="24"/>
        </w:rPr>
        <w:t xml:space="preserve">s of fatigue </w:t>
      </w:r>
      <w:r w:rsidR="00474C0C">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&lt;EndNote&gt;&lt;Cite&gt;&lt;Author&gt;Haque&lt;/Author&gt;&lt;Year&gt;2001&lt;/Year&gt;&lt;RecNum&gt;62&lt;/RecNum&gt;&lt;DisplayText&gt;[26]&lt;/DisplayText&gt;&lt;record&gt;&lt;rec-number&gt;62&lt;/rec-number&gt;&lt;foreign-keys&gt;&lt;key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26</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474C0C">
        <w:rPr>
          <w:rFonts w:ascii="Times New Roman" w:hAnsi="Times New Roman" w:cs="Times New Roman"/>
          <w:sz w:val="24"/>
          <w:szCs w:val="24"/>
        </w:rPr>
        <w:t>,</w:t>
      </w:r>
      <w:r w:rsidR="00294E4B" w:rsidRPr="00294E4B">
        <w:rPr>
          <w:rFonts w:ascii="Times New Roman" w:hAnsi="Times New Roman" w:cs="Times New Roman"/>
          <w:sz w:val="24"/>
          <w:szCs w:val="24"/>
        </w:rPr>
        <w:t xml:space="preserve"> crack</w:t>
      </w:r>
      <w:r w:rsidR="00474C0C">
        <w:rPr>
          <w:rFonts w:ascii="Times New Roman" w:hAnsi="Times New Roman" w:cs="Times New Roman"/>
          <w:sz w:val="24"/>
          <w:szCs w:val="24"/>
        </w:rPr>
        <w:t xml:space="preserve"> </w:t>
      </w:r>
      <w:r w:rsidR="00474C0C">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474C0C">
        <w:rPr>
          <w:rFonts w:ascii="Times New Roman" w:hAnsi="Times New Roman" w:cs="Times New Roman"/>
          <w:sz w:val="24"/>
          <w:szCs w:val="24"/>
        </w:rPr>
        <w:fldChar w:fldCharType="separate"/>
      </w:r>
      <w:r w:rsidR="00474C0C">
        <w:rPr>
          <w:rFonts w:ascii="Times New Roman" w:hAnsi="Times New Roman" w:cs="Times New Roman"/>
          <w:noProof/>
          <w:sz w:val="24"/>
          <w:szCs w:val="24"/>
        </w:rPr>
        <w:t>[</w:t>
      </w:r>
      <w:r w:rsidR="00E408A6">
        <w:rPr>
          <w:rFonts w:ascii="Times New Roman" w:hAnsi="Times New Roman" w:cs="Times New Roman"/>
          <w:noProof/>
          <w:sz w:val="24"/>
          <w:szCs w:val="24"/>
        </w:rPr>
        <w:t>21</w:t>
      </w:r>
      <w:r w:rsidR="00474C0C">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pitting</w:t>
      </w:r>
      <w:r w:rsidR="00474C0C">
        <w:rPr>
          <w:rFonts w:ascii="Times New Roman" w:hAnsi="Times New Roman" w:cs="Times New Roman"/>
          <w:sz w:val="24"/>
          <w:szCs w:val="24"/>
        </w:rPr>
        <w:t xml:space="preserve"> </w:t>
      </w:r>
      <w:r w:rsidR="00474C0C">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&lt;EndNote&gt;&lt;Cite&gt;&lt;Author&gt;Jiménez-Come&lt;/Author&gt;&lt;Year&gt;2015&lt;/Year&gt;&lt;RecNum&gt;22&lt;/RecNum&gt;&lt;DisplayText&gt;[27]&lt;/DisplayText&gt;&lt;record&gt;&lt;rec-number&gt;22&lt;/rec-number&gt;&lt;foreign-keys&gt;&lt;key app="EN" db-id="909v2wsdarxet0er2papedrtdfde0xxra5af" timestamp="1560339635"&gt;22&lt;/key&gt;&lt;/foreign-keys&gt;&lt;ref-type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27</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xml:space="preserve">, creep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&lt;EndNote&gt;&lt;Cite&gt;&lt;Author&gt;Evans&lt;/Author&gt;&lt;Year&gt;1999&lt;/Year&gt;&lt;RecNum&gt;720&lt;/RecNum&gt;&lt;DisplayText&gt;[28]&lt;/DisplayText&gt;&lt;record&gt;&lt;rec-number&gt;720&lt;/rec-number&gt;&lt;foreign-keys&gt;&lt;key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28</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flow stress</w:t>
      </w:r>
      <w:r w:rsidR="00474C0C">
        <w:rPr>
          <w:rFonts w:ascii="Times New Roman" w:hAnsi="Times New Roman" w:cs="Times New Roman"/>
          <w:sz w:val="24"/>
          <w:szCs w:val="24"/>
        </w:rPr>
        <w:t xml:space="preserve">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&lt;EndNote&gt;&lt;Cite&gt;&lt;Author&gt;Montakhab&lt;/Author&gt;&lt;Year&gt;2010&lt;/Year&gt;&lt;RecNum&gt;654&lt;/RecNum&gt;&lt;DisplayText&gt;[29]&lt;/DisplayText&gt;&lt;record&gt;&lt;rec-number&gt;654&lt;/rec-number&gt;&lt;foreign-keys&gt;&lt;key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29</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xml:space="preserve">, wear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&lt;EndNote&gt;&lt;Cite&gt;&lt;Author&gt;Xu&lt;/Author&gt;&lt;Year&gt;2007&lt;/Year&gt;&lt;RecNum&gt;713&lt;/RecNum&gt;&lt;DisplayText&gt;[30]&lt;/DisplayText&gt;&lt;record&gt;&lt;rec-number&gt;713&lt;/rec-number&gt;&lt;foreign-keys&gt;&lt;key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30</w:t>
      </w:r>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elasticity</w:t>
      </w:r>
      <w:r w:rsidR="007A7B6E">
        <w:rPr>
          <w:rFonts w:ascii="Times New Roman" w:hAnsi="Times New Roman" w:cs="Times New Roman"/>
          <w:sz w:val="24"/>
          <w:szCs w:val="24"/>
        </w:rPr>
        <w:t xml:space="preserve"> </w:t>
      </w:r>
      <w:r w:rsidR="007A7B6E">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&lt;EndNote&gt;&lt;Cite&gt;&lt;Author&gt;Asteris&lt;/Author&gt;&lt;Year&gt;2017&lt;/Year&gt;&lt;RecNum&gt;31&lt;/RecNum&gt;&lt;DisplayText&gt;[31]&lt;/DisplayText&gt;&lt;record&gt;&lt;rec-number&gt;31&lt;/rec-number&gt;&lt;foreign-keys&gt;&lt;key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7A7B6E">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31</w:t>
      </w:r>
      <w:r w:rsidR="004C7582">
        <w:rPr>
          <w:rFonts w:ascii="Times New Roman" w:hAnsi="Times New Roman" w:cs="Times New Roman"/>
          <w:noProof/>
          <w:sz w:val="24"/>
          <w:szCs w:val="24"/>
        </w:rPr>
        <w:t>]</w:t>
      </w:r>
      <w:r w:rsidR="007A7B6E">
        <w:rPr>
          <w:rFonts w:ascii="Times New Roman" w:hAnsi="Times New Roman" w:cs="Times New Roman"/>
          <w:sz w:val="24"/>
          <w:szCs w:val="24"/>
        </w:rPr>
        <w:fldChar w:fldCharType="end"/>
      </w:r>
      <w:r w:rsidR="007A7B6E">
        <w:rPr>
          <w:rFonts w:ascii="Times New Roman" w:hAnsi="Times New Roman" w:cs="Times New Roman"/>
          <w:sz w:val="24"/>
          <w:szCs w:val="24"/>
        </w:rPr>
        <w:t xml:space="preserve">, </w:t>
      </w:r>
      <w:r w:rsidR="00294E4B" w:rsidRPr="00294E4B">
        <w:rPr>
          <w:rFonts w:ascii="Times New Roman" w:hAnsi="Times New Roman" w:cs="Times New Roman"/>
          <w:sz w:val="24"/>
          <w:szCs w:val="24"/>
        </w:rPr>
        <w:t>toughness and hardness</w:t>
      </w:r>
      <w:r w:rsidR="00670B7D">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&lt;EndNote&gt;&lt;Cite&gt;&lt;Author&gt;Faizabadi&lt;/Author&gt;&lt;Year&gt;2014&lt;/Year&gt;&lt;RecNum&gt;72&lt;/RecNum&gt;&lt;DisplayText&gt;[32]&lt;/DisplayText&gt;&lt;record&gt;&lt;rec-number&gt;72&lt;/rec-number&gt;&lt;foreign-keys&gt;&lt;key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32</w:t>
      </w:r>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294E4B" w:rsidRPr="00294E4B">
        <w:rPr>
          <w:rFonts w:ascii="Times New Roman" w:hAnsi="Times New Roman" w:cs="Times New Roman"/>
          <w:sz w:val="24"/>
          <w:szCs w:val="24"/>
        </w:rPr>
        <w:t>, hot deformation behavior</w:t>
      </w:r>
      <w:r w:rsidR="00B20CC0">
        <w:rPr>
          <w:rFonts w:ascii="Times New Roman" w:hAnsi="Times New Roman" w:cs="Times New Roman"/>
          <w:sz w:val="24"/>
          <w:szCs w:val="24"/>
        </w:rPr>
        <w:t xml:space="preserve"> </w:t>
      </w:r>
      <w:r w:rsidR="00B20CC0">
        <w:rPr>
          <w:rFonts w:ascii="Times New Roman" w:hAnsi="Times New Roman" w:cs="Times New Roman"/>
          <w:sz w:val="24"/>
          <w:szCs w:val="24"/>
        </w:rPr>
        <w:fldChar w:fldCharType="begin"/>
      </w:r>
      <w:r w:rsidR="00B20CC0">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B20CC0">
        <w:rPr>
          <w:rFonts w:ascii="Times New Roman" w:hAnsi="Times New Roman" w:cs="Times New Roman"/>
          <w:sz w:val="24"/>
          <w:szCs w:val="24"/>
        </w:rPr>
        <w:fldChar w:fldCharType="separate"/>
      </w:r>
      <w:r w:rsidR="00B20CC0">
        <w:rPr>
          <w:rFonts w:ascii="Times New Roman" w:hAnsi="Times New Roman" w:cs="Times New Roman"/>
          <w:noProof/>
          <w:sz w:val="24"/>
          <w:szCs w:val="24"/>
        </w:rPr>
        <w:t>[</w:t>
      </w:r>
      <w:r w:rsidR="00E408A6">
        <w:rPr>
          <w:rFonts w:ascii="Times New Roman" w:hAnsi="Times New Roman" w:cs="Times New Roman"/>
          <w:noProof/>
          <w:sz w:val="24"/>
          <w:szCs w:val="24"/>
        </w:rPr>
        <w:t>1</w:t>
      </w:r>
      <w:r w:rsidR="00B20CC0">
        <w:rPr>
          <w:rFonts w:ascii="Times New Roman" w:hAnsi="Times New Roman" w:cs="Times New Roman"/>
          <w:noProof/>
          <w:sz w:val="24"/>
          <w:szCs w:val="24"/>
        </w:rPr>
        <w:t>]</w:t>
      </w:r>
      <w:r w:rsidR="00B20CC0">
        <w:rPr>
          <w:rFonts w:ascii="Times New Roman" w:hAnsi="Times New Roman" w:cs="Times New Roman"/>
          <w:sz w:val="24"/>
          <w:szCs w:val="24"/>
        </w:rPr>
        <w:fldChar w:fldCharType="end"/>
      </w:r>
      <w:r w:rsidR="00167979">
        <w:rPr>
          <w:rFonts w:ascii="Times New Roman" w:hAnsi="Times New Roman" w:cs="Times New Roman"/>
          <w:sz w:val="24"/>
          <w:szCs w:val="24"/>
        </w:rPr>
        <w:t xml:space="preserve"> </w:t>
      </w:r>
      <w:r w:rsidR="00167979">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&lt;EndNote&gt;&lt;Cite&gt;&lt;Author&gt;Yao&lt;/Author&gt;&lt;Year&gt;2013&lt;/Year&gt;&lt;RecNum&gt;719&lt;/RecNum&gt;&lt;DisplayText&gt;[33]&lt;/DisplayText&gt;&lt;record&gt;&lt;rec-number&gt;719&lt;/rec-number&gt;&lt;foreign-keys&gt;&lt;key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6797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33</w:t>
      </w:r>
      <w:r w:rsidR="004C7582">
        <w:rPr>
          <w:rFonts w:ascii="Times New Roman" w:hAnsi="Times New Roman" w:cs="Times New Roman"/>
          <w:noProof/>
          <w:sz w:val="24"/>
          <w:szCs w:val="24"/>
        </w:rPr>
        <w:t>]</w:t>
      </w:r>
      <w:r w:rsidR="00167979">
        <w:rPr>
          <w:rFonts w:ascii="Times New Roman" w:hAnsi="Times New Roman" w:cs="Times New Roman"/>
          <w:sz w:val="24"/>
          <w:szCs w:val="24"/>
        </w:rPr>
        <w:fldChar w:fldCharType="end"/>
      </w:r>
      <w:r w:rsidR="00167979">
        <w:rPr>
          <w:rFonts w:ascii="Times New Roman" w:hAnsi="Times New Roman" w:cs="Times New Roman"/>
          <w:sz w:val="24"/>
          <w:szCs w:val="24"/>
        </w:rPr>
        <w:t xml:space="preserve">, </w:t>
      </w:r>
      <w:r w:rsidR="00294E4B" w:rsidRPr="00294E4B">
        <w:rPr>
          <w:rFonts w:ascii="Times New Roman" w:hAnsi="Times New Roman" w:cs="Times New Roman"/>
          <w:sz w:val="24"/>
          <w:szCs w:val="24"/>
        </w:rPr>
        <w:t>yield strength</w:t>
      </w:r>
      <w:r w:rsidR="00620C59">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&lt;EndNote&gt;&lt;Cite&gt;&lt;Author&gt;Birbilis&lt;/Author&gt;&lt;Year&gt;2011&lt;/Year&gt;&lt;RecNum&gt;23&lt;/RecNum&gt;&lt;DisplayText&gt;[34]&lt;/DisplayText&gt;&lt;record&gt;&lt;rec-number&gt;23&lt;/rec-number&gt;&lt;foreign-keys&gt;&lt;key app="EN" db-id="909v2wsdarxet0er2papedrtdfde0xxra5af" timestamp="1560339637"&gt;23&lt;/key&gt;&lt;/foreign-keys&gt;&lt;ref-type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34</w:t>
      </w:r>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294E4B" w:rsidRPr="00294E4B">
        <w:rPr>
          <w:rFonts w:ascii="Times New Roman" w:hAnsi="Times New Roman" w:cs="Times New Roman"/>
          <w:sz w:val="24"/>
          <w:szCs w:val="24"/>
        </w:rPr>
        <w:t>, ultimate strength</w:t>
      </w:r>
      <w:r w:rsidR="00620C59">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&lt;EndNote&gt;&lt;Cite&gt;&lt;Author&gt;Sasikumar&lt;/Author&gt;&lt;Year&gt;2008&lt;/Year&gt;&lt;RecNum&gt;15&lt;/RecNum&gt;&lt;DisplayText&gt;[35]&lt;/DisplayText&gt;&lt;record&gt;&lt;rec-number&gt;15&lt;/rec-number&gt;&lt;foreign-keys&gt;&lt;key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35</w:t>
      </w:r>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620C59">
        <w:rPr>
          <w:rFonts w:ascii="Times New Roman" w:hAnsi="Times New Roman" w:cs="Times New Roman"/>
          <w:sz w:val="24"/>
          <w:szCs w:val="24"/>
        </w:rPr>
        <w:t xml:space="preserve">, </w:t>
      </w:r>
      <w:r w:rsidR="00294E4B" w:rsidRPr="00294E4B">
        <w:rPr>
          <w:rFonts w:ascii="Times New Roman" w:hAnsi="Times New Roman" w:cs="Times New Roman"/>
          <w:sz w:val="24"/>
          <w:szCs w:val="24"/>
        </w:rPr>
        <w:t>elongation to fracture</w:t>
      </w:r>
      <w:r w:rsidR="00620C59">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&lt;EndNote&gt;&lt;Cite&gt;&lt;Author&gt;Kappatos&lt;/Author&gt;&lt;Year&gt;2010&lt;/Year&gt;&lt;RecNum&gt;21&lt;/RecNum&gt;&lt;DisplayText&gt;[36]&lt;/DisplayText&gt;&lt;record&gt;&lt;rec-number&gt;21&lt;/rec-number&gt;&lt;foreign-keys&gt;&lt;key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36</w:t>
      </w:r>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294E4B" w:rsidRPr="00294E4B">
        <w:rPr>
          <w:rFonts w:ascii="Times New Roman" w:hAnsi="Times New Roman" w:cs="Times New Roman"/>
          <w:sz w:val="24"/>
          <w:szCs w:val="24"/>
        </w:rPr>
        <w:t xml:space="preserve">, etc. Exclusively for the prediction of the corrosion, corrosive environments in which the applications based on ANN are applied can be specifically </w:t>
      </w:r>
      <w:commentRangeStart w:id="88"/>
      <w:r w:rsidR="00294E4B" w:rsidRPr="00294E4B">
        <w:rPr>
          <w:rFonts w:ascii="Times New Roman" w:hAnsi="Times New Roman" w:cs="Times New Roman"/>
          <w:sz w:val="24"/>
          <w:szCs w:val="24"/>
        </w:rPr>
        <w:t>classified as atmosphere</w:t>
      </w:r>
      <w:r w:rsidR="00575CC1">
        <w:rPr>
          <w:rFonts w:ascii="Times New Roman" w:hAnsi="Times New Roman" w:cs="Times New Roman"/>
          <w:sz w:val="24"/>
          <w:szCs w:val="24"/>
        </w:rPr>
        <w:fldChar w:fldCharType="begin"/>
      </w:r>
      <w:r w:rsidR="00624E74">
        <w:rPr>
          <w:rFonts w:ascii="Times New Roman" w:hAnsi="Times New Roman" w:cs="Times New Roman"/>
          <w:sz w:val="24"/>
          <w:szCs w:val="24"/>
        </w:rPr>
        <w:instrText xml:space="preserve"> ADDIN EN.CITE &lt;EndNote&gt;&lt;Cite&gt;&lt;Author&gt;Seidl&lt;/Author&gt;&lt;Year&gt;2012&lt;/Year&gt;&lt;RecNum&gt;657&lt;/RecNum&gt;&lt;DisplayText&gt;[37]&lt;/DisplayText&gt;&lt;record&gt;&lt;rec-number&gt;657&lt;/rec-number&gt;&lt;foreign-keys&gt;&lt;key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575CC1">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37</w:t>
      </w:r>
      <w:r w:rsidR="00624E74">
        <w:rPr>
          <w:rFonts w:ascii="Times New Roman" w:hAnsi="Times New Roman" w:cs="Times New Roman"/>
          <w:noProof/>
          <w:sz w:val="24"/>
          <w:szCs w:val="24"/>
        </w:rPr>
        <w:t>]</w:t>
      </w:r>
      <w:r w:rsidR="00575CC1">
        <w:rPr>
          <w:rFonts w:ascii="Times New Roman" w:hAnsi="Times New Roman" w:cs="Times New Roman"/>
          <w:sz w:val="24"/>
          <w:szCs w:val="24"/>
        </w:rPr>
        <w:fldChar w:fldCharType="end"/>
      </w:r>
      <w:r w:rsidR="00D04519">
        <w:rPr>
          <w:rFonts w:ascii="Times New Roman" w:hAnsi="Times New Roman" w:cs="Times New Roman"/>
          <w:sz w:val="24"/>
          <w:szCs w:val="24"/>
        </w:rPr>
        <w:t xml:space="preserve"> </w:t>
      </w:r>
      <w:r w:rsidR="00F329B8">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329B8">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22</w:t>
      </w:r>
      <w:r w:rsidR="004C7582">
        <w:rPr>
          <w:rFonts w:ascii="Times New Roman" w:hAnsi="Times New Roman" w:cs="Times New Roman"/>
          <w:noProof/>
          <w:sz w:val="24"/>
          <w:szCs w:val="24"/>
        </w:rPr>
        <w:t>]</w:t>
      </w:r>
      <w:r w:rsidR="00F329B8">
        <w:rPr>
          <w:rFonts w:ascii="Times New Roman" w:hAnsi="Times New Roman" w:cs="Times New Roman"/>
          <w:sz w:val="24"/>
          <w:szCs w:val="24"/>
        </w:rPr>
        <w:fldChar w:fldCharType="end"/>
      </w:r>
      <w:r w:rsidR="00F329B8">
        <w:rPr>
          <w:rFonts w:ascii="Times New Roman" w:hAnsi="Times New Roman" w:cs="Times New Roman"/>
          <w:sz w:val="24"/>
          <w:szCs w:val="24"/>
        </w:rPr>
        <w:t>,</w:t>
      </w:r>
      <w:r w:rsidR="00D04519" w:rsidRPr="00D04519">
        <w:rPr>
          <w:rFonts w:ascii="Times New Roman" w:hAnsi="Times New Roman" w:cs="Times New Roman"/>
          <w:sz w:val="24"/>
          <w:szCs w:val="24"/>
        </w:rPr>
        <w:t xml:space="preserve"> </w:t>
      </w:r>
      <w:r w:rsidR="00D04519" w:rsidRPr="00294E4B">
        <w:rPr>
          <w:rFonts w:ascii="Times New Roman" w:hAnsi="Times New Roman" w:cs="Times New Roman"/>
          <w:sz w:val="24"/>
          <w:szCs w:val="24"/>
        </w:rPr>
        <w:t xml:space="preserve">water </w:t>
      </w:r>
      <w:r w:rsidR="00D04519">
        <w:rPr>
          <w:rFonts w:ascii="Times New Roman" w:hAnsi="Times New Roman" w:cs="Times New Roman"/>
          <w:sz w:val="24"/>
          <w:szCs w:val="24"/>
        </w:rPr>
        <w:fldChar w:fldCharType="begin">
          <w:fldData xml:space="preserve">PEVuZE5vdGU+PENpdGU+PEF1dGhvcj5KaWFuZzwvQXV0aG9yPjxZZWFyPjIwMTY8L1llYXI+PFJl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=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PEVuZE5vdGU+PENpdGU+PEF1dGhvcj5KaWFuZzwvQXV0aG9yPjxZZWFyPjIwMTY8L1llYXI+PFJl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=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D04519">
        <w:rPr>
          <w:rFonts w:ascii="Times New Roman" w:hAnsi="Times New Roman" w:cs="Times New Roman"/>
          <w:sz w:val="24"/>
          <w:szCs w:val="24"/>
        </w:rPr>
        <w:fldChar w:fldCharType="separate"/>
      </w:r>
      <w:r w:rsidR="00D04519">
        <w:rPr>
          <w:rFonts w:ascii="Times New Roman" w:hAnsi="Times New Roman" w:cs="Times New Roman"/>
          <w:noProof/>
          <w:sz w:val="24"/>
          <w:szCs w:val="24"/>
        </w:rPr>
        <w:t>[</w:t>
      </w:r>
      <w:r w:rsidR="00E408A6">
        <w:rPr>
          <w:rFonts w:ascii="Times New Roman" w:hAnsi="Times New Roman" w:cs="Times New Roman"/>
          <w:noProof/>
          <w:sz w:val="24"/>
          <w:szCs w:val="24"/>
        </w:rPr>
        <w:t>38</w:t>
      </w:r>
      <w:r w:rsidR="00D04519">
        <w:rPr>
          <w:rFonts w:ascii="Times New Roman" w:hAnsi="Times New Roman" w:cs="Times New Roman"/>
          <w:noProof/>
          <w:sz w:val="24"/>
          <w:szCs w:val="24"/>
        </w:rPr>
        <w:t>]</w:t>
      </w:r>
      <w:r w:rsidR="00D04519">
        <w:rPr>
          <w:rFonts w:ascii="Times New Roman" w:hAnsi="Times New Roman" w:cs="Times New Roman"/>
          <w:sz w:val="24"/>
          <w:szCs w:val="24"/>
        </w:rPr>
        <w:fldChar w:fldCharType="end"/>
      </w:r>
      <w:r w:rsidR="00D04519">
        <w:rPr>
          <w:rFonts w:ascii="Times New Roman" w:hAnsi="Times New Roman" w:cs="Times New Roman"/>
          <w:sz w:val="24"/>
          <w:szCs w:val="24"/>
        </w:rPr>
        <w:t>,</w:t>
      </w:r>
      <w:r w:rsidR="00D04519" w:rsidRPr="00294E4B">
        <w:rPr>
          <w:rFonts w:ascii="Times New Roman" w:hAnsi="Times New Roman" w:cs="Times New Roman"/>
          <w:sz w:val="24"/>
          <w:szCs w:val="24"/>
        </w:rPr>
        <w:t xml:space="preserve"> </w:t>
      </w:r>
      <w:r w:rsidR="00F329B8">
        <w:rPr>
          <w:rFonts w:ascii="Times New Roman" w:hAnsi="Times New Roman" w:cs="Times New Roman"/>
          <w:sz w:val="24"/>
          <w:szCs w:val="24"/>
        </w:rPr>
        <w:t xml:space="preserve"> </w:t>
      </w:r>
      <w:r w:rsidR="00294E4B" w:rsidRPr="00294E4B">
        <w:rPr>
          <w:rFonts w:ascii="Times New Roman" w:hAnsi="Times New Roman" w:cs="Times New Roman"/>
          <w:sz w:val="24"/>
          <w:szCs w:val="24"/>
        </w:rPr>
        <w:t>high temperature</w:t>
      </w:r>
      <w:r w:rsidR="00F329B8">
        <w:rPr>
          <w:rFonts w:ascii="Times New Roman" w:hAnsi="Times New Roman" w:cs="Times New Roman"/>
          <w:sz w:val="24"/>
          <w:szCs w:val="24"/>
        </w:rPr>
        <w:t xml:space="preserve"> </w:t>
      </w:r>
      <w:r w:rsidR="00F329B8">
        <w:rPr>
          <w:rFonts w:ascii="Times New Roman" w:hAnsi="Times New Roman" w:cs="Times New Roman"/>
          <w:sz w:val="24"/>
          <w:szCs w:val="24"/>
        </w:rPr>
        <w:fldChar w:fldCharType="begin"/>
      </w:r>
      <w:r w:rsidR="00624E74">
        <w:rPr>
          <w:rFonts w:ascii="Times New Roman" w:hAnsi="Times New Roman" w:cs="Times New Roman"/>
          <w:sz w:val="24"/>
          <w:szCs w:val="24"/>
        </w:rPr>
        <w:instrText xml:space="preserve"> ADDIN EN.CITE &lt;EndNote&gt;&lt;Cite&gt;&lt;Author&gt;Osgerby&lt;/Author&gt;&lt;Year&gt;2007&lt;/Year&gt;&lt;RecNum&gt;721&lt;/RecNum&gt;&lt;DisplayText&gt;[39]&lt;/DisplayText&gt;&lt;record&gt;&lt;rec-number&gt;721&lt;/rec-number&gt;&lt;foreign-keys&gt;&lt;key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F329B8">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39</w:t>
      </w:r>
      <w:r w:rsidR="00624E74">
        <w:rPr>
          <w:rFonts w:ascii="Times New Roman" w:hAnsi="Times New Roman" w:cs="Times New Roman"/>
          <w:noProof/>
          <w:sz w:val="24"/>
          <w:szCs w:val="24"/>
        </w:rPr>
        <w:t>]</w:t>
      </w:r>
      <w:r w:rsidR="00F329B8">
        <w:rPr>
          <w:rFonts w:ascii="Times New Roman" w:hAnsi="Times New Roman" w:cs="Times New Roman"/>
          <w:sz w:val="24"/>
          <w:szCs w:val="24"/>
        </w:rPr>
        <w:fldChar w:fldCharType="end"/>
      </w:r>
      <w:r w:rsidR="00294E4B" w:rsidRPr="00294E4B">
        <w:rPr>
          <w:rFonts w:ascii="Times New Roman" w:hAnsi="Times New Roman" w:cs="Times New Roman"/>
          <w:sz w:val="24"/>
          <w:szCs w:val="24"/>
        </w:rPr>
        <w:t>, and so on</w:t>
      </w:r>
      <w:commentRangeEnd w:id="88"/>
      <w:r w:rsidR="009F0ED4">
        <w:rPr>
          <w:rStyle w:val="a6"/>
        </w:rPr>
        <w:commentReference w:id="88"/>
      </w:r>
      <w:r w:rsidR="00294E4B" w:rsidRPr="00294E4B">
        <w:rPr>
          <w:rFonts w:ascii="Times New Roman" w:hAnsi="Times New Roman" w:cs="Times New Roman"/>
          <w:sz w:val="24"/>
          <w:szCs w:val="24"/>
        </w:rPr>
        <w:t>.</w:t>
      </w:r>
      <w:r w:rsidR="00294E4B" w:rsidRPr="00294E4B">
        <w:rPr>
          <w:rFonts w:ascii="Times New Roman" w:hAnsi="Times New Roman" w:cs="Times New Roman" w:hint="eastAsia"/>
          <w:sz w:val="24"/>
          <w:szCs w:val="24"/>
        </w:rPr>
        <w:t xml:space="preserve"> </w:t>
      </w:r>
      <w:bookmarkEnd w:id="81"/>
    </w:p>
    <w:p w14:paraId="27B5CD4F" w14:textId="5072EE42" w:rsidR="00CF1552" w:rsidRDefault="00205DC2" w:rsidP="00E0463D">
      <w:pPr>
        <w:widowControl w:val="0"/>
        <w:spacing w:before="240" w:line="360" w:lineRule="auto"/>
        <w:jc w:val="both"/>
        <w:rPr>
          <w:rFonts w:ascii="Times New Roman" w:hAnsi="Times New Roman" w:cs="Times New Roman"/>
          <w:sz w:val="24"/>
          <w:szCs w:val="24"/>
        </w:rPr>
      </w:pPr>
      <w:commentRangeStart w:id="89"/>
      <w:r>
        <w:rPr>
          <w:rFonts w:ascii="Times New Roman" w:hAnsi="Times New Roman" w:cs="Times New Roman"/>
          <w:sz w:val="24"/>
          <w:szCs w:val="24"/>
        </w:rPr>
        <w:t xml:space="preserve">Materials </w:t>
      </w:r>
      <w:del w:id="90" w:author="Ove Jason" w:date="2019-08-17T23:27:00Z">
        <w:r w:rsidDel="007349BB">
          <w:rPr>
            <w:rFonts w:ascii="Times New Roman" w:hAnsi="Times New Roman" w:cs="Times New Roman"/>
            <w:sz w:val="24"/>
            <w:szCs w:val="24"/>
          </w:rPr>
          <w:delText xml:space="preserve">on </w:delText>
        </w:r>
      </w:del>
      <w:ins w:id="91" w:author="Ove Jason" w:date="2019-08-17T23:27:00Z">
        <w:r w:rsidR="007349BB">
          <w:rPr>
            <w:rFonts w:ascii="Times New Roman" w:hAnsi="Times New Roman" w:cs="Times New Roman"/>
            <w:sz w:val="24"/>
            <w:szCs w:val="24"/>
          </w:rPr>
          <w:t xml:space="preserve">in </w:t>
        </w:r>
      </w:ins>
      <w:r>
        <w:rPr>
          <w:rFonts w:ascii="Times New Roman" w:hAnsi="Times New Roman" w:cs="Times New Roman"/>
          <w:sz w:val="24"/>
          <w:szCs w:val="24"/>
        </w:rPr>
        <w:t xml:space="preserve">researches were varied due to </w:t>
      </w:r>
      <w:del w:id="92" w:author="Ove Jason" w:date="2019-08-17T23:29:00Z">
        <w:r w:rsidDel="007349BB">
          <w:rPr>
            <w:rFonts w:ascii="Times New Roman" w:hAnsi="Times New Roman" w:cs="Times New Roman"/>
            <w:sz w:val="24"/>
            <w:szCs w:val="24"/>
          </w:rPr>
          <w:delText>the intention materials researchers focused on</w:delText>
        </w:r>
      </w:del>
      <w:ins w:id="93" w:author="Ove Jason" w:date="2019-08-17T23:29:00Z">
        <w:r w:rsidR="007349BB">
          <w:rPr>
            <w:rFonts w:ascii="Times New Roman" w:hAnsi="Times New Roman" w:cs="Times New Roman"/>
            <w:sz w:val="24"/>
            <w:szCs w:val="24"/>
          </w:rPr>
          <w:t>their unique characteristics</w:t>
        </w:r>
      </w:ins>
      <w:r>
        <w:rPr>
          <w:rFonts w:ascii="Times New Roman" w:hAnsi="Times New Roman" w:cs="Times New Roman"/>
          <w:sz w:val="24"/>
          <w:szCs w:val="24"/>
        </w:rPr>
        <w:t>. Several of them were steel</w:t>
      </w:r>
      <w:r w:rsidR="00DA49AA">
        <w:rPr>
          <w:rFonts w:ascii="Times New Roman" w:hAnsi="Times New Roman" w:cs="Times New Roman"/>
          <w:sz w:val="24"/>
          <w:szCs w:val="24"/>
        </w:rPr>
        <w:t xml:space="preserve"> </w:t>
      </w:r>
      <w:r w:rsidR="00E056AF">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&lt;EndNote&gt;&lt;Cite&gt;&lt;Author&gt;Lajevardi&lt;/Author&gt;&lt;Year&gt;2009&lt;/Year&gt;&lt;RecNum&gt;69&lt;/RecNum&gt;&lt;DisplayText&gt;[40]&lt;/DisplayText&gt;&lt;record&gt;&lt;rec-number&gt;69&lt;/rec-number&gt;&lt;foreign-keys&gt;&lt;key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E056AF">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40</w:t>
      </w:r>
      <w:r w:rsidR="00624E74">
        <w:rPr>
          <w:rFonts w:ascii="Times New Roman" w:hAnsi="Times New Roman" w:cs="Times New Roman"/>
          <w:noProof/>
          <w:sz w:val="24"/>
          <w:szCs w:val="24"/>
        </w:rPr>
        <w:t>]</w:t>
      </w:r>
      <w:r w:rsidR="00E056AF">
        <w:rPr>
          <w:rFonts w:ascii="Times New Roman" w:hAnsi="Times New Roman" w:cs="Times New Roman"/>
          <w:sz w:val="24"/>
          <w:szCs w:val="24"/>
        </w:rPr>
        <w:fldChar w:fldCharType="end"/>
      </w:r>
      <w:r w:rsidR="00E056AF">
        <w:rPr>
          <w:rFonts w:ascii="Times New Roman" w:hAnsi="Times New Roman" w:cs="Times New Roman" w:hint="eastAsia"/>
          <w:sz w:val="24"/>
          <w:szCs w:val="24"/>
        </w:rPr>
        <w:t xml:space="preserve"> </w:t>
      </w:r>
      <w:r w:rsidR="009F3075">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41</w:t>
      </w:r>
      <w:r w:rsidR="00620C59">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42</w:t>
      </w:r>
      <w:r w:rsidR="00620C59">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43</w:t>
      </w:r>
      <w:r w:rsidR="00620C59">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DA49AA">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22</w:t>
      </w:r>
      <w:r w:rsidR="004C7582">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44</w:t>
      </w:r>
      <w:r w:rsidR="00620C59">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45</w:t>
      </w:r>
      <w:r w:rsidR="00620C59">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r w:rsidR="00E408A6">
        <w:rPr>
          <w:rFonts w:ascii="Times New Roman" w:hAnsi="Times New Roman" w:cs="Times New Roman"/>
          <w:noProof/>
          <w:sz w:val="24"/>
          <w:szCs w:val="24"/>
        </w:rPr>
        <w:t>21</w:t>
      </w:r>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&lt;EndNote&gt;&lt;Cite&gt;&lt;Author&gt;Yang&lt;/Author&gt;&lt;Year&gt;2012&lt;/Year&gt;&lt;RecNum&gt;3&lt;/RecNum&gt;&lt;DisplayText&gt;[16]&lt;/DisplayText&gt;&lt;record&gt;&lt;rec-number&gt;3&lt;/rec-number&gt;&lt;foreign-keys&gt;&lt;key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r w:rsidR="00E408A6">
        <w:rPr>
          <w:rFonts w:ascii="Times New Roman" w:hAnsi="Times New Roman" w:cs="Times New Roman"/>
          <w:noProof/>
          <w:sz w:val="24"/>
          <w:szCs w:val="24"/>
        </w:rPr>
        <w:t>16</w:t>
      </w:r>
      <w:r w:rsidR="00B7315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&lt;EndNote&gt;&lt;Cite&gt;&lt;Author&gt;Kamrunnahar&lt;/Author&gt;&lt;Year&gt;2011&lt;/Year&gt;&lt;RecNum&gt;61&lt;/RecNum&gt;&lt;DisplayText&gt;[23]&lt;/DisplayText&gt;&lt;record&gt;&lt;rec-number&gt;61&lt;/rec-number&gt;&lt;foreign-keys&gt;&lt;key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23</w:t>
      </w:r>
      <w:r w:rsidR="004C7582">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&lt;EndNote&gt;&lt;Cite&gt;&lt;Author&gt;Zhang&lt;/Author&gt;&lt;Year&gt;2016&lt;/Year&gt;&lt;RecNum&gt;18&lt;/RecNum&gt;&lt;DisplayText&gt;[24]&lt;/DisplayText&gt;&lt;record&gt;&lt;rec-number&gt;18&lt;/rec-number&gt;&lt;foreign-keys&gt;&lt;key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24</w:t>
      </w:r>
      <w:r w:rsidR="004C7582">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&lt;EndNote&gt;&lt;Cite&gt;&lt;Author&gt;Montakhab&lt;/Author&gt;&lt;Year&gt;2010&lt;/Year&gt;&lt;RecNum&gt;654&lt;/RecNum&gt;&lt;DisplayText&gt;[29]&lt;/DisplayText&gt;&lt;record&gt;&lt;rec-number&gt;654&lt;/rec-number&gt;&lt;foreign-keys&gt;&lt;key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29</w:t>
      </w:r>
      <w:r w:rsidR="004C7582">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46</w:t>
      </w:r>
      <w:r w:rsidR="00620C59">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47</w:t>
      </w:r>
      <w:r w:rsidR="00620C59">
        <w:rPr>
          <w:rFonts w:ascii="Times New Roman" w:hAnsi="Times New Roman" w:cs="Times New Roman"/>
          <w:noProof/>
          <w:sz w:val="24"/>
          <w:szCs w:val="24"/>
        </w:rPr>
        <w:t>]</w:t>
      </w:r>
      <w:r w:rsidR="005E4D3A">
        <w:rPr>
          <w:rFonts w:ascii="Times New Roman" w:hAnsi="Times New Roman" w:cs="Times New Roman"/>
          <w:sz w:val="24"/>
          <w:szCs w:val="24"/>
        </w:rPr>
        <w:fldChar w:fldCharType="end"/>
      </w:r>
      <w:ins w:id="94" w:author="Ove Jason" w:date="2019-08-17T23:30:00Z">
        <w:r w:rsidR="007349BB">
          <w:rPr>
            <w:rFonts w:ascii="Times New Roman" w:hAnsi="Times New Roman" w:cs="Times New Roman"/>
            <w:sz w:val="24"/>
            <w:szCs w:val="24"/>
          </w:rPr>
          <w:t>,</w:t>
        </w:r>
      </w:ins>
      <w:r w:rsidR="00DA49AA">
        <w:rPr>
          <w:rFonts w:ascii="Times New Roman" w:hAnsi="Times New Roman" w:cs="Times New Roman"/>
          <w:sz w:val="24"/>
          <w:szCs w:val="24"/>
        </w:rPr>
        <w:t xml:space="preserve"> </w:t>
      </w:r>
      <w:r>
        <w:rPr>
          <w:rFonts w:ascii="Times New Roman" w:hAnsi="Times New Roman" w:cs="Times New Roman"/>
          <w:sz w:val="24"/>
          <w:szCs w:val="24"/>
        </w:rPr>
        <w:t xml:space="preserve">and so on. The majority of materials related applications </w:t>
      </w:r>
      <w:r w:rsidR="00EB79CF">
        <w:rPr>
          <w:rFonts w:ascii="Times New Roman" w:hAnsi="Times New Roman" w:cs="Times New Roman"/>
          <w:sz w:val="24"/>
          <w:szCs w:val="24"/>
        </w:rPr>
        <w:t>were</w:t>
      </w:r>
      <w:r>
        <w:rPr>
          <w:rFonts w:ascii="Times New Roman" w:hAnsi="Times New Roman" w:cs="Times New Roman"/>
          <w:sz w:val="24"/>
          <w:szCs w:val="24"/>
        </w:rPr>
        <w:t xml:space="preserve"> </w:t>
      </w:r>
      <w:r w:rsidR="00DA49AA">
        <w:rPr>
          <w:rFonts w:ascii="Times New Roman" w:hAnsi="Times New Roman" w:cs="Times New Roman"/>
          <w:sz w:val="24"/>
          <w:szCs w:val="24"/>
        </w:rPr>
        <w:t xml:space="preserve">focused </w:t>
      </w:r>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r w:rsidR="002A0880">
        <w:rPr>
          <w:rFonts w:ascii="Times New Roman" w:hAnsi="Times New Roman" w:cs="Times New Roman"/>
          <w:sz w:val="24"/>
          <w:szCs w:val="24"/>
        </w:rPr>
        <w:t>BPNN</w:t>
      </w:r>
      <w:r w:rsidR="00EB79CF">
        <w:rPr>
          <w:rFonts w:ascii="Times New Roman" w:hAnsi="Times New Roman" w:cs="Times New Roman"/>
          <w:sz w:val="24"/>
          <w:szCs w:val="24"/>
        </w:rPr>
        <w:t xml:space="preserve"> and MLP</w:t>
      </w:r>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w:t>
      </w:r>
      <w:r w:rsidR="00734925">
        <w:rPr>
          <w:rFonts w:ascii="Times New Roman" w:hAnsi="Times New Roman" w:cs="Times New Roman"/>
          <w:sz w:val="24"/>
          <w:szCs w:val="24"/>
        </w:rPr>
        <w:t>s</w:t>
      </w:r>
      <w:r>
        <w:rPr>
          <w:rFonts w:ascii="Times New Roman" w:hAnsi="Times New Roman" w:cs="Times New Roman"/>
          <w:sz w:val="24"/>
          <w:szCs w:val="24"/>
        </w:rPr>
        <w:t xml:space="preserve"> function neural network (RBFNN)</w:t>
      </w:r>
      <w:r w:rsidR="008657B1">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&lt;EndNote&gt;&lt;Cite&gt;&lt;Author&gt;Kappatos&lt;/Author&gt;&lt;Year&gt;2010&lt;/Year&gt;&lt;RecNum&gt;21&lt;/RecNum&gt;&lt;DisplayText&gt;[36]&lt;/DisplayText&gt;&lt;record&gt;&lt;rec-number&gt;21&lt;/rec-number&gt;&lt;foreign-keys&gt;&lt;key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36</w:t>
      </w:r>
      <w:r w:rsidR="004C7582">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48</w:t>
      </w:r>
      <w:r w:rsidR="00620C59">
        <w:rPr>
          <w:rFonts w:ascii="Times New Roman" w:hAnsi="Times New Roman" w:cs="Times New Roman"/>
          <w:noProof/>
          <w:sz w:val="24"/>
          <w:szCs w:val="24"/>
        </w:rPr>
        <w:t>]</w:t>
      </w:r>
      <w:r w:rsidR="006A043C">
        <w:rPr>
          <w:rFonts w:ascii="Times New Roman" w:hAnsi="Times New Roman" w:cs="Times New Roman"/>
          <w:sz w:val="24"/>
          <w:szCs w:val="24"/>
        </w:rPr>
        <w:fldChar w:fldCharType="end"/>
      </w:r>
      <w:r w:rsidR="00214A40">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49</w:t>
      </w:r>
      <w:r w:rsidR="00620C59">
        <w:rPr>
          <w:rFonts w:ascii="Times New Roman" w:hAnsi="Times New Roman" w:cs="Times New Roman"/>
          <w:noProof/>
          <w:sz w:val="24"/>
          <w:szCs w:val="24"/>
        </w:rPr>
        <w:t>]</w:t>
      </w:r>
      <w:r w:rsidR="008657B1">
        <w:rPr>
          <w:rFonts w:ascii="Times New Roman" w:hAnsi="Times New Roman" w:cs="Times New Roman"/>
          <w:sz w:val="24"/>
          <w:szCs w:val="24"/>
        </w:rPr>
        <w:fldChar w:fldCharType="end"/>
      </w:r>
      <w:r w:rsidR="008657B1">
        <w:rPr>
          <w:rFonts w:ascii="Times New Roman" w:hAnsi="Times New Roman" w:cs="Times New Roman"/>
          <w:sz w:val="24"/>
          <w:szCs w:val="24"/>
        </w:rPr>
        <w:t xml:space="preserve"> </w:t>
      </w:r>
      <w:r w:rsidR="00EB79CF">
        <w:rPr>
          <w:rFonts w:ascii="Times New Roman" w:hAnsi="Times New Roman" w:cs="Times New Roman"/>
          <w:sz w:val="24"/>
          <w:szCs w:val="24"/>
        </w:rPr>
        <w:t>could</w:t>
      </w:r>
      <w:r>
        <w:rPr>
          <w:rFonts w:ascii="Times New Roman" w:hAnsi="Times New Roman" w:cs="Times New Roman"/>
          <w:sz w:val="24"/>
          <w:szCs w:val="24"/>
        </w:rPr>
        <w:t xml:space="preserve"> also give satisfactory prediction. </w:t>
      </w:r>
      <w:r w:rsidR="005444B6">
        <w:rPr>
          <w:rFonts w:ascii="Times New Roman" w:hAnsi="Times New Roman" w:cs="Times New Roman"/>
          <w:sz w:val="24"/>
          <w:szCs w:val="24"/>
        </w:rPr>
        <w:t>The dataset for all those ANN modellings were obtained from experiments as well as from some r</w:t>
      </w:r>
      <w:r w:rsidR="00EB79CF">
        <w:rPr>
          <w:rFonts w:ascii="Times New Roman" w:hAnsi="Times New Roman" w:cs="Times New Roman"/>
          <w:sz w:val="24"/>
          <w:szCs w:val="24"/>
        </w:rPr>
        <w:t>eliable r</w:t>
      </w:r>
      <w:r w:rsidR="005444B6">
        <w:rPr>
          <w:rFonts w:ascii="Times New Roman" w:hAnsi="Times New Roman" w:cs="Times New Roman"/>
          <w:sz w:val="24"/>
          <w:szCs w:val="24"/>
        </w:rPr>
        <w:t xml:space="preserve">eferences. </w:t>
      </w:r>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w:t>
      </w:r>
      <w:r w:rsidR="00EB79CF">
        <w:rPr>
          <w:rFonts w:ascii="Times New Roman" w:hAnsi="Times New Roman" w:cs="Times New Roman"/>
          <w:sz w:val="24"/>
          <w:szCs w:val="24"/>
        </w:rPr>
        <w:t>Therefore, s</w:t>
      </w:r>
      <w:r>
        <w:rPr>
          <w:rFonts w:ascii="Times New Roman" w:hAnsi="Times New Roman" w:cs="Times New Roman"/>
          <w:sz w:val="24"/>
          <w:szCs w:val="24"/>
        </w:rPr>
        <w:t xml:space="preserve">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50</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w:t>
      </w:r>
      <w:r>
        <w:rPr>
          <w:rFonts w:ascii="Times New Roman" w:hAnsi="Times New Roman" w:cs="Times New Roman"/>
          <w:sz w:val="24"/>
          <w:szCs w:val="24"/>
        </w:rPr>
        <w:lastRenderedPageBreak/>
        <w:t xml:space="preserve">networks with other computing paradigms such as Bayesian framework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51</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&lt;EndNote&gt;&lt;Cite&gt;&lt;Author&gt;Fu&lt;/Author&gt;&lt;Year&gt;2010&lt;/Year&gt;&lt;RecNum&gt;80&lt;/RecNum&gt;&lt;DisplayText&gt;[52]&lt;/DisplayText&gt;&lt;record&gt;&lt;rec-number&gt;80&lt;/rec-number&gt;&lt;foreign-keys&gt;&lt;key app="EN" db-id="909v2wsdarxet0er2papedrtdfde0xxra5af" timestamp="1560339682"&gt;80&lt;/key&gt;&lt;/foreign-keys&gt;&lt;ref-type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52</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2</w:t>
      </w:r>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&lt;EndNote&gt;&lt;Cite&gt;&lt;Author&gt;Aliofkhazraei&lt;/Author&gt;&lt;Year&gt;2008&lt;/Year&gt;&lt;RecNum&gt;49&lt;/RecNum&gt;&lt;DisplayText&gt;[53]&lt;/DisplayText&gt;&lt;record&gt;&lt;rec-number&gt;49&lt;/rec-number&gt;&lt;foreign-keys&gt;&lt;key app="EN" db-id="909v2wsdarxet0er2papedrtdfde0xxra5af" timestamp="1560339660"&gt;49&lt;/key&gt;&lt;/foreign-keys&gt;&lt;ref-type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53</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&lt;EndNote&gt;&lt;Cite&gt;&lt;Author&gt;Weckman&lt;/Author&gt;&lt;Year&gt;2010&lt;/Year&gt;&lt;RecNum&gt;30&lt;/RecNum&gt;&lt;DisplayText&gt;[54]&lt;/DisplayText&gt;&lt;record&gt;&lt;rec-number&gt;30&lt;/rec-number&gt;&lt;foreign-keys&gt;&lt;key app="EN" db-id="909v2wsdarxet0er2papedrtdfde0xxra5af" timestamp="1560339641"&gt;30&lt;/key&gt;&lt;/foreign-keys&gt;&lt;ref-type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54</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42</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&lt;EndNote&gt;&lt;Cite&gt;&lt;Author&gt;Lajevardi&lt;/Author&gt;&lt;Year&gt;2009&lt;/Year&gt;&lt;RecNum&gt;69&lt;/RecNum&gt;&lt;DisplayText&gt;[40]&lt;/DisplayText&gt;&lt;record&gt;&lt;rec-number&gt;69&lt;/rec-number&gt;&lt;foreign-keys&gt;&lt;key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40</w:t>
      </w:r>
      <w:r w:rsidR="00624E74">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45</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75"/>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such as linear model (LM) (simplest form of ANN), MLP,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55</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56</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57</w:t>
      </w:r>
      <w:r w:rsidR="00620C59">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E1638B">
        <w:rPr>
          <w:rFonts w:ascii="Times New Roman" w:hAnsi="Times New Roman" w:cs="Times New Roman"/>
          <w:sz w:val="24"/>
          <w:szCs w:val="24"/>
        </w:rPr>
        <w:t xml:space="preserve"> </w:t>
      </w:r>
      <w:r w:rsidR="00AE2D10">
        <w:rPr>
          <w:rFonts w:ascii="Times New Roman" w:hAnsi="Times New Roman" w:cs="Times New Roman"/>
          <w:sz w:val="24"/>
          <w:szCs w:val="24"/>
        </w:rPr>
        <w:t xml:space="preserve">with their comparison with experimental </w:t>
      </w:r>
      <w:r w:rsidR="00E1638B">
        <w:rPr>
          <w:rFonts w:ascii="Times New Roman" w:hAnsi="Times New Roman" w:cs="Times New Roman"/>
          <w:sz w:val="24"/>
          <w:szCs w:val="24"/>
        </w:rPr>
        <w:t>report</w:t>
      </w:r>
      <w:r w:rsidR="00146DFD">
        <w:rPr>
          <w:rFonts w:ascii="Times New Roman" w:hAnsi="Times New Roman" w:cs="Times New Roman"/>
          <w:sz w:val="24"/>
          <w:szCs w:val="24"/>
        </w:rPr>
        <w:t>s</w:t>
      </w:r>
      <w:r>
        <w:rPr>
          <w:rFonts w:ascii="Times New Roman" w:hAnsi="Times New Roman" w:cs="Times New Roman"/>
          <w:sz w:val="24"/>
          <w:szCs w:val="24"/>
        </w:rPr>
        <w:t>.</w:t>
      </w:r>
      <w:r w:rsidR="00AE2D10">
        <w:rPr>
          <w:rFonts w:ascii="Times New Roman" w:hAnsi="Times New Roman" w:cs="Times New Roman"/>
          <w:sz w:val="24"/>
          <w:szCs w:val="24"/>
        </w:rPr>
        <w:t xml:space="preserve"> </w:t>
      </w:r>
      <w:commentRangeEnd w:id="89"/>
      <w:r w:rsidR="00680779">
        <w:rPr>
          <w:rStyle w:val="a6"/>
        </w:rPr>
        <w:commentReference w:id="89"/>
      </w:r>
    </w:p>
    <w:p w14:paraId="7833BF27" w14:textId="4165FE0C" w:rsidR="006A539F" w:rsidRDefault="00205DC2" w:rsidP="00E0463D">
      <w:pPr>
        <w:widowControl w:val="0"/>
        <w:spacing w:line="360" w:lineRule="auto"/>
        <w:jc w:val="both"/>
        <w:rPr>
          <w:rFonts w:ascii="Times New Roman" w:hAnsi="Times New Roman" w:cs="Times New Roman"/>
          <w:sz w:val="24"/>
          <w:szCs w:val="24"/>
        </w:rPr>
      </w:pPr>
      <w:bookmarkStart w:id="95" w:name="_Hlk534709764"/>
      <w:bookmarkStart w:id="96" w:name="_Hlk534790661"/>
      <w:r>
        <w:rPr>
          <w:rFonts w:ascii="Times New Roman" w:hAnsi="Times New Roman" w:cs="Times New Roman"/>
          <w:noProof/>
          <w:sz w:val="24"/>
          <w:szCs w:val="24"/>
        </w:rPr>
        <w:t>Bhadeshia</w:t>
      </w:r>
      <w:bookmarkEnd w:id="95"/>
      <w:r>
        <w:rPr>
          <w:rFonts w:ascii="Times New Roman" w:hAnsi="Times New Roman" w:cs="Times New Roman"/>
          <w:noProof/>
          <w:sz w:val="24"/>
          <w:szCs w:val="24"/>
        </w:rPr>
        <w:t xml:space="preserve"> </w:t>
      </w:r>
      <w:bookmarkEnd w:id="96"/>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&lt;EndNote&gt;&lt;Cite&gt;&lt;Author&gt;Bhadeshia&lt;/Author&gt;&lt;Year&gt;2008&lt;/Year&gt;&lt;RecNum&gt;48&lt;/RecNum&gt;&lt;DisplayText&gt;[58]&lt;/DisplayText&gt;&lt;record&gt;&lt;rec-number&gt;48&lt;/rec-number&gt;&lt;foreign-keys&gt;&lt;key app="EN" db-id="909v2wsdarxet0er2papedrtdfde0xxra5af" timestamp="1560339659"&gt;48&lt;/key&gt;&lt;/foreign-keys&gt;&lt;ref-type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58</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w:t>
      </w:r>
      <w:del w:id="97" w:author="Ove Jason" w:date="2019-08-18T10:59:00Z">
        <w:r w:rsidDel="005861CA">
          <w:rPr>
            <w:rFonts w:ascii="Times New Roman" w:hAnsi="Times New Roman" w:cs="Times New Roman"/>
            <w:sz w:val="24"/>
            <w:szCs w:val="24"/>
          </w:rPr>
          <w:delText xml:space="preserve">analysis </w:delText>
        </w:r>
      </w:del>
      <w:ins w:id="98" w:author="Ove Jason" w:date="2019-08-18T10:59:00Z">
        <w:r w:rsidR="005861CA">
          <w:rPr>
            <w:rFonts w:ascii="Times New Roman" w:hAnsi="Times New Roman" w:cs="Times New Roman"/>
            <w:sz w:val="24"/>
            <w:szCs w:val="24"/>
          </w:rPr>
          <w:t xml:space="preserve">analyses </w:t>
        </w:r>
      </w:ins>
      <w:r>
        <w:rPr>
          <w:rFonts w:ascii="Times New Roman" w:hAnsi="Times New Roman" w:cs="Times New Roman"/>
          <w:sz w:val="24"/>
          <w:szCs w:val="24"/>
        </w:rPr>
        <w:t>and why neural network architecture came up to replace linear regression analysis</w:t>
      </w:r>
      <w:del w:id="99" w:author="Ove Jason" w:date="2019-08-18T11:00:00Z">
        <w:r w:rsidDel="005861CA">
          <w:rPr>
            <w:rFonts w:ascii="Times New Roman" w:hAnsi="Times New Roman" w:cs="Times New Roman"/>
            <w:sz w:val="24"/>
            <w:szCs w:val="24"/>
          </w:rPr>
          <w:delText xml:space="preserve"> with specific neural network applications</w:delText>
        </w:r>
      </w:del>
      <w:r>
        <w:rPr>
          <w:rFonts w:ascii="Times New Roman" w:hAnsi="Times New Roman" w:cs="Times New Roman"/>
          <w:sz w:val="24"/>
          <w:szCs w:val="24"/>
        </w:rPr>
        <w:t xml:space="preserve"> in </w:t>
      </w:r>
      <w:ins w:id="100" w:author="Ove Jason" w:date="2019-08-18T11:00:00Z">
        <w:r w:rsidR="005861CA">
          <w:rPr>
            <w:rFonts w:ascii="Times New Roman" w:hAnsi="Times New Roman" w:cs="Times New Roman"/>
            <w:sz w:val="24"/>
            <w:szCs w:val="24"/>
          </w:rPr>
          <w:t xml:space="preserve">the </w:t>
        </w:r>
      </w:ins>
      <w:r>
        <w:rPr>
          <w:rFonts w:ascii="Times New Roman" w:hAnsi="Times New Roman" w:cs="Times New Roman"/>
          <w:sz w:val="24"/>
          <w:szCs w:val="24"/>
        </w:rPr>
        <w:t>context of materials</w:t>
      </w:r>
      <w:ins w:id="101" w:author="Ove Jason" w:date="2019-08-18T11:00:00Z">
        <w:r w:rsidR="005861CA">
          <w:rPr>
            <w:rFonts w:ascii="Times New Roman" w:hAnsi="Times New Roman" w:cs="Times New Roman"/>
            <w:sz w:val="24"/>
            <w:szCs w:val="24"/>
          </w:rPr>
          <w:t xml:space="preserve"> science</w:t>
        </w:r>
      </w:ins>
      <w:r>
        <w:rPr>
          <w:rFonts w:ascii="Times New Roman" w:hAnsi="Times New Roman" w:cs="Times New Roman"/>
          <w:sz w:val="24"/>
          <w:szCs w:val="24"/>
        </w:rPr>
        <w:t xml:space="preserve">.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 xml:space="preserve">Table </w:t>
      </w:r>
      <w:r w:rsidR="0005461B">
        <w:rPr>
          <w:rFonts w:ascii="Times New Roman" w:hAnsi="Times New Roman" w:cs="Times New Roman"/>
          <w:sz w:val="24"/>
          <w:szCs w:val="24"/>
        </w:rPr>
        <w:t>3</w:t>
      </w:r>
      <w:r>
        <w:rPr>
          <w:rFonts w:ascii="Times New Roman" w:hAnsi="Times New Roman" w:cs="Times New Roman"/>
          <w:sz w:val="24"/>
          <w:szCs w:val="24"/>
        </w:rPr>
        <w:t xml:space="preserve">. Most of those ANN prediction results were agreed with experimental results. </w:t>
      </w:r>
      <w:r w:rsidR="00F13291">
        <w:rPr>
          <w:rFonts w:ascii="Times New Roman" w:hAnsi="Times New Roman" w:cs="Times New Roman"/>
          <w:sz w:val="24"/>
          <w:szCs w:val="24"/>
        </w:rPr>
        <w:t>The definition</w:t>
      </w:r>
      <w:r w:rsidR="007A2A85">
        <w:rPr>
          <w:rFonts w:ascii="Times New Roman" w:hAnsi="Times New Roman" w:cs="Times New Roman" w:hint="eastAsia"/>
          <w:sz w:val="24"/>
          <w:szCs w:val="24"/>
        </w:rPr>
        <w:t>s</w:t>
      </w:r>
      <w:r w:rsidR="00F13291">
        <w:rPr>
          <w:rFonts w:ascii="Times New Roman" w:hAnsi="Times New Roman" w:cs="Times New Roman"/>
          <w:sz w:val="24"/>
          <w:szCs w:val="24"/>
        </w:rPr>
        <w:t xml:space="preserve"> of some</w:t>
      </w:r>
      <w:r w:rsidR="00C05DCB">
        <w:rPr>
          <w:rFonts w:ascii="Times New Roman" w:hAnsi="Times New Roman" w:cs="Times New Roman"/>
          <w:sz w:val="24"/>
          <w:szCs w:val="24"/>
        </w:rPr>
        <w:t xml:space="preserve"> </w:t>
      </w:r>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r w:rsidR="0090276E">
        <w:rPr>
          <w:rFonts w:ascii="Times New Roman" w:hAnsi="Times New Roman" w:cs="Times New Roman"/>
          <w:sz w:val="24"/>
          <w:szCs w:val="24"/>
        </w:rPr>
        <w:t>defined by researchers were</w:t>
      </w:r>
      <w:r w:rsidR="00F13291">
        <w:rPr>
          <w:rFonts w:ascii="Times New Roman" w:hAnsi="Times New Roman" w:cs="Times New Roman"/>
          <w:sz w:val="24"/>
          <w:szCs w:val="24"/>
        </w:rPr>
        <w:t xml:space="preserve"> </w:t>
      </w:r>
      <w:r w:rsidR="00C05DCB">
        <w:rPr>
          <w:rFonts w:ascii="Times New Roman" w:hAnsi="Times New Roman" w:cs="Times New Roman"/>
          <w:sz w:val="24"/>
          <w:szCs w:val="24"/>
        </w:rPr>
        <w:t>summarized in Appendix.</w:t>
      </w:r>
    </w:p>
    <w:p w14:paraId="74DD957C" w14:textId="2FE3F2CC" w:rsidR="00CF1552" w:rsidRDefault="00205DC2" w:rsidP="00E0463D">
      <w:pPr>
        <w:widowControl w:val="0"/>
        <w:tabs>
          <w:tab w:val="left" w:pos="8355"/>
        </w:tabs>
        <w:spacing w:line="360" w:lineRule="auto"/>
        <w:rPr>
          <w:rFonts w:ascii="Times New Roman" w:hAnsi="Times New Roman" w:cs="Times New Roman"/>
          <w:noProof/>
          <w:sz w:val="24"/>
          <w:szCs w:val="24"/>
        </w:rPr>
      </w:pPr>
      <w:r w:rsidRPr="004D1704">
        <w:rPr>
          <w:rFonts w:ascii="Times New Roman" w:hAnsi="Times New Roman" w:cs="Times New Roman"/>
          <w:b/>
          <w:bCs/>
          <w:noProof/>
          <w:sz w:val="24"/>
          <w:szCs w:val="24"/>
        </w:rPr>
        <w:t xml:space="preserve">Table </w:t>
      </w:r>
      <w:r w:rsidR="0005461B">
        <w:rPr>
          <w:rFonts w:ascii="Times New Roman" w:hAnsi="Times New Roman" w:cs="Times New Roman"/>
          <w:b/>
          <w:bCs/>
          <w:noProof/>
          <w:sz w:val="24"/>
          <w:szCs w:val="24"/>
        </w:rPr>
        <w:t>3</w:t>
      </w:r>
      <w:r>
        <w:rPr>
          <w:rFonts w:ascii="Times New Roman" w:hAnsi="Times New Roman" w:cs="Times New Roman"/>
          <w:noProof/>
          <w:sz w:val="24"/>
          <w:szCs w:val="24"/>
        </w:rPr>
        <w:t>. Neural network predictive models used in materials related problems</w:t>
      </w:r>
    </w:p>
    <w:tbl>
      <w:tblPr>
        <w:tblStyle w:val="ListTable2-Accent51"/>
        <w:tblW w:w="9580" w:type="dxa"/>
        <w:tblBorders>
          <w:top w:val="single" w:sz="4" w:space="0" w:color="auto"/>
          <w:bottom w:val="single" w:sz="4" w:space="0" w:color="auto"/>
          <w:insideH w:val="single" w:sz="4" w:space="0" w:color="000000"/>
        </w:tblBorders>
        <w:tblLayout w:type="fixed"/>
        <w:tblLook w:val="04A0" w:firstRow="1" w:lastRow="0" w:firstColumn="1" w:lastColumn="0" w:noHBand="0" w:noVBand="1"/>
      </w:tblPr>
      <w:tblGrid>
        <w:gridCol w:w="1008"/>
        <w:gridCol w:w="1080"/>
        <w:gridCol w:w="1620"/>
        <w:gridCol w:w="1350"/>
        <w:gridCol w:w="1170"/>
        <w:gridCol w:w="1260"/>
        <w:gridCol w:w="1170"/>
        <w:gridCol w:w="922"/>
      </w:tblGrid>
      <w:tr w:rsidR="008F4F0F" w:rsidRPr="00586C90" w14:paraId="0A6FEB41" w14:textId="77777777" w:rsidTr="00981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7E4A8E6C" w14:textId="18183944" w:rsidR="005B3A76" w:rsidRPr="00586C90" w:rsidRDefault="005B3A76" w:rsidP="005B3A76">
            <w:pPr>
              <w:widowControl w:val="0"/>
              <w:rPr>
                <w:rFonts w:ascii="Times New Roman" w:hAnsi="Times New Roman" w:cs="Times New Roman"/>
                <w:sz w:val="20"/>
                <w:szCs w:val="20"/>
              </w:rPr>
            </w:pPr>
            <w:r w:rsidRPr="00586C90">
              <w:rPr>
                <w:rFonts w:ascii="Times New Roman" w:hAnsi="Times New Roman" w:cs="Times New Roman"/>
                <w:sz w:val="20"/>
                <w:szCs w:val="20"/>
              </w:rPr>
              <w:t>Material</w:t>
            </w:r>
          </w:p>
        </w:tc>
        <w:tc>
          <w:tcPr>
            <w:tcW w:w="1080" w:type="dxa"/>
            <w:shd w:val="clear" w:color="auto" w:fill="auto"/>
          </w:tcPr>
          <w:p w14:paraId="0D46B9D4" w14:textId="4251FC46" w:rsidR="005B3A76"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70B7D">
              <w:rPr>
                <w:rFonts w:ascii="Times New Roman" w:hAnsi="Times New Roman" w:cs="Times New Roman"/>
                <w:sz w:val="20"/>
                <w:szCs w:val="20"/>
                <w:highlight w:val="yellow"/>
              </w:rPr>
              <w:t>Applied Area</w:t>
            </w:r>
            <w:r w:rsidR="00C63FD6" w:rsidRPr="00670B7D">
              <w:rPr>
                <w:rFonts w:ascii="Times New Roman" w:hAnsi="Times New Roman" w:cs="Times New Roman"/>
                <w:sz w:val="20"/>
                <w:szCs w:val="20"/>
                <w:highlight w:val="yellow"/>
              </w:rPr>
              <w:t xml:space="preserve"> of Material</w:t>
            </w:r>
          </w:p>
        </w:tc>
        <w:tc>
          <w:tcPr>
            <w:tcW w:w="1620" w:type="dxa"/>
            <w:shd w:val="clear" w:color="auto" w:fill="auto"/>
          </w:tcPr>
          <w:p w14:paraId="6D539F67" w14:textId="06A05722" w:rsidR="005B3A76" w:rsidRPr="00586C90"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102"/>
            <w:commentRangeStart w:id="103"/>
            <w:proofErr w:type="gramStart"/>
            <w:r w:rsidRPr="008C6481">
              <w:rPr>
                <w:rFonts w:ascii="Times New Roman" w:hAnsi="Times New Roman" w:cs="Times New Roman"/>
                <w:sz w:val="20"/>
                <w:szCs w:val="20"/>
                <w:highlight w:val="yellow"/>
              </w:rPr>
              <w:t xml:space="preserve">Experimental </w:t>
            </w:r>
            <w:r w:rsidR="00761F22" w:rsidRPr="008C6481">
              <w:rPr>
                <w:rFonts w:ascii="Times New Roman" w:hAnsi="Times New Roman" w:cs="Times New Roman"/>
                <w:sz w:val="20"/>
                <w:szCs w:val="20"/>
                <w:highlight w:val="yellow"/>
              </w:rPr>
              <w:t xml:space="preserve"> </w:t>
            </w:r>
            <w:r w:rsidR="00A545C6">
              <w:rPr>
                <w:rFonts w:ascii="Times New Roman" w:hAnsi="Times New Roman" w:cs="Times New Roman"/>
                <w:sz w:val="20"/>
                <w:szCs w:val="20"/>
                <w:highlight w:val="yellow"/>
              </w:rPr>
              <w:t>Condition</w:t>
            </w:r>
            <w:proofErr w:type="gramEnd"/>
            <w:r w:rsidR="00A545C6">
              <w:rPr>
                <w:rFonts w:ascii="Times New Roman" w:hAnsi="Times New Roman" w:cs="Times New Roman"/>
                <w:sz w:val="20"/>
                <w:szCs w:val="20"/>
                <w:highlight w:val="yellow"/>
              </w:rPr>
              <w:t xml:space="preserve"> (</w:t>
            </w:r>
            <w:r w:rsidR="00EB1787" w:rsidRPr="008C6481">
              <w:rPr>
                <w:rFonts w:ascii="Times New Roman" w:hAnsi="Times New Roman" w:cs="Times New Roman"/>
                <w:sz w:val="20"/>
                <w:szCs w:val="20"/>
                <w:highlight w:val="yellow"/>
              </w:rPr>
              <w:t>Process</w:t>
            </w:r>
            <w:r w:rsidR="0087768B" w:rsidRPr="008C6481">
              <w:rPr>
                <w:rFonts w:ascii="Times New Roman" w:hAnsi="Times New Roman" w:cs="Times New Roman"/>
                <w:sz w:val="20"/>
                <w:szCs w:val="20"/>
                <w:highlight w:val="yellow"/>
              </w:rPr>
              <w:t>/ Method</w:t>
            </w:r>
            <w:r w:rsidR="00A545C6">
              <w:rPr>
                <w:rFonts w:ascii="Times New Roman" w:hAnsi="Times New Roman" w:cs="Times New Roman"/>
                <w:sz w:val="20"/>
                <w:szCs w:val="20"/>
                <w:highlight w:val="yellow"/>
              </w:rPr>
              <w:t>) or Data Sources for ANN</w:t>
            </w:r>
            <w:r w:rsidR="00EB1787" w:rsidRPr="008C6481">
              <w:rPr>
                <w:rFonts w:ascii="Times New Roman" w:hAnsi="Times New Roman" w:cs="Times New Roman"/>
                <w:sz w:val="20"/>
                <w:szCs w:val="20"/>
                <w:highlight w:val="yellow"/>
              </w:rPr>
              <w:t xml:space="preserve"> </w:t>
            </w:r>
            <w:commentRangeEnd w:id="102"/>
            <w:r w:rsidR="00074309">
              <w:rPr>
                <w:rStyle w:val="a6"/>
                <w:b w:val="0"/>
                <w:bCs w:val="0"/>
              </w:rPr>
              <w:commentReference w:id="102"/>
            </w:r>
            <w:commentRangeEnd w:id="103"/>
            <w:r w:rsidR="008141A4">
              <w:rPr>
                <w:rStyle w:val="a6"/>
                <w:b w:val="0"/>
                <w:bCs w:val="0"/>
              </w:rPr>
              <w:commentReference w:id="103"/>
            </w:r>
          </w:p>
        </w:tc>
        <w:tc>
          <w:tcPr>
            <w:tcW w:w="1350" w:type="dxa"/>
            <w:shd w:val="clear" w:color="auto" w:fill="auto"/>
          </w:tcPr>
          <w:p w14:paraId="3C1724C2" w14:textId="3B4BD63A" w:rsidR="005B3A76" w:rsidRPr="004C5571"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1170" w:type="dxa"/>
            <w:shd w:val="clear" w:color="auto" w:fill="auto"/>
          </w:tcPr>
          <w:p w14:paraId="5EEA0782" w14:textId="520FDBE9" w:rsidR="005B3A76" w:rsidRPr="00C10F3E"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commentRangeStart w:id="104"/>
            <w:r w:rsidRPr="00C10F3E">
              <w:rPr>
                <w:rFonts w:ascii="Times New Roman" w:hAnsi="Times New Roman" w:cs="Times New Roman"/>
                <w:sz w:val="20"/>
                <w:szCs w:val="20"/>
                <w:highlight w:val="yellow"/>
              </w:rPr>
              <w:t>Activation Function</w:t>
            </w:r>
            <w:commentRangeEnd w:id="104"/>
            <w:r w:rsidR="00E54B4E" w:rsidRPr="00C10F3E">
              <w:rPr>
                <w:rStyle w:val="a6"/>
                <w:b w:val="0"/>
                <w:bCs w:val="0"/>
                <w:highlight w:val="yellow"/>
              </w:rPr>
              <w:commentReference w:id="104"/>
            </w:r>
          </w:p>
        </w:tc>
        <w:tc>
          <w:tcPr>
            <w:tcW w:w="1260" w:type="dxa"/>
            <w:shd w:val="clear" w:color="auto" w:fill="auto"/>
          </w:tcPr>
          <w:p w14:paraId="532EE8AE" w14:textId="628BE2D2" w:rsidR="005B3A76" w:rsidRPr="00586C90"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1170" w:type="dxa"/>
            <w:shd w:val="clear" w:color="auto" w:fill="auto"/>
          </w:tcPr>
          <w:p w14:paraId="49A14EFA" w14:textId="59A2B913" w:rsidR="005B3A76" w:rsidRPr="00586C90"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Predicted/ </w:t>
            </w:r>
            <w:r w:rsidR="00EB1787">
              <w:rPr>
                <w:rFonts w:ascii="Times New Roman" w:hAnsi="Times New Roman" w:cs="Times New Roman"/>
                <w:sz w:val="20"/>
                <w:szCs w:val="20"/>
              </w:rPr>
              <w:t>R</w:t>
            </w:r>
            <w:r w:rsidRPr="00586C90">
              <w:rPr>
                <w:rFonts w:ascii="Times New Roman" w:hAnsi="Times New Roman" w:cs="Times New Roman"/>
                <w:sz w:val="20"/>
                <w:szCs w:val="20"/>
              </w:rPr>
              <w:t>elevant Property</w:t>
            </w:r>
          </w:p>
        </w:tc>
        <w:tc>
          <w:tcPr>
            <w:tcW w:w="922" w:type="dxa"/>
            <w:shd w:val="clear" w:color="auto" w:fill="auto"/>
          </w:tcPr>
          <w:p w14:paraId="4C5F98A6" w14:textId="693FF3BC" w:rsidR="005B3A76" w:rsidRPr="004C5571" w:rsidRDefault="008F4F0F"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ANN</w:t>
            </w:r>
            <w:r w:rsidR="005B3A76" w:rsidRPr="00586C90">
              <w:rPr>
                <w:rFonts w:ascii="Times New Roman" w:hAnsi="Times New Roman" w:cs="Times New Roman"/>
                <w:sz w:val="20"/>
                <w:szCs w:val="20"/>
              </w:rPr>
              <w:t xml:space="preserve"> Model</w:t>
            </w:r>
          </w:p>
        </w:tc>
      </w:tr>
      <w:tr w:rsidR="008F4F0F" w:rsidRPr="00586C90" w14:paraId="0F081D7A" w14:textId="77777777" w:rsidTr="00981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5152F725" w14:textId="749D43E4" w:rsidR="005B3A76" w:rsidRPr="00B06E57" w:rsidRDefault="005B3A76" w:rsidP="005B3A76">
            <w:pPr>
              <w:widowControl w:val="0"/>
              <w:rPr>
                <w:rFonts w:ascii="Times New Roman" w:hAnsi="Times New Roman" w:cs="Times New Roman"/>
                <w:sz w:val="20"/>
                <w:szCs w:val="20"/>
              </w:rPr>
            </w:pPr>
            <w:r w:rsidRPr="00B06E57">
              <w:rPr>
                <w:rFonts w:ascii="Times New Roman" w:hAnsi="Times New Roman" w:cs="Times New Roman"/>
                <w:sz w:val="20"/>
                <w:szCs w:val="20"/>
              </w:rPr>
              <w:t>steel and zinc</w:t>
            </w:r>
            <w:r w:rsidR="003374EE" w:rsidRPr="00B06E57">
              <w:rPr>
                <w:rFonts w:ascii="Times New Roman" w:hAnsi="Times New Roman" w:cs="Times New Roman"/>
                <w:sz w:val="20"/>
                <w:szCs w:val="20"/>
              </w:rPr>
              <w:t xml:space="preserve">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B06E57">
              <w:rPr>
                <w:rFonts w:ascii="Times New Roman" w:hAnsi="Times New Roman" w:cs="Times New Roman"/>
                <w:sz w:val="20"/>
                <w:szCs w:val="20"/>
              </w:rPr>
              <w:fldChar w:fldCharType="separate"/>
            </w:r>
            <w:r w:rsidR="00620C59"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42</w:t>
            </w:r>
            <w:r w:rsidR="00620C59"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6E01616" w14:textId="24675608"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0DBC4D6B" w14:textId="3A33B117" w:rsidR="005B3A76" w:rsidRPr="00B06E57" w:rsidRDefault="00EB1787"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w:t>
            </w:r>
            <w:r w:rsidR="00C27257" w:rsidRPr="00B06E57">
              <w:rPr>
                <w:rFonts w:ascii="Times New Roman" w:hAnsi="Times New Roman" w:cs="Times New Roman"/>
                <w:sz w:val="20"/>
                <w:szCs w:val="20"/>
              </w:rPr>
              <w:t>resources</w:t>
            </w:r>
            <w:r w:rsidRPr="00B06E57">
              <w:rPr>
                <w:rFonts w:ascii="Times New Roman" w:hAnsi="Times New Roman" w:cs="Times New Roman"/>
                <w:sz w:val="20"/>
                <w:szCs w:val="20"/>
              </w:rPr>
              <w:t xml:space="preserve"> </w:t>
            </w:r>
          </w:p>
        </w:tc>
        <w:tc>
          <w:tcPr>
            <w:tcW w:w="1350" w:type="dxa"/>
            <w:shd w:val="clear" w:color="auto" w:fill="auto"/>
          </w:tcPr>
          <w:p w14:paraId="0BF2CC6E" w14:textId="4B387DE9"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 TOW, </w:t>
            </w:r>
            <w:r w:rsidR="003542B0" w:rsidRPr="00B06E57">
              <w:rPr>
                <w:rFonts w:ascii="Times New Roman" w:hAnsi="Times New Roman" w:cs="Times New Roman"/>
                <w:sz w:val="20"/>
                <w:szCs w:val="20"/>
              </w:rPr>
              <w:t>TOE</w:t>
            </w:r>
            <w:r w:rsidRPr="00B06E57">
              <w:rPr>
                <w:rFonts w:ascii="Times New Roman" w:hAnsi="Times New Roman" w:cs="Times New Roman"/>
                <w:sz w:val="20"/>
                <w:szCs w:val="20"/>
              </w:rPr>
              <w:t xml:space="preserve">, </w:t>
            </w:r>
            <w:r w:rsidRPr="00B06E57">
              <w:rPr>
                <w:rFonts w:ascii="Times New Roman" w:hAnsi="Times New Roman" w:cs="Times New Roman" w:hint="eastAsia"/>
                <w:sz w:val="20"/>
                <w:szCs w:val="20"/>
              </w:rPr>
              <w:t>S</w:t>
            </w:r>
            <w:r w:rsidRPr="00B06E57">
              <w:rPr>
                <w:rFonts w:ascii="Times New Roman" w:hAnsi="Times New Roman" w:cs="Times New Roman"/>
                <w:sz w:val="20"/>
                <w:szCs w:val="20"/>
              </w:rPr>
              <w:t>O</w:t>
            </w:r>
            <w:r w:rsidRPr="00B06E57">
              <w:rPr>
                <w:rFonts w:ascii="Times New Roman" w:hAnsi="Times New Roman" w:cs="Times New Roman"/>
                <w:sz w:val="20"/>
                <w:szCs w:val="20"/>
                <w:vertAlign w:val="subscript"/>
              </w:rPr>
              <w:t>2</w:t>
            </w:r>
            <w:r w:rsidRPr="00B06E57">
              <w:rPr>
                <w:rFonts w:ascii="Times New Roman" w:hAnsi="Times New Roman" w:cs="Times New Roman"/>
                <w:sz w:val="20"/>
                <w:szCs w:val="20"/>
              </w:rPr>
              <w:t xml:space="preserve"> and Cl-</w:t>
            </w:r>
          </w:p>
        </w:tc>
        <w:tc>
          <w:tcPr>
            <w:tcW w:w="1170" w:type="dxa"/>
            <w:shd w:val="clear" w:color="auto" w:fill="auto"/>
          </w:tcPr>
          <w:p w14:paraId="7C99412B" w14:textId="36B7EC01" w:rsidR="005B3A76" w:rsidRPr="00B06E57" w:rsidRDefault="0055710A"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sigmoidal </w:t>
            </w:r>
            <w:r w:rsidR="003A30CA" w:rsidRPr="00B06E57">
              <w:rPr>
                <w:rFonts w:ascii="Times New Roman" w:hAnsi="Times New Roman" w:cs="Times New Roman"/>
                <w:sz w:val="20"/>
                <w:szCs w:val="20"/>
              </w:rPr>
              <w:t>(</w:t>
            </w:r>
            <w:r w:rsidRPr="00B06E57">
              <w:rPr>
                <w:rFonts w:ascii="Times New Roman" w:hAnsi="Times New Roman" w:cs="Times New Roman"/>
                <w:sz w:val="20"/>
                <w:szCs w:val="20"/>
              </w:rPr>
              <w:t>logistic</w:t>
            </w:r>
            <w:r w:rsidR="003A30CA" w:rsidRPr="00B06E57">
              <w:rPr>
                <w:rFonts w:ascii="Times New Roman" w:hAnsi="Times New Roman" w:cs="Times New Roman"/>
                <w:sz w:val="20"/>
                <w:szCs w:val="20"/>
              </w:rPr>
              <w:t>)</w:t>
            </w:r>
          </w:p>
        </w:tc>
        <w:tc>
          <w:tcPr>
            <w:tcW w:w="1260" w:type="dxa"/>
            <w:shd w:val="clear" w:color="auto" w:fill="auto"/>
          </w:tcPr>
          <w:p w14:paraId="1E660B14" w14:textId="77777777"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corrosion depth</w:t>
            </w:r>
          </w:p>
        </w:tc>
        <w:tc>
          <w:tcPr>
            <w:tcW w:w="1170" w:type="dxa"/>
            <w:shd w:val="clear" w:color="auto" w:fill="auto"/>
          </w:tcPr>
          <w:p w14:paraId="4BC3CCDD" w14:textId="772E1A55" w:rsidR="005B3A76" w:rsidRPr="00B06E57" w:rsidRDefault="00761F22"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5B3A76" w:rsidRPr="00B06E57">
              <w:rPr>
                <w:rFonts w:ascii="Times New Roman" w:hAnsi="Times New Roman" w:cs="Times New Roman"/>
                <w:sz w:val="20"/>
                <w:szCs w:val="20"/>
              </w:rPr>
              <w:t>hemical</w:t>
            </w:r>
            <w:bookmarkStart w:id="105" w:name="_Hlk16238936"/>
            <w:r w:rsidRPr="00B06E57">
              <w:rPr>
                <w:rFonts w:ascii="Times New Roman" w:hAnsi="Times New Roman" w:cs="Times New Roman"/>
                <w:sz w:val="20"/>
                <w:szCs w:val="20"/>
              </w:rPr>
              <w:t xml:space="preserve"> (corrosion)</w:t>
            </w:r>
            <w:bookmarkEnd w:id="105"/>
          </w:p>
        </w:tc>
        <w:tc>
          <w:tcPr>
            <w:tcW w:w="922" w:type="dxa"/>
            <w:shd w:val="clear" w:color="auto" w:fill="auto"/>
          </w:tcPr>
          <w:p w14:paraId="319728E1" w14:textId="77777777" w:rsidR="005B3A76" w:rsidRPr="004C5571"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8F4F0F" w:rsidRPr="00586C90" w14:paraId="76CEEF2B" w14:textId="77777777" w:rsidTr="0098142B">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0E93A56B" w14:textId="65BE68D4" w:rsidR="005B3A76" w:rsidRPr="00B06E57" w:rsidRDefault="005B3A76" w:rsidP="005B3A76">
            <w:pPr>
              <w:widowControl w:val="0"/>
              <w:rPr>
                <w:rFonts w:ascii="Times New Roman" w:hAnsi="Times New Roman" w:cs="Times New Roman"/>
                <w:sz w:val="20"/>
                <w:szCs w:val="20"/>
              </w:rPr>
            </w:pPr>
            <w:r w:rsidRPr="00B06E57">
              <w:rPr>
                <w:rFonts w:ascii="Times New Roman" w:hAnsi="Times New Roman" w:cs="Times New Roman"/>
                <w:sz w:val="20"/>
                <w:szCs w:val="20"/>
              </w:rPr>
              <w:t>304 Stainless Steel</w:t>
            </w:r>
            <w:r w:rsidR="003374EE" w:rsidRPr="00B06E57">
              <w:rPr>
                <w:rFonts w:ascii="Times New Roman" w:hAnsi="Times New Roman" w:cs="Times New Roman"/>
                <w:sz w:val="20"/>
                <w:szCs w:val="20"/>
              </w:rPr>
              <w:t xml:space="preserve">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&lt;EndNote&gt;&lt;Cite&gt;&lt;Author&gt;Lajevardi&lt;/Author&gt;&lt;Year&gt;2009&lt;/Year&gt;&lt;RecNum&gt;69&lt;/RecNum&gt;&lt;DisplayText&gt;[40]&lt;/DisplayText&gt;&lt;record&gt;&lt;rec-number&gt;69&lt;/rec-number&gt;&lt;foreign-keys&gt;&lt;key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B06E57">
              <w:rPr>
                <w:rFonts w:ascii="Times New Roman" w:hAnsi="Times New Roman" w:cs="Times New Roman"/>
                <w:sz w:val="20"/>
                <w:szCs w:val="20"/>
              </w:rPr>
              <w:fldChar w:fldCharType="separate"/>
            </w:r>
            <w:r w:rsidR="00624E74"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40</w:t>
            </w:r>
            <w:r w:rsidR="00624E74"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13DB0CB" w14:textId="2B5C3DB6"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46B43B0E" w14:textId="67CD8F6F" w:rsidR="005B3A76" w:rsidRPr="00B06E57" w:rsidRDefault="00EB1787"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106"/>
            <w:commentRangeStart w:id="107"/>
            <w:r w:rsidRPr="00B06E57">
              <w:rPr>
                <w:rFonts w:ascii="Times New Roman" w:hAnsi="Times New Roman" w:cs="Times New Roman"/>
                <w:sz w:val="20"/>
                <w:szCs w:val="20"/>
              </w:rPr>
              <w:t xml:space="preserve">data collection from reliable </w:t>
            </w:r>
            <w:r w:rsidR="00C27257" w:rsidRPr="00B06E57">
              <w:rPr>
                <w:rFonts w:ascii="Times New Roman" w:hAnsi="Times New Roman" w:cs="Times New Roman"/>
                <w:sz w:val="20"/>
                <w:szCs w:val="20"/>
              </w:rPr>
              <w:t>resources</w:t>
            </w:r>
            <w:r w:rsidRPr="00B06E57">
              <w:rPr>
                <w:rFonts w:ascii="Times New Roman" w:hAnsi="Times New Roman" w:cs="Times New Roman"/>
                <w:sz w:val="20"/>
                <w:szCs w:val="20"/>
              </w:rPr>
              <w:t xml:space="preserve"> </w:t>
            </w:r>
            <w:commentRangeEnd w:id="106"/>
            <w:r w:rsidR="00E32DB0">
              <w:rPr>
                <w:rStyle w:val="a6"/>
              </w:rPr>
              <w:commentReference w:id="106"/>
            </w:r>
            <w:commentRangeEnd w:id="107"/>
            <w:r w:rsidR="008141A4">
              <w:rPr>
                <w:rStyle w:val="a6"/>
              </w:rPr>
              <w:commentReference w:id="107"/>
            </w:r>
          </w:p>
        </w:tc>
        <w:tc>
          <w:tcPr>
            <w:tcW w:w="1350" w:type="dxa"/>
            <w:shd w:val="clear" w:color="auto" w:fill="auto"/>
          </w:tcPr>
          <w:p w14:paraId="0B4A63BA" w14:textId="7D246B0C"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Cl</w:t>
            </w:r>
            <w:r w:rsidRPr="00B06E57">
              <w:rPr>
                <w:rFonts w:ascii="Times New Roman" w:hAnsi="Times New Roman" w:cs="Times New Roman"/>
                <w:sz w:val="20"/>
                <w:szCs w:val="20"/>
                <w:vertAlign w:val="superscript"/>
              </w:rPr>
              <w:t>-</w:t>
            </w:r>
            <w:r w:rsidRPr="00B06E57">
              <w:rPr>
                <w:rFonts w:ascii="Times New Roman" w:hAnsi="Times New Roman" w:cs="Times New Roman"/>
                <w:sz w:val="20"/>
                <w:szCs w:val="20"/>
              </w:rPr>
              <w:t xml:space="preserve"> and </w:t>
            </w:r>
            <w:r w:rsidR="00186799" w:rsidRPr="00B06E57">
              <w:rPr>
                <w:rFonts w:ascii="Times-Roman" w:hAnsi="Times-Roman"/>
                <w:color w:val="242021"/>
              </w:rPr>
              <w:t>applied stress</w:t>
            </w:r>
          </w:p>
        </w:tc>
        <w:tc>
          <w:tcPr>
            <w:tcW w:w="1170" w:type="dxa"/>
            <w:shd w:val="clear" w:color="auto" w:fill="auto"/>
          </w:tcPr>
          <w:p w14:paraId="3FE08FAA" w14:textId="718A67BA"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w:t>
            </w:r>
            <w:r w:rsidR="0055710A" w:rsidRPr="00B06E57">
              <w:rPr>
                <w:rFonts w:ascii="Times New Roman" w:hAnsi="Times New Roman" w:cs="Times New Roman"/>
                <w:sz w:val="20"/>
                <w:szCs w:val="20"/>
              </w:rPr>
              <w:t>al</w:t>
            </w:r>
          </w:p>
        </w:tc>
        <w:tc>
          <w:tcPr>
            <w:tcW w:w="1260" w:type="dxa"/>
            <w:shd w:val="clear" w:color="auto" w:fill="auto"/>
          </w:tcPr>
          <w:p w14:paraId="24F45655" w14:textId="36BC9BDC"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time of failure</w:t>
            </w:r>
            <w:r w:rsidR="001B0704" w:rsidRPr="00B06E57">
              <w:rPr>
                <w:rFonts w:ascii="Times New Roman" w:hAnsi="Times New Roman" w:cs="Times New Roman"/>
                <w:sz w:val="20"/>
                <w:szCs w:val="20"/>
              </w:rPr>
              <w:t xml:space="preserve"> </w:t>
            </w:r>
            <w:r w:rsidRPr="00B06E57">
              <w:rPr>
                <w:rFonts w:ascii="Times New Roman" w:hAnsi="Times New Roman" w:cs="Times New Roman"/>
                <w:sz w:val="20"/>
                <w:szCs w:val="20"/>
              </w:rPr>
              <w:t>of SCC</w:t>
            </w:r>
          </w:p>
        </w:tc>
        <w:tc>
          <w:tcPr>
            <w:tcW w:w="1170" w:type="dxa"/>
            <w:shd w:val="clear" w:color="auto" w:fill="auto"/>
          </w:tcPr>
          <w:p w14:paraId="4CA0D218" w14:textId="30FD512D" w:rsidR="005B3A76" w:rsidRPr="00B06E57" w:rsidRDefault="00761F22"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108"/>
            <w:r w:rsidRPr="00B06E57">
              <w:rPr>
                <w:rFonts w:ascii="Times New Roman" w:hAnsi="Times New Roman" w:cs="Times New Roman"/>
                <w:sz w:val="20"/>
                <w:szCs w:val="20"/>
              </w:rPr>
              <w:t>m</w:t>
            </w:r>
            <w:r w:rsidR="005B3A76" w:rsidRPr="00B06E57">
              <w:rPr>
                <w:rFonts w:ascii="Times New Roman" w:hAnsi="Times New Roman" w:cs="Times New Roman"/>
                <w:sz w:val="20"/>
                <w:szCs w:val="20"/>
              </w:rPr>
              <w:t>echanical</w:t>
            </w:r>
            <w:r w:rsidR="0026087C" w:rsidRPr="00B06E57">
              <w:rPr>
                <w:rFonts w:ascii="Times New Roman" w:hAnsi="Times New Roman" w:cs="Times New Roman"/>
                <w:sz w:val="20"/>
                <w:szCs w:val="20"/>
              </w:rPr>
              <w:t xml:space="preserve"> (structural)</w:t>
            </w:r>
            <w:commentRangeEnd w:id="108"/>
            <w:r w:rsidR="00271CE7">
              <w:rPr>
                <w:rStyle w:val="a6"/>
              </w:rPr>
              <w:commentReference w:id="108"/>
            </w:r>
          </w:p>
        </w:tc>
        <w:tc>
          <w:tcPr>
            <w:tcW w:w="922" w:type="dxa"/>
            <w:shd w:val="clear" w:color="auto" w:fill="auto"/>
          </w:tcPr>
          <w:p w14:paraId="50A8CD0B" w14:textId="77777777" w:rsidR="005B3A76" w:rsidRPr="00586C90"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8F4F0F" w:rsidRPr="00586C90" w14:paraId="2A2871D5" w14:textId="77777777" w:rsidTr="00981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AE3862B" w14:textId="28580323" w:rsidR="005B3A76" w:rsidRPr="00B06E57" w:rsidRDefault="005B3A76" w:rsidP="005B3A76">
            <w:pPr>
              <w:widowControl w:val="0"/>
              <w:rPr>
                <w:rFonts w:ascii="Times New Roman" w:hAnsi="Times New Roman" w:cs="Times New Roman"/>
                <w:sz w:val="20"/>
                <w:szCs w:val="20"/>
              </w:rPr>
            </w:pPr>
            <w:r w:rsidRPr="00B06E57">
              <w:rPr>
                <w:rFonts w:ascii="Times New Roman" w:hAnsi="Times New Roman" w:cs="Times New Roman"/>
                <w:sz w:val="20"/>
                <w:szCs w:val="20"/>
              </w:rPr>
              <w:t>Al, low carbon steel, copper</w:t>
            </w:r>
            <w:r w:rsidR="003374EE" w:rsidRPr="00B06E57">
              <w:rPr>
                <w:rFonts w:ascii="Times New Roman" w:hAnsi="Times New Roman" w:cs="Times New Roman"/>
                <w:sz w:val="20"/>
                <w:szCs w:val="20"/>
              </w:rPr>
              <w:t xml:space="preserve"> </w:t>
            </w:r>
            <w:r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22</w:t>
            </w:r>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459EE860" w14:textId="5AF63A18" w:rsidR="005B3A76" w:rsidRPr="00B06E57" w:rsidRDefault="00896CF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electrical</w:t>
            </w:r>
          </w:p>
        </w:tc>
        <w:tc>
          <w:tcPr>
            <w:tcW w:w="1620" w:type="dxa"/>
            <w:shd w:val="clear" w:color="auto" w:fill="auto"/>
          </w:tcPr>
          <w:p w14:paraId="7CDFCF18" w14:textId="6E9B4D21" w:rsidR="005B3A76" w:rsidRPr="00B06E57" w:rsidRDefault="001C00CE"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w:t>
            </w:r>
            <w:r w:rsidR="005B3A76" w:rsidRPr="00B06E57">
              <w:rPr>
                <w:rFonts w:ascii="Times New Roman" w:hAnsi="Times New Roman" w:cs="Times New Roman"/>
                <w:sz w:val="20"/>
                <w:szCs w:val="20"/>
              </w:rPr>
              <w:t>tmospher</w:t>
            </w:r>
            <w:r w:rsidRPr="00B06E57">
              <w:rPr>
                <w:rFonts w:ascii="Times New Roman" w:hAnsi="Times New Roman" w:cs="Times New Roman"/>
                <w:sz w:val="20"/>
                <w:szCs w:val="20"/>
              </w:rPr>
              <w:t>ic exposure</w:t>
            </w:r>
          </w:p>
        </w:tc>
        <w:tc>
          <w:tcPr>
            <w:tcW w:w="1350" w:type="dxa"/>
            <w:shd w:val="clear" w:color="auto" w:fill="auto"/>
          </w:tcPr>
          <w:p w14:paraId="7C459306" w14:textId="4F038F75" w:rsidR="005B3A76" w:rsidRPr="00B06E57" w:rsidRDefault="00240A31"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TOE</w:t>
            </w:r>
            <w:r w:rsidR="005B3A76" w:rsidRPr="00B06E57">
              <w:rPr>
                <w:rFonts w:ascii="Times New Roman" w:hAnsi="Times New Roman" w:cs="Times New Roman" w:hint="eastAsia"/>
                <w:sz w:val="20"/>
                <w:szCs w:val="20"/>
              </w:rPr>
              <w:t xml:space="preserve">, </w:t>
            </w:r>
            <w:r w:rsidR="005B3A76" w:rsidRPr="00B06E57">
              <w:rPr>
                <w:rFonts w:ascii="Times New Roman" w:hAnsi="Times New Roman" w:cs="Times New Roman"/>
                <w:sz w:val="20"/>
                <w:szCs w:val="20"/>
              </w:rPr>
              <w:t>T</w:t>
            </w:r>
            <w:r w:rsidR="005B3A76" w:rsidRPr="00B06E57">
              <w:rPr>
                <w:rFonts w:ascii="Times New Roman" w:hAnsi="Times New Roman" w:cs="Times New Roman" w:hint="eastAsia"/>
                <w:sz w:val="20"/>
                <w:szCs w:val="20"/>
              </w:rPr>
              <w:t xml:space="preserve">, </w:t>
            </w:r>
            <w:r w:rsidR="005B3A76" w:rsidRPr="00B06E57">
              <w:rPr>
                <w:rFonts w:ascii="Times New Roman" w:hAnsi="Times New Roman" w:cs="Times New Roman"/>
                <w:sz w:val="20"/>
                <w:szCs w:val="20"/>
              </w:rPr>
              <w:t>RH</w:t>
            </w:r>
            <w:r w:rsidR="005B3A76" w:rsidRPr="00B06E57">
              <w:rPr>
                <w:rFonts w:ascii="Times New Roman" w:hAnsi="Times New Roman" w:cs="Times New Roman" w:hint="eastAsia"/>
                <w:sz w:val="20"/>
                <w:szCs w:val="20"/>
              </w:rPr>
              <w:t>, precipitation, TOW, WV, solar radiation,</w:t>
            </w:r>
            <w:r w:rsidR="005B3A76" w:rsidRPr="00B06E57">
              <w:rPr>
                <w:rFonts w:ascii="Times New Roman" w:hAnsi="Times New Roman" w:cs="Times New Roman"/>
                <w:sz w:val="20"/>
                <w:szCs w:val="20"/>
              </w:rPr>
              <w:t xml:space="preserve"> Cl</w:t>
            </w:r>
            <w:r w:rsidR="005B3A76" w:rsidRPr="00B06E57">
              <w:rPr>
                <w:rFonts w:ascii="Times New Roman" w:hAnsi="Times New Roman" w:cs="Times New Roman"/>
                <w:sz w:val="20"/>
                <w:szCs w:val="20"/>
                <w:vertAlign w:val="superscript"/>
              </w:rPr>
              <w:t>-</w:t>
            </w:r>
            <w:r w:rsidR="005B3A76" w:rsidRPr="00B06E57">
              <w:rPr>
                <w:rFonts w:ascii="Times New Roman" w:hAnsi="Times New Roman" w:cs="Times New Roman" w:hint="eastAsia"/>
                <w:sz w:val="20"/>
                <w:szCs w:val="20"/>
              </w:rPr>
              <w:t>, sulfur</w:t>
            </w:r>
            <w:ins w:id="109" w:author="Ove Jason" w:date="2019-08-17T15:47:00Z">
              <w:r w:rsidR="008141A4">
                <w:rPr>
                  <w:rFonts w:ascii="Times New Roman" w:hAnsi="Times New Roman" w:cs="Times New Roman"/>
                  <w:sz w:val="20"/>
                  <w:szCs w:val="20"/>
                </w:rPr>
                <w:t>,</w:t>
              </w:r>
            </w:ins>
            <w:r w:rsidR="005B3A76" w:rsidRPr="00B06E57">
              <w:rPr>
                <w:rFonts w:ascii="Times New Roman" w:hAnsi="Times New Roman" w:cs="Times New Roman" w:hint="eastAsia"/>
                <w:sz w:val="20"/>
                <w:szCs w:val="20"/>
              </w:rPr>
              <w:t xml:space="preserve"> compounds</w:t>
            </w:r>
            <w:ins w:id="110" w:author="Ove Jason" w:date="2019-08-17T15:47:00Z">
              <w:r w:rsidR="008141A4">
                <w:rPr>
                  <w:rFonts w:ascii="Times New Roman" w:hAnsi="Times New Roman" w:cs="Times New Roman"/>
                  <w:sz w:val="20"/>
                  <w:szCs w:val="20"/>
                </w:rPr>
                <w:t>,</w:t>
              </w:r>
            </w:ins>
            <w:r w:rsidR="005B3A76" w:rsidRPr="00B06E57">
              <w:rPr>
                <w:rFonts w:ascii="Times New Roman" w:hAnsi="Times New Roman" w:cs="Times New Roman" w:hint="eastAsia"/>
                <w:sz w:val="20"/>
                <w:szCs w:val="20"/>
              </w:rPr>
              <w:t xml:space="preserve"> and </w:t>
            </w:r>
            <w:proofErr w:type="spellStart"/>
            <w:r w:rsidR="005B3A76" w:rsidRPr="00B06E57">
              <w:rPr>
                <w:rFonts w:ascii="Times New Roman" w:hAnsi="Times New Roman" w:cs="Times New Roman" w:hint="eastAsia"/>
                <w:sz w:val="20"/>
                <w:szCs w:val="20"/>
              </w:rPr>
              <w:t>dustfall</w:t>
            </w:r>
            <w:proofErr w:type="spellEnd"/>
          </w:p>
        </w:tc>
        <w:tc>
          <w:tcPr>
            <w:tcW w:w="1170" w:type="dxa"/>
            <w:shd w:val="clear" w:color="auto" w:fill="auto"/>
          </w:tcPr>
          <w:p w14:paraId="14263974" w14:textId="5557A87C" w:rsidR="005B3A76" w:rsidRPr="00B06E57" w:rsidRDefault="00DF762E"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l</w:t>
            </w:r>
            <w:r w:rsidR="005B3A76" w:rsidRPr="00B06E57">
              <w:rPr>
                <w:rFonts w:ascii="Times New Roman" w:hAnsi="Times New Roman" w:cs="Times New Roman"/>
                <w:sz w:val="20"/>
                <w:szCs w:val="20"/>
              </w:rPr>
              <w:t>inear</w:t>
            </w:r>
            <w:r w:rsidR="0055710A" w:rsidRPr="00B06E57">
              <w:rPr>
                <w:rFonts w:ascii="Times New Roman" w:hAnsi="Times New Roman" w:cs="Times New Roman"/>
                <w:sz w:val="20"/>
                <w:szCs w:val="20"/>
              </w:rPr>
              <w:t xml:space="preserve">, </w:t>
            </w:r>
            <w:r w:rsidR="005B3A76" w:rsidRPr="00B06E57">
              <w:rPr>
                <w:rFonts w:ascii="Times New Roman" w:hAnsi="Times New Roman" w:cs="Times New Roman"/>
                <w:sz w:val="20"/>
                <w:szCs w:val="20"/>
              </w:rPr>
              <w:t xml:space="preserve">sigmoidal </w:t>
            </w:r>
            <w:r w:rsidR="0055710A" w:rsidRPr="00B06E57">
              <w:rPr>
                <w:rFonts w:ascii="Times New Roman" w:hAnsi="Times New Roman" w:cs="Times New Roman"/>
                <w:sz w:val="20"/>
                <w:szCs w:val="20"/>
              </w:rPr>
              <w:t>(hyperbol</w:t>
            </w:r>
            <w:r w:rsidRPr="00B06E57">
              <w:rPr>
                <w:rFonts w:ascii="Times New Roman" w:hAnsi="Times New Roman" w:cs="Times New Roman"/>
                <w:sz w:val="20"/>
                <w:szCs w:val="20"/>
              </w:rPr>
              <w:t>ic</w:t>
            </w:r>
            <w:r w:rsidR="0055710A" w:rsidRPr="00B06E57">
              <w:rPr>
                <w:rFonts w:ascii="Times New Roman" w:hAnsi="Times New Roman" w:cs="Times New Roman"/>
                <w:sz w:val="20"/>
                <w:szCs w:val="20"/>
              </w:rPr>
              <w:t xml:space="preserve"> </w:t>
            </w:r>
            <w:r w:rsidR="005B3A76" w:rsidRPr="00B06E57">
              <w:rPr>
                <w:rFonts w:ascii="Times New Roman" w:hAnsi="Times New Roman" w:cs="Times New Roman"/>
                <w:sz w:val="20"/>
                <w:szCs w:val="20"/>
              </w:rPr>
              <w:t>tangent</w:t>
            </w:r>
            <w:r w:rsidR="001C00CE" w:rsidRPr="00B06E57">
              <w:rPr>
                <w:rFonts w:ascii="Times New Roman" w:hAnsi="Times New Roman" w:cs="Times New Roman"/>
                <w:sz w:val="20"/>
                <w:szCs w:val="20"/>
              </w:rPr>
              <w:t xml:space="preserve"> and logistic</w:t>
            </w:r>
            <w:r w:rsidR="0055710A" w:rsidRPr="00B06E57">
              <w:rPr>
                <w:rFonts w:ascii="Times New Roman" w:hAnsi="Times New Roman" w:cs="Times New Roman"/>
                <w:sz w:val="20"/>
                <w:szCs w:val="20"/>
              </w:rPr>
              <w:t>)</w:t>
            </w:r>
          </w:p>
        </w:tc>
        <w:tc>
          <w:tcPr>
            <w:tcW w:w="1260" w:type="dxa"/>
            <w:shd w:val="clear" w:color="auto" w:fill="auto"/>
          </w:tcPr>
          <w:p w14:paraId="1976DCC0" w14:textId="77777777"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laboratory evaluated atmospheric corrosion rates</w:t>
            </w:r>
          </w:p>
        </w:tc>
        <w:tc>
          <w:tcPr>
            <w:tcW w:w="1170" w:type="dxa"/>
            <w:shd w:val="clear" w:color="auto" w:fill="auto"/>
          </w:tcPr>
          <w:p w14:paraId="7FFF81C5" w14:textId="428FEF95" w:rsidR="005B3A76" w:rsidRPr="00B06E57" w:rsidRDefault="00761F22"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5B3A76" w:rsidRPr="00B06E57">
              <w:rPr>
                <w:rFonts w:ascii="Times New Roman" w:hAnsi="Times New Roman" w:cs="Times New Roman"/>
                <w:sz w:val="20"/>
                <w:szCs w:val="20"/>
              </w:rPr>
              <w:t>hemical</w:t>
            </w:r>
            <w:r w:rsidRPr="00B06E57">
              <w:rPr>
                <w:rFonts w:ascii="Times New Roman" w:hAnsi="Times New Roman" w:cs="Times New Roman"/>
                <w:sz w:val="20"/>
                <w:szCs w:val="20"/>
              </w:rPr>
              <w:t xml:space="preserve"> (corrosion)</w:t>
            </w:r>
          </w:p>
        </w:tc>
        <w:tc>
          <w:tcPr>
            <w:tcW w:w="922" w:type="dxa"/>
            <w:shd w:val="clear" w:color="auto" w:fill="auto"/>
          </w:tcPr>
          <w:p w14:paraId="08226279" w14:textId="08B06045" w:rsidR="005B3A76" w:rsidRPr="00586C90"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C27257" w:rsidRPr="00586C90" w14:paraId="097E59E2" w14:textId="77777777" w:rsidTr="0098142B">
        <w:trPr>
          <w:trHeight w:val="2160"/>
        </w:trPr>
        <w:tc>
          <w:tcPr>
            <w:cnfStyle w:val="001000000000" w:firstRow="0" w:lastRow="0" w:firstColumn="1" w:lastColumn="0" w:oddVBand="0" w:evenVBand="0" w:oddHBand="0" w:evenHBand="0" w:firstRowFirstColumn="0" w:firstRowLastColumn="0" w:lastRowFirstColumn="0" w:lastRowLastColumn="0"/>
            <w:tcW w:w="1008" w:type="dxa"/>
            <w:vMerge w:val="restart"/>
            <w:shd w:val="clear" w:color="auto" w:fill="auto"/>
          </w:tcPr>
          <w:p w14:paraId="6CA3C2DB" w14:textId="00717BFC" w:rsidR="00C27257" w:rsidRPr="00B06E57" w:rsidRDefault="00C27257" w:rsidP="00C27257">
            <w:pPr>
              <w:widowControl w:val="0"/>
              <w:rPr>
                <w:rFonts w:ascii="Times New Roman" w:hAnsi="Times New Roman" w:cs="Times New Roman"/>
                <w:sz w:val="20"/>
                <w:szCs w:val="20"/>
              </w:rPr>
            </w:pPr>
            <w:r w:rsidRPr="00B06E57">
              <w:rPr>
                <w:rFonts w:ascii="Times New Roman" w:hAnsi="Times New Roman" w:cs="Times New Roman"/>
                <w:sz w:val="20"/>
                <w:szCs w:val="20"/>
              </w:rPr>
              <w:lastRenderedPageBreak/>
              <w:t xml:space="preserve">iron alloy, carbon and alloy steel, grade-2 titanium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44</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vMerge w:val="restart"/>
            <w:shd w:val="clear" w:color="auto" w:fill="auto"/>
          </w:tcPr>
          <w:p w14:paraId="61773A87" w14:textId="331F99FD"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p w14:paraId="360D2755" w14:textId="77777777"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620" w:type="dxa"/>
            <w:vMerge w:val="restart"/>
            <w:shd w:val="clear" w:color="auto" w:fill="auto"/>
          </w:tcPr>
          <w:p w14:paraId="1F2BB04B" w14:textId="49997060" w:rsidR="00C27257" w:rsidRPr="005861CA"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Change w:id="111" w:author="Ove Jason" w:date="2019-08-18T11:04:00Z">
                  <w:rPr>
                    <w:rFonts w:ascii="Times New Roman" w:hAnsi="Times New Roman" w:cs="Times New Roman"/>
                    <w:sz w:val="20"/>
                    <w:szCs w:val="20"/>
                  </w:rPr>
                </w:rPrChange>
              </w:rPr>
            </w:pPr>
            <w:r w:rsidRPr="005861CA">
              <w:rPr>
                <w:rFonts w:ascii="Times New Roman" w:hAnsi="Times New Roman" w:cs="Times New Roman"/>
                <w:color w:val="FF0000"/>
                <w:sz w:val="20"/>
                <w:szCs w:val="20"/>
                <w:rPrChange w:id="112" w:author="Ove Jason" w:date="2019-08-18T11:04:00Z">
                  <w:rPr>
                    <w:rFonts w:ascii="Times New Roman" w:hAnsi="Times New Roman" w:cs="Times New Roman"/>
                    <w:sz w:val="20"/>
                    <w:szCs w:val="20"/>
                  </w:rPr>
                </w:rPrChange>
              </w:rPr>
              <w:t xml:space="preserve">data collection from reliable resources </w:t>
            </w:r>
          </w:p>
        </w:tc>
        <w:tc>
          <w:tcPr>
            <w:tcW w:w="1350" w:type="dxa"/>
            <w:shd w:val="clear" w:color="auto" w:fill="auto"/>
          </w:tcPr>
          <w:p w14:paraId="62DF6F3B" w14:textId="705F218A" w:rsidR="00C27257" w:rsidRPr="00B06E57" w:rsidRDefault="00C27257" w:rsidP="00C27257">
            <w:pPr>
              <w:widowControl w:val="0"/>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Model 1: Mo at %, Ni at %, HCl, H</w:t>
            </w:r>
            <w:r w:rsidRPr="00B06E57">
              <w:rPr>
                <w:rFonts w:ascii="Times New Roman" w:hAnsi="Times New Roman" w:cs="Times New Roman"/>
                <w:sz w:val="20"/>
                <w:szCs w:val="20"/>
                <w:vertAlign w:val="subscript"/>
              </w:rPr>
              <w:t>2</w:t>
            </w:r>
            <w:r w:rsidRPr="00B06E57">
              <w:rPr>
                <w:rFonts w:ascii="Times New Roman" w:hAnsi="Times New Roman" w:cs="Times New Roman"/>
                <w:sz w:val="20"/>
                <w:szCs w:val="20"/>
              </w:rPr>
              <w:t>SO</w:t>
            </w:r>
            <w:r w:rsidRPr="00B06E57">
              <w:rPr>
                <w:rFonts w:ascii="Times New Roman" w:hAnsi="Times New Roman" w:cs="Times New Roman"/>
                <w:sz w:val="20"/>
                <w:szCs w:val="20"/>
                <w:vertAlign w:val="subscript"/>
              </w:rPr>
              <w:t>4</w:t>
            </w:r>
            <w:r w:rsidRPr="00B06E57">
              <w:rPr>
                <w:rFonts w:ascii="Times New Roman" w:hAnsi="Times New Roman" w:cs="Times New Roman"/>
                <w:sz w:val="20"/>
                <w:szCs w:val="20"/>
              </w:rPr>
              <w:t xml:space="preserve">, E, </w:t>
            </w:r>
            <w:proofErr w:type="spellStart"/>
            <w:r w:rsidRPr="00B06E57">
              <w:rPr>
                <w:rFonts w:ascii="Times New Roman" w:hAnsi="Times New Roman" w:cs="Times New Roman"/>
                <w:sz w:val="20"/>
                <w:szCs w:val="20"/>
              </w:rPr>
              <w:t>dE</w:t>
            </w:r>
            <w:proofErr w:type="spellEnd"/>
            <w:r w:rsidRPr="00B06E57">
              <w:rPr>
                <w:rFonts w:ascii="Times New Roman" w:hAnsi="Times New Roman" w:cs="Times New Roman"/>
                <w:sz w:val="20"/>
                <w:szCs w:val="20"/>
              </w:rPr>
              <w:t xml:space="preserve"> (general corrosion DC data on iron-alloy) </w:t>
            </w:r>
          </w:p>
        </w:tc>
        <w:tc>
          <w:tcPr>
            <w:tcW w:w="1170" w:type="dxa"/>
            <w:vMerge w:val="restart"/>
            <w:shd w:val="clear" w:color="auto" w:fill="auto"/>
          </w:tcPr>
          <w:p w14:paraId="30BB0792" w14:textId="513E678D" w:rsidR="00C27257" w:rsidRPr="00B06E57" w:rsidRDefault="00C27257" w:rsidP="0006392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w:t>
            </w:r>
          </w:p>
        </w:tc>
        <w:tc>
          <w:tcPr>
            <w:tcW w:w="1260" w:type="dxa"/>
            <w:shd w:val="clear" w:color="auto" w:fill="auto"/>
          </w:tcPr>
          <w:p w14:paraId="38816DE0" w14:textId="77777777"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Model 1: log(</w:t>
            </w:r>
            <w:proofErr w:type="spellStart"/>
            <w:r w:rsidRPr="00B06E57">
              <w:rPr>
                <w:rFonts w:ascii="Times New Roman" w:hAnsi="Times New Roman" w:cs="Times New Roman"/>
                <w:sz w:val="20"/>
                <w:szCs w:val="20"/>
              </w:rPr>
              <w:t>i</w:t>
            </w:r>
            <w:proofErr w:type="spellEnd"/>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E</w:t>
            </w:r>
            <w:r w:rsidRPr="00B06E57">
              <w:rPr>
                <w:rFonts w:ascii="Times New Roman" w:hAnsi="Times New Roman" w:cs="Times New Roman"/>
                <w:sz w:val="20"/>
                <w:szCs w:val="20"/>
                <w:vertAlign w:val="subscript"/>
              </w:rPr>
              <w:t>corr</w:t>
            </w:r>
            <w:proofErr w:type="spellEnd"/>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i</w:t>
            </w:r>
            <w:r w:rsidRPr="00B06E57">
              <w:rPr>
                <w:rFonts w:ascii="Times New Roman" w:hAnsi="Times New Roman" w:cs="Times New Roman"/>
                <w:sz w:val="20"/>
                <w:szCs w:val="20"/>
                <w:vertAlign w:val="subscript"/>
              </w:rPr>
              <w:t>corr</w:t>
            </w:r>
            <w:proofErr w:type="spellEnd"/>
            <w:r w:rsidRPr="00B06E57">
              <w:rPr>
                <w:rFonts w:ascii="Times New Roman" w:hAnsi="Times New Roman" w:cs="Times New Roman"/>
                <w:sz w:val="20"/>
                <w:szCs w:val="20"/>
              </w:rPr>
              <w:t xml:space="preserve">, and </w:t>
            </w:r>
            <w:proofErr w:type="spellStart"/>
            <w:r w:rsidRPr="00B06E57">
              <w:rPr>
                <w:rFonts w:ascii="Times New Roman" w:hAnsi="Times New Roman" w:cs="Times New Roman"/>
                <w:sz w:val="20"/>
                <w:szCs w:val="20"/>
              </w:rPr>
              <w:t>R</w:t>
            </w:r>
            <w:r w:rsidRPr="00B06E57">
              <w:rPr>
                <w:rFonts w:ascii="Times New Roman" w:hAnsi="Times New Roman" w:cs="Times New Roman"/>
                <w:sz w:val="20"/>
                <w:szCs w:val="20"/>
                <w:vertAlign w:val="subscript"/>
              </w:rPr>
              <w:t>p</w:t>
            </w:r>
            <w:proofErr w:type="spellEnd"/>
            <w:proofErr w:type="gramStart"/>
            <w:r w:rsidRPr="00B06E57">
              <w:rPr>
                <w:rFonts w:ascii="Times New Roman" w:hAnsi="Times New Roman" w:cs="Times New Roman"/>
                <w:sz w:val="20"/>
                <w:szCs w:val="20"/>
                <w:vertAlign w:val="subscript"/>
              </w:rPr>
              <w:t xml:space="preserve">   </w:t>
            </w:r>
            <w:r w:rsidRPr="00B06E57">
              <w:rPr>
                <w:rFonts w:ascii="Times New Roman" w:hAnsi="Times New Roman" w:cs="Times New Roman"/>
                <w:sz w:val="20"/>
                <w:szCs w:val="20"/>
              </w:rPr>
              <w:t>(</w:t>
            </w:r>
            <w:proofErr w:type="gramEnd"/>
            <w:r w:rsidRPr="00B06E57">
              <w:rPr>
                <w:rFonts w:ascii="Times New Roman" w:hAnsi="Times New Roman" w:cs="Times New Roman"/>
                <w:sz w:val="20"/>
                <w:szCs w:val="20"/>
              </w:rPr>
              <w:t>general corrosion DC data on iron-alloy)</w:t>
            </w:r>
          </w:p>
          <w:p w14:paraId="43FAC9E4" w14:textId="2606E1CA"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vMerge w:val="restart"/>
            <w:shd w:val="clear" w:color="auto" w:fill="auto"/>
          </w:tcPr>
          <w:p w14:paraId="071FFA16" w14:textId="7424FAB4"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vMerge w:val="restart"/>
            <w:shd w:val="clear" w:color="auto" w:fill="auto"/>
          </w:tcPr>
          <w:p w14:paraId="13DA7581" w14:textId="77777777"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70C9D1B1" w14:textId="3B040827" w:rsidR="009E5643" w:rsidRPr="00586C90" w:rsidRDefault="009E5643"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4A96" w:rsidRPr="00586C90" w14:paraId="5AAA3578" w14:textId="77777777" w:rsidTr="0098142B">
        <w:trPr>
          <w:cnfStyle w:val="000000100000" w:firstRow="0" w:lastRow="0" w:firstColumn="0" w:lastColumn="0" w:oddVBand="0" w:evenVBand="0" w:oddHBand="1" w:evenHBand="0" w:firstRowFirstColumn="0" w:firstRowLastColumn="0" w:lastRowFirstColumn="0" w:lastRowLastColumn="0"/>
          <w:trHeight w:val="3449"/>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2FB962AA" w14:textId="77777777" w:rsidR="00184A96" w:rsidRDefault="00184A96" w:rsidP="005B3A76">
            <w:pPr>
              <w:widowControl w:val="0"/>
              <w:rPr>
                <w:rFonts w:ascii="Times New Roman" w:hAnsi="Times New Roman" w:cs="Times New Roman"/>
                <w:sz w:val="20"/>
                <w:szCs w:val="20"/>
              </w:rPr>
            </w:pPr>
          </w:p>
        </w:tc>
        <w:tc>
          <w:tcPr>
            <w:tcW w:w="1080" w:type="dxa"/>
            <w:vMerge/>
            <w:shd w:val="clear" w:color="auto" w:fill="auto"/>
          </w:tcPr>
          <w:p w14:paraId="760AD4A5" w14:textId="77777777" w:rsidR="00184A96"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188CA352" w14:textId="77777777" w:rsidR="00184A96"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6662517C" w14:textId="3361870F" w:rsidR="00184A96" w:rsidRDefault="00184A96" w:rsidP="00BF724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2: </w:t>
            </w: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 xml:space="preserve">Ni, P, S, Si, </w:t>
            </w:r>
            <w:proofErr w:type="spellStart"/>
            <w:r w:rsidRPr="00525427">
              <w:rPr>
                <w:rFonts w:ascii="Times New Roman" w:hAnsi="Times New Roman" w:cs="Times New Roman"/>
                <w:sz w:val="20"/>
                <w:szCs w:val="20"/>
              </w:rPr>
              <w:t>Ti</w:t>
            </w:r>
            <w:proofErr w:type="spellEnd"/>
            <w:r w:rsidRPr="00525427">
              <w:rPr>
                <w:rFonts w:ascii="Times New Roman" w:hAnsi="Times New Roman" w:cs="Times New Roman"/>
                <w:sz w:val="20"/>
                <w:szCs w:val="20"/>
              </w:rPr>
              <w:t>, and V</w:t>
            </w:r>
            <w:r w:rsidRPr="00586C90">
              <w:rPr>
                <w:rFonts w:ascii="Times New Roman" w:hAnsi="Times New Roman" w:cs="Times New Roman"/>
                <w:sz w:val="20"/>
                <w:szCs w:val="20"/>
              </w:rPr>
              <w:t xml:space="preserve">), </w:t>
            </w:r>
            <w:r>
              <w:rPr>
                <w:rFonts w:ascii="Times New Roman" w:hAnsi="Times New Roman" w:cs="Times New Roman"/>
                <w:sz w:val="20"/>
                <w:szCs w:val="20"/>
              </w:rPr>
              <w:t>TOE</w:t>
            </w:r>
            <w:r w:rsidRPr="00586C90">
              <w:rPr>
                <w:rFonts w:ascii="Times New Roman" w:hAnsi="Times New Roman" w:cs="Times New Roman"/>
                <w:sz w:val="20"/>
                <w:szCs w:val="20"/>
              </w:rPr>
              <w:t>, log (</w:t>
            </w:r>
            <w:r>
              <w:rPr>
                <w:rFonts w:ascii="Times New Roman" w:hAnsi="Times New Roman" w:cs="Times New Roman"/>
                <w:sz w:val="20"/>
                <w:szCs w:val="20"/>
              </w:rPr>
              <w:t>TOE</w:t>
            </w:r>
            <w:r w:rsidRPr="00586C90">
              <w:rPr>
                <w:rFonts w:ascii="Times New Roman" w:hAnsi="Times New Roman" w:cs="Times New Roman"/>
                <w:sz w:val="20"/>
                <w:szCs w:val="20"/>
              </w:rPr>
              <w:t>)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 xml:space="preserve">) </w:t>
            </w:r>
          </w:p>
        </w:tc>
        <w:tc>
          <w:tcPr>
            <w:tcW w:w="1170" w:type="dxa"/>
            <w:vMerge/>
            <w:shd w:val="clear" w:color="auto" w:fill="auto"/>
          </w:tcPr>
          <w:p w14:paraId="64DCF3F0" w14:textId="77777777" w:rsidR="00184A96" w:rsidRPr="00586C90"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544A6A81" w14:textId="77777777" w:rsidR="00184A96" w:rsidRPr="00586C90" w:rsidRDefault="00184A96" w:rsidP="00BF724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2: </w:t>
            </w:r>
            <w:r w:rsidRPr="00586C90">
              <w:rPr>
                <w:rFonts w:ascii="Times New Roman" w:hAnsi="Times New Roman" w:cs="Times New Roman"/>
                <w:sz w:val="20"/>
                <w:szCs w:val="20"/>
              </w:rPr>
              <w:t>corrosion rate and log (corrosion rate)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p>
          <w:p w14:paraId="45E4BD84" w14:textId="77777777" w:rsidR="00184A96" w:rsidRDefault="00184A96" w:rsidP="00BF724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bookmarkStart w:id="113" w:name="_Hlk13189606"/>
          </w:p>
          <w:bookmarkEnd w:id="113"/>
          <w:p w14:paraId="0B871BA0" w14:textId="46C8AB72" w:rsidR="00184A96" w:rsidRDefault="00184A96" w:rsidP="00184A9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shd w:val="clear" w:color="auto" w:fill="auto"/>
          </w:tcPr>
          <w:p w14:paraId="593B9002" w14:textId="77777777" w:rsidR="00184A96" w:rsidRPr="00586C90"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5D10701F" w14:textId="77777777" w:rsidR="00184A96" w:rsidRPr="004C5571"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4A96" w:rsidRPr="00586C90" w14:paraId="19741202" w14:textId="77777777" w:rsidTr="0098142B">
        <w:trPr>
          <w:trHeight w:val="4310"/>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67393C0A" w14:textId="77777777" w:rsidR="00184A96" w:rsidRDefault="00184A96" w:rsidP="005B3A76">
            <w:pPr>
              <w:widowControl w:val="0"/>
              <w:rPr>
                <w:rFonts w:ascii="Times New Roman" w:hAnsi="Times New Roman" w:cs="Times New Roman"/>
                <w:sz w:val="20"/>
                <w:szCs w:val="20"/>
              </w:rPr>
            </w:pPr>
          </w:p>
        </w:tc>
        <w:tc>
          <w:tcPr>
            <w:tcW w:w="1080" w:type="dxa"/>
            <w:vMerge/>
            <w:shd w:val="clear" w:color="auto" w:fill="auto"/>
          </w:tcPr>
          <w:p w14:paraId="19C14339" w14:textId="77777777" w:rsidR="00184A96"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263C914A" w14:textId="77777777" w:rsidR="00184A96"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7C9E8478" w14:textId="248253AC" w:rsidR="00184A96" w:rsidRDefault="00184A96" w:rsidP="00184A9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r w:rsidRPr="00771C81">
              <w:rPr>
                <w:rFonts w:ascii="Times New Roman" w:hAnsi="Times New Roman" w:cs="Times New Roman"/>
                <w:sz w:val="20"/>
                <w:szCs w:val="20"/>
              </w:rPr>
              <w:t>incubation period and</w:t>
            </w:r>
            <w:r w:rsidRPr="00586C90">
              <w:rPr>
                <w:rFonts w:ascii="Times New Roman" w:hAnsi="Times New Roman" w:cs="Times New Roman"/>
                <w:sz w:val="20"/>
                <w:szCs w:val="20"/>
              </w:rPr>
              <w:t xml:space="preserve"> the duration</w:t>
            </w:r>
            <w:r>
              <w:rPr>
                <w:rFonts w:ascii="Times New Roman" w:hAnsi="Times New Roman" w:cs="Times New Roman"/>
                <w:sz w:val="20"/>
                <w:szCs w:val="20"/>
              </w:rPr>
              <w:t xml:space="preserve"> </w:t>
            </w:r>
            <w:r w:rsidRPr="00586C90">
              <w:rPr>
                <w:rFonts w:ascii="Times New Roman" w:hAnsi="Times New Roman" w:cs="Times New Roman"/>
                <w:sz w:val="20"/>
                <w:szCs w:val="20"/>
              </w:rPr>
              <w:t>of experiments</w:t>
            </w:r>
            <w:r>
              <w:rPr>
                <w:rFonts w:ascii="Times New Roman" w:hAnsi="Times New Roman" w:cs="Times New Roman"/>
                <w:sz w:val="20"/>
                <w:szCs w:val="20"/>
              </w:rPr>
              <w:t xml:space="preserve"> (l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r>
              <w:rPr>
                <w:rFonts w:ascii="Times New Roman" w:hAnsi="Times New Roman" w:cs="Times New Roman"/>
                <w:sz w:val="20"/>
                <w:szCs w:val="20"/>
              </w:rPr>
              <w:t>)</w:t>
            </w:r>
          </w:p>
        </w:tc>
        <w:tc>
          <w:tcPr>
            <w:tcW w:w="1170" w:type="dxa"/>
            <w:vMerge/>
            <w:shd w:val="clear" w:color="auto" w:fill="auto"/>
          </w:tcPr>
          <w:p w14:paraId="684CDF76" w14:textId="77777777" w:rsidR="00184A96" w:rsidRPr="00586C90"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6825930C" w14:textId="0281C0A8" w:rsidR="00184A96" w:rsidRDefault="00184A96" w:rsidP="00184A9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W, Q, ratio Q/W,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w:t>
            </w:r>
            <w:r w:rsidRPr="005861CA">
              <w:rPr>
                <w:rFonts w:ascii="Times New Roman" w:hAnsi="Times New Roman" w:cs="Times New Roman"/>
                <w:sz w:val="20"/>
                <w:szCs w:val="20"/>
                <w:vertAlign w:val="subscript"/>
                <w:rPrChange w:id="114" w:author="Ove Jason" w:date="2019-08-18T11:04:00Z">
                  <w:rPr>
                    <w:rFonts w:ascii="Times New Roman" w:hAnsi="Times New Roman" w:cs="Times New Roman"/>
                    <w:sz w:val="20"/>
                    <w:szCs w:val="20"/>
                  </w:rPr>
                </w:rPrChange>
              </w:rPr>
              <w:t>2</w:t>
            </w:r>
            <w:r w:rsidRPr="00586C90">
              <w:rPr>
                <w:rFonts w:ascii="Times New Roman" w:hAnsi="Times New Roman" w:cs="Times New Roman"/>
                <w:sz w:val="20"/>
                <w:szCs w:val="20"/>
              </w:rPr>
              <w:t>consumed) (</w:t>
            </w:r>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r w:rsidRPr="00586C90">
              <w:rPr>
                <w:rFonts w:ascii="Times New Roman" w:hAnsi="Times New Roman" w:cs="Times New Roman"/>
                <w:sz w:val="20"/>
                <w:szCs w:val="20"/>
              </w:rPr>
              <w:t>)</w:t>
            </w:r>
          </w:p>
        </w:tc>
        <w:tc>
          <w:tcPr>
            <w:tcW w:w="1170" w:type="dxa"/>
            <w:vMerge/>
            <w:shd w:val="clear" w:color="auto" w:fill="auto"/>
          </w:tcPr>
          <w:p w14:paraId="048723C1" w14:textId="77777777" w:rsidR="00184A96" w:rsidRPr="00586C90"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4F736845" w14:textId="77777777" w:rsidR="00184A96" w:rsidRPr="004C5571"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D50A5" w:rsidRPr="00586C90" w14:paraId="458C9F52" w14:textId="77777777" w:rsidTr="0098142B">
        <w:trPr>
          <w:cnfStyle w:val="000000100000" w:firstRow="0" w:lastRow="0" w:firstColumn="0" w:lastColumn="0" w:oddVBand="0" w:evenVBand="0" w:oddHBand="1" w:evenHBand="0" w:firstRowFirstColumn="0" w:firstRowLastColumn="0" w:lastRowFirstColumn="0" w:lastRowLastColumn="0"/>
          <w:trHeight w:val="2990"/>
        </w:trPr>
        <w:tc>
          <w:tcPr>
            <w:cnfStyle w:val="001000000000" w:firstRow="0" w:lastRow="0" w:firstColumn="1" w:lastColumn="0" w:oddVBand="0" w:evenVBand="0" w:oddHBand="0" w:evenHBand="0" w:firstRowFirstColumn="0" w:firstRowLastColumn="0" w:lastRowFirstColumn="0" w:lastRowLastColumn="0"/>
            <w:tcW w:w="1008" w:type="dxa"/>
            <w:vMerge w:val="restart"/>
            <w:shd w:val="clear" w:color="auto" w:fill="auto"/>
          </w:tcPr>
          <w:p w14:paraId="4F4AD9D7" w14:textId="5043D40A" w:rsidR="009D50A5" w:rsidRPr="00B06E57" w:rsidRDefault="009D50A5" w:rsidP="009D50A5">
            <w:pPr>
              <w:widowControl w:val="0"/>
              <w:rPr>
                <w:rFonts w:ascii="Times New Roman" w:hAnsi="Times New Roman" w:cs="Times New Roman"/>
                <w:sz w:val="20"/>
                <w:szCs w:val="20"/>
              </w:rPr>
            </w:pPr>
            <w:r w:rsidRPr="00B06E57">
              <w:rPr>
                <w:rFonts w:ascii="Times New Roman" w:hAnsi="Times New Roman" w:cs="Times New Roman"/>
                <w:sz w:val="20"/>
                <w:szCs w:val="20"/>
              </w:rPr>
              <w:lastRenderedPageBreak/>
              <w:t xml:space="preserve">nickel-based alloy 22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&lt;EndNote&gt;&lt;Cite&gt;&lt;Author&gt;Kamrunnahar&lt;/Author&gt;&lt;Year&gt;2011&lt;/Year&gt;&lt;RecNum&gt;61&lt;/RecNum&gt;&lt;DisplayText&gt;[23]&lt;/DisplayText&gt;&lt;record&gt;&lt;rec-number&gt;61&lt;/rec-number&gt;&lt;foreign-keys&gt;&lt;key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23</w:t>
            </w:r>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vMerge w:val="restart"/>
            <w:shd w:val="clear" w:color="auto" w:fill="auto"/>
          </w:tcPr>
          <w:p w14:paraId="0593E36D" w14:textId="1C6BABE7"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p w14:paraId="158889AB" w14:textId="77777777"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20" w:type="dxa"/>
            <w:vMerge w:val="restart"/>
            <w:shd w:val="clear" w:color="auto" w:fill="auto"/>
          </w:tcPr>
          <w:p w14:paraId="0E979E44" w14:textId="369D5C73" w:rsidR="009D50A5" w:rsidRPr="005861CA"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Change w:id="115" w:author="Ove Jason" w:date="2019-08-18T11:04:00Z">
                  <w:rPr>
                    <w:rFonts w:ascii="Times New Roman" w:hAnsi="Times New Roman" w:cs="Times New Roman"/>
                    <w:sz w:val="20"/>
                    <w:szCs w:val="20"/>
                  </w:rPr>
                </w:rPrChange>
              </w:rPr>
            </w:pPr>
            <w:r w:rsidRPr="005861CA">
              <w:rPr>
                <w:rFonts w:ascii="Times New Roman" w:hAnsi="Times New Roman" w:cs="Times New Roman"/>
                <w:color w:val="FF0000"/>
                <w:sz w:val="20"/>
                <w:szCs w:val="20"/>
                <w:rPrChange w:id="116" w:author="Ove Jason" w:date="2019-08-18T11:04:00Z">
                  <w:rPr>
                    <w:rFonts w:ascii="Times New Roman" w:hAnsi="Times New Roman" w:cs="Times New Roman"/>
                    <w:sz w:val="20"/>
                    <w:szCs w:val="20"/>
                  </w:rPr>
                </w:rPrChange>
              </w:rPr>
              <w:t xml:space="preserve">data collection from reliable resources </w:t>
            </w:r>
          </w:p>
        </w:tc>
        <w:tc>
          <w:tcPr>
            <w:tcW w:w="1350" w:type="dxa"/>
            <w:shd w:val="clear" w:color="auto" w:fill="auto"/>
          </w:tcPr>
          <w:p w14:paraId="7E5F4A95" w14:textId="7093A33D"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Model 1: T, sample treatment types: welded or annealed, and exposure time (general corrosion)</w:t>
            </w:r>
          </w:p>
          <w:p w14:paraId="7FB7ADEC" w14:textId="2765BE71"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val="restart"/>
            <w:shd w:val="clear" w:color="auto" w:fill="auto"/>
          </w:tcPr>
          <w:p w14:paraId="44983271" w14:textId="03B7E126"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w:t>
            </w:r>
          </w:p>
        </w:tc>
        <w:tc>
          <w:tcPr>
            <w:tcW w:w="1260" w:type="dxa"/>
            <w:shd w:val="clear" w:color="auto" w:fill="auto"/>
          </w:tcPr>
          <w:p w14:paraId="7A1EB5D0" w14:textId="77777777"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Model 1: corrosion weight loss (general corrosion) </w:t>
            </w:r>
          </w:p>
          <w:p w14:paraId="48456C03" w14:textId="37623B35"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val="restart"/>
            <w:shd w:val="clear" w:color="auto" w:fill="auto"/>
          </w:tcPr>
          <w:p w14:paraId="2A4D8EB3" w14:textId="6F6CB4C5"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vMerge w:val="restart"/>
            <w:shd w:val="clear" w:color="auto" w:fill="auto"/>
          </w:tcPr>
          <w:p w14:paraId="66585A8D" w14:textId="27D8B84E"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7C683A2C" w14:textId="2669309D" w:rsidR="004C7582" w:rsidRPr="00B06E57" w:rsidRDefault="004C7582" w:rsidP="0016666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3A30CA" w:rsidRPr="00586C90" w14:paraId="0391CE3B" w14:textId="77777777" w:rsidTr="0098142B">
        <w:trPr>
          <w:trHeight w:val="4170"/>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3A0E4A7B" w14:textId="77777777" w:rsidR="003A30CA" w:rsidRPr="00586C90" w:rsidRDefault="003A30CA" w:rsidP="005B3A76">
            <w:pPr>
              <w:widowControl w:val="0"/>
              <w:rPr>
                <w:rFonts w:ascii="Times New Roman" w:hAnsi="Times New Roman" w:cs="Times New Roman"/>
                <w:sz w:val="20"/>
                <w:szCs w:val="20"/>
              </w:rPr>
            </w:pPr>
          </w:p>
        </w:tc>
        <w:tc>
          <w:tcPr>
            <w:tcW w:w="1080" w:type="dxa"/>
            <w:vMerge/>
            <w:shd w:val="clear" w:color="auto" w:fill="auto"/>
          </w:tcPr>
          <w:p w14:paraId="514C2A13" w14:textId="77777777" w:rsidR="003A30CA" w:rsidRPr="00586C90"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71F6E920" w14:textId="77777777" w:rsidR="003A30CA" w:rsidRPr="005A1D16"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285A62BE" w14:textId="51A43791" w:rsidR="003A30CA"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Pr>
                <w:rFonts w:ascii="Times New Roman" w:hAnsi="Times New Roman" w:cs="Times New Roman"/>
                <w:sz w:val="20"/>
                <w:szCs w:val="20"/>
              </w:rPr>
              <w:t xml:space="preserve">Model 2: </w:t>
            </w:r>
            <w:r w:rsidRPr="00586C90">
              <w:rPr>
                <w:rFonts w:ascii="Times New Roman" w:hAnsi="Times New Roman" w:cs="Times New Roman"/>
                <w:sz w:val="20"/>
                <w:szCs w:val="20"/>
              </w:rPr>
              <w:t xml:space="preserve">sample treatments: welded or annealed, </w:t>
            </w:r>
            <w:r w:rsidRPr="004C5571">
              <w:rPr>
                <w:rFonts w:ascii="Times New Roman" w:hAnsi="Times New Roman" w:cs="Times New Roman"/>
                <w:sz w:val="20"/>
                <w:szCs w:val="20"/>
              </w:rPr>
              <w:t>T</w:t>
            </w:r>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r>
              <w:rPr>
                <w:rFonts w:ascii="Times New Roman" w:hAnsi="Times New Roman" w:cs="Times New Roman"/>
                <w:sz w:val="20"/>
                <w:szCs w:val="20"/>
              </w:rPr>
              <w:t>: general or localized (</w:t>
            </w:r>
            <w:r w:rsidRPr="00D94107">
              <w:rPr>
                <w:rFonts w:ascii="Times New Roman" w:hAnsi="Times New Roman" w:cs="Times New Roman"/>
                <w:sz w:val="20"/>
                <w:szCs w:val="20"/>
              </w:rPr>
              <w:t xml:space="preserve">localized </w:t>
            </w:r>
            <w:r>
              <w:rPr>
                <w:rFonts w:ascii="Times New Roman" w:hAnsi="Times New Roman" w:cs="Times New Roman"/>
                <w:sz w:val="20"/>
                <w:szCs w:val="20"/>
              </w:rPr>
              <w:t>(service)</w:t>
            </w:r>
            <w:r w:rsidR="00DE50C1">
              <w:rPr>
                <w:rFonts w:ascii="Times New Roman" w:hAnsi="Times New Roman" w:cs="Times New Roman"/>
                <w:sz w:val="20"/>
                <w:szCs w:val="20"/>
              </w:rPr>
              <w:t xml:space="preserve"> </w:t>
            </w:r>
            <w:r w:rsidRPr="00D94107">
              <w:rPr>
                <w:rFonts w:ascii="Times New Roman" w:hAnsi="Times New Roman" w:cs="Times New Roman"/>
                <w:sz w:val="20"/>
                <w:szCs w:val="20"/>
              </w:rPr>
              <w:t>corrosion</w:t>
            </w:r>
            <w:r>
              <w:rPr>
                <w:rFonts w:ascii="Times New Roman" w:hAnsi="Times New Roman" w:cs="Times New Roman"/>
                <w:sz w:val="20"/>
                <w:szCs w:val="20"/>
              </w:rPr>
              <w:t>)</w:t>
            </w:r>
          </w:p>
        </w:tc>
        <w:tc>
          <w:tcPr>
            <w:tcW w:w="1170" w:type="dxa"/>
            <w:vMerge/>
            <w:shd w:val="clear" w:color="auto" w:fill="auto"/>
          </w:tcPr>
          <w:p w14:paraId="2E8ADF14" w14:textId="77777777" w:rsidR="003A30CA" w:rsidRPr="00586C90"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209CC3C1" w14:textId="47111D30" w:rsidR="003A30CA"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2: </w:t>
            </w:r>
            <w:proofErr w:type="spellStart"/>
            <w:r w:rsidRPr="00586C90">
              <w:rPr>
                <w:rFonts w:ascii="Times New Roman" w:hAnsi="Times New Roman" w:cs="Times New Roman"/>
                <w:sz w:val="20"/>
                <w:szCs w:val="20"/>
              </w:rPr>
              <w:t>repassivat</w:t>
            </w:r>
            <w:proofErr w:type="spellEnd"/>
            <w:r w:rsidR="0006392A">
              <w:rPr>
                <w:rFonts w:ascii="Times New Roman" w:hAnsi="Times New Roman" w:cs="Times New Roman"/>
                <w:sz w:val="20"/>
                <w:szCs w:val="20"/>
              </w:rPr>
              <w:t>-</w:t>
            </w:r>
            <w:r w:rsidRPr="00586C90">
              <w:rPr>
                <w:rFonts w:ascii="Times New Roman" w:hAnsi="Times New Roman" w:cs="Times New Roman"/>
                <w:sz w:val="20"/>
                <w:szCs w:val="20"/>
              </w:rPr>
              <w:t>ion potential (localized corrosion)</w:t>
            </w:r>
          </w:p>
        </w:tc>
        <w:tc>
          <w:tcPr>
            <w:tcW w:w="1170" w:type="dxa"/>
            <w:vMerge/>
            <w:shd w:val="clear" w:color="auto" w:fill="auto"/>
          </w:tcPr>
          <w:p w14:paraId="390E9383" w14:textId="77777777" w:rsidR="003A30CA" w:rsidRPr="00586C90"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7F3DDE9B" w14:textId="77777777" w:rsidR="003A30CA" w:rsidRPr="004C5571"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3A30CA" w:rsidRPr="00586C90" w14:paraId="513B83E4" w14:textId="77777777" w:rsidTr="0098142B">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37AF26A6" w14:textId="77777777" w:rsidR="003A30CA" w:rsidRPr="00586C90" w:rsidRDefault="003A30CA" w:rsidP="003A30CA">
            <w:pPr>
              <w:widowControl w:val="0"/>
              <w:rPr>
                <w:rFonts w:ascii="Times New Roman" w:hAnsi="Times New Roman" w:cs="Times New Roman"/>
                <w:sz w:val="20"/>
                <w:szCs w:val="20"/>
              </w:rPr>
            </w:pPr>
          </w:p>
        </w:tc>
        <w:tc>
          <w:tcPr>
            <w:tcW w:w="1080" w:type="dxa"/>
            <w:vMerge/>
            <w:shd w:val="clear" w:color="auto" w:fill="auto"/>
          </w:tcPr>
          <w:p w14:paraId="556A7BA1" w14:textId="77777777"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7115BAB5" w14:textId="77777777" w:rsidR="003A30CA" w:rsidRPr="005A1D16"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69A8AF2F" w14:textId="63CEF208"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r w:rsidRPr="00586C90">
              <w:rPr>
                <w:rFonts w:ascii="Times New Roman" w:hAnsi="Times New Roman" w:cs="Times New Roman"/>
                <w:sz w:val="20"/>
                <w:szCs w:val="20"/>
              </w:rPr>
              <w:t>w and log(w)</w:t>
            </w:r>
            <w:r>
              <w:rPr>
                <w:rFonts w:ascii="Times New Roman" w:hAnsi="Times New Roman" w:cs="Times New Roman"/>
                <w:sz w:val="20"/>
                <w:szCs w:val="20"/>
              </w:rPr>
              <w:t xml:space="preserve"> (localized corrosion)</w:t>
            </w:r>
          </w:p>
        </w:tc>
        <w:tc>
          <w:tcPr>
            <w:tcW w:w="1170" w:type="dxa"/>
            <w:vMerge/>
            <w:shd w:val="clear" w:color="auto" w:fill="auto"/>
          </w:tcPr>
          <w:p w14:paraId="07557A9D" w14:textId="77777777"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754D9905" w14:textId="1989C647" w:rsidR="003A30CA"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proofErr w:type="spellStart"/>
            <w:r w:rsidRPr="00586C90">
              <w:rPr>
                <w:rFonts w:ascii="Times New Roman" w:hAnsi="Times New Roman" w:cs="Times New Roman"/>
                <w:sz w:val="20"/>
                <w:szCs w:val="20"/>
              </w:rPr>
              <w:t>Zr</w:t>
            </w:r>
            <w:proofErr w:type="spellEnd"/>
            <w:r>
              <w:rPr>
                <w:rFonts w:ascii="Times New Roman" w:hAnsi="Times New Roman" w:cs="Times New Roman"/>
                <w:sz w:val="20"/>
                <w:szCs w:val="20"/>
              </w:rPr>
              <w:t>,</w:t>
            </w:r>
            <w:r w:rsidRPr="00586C90">
              <w:rPr>
                <w:rFonts w:ascii="Times New Roman" w:hAnsi="Times New Roman" w:cs="Times New Roman"/>
                <w:sz w:val="20"/>
                <w:szCs w:val="20"/>
              </w:rPr>
              <w:t xml:space="preserve"> Zi, abs(Z), and Phase (localized corrosion)</w:t>
            </w:r>
          </w:p>
        </w:tc>
        <w:tc>
          <w:tcPr>
            <w:tcW w:w="1170" w:type="dxa"/>
            <w:vMerge/>
            <w:shd w:val="clear" w:color="auto" w:fill="auto"/>
          </w:tcPr>
          <w:p w14:paraId="3CF459AA" w14:textId="77777777"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0520AA8D" w14:textId="77777777" w:rsidR="003A30CA" w:rsidRPr="004C5571"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3A30CA" w:rsidRPr="00586C90" w14:paraId="0AB1BC8F" w14:textId="77777777" w:rsidTr="0098142B">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EC8F803" w14:textId="07F90589"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A357 alloy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&lt;EndNote&gt;&lt;Cite&gt;&lt;Author&gt;Yang&lt;/Author&gt;&lt;Year&gt;2012&lt;/Year&gt;&lt;RecNum&gt;3&lt;/RecNum&gt;&lt;DisplayText&gt;[16]&lt;/DisplayText&gt;&lt;record&gt;&lt;rec-number&gt;3&lt;/rec-number&gt;&lt;foreign-keys&gt;&lt;key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16</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1AC574EC" w14:textId="71022180"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aeronautic</w:t>
            </w:r>
          </w:p>
        </w:tc>
        <w:tc>
          <w:tcPr>
            <w:tcW w:w="1620" w:type="dxa"/>
            <w:shd w:val="clear" w:color="auto" w:fill="auto"/>
          </w:tcPr>
          <w:p w14:paraId="1E833D2C" w14:textId="4B3175BA"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isothermal compression and quenching </w:t>
            </w:r>
          </w:p>
        </w:tc>
        <w:tc>
          <w:tcPr>
            <w:tcW w:w="1350" w:type="dxa"/>
            <w:shd w:val="clear" w:color="auto" w:fill="auto"/>
          </w:tcPr>
          <w:p w14:paraId="242333CA" w14:textId="619DEFF7"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deformation temperature, SR and strain</w:t>
            </w:r>
          </w:p>
        </w:tc>
        <w:tc>
          <w:tcPr>
            <w:tcW w:w="1170" w:type="dxa"/>
            <w:shd w:val="clear" w:color="auto" w:fill="auto"/>
          </w:tcPr>
          <w:p w14:paraId="75868CBE" w14:textId="204B5634" w:rsidR="003A30CA" w:rsidRPr="00B06E57" w:rsidRDefault="00771C81" w:rsidP="00771C81">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w:t>
            </w:r>
            <w:r w:rsidR="003A30CA" w:rsidRPr="00B06E57">
              <w:rPr>
                <w:rFonts w:ascii="Times New Roman" w:hAnsi="Times New Roman" w:cs="Times New Roman"/>
                <w:sz w:val="20"/>
                <w:szCs w:val="20"/>
              </w:rPr>
              <w:t>igmoid</w:t>
            </w:r>
            <w:r w:rsidRPr="00B06E57">
              <w:rPr>
                <w:rFonts w:ascii="Times New Roman" w:hAnsi="Times New Roman" w:cs="Times New Roman"/>
                <w:sz w:val="20"/>
                <w:szCs w:val="20"/>
              </w:rPr>
              <w:t>al (hyperbolic tangent and logistic)</w:t>
            </w:r>
            <w:r w:rsidR="003A30CA" w:rsidRPr="00B06E57">
              <w:rPr>
                <w:rFonts w:ascii="Times New Roman" w:hAnsi="Times New Roman" w:cs="Times New Roman"/>
                <w:sz w:val="20"/>
                <w:szCs w:val="20"/>
              </w:rPr>
              <w:t>, linear</w:t>
            </w:r>
          </w:p>
        </w:tc>
        <w:tc>
          <w:tcPr>
            <w:tcW w:w="1260" w:type="dxa"/>
            <w:shd w:val="clear" w:color="auto" w:fill="auto"/>
          </w:tcPr>
          <w:p w14:paraId="45D2565A" w14:textId="35B498B9"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flow stress</w:t>
            </w:r>
          </w:p>
        </w:tc>
        <w:tc>
          <w:tcPr>
            <w:tcW w:w="1170" w:type="dxa"/>
            <w:shd w:val="clear" w:color="auto" w:fill="auto"/>
          </w:tcPr>
          <w:p w14:paraId="314781F4" w14:textId="65CFE90F" w:rsidR="003A30CA" w:rsidRPr="00B06E57" w:rsidRDefault="0026087C"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w:t>
            </w:r>
            <w:r w:rsidR="003A30CA" w:rsidRPr="00B06E57">
              <w:rPr>
                <w:rFonts w:ascii="Times New Roman" w:hAnsi="Times New Roman" w:cs="Times New Roman"/>
                <w:sz w:val="20"/>
                <w:szCs w:val="20"/>
              </w:rPr>
              <w:t>chanical</w:t>
            </w:r>
            <w:r w:rsidRPr="00B06E57">
              <w:rPr>
                <w:rFonts w:ascii="Times New Roman" w:hAnsi="Times New Roman" w:cs="Times New Roman"/>
                <w:sz w:val="20"/>
                <w:szCs w:val="20"/>
              </w:rPr>
              <w:t xml:space="preserve"> (structural)</w:t>
            </w:r>
          </w:p>
        </w:tc>
        <w:tc>
          <w:tcPr>
            <w:tcW w:w="922" w:type="dxa"/>
            <w:shd w:val="clear" w:color="auto" w:fill="auto"/>
          </w:tcPr>
          <w:p w14:paraId="1F513D84" w14:textId="6522E2B8" w:rsidR="003A30CA" w:rsidRPr="00586C90"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17" w:name="_Hlk13060122"/>
            <w:r w:rsidRPr="00B06E57">
              <w:rPr>
                <w:rFonts w:ascii="Times New Roman" w:hAnsi="Times New Roman" w:cs="Times New Roman"/>
                <w:sz w:val="20"/>
                <w:szCs w:val="20"/>
              </w:rPr>
              <w:t>BPNN</w:t>
            </w:r>
            <w:bookmarkEnd w:id="117"/>
          </w:p>
        </w:tc>
      </w:tr>
      <w:tr w:rsidR="00524564" w:rsidRPr="00586C90" w14:paraId="4A77693B" w14:textId="77777777" w:rsidTr="00981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5F9B77FD" w14:textId="522745BA" w:rsidR="00524564" w:rsidRPr="00B06E57" w:rsidRDefault="00524564" w:rsidP="00524564">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alloy 600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21</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8C2430B" w14:textId="4984FAEB"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industrial</w:t>
            </w:r>
          </w:p>
        </w:tc>
        <w:tc>
          <w:tcPr>
            <w:tcW w:w="1620" w:type="dxa"/>
            <w:shd w:val="clear" w:color="auto" w:fill="auto"/>
          </w:tcPr>
          <w:p w14:paraId="2A2006FF" w14:textId="1E7B2CAF" w:rsidR="00524564" w:rsidRPr="005861CA"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Change w:id="118" w:author="Ove Jason" w:date="2019-08-18T11:05:00Z">
                  <w:rPr>
                    <w:rFonts w:ascii="Times New Roman" w:hAnsi="Times New Roman" w:cs="Times New Roman"/>
                    <w:sz w:val="20"/>
                    <w:szCs w:val="20"/>
                  </w:rPr>
                </w:rPrChange>
              </w:rPr>
            </w:pPr>
            <w:r w:rsidRPr="005861CA">
              <w:rPr>
                <w:rFonts w:ascii="Times New Roman" w:hAnsi="Times New Roman" w:cs="Times New Roman"/>
                <w:color w:val="FF0000"/>
                <w:sz w:val="20"/>
                <w:szCs w:val="20"/>
                <w:rPrChange w:id="119" w:author="Ove Jason" w:date="2019-08-18T11:05:00Z">
                  <w:rPr>
                    <w:rFonts w:ascii="Times New Roman" w:hAnsi="Times New Roman" w:cs="Times New Roman"/>
                    <w:sz w:val="20"/>
                    <w:szCs w:val="20"/>
                  </w:rPr>
                </w:rPrChange>
              </w:rPr>
              <w:t xml:space="preserve">data collection from reliable resources </w:t>
            </w:r>
          </w:p>
        </w:tc>
        <w:tc>
          <w:tcPr>
            <w:tcW w:w="1350" w:type="dxa"/>
            <w:shd w:val="clear" w:color="auto" w:fill="auto"/>
          </w:tcPr>
          <w:p w14:paraId="3F92B352" w14:textId="0BAD82C1"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K</w:t>
            </w:r>
            <w:r w:rsidRPr="00B06E57">
              <w:rPr>
                <w:rFonts w:ascii="Times New Roman" w:hAnsi="Times New Roman" w:cs="Times New Roman"/>
                <w:sz w:val="20"/>
                <w:szCs w:val="20"/>
                <w:vertAlign w:val="subscript"/>
              </w:rPr>
              <w:t>I</w:t>
            </w:r>
            <w:r w:rsidRPr="00B06E57">
              <w:rPr>
                <w:rFonts w:ascii="Times New Roman" w:hAnsi="Times New Roman" w:cs="Times New Roman"/>
                <w:sz w:val="20"/>
                <w:szCs w:val="20"/>
              </w:rPr>
              <w:t xml:space="preserve">, pH, Conductivity, ECP, </w:t>
            </w:r>
            <w:r w:rsidRPr="00B06E57">
              <w:rPr>
                <w:rFonts w:ascii="Times New Roman" w:hAnsi="Times New Roman" w:cs="Times New Roman"/>
                <w:sz w:val="24"/>
                <w:szCs w:val="28"/>
              </w:rPr>
              <w:t>YS</w:t>
            </w:r>
            <w:r w:rsidRPr="00B06E57">
              <w:rPr>
                <w:rFonts w:ascii="Times New Roman" w:hAnsi="Times New Roman" w:cs="Times New Roman"/>
                <w:sz w:val="20"/>
                <w:szCs w:val="20"/>
              </w:rPr>
              <w:t>, B(OH)</w:t>
            </w:r>
            <w:r w:rsidRPr="00B06E57">
              <w:rPr>
                <w:rFonts w:ascii="Times New Roman" w:hAnsi="Times New Roman" w:cs="Times New Roman"/>
                <w:sz w:val="20"/>
                <w:szCs w:val="20"/>
                <w:vertAlign w:val="subscript"/>
              </w:rPr>
              <w:t>3</w:t>
            </w:r>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LiOH</w:t>
            </w:r>
            <w:proofErr w:type="spellEnd"/>
          </w:p>
        </w:tc>
        <w:tc>
          <w:tcPr>
            <w:tcW w:w="1170" w:type="dxa"/>
            <w:shd w:val="clear" w:color="auto" w:fill="auto"/>
          </w:tcPr>
          <w:p w14:paraId="79F61EB6" w14:textId="4CD8E14A"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720528B8" w14:textId="23C6D0C7"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CGR</w:t>
            </w:r>
          </w:p>
        </w:tc>
        <w:tc>
          <w:tcPr>
            <w:tcW w:w="1170" w:type="dxa"/>
            <w:shd w:val="clear" w:color="auto" w:fill="auto"/>
          </w:tcPr>
          <w:p w14:paraId="20C53271" w14:textId="3FF2D36A"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p w14:paraId="4AF81DBE" w14:textId="2E8854B3"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22" w:type="dxa"/>
            <w:shd w:val="clear" w:color="auto" w:fill="auto"/>
          </w:tcPr>
          <w:p w14:paraId="2B99E874" w14:textId="5854749E" w:rsidR="00524564" w:rsidRPr="00586C90"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B500B8" w:rsidRPr="00586C90" w14:paraId="68471787" w14:textId="77777777" w:rsidTr="0098142B">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620CD406" w14:textId="490ADA49" w:rsidR="00B500B8" w:rsidRPr="00B06E57" w:rsidRDefault="00B500B8" w:rsidP="00B500B8">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Sn-Ag alloy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46</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12ED0FC" w14:textId="4C2F68D8"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industrial</w:t>
            </w:r>
          </w:p>
        </w:tc>
        <w:tc>
          <w:tcPr>
            <w:tcW w:w="1620" w:type="dxa"/>
            <w:shd w:val="clear" w:color="auto" w:fill="auto"/>
          </w:tcPr>
          <w:p w14:paraId="42C9BE0D" w14:textId="683E5A69" w:rsidR="00B500B8" w:rsidRPr="005861CA"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0"/>
                <w:szCs w:val="20"/>
                <w:rPrChange w:id="120" w:author="Ove Jason" w:date="2019-08-18T11:05:00Z">
                  <w:rPr>
                    <w:rFonts w:ascii="Times New Roman" w:hAnsi="Times New Roman" w:cs="Times New Roman"/>
                    <w:b/>
                    <w:bCs/>
                    <w:sz w:val="20"/>
                    <w:szCs w:val="20"/>
                  </w:rPr>
                </w:rPrChange>
              </w:rPr>
            </w:pPr>
            <w:r w:rsidRPr="005861CA">
              <w:rPr>
                <w:rFonts w:ascii="Times New Roman" w:hAnsi="Times New Roman" w:cs="Times New Roman"/>
                <w:color w:val="FF0000"/>
                <w:sz w:val="20"/>
                <w:szCs w:val="20"/>
                <w:rPrChange w:id="121" w:author="Ove Jason" w:date="2019-08-18T11:05:00Z">
                  <w:rPr>
                    <w:rFonts w:ascii="Times New Roman" w:hAnsi="Times New Roman" w:cs="Times New Roman"/>
                    <w:sz w:val="20"/>
                    <w:szCs w:val="20"/>
                  </w:rPr>
                </w:rPrChange>
              </w:rPr>
              <w:t xml:space="preserve">data collection from reference </w:t>
            </w:r>
          </w:p>
        </w:tc>
        <w:tc>
          <w:tcPr>
            <w:tcW w:w="1350" w:type="dxa"/>
            <w:shd w:val="clear" w:color="auto" w:fill="auto"/>
          </w:tcPr>
          <w:p w14:paraId="1C140F1E" w14:textId="2A53CBB3" w:rsidR="00B500B8" w:rsidRPr="00B06E57" w:rsidRDefault="00156BE1"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c</w:t>
            </w:r>
            <w:r w:rsidR="00B500B8" w:rsidRPr="00B06E57">
              <w:rPr>
                <w:rFonts w:ascii="Times New Roman" w:hAnsi="Times New Roman" w:cs="Times New Roman"/>
                <w:sz w:val="20"/>
                <w:szCs w:val="20"/>
              </w:rPr>
              <w:t>ompositons</w:t>
            </w:r>
            <w:proofErr w:type="spellEnd"/>
            <w:r w:rsidR="00B500B8" w:rsidRPr="00B06E57">
              <w:rPr>
                <w:rFonts w:ascii="Times New Roman" w:hAnsi="Times New Roman" w:cs="Times New Roman"/>
                <w:sz w:val="20"/>
                <w:szCs w:val="20"/>
              </w:rPr>
              <w:t xml:space="preserve"> (In. Bi, Sb, R</w:t>
            </w:r>
            <w:r w:rsidR="006A2809" w:rsidRPr="00B06E57">
              <w:rPr>
                <w:rFonts w:ascii="Times New Roman" w:hAnsi="Times New Roman" w:cs="Times New Roman"/>
                <w:sz w:val="20"/>
                <w:szCs w:val="20"/>
              </w:rPr>
              <w:t>e</w:t>
            </w:r>
            <w:r w:rsidR="00B500B8" w:rsidRPr="00B06E57">
              <w:rPr>
                <w:rFonts w:ascii="Times New Roman" w:hAnsi="Times New Roman" w:cs="Times New Roman"/>
                <w:sz w:val="20"/>
                <w:szCs w:val="20"/>
              </w:rPr>
              <w:t xml:space="preserve">, Sn, Ag, </w:t>
            </w:r>
            <w:r w:rsidR="00B500B8" w:rsidRPr="00B06E57">
              <w:rPr>
                <w:rFonts w:ascii="Times New Roman" w:hAnsi="Times New Roman" w:cs="Times New Roman"/>
                <w:sz w:val="20"/>
                <w:szCs w:val="20"/>
              </w:rPr>
              <w:lastRenderedPageBreak/>
              <w:t>Cu)</w:t>
            </w:r>
          </w:p>
        </w:tc>
        <w:tc>
          <w:tcPr>
            <w:tcW w:w="1170" w:type="dxa"/>
            <w:shd w:val="clear" w:color="auto" w:fill="auto"/>
          </w:tcPr>
          <w:p w14:paraId="4894B4E2" w14:textId="47A771EF"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sigmoidal, linear</w:t>
            </w:r>
          </w:p>
        </w:tc>
        <w:tc>
          <w:tcPr>
            <w:tcW w:w="1260" w:type="dxa"/>
            <w:shd w:val="clear" w:color="auto" w:fill="auto"/>
          </w:tcPr>
          <w:p w14:paraId="0BEC2AC8" w14:textId="7F4C80C5"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tensile strength, shear strength and </w:t>
            </w:r>
            <w:proofErr w:type="spellStart"/>
            <w:r w:rsidRPr="00B06E57">
              <w:rPr>
                <w:rFonts w:ascii="Times New Roman" w:hAnsi="Times New Roman" w:cs="Times New Roman"/>
                <w:sz w:val="20"/>
                <w:szCs w:val="20"/>
              </w:rPr>
              <w:lastRenderedPageBreak/>
              <w:t>solidificat</w:t>
            </w:r>
            <w:proofErr w:type="spellEnd"/>
            <w:r w:rsidR="00DE50C1" w:rsidRPr="00B06E57">
              <w:rPr>
                <w:rFonts w:ascii="Times New Roman" w:hAnsi="Times New Roman" w:cs="Times New Roman"/>
                <w:sz w:val="20"/>
                <w:szCs w:val="20"/>
              </w:rPr>
              <w:t>-</w:t>
            </w:r>
            <w:r w:rsidRPr="00B06E57">
              <w:rPr>
                <w:rFonts w:ascii="Times New Roman" w:hAnsi="Times New Roman" w:cs="Times New Roman"/>
                <w:sz w:val="20"/>
                <w:szCs w:val="20"/>
              </w:rPr>
              <w:t>ion temperature</w:t>
            </w:r>
          </w:p>
        </w:tc>
        <w:tc>
          <w:tcPr>
            <w:tcW w:w="1170" w:type="dxa"/>
            <w:shd w:val="clear" w:color="auto" w:fill="auto"/>
          </w:tcPr>
          <w:p w14:paraId="7E31E49D" w14:textId="684C96F7"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mechanical(structural)</w:t>
            </w:r>
          </w:p>
        </w:tc>
        <w:tc>
          <w:tcPr>
            <w:tcW w:w="922" w:type="dxa"/>
            <w:shd w:val="clear" w:color="auto" w:fill="auto"/>
          </w:tcPr>
          <w:p w14:paraId="1CC86A0C" w14:textId="77777777"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p w14:paraId="5B1C5072" w14:textId="6DF89733"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3A30CA" w:rsidRPr="00586C90" w14:paraId="5F884B00"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0A5E8863" w14:textId="7F7C8CB5"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Ti-5Al-2Sn-2Zr-4Cr-4Mo alloy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47</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7A2F87B" w14:textId="2592B44B"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47A17706" w14:textId="6D8B4B4E" w:rsidR="003A30CA" w:rsidRPr="00B06E57" w:rsidRDefault="00B836F9"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homogeneous</w:t>
            </w:r>
            <w:r w:rsidRPr="00B06E57">
              <w:rPr>
                <w:rFonts w:ascii="Times New Roman" w:hAnsi="Times New Roman" w:cs="Times New Roman"/>
                <w:sz w:val="20"/>
                <w:szCs w:val="20"/>
              </w:rPr>
              <w:br/>
              <w:t>compression</w:t>
            </w:r>
            <w:r w:rsidRPr="00B06E57">
              <w:rPr>
                <w:rFonts w:ascii="TimesNewRomanPSMT" w:hAnsi="TimesNewRomanPSMT"/>
                <w:color w:val="000000"/>
                <w:sz w:val="18"/>
                <w:szCs w:val="18"/>
              </w:rPr>
              <w:t xml:space="preserve"> </w:t>
            </w:r>
          </w:p>
        </w:tc>
        <w:tc>
          <w:tcPr>
            <w:tcW w:w="1350" w:type="dxa"/>
            <w:shd w:val="clear" w:color="auto" w:fill="auto"/>
          </w:tcPr>
          <w:p w14:paraId="72238190" w14:textId="7D33CB20"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deformation temperature, equivalent SR, and equivalent strain</w:t>
            </w:r>
          </w:p>
        </w:tc>
        <w:tc>
          <w:tcPr>
            <w:tcW w:w="1170" w:type="dxa"/>
            <w:shd w:val="clear" w:color="auto" w:fill="auto"/>
          </w:tcPr>
          <w:p w14:paraId="572E6D51" w14:textId="4CF8E62F" w:rsidR="003A30CA" w:rsidRPr="00B06E57" w:rsidRDefault="00B836F9"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w:t>
            </w:r>
            <w:r w:rsidR="003A30CA" w:rsidRPr="00B06E57">
              <w:rPr>
                <w:rFonts w:ascii="Times New Roman" w:hAnsi="Times New Roman" w:cs="Times New Roman"/>
                <w:sz w:val="20"/>
                <w:szCs w:val="20"/>
              </w:rPr>
              <w:t>igmoid</w:t>
            </w:r>
            <w:r w:rsidRPr="00B06E57">
              <w:rPr>
                <w:rFonts w:ascii="Times New Roman" w:hAnsi="Times New Roman" w:cs="Times New Roman"/>
                <w:sz w:val="20"/>
                <w:szCs w:val="20"/>
              </w:rPr>
              <w:t>al (logistic)</w:t>
            </w:r>
            <w:r w:rsidR="003A30CA" w:rsidRPr="00B06E57">
              <w:rPr>
                <w:rFonts w:ascii="Times New Roman" w:hAnsi="Times New Roman" w:cs="Times New Roman"/>
                <w:sz w:val="20"/>
                <w:szCs w:val="20"/>
              </w:rPr>
              <w:t xml:space="preserve">, linear </w:t>
            </w:r>
          </w:p>
        </w:tc>
        <w:tc>
          <w:tcPr>
            <w:tcW w:w="1260" w:type="dxa"/>
            <w:shd w:val="clear" w:color="auto" w:fill="auto"/>
          </w:tcPr>
          <w:p w14:paraId="2B24ADF2" w14:textId="77777777"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flow stress</w:t>
            </w:r>
          </w:p>
        </w:tc>
        <w:tc>
          <w:tcPr>
            <w:tcW w:w="1170" w:type="dxa"/>
            <w:shd w:val="clear" w:color="auto" w:fill="auto"/>
          </w:tcPr>
          <w:p w14:paraId="3931D782" w14:textId="5D487664"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w:t>
            </w:r>
            <w:r w:rsidR="0026087C" w:rsidRPr="00B06E57">
              <w:rPr>
                <w:rFonts w:ascii="Times New Roman" w:hAnsi="Times New Roman" w:cs="Times New Roman"/>
                <w:sz w:val="20"/>
                <w:szCs w:val="20"/>
              </w:rPr>
              <w:t>(structural)</w:t>
            </w:r>
          </w:p>
        </w:tc>
        <w:tc>
          <w:tcPr>
            <w:tcW w:w="922" w:type="dxa"/>
            <w:shd w:val="clear" w:color="auto" w:fill="auto"/>
          </w:tcPr>
          <w:p w14:paraId="5D1EAD74" w14:textId="77777777" w:rsidR="003A30CA"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p w14:paraId="482571B7" w14:textId="4CA95080"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3A30CA" w:rsidRPr="00586C90" w14:paraId="64F26EC0"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0AB230D2" w14:textId="3FC02EF0"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steel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41</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1079864" w14:textId="50DD1DDC" w:rsidR="003A30CA" w:rsidRPr="00B06E57" w:rsidRDefault="0098142B"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3A30CA" w:rsidRPr="00B06E57">
              <w:rPr>
                <w:rFonts w:ascii="Times New Roman" w:hAnsi="Times New Roman" w:cs="Times New Roman"/>
                <w:sz w:val="20"/>
                <w:szCs w:val="20"/>
              </w:rPr>
              <w:t>onstruct-</w:t>
            </w:r>
            <w:proofErr w:type="spellStart"/>
            <w:r w:rsidR="003A30CA" w:rsidRPr="00B06E57">
              <w:rPr>
                <w:rFonts w:ascii="Times New Roman" w:hAnsi="Times New Roman" w:cs="Times New Roman"/>
                <w:sz w:val="20"/>
                <w:szCs w:val="20"/>
              </w:rPr>
              <w:t>ional</w:t>
            </w:r>
            <w:proofErr w:type="spellEnd"/>
          </w:p>
        </w:tc>
        <w:tc>
          <w:tcPr>
            <w:tcW w:w="1620" w:type="dxa"/>
            <w:shd w:val="clear" w:color="auto" w:fill="auto"/>
          </w:tcPr>
          <w:p w14:paraId="36A64F8C" w14:textId="00542DD4"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open atmosphere</w:t>
            </w:r>
          </w:p>
        </w:tc>
        <w:tc>
          <w:tcPr>
            <w:tcW w:w="1350" w:type="dxa"/>
            <w:shd w:val="clear" w:color="auto" w:fill="auto"/>
          </w:tcPr>
          <w:p w14:paraId="4B6E25B2" w14:textId="186004D6"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time intervals</w:t>
            </w:r>
          </w:p>
        </w:tc>
        <w:tc>
          <w:tcPr>
            <w:tcW w:w="1170" w:type="dxa"/>
            <w:shd w:val="clear" w:color="auto" w:fill="auto"/>
          </w:tcPr>
          <w:p w14:paraId="5BA8F0C2" w14:textId="7D60FECC" w:rsidR="003A30CA" w:rsidRPr="00B06E57" w:rsidRDefault="001F023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(logistic)</w:t>
            </w:r>
          </w:p>
        </w:tc>
        <w:tc>
          <w:tcPr>
            <w:tcW w:w="1260" w:type="dxa"/>
            <w:shd w:val="clear" w:color="auto" w:fill="auto"/>
          </w:tcPr>
          <w:p w14:paraId="7B292D2C" w14:textId="0BE08363"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E</w:t>
            </w:r>
          </w:p>
        </w:tc>
        <w:tc>
          <w:tcPr>
            <w:tcW w:w="1170" w:type="dxa"/>
            <w:shd w:val="clear" w:color="auto" w:fill="auto"/>
          </w:tcPr>
          <w:p w14:paraId="75B6E3FF" w14:textId="39B633B3"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shd w:val="clear" w:color="auto" w:fill="auto"/>
          </w:tcPr>
          <w:p w14:paraId="0455A6F3" w14:textId="718B4B2D" w:rsidR="003A30CA" w:rsidRPr="00586C90"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6C7EC0" w:rsidRPr="00586C90" w14:paraId="190848B8"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438F979D" w14:textId="7E535612" w:rsidR="006C7EC0" w:rsidRPr="00B06E57" w:rsidRDefault="006C7EC0" w:rsidP="006C7EC0">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dual-phase (DP) steels </w:t>
            </w:r>
            <w:r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&lt;EndNote&gt;&lt;Cite&gt;&lt;Author&gt;Haque&lt;/Author&gt;&lt;Year&gt;2001&lt;/Year&gt;&lt;RecNum&gt;62&lt;/RecNum&gt;&lt;DisplayText&gt;[26]&lt;/DisplayText&gt;&lt;record&gt;&lt;rec-number&gt;62&lt;/rec-number&gt;&lt;foreign-keys&gt;&lt;key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26</w:t>
            </w:r>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6B83008" w14:textId="1B54F102"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1D551543" w14:textId="068AE508"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resource </w:t>
            </w:r>
          </w:p>
        </w:tc>
        <w:tc>
          <w:tcPr>
            <w:tcW w:w="1350" w:type="dxa"/>
            <w:shd w:val="clear" w:color="auto" w:fill="auto"/>
          </w:tcPr>
          <w:p w14:paraId="1317A67C" w14:textId="73C7D3AA"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SIF (</w:t>
            </w:r>
            <w:r w:rsidRPr="00B06E57">
              <w:rPr>
                <w:rFonts w:cs="Calibri"/>
              </w:rPr>
              <w:t>Δ</w:t>
            </w:r>
            <w:r w:rsidRPr="00B06E57">
              <w:rPr>
                <w:rFonts w:ascii="Times New Roman" w:hAnsi="Times New Roman" w:cs="Times New Roman"/>
                <w:sz w:val="20"/>
                <w:szCs w:val="20"/>
              </w:rPr>
              <w:t>K), and volume % of martensite content (%M)</w:t>
            </w:r>
          </w:p>
        </w:tc>
        <w:tc>
          <w:tcPr>
            <w:tcW w:w="1170" w:type="dxa"/>
            <w:shd w:val="clear" w:color="auto" w:fill="auto"/>
          </w:tcPr>
          <w:p w14:paraId="0D5A9507" w14:textId="51595A13"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gaussian</w:t>
            </w:r>
          </w:p>
        </w:tc>
        <w:tc>
          <w:tcPr>
            <w:tcW w:w="1260" w:type="dxa"/>
            <w:shd w:val="clear" w:color="auto" w:fill="auto"/>
          </w:tcPr>
          <w:p w14:paraId="6713E6F0" w14:textId="0206B163"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da/</w:t>
            </w:r>
            <w:proofErr w:type="spellStart"/>
            <w:r w:rsidRPr="00B06E57">
              <w:rPr>
                <w:rFonts w:ascii="Times New Roman" w:hAnsi="Times New Roman" w:cs="Times New Roman"/>
                <w:sz w:val="20"/>
                <w:szCs w:val="20"/>
              </w:rPr>
              <w:t>dN</w:t>
            </w:r>
            <w:proofErr w:type="spellEnd"/>
          </w:p>
        </w:tc>
        <w:tc>
          <w:tcPr>
            <w:tcW w:w="1170" w:type="dxa"/>
            <w:shd w:val="clear" w:color="auto" w:fill="auto"/>
          </w:tcPr>
          <w:p w14:paraId="018F6447" w14:textId="714D7E51" w:rsidR="006C7EC0" w:rsidRPr="00B06E57" w:rsidRDefault="00FC79DF"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6C7EC0" w:rsidRPr="00B06E57">
              <w:rPr>
                <w:rFonts w:ascii="Times New Roman" w:hAnsi="Times New Roman" w:cs="Times New Roman"/>
                <w:sz w:val="20"/>
                <w:szCs w:val="20"/>
              </w:rPr>
              <w:t>hemical</w:t>
            </w:r>
            <w:r w:rsidRPr="00B06E57">
              <w:rPr>
                <w:rFonts w:ascii="Times New Roman" w:hAnsi="Times New Roman" w:cs="Times New Roman"/>
                <w:sz w:val="20"/>
                <w:szCs w:val="20"/>
              </w:rPr>
              <w:t xml:space="preserve"> </w:t>
            </w:r>
            <w:r w:rsidR="006C7EC0" w:rsidRPr="00B06E57">
              <w:rPr>
                <w:rFonts w:ascii="Times New Roman" w:hAnsi="Times New Roman" w:cs="Times New Roman"/>
                <w:sz w:val="20"/>
                <w:szCs w:val="20"/>
              </w:rPr>
              <w:t>(corrosion)</w:t>
            </w:r>
          </w:p>
        </w:tc>
        <w:tc>
          <w:tcPr>
            <w:tcW w:w="922" w:type="dxa"/>
            <w:shd w:val="clear" w:color="auto" w:fill="auto"/>
          </w:tcPr>
          <w:p w14:paraId="75069829" w14:textId="3CA8F9F1" w:rsidR="006C7EC0" w:rsidRPr="00586C90"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3A30CA" w:rsidRPr="00586C90" w14:paraId="3169C624"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5114D3DD" w14:textId="22DC4D0F" w:rsidR="003A30CA" w:rsidRPr="00B06E57" w:rsidRDefault="003A30CA" w:rsidP="003A30CA">
            <w:pPr>
              <w:widowControl w:val="0"/>
              <w:spacing w:after="0"/>
              <w:rPr>
                <w:rFonts w:ascii="Times New Roman" w:hAnsi="Times New Roman" w:cs="Times New Roman"/>
                <w:b w:val="0"/>
                <w:bCs w:val="0"/>
                <w:sz w:val="20"/>
                <w:szCs w:val="20"/>
              </w:rPr>
            </w:pPr>
            <w:r w:rsidRPr="00B06E57">
              <w:rPr>
                <w:rFonts w:ascii="Times New Roman" w:hAnsi="Times New Roman" w:cs="Times New Roman"/>
                <w:sz w:val="20"/>
                <w:szCs w:val="20"/>
              </w:rPr>
              <w:t xml:space="preserve">Al7075-T6, Al2024-T315, D16 </w:t>
            </w:r>
            <w:proofErr w:type="spellStart"/>
            <w:r w:rsidRPr="00B06E57">
              <w:rPr>
                <w:rFonts w:ascii="Times New Roman" w:hAnsi="Times New Roman" w:cs="Times New Roman"/>
                <w:sz w:val="20"/>
                <w:szCs w:val="20"/>
              </w:rPr>
              <w:t>alumi</w:t>
            </w:r>
            <w:proofErr w:type="spellEnd"/>
            <w:r w:rsidR="00DE50C1" w:rsidRPr="00B06E57">
              <w:rPr>
                <w:rFonts w:ascii="Times New Roman" w:hAnsi="Times New Roman" w:cs="Times New Roman"/>
                <w:sz w:val="20"/>
                <w:szCs w:val="20"/>
              </w:rPr>
              <w:t>-</w:t>
            </w:r>
            <w:r w:rsidRPr="00B06E57">
              <w:rPr>
                <w:rFonts w:ascii="Times New Roman" w:hAnsi="Times New Roman" w:cs="Times New Roman"/>
                <w:sz w:val="20"/>
                <w:szCs w:val="20"/>
              </w:rPr>
              <w:t>num alloy,</w:t>
            </w:r>
          </w:p>
          <w:p w14:paraId="73B52432" w14:textId="06B12D87"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350 WT steel</w:t>
            </w:r>
            <w:r w:rsidRPr="00B06E57">
              <w:rPr>
                <w:rFonts w:ascii="Times New Roman" w:hAnsi="Times New Roman" w:cs="Times New Roman"/>
                <w:b w:val="0"/>
                <w:bCs w:val="0"/>
                <w:sz w:val="20"/>
                <w:szCs w:val="20"/>
              </w:rPr>
              <w:t xml:space="preserve">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&lt;EndNote&gt;&lt;Cite&gt;&lt;Author&gt;Zhang&lt;/Author&gt;&lt;Year&gt;2016&lt;/Year&gt;&lt;RecNum&gt;18&lt;/RecNum&gt;&lt;DisplayText&gt;[24]&lt;/DisplayText&gt;&lt;record&gt;&lt;rec-number&gt;18&lt;/rec-number&gt;&lt;foreign-keys&gt;&lt;key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24</w:t>
            </w:r>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073A7AFE" w14:textId="1D5344EF"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aeronautic</w:t>
            </w:r>
          </w:p>
        </w:tc>
        <w:tc>
          <w:tcPr>
            <w:tcW w:w="1620" w:type="dxa"/>
            <w:shd w:val="clear" w:color="auto" w:fill="auto"/>
          </w:tcPr>
          <w:p w14:paraId="59494160" w14:textId="42D774B7" w:rsidR="003A30CA" w:rsidRPr="00B06E57" w:rsidRDefault="00940297"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data collection from reliable resource</w:t>
            </w:r>
          </w:p>
        </w:tc>
        <w:tc>
          <w:tcPr>
            <w:tcW w:w="1350" w:type="dxa"/>
            <w:shd w:val="clear" w:color="auto" w:fill="auto"/>
          </w:tcPr>
          <w:p w14:paraId="698D1A3E" w14:textId="5A13EA14" w:rsidR="003A30CA" w:rsidRPr="00B06E57" w:rsidRDefault="009D465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22" w:name="_Hlk13195438"/>
            <w:r w:rsidRPr="00B06E57">
              <w:rPr>
                <w:rFonts w:ascii="URWPalladioL-Roma" w:hAnsi="URWPalladioL-Roma"/>
                <w:color w:val="000000"/>
                <w:sz w:val="20"/>
                <w:szCs w:val="20"/>
              </w:rPr>
              <w:t>equivalent SIF,</w:t>
            </w:r>
            <w:r w:rsidRPr="00B06E57">
              <w:t xml:space="preserve"> </w:t>
            </w:r>
            <w:r w:rsidR="003A30CA" w:rsidRPr="00B06E57">
              <w:rPr>
                <w:rFonts w:ascii="Times New Roman" w:hAnsi="Times New Roman" w:cs="Times New Roman"/>
                <w:sz w:val="20"/>
                <w:szCs w:val="20"/>
              </w:rPr>
              <w:t>SIF,</w:t>
            </w:r>
            <w:r w:rsidR="0077022F" w:rsidRPr="00B06E57">
              <w:rPr>
                <w:rFonts w:ascii="Times New Roman" w:hAnsi="Times New Roman" w:cs="Times New Roman"/>
                <w:sz w:val="20"/>
                <w:szCs w:val="20"/>
              </w:rPr>
              <w:t xml:space="preserve"> and</w:t>
            </w:r>
            <w:r w:rsidR="003A30CA" w:rsidRPr="00B06E57">
              <w:rPr>
                <w:rFonts w:ascii="Times New Roman" w:hAnsi="Times New Roman" w:cs="Times New Roman"/>
                <w:sz w:val="20"/>
                <w:szCs w:val="20"/>
              </w:rPr>
              <w:t xml:space="preserve"> </w:t>
            </w:r>
            <w:bookmarkEnd w:id="122"/>
            <w:r w:rsidR="003A30CA" w:rsidRPr="00B06E57">
              <w:rPr>
                <w:rFonts w:ascii="Times New Roman" w:hAnsi="Times New Roman" w:cs="Times New Roman"/>
                <w:sz w:val="20"/>
                <w:szCs w:val="20"/>
              </w:rPr>
              <w:t>stress ratio</w:t>
            </w:r>
          </w:p>
        </w:tc>
        <w:tc>
          <w:tcPr>
            <w:tcW w:w="1170" w:type="dxa"/>
            <w:shd w:val="clear" w:color="auto" w:fill="auto"/>
          </w:tcPr>
          <w:p w14:paraId="6534B0A9" w14:textId="1C2D2D6D"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gaussian </w:t>
            </w:r>
          </w:p>
        </w:tc>
        <w:tc>
          <w:tcPr>
            <w:tcW w:w="1260" w:type="dxa"/>
            <w:shd w:val="clear" w:color="auto" w:fill="auto"/>
          </w:tcPr>
          <w:p w14:paraId="316A3211" w14:textId="0C347A81"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CGR</w:t>
            </w:r>
          </w:p>
        </w:tc>
        <w:tc>
          <w:tcPr>
            <w:tcW w:w="1170" w:type="dxa"/>
            <w:shd w:val="clear" w:color="auto" w:fill="auto"/>
          </w:tcPr>
          <w:p w14:paraId="520F7484" w14:textId="61A5515D"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w:t>
            </w:r>
            <w:r w:rsidR="0026087C" w:rsidRPr="00B06E57">
              <w:rPr>
                <w:rFonts w:ascii="Times New Roman" w:hAnsi="Times New Roman" w:cs="Times New Roman"/>
                <w:sz w:val="20"/>
                <w:szCs w:val="20"/>
              </w:rPr>
              <w:t>(structural)</w:t>
            </w:r>
          </w:p>
        </w:tc>
        <w:tc>
          <w:tcPr>
            <w:tcW w:w="922" w:type="dxa"/>
            <w:shd w:val="clear" w:color="auto" w:fill="auto"/>
          </w:tcPr>
          <w:p w14:paraId="35F5CA97" w14:textId="11EEA94D" w:rsidR="003A30CA" w:rsidRPr="00586C90"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RBFNN</w:t>
            </w:r>
          </w:p>
        </w:tc>
      </w:tr>
      <w:tr w:rsidR="007075A3" w:rsidRPr="00586C90" w14:paraId="767C8F38"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41E33143" w14:textId="7CC8FF16" w:rsidR="007075A3" w:rsidRPr="00B06E57" w:rsidRDefault="00E95696" w:rsidP="007075A3">
            <w:pPr>
              <w:widowControl w:val="0"/>
              <w:spacing w:after="0"/>
              <w:rPr>
                <w:rFonts w:ascii="Times New Roman" w:hAnsi="Times New Roman" w:cs="Times New Roman"/>
                <w:sz w:val="20"/>
                <w:szCs w:val="20"/>
              </w:rPr>
            </w:pPr>
            <w:bookmarkStart w:id="123" w:name="_Hlk2622627"/>
            <w:proofErr w:type="spellStart"/>
            <w:r w:rsidRPr="00B06E57">
              <w:rPr>
                <w:rFonts w:ascii="Times New Roman" w:hAnsi="Times New Roman" w:cs="Times New Roman"/>
                <w:sz w:val="20"/>
                <w:szCs w:val="20"/>
              </w:rPr>
              <w:t>p</w:t>
            </w:r>
            <w:r w:rsidR="007075A3" w:rsidRPr="00B06E57">
              <w:rPr>
                <w:rFonts w:ascii="Times New Roman" w:hAnsi="Times New Roman" w:cs="Times New Roman"/>
                <w:sz w:val="20"/>
                <w:szCs w:val="20"/>
              </w:rPr>
              <w:t>olyph</w:t>
            </w:r>
            <w:r w:rsidR="00DE50C1" w:rsidRPr="00B06E57">
              <w:rPr>
                <w:rFonts w:ascii="Times New Roman" w:hAnsi="Times New Roman" w:cs="Times New Roman"/>
                <w:sz w:val="20"/>
                <w:szCs w:val="20"/>
              </w:rPr>
              <w:t>-</w:t>
            </w:r>
            <w:r w:rsidR="007075A3" w:rsidRPr="00B06E57">
              <w:rPr>
                <w:rFonts w:ascii="Times New Roman" w:hAnsi="Times New Roman" w:cs="Times New Roman"/>
                <w:sz w:val="20"/>
                <w:szCs w:val="20"/>
              </w:rPr>
              <w:t>enylene</w:t>
            </w:r>
            <w:proofErr w:type="spellEnd"/>
            <w:r w:rsidR="007075A3" w:rsidRPr="00B06E57">
              <w:rPr>
                <w:rFonts w:ascii="Times New Roman" w:hAnsi="Times New Roman" w:cs="Times New Roman"/>
                <w:sz w:val="20"/>
                <w:szCs w:val="20"/>
              </w:rPr>
              <w:t xml:space="preserve"> sulfide (PPS) matrix compo</w:t>
            </w:r>
            <w:r w:rsidR="00DE50C1" w:rsidRPr="00B06E57">
              <w:rPr>
                <w:rFonts w:ascii="Times New Roman" w:hAnsi="Times New Roman" w:cs="Times New Roman"/>
                <w:sz w:val="20"/>
                <w:szCs w:val="20"/>
              </w:rPr>
              <w:t>-</w:t>
            </w:r>
            <w:r w:rsidR="007075A3" w:rsidRPr="00B06E57">
              <w:rPr>
                <w:rFonts w:ascii="Times New Roman" w:hAnsi="Times New Roman" w:cs="Times New Roman"/>
                <w:sz w:val="20"/>
                <w:szCs w:val="20"/>
              </w:rPr>
              <w:t xml:space="preserve">sites  </w:t>
            </w:r>
            <w:r w:rsidR="007075A3" w:rsidRPr="00B06E57">
              <w:rPr>
                <w:rFonts w:ascii="Times New Roman" w:hAnsi="Times New Roman" w:cs="Times New Roman"/>
                <w:sz w:val="20"/>
                <w:szCs w:val="20"/>
              </w:rPr>
              <w:fldChar w:fldCharType="begin"/>
            </w:r>
            <w:r w:rsidR="007075A3" w:rsidRPr="00B06E57">
              <w:rPr>
                <w:rFonts w:ascii="Times New Roman" w:hAnsi="Times New Roman" w:cs="Times New Roman"/>
                <w:sz w:val="20"/>
                <w:szCs w:val="20"/>
              </w:rPr>
              <w:instrText xml:space="preserve"> ADDIN EN.CITE &lt;EndNote&gt;&lt;Cite&gt;&lt;Author&gt;Gyurova&lt;/Author&gt;&lt;Year&gt;2011&lt;/Year&gt;&lt;RecNum&gt;718&lt;/RecNum&gt;&lt;DisplayText&gt;[59]&lt;/DisplayText&gt;&lt;record&gt;&lt;rec-number&gt;718&lt;/rec-number&gt;&lt;foreign-keys&gt;&lt;key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7075A3" w:rsidRPr="00B06E57">
              <w:rPr>
                <w:rFonts w:ascii="Times New Roman" w:hAnsi="Times New Roman" w:cs="Times New Roman"/>
                <w:sz w:val="20"/>
                <w:szCs w:val="20"/>
              </w:rPr>
              <w:fldChar w:fldCharType="separate"/>
            </w:r>
            <w:r w:rsidR="007075A3"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59</w:t>
            </w:r>
            <w:r w:rsidR="007075A3" w:rsidRPr="00B06E57">
              <w:rPr>
                <w:rFonts w:ascii="Times New Roman" w:hAnsi="Times New Roman" w:cs="Times New Roman"/>
                <w:noProof/>
                <w:sz w:val="20"/>
                <w:szCs w:val="20"/>
              </w:rPr>
              <w:t>]</w:t>
            </w:r>
            <w:r w:rsidR="007075A3" w:rsidRPr="00B06E57">
              <w:rPr>
                <w:rFonts w:ascii="Times New Roman" w:hAnsi="Times New Roman" w:cs="Times New Roman"/>
                <w:sz w:val="20"/>
                <w:szCs w:val="20"/>
              </w:rPr>
              <w:fldChar w:fldCharType="end"/>
            </w:r>
          </w:p>
        </w:tc>
        <w:tc>
          <w:tcPr>
            <w:tcW w:w="1080" w:type="dxa"/>
            <w:shd w:val="clear" w:color="auto" w:fill="auto"/>
          </w:tcPr>
          <w:p w14:paraId="43E5BD8B" w14:textId="5611A223"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30CBCCBE" w14:textId="7CACF01D" w:rsidR="007075A3" w:rsidRPr="00B06E57" w:rsidRDefault="00940297"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injection molding </w:t>
            </w:r>
          </w:p>
        </w:tc>
        <w:tc>
          <w:tcPr>
            <w:tcW w:w="1350" w:type="dxa"/>
            <w:shd w:val="clear" w:color="auto" w:fill="auto"/>
          </w:tcPr>
          <w:p w14:paraId="5FA54E0B" w14:textId="5DA30B53"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material compositions (PPS matrix, </w:t>
            </w:r>
            <w:bookmarkStart w:id="124" w:name="_Hlk2557070"/>
            <w:r w:rsidR="00DE50C1" w:rsidRPr="00B06E57">
              <w:rPr>
                <w:rFonts w:ascii="Times New Roman" w:hAnsi="Times New Roman" w:cs="Times New Roman"/>
                <w:sz w:val="20"/>
                <w:szCs w:val="20"/>
              </w:rPr>
              <w:t>s</w:t>
            </w:r>
            <w:r w:rsidRPr="00B06E57">
              <w:rPr>
                <w:rFonts w:ascii="Times New Roman" w:hAnsi="Times New Roman" w:cs="Times New Roman"/>
                <w:sz w:val="20"/>
                <w:szCs w:val="20"/>
              </w:rPr>
              <w:t>hort carbon fiber, TiO</w:t>
            </w:r>
            <w:r w:rsidRPr="00B06E57">
              <w:rPr>
                <w:rFonts w:ascii="Times New Roman" w:hAnsi="Times New Roman" w:cs="Times New Roman"/>
                <w:sz w:val="20"/>
                <w:szCs w:val="20"/>
                <w:vertAlign w:val="subscript"/>
              </w:rPr>
              <w:t>2</w:t>
            </w:r>
            <w:bookmarkEnd w:id="124"/>
            <w:r w:rsidRPr="00B06E57">
              <w:rPr>
                <w:rFonts w:ascii="Times New Roman" w:hAnsi="Times New Roman" w:cs="Times New Roman"/>
                <w:sz w:val="20"/>
                <w:szCs w:val="20"/>
              </w:rPr>
              <w:t xml:space="preserve">, PTFE, </w:t>
            </w:r>
            <w:r w:rsidR="00DE50C1" w:rsidRPr="00B06E57">
              <w:rPr>
                <w:rFonts w:ascii="Times New Roman" w:hAnsi="Times New Roman" w:cs="Times New Roman"/>
                <w:sz w:val="20"/>
                <w:szCs w:val="20"/>
              </w:rPr>
              <w:t>g</w:t>
            </w:r>
            <w:r w:rsidRPr="00B06E57">
              <w:rPr>
                <w:rFonts w:ascii="Times New Roman" w:hAnsi="Times New Roman" w:cs="Times New Roman"/>
                <w:sz w:val="20"/>
                <w:szCs w:val="20"/>
              </w:rPr>
              <w:t xml:space="preserve">raphite), </w:t>
            </w:r>
            <w:r w:rsidR="0077022F" w:rsidRPr="00B06E57">
              <w:rPr>
                <w:rFonts w:ascii="Times New Roman" w:hAnsi="Times New Roman" w:cs="Times New Roman"/>
                <w:sz w:val="20"/>
                <w:szCs w:val="20"/>
              </w:rPr>
              <w:t xml:space="preserve">and </w:t>
            </w:r>
            <w:r w:rsidR="00DE50C1" w:rsidRPr="00B06E57">
              <w:rPr>
                <w:rFonts w:ascii="Times New Roman" w:hAnsi="Times New Roman" w:cs="Times New Roman"/>
                <w:sz w:val="20"/>
                <w:szCs w:val="20"/>
              </w:rPr>
              <w:t>t</w:t>
            </w:r>
            <w:r w:rsidRPr="00B06E57">
              <w:rPr>
                <w:rFonts w:ascii="Times New Roman" w:hAnsi="Times New Roman" w:cs="Times New Roman"/>
                <w:sz w:val="20"/>
                <w:szCs w:val="20"/>
              </w:rPr>
              <w:t>esting conditions (</w:t>
            </w:r>
            <w:r w:rsidR="00DE50C1" w:rsidRPr="00B06E57">
              <w:rPr>
                <w:rFonts w:ascii="Times New Roman" w:hAnsi="Times New Roman" w:cs="Times New Roman"/>
                <w:sz w:val="20"/>
                <w:szCs w:val="20"/>
              </w:rPr>
              <w:t>s</w:t>
            </w:r>
            <w:r w:rsidRPr="00B06E57">
              <w:rPr>
                <w:rFonts w:ascii="Times New Roman" w:hAnsi="Times New Roman" w:cs="Times New Roman"/>
                <w:sz w:val="20"/>
                <w:szCs w:val="20"/>
              </w:rPr>
              <w:t xml:space="preserve">liding speed, </w:t>
            </w:r>
            <w:r w:rsidR="00DE50C1" w:rsidRPr="00B06E57">
              <w:rPr>
                <w:rFonts w:ascii="Times New Roman" w:hAnsi="Times New Roman" w:cs="Times New Roman"/>
                <w:sz w:val="20"/>
                <w:szCs w:val="20"/>
              </w:rPr>
              <w:t>a</w:t>
            </w:r>
            <w:r w:rsidRPr="00B06E57">
              <w:rPr>
                <w:rFonts w:ascii="Times New Roman" w:hAnsi="Times New Roman" w:cs="Times New Roman"/>
                <w:sz w:val="20"/>
                <w:szCs w:val="20"/>
              </w:rPr>
              <w:t>pplied pressure)</w:t>
            </w:r>
          </w:p>
        </w:tc>
        <w:tc>
          <w:tcPr>
            <w:tcW w:w="1170" w:type="dxa"/>
            <w:shd w:val="clear" w:color="auto" w:fill="auto"/>
          </w:tcPr>
          <w:p w14:paraId="63AFDFF3" w14:textId="60D9EA8C"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6D2F52F4" w14:textId="4141726D"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tribological </w:t>
            </w:r>
            <w:proofErr w:type="spellStart"/>
            <w:r w:rsidRPr="00B06E57">
              <w:rPr>
                <w:rFonts w:ascii="Times New Roman" w:hAnsi="Times New Roman" w:cs="Times New Roman"/>
                <w:sz w:val="20"/>
                <w:szCs w:val="20"/>
              </w:rPr>
              <w:t>characteris</w:t>
            </w:r>
            <w:proofErr w:type="spellEnd"/>
            <w:r w:rsidR="00156BE1" w:rsidRPr="00B06E57">
              <w:rPr>
                <w:rFonts w:ascii="Times New Roman" w:hAnsi="Times New Roman" w:cs="Times New Roman"/>
                <w:sz w:val="20"/>
                <w:szCs w:val="20"/>
              </w:rPr>
              <w:t>-</w:t>
            </w:r>
            <w:r w:rsidRPr="00B06E57">
              <w:rPr>
                <w:rFonts w:ascii="Times New Roman" w:hAnsi="Times New Roman" w:cs="Times New Roman"/>
                <w:sz w:val="20"/>
                <w:szCs w:val="20"/>
              </w:rPr>
              <w:t>tic (</w:t>
            </w:r>
            <w:r w:rsidR="00DE50C1" w:rsidRPr="00B06E57">
              <w:rPr>
                <w:rFonts w:ascii="Times New Roman" w:hAnsi="Times New Roman" w:cs="Times New Roman"/>
                <w:sz w:val="20"/>
                <w:szCs w:val="20"/>
              </w:rPr>
              <w:t>c</w:t>
            </w:r>
            <w:r w:rsidRPr="00B06E57">
              <w:rPr>
                <w:rFonts w:ascii="Times New Roman" w:hAnsi="Times New Roman" w:cs="Times New Roman"/>
                <w:sz w:val="20"/>
                <w:szCs w:val="20"/>
              </w:rPr>
              <w:t xml:space="preserve">oefficient of friction, </w:t>
            </w:r>
            <w:r w:rsidR="00DE50C1" w:rsidRPr="00B06E57">
              <w:rPr>
                <w:rFonts w:ascii="Times New Roman" w:hAnsi="Times New Roman" w:cs="Times New Roman"/>
                <w:sz w:val="20"/>
                <w:szCs w:val="20"/>
              </w:rPr>
              <w:t>s</w:t>
            </w:r>
            <w:r w:rsidRPr="00B06E57">
              <w:rPr>
                <w:rFonts w:ascii="Times New Roman" w:hAnsi="Times New Roman" w:cs="Times New Roman"/>
                <w:sz w:val="20"/>
                <w:szCs w:val="20"/>
              </w:rPr>
              <w:t>pecific wear rate)</w:t>
            </w:r>
          </w:p>
        </w:tc>
        <w:tc>
          <w:tcPr>
            <w:tcW w:w="1170" w:type="dxa"/>
            <w:shd w:val="clear" w:color="auto" w:fill="auto"/>
          </w:tcPr>
          <w:p w14:paraId="4B8E4723" w14:textId="2B4C774E" w:rsidR="007075A3" w:rsidRPr="00B06E57" w:rsidRDefault="0098142B"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echanical</w:t>
            </w:r>
            <w:r w:rsidR="006C7EC0" w:rsidRPr="00B06E57">
              <w:rPr>
                <w:rFonts w:ascii="Times New Roman" w:hAnsi="Times New Roman" w:cs="Times New Roman"/>
                <w:sz w:val="20"/>
                <w:szCs w:val="20"/>
              </w:rPr>
              <w:t xml:space="preserve"> (</w:t>
            </w:r>
            <w:proofErr w:type="spellStart"/>
            <w:r w:rsidR="00DE50C1" w:rsidRPr="00B06E57">
              <w:rPr>
                <w:rFonts w:ascii="Times New Roman" w:hAnsi="Times New Roman" w:cs="Times New Roman"/>
                <w:sz w:val="20"/>
                <w:szCs w:val="20"/>
              </w:rPr>
              <w:t>t</w:t>
            </w:r>
            <w:r w:rsidR="006C7EC0" w:rsidRPr="00B06E57">
              <w:rPr>
                <w:rFonts w:ascii="Times New Roman" w:hAnsi="Times New Roman" w:cs="Times New Roman"/>
                <w:sz w:val="20"/>
                <w:szCs w:val="20"/>
              </w:rPr>
              <w:t>ribologi-cal</w:t>
            </w:r>
            <w:proofErr w:type="spellEnd"/>
            <w:r w:rsidR="006C7EC0" w:rsidRPr="00B06E57">
              <w:rPr>
                <w:rFonts w:ascii="Times New Roman" w:hAnsi="Times New Roman" w:cs="Times New Roman"/>
                <w:sz w:val="20"/>
                <w:szCs w:val="20"/>
              </w:rPr>
              <w:t>)</w:t>
            </w:r>
            <w:r w:rsidR="007075A3" w:rsidRPr="00B06E57">
              <w:rPr>
                <w:rFonts w:ascii="Times New Roman" w:hAnsi="Times New Roman" w:cs="Times New Roman"/>
                <w:sz w:val="20"/>
                <w:szCs w:val="20"/>
              </w:rPr>
              <w:t xml:space="preserve"> </w:t>
            </w:r>
          </w:p>
        </w:tc>
        <w:tc>
          <w:tcPr>
            <w:tcW w:w="922" w:type="dxa"/>
            <w:shd w:val="clear" w:color="auto" w:fill="auto"/>
          </w:tcPr>
          <w:p w14:paraId="2C4BE428" w14:textId="22F2D4B1" w:rsidR="007075A3" w:rsidRPr="00586C90" w:rsidRDefault="007F6B2A"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D0B9A">
              <w:rPr>
                <w:rFonts w:ascii="Times New Roman" w:hAnsi="Times New Roman" w:cs="Times New Roman"/>
                <w:sz w:val="20"/>
                <w:szCs w:val="20"/>
              </w:rPr>
              <w:t>MLP</w:t>
            </w:r>
          </w:p>
        </w:tc>
      </w:tr>
      <w:bookmarkEnd w:id="123"/>
      <w:tr w:rsidR="007075A3" w:rsidRPr="00586C90" w14:paraId="07D5E4F9"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38F5C7E" w14:textId="7AF65BED" w:rsidR="007075A3" w:rsidRPr="00B06E57" w:rsidRDefault="00E95696"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icro</w:t>
            </w:r>
            <w:r w:rsidR="00DE50C1" w:rsidRPr="00B06E57">
              <w:rPr>
                <w:rFonts w:ascii="Times New Roman" w:hAnsi="Times New Roman" w:cs="Times New Roman"/>
                <w:sz w:val="20"/>
                <w:szCs w:val="20"/>
              </w:rPr>
              <w:t>-</w:t>
            </w:r>
            <w:r w:rsidR="007075A3" w:rsidRPr="00B06E57">
              <w:rPr>
                <w:rFonts w:ascii="Times New Roman" w:hAnsi="Times New Roman" w:cs="Times New Roman"/>
                <w:sz w:val="20"/>
                <w:szCs w:val="20"/>
              </w:rPr>
              <w:t xml:space="preserve">alloyed pipeline steels </w:t>
            </w:r>
            <w:r w:rsidR="007075A3" w:rsidRPr="00B06E57">
              <w:rPr>
                <w:rFonts w:ascii="Times New Roman" w:hAnsi="Times New Roman" w:cs="Times New Roman"/>
                <w:sz w:val="20"/>
                <w:szCs w:val="20"/>
              </w:rPr>
              <w:fldChar w:fldCharType="begin"/>
            </w:r>
            <w:r w:rsidR="007075A3" w:rsidRPr="00B06E57">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007075A3" w:rsidRPr="00B06E57">
              <w:rPr>
                <w:rFonts w:ascii="Times New Roman" w:hAnsi="Times New Roman" w:cs="Times New Roman"/>
                <w:sz w:val="20"/>
                <w:szCs w:val="20"/>
              </w:rPr>
              <w:fldChar w:fldCharType="separate"/>
            </w:r>
            <w:r w:rsidR="007075A3"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60</w:t>
            </w:r>
            <w:r w:rsidR="007075A3" w:rsidRPr="00B06E57">
              <w:rPr>
                <w:rFonts w:ascii="Times New Roman" w:hAnsi="Times New Roman" w:cs="Times New Roman"/>
                <w:noProof/>
                <w:sz w:val="20"/>
                <w:szCs w:val="20"/>
              </w:rPr>
              <w:t>]</w:t>
            </w:r>
            <w:r w:rsidR="007075A3" w:rsidRPr="00B06E57">
              <w:rPr>
                <w:rFonts w:ascii="Times New Roman" w:hAnsi="Times New Roman" w:cs="Times New Roman"/>
                <w:sz w:val="20"/>
                <w:szCs w:val="20"/>
              </w:rPr>
              <w:fldChar w:fldCharType="end"/>
            </w:r>
          </w:p>
        </w:tc>
        <w:tc>
          <w:tcPr>
            <w:tcW w:w="1080" w:type="dxa"/>
            <w:shd w:val="clear" w:color="auto" w:fill="auto"/>
          </w:tcPr>
          <w:p w14:paraId="4DDC1F12" w14:textId="1CEA8C50" w:rsidR="007075A3" w:rsidRPr="00B06E57" w:rsidRDefault="00940297"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p</w:t>
            </w:r>
            <w:r w:rsidR="007075A3" w:rsidRPr="00B06E57">
              <w:rPr>
                <w:rFonts w:ascii="Times New Roman" w:hAnsi="Times New Roman" w:cs="Times New Roman"/>
                <w:sz w:val="20"/>
                <w:szCs w:val="20"/>
              </w:rPr>
              <w:t>etroche-mical</w:t>
            </w:r>
            <w:proofErr w:type="spellEnd"/>
          </w:p>
        </w:tc>
        <w:tc>
          <w:tcPr>
            <w:tcW w:w="1620" w:type="dxa"/>
            <w:shd w:val="clear" w:color="auto" w:fill="auto"/>
          </w:tcPr>
          <w:p w14:paraId="15778066" w14:textId="34494D07" w:rsidR="003B0530" w:rsidRPr="00B06E57" w:rsidRDefault="00D80AD6"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electrochemical and </w:t>
            </w:r>
            <w:proofErr w:type="spellStart"/>
            <w:r w:rsidR="003B0530" w:rsidRPr="00B06E57">
              <w:rPr>
                <w:rFonts w:ascii="Times New Roman" w:hAnsi="Times New Roman" w:cs="Times New Roman"/>
                <w:sz w:val="20"/>
                <w:szCs w:val="20"/>
              </w:rPr>
              <w:t>potentiodynamic</w:t>
            </w:r>
            <w:proofErr w:type="spellEnd"/>
            <w:r w:rsidR="003B0530" w:rsidRPr="00B06E57">
              <w:rPr>
                <w:rFonts w:ascii="Times New Roman" w:hAnsi="Times New Roman" w:cs="Times New Roman"/>
                <w:sz w:val="20"/>
                <w:szCs w:val="20"/>
              </w:rPr>
              <w:t xml:space="preserve"> </w:t>
            </w:r>
            <w:r w:rsidRPr="00B06E57">
              <w:rPr>
                <w:rFonts w:ascii="Times New Roman" w:hAnsi="Times New Roman" w:cs="Times New Roman"/>
                <w:sz w:val="20"/>
                <w:szCs w:val="20"/>
              </w:rPr>
              <w:t>testing</w:t>
            </w:r>
          </w:p>
        </w:tc>
        <w:tc>
          <w:tcPr>
            <w:tcW w:w="1350" w:type="dxa"/>
            <w:shd w:val="clear" w:color="auto" w:fill="auto"/>
          </w:tcPr>
          <w:p w14:paraId="10A0D274" w14:textId="4B5751F3"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chemical compositions (C, Mn, </w:t>
            </w:r>
            <w:proofErr w:type="spellStart"/>
            <w:r w:rsidRPr="00B06E57">
              <w:rPr>
                <w:rFonts w:ascii="Times New Roman" w:hAnsi="Times New Roman" w:cs="Times New Roman"/>
                <w:sz w:val="20"/>
                <w:szCs w:val="20"/>
              </w:rPr>
              <w:t>Nb</w:t>
            </w:r>
            <w:proofErr w:type="spellEnd"/>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Ti</w:t>
            </w:r>
            <w:proofErr w:type="spellEnd"/>
            <w:r w:rsidRPr="00B06E57">
              <w:rPr>
                <w:rFonts w:ascii="Times New Roman" w:hAnsi="Times New Roman" w:cs="Times New Roman"/>
                <w:sz w:val="20"/>
                <w:szCs w:val="20"/>
              </w:rPr>
              <w:t xml:space="preserve">, N, Mo, Ni, Al, Cu, </w:t>
            </w:r>
            <w:r w:rsidRPr="00B06E57">
              <w:rPr>
                <w:rFonts w:ascii="Times New Roman" w:hAnsi="Times New Roman" w:cs="Times New Roman"/>
                <w:sz w:val="20"/>
                <w:szCs w:val="20"/>
              </w:rPr>
              <w:lastRenderedPageBreak/>
              <w:t>Cr, V and C</w:t>
            </w:r>
            <w:r w:rsidRPr="00B06E57">
              <w:rPr>
                <w:rFonts w:ascii="Times New Roman" w:hAnsi="Times New Roman" w:cs="Times New Roman"/>
                <w:sz w:val="20"/>
                <w:szCs w:val="20"/>
                <w:vertAlign w:val="subscript"/>
              </w:rPr>
              <w:t>EIIW</w:t>
            </w:r>
            <w:r w:rsidRPr="00B06E57">
              <w:rPr>
                <w:rFonts w:ascii="Times New Roman" w:hAnsi="Times New Roman" w:cs="Times New Roman"/>
                <w:sz w:val="20"/>
                <w:szCs w:val="20"/>
              </w:rPr>
              <w:t>)</w:t>
            </w:r>
            <w:r w:rsidRPr="00B06E57">
              <w:rPr>
                <w:rFonts w:ascii="AdvGulliv-R" w:hAnsi="AdvGulliv-R"/>
                <w:color w:val="000000"/>
                <w:sz w:val="16"/>
                <w:szCs w:val="16"/>
              </w:rPr>
              <w:t xml:space="preserve">, </w:t>
            </w:r>
            <w:proofErr w:type="spellStart"/>
            <w:r w:rsidRPr="00B06E57">
              <w:rPr>
                <w:rFonts w:ascii="Times New Roman" w:hAnsi="Times New Roman" w:cs="Times New Roman" w:hint="eastAsia"/>
                <w:sz w:val="20"/>
                <w:szCs w:val="20"/>
              </w:rPr>
              <w:t>microstruct</w:t>
            </w:r>
            <w:r w:rsidR="00DE50C1" w:rsidRPr="00B06E57">
              <w:rPr>
                <w:rFonts w:ascii="Times New Roman" w:hAnsi="Times New Roman" w:cs="Times New Roman"/>
                <w:sz w:val="20"/>
                <w:szCs w:val="20"/>
              </w:rPr>
              <w:t>-</w:t>
            </w:r>
            <w:r w:rsidRPr="00B06E57">
              <w:rPr>
                <w:rFonts w:ascii="Times New Roman" w:hAnsi="Times New Roman" w:cs="Times New Roman" w:hint="eastAsia"/>
                <w:sz w:val="20"/>
                <w:szCs w:val="20"/>
              </w:rPr>
              <w:t>ure</w:t>
            </w:r>
            <w:proofErr w:type="spellEnd"/>
            <w:r w:rsidRPr="00B06E57">
              <w:rPr>
                <w:rFonts w:ascii="Times New Roman" w:hAnsi="Times New Roman" w:cs="Times New Roman" w:hint="eastAsia"/>
                <w:sz w:val="20"/>
                <w:szCs w:val="20"/>
              </w:rPr>
              <w:t xml:space="preserve"> consist of</w:t>
            </w:r>
            <w:r w:rsidRPr="00B06E57">
              <w:rPr>
                <w:rFonts w:ascii="Times New Roman" w:hAnsi="Times New Roman" w:cs="Times New Roman" w:hint="eastAsia"/>
                <w:sz w:val="20"/>
                <w:szCs w:val="20"/>
              </w:rPr>
              <w:br/>
              <w:t>diffusion (ferrite/pearl</w:t>
            </w:r>
            <w:r w:rsidR="00DE50C1" w:rsidRPr="00B06E57">
              <w:rPr>
                <w:rFonts w:ascii="Times New Roman" w:hAnsi="Times New Roman" w:cs="Times New Roman"/>
                <w:sz w:val="20"/>
                <w:szCs w:val="20"/>
              </w:rPr>
              <w:t>-</w:t>
            </w:r>
            <w:proofErr w:type="spellStart"/>
            <w:r w:rsidRPr="00B06E57">
              <w:rPr>
                <w:rFonts w:ascii="Times New Roman" w:hAnsi="Times New Roman" w:cs="Times New Roman" w:hint="eastAsia"/>
                <w:sz w:val="20"/>
                <w:szCs w:val="20"/>
              </w:rPr>
              <w:t>ite</w:t>
            </w:r>
            <w:proofErr w:type="spellEnd"/>
            <w:r w:rsidRPr="00B06E57">
              <w:rPr>
                <w:rFonts w:ascii="Times New Roman" w:hAnsi="Times New Roman" w:cs="Times New Roman" w:hint="eastAsia"/>
                <w:sz w:val="20"/>
                <w:szCs w:val="20"/>
              </w:rPr>
              <w:t>) and shear (bainite/mart</w:t>
            </w:r>
            <w:r w:rsidR="00DE50C1" w:rsidRPr="00B06E57">
              <w:rPr>
                <w:rFonts w:ascii="Times New Roman" w:hAnsi="Times New Roman" w:cs="Times New Roman"/>
                <w:sz w:val="20"/>
                <w:szCs w:val="20"/>
              </w:rPr>
              <w:t>-</w:t>
            </w:r>
            <w:proofErr w:type="spellStart"/>
            <w:r w:rsidRPr="00B06E57">
              <w:rPr>
                <w:rFonts w:ascii="Times New Roman" w:hAnsi="Times New Roman" w:cs="Times New Roman" w:hint="eastAsia"/>
                <w:sz w:val="20"/>
                <w:szCs w:val="20"/>
              </w:rPr>
              <w:t>ensite</w:t>
            </w:r>
            <w:proofErr w:type="spellEnd"/>
            <w:r w:rsidRPr="00B06E57">
              <w:rPr>
                <w:rFonts w:ascii="Times New Roman" w:hAnsi="Times New Roman" w:cs="Times New Roman" w:hint="eastAsia"/>
                <w:sz w:val="20"/>
                <w:szCs w:val="20"/>
              </w:rPr>
              <w:t>)</w:t>
            </w:r>
            <w:r w:rsidRPr="00B06E57">
              <w:rPr>
                <w:rFonts w:ascii="Times New Roman" w:hAnsi="Times New Roman" w:cs="Times New Roman" w:hint="eastAsia"/>
                <w:sz w:val="20"/>
                <w:szCs w:val="20"/>
              </w:rPr>
              <w:br/>
            </w:r>
            <w:proofErr w:type="spellStart"/>
            <w:r w:rsidRPr="00B06E57">
              <w:rPr>
                <w:rFonts w:ascii="Times New Roman" w:hAnsi="Times New Roman" w:cs="Times New Roman" w:hint="eastAsia"/>
                <w:sz w:val="20"/>
                <w:szCs w:val="20"/>
              </w:rPr>
              <w:t>transformat</w:t>
            </w:r>
            <w:proofErr w:type="spellEnd"/>
            <w:r w:rsidR="00DE50C1" w:rsidRPr="00B06E57">
              <w:rPr>
                <w:rFonts w:ascii="Times New Roman" w:hAnsi="Times New Roman" w:cs="Times New Roman"/>
                <w:sz w:val="20"/>
                <w:szCs w:val="20"/>
              </w:rPr>
              <w:t>-</w:t>
            </w:r>
            <w:r w:rsidRPr="00B06E57">
              <w:rPr>
                <w:rFonts w:ascii="Times New Roman" w:hAnsi="Times New Roman" w:cs="Times New Roman" w:hint="eastAsia"/>
                <w:sz w:val="20"/>
                <w:szCs w:val="20"/>
              </w:rPr>
              <w:t>ions</w:t>
            </w:r>
            <w:r w:rsidRPr="00B06E57">
              <w:rPr>
                <w:rFonts w:ascii="AdvGulliv-R" w:hAnsi="AdvGulliv-R"/>
                <w:color w:val="000000"/>
                <w:sz w:val="16"/>
                <w:szCs w:val="16"/>
              </w:rPr>
              <w:t xml:space="preserve">, </w:t>
            </w:r>
            <w:r w:rsidRPr="00B06E57">
              <w:rPr>
                <w:rFonts w:ascii="Times New Roman" w:hAnsi="Times New Roman" w:cs="Times New Roman"/>
                <w:sz w:val="20"/>
                <w:szCs w:val="20"/>
              </w:rPr>
              <w:t xml:space="preserve">and corrosion cell </w:t>
            </w:r>
            <w:proofErr w:type="spellStart"/>
            <w:r w:rsidRPr="00B06E57">
              <w:rPr>
                <w:rFonts w:ascii="Times New Roman" w:hAnsi="Times New Roman" w:cs="Times New Roman"/>
                <w:sz w:val="20"/>
                <w:szCs w:val="20"/>
              </w:rPr>
              <w:t>characterist</w:t>
            </w:r>
            <w:r w:rsidR="00DE50C1" w:rsidRPr="00B06E57">
              <w:rPr>
                <w:rFonts w:ascii="Times New Roman" w:hAnsi="Times New Roman" w:cs="Times New Roman"/>
                <w:sz w:val="20"/>
                <w:szCs w:val="20"/>
              </w:rPr>
              <w:t>-</w:t>
            </w:r>
            <w:r w:rsidRPr="00B06E57">
              <w:rPr>
                <w:rFonts w:ascii="Times New Roman" w:hAnsi="Times New Roman" w:cs="Times New Roman"/>
                <w:sz w:val="20"/>
                <w:szCs w:val="20"/>
              </w:rPr>
              <w:t>ics</w:t>
            </w:r>
            <w:proofErr w:type="spellEnd"/>
            <w:r w:rsidRPr="00B06E57">
              <w:rPr>
                <w:rFonts w:ascii="Times New Roman" w:hAnsi="Times New Roman" w:cs="Times New Roman"/>
                <w:sz w:val="20"/>
                <w:szCs w:val="20"/>
              </w:rPr>
              <w:br/>
              <w:t>(reference electrode, scan rate, T, P</w:t>
            </w:r>
            <w:r w:rsidRPr="00B06E57">
              <w:rPr>
                <w:rFonts w:ascii="Times New Roman" w:hAnsi="Times New Roman" w:cs="Times New Roman"/>
                <w:sz w:val="20"/>
                <w:szCs w:val="20"/>
                <w:vertAlign w:val="subscript"/>
              </w:rPr>
              <w:t>O2</w:t>
            </w:r>
            <w:r w:rsidRPr="00B06E57">
              <w:rPr>
                <w:rFonts w:ascii="Times New Roman" w:hAnsi="Times New Roman" w:cs="Times New Roman"/>
                <w:sz w:val="20"/>
                <w:szCs w:val="20"/>
              </w:rPr>
              <w:t>, P</w:t>
            </w:r>
            <w:r w:rsidRPr="00B06E57">
              <w:rPr>
                <w:rFonts w:ascii="Times New Roman" w:hAnsi="Times New Roman" w:cs="Times New Roman"/>
                <w:sz w:val="20"/>
                <w:szCs w:val="20"/>
                <w:vertAlign w:val="subscript"/>
              </w:rPr>
              <w:t>CO2</w:t>
            </w:r>
            <w:r w:rsidRPr="00B06E57">
              <w:rPr>
                <w:rFonts w:ascii="Times New Roman" w:hAnsi="Times New Roman" w:cs="Times New Roman"/>
                <w:sz w:val="20"/>
                <w:szCs w:val="20"/>
              </w:rPr>
              <w:t xml:space="preserve">, </w:t>
            </w:r>
            <w:commentRangeStart w:id="125"/>
            <w:commentRangeStart w:id="126"/>
            <w:r w:rsidRPr="00B06E57">
              <w:rPr>
                <w:rFonts w:ascii="Times New Roman" w:hAnsi="Times New Roman" w:cs="Times New Roman"/>
                <w:sz w:val="20"/>
                <w:szCs w:val="20"/>
              </w:rPr>
              <w:t>NaCl</w:t>
            </w:r>
            <w:commentRangeEnd w:id="125"/>
            <w:r w:rsidRPr="00B06E57">
              <w:rPr>
                <w:rStyle w:val="a6"/>
              </w:rPr>
              <w:commentReference w:id="125"/>
            </w:r>
            <w:commentRangeEnd w:id="126"/>
            <w:r w:rsidR="00D27C9C">
              <w:rPr>
                <w:rStyle w:val="a6"/>
              </w:rPr>
              <w:commentReference w:id="126"/>
            </w:r>
            <w:r w:rsidRPr="00B06E57">
              <w:rPr>
                <w:rFonts w:ascii="Times New Roman" w:hAnsi="Times New Roman" w:cs="Times New Roman"/>
                <w:sz w:val="20"/>
                <w:szCs w:val="20"/>
              </w:rPr>
              <w:t>, bicarbonate concentration)</w:t>
            </w:r>
          </w:p>
        </w:tc>
        <w:tc>
          <w:tcPr>
            <w:tcW w:w="1170" w:type="dxa"/>
            <w:shd w:val="clear" w:color="auto" w:fill="auto"/>
          </w:tcPr>
          <w:p w14:paraId="04B6689D" w14:textId="2B3D3F48"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sigmoidal (hyperbolic tangent), linear</w:t>
            </w:r>
          </w:p>
        </w:tc>
        <w:tc>
          <w:tcPr>
            <w:tcW w:w="1260" w:type="dxa"/>
            <w:shd w:val="clear" w:color="auto" w:fill="auto"/>
          </w:tcPr>
          <w:p w14:paraId="0C7D2A8F" w14:textId="5845325E" w:rsidR="007075A3" w:rsidRPr="00B06E57" w:rsidRDefault="00A669D8"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i</w:t>
            </w:r>
            <w:r w:rsidR="007075A3" w:rsidRPr="00B06E57">
              <w:rPr>
                <w:rFonts w:ascii="Times New Roman" w:hAnsi="Times New Roman" w:cs="Times New Roman"/>
                <w:sz w:val="20"/>
                <w:szCs w:val="20"/>
                <w:vertAlign w:val="subscript"/>
              </w:rPr>
              <w:t>corr</w:t>
            </w:r>
            <w:proofErr w:type="spellEnd"/>
            <w:r w:rsidR="007075A3" w:rsidRPr="00B06E57" w:rsidDel="004F378F">
              <w:rPr>
                <w:rFonts w:ascii="Times New Roman" w:hAnsi="Times New Roman" w:cs="Times New Roman"/>
                <w:sz w:val="20"/>
                <w:szCs w:val="20"/>
              </w:rPr>
              <w:t xml:space="preserve"> </w:t>
            </w:r>
            <w:r w:rsidR="007075A3" w:rsidRPr="00B06E57">
              <w:rPr>
                <w:rFonts w:ascii="Times New Roman" w:hAnsi="Times New Roman" w:cs="Times New Roman"/>
                <w:sz w:val="20"/>
                <w:szCs w:val="20"/>
              </w:rPr>
              <w:t xml:space="preserve">and </w:t>
            </w:r>
            <w:proofErr w:type="spellStart"/>
            <w:r w:rsidR="007075A3" w:rsidRPr="00B06E57">
              <w:rPr>
                <w:rFonts w:ascii="Times New Roman" w:hAnsi="Times New Roman" w:cs="Times New Roman"/>
                <w:sz w:val="20"/>
                <w:szCs w:val="20"/>
              </w:rPr>
              <w:t>E</w:t>
            </w:r>
            <w:r w:rsidR="007075A3" w:rsidRPr="00B06E57">
              <w:rPr>
                <w:rFonts w:ascii="Times New Roman" w:hAnsi="Times New Roman" w:cs="Times New Roman"/>
                <w:sz w:val="20"/>
                <w:szCs w:val="20"/>
                <w:vertAlign w:val="subscript"/>
              </w:rPr>
              <w:t>corr</w:t>
            </w:r>
            <w:proofErr w:type="spellEnd"/>
          </w:p>
          <w:p w14:paraId="64D7F28D" w14:textId="3E3DACFC"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auto"/>
          </w:tcPr>
          <w:p w14:paraId="4B80E8CF" w14:textId="6A89FD73"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shd w:val="clear" w:color="auto" w:fill="auto"/>
          </w:tcPr>
          <w:p w14:paraId="2B702205" w14:textId="11814BA3" w:rsidR="007075A3" w:rsidRPr="00586C90" w:rsidRDefault="0016666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tr w:rsidR="007075A3" w:rsidRPr="00586C90" w14:paraId="4776D0B5"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3BDDF0D" w14:textId="7D4C4C6A" w:rsidR="007075A3" w:rsidRPr="00B06E57" w:rsidRDefault="00E95696"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icro</w:t>
            </w:r>
            <w:r w:rsidRPr="00B06E57">
              <w:rPr>
                <w:rFonts w:ascii="Times New Roman" w:hAnsi="Times New Roman" w:cs="Times New Roman"/>
                <w:sz w:val="20"/>
                <w:szCs w:val="20"/>
              </w:rPr>
              <w:t>-</w:t>
            </w:r>
            <w:r w:rsidR="007075A3" w:rsidRPr="00B06E57">
              <w:rPr>
                <w:rFonts w:ascii="Times New Roman" w:hAnsi="Times New Roman" w:cs="Times New Roman"/>
                <w:sz w:val="20"/>
                <w:szCs w:val="20"/>
              </w:rPr>
              <w:t>alloyed</w:t>
            </w:r>
            <w:r w:rsidR="007075A3" w:rsidRPr="00B06E57">
              <w:rPr>
                <w:rFonts w:ascii="Times New Roman" w:hAnsi="Times New Roman" w:cs="Times New Roman"/>
                <w:sz w:val="20"/>
                <w:szCs w:val="20"/>
              </w:rPr>
              <w:br/>
              <w:t xml:space="preserve">API X70 line pipe steels </w:t>
            </w:r>
            <w:r w:rsidR="007075A3"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&lt;EndNote&gt;&lt;Cite&gt;&lt;Author&gt;Faizabadi&lt;/Author&gt;&lt;Year&gt;2014&lt;/Year&gt;&lt;RecNum&gt;72&lt;/RecNum&gt;&lt;DisplayText&gt;[32]&lt;/DisplayText&gt;&lt;record&gt;&lt;rec-number&gt;72&lt;/rec-number&gt;&lt;foreign-keys&gt;&lt;key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7075A3"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32</w:t>
            </w:r>
            <w:r w:rsidR="004C7582" w:rsidRPr="00B06E57">
              <w:rPr>
                <w:rFonts w:ascii="Times New Roman" w:hAnsi="Times New Roman" w:cs="Times New Roman"/>
                <w:noProof/>
                <w:sz w:val="20"/>
                <w:szCs w:val="20"/>
              </w:rPr>
              <w:t>]</w:t>
            </w:r>
            <w:r w:rsidR="007075A3" w:rsidRPr="00B06E57">
              <w:rPr>
                <w:rFonts w:ascii="Times New Roman" w:hAnsi="Times New Roman" w:cs="Times New Roman"/>
                <w:sz w:val="20"/>
                <w:szCs w:val="20"/>
              </w:rPr>
              <w:fldChar w:fldCharType="end"/>
            </w:r>
          </w:p>
        </w:tc>
        <w:tc>
          <w:tcPr>
            <w:tcW w:w="1080" w:type="dxa"/>
            <w:shd w:val="clear" w:color="auto" w:fill="auto"/>
          </w:tcPr>
          <w:p w14:paraId="1622D137" w14:textId="5A1CC151" w:rsidR="007075A3" w:rsidRPr="00B06E57" w:rsidRDefault="0098142B"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p</w:t>
            </w:r>
            <w:r w:rsidR="007075A3" w:rsidRPr="00B06E57">
              <w:rPr>
                <w:rFonts w:ascii="Times New Roman" w:hAnsi="Times New Roman" w:cs="Times New Roman"/>
                <w:sz w:val="20"/>
                <w:szCs w:val="20"/>
              </w:rPr>
              <w:t>etroche-mical</w:t>
            </w:r>
            <w:proofErr w:type="spellEnd"/>
          </w:p>
        </w:tc>
        <w:tc>
          <w:tcPr>
            <w:tcW w:w="1620" w:type="dxa"/>
            <w:shd w:val="clear" w:color="auto" w:fill="auto"/>
          </w:tcPr>
          <w:p w14:paraId="322686A3" w14:textId="679E53C8" w:rsidR="007075A3" w:rsidRPr="00B06E57" w:rsidRDefault="00B01ED7" w:rsidP="00B01ED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composition and thermo-mechanical control process</w:t>
            </w:r>
          </w:p>
        </w:tc>
        <w:tc>
          <w:tcPr>
            <w:tcW w:w="1350" w:type="dxa"/>
            <w:shd w:val="clear" w:color="auto" w:fill="auto"/>
          </w:tcPr>
          <w:p w14:paraId="50C0D623" w14:textId="24858AB2"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compositions (</w:t>
            </w:r>
            <w:r w:rsidRPr="00B06E57">
              <w:rPr>
                <w:rStyle w:val="fontstyle01"/>
              </w:rPr>
              <w:t>CE</w:t>
            </w:r>
            <w:r w:rsidRPr="00D27C9C">
              <w:rPr>
                <w:rStyle w:val="fontstyle01"/>
                <w:rFonts w:hint="eastAsia"/>
                <w:sz w:val="14"/>
                <w:szCs w:val="14"/>
                <w:vertAlign w:val="subscript"/>
                <w:rPrChange w:id="127" w:author="Ove Jason" w:date="2019-08-16T17:13:00Z">
                  <w:rPr>
                    <w:rStyle w:val="fontstyle01"/>
                    <w:rFonts w:hint="eastAsia"/>
                    <w:sz w:val="14"/>
                    <w:szCs w:val="14"/>
                  </w:rPr>
                </w:rPrChange>
              </w:rPr>
              <w:t>IIW</w:t>
            </w:r>
            <w:r w:rsidRPr="00B06E57">
              <w:rPr>
                <w:rFonts w:ascii="Times New Roman" w:hAnsi="Times New Roman" w:cs="Times New Roman"/>
                <w:sz w:val="20"/>
                <w:szCs w:val="20"/>
              </w:rPr>
              <w:t xml:space="preserve">, </w:t>
            </w:r>
            <w:proofErr w:type="spellStart"/>
            <w:r w:rsidRPr="00B06E57">
              <w:rPr>
                <w:rStyle w:val="fontstyle01"/>
              </w:rPr>
              <w:t>CE</w:t>
            </w:r>
            <w:r w:rsidRPr="00D27C9C">
              <w:rPr>
                <w:rStyle w:val="fontstyle01"/>
                <w:rFonts w:hint="eastAsia"/>
                <w:sz w:val="14"/>
                <w:szCs w:val="14"/>
                <w:vertAlign w:val="subscript"/>
                <w:rPrChange w:id="128" w:author="Ove Jason" w:date="2019-08-16T17:13:00Z">
                  <w:rPr>
                    <w:rStyle w:val="fontstyle01"/>
                    <w:rFonts w:hint="eastAsia"/>
                    <w:sz w:val="14"/>
                    <w:szCs w:val="14"/>
                  </w:rPr>
                </w:rPrChange>
              </w:rPr>
              <w:t>Pcm</w:t>
            </w:r>
            <w:proofErr w:type="spellEnd"/>
            <w:r w:rsidRPr="00B06E57">
              <w:rPr>
                <w:rFonts w:ascii="Times New Roman" w:hAnsi="Times New Roman" w:cs="Times New Roman"/>
                <w:sz w:val="20"/>
                <w:szCs w:val="20"/>
              </w:rPr>
              <w:t xml:space="preserve">, </w:t>
            </w:r>
            <w:proofErr w:type="spellStart"/>
            <w:r w:rsidRPr="00B06E57">
              <w:rPr>
                <w:rStyle w:val="fontstyle01"/>
              </w:rPr>
              <w:t>VTiNb</w:t>
            </w:r>
            <w:proofErr w:type="spellEnd"/>
            <w:r w:rsidRPr="00B06E57">
              <w:rPr>
                <w:rFonts w:ascii="Times New Roman" w:hAnsi="Times New Roman" w:cs="Times New Roman"/>
                <w:sz w:val="20"/>
                <w:szCs w:val="20"/>
              </w:rPr>
              <w:t xml:space="preserve">, </w:t>
            </w:r>
            <w:proofErr w:type="spellStart"/>
            <w:r w:rsidRPr="00B06E57">
              <w:rPr>
                <w:rStyle w:val="fontstyle01"/>
              </w:rPr>
              <w:t>NbV</w:t>
            </w:r>
            <w:proofErr w:type="spellEnd"/>
            <w:r w:rsidRPr="00B06E57">
              <w:rPr>
                <w:rFonts w:ascii="Times New Roman" w:hAnsi="Times New Roman" w:cs="Times New Roman"/>
                <w:sz w:val="20"/>
                <w:szCs w:val="20"/>
              </w:rPr>
              <w:t xml:space="preserve">, </w:t>
            </w:r>
            <w:proofErr w:type="spellStart"/>
            <w:r w:rsidRPr="00B06E57">
              <w:rPr>
                <w:rStyle w:val="fontstyle01"/>
              </w:rPr>
              <w:t>CrMoNiCu</w:t>
            </w:r>
            <w:proofErr w:type="spellEnd"/>
            <w:r w:rsidRPr="00B06E57">
              <w:rPr>
                <w:rStyle w:val="fontstyle01"/>
              </w:rPr>
              <w:t xml:space="preserve">) </w:t>
            </w:r>
            <w:r w:rsidRPr="00B06E57">
              <w:rPr>
                <w:rFonts w:ascii="Times New Roman" w:hAnsi="Times New Roman" w:cs="Times New Roman"/>
                <w:sz w:val="20"/>
                <w:szCs w:val="20"/>
              </w:rPr>
              <w:t>and tensile properties (</w:t>
            </w:r>
            <w:r w:rsidRPr="00B06E57">
              <w:rPr>
                <w:rStyle w:val="fontstyle01"/>
              </w:rPr>
              <w:t>YS, UTS, El)</w:t>
            </w:r>
          </w:p>
        </w:tc>
        <w:tc>
          <w:tcPr>
            <w:tcW w:w="1170" w:type="dxa"/>
            <w:shd w:val="clear" w:color="auto" w:fill="auto"/>
          </w:tcPr>
          <w:p w14:paraId="10E3EE89" w14:textId="62B5A30A"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1342ADE0" w14:textId="77777777"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toughness and hardness</w:t>
            </w:r>
          </w:p>
        </w:tc>
        <w:tc>
          <w:tcPr>
            <w:tcW w:w="1170" w:type="dxa"/>
            <w:shd w:val="clear" w:color="auto" w:fill="auto"/>
          </w:tcPr>
          <w:p w14:paraId="00153562" w14:textId="14F6ECB5" w:rsidR="007075A3" w:rsidRPr="00B06E57" w:rsidRDefault="00B01ED7"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echanical</w:t>
            </w:r>
            <w:r w:rsidR="0026087C" w:rsidRPr="00B06E57">
              <w:rPr>
                <w:rFonts w:ascii="Times New Roman" w:hAnsi="Times New Roman" w:cs="Times New Roman"/>
                <w:sz w:val="20"/>
                <w:szCs w:val="20"/>
              </w:rPr>
              <w:t xml:space="preserve"> (</w:t>
            </w:r>
            <w:r w:rsidRPr="00B06E57">
              <w:rPr>
                <w:rFonts w:ascii="Times New Roman" w:hAnsi="Times New Roman" w:cs="Times New Roman"/>
                <w:sz w:val="20"/>
                <w:szCs w:val="20"/>
              </w:rPr>
              <w:t>structural</w:t>
            </w:r>
            <w:r w:rsidR="0026087C" w:rsidRPr="00B06E57">
              <w:rPr>
                <w:rFonts w:ascii="Times New Roman" w:hAnsi="Times New Roman" w:cs="Times New Roman"/>
                <w:sz w:val="20"/>
                <w:szCs w:val="20"/>
              </w:rPr>
              <w:t>)</w:t>
            </w:r>
          </w:p>
        </w:tc>
        <w:tc>
          <w:tcPr>
            <w:tcW w:w="922" w:type="dxa"/>
            <w:shd w:val="clear" w:color="auto" w:fill="auto"/>
          </w:tcPr>
          <w:p w14:paraId="48AD9D42" w14:textId="62B9EAFF" w:rsidR="007075A3" w:rsidRPr="00786CE7" w:rsidRDefault="0016666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r w:rsidR="007075A3" w:rsidRPr="00786CE7">
              <w:rPr>
                <w:rFonts w:ascii="Times New Roman" w:hAnsi="Times New Roman" w:cs="Times New Roman"/>
                <w:sz w:val="20"/>
                <w:szCs w:val="20"/>
              </w:rPr>
              <w:t xml:space="preserve"> </w:t>
            </w:r>
          </w:p>
        </w:tc>
      </w:tr>
      <w:tr w:rsidR="007075A3" w:rsidRPr="00586C90" w14:paraId="7F7721CA"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4318E2A" w14:textId="256712C3" w:rsidR="007075A3" w:rsidRPr="00B06E57" w:rsidRDefault="007075A3"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Ni–</w:t>
            </w:r>
            <w:proofErr w:type="spellStart"/>
            <w:r w:rsidRPr="00B06E57">
              <w:rPr>
                <w:rFonts w:ascii="Times New Roman" w:hAnsi="Times New Roman" w:cs="Times New Roman"/>
                <w:sz w:val="20"/>
                <w:szCs w:val="20"/>
              </w:rPr>
              <w:t>SiC</w:t>
            </w:r>
            <w:proofErr w:type="spellEnd"/>
            <w:r w:rsidRPr="00B06E57">
              <w:rPr>
                <w:rFonts w:ascii="Times New Roman" w:hAnsi="Times New Roman" w:cs="Times New Roman"/>
                <w:sz w:val="20"/>
                <w:szCs w:val="20"/>
              </w:rPr>
              <w:t xml:space="preserve"> compos</w:t>
            </w:r>
            <w:r w:rsidR="008C6481" w:rsidRPr="00B06E57">
              <w:rPr>
                <w:rFonts w:ascii="Times New Roman" w:hAnsi="Times New Roman" w:cs="Times New Roman"/>
                <w:sz w:val="20"/>
                <w:szCs w:val="20"/>
              </w:rPr>
              <w:t>-</w:t>
            </w:r>
            <w:proofErr w:type="spellStart"/>
            <w:r w:rsidRPr="00B06E57">
              <w:rPr>
                <w:rFonts w:ascii="Times New Roman" w:hAnsi="Times New Roman" w:cs="Times New Roman"/>
                <w:sz w:val="20"/>
                <w:szCs w:val="20"/>
              </w:rPr>
              <w:t>ite</w:t>
            </w:r>
            <w:proofErr w:type="spellEnd"/>
            <w:r w:rsidRPr="00B06E57">
              <w:rPr>
                <w:rFonts w:ascii="Times New Roman" w:hAnsi="Times New Roman" w:cs="Times New Roman"/>
                <w:sz w:val="20"/>
                <w:szCs w:val="20"/>
              </w:rPr>
              <w:t xml:space="preserve"> coatings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61</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C27B600" w14:textId="7B49214C"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49822094" w14:textId="2A8DC50F"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B06E57">
              <w:rPr>
                <w:rFonts w:ascii="Times New Roman" w:hAnsi="Times New Roman" w:cs="Times New Roman" w:hint="eastAsia"/>
                <w:sz w:val="20"/>
                <w:szCs w:val="20"/>
              </w:rPr>
              <w:t xml:space="preserve">ultrasonic electrodeposition </w:t>
            </w:r>
          </w:p>
        </w:tc>
        <w:tc>
          <w:tcPr>
            <w:tcW w:w="1350" w:type="dxa"/>
            <w:shd w:val="clear" w:color="auto" w:fill="auto"/>
          </w:tcPr>
          <w:p w14:paraId="3D1C7B92" w14:textId="357038F1"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4"/>
                <w:szCs w:val="28"/>
              </w:rPr>
              <w:t>U</w:t>
            </w:r>
            <w:r w:rsidRPr="00B06E57">
              <w:rPr>
                <w:rFonts w:ascii="Times New Roman" w:hAnsi="Times New Roman" w:cs="Times New Roman"/>
                <w:sz w:val="24"/>
                <w:szCs w:val="28"/>
                <w:vertAlign w:val="subscript"/>
              </w:rPr>
              <w:t>p</w:t>
            </w:r>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C</w:t>
            </w:r>
            <w:r w:rsidRPr="00B06E57">
              <w:rPr>
                <w:rFonts w:ascii="Times New Roman" w:hAnsi="Times New Roman" w:cs="Times New Roman"/>
                <w:sz w:val="20"/>
                <w:szCs w:val="20"/>
                <w:vertAlign w:val="subscript"/>
              </w:rPr>
              <w:t>sic</w:t>
            </w:r>
            <w:proofErr w:type="spellEnd"/>
            <w:r w:rsidRPr="00B06E57">
              <w:rPr>
                <w:rFonts w:ascii="Times New Roman" w:hAnsi="Times New Roman" w:cs="Times New Roman"/>
                <w:sz w:val="20"/>
                <w:szCs w:val="20"/>
              </w:rPr>
              <w:t>, and C</w:t>
            </w:r>
            <w:r w:rsidRPr="00B06E57">
              <w:rPr>
                <w:rFonts w:ascii="Times New Roman" w:hAnsi="Times New Roman" w:cs="Times New Roman"/>
                <w:sz w:val="20"/>
                <w:szCs w:val="20"/>
                <w:vertAlign w:val="subscript"/>
              </w:rPr>
              <w:t>d</w:t>
            </w:r>
          </w:p>
          <w:p w14:paraId="4A7E088C" w14:textId="405FFA92"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auto"/>
          </w:tcPr>
          <w:p w14:paraId="601AC816" w14:textId="7FB86417"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7E7ADD0A" w14:textId="77777777"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weight loss</w:t>
            </w:r>
          </w:p>
        </w:tc>
        <w:tc>
          <w:tcPr>
            <w:tcW w:w="1170" w:type="dxa"/>
            <w:shd w:val="clear" w:color="auto" w:fill="auto"/>
          </w:tcPr>
          <w:p w14:paraId="4A7EBBCC" w14:textId="3B18B16A"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shd w:val="clear" w:color="auto" w:fill="auto"/>
          </w:tcPr>
          <w:p w14:paraId="4FA21A65" w14:textId="77777777" w:rsidR="007075A3"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7AF761FD" w14:textId="173F9CB9" w:rsidR="007075A3" w:rsidRPr="00586C90"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7075A3" w:rsidRPr="00586C90" w14:paraId="7660DA2B"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8583E64" w14:textId="1A4D282A" w:rsidR="007075A3" w:rsidRPr="00B06E57" w:rsidRDefault="007075A3" w:rsidP="007075A3">
            <w:pPr>
              <w:widowControl w:val="0"/>
              <w:spacing w:after="0"/>
              <w:rPr>
                <w:rFonts w:ascii="Times New Roman" w:hAnsi="Times New Roman" w:cs="Times New Roman"/>
                <w:sz w:val="20"/>
                <w:szCs w:val="20"/>
              </w:rPr>
            </w:pPr>
            <w:bookmarkStart w:id="129" w:name="_Hlk13183402"/>
            <w:r w:rsidRPr="00B06E57">
              <w:rPr>
                <w:rFonts w:ascii="Times New Roman" w:hAnsi="Times New Roman" w:cs="Times New Roman"/>
                <w:sz w:val="20"/>
                <w:szCs w:val="20"/>
              </w:rPr>
              <w:t>prestressed</w:t>
            </w:r>
            <w:r w:rsidRPr="00B06E57">
              <w:rPr>
                <w:rFonts w:ascii="Times New Roman" w:hAnsi="Times New Roman" w:cs="Times New Roman"/>
                <w:sz w:val="20"/>
                <w:szCs w:val="20"/>
              </w:rPr>
              <w:br/>
            </w:r>
            <w:proofErr w:type="spellStart"/>
            <w:r w:rsidRPr="00B06E57">
              <w:rPr>
                <w:rFonts w:ascii="Times New Roman" w:hAnsi="Times New Roman" w:cs="Times New Roman"/>
                <w:sz w:val="20"/>
                <w:szCs w:val="20"/>
              </w:rPr>
              <w:t>postten</w:t>
            </w:r>
            <w:r w:rsidR="002A50C0" w:rsidRPr="00B06E57">
              <w:rPr>
                <w:rFonts w:ascii="Times New Roman" w:hAnsi="Times New Roman" w:cs="Times New Roman"/>
                <w:sz w:val="20"/>
                <w:szCs w:val="20"/>
              </w:rPr>
              <w:t>-</w:t>
            </w:r>
            <w:r w:rsidRPr="00B06E57">
              <w:rPr>
                <w:rFonts w:ascii="Times New Roman" w:hAnsi="Times New Roman" w:cs="Times New Roman"/>
                <w:sz w:val="20"/>
                <w:szCs w:val="20"/>
              </w:rPr>
              <w:t>sioned</w:t>
            </w:r>
            <w:proofErr w:type="spellEnd"/>
            <w:r w:rsidRPr="00B06E57">
              <w:rPr>
                <w:rFonts w:ascii="Times New Roman" w:hAnsi="Times New Roman" w:cs="Times New Roman"/>
                <w:sz w:val="20"/>
                <w:szCs w:val="20"/>
              </w:rPr>
              <w:t xml:space="preserve"> concrete (PC)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62</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0C5E4D7C" w14:textId="1F089367" w:rsidR="007075A3" w:rsidRPr="00B06E57" w:rsidRDefault="0098142B"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7075A3" w:rsidRPr="00B06E57">
              <w:rPr>
                <w:rFonts w:ascii="Times New Roman" w:hAnsi="Times New Roman" w:cs="Times New Roman"/>
                <w:sz w:val="20"/>
                <w:szCs w:val="20"/>
              </w:rPr>
              <w:t>onstruct-</w:t>
            </w:r>
            <w:proofErr w:type="spellStart"/>
            <w:r w:rsidR="007075A3" w:rsidRPr="00B06E57">
              <w:rPr>
                <w:rFonts w:ascii="Times New Roman" w:hAnsi="Times New Roman" w:cs="Times New Roman"/>
                <w:sz w:val="20"/>
                <w:szCs w:val="20"/>
              </w:rPr>
              <w:t>ional</w:t>
            </w:r>
            <w:proofErr w:type="spellEnd"/>
          </w:p>
        </w:tc>
        <w:tc>
          <w:tcPr>
            <w:tcW w:w="1620" w:type="dxa"/>
            <w:shd w:val="clear" w:color="auto" w:fill="auto"/>
          </w:tcPr>
          <w:p w14:paraId="7DD7C6B2" w14:textId="240EE0AD"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accelerated carbonation </w:t>
            </w:r>
          </w:p>
          <w:p w14:paraId="5453843A" w14:textId="731C69AC"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08C59546" w14:textId="344BBE0C"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SL, W/C, C/FA, C/CA</w:t>
            </w:r>
            <w:r w:rsidRPr="00B06E57" w:rsidDel="0061353F">
              <w:rPr>
                <w:rFonts w:ascii="Times New Roman" w:hAnsi="Times New Roman" w:cs="Times New Roman"/>
                <w:sz w:val="20"/>
                <w:szCs w:val="20"/>
              </w:rPr>
              <w:t xml:space="preserve"> </w:t>
            </w:r>
            <w:r w:rsidRPr="00B06E57">
              <w:rPr>
                <w:rFonts w:ascii="Times New Roman" w:hAnsi="Times New Roman" w:cs="Times New Roman"/>
                <w:sz w:val="20"/>
                <w:szCs w:val="20"/>
              </w:rPr>
              <w:t>and TA</w:t>
            </w:r>
          </w:p>
          <w:p w14:paraId="5334E80D" w14:textId="77777777"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8CF48A5" w14:textId="6E30BC7F"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shd w:val="clear" w:color="auto" w:fill="auto"/>
          </w:tcPr>
          <w:p w14:paraId="63229710" w14:textId="309A7C88"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not clearly defined for BPNN, </w:t>
            </w:r>
            <w:r w:rsidR="00497318" w:rsidRPr="00B06E57">
              <w:rPr>
                <w:rFonts w:ascii="Times New Roman" w:hAnsi="Times New Roman" w:cs="Times New Roman"/>
                <w:sz w:val="20"/>
                <w:szCs w:val="20"/>
              </w:rPr>
              <w:t>gaussian for</w:t>
            </w:r>
            <w:r w:rsidRPr="00B06E57">
              <w:rPr>
                <w:rFonts w:ascii="Times New Roman" w:hAnsi="Times New Roman" w:cs="Times New Roman"/>
                <w:sz w:val="20"/>
                <w:szCs w:val="20"/>
              </w:rPr>
              <w:t xml:space="preserve"> RBFNN</w:t>
            </w:r>
          </w:p>
        </w:tc>
        <w:tc>
          <w:tcPr>
            <w:tcW w:w="1260" w:type="dxa"/>
            <w:shd w:val="clear" w:color="auto" w:fill="auto"/>
          </w:tcPr>
          <w:p w14:paraId="410A38B3" w14:textId="788F176A"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Minion-Regular" w:hAnsi="Minion-Regular"/>
                <w:color w:val="242021"/>
                <w:sz w:val="20"/>
                <w:szCs w:val="20"/>
              </w:rPr>
              <w:t>DC</w:t>
            </w:r>
          </w:p>
        </w:tc>
        <w:tc>
          <w:tcPr>
            <w:tcW w:w="1170" w:type="dxa"/>
            <w:shd w:val="clear" w:color="auto" w:fill="auto"/>
          </w:tcPr>
          <w:p w14:paraId="402DF67B" w14:textId="03847ECC" w:rsidR="007075A3" w:rsidRPr="00B06E57" w:rsidRDefault="00156BE1"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echanical(structural)</w:t>
            </w:r>
          </w:p>
        </w:tc>
        <w:tc>
          <w:tcPr>
            <w:tcW w:w="922" w:type="dxa"/>
            <w:shd w:val="clear" w:color="auto" w:fill="auto"/>
          </w:tcPr>
          <w:p w14:paraId="3E55A327" w14:textId="30C320AE" w:rsidR="007075A3" w:rsidRPr="00586C90"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 and RBFNN</w:t>
            </w:r>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129"/>
      <w:tr w:rsidR="007075A3" w:rsidRPr="00B06E57" w14:paraId="4E0BF6F3"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7C9E9D00" w14:textId="39C2963E" w:rsidR="007075A3" w:rsidRPr="00B06E57" w:rsidRDefault="007075A3"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steel </w:t>
            </w:r>
            <w:r w:rsidR="002A50C0" w:rsidRPr="00B06E57">
              <w:rPr>
                <w:rFonts w:ascii="Times New Roman" w:hAnsi="Times New Roman" w:cs="Times New Roman"/>
                <w:sz w:val="20"/>
                <w:szCs w:val="20"/>
              </w:rPr>
              <w:t>reinforce</w:t>
            </w:r>
            <w:r w:rsidR="002A50C0" w:rsidRPr="00B06E57">
              <w:rPr>
                <w:rFonts w:ascii="Times New Roman" w:hAnsi="Times New Roman" w:cs="Times New Roman"/>
                <w:sz w:val="20"/>
                <w:szCs w:val="20"/>
              </w:rPr>
              <w:lastRenderedPageBreak/>
              <w:t>-</w:t>
            </w:r>
            <w:r w:rsidRPr="00B06E57">
              <w:rPr>
                <w:rFonts w:ascii="Times New Roman" w:hAnsi="Times New Roman" w:cs="Times New Roman"/>
                <w:sz w:val="20"/>
                <w:szCs w:val="20"/>
              </w:rPr>
              <w:t xml:space="preserve">ed concrete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20</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BFA1317" w14:textId="641CF1B5" w:rsidR="007075A3" w:rsidRPr="00B06E57" w:rsidRDefault="0098142B"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c</w:t>
            </w:r>
            <w:r w:rsidR="007075A3" w:rsidRPr="00B06E57">
              <w:rPr>
                <w:rFonts w:ascii="Times New Roman" w:hAnsi="Times New Roman" w:cs="Times New Roman"/>
                <w:sz w:val="20"/>
                <w:szCs w:val="20"/>
              </w:rPr>
              <w:t>onstruct-</w:t>
            </w:r>
            <w:proofErr w:type="spellStart"/>
            <w:r w:rsidR="007075A3" w:rsidRPr="00B06E57">
              <w:rPr>
                <w:rFonts w:ascii="Times New Roman" w:hAnsi="Times New Roman" w:cs="Times New Roman"/>
                <w:sz w:val="20"/>
                <w:szCs w:val="20"/>
              </w:rPr>
              <w:lastRenderedPageBreak/>
              <w:t>ional</w:t>
            </w:r>
            <w:proofErr w:type="spellEnd"/>
          </w:p>
        </w:tc>
        <w:tc>
          <w:tcPr>
            <w:tcW w:w="1620" w:type="dxa"/>
            <w:shd w:val="clear" w:color="auto" w:fill="auto"/>
          </w:tcPr>
          <w:p w14:paraId="00E40708" w14:textId="02C54C61" w:rsidR="007075A3" w:rsidRPr="00B06E57" w:rsidRDefault="00AF7611" w:rsidP="00DF7DB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 xml:space="preserve">resistivity four-probe method, </w:t>
            </w:r>
            <w:r w:rsidR="00DF7DB3" w:rsidRPr="00B06E57">
              <w:rPr>
                <w:rFonts w:ascii="Times New Roman" w:hAnsi="Times New Roman" w:cs="Times New Roman"/>
                <w:sz w:val="20"/>
                <w:szCs w:val="20"/>
              </w:rPr>
              <w:lastRenderedPageBreak/>
              <w:t>Galvanostatic resistivity measurement and the LPR method</w:t>
            </w:r>
          </w:p>
        </w:tc>
        <w:tc>
          <w:tcPr>
            <w:tcW w:w="1350" w:type="dxa"/>
            <w:shd w:val="clear" w:color="auto" w:fill="auto"/>
          </w:tcPr>
          <w:p w14:paraId="73BB5090" w14:textId="0611D2AB"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 xml:space="preserve">T, </w:t>
            </w:r>
            <w:proofErr w:type="spellStart"/>
            <w:r w:rsidRPr="00B06E57">
              <w:rPr>
                <w:rFonts w:ascii="Times New Roman" w:hAnsi="Times New Roman" w:cs="Times New Roman"/>
                <w:sz w:val="20"/>
                <w:szCs w:val="20"/>
              </w:rPr>
              <w:t>ρ</w:t>
            </w:r>
            <w:proofErr w:type="gramStart"/>
            <w:r w:rsidRPr="00B06E57">
              <w:rPr>
                <w:rFonts w:ascii="Times New Roman" w:hAnsi="Times New Roman" w:cs="Times New Roman"/>
                <w:sz w:val="20"/>
                <w:szCs w:val="20"/>
                <w:vertAlign w:val="subscript"/>
              </w:rPr>
              <w:t>AC,bar</w:t>
            </w:r>
            <w:proofErr w:type="spellEnd"/>
            <w:proofErr w:type="gramEnd"/>
            <w:r w:rsidRPr="00B06E57">
              <w:rPr>
                <w:rFonts w:ascii="Times New Roman" w:hAnsi="Times New Roman" w:cs="Times New Roman"/>
                <w:sz w:val="20"/>
                <w:szCs w:val="20"/>
                <w:vertAlign w:val="subscript"/>
              </w:rPr>
              <w:t xml:space="preserve"> </w:t>
            </w:r>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ρ</w:t>
            </w:r>
            <w:r w:rsidRPr="00B06E57">
              <w:rPr>
                <w:rFonts w:ascii="Times New Roman" w:hAnsi="Times New Roman" w:cs="Times New Roman"/>
                <w:sz w:val="20"/>
                <w:szCs w:val="20"/>
                <w:vertAlign w:val="subscript"/>
              </w:rPr>
              <w:t>AC,conc</w:t>
            </w:r>
            <w:proofErr w:type="spellEnd"/>
            <w:r w:rsidRPr="00B06E57">
              <w:rPr>
                <w:rFonts w:ascii="Times New Roman" w:hAnsi="Times New Roman" w:cs="Times New Roman"/>
                <w:sz w:val="20"/>
                <w:szCs w:val="20"/>
              </w:rPr>
              <w:t xml:space="preserve">, </w:t>
            </w:r>
            <w:r w:rsidR="0077022F" w:rsidRPr="00B06E57">
              <w:rPr>
                <w:rFonts w:ascii="Times New Roman" w:hAnsi="Times New Roman" w:cs="Times New Roman"/>
                <w:sz w:val="20"/>
                <w:szCs w:val="20"/>
              </w:rPr>
              <w:t xml:space="preserve">and </w:t>
            </w:r>
            <w:proofErr w:type="spellStart"/>
            <w:r w:rsidRPr="00B06E57">
              <w:rPr>
                <w:rFonts w:ascii="Times New Roman" w:hAnsi="Times New Roman" w:cs="Times New Roman"/>
                <w:sz w:val="20"/>
                <w:szCs w:val="20"/>
              </w:rPr>
              <w:lastRenderedPageBreak/>
              <w:t>ρ</w:t>
            </w:r>
            <w:r w:rsidRPr="00B06E57">
              <w:rPr>
                <w:rFonts w:ascii="Times New Roman" w:hAnsi="Times New Roman" w:cs="Times New Roman"/>
                <w:sz w:val="20"/>
                <w:szCs w:val="20"/>
                <w:vertAlign w:val="subscript"/>
              </w:rPr>
              <w:t>DC</w:t>
            </w:r>
            <w:proofErr w:type="spellEnd"/>
            <w:r w:rsidRPr="00B06E57">
              <w:rPr>
                <w:rFonts w:ascii="Times New Roman" w:hAnsi="Times New Roman" w:cs="Times New Roman"/>
                <w:sz w:val="20"/>
                <w:szCs w:val="20"/>
              </w:rPr>
              <w:t xml:space="preserve"> </w:t>
            </w:r>
          </w:p>
        </w:tc>
        <w:tc>
          <w:tcPr>
            <w:tcW w:w="1170" w:type="dxa"/>
            <w:shd w:val="clear" w:color="auto" w:fill="auto"/>
          </w:tcPr>
          <w:p w14:paraId="740EA436" w14:textId="03D9064D"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 xml:space="preserve">not clearly </w:t>
            </w:r>
            <w:r w:rsidRPr="00B06E57">
              <w:rPr>
                <w:rFonts w:ascii="Times New Roman" w:hAnsi="Times New Roman" w:cs="Times New Roman"/>
                <w:sz w:val="20"/>
                <w:szCs w:val="20"/>
              </w:rPr>
              <w:lastRenderedPageBreak/>
              <w:t>defined</w:t>
            </w:r>
          </w:p>
        </w:tc>
        <w:tc>
          <w:tcPr>
            <w:tcW w:w="1260" w:type="dxa"/>
            <w:shd w:val="clear" w:color="auto" w:fill="auto"/>
          </w:tcPr>
          <w:p w14:paraId="70BEAE37" w14:textId="74E1F829"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hint="eastAsia"/>
                <w:sz w:val="24"/>
                <w:szCs w:val="28"/>
              </w:rPr>
              <w:lastRenderedPageBreak/>
              <w:t>i</w:t>
            </w:r>
            <w:r w:rsidRPr="00B06E57">
              <w:rPr>
                <w:rFonts w:ascii="Times New Roman" w:hAnsi="Times New Roman" w:cs="Times New Roman"/>
                <w:sz w:val="24"/>
                <w:szCs w:val="28"/>
                <w:vertAlign w:val="subscript"/>
              </w:rPr>
              <w:t>corr</w:t>
            </w:r>
            <w:proofErr w:type="spellEnd"/>
            <w:r w:rsidRPr="00B06E57">
              <w:rPr>
                <w:rFonts w:ascii="Times New Roman" w:hAnsi="Times New Roman" w:cs="Times New Roman"/>
                <w:sz w:val="20"/>
                <w:szCs w:val="20"/>
              </w:rPr>
              <w:t xml:space="preserve"> </w:t>
            </w:r>
          </w:p>
        </w:tc>
        <w:tc>
          <w:tcPr>
            <w:tcW w:w="1170" w:type="dxa"/>
            <w:shd w:val="clear" w:color="auto" w:fill="auto"/>
          </w:tcPr>
          <w:p w14:paraId="5E2E64E5" w14:textId="21567333"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w:t>
            </w:r>
            <w:r w:rsidR="00761F22" w:rsidRPr="00B06E57">
              <w:rPr>
                <w:rFonts w:ascii="Times New Roman" w:hAnsi="Times New Roman" w:cs="Times New Roman"/>
                <w:sz w:val="20"/>
                <w:szCs w:val="20"/>
              </w:rPr>
              <w:lastRenderedPageBreak/>
              <w:t>(corrosion)</w:t>
            </w:r>
          </w:p>
        </w:tc>
        <w:tc>
          <w:tcPr>
            <w:tcW w:w="922" w:type="dxa"/>
            <w:shd w:val="clear" w:color="auto" w:fill="auto"/>
          </w:tcPr>
          <w:p w14:paraId="34E19B34" w14:textId="1BFA45B7"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MLP</w:t>
            </w:r>
          </w:p>
        </w:tc>
      </w:tr>
      <w:tr w:rsidR="00A46433" w:rsidRPr="00586C90" w14:paraId="187345B5"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C0DB90C" w14:textId="27AD5F57" w:rsidR="00A46433" w:rsidRPr="00B06E57" w:rsidRDefault="00A46433" w:rsidP="00A4643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mild 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63</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580C2FE" w14:textId="3286E16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construct-</w:t>
            </w:r>
            <w:proofErr w:type="spellStart"/>
            <w:r w:rsidRPr="00B06E57">
              <w:rPr>
                <w:rFonts w:ascii="Times New Roman" w:hAnsi="Times New Roman" w:cs="Times New Roman"/>
                <w:sz w:val="20"/>
                <w:szCs w:val="20"/>
              </w:rPr>
              <w:t>ional</w:t>
            </w:r>
            <w:proofErr w:type="spellEnd"/>
          </w:p>
        </w:tc>
        <w:tc>
          <w:tcPr>
            <w:tcW w:w="1620" w:type="dxa"/>
            <w:shd w:val="clear" w:color="auto" w:fill="auto"/>
          </w:tcPr>
          <w:p w14:paraId="465AD8F0" w14:textId="074C0CE7" w:rsidR="00A46433" w:rsidRPr="00B06E57" w:rsidDel="00B54D70"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resource </w:t>
            </w:r>
          </w:p>
        </w:tc>
        <w:tc>
          <w:tcPr>
            <w:tcW w:w="1350" w:type="dxa"/>
            <w:shd w:val="clear" w:color="auto" w:fill="auto"/>
          </w:tcPr>
          <w:p w14:paraId="67C58EF8" w14:textId="6ED2EF6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B06E57">
              <w:rPr>
                <w:rFonts w:ascii="Times New Roman" w:hAnsi="Times New Roman" w:cs="Times New Roman"/>
                <w:i/>
                <w:iCs/>
                <w:sz w:val="20"/>
                <w:szCs w:val="20"/>
              </w:rPr>
              <w:t>f, v, d</w:t>
            </w:r>
            <w:r w:rsidRPr="00B06E57" w:rsidDel="00B54D70">
              <w:rPr>
                <w:rFonts w:ascii="Times New Roman" w:hAnsi="Times New Roman" w:cs="Times New Roman"/>
                <w:i/>
                <w:iCs/>
                <w:sz w:val="20"/>
                <w:szCs w:val="20"/>
              </w:rPr>
              <w:t xml:space="preserve"> </w:t>
            </w:r>
            <w:r w:rsidRPr="00B06E57">
              <w:rPr>
                <w:rFonts w:ascii="Times New Roman" w:hAnsi="Times New Roman" w:cs="Times New Roman"/>
                <w:sz w:val="20"/>
                <w:szCs w:val="20"/>
              </w:rPr>
              <w:t>and</w:t>
            </w:r>
            <w:r w:rsidRPr="00B06E57">
              <w:rPr>
                <w:rFonts w:ascii="Times New Roman" w:hAnsi="Times New Roman" w:cs="Times New Roman"/>
                <w:i/>
                <w:iCs/>
                <w:sz w:val="20"/>
                <w:szCs w:val="20"/>
              </w:rPr>
              <w:t xml:space="preserve"> a</w:t>
            </w:r>
          </w:p>
        </w:tc>
        <w:tc>
          <w:tcPr>
            <w:tcW w:w="1170" w:type="dxa"/>
            <w:shd w:val="clear" w:color="auto" w:fill="auto"/>
          </w:tcPr>
          <w:p w14:paraId="210AB44F" w14:textId="2D36A17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gaussian </w:t>
            </w:r>
          </w:p>
        </w:tc>
        <w:tc>
          <w:tcPr>
            <w:tcW w:w="1260" w:type="dxa"/>
            <w:shd w:val="clear" w:color="auto" w:fill="auto"/>
          </w:tcPr>
          <w:p w14:paraId="32B409F9" w14:textId="23DC959E"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w:t>
            </w:r>
            <w:r w:rsidRPr="00B06E57">
              <w:rPr>
                <w:rFonts w:ascii="Times New Roman" w:hAnsi="Times New Roman" w:cs="Times New Roman"/>
                <w:sz w:val="20"/>
                <w:szCs w:val="20"/>
                <w:vertAlign w:val="subscript"/>
              </w:rPr>
              <w:t>a</w:t>
            </w:r>
          </w:p>
        </w:tc>
        <w:tc>
          <w:tcPr>
            <w:tcW w:w="1170" w:type="dxa"/>
            <w:shd w:val="clear" w:color="auto" w:fill="auto"/>
          </w:tcPr>
          <w:p w14:paraId="3FEF760A" w14:textId="446F5484"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 (</w:t>
            </w:r>
            <w:proofErr w:type="spellStart"/>
            <w:r w:rsidR="00166663">
              <w:rPr>
                <w:rFonts w:ascii="Times New Roman" w:hAnsi="Times New Roman" w:cs="Times New Roman"/>
                <w:sz w:val="20"/>
                <w:szCs w:val="20"/>
              </w:rPr>
              <w:t>tribologi-</w:t>
            </w:r>
            <w:r w:rsidRPr="00B06E57">
              <w:rPr>
                <w:rFonts w:ascii="Times New Roman" w:hAnsi="Times New Roman" w:cs="Times New Roman"/>
                <w:sz w:val="20"/>
                <w:szCs w:val="20"/>
              </w:rPr>
              <w:t>cal</w:t>
            </w:r>
            <w:proofErr w:type="spellEnd"/>
            <w:r w:rsidRPr="00B06E57">
              <w:rPr>
                <w:rFonts w:ascii="Times New Roman" w:hAnsi="Times New Roman" w:cs="Times New Roman"/>
                <w:sz w:val="20"/>
                <w:szCs w:val="20"/>
              </w:rPr>
              <w:t>)</w:t>
            </w:r>
          </w:p>
        </w:tc>
        <w:tc>
          <w:tcPr>
            <w:tcW w:w="922" w:type="dxa"/>
            <w:shd w:val="clear" w:color="auto" w:fill="auto"/>
          </w:tcPr>
          <w:p w14:paraId="60903CA4" w14:textId="74F564A9" w:rsidR="00A46433" w:rsidRPr="00586C90"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RBFNN</w:t>
            </w:r>
          </w:p>
        </w:tc>
      </w:tr>
      <w:tr w:rsidR="00F20476" w:rsidRPr="00586C90" w14:paraId="5C20E3E3"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945FA56" w14:textId="4DF0A955" w:rsidR="00F20476" w:rsidRPr="00B06E57" w:rsidRDefault="00F20476" w:rsidP="00F20476">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aluminum alloys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64</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CA176F5" w14:textId="0EAD75E4"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aeronautic and domestic </w:t>
            </w:r>
          </w:p>
        </w:tc>
        <w:tc>
          <w:tcPr>
            <w:tcW w:w="1620" w:type="dxa"/>
            <w:shd w:val="clear" w:color="auto" w:fill="auto"/>
          </w:tcPr>
          <w:p w14:paraId="2F17802F" w14:textId="45804ED7"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exposure</w:t>
            </w:r>
          </w:p>
        </w:tc>
        <w:tc>
          <w:tcPr>
            <w:tcW w:w="1350" w:type="dxa"/>
            <w:shd w:val="clear" w:color="auto" w:fill="auto"/>
          </w:tcPr>
          <w:p w14:paraId="1C6A3492" w14:textId="606483E5"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altitude, annual average temperature, average humidity, annual average sunshine and annual rainfall</w:t>
            </w:r>
          </w:p>
        </w:tc>
        <w:tc>
          <w:tcPr>
            <w:tcW w:w="1170" w:type="dxa"/>
            <w:shd w:val="clear" w:color="auto" w:fill="auto"/>
          </w:tcPr>
          <w:p w14:paraId="316F8DB9" w14:textId="70089679"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1F9CAD07" w14:textId="08FD0DED"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corrosion rate</w:t>
            </w:r>
          </w:p>
        </w:tc>
        <w:tc>
          <w:tcPr>
            <w:tcW w:w="1170" w:type="dxa"/>
            <w:shd w:val="clear" w:color="auto" w:fill="auto"/>
          </w:tcPr>
          <w:p w14:paraId="58A6AF92" w14:textId="0C8E3808"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0DAA5F91" w14:textId="0B24DC8F" w:rsidR="00F20476" w:rsidRPr="00586C90"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FB39F1" w:rsidRPr="00586C90" w14:paraId="68304B1A"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74D36DBA" w14:textId="37AAB9E9" w:rsidR="00FB39F1" w:rsidRPr="00B06E57" w:rsidRDefault="00FB39F1" w:rsidP="00FB39F1">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structural carbon 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65</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E2578D8" w14:textId="47829E0F"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387FF351" w14:textId="79DF86D6" w:rsidR="00FB39F1" w:rsidRPr="00B06E57" w:rsidDel="000C469A"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exposure</w:t>
            </w:r>
          </w:p>
        </w:tc>
        <w:tc>
          <w:tcPr>
            <w:tcW w:w="1350" w:type="dxa"/>
            <w:shd w:val="clear" w:color="auto" w:fill="auto"/>
          </w:tcPr>
          <w:p w14:paraId="2E99F579" w14:textId="55C8C2F0"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 RH, amount of precipitation, pH, </w:t>
            </w:r>
            <w:r w:rsidRPr="00B06E57">
              <w:rPr>
                <w:rFonts w:ascii="Times New Roman" w:hAnsi="Times New Roman" w:cs="Times New Roman" w:hint="eastAsia"/>
                <w:sz w:val="24"/>
                <w:szCs w:val="28"/>
              </w:rPr>
              <w:t>S</w:t>
            </w:r>
            <w:r w:rsidRPr="00B06E57">
              <w:rPr>
                <w:rFonts w:ascii="Times New Roman" w:hAnsi="Times New Roman" w:cs="Times New Roman"/>
                <w:sz w:val="24"/>
                <w:szCs w:val="28"/>
              </w:rPr>
              <w:t>O</w:t>
            </w:r>
            <w:r w:rsidRPr="00B06E57">
              <w:rPr>
                <w:rFonts w:ascii="Times New Roman" w:hAnsi="Times New Roman" w:cs="Times New Roman"/>
                <w:sz w:val="24"/>
                <w:szCs w:val="28"/>
                <w:vertAlign w:val="subscript"/>
              </w:rPr>
              <w:t>2</w:t>
            </w:r>
            <w:r w:rsidRPr="00B06E57">
              <w:rPr>
                <w:rFonts w:ascii="Times New Roman" w:hAnsi="Times New Roman" w:cs="Times New Roman"/>
                <w:sz w:val="20"/>
                <w:szCs w:val="20"/>
              </w:rPr>
              <w:t xml:space="preserve"> and TOE</w:t>
            </w:r>
          </w:p>
        </w:tc>
        <w:tc>
          <w:tcPr>
            <w:tcW w:w="1170" w:type="dxa"/>
            <w:shd w:val="clear" w:color="auto" w:fill="auto"/>
          </w:tcPr>
          <w:p w14:paraId="636AF84C" w14:textId="44766B1D"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19C4778B" w14:textId="7E4F9D9B"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corrosion weight loss</w:t>
            </w:r>
          </w:p>
        </w:tc>
        <w:tc>
          <w:tcPr>
            <w:tcW w:w="1170" w:type="dxa"/>
            <w:shd w:val="clear" w:color="auto" w:fill="auto"/>
          </w:tcPr>
          <w:p w14:paraId="212AD39C" w14:textId="0E2CD901"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0304BF6C" w14:textId="264260C3" w:rsidR="00FB39F1" w:rsidRPr="00586C90" w:rsidRDefault="00166663"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tr w:rsidR="00A46433" w:rsidRPr="00586C90" w14:paraId="69813CBF"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FBE1F7B" w14:textId="1322A3A7" w:rsidR="00A46433" w:rsidRPr="00B06E57" w:rsidRDefault="00A46433" w:rsidP="00A4643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AA3004 aluminum alloy </w:t>
            </w:r>
            <w:r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43</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BCA85E7" w14:textId="14A5AEC8"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49B52971" w14:textId="2CA5B4B3"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hint="eastAsia"/>
                <w:sz w:val="20"/>
                <w:szCs w:val="20"/>
              </w:rPr>
              <w:t>hot rolling, cold rolling and annealing</w:t>
            </w:r>
            <w:r w:rsidRPr="00B06E57">
              <w:rPr>
                <w:rFonts w:ascii="Times New Roman" w:hAnsi="Times New Roman" w:cs="Times New Roman"/>
                <w:sz w:val="20"/>
                <w:szCs w:val="20"/>
              </w:rPr>
              <w:t xml:space="preserve"> processes</w:t>
            </w:r>
          </w:p>
        </w:tc>
        <w:tc>
          <w:tcPr>
            <w:tcW w:w="1350" w:type="dxa"/>
            <w:shd w:val="clear" w:color="auto" w:fill="auto"/>
          </w:tcPr>
          <w:p w14:paraId="037FCF0E" w14:textId="1FA64BC3"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the ratio of initial to final thicknesses, reduction, preheating time and temperature, finish rolling temperature and the final annealing</w:t>
            </w:r>
            <w:r w:rsidRPr="00B06E57">
              <w:rPr>
                <w:rFonts w:ascii="Times New Roman" w:hAnsi="Times New Roman" w:cs="Times New Roman"/>
                <w:sz w:val="20"/>
                <w:szCs w:val="20"/>
              </w:rPr>
              <w:br/>
              <w:t>temperature</w:t>
            </w:r>
          </w:p>
        </w:tc>
        <w:tc>
          <w:tcPr>
            <w:tcW w:w="1170" w:type="dxa"/>
            <w:shd w:val="clear" w:color="auto" w:fill="auto"/>
          </w:tcPr>
          <w:p w14:paraId="59370149" w14:textId="7B5E619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(logistic)</w:t>
            </w:r>
          </w:p>
        </w:tc>
        <w:tc>
          <w:tcPr>
            <w:tcW w:w="1260" w:type="dxa"/>
            <w:shd w:val="clear" w:color="auto" w:fill="auto"/>
          </w:tcPr>
          <w:p w14:paraId="2E392603" w14:textId="0149AD8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YS, El, UTS,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B06E57">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auto"/>
          </w:tcPr>
          <w:p w14:paraId="6174086B" w14:textId="29A71B6A"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3B73EE14" w14:textId="5AA39304" w:rsidR="00A46433" w:rsidRPr="00586C90" w:rsidRDefault="0016666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tr w:rsidR="00A46433" w:rsidRPr="00586C90" w14:paraId="57975FF0"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E04502B" w14:textId="4A6CC1C3" w:rsidR="00A46433" w:rsidRPr="00B06E57" w:rsidRDefault="00A46433" w:rsidP="00A46433">
            <w:pPr>
              <w:widowControl w:val="0"/>
              <w:spacing w:after="0"/>
              <w:rPr>
                <w:rFonts w:ascii="Times New Roman" w:hAnsi="Times New Roman" w:cs="Times New Roman"/>
                <w:sz w:val="20"/>
                <w:szCs w:val="20"/>
              </w:rPr>
            </w:pPr>
            <w:bookmarkStart w:id="130" w:name="_Hlk3132756"/>
            <w:r w:rsidRPr="00B06E57">
              <w:rPr>
                <w:rFonts w:ascii="Times New Roman" w:hAnsi="Times New Roman" w:cs="Times New Roman"/>
                <w:sz w:val="20"/>
                <w:szCs w:val="20"/>
              </w:rPr>
              <w:t xml:space="preserve">steel strip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66</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68440DD" w14:textId="5A6A688C"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machinery </w:t>
            </w:r>
          </w:p>
        </w:tc>
        <w:tc>
          <w:tcPr>
            <w:tcW w:w="1620" w:type="dxa"/>
            <w:shd w:val="clear" w:color="auto" w:fill="auto"/>
          </w:tcPr>
          <w:p w14:paraId="179D0535" w14:textId="5518B8BA"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HP hydraulic descaling operation</w:t>
            </w:r>
          </w:p>
        </w:tc>
        <w:tc>
          <w:tcPr>
            <w:tcW w:w="1350" w:type="dxa"/>
            <w:shd w:val="clear" w:color="auto" w:fill="auto"/>
          </w:tcPr>
          <w:p w14:paraId="3AB91D73" w14:textId="4603B755"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spray pressure, water</w:t>
            </w:r>
            <w:r w:rsidRPr="00B06E57">
              <w:rPr>
                <w:rFonts w:ascii="Times New Roman" w:hAnsi="Times New Roman" w:cs="Times New Roman"/>
                <w:sz w:val="20"/>
                <w:szCs w:val="20"/>
              </w:rPr>
              <w:br/>
              <w:t>flowrate, spray angle and vertical spray height</w:t>
            </w:r>
          </w:p>
        </w:tc>
        <w:tc>
          <w:tcPr>
            <w:tcW w:w="1170" w:type="dxa"/>
            <w:shd w:val="clear" w:color="auto" w:fill="auto"/>
          </w:tcPr>
          <w:p w14:paraId="6AABA356" w14:textId="23CD5C86"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linear, sigmoidal (hyperbolic tangent)</w:t>
            </w:r>
          </w:p>
        </w:tc>
        <w:tc>
          <w:tcPr>
            <w:tcW w:w="1260" w:type="dxa"/>
            <w:shd w:val="clear" w:color="auto" w:fill="auto"/>
          </w:tcPr>
          <w:p w14:paraId="55A5FCEC" w14:textId="14B21AAE"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spray impact</w:t>
            </w:r>
          </w:p>
        </w:tc>
        <w:tc>
          <w:tcPr>
            <w:tcW w:w="1170" w:type="dxa"/>
            <w:shd w:val="clear" w:color="auto" w:fill="auto"/>
          </w:tcPr>
          <w:p w14:paraId="5BE4CC0A" w14:textId="0AD38821"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73748175" w14:textId="1188B782" w:rsidR="00A46433" w:rsidRPr="00586C90" w:rsidRDefault="0016666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bookmarkEnd w:id="130"/>
      <w:tr w:rsidR="00A46433" w:rsidRPr="00586C90" w14:paraId="09A18AFA"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65484C88" w14:textId="73B39895" w:rsidR="00A46433" w:rsidRPr="00B06E57" w:rsidRDefault="00A46433" w:rsidP="00A46433">
            <w:pPr>
              <w:widowControl w:val="0"/>
              <w:rPr>
                <w:rFonts w:ascii="Times New Roman" w:hAnsi="Times New Roman" w:cs="Times New Roman"/>
                <w:sz w:val="20"/>
                <w:szCs w:val="20"/>
              </w:rPr>
            </w:pPr>
            <w:proofErr w:type="spellStart"/>
            <w:r w:rsidRPr="00B06E57">
              <w:rPr>
                <w:rFonts w:ascii="Times New Roman" w:hAnsi="Times New Roman" w:cs="Times New Roman"/>
                <w:sz w:val="20"/>
                <w:szCs w:val="20"/>
              </w:rPr>
              <w:lastRenderedPageBreak/>
              <w:t>aluminium</w:t>
            </w:r>
            <w:proofErr w:type="spellEnd"/>
            <w:r w:rsidRPr="00B06E57">
              <w:rPr>
                <w:rFonts w:ascii="Times New Roman" w:hAnsi="Times New Roman" w:cs="Times New Roman"/>
                <w:sz w:val="20"/>
                <w:szCs w:val="20"/>
              </w:rPr>
              <w:t xml:space="preserve">-based, particulate-reinforced metal matrix composites (MMCs)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67</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1ACEF26" w14:textId="4BE7743F"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36953A9A" w14:textId="0EC0D025"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stirr</w:t>
            </w:r>
            <w:proofErr w:type="spellEnd"/>
            <w:r w:rsidRPr="00B06E57">
              <w:rPr>
                <w:rFonts w:ascii="Times New Roman" w:hAnsi="Times New Roman" w:cs="Times New Roman"/>
                <w:sz w:val="20"/>
                <w:szCs w:val="20"/>
              </w:rPr>
              <w:t xml:space="preserve"> casting process</w:t>
            </w:r>
          </w:p>
        </w:tc>
        <w:tc>
          <w:tcPr>
            <w:tcW w:w="1350" w:type="dxa"/>
            <w:shd w:val="clear" w:color="auto" w:fill="auto"/>
          </w:tcPr>
          <w:p w14:paraId="025F544F" w14:textId="7DDD871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different </w:t>
            </w:r>
            <w:proofErr w:type="spellStart"/>
            <w:r w:rsidRPr="00B06E57">
              <w:rPr>
                <w:rFonts w:ascii="Times New Roman" w:hAnsi="Times New Roman" w:cs="Times New Roman"/>
                <w:sz w:val="20"/>
                <w:szCs w:val="20"/>
              </w:rPr>
              <w:t>SiC</w:t>
            </w:r>
            <w:proofErr w:type="spellEnd"/>
            <w:r w:rsidRPr="00B06E57">
              <w:rPr>
                <w:rFonts w:ascii="Times New Roman" w:hAnsi="Times New Roman" w:cs="Times New Roman"/>
                <w:sz w:val="20"/>
                <w:szCs w:val="20"/>
              </w:rPr>
              <w:t xml:space="preserve"> (µm) particle size ranges</w:t>
            </w:r>
          </w:p>
        </w:tc>
        <w:tc>
          <w:tcPr>
            <w:tcW w:w="1170" w:type="dxa"/>
            <w:shd w:val="clear" w:color="auto" w:fill="auto"/>
          </w:tcPr>
          <w:p w14:paraId="1E320376" w14:textId="6A10E5F3" w:rsidR="00A46433" w:rsidRPr="00B06E57" w:rsidRDefault="00F81FF6"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w:t>
            </w:r>
            <w:r w:rsidR="00A46433" w:rsidRPr="00B06E57">
              <w:rPr>
                <w:rFonts w:ascii="Times New Roman" w:hAnsi="Times New Roman" w:cs="Times New Roman"/>
                <w:sz w:val="20"/>
                <w:szCs w:val="20"/>
              </w:rPr>
              <w:t>igmoid</w:t>
            </w:r>
            <w:r w:rsidRPr="00B06E57">
              <w:rPr>
                <w:rFonts w:ascii="Times New Roman" w:hAnsi="Times New Roman" w:cs="Times New Roman"/>
                <w:sz w:val="20"/>
                <w:szCs w:val="20"/>
              </w:rPr>
              <w:t>al (logistic)</w:t>
            </w:r>
          </w:p>
        </w:tc>
        <w:tc>
          <w:tcPr>
            <w:tcW w:w="1260" w:type="dxa"/>
            <w:shd w:val="clear" w:color="auto" w:fill="auto"/>
          </w:tcPr>
          <w:p w14:paraId="7FBB9883" w14:textId="7777777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density and tensile strengths</w:t>
            </w:r>
          </w:p>
        </w:tc>
        <w:tc>
          <w:tcPr>
            <w:tcW w:w="1170" w:type="dxa"/>
            <w:shd w:val="clear" w:color="auto" w:fill="auto"/>
          </w:tcPr>
          <w:p w14:paraId="5AD6D7D8" w14:textId="701A1AF3"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7F2355DA" w14:textId="6066BE8B" w:rsidR="00A46433" w:rsidRPr="00586C90"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2D6A74" w:rsidRPr="00586C90" w14:paraId="25AB127E"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55D5930" w14:textId="0C95EB25" w:rsidR="002D6A74" w:rsidRPr="00B06E57" w:rsidRDefault="002D6A74" w:rsidP="002D6A74">
            <w:pPr>
              <w:widowControl w:val="0"/>
              <w:rPr>
                <w:rFonts w:ascii="Times New Roman" w:hAnsi="Times New Roman" w:cs="Times New Roman"/>
                <w:sz w:val="20"/>
                <w:szCs w:val="20"/>
              </w:rPr>
            </w:pPr>
            <w:r w:rsidRPr="00B06E57">
              <w:rPr>
                <w:rFonts w:ascii="Times New Roman" w:hAnsi="Times New Roman" w:cs="Times New Roman"/>
                <w:sz w:val="20"/>
                <w:szCs w:val="20"/>
              </w:rPr>
              <w:t>IN625 alloy</w:t>
            </w:r>
            <w:r w:rsidRPr="00B06E57">
              <w:rPr>
                <w:rFonts w:ascii="Times New Roman" w:hAnsi="Times New Roman" w:cs="Times New Roman"/>
                <w:b w:val="0"/>
                <w:bCs w:val="0"/>
                <w:sz w:val="20"/>
                <w:szCs w:val="20"/>
              </w:rPr>
              <w:t xml:space="preserve"> </w:t>
            </w:r>
            <w:r w:rsidRPr="00B06E57">
              <w:rPr>
                <w:rFonts w:ascii="Times New Roman" w:hAnsi="Times New Roman" w:cs="Times New Roman"/>
                <w:noProof/>
                <w:sz w:val="20"/>
                <w:szCs w:val="20"/>
              </w:rPr>
              <w:fldChar w:fldCharType="begin"/>
            </w:r>
            <w:r w:rsidR="004C7582" w:rsidRPr="00B06E57">
              <w:rPr>
                <w:rFonts w:ascii="Times New Roman" w:hAnsi="Times New Roman" w:cs="Times New Roman"/>
                <w:noProof/>
                <w:sz w:val="20"/>
                <w:szCs w:val="20"/>
              </w:rPr>
              <w:instrText xml:space="preserve"> ADDIN EN.CITE &lt;EndNote&gt;&lt;Cite&gt;&lt;Author&gt;Montakhab&lt;/Author&gt;&lt;Year&gt;2010&lt;/Year&gt;&lt;RecNum&gt;654&lt;/RecNum&gt;&lt;DisplayText&gt;[29]&lt;/DisplayText&gt;&lt;record&gt;&lt;rec-number&gt;654&lt;/rec-number&gt;&lt;foreign-keys&gt;&lt;key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B06E57">
              <w:rPr>
                <w:rFonts w:ascii="Times New Roman" w:hAnsi="Times New Roman" w:cs="Times New Roman"/>
                <w:noProof/>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29</w:t>
            </w:r>
            <w:r w:rsidR="004C7582" w:rsidRPr="00B06E57">
              <w:rPr>
                <w:rFonts w:ascii="Times New Roman" w:hAnsi="Times New Roman" w:cs="Times New Roman"/>
                <w:noProof/>
                <w:sz w:val="20"/>
                <w:szCs w:val="20"/>
              </w:rPr>
              <w:t>]</w:t>
            </w:r>
            <w:r w:rsidRPr="00B06E57">
              <w:rPr>
                <w:rFonts w:ascii="Times New Roman" w:hAnsi="Times New Roman" w:cs="Times New Roman"/>
                <w:noProof/>
                <w:sz w:val="20"/>
                <w:szCs w:val="20"/>
              </w:rPr>
              <w:fldChar w:fldCharType="end"/>
            </w:r>
          </w:p>
        </w:tc>
        <w:tc>
          <w:tcPr>
            <w:tcW w:w="1080" w:type="dxa"/>
            <w:shd w:val="clear" w:color="auto" w:fill="auto"/>
          </w:tcPr>
          <w:p w14:paraId="39333B0A" w14:textId="52A0EC0E"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19CA0F0A" w14:textId="17270D8D"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
            </w:pPr>
            <w:r w:rsidRPr="00B06E57">
              <w:rPr>
                <w:rFonts w:ascii="Times New Roman" w:hAnsi="Times New Roman" w:cs="Times New Roman"/>
                <w:sz w:val="20"/>
                <w:szCs w:val="20"/>
              </w:rPr>
              <w:t>data collection from reliable resource</w:t>
            </w:r>
          </w:p>
        </w:tc>
        <w:tc>
          <w:tcPr>
            <w:tcW w:w="1350" w:type="dxa"/>
            <w:shd w:val="clear" w:color="auto" w:fill="auto"/>
          </w:tcPr>
          <w:p w14:paraId="7D6CB5BD" w14:textId="0371CC7A"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SR and strain</w:t>
            </w:r>
          </w:p>
        </w:tc>
        <w:tc>
          <w:tcPr>
            <w:tcW w:w="1170" w:type="dxa"/>
            <w:shd w:val="clear" w:color="auto" w:fill="auto"/>
          </w:tcPr>
          <w:p w14:paraId="4E84FBF6" w14:textId="23F06812"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and logistic)</w:t>
            </w:r>
          </w:p>
        </w:tc>
        <w:tc>
          <w:tcPr>
            <w:tcW w:w="1260" w:type="dxa"/>
            <w:shd w:val="clear" w:color="auto" w:fill="auto"/>
          </w:tcPr>
          <w:p w14:paraId="5EC2E036" w14:textId="77777777"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flow stress</w:t>
            </w:r>
          </w:p>
        </w:tc>
        <w:tc>
          <w:tcPr>
            <w:tcW w:w="1170" w:type="dxa"/>
            <w:shd w:val="clear" w:color="auto" w:fill="auto"/>
          </w:tcPr>
          <w:p w14:paraId="75205B45" w14:textId="3488C8A0"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755A563B" w14:textId="1F54B7CA" w:rsidR="002D6A74" w:rsidRPr="00586C90"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A46433" w:rsidRPr="00586C90" w14:paraId="6A8F8C80"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EF12565" w14:textId="0EAB8A58" w:rsidR="00A46433" w:rsidRPr="00B06E57" w:rsidRDefault="00A46433" w:rsidP="00A46433">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mild 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68</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4346150" w14:textId="696A2C2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chemical and industrial </w:t>
            </w:r>
          </w:p>
        </w:tc>
        <w:tc>
          <w:tcPr>
            <w:tcW w:w="1620" w:type="dxa"/>
            <w:shd w:val="clear" w:color="auto" w:fill="auto"/>
          </w:tcPr>
          <w:p w14:paraId="761D5210" w14:textId="6F19FC16" w:rsidR="00A46433" w:rsidRPr="00B06E57" w:rsidRDefault="000411D2"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e</w:t>
            </w:r>
            <w:r w:rsidR="00620A56" w:rsidRPr="00B06E57">
              <w:rPr>
                <w:rFonts w:ascii="Times New Roman" w:hAnsi="Times New Roman" w:cs="Times New Roman"/>
                <w:sz w:val="20"/>
                <w:szCs w:val="20"/>
              </w:rPr>
              <w:t xml:space="preserve">lectrochemical </w:t>
            </w:r>
            <w:r w:rsidRPr="00B06E57">
              <w:rPr>
                <w:rFonts w:ascii="Times New Roman" w:hAnsi="Times New Roman" w:cs="Times New Roman"/>
                <w:sz w:val="20"/>
                <w:szCs w:val="20"/>
              </w:rPr>
              <w:t>testing</w:t>
            </w:r>
          </w:p>
          <w:p w14:paraId="293689D4" w14:textId="6654FFA8"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18864129" w14:textId="77AFAAC0"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Hammett constants, dipole moment,</w:t>
            </w:r>
            <w:r w:rsidRPr="00B06E57">
              <w:rPr>
                <w:rFonts w:ascii="Times New Roman" w:hAnsi="Times New Roman" w:cs="Times New Roman"/>
                <w:sz w:val="20"/>
                <w:szCs w:val="20"/>
              </w:rPr>
              <w:br/>
              <w:t>HOMO energy, LUMO energy, energy gap, molecular area and volume</w:t>
            </w:r>
          </w:p>
        </w:tc>
        <w:tc>
          <w:tcPr>
            <w:tcW w:w="1170" w:type="dxa"/>
            <w:shd w:val="clear" w:color="auto" w:fill="auto"/>
          </w:tcPr>
          <w:p w14:paraId="717E888D" w14:textId="0E9781C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w:t>
            </w:r>
            <w:r w:rsidR="00F10D36" w:rsidRPr="00B06E57">
              <w:rPr>
                <w:rFonts w:ascii="Times New Roman" w:hAnsi="Times New Roman" w:cs="Times New Roman"/>
                <w:sz w:val="20"/>
                <w:szCs w:val="20"/>
              </w:rPr>
              <w:t>al</w:t>
            </w:r>
          </w:p>
        </w:tc>
        <w:tc>
          <w:tcPr>
            <w:tcW w:w="1260" w:type="dxa"/>
            <w:shd w:val="clear" w:color="auto" w:fill="auto"/>
          </w:tcPr>
          <w:p w14:paraId="1E496E14" w14:textId="7777777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corrosion inhibitor efficiency</w:t>
            </w:r>
          </w:p>
        </w:tc>
        <w:tc>
          <w:tcPr>
            <w:tcW w:w="1170" w:type="dxa"/>
            <w:shd w:val="clear" w:color="auto" w:fill="auto"/>
          </w:tcPr>
          <w:p w14:paraId="0210BBA1" w14:textId="5FB7CBA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06E57">
              <w:rPr>
                <w:rFonts w:ascii="Times New Roman" w:hAnsi="Times New Roman" w:cs="Times New Roman"/>
                <w:sz w:val="20"/>
                <w:szCs w:val="20"/>
              </w:rPr>
              <w:t>chemical (corrosion)</w:t>
            </w:r>
          </w:p>
        </w:tc>
        <w:tc>
          <w:tcPr>
            <w:tcW w:w="922" w:type="dxa"/>
            <w:shd w:val="clear" w:color="auto" w:fill="auto"/>
          </w:tcPr>
          <w:p w14:paraId="56FAB21B" w14:textId="457FD5CA" w:rsidR="00A46433" w:rsidRPr="00586C90"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A46433" w:rsidRPr="00586C90" w14:paraId="22CCD7B5"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00E016A" w14:textId="62837FA1" w:rsidR="00A46433" w:rsidRPr="00B06E57" w:rsidRDefault="00F10D36" w:rsidP="00A46433">
            <w:pPr>
              <w:widowControl w:val="0"/>
              <w:rPr>
                <w:rFonts w:ascii="Times New Roman" w:hAnsi="Times New Roman" w:cs="Times New Roman"/>
                <w:sz w:val="20"/>
                <w:szCs w:val="20"/>
              </w:rPr>
            </w:pPr>
            <w:r w:rsidRPr="00B06E57">
              <w:rPr>
                <w:rFonts w:ascii="Times New Roman" w:hAnsi="Times New Roman" w:cs="Times New Roman"/>
                <w:sz w:val="20"/>
                <w:szCs w:val="20"/>
              </w:rPr>
              <w:t>s</w:t>
            </w:r>
            <w:r w:rsidR="00A46433" w:rsidRPr="00B06E57">
              <w:rPr>
                <w:rFonts w:ascii="Times New Roman" w:hAnsi="Times New Roman" w:cs="Times New Roman"/>
                <w:sz w:val="20"/>
                <w:szCs w:val="20"/>
              </w:rPr>
              <w:t>and</w:t>
            </w:r>
            <w:r w:rsidRPr="00B06E57">
              <w:rPr>
                <w:rFonts w:ascii="Times New Roman" w:hAnsi="Times New Roman" w:cs="Times New Roman"/>
                <w:sz w:val="20"/>
                <w:szCs w:val="20"/>
              </w:rPr>
              <w:t>-</w:t>
            </w:r>
            <w:proofErr w:type="spellStart"/>
            <w:r w:rsidR="00A46433" w:rsidRPr="00B06E57">
              <w:rPr>
                <w:rFonts w:ascii="Times New Roman" w:hAnsi="Times New Roman" w:cs="Times New Roman"/>
                <w:sz w:val="20"/>
                <w:szCs w:val="20"/>
              </w:rPr>
              <w:t>crete</w:t>
            </w:r>
            <w:proofErr w:type="spellEnd"/>
            <w:r w:rsidR="00A46433" w:rsidRPr="00B06E57">
              <w:rPr>
                <w:rFonts w:ascii="Times New Roman" w:hAnsi="Times New Roman" w:cs="Times New Roman"/>
                <w:sz w:val="20"/>
                <w:szCs w:val="20"/>
              </w:rPr>
              <w:t xml:space="preserve"> materials </w:t>
            </w:r>
            <w:r w:rsidR="00A46433" w:rsidRPr="00B06E57">
              <w:rPr>
                <w:rFonts w:ascii="Times New Roman" w:hAnsi="Times New Roman" w:cs="Times New Roman"/>
                <w:sz w:val="20"/>
                <w:szCs w:val="20"/>
              </w:rPr>
              <w:fldChar w:fldCharType="begin"/>
            </w:r>
            <w:r w:rsidR="003211D9">
              <w:rPr>
                <w:rFonts w:ascii="Times New Roman" w:hAnsi="Times New Roman" w:cs="Times New Roman"/>
                <w:sz w:val="20"/>
                <w:szCs w:val="20"/>
              </w:rPr>
              <w:instrText xml:space="preserve"> ADDIN EN.CITE &lt;EndNote&gt;&lt;Cite&gt;&lt;Author&gt;Asteris&lt;/Author&gt;&lt;Year&gt;2017&lt;/Year&gt;&lt;RecNum&gt;31&lt;/RecNum&gt;&lt;DisplayText&gt;[31]&lt;/DisplayText&gt;&lt;record&gt;&lt;rec-number&gt;31&lt;/rec-number&gt;&lt;foreign-keys&gt;&lt;key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A46433"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31</w:t>
            </w:r>
            <w:r w:rsidR="004C7582" w:rsidRPr="00B06E57">
              <w:rPr>
                <w:rFonts w:ascii="Times New Roman" w:hAnsi="Times New Roman" w:cs="Times New Roman"/>
                <w:noProof/>
                <w:sz w:val="20"/>
                <w:szCs w:val="20"/>
              </w:rPr>
              <w:t>]</w:t>
            </w:r>
            <w:r w:rsidR="00A46433" w:rsidRPr="00B06E57">
              <w:rPr>
                <w:rFonts w:ascii="Times New Roman" w:hAnsi="Times New Roman" w:cs="Times New Roman"/>
                <w:sz w:val="20"/>
                <w:szCs w:val="20"/>
              </w:rPr>
              <w:fldChar w:fldCharType="end"/>
            </w:r>
          </w:p>
        </w:tc>
        <w:tc>
          <w:tcPr>
            <w:tcW w:w="1080" w:type="dxa"/>
            <w:shd w:val="clear" w:color="auto" w:fill="auto"/>
          </w:tcPr>
          <w:p w14:paraId="5458FD19" w14:textId="2641D7D4"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construct-</w:t>
            </w:r>
            <w:proofErr w:type="spellStart"/>
            <w:r w:rsidRPr="00B06E57">
              <w:rPr>
                <w:rFonts w:ascii="Times New Roman" w:hAnsi="Times New Roman" w:cs="Times New Roman"/>
                <w:sz w:val="20"/>
                <w:szCs w:val="20"/>
              </w:rPr>
              <w:t>ional</w:t>
            </w:r>
            <w:proofErr w:type="spellEnd"/>
          </w:p>
        </w:tc>
        <w:tc>
          <w:tcPr>
            <w:tcW w:w="1620" w:type="dxa"/>
            <w:shd w:val="clear" w:color="auto" w:fill="auto"/>
          </w:tcPr>
          <w:p w14:paraId="02ECD0B6" w14:textId="77777777"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uniaxial compression</w:t>
            </w:r>
          </w:p>
          <w:p w14:paraId="6BF0C6B7" w14:textId="66AF7E30" w:rsidR="00A46433" w:rsidRPr="00B06E57" w:rsidDel="00D617E0" w:rsidRDefault="00A46433" w:rsidP="00A46433">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74F28DC2" w14:textId="20F3B0F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W/B,</w:t>
            </w:r>
            <w:r w:rsidRPr="00B06E57">
              <w:rPr>
                <w:rFonts w:ascii="Times New Roman" w:hAnsi="Times New Roman" w:cs="Times New Roman"/>
                <w:sz w:val="20"/>
                <w:szCs w:val="20"/>
              </w:rPr>
              <w:br/>
              <w:t xml:space="preserve">MK, B, SP and </w:t>
            </w:r>
            <w:r w:rsidRPr="00B06E57">
              <w:rPr>
                <w:rFonts w:ascii="Times New Roman" w:hAnsi="Times New Roman" w:cs="Times New Roman"/>
                <w:sz w:val="20"/>
                <w:szCs w:val="20"/>
              </w:rPr>
              <w:br/>
              <w:t>UV</w:t>
            </w:r>
          </w:p>
        </w:tc>
        <w:tc>
          <w:tcPr>
            <w:tcW w:w="1170" w:type="dxa"/>
            <w:shd w:val="clear" w:color="auto" w:fill="auto"/>
          </w:tcPr>
          <w:p w14:paraId="183537FA" w14:textId="6815CC59"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(logistic and hyperbolic tangent)</w:t>
            </w:r>
          </w:p>
        </w:tc>
        <w:tc>
          <w:tcPr>
            <w:tcW w:w="1260" w:type="dxa"/>
            <w:shd w:val="clear" w:color="auto" w:fill="auto"/>
          </w:tcPr>
          <w:p w14:paraId="4CB125E5" w14:textId="74137866"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compressive strength, </w:t>
            </w:r>
            <w:r w:rsidR="006D029A" w:rsidRPr="00B06E57">
              <w:rPr>
                <w:rFonts w:ascii="Times New Roman" w:hAnsi="Times New Roman" w:cs="Times New Roman"/>
                <w:sz w:val="20"/>
                <w:szCs w:val="20"/>
              </w:rPr>
              <w:t>m</w:t>
            </w:r>
            <w:r w:rsidRPr="00B06E57">
              <w:rPr>
                <w:rFonts w:ascii="Times New Roman" w:hAnsi="Times New Roman" w:cs="Times New Roman"/>
                <w:sz w:val="20"/>
                <w:szCs w:val="20"/>
              </w:rPr>
              <w:t xml:space="preserve">odulus of </w:t>
            </w:r>
            <w:r w:rsidR="006D029A" w:rsidRPr="00B06E57">
              <w:rPr>
                <w:rFonts w:ascii="Times New Roman" w:hAnsi="Times New Roman" w:cs="Times New Roman"/>
                <w:sz w:val="20"/>
                <w:szCs w:val="20"/>
              </w:rPr>
              <w:t>e</w:t>
            </w:r>
            <w:r w:rsidRPr="00B06E57">
              <w:rPr>
                <w:rFonts w:ascii="Times New Roman" w:hAnsi="Times New Roman" w:cs="Times New Roman"/>
                <w:sz w:val="20"/>
                <w:szCs w:val="20"/>
              </w:rPr>
              <w:t>lasticity</w:t>
            </w:r>
          </w:p>
        </w:tc>
        <w:tc>
          <w:tcPr>
            <w:tcW w:w="1170" w:type="dxa"/>
            <w:shd w:val="clear" w:color="auto" w:fill="auto"/>
          </w:tcPr>
          <w:p w14:paraId="4307A53F" w14:textId="3D9DEE0C"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175B40AC" w14:textId="3FD80CA1" w:rsidR="00A46433" w:rsidRPr="00586C90"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2C31DB" w:rsidRPr="00586C90" w14:paraId="34900FEA"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77C10B3" w14:textId="241BCBE3" w:rsidR="002C31DB" w:rsidRPr="00B06E57" w:rsidRDefault="002C31DB" w:rsidP="002C31DB">
            <w:pPr>
              <w:widowControl w:val="0"/>
              <w:rPr>
                <w:rFonts w:ascii="Times New Roman" w:hAnsi="Times New Roman" w:cs="Times New Roman"/>
                <w:sz w:val="20"/>
                <w:szCs w:val="20"/>
              </w:rPr>
            </w:pPr>
            <w:bookmarkStart w:id="131" w:name="_Hlk3150438"/>
            <w:r w:rsidRPr="00B06E57">
              <w:rPr>
                <w:rFonts w:ascii="Times New Roman" w:hAnsi="Times New Roman" w:cs="Times New Roman"/>
                <w:sz w:val="20"/>
                <w:szCs w:val="20"/>
              </w:rPr>
              <w:t xml:space="preserve">structural carbon steel </w:t>
            </w:r>
            <w:r w:rsidRPr="00B06E57">
              <w:rPr>
                <w:rFonts w:ascii="Times New Roman" w:hAnsi="Times New Roman" w:cs="Times New Roman"/>
                <w:sz w:val="20"/>
                <w:szCs w:val="20"/>
              </w:rPr>
              <w:fldChar w:fldCharType="begin"/>
            </w:r>
            <w:r w:rsidR="00624E74" w:rsidRPr="00B06E57">
              <w:rPr>
                <w:rFonts w:ascii="Times New Roman" w:hAnsi="Times New Roman" w:cs="Times New Roman"/>
                <w:sz w:val="20"/>
                <w:szCs w:val="20"/>
              </w:rPr>
              <w:instrText xml:space="preserve"> ADDIN EN.CITE &lt;EndNote&gt;&lt;Cite&gt;&lt;Author&gt;Seidl&lt;/Author&gt;&lt;Year&gt;2012&lt;/Year&gt;&lt;RecNum&gt;657&lt;/RecNum&gt;&lt;DisplayText&gt;[37]&lt;/DisplayText&gt;&lt;record&gt;&lt;rec-number&gt;657&lt;/rec-number&gt;&lt;foreign-keys&gt;&lt;key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B06E57">
              <w:rPr>
                <w:rFonts w:ascii="Times New Roman" w:hAnsi="Times New Roman" w:cs="Times New Roman"/>
                <w:sz w:val="20"/>
                <w:szCs w:val="20"/>
              </w:rPr>
              <w:fldChar w:fldCharType="separate"/>
            </w:r>
            <w:r w:rsidR="00624E74"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37</w:t>
            </w:r>
            <w:r w:rsidR="00624E74"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D99639D" w14:textId="2BF6F6DF"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34C18134" w14:textId="33096CCB" w:rsidR="002C31DB" w:rsidRPr="00B06E57" w:rsidDel="002D5460"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exposure</w:t>
            </w:r>
          </w:p>
        </w:tc>
        <w:tc>
          <w:tcPr>
            <w:tcW w:w="1350" w:type="dxa"/>
            <w:shd w:val="clear" w:color="auto" w:fill="auto"/>
          </w:tcPr>
          <w:p w14:paraId="608F6DE7" w14:textId="0E085E98"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 </w:t>
            </w:r>
            <w:proofErr w:type="gramStart"/>
            <w:r w:rsidRPr="00B06E57">
              <w:rPr>
                <w:rFonts w:ascii="Times New Roman" w:hAnsi="Times New Roman" w:cs="Times New Roman"/>
                <w:sz w:val="20"/>
                <w:szCs w:val="20"/>
              </w:rPr>
              <w:t>RH</w:t>
            </w:r>
            <w:r w:rsidRPr="00B06E57" w:rsidDel="0087276F">
              <w:rPr>
                <w:rFonts w:ascii="Times New Roman" w:hAnsi="Times New Roman" w:cs="Times New Roman"/>
                <w:sz w:val="20"/>
                <w:szCs w:val="20"/>
              </w:rPr>
              <w:t xml:space="preserve"> </w:t>
            </w:r>
            <w:r w:rsidRPr="00B06E57">
              <w:rPr>
                <w:rFonts w:ascii="Times New Roman" w:hAnsi="Times New Roman" w:cs="Times New Roman"/>
                <w:sz w:val="20"/>
                <w:szCs w:val="20"/>
              </w:rPr>
              <w:t>,</w:t>
            </w:r>
            <w:proofErr w:type="gramEnd"/>
            <w:r w:rsidRPr="00B06E57">
              <w:rPr>
                <w:rFonts w:ascii="Times New Roman" w:hAnsi="Times New Roman" w:cs="Times New Roman"/>
                <w:sz w:val="20"/>
                <w:szCs w:val="20"/>
              </w:rPr>
              <w:t xml:space="preserve"> precipitation, pH, </w:t>
            </w:r>
            <w:r w:rsidRPr="00B06E57">
              <w:rPr>
                <w:rFonts w:ascii="Times New Roman" w:hAnsi="Times New Roman" w:cs="Times New Roman" w:hint="eastAsia"/>
                <w:sz w:val="24"/>
                <w:szCs w:val="28"/>
              </w:rPr>
              <w:t>S</w:t>
            </w:r>
            <w:r w:rsidRPr="00B06E57">
              <w:rPr>
                <w:rFonts w:ascii="Times New Roman" w:hAnsi="Times New Roman" w:cs="Times New Roman"/>
                <w:sz w:val="24"/>
                <w:szCs w:val="28"/>
              </w:rPr>
              <w:t>O</w:t>
            </w:r>
            <w:r w:rsidRPr="00B06E57">
              <w:rPr>
                <w:rFonts w:ascii="Times New Roman" w:hAnsi="Times New Roman" w:cs="Times New Roman"/>
                <w:sz w:val="24"/>
                <w:szCs w:val="28"/>
                <w:vertAlign w:val="subscript"/>
              </w:rPr>
              <w:t>2</w:t>
            </w:r>
            <w:r w:rsidRPr="00B06E57">
              <w:rPr>
                <w:rFonts w:ascii="Times New Roman" w:hAnsi="Times New Roman" w:cs="Times New Roman"/>
                <w:sz w:val="20"/>
                <w:szCs w:val="20"/>
              </w:rPr>
              <w:t xml:space="preserve"> and TOE</w:t>
            </w:r>
          </w:p>
        </w:tc>
        <w:tc>
          <w:tcPr>
            <w:tcW w:w="1170" w:type="dxa"/>
            <w:shd w:val="clear" w:color="auto" w:fill="auto"/>
          </w:tcPr>
          <w:p w14:paraId="79781806" w14:textId="7D2AFC18"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0F3E879B" w14:textId="5FC2D0F1"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corrosion weight loss</w:t>
            </w:r>
          </w:p>
        </w:tc>
        <w:tc>
          <w:tcPr>
            <w:tcW w:w="1170" w:type="dxa"/>
            <w:shd w:val="clear" w:color="auto" w:fill="auto"/>
          </w:tcPr>
          <w:p w14:paraId="6CE50EA9" w14:textId="53534EB4"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2CBE56CC" w14:textId="77777777"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2A7062EE" w14:textId="1D8879F6" w:rsidR="00615DF0" w:rsidRPr="00586C90" w:rsidRDefault="00615DF0"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bookmarkEnd w:id="131"/>
      <w:tr w:rsidR="002C31DB" w:rsidRPr="00586C90" w14:paraId="2C5771AB"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5BF5A7A" w14:textId="4160468E" w:rsidR="002C31DB" w:rsidRPr="00B06E57" w:rsidRDefault="002C31DB" w:rsidP="002C31DB">
            <w:pPr>
              <w:widowControl w:val="0"/>
              <w:rPr>
                <w:rFonts w:ascii="Times New Roman" w:hAnsi="Times New Roman" w:cs="Times New Roman"/>
                <w:sz w:val="20"/>
                <w:szCs w:val="20"/>
              </w:rPr>
            </w:pPr>
            <w:proofErr w:type="spellStart"/>
            <w:r w:rsidRPr="00B06E57">
              <w:rPr>
                <w:rFonts w:ascii="Times New Roman" w:hAnsi="Times New Roman" w:cs="Times New Roman"/>
                <w:sz w:val="20"/>
                <w:szCs w:val="20"/>
              </w:rPr>
              <w:t>Ti</w:t>
            </w:r>
            <w:proofErr w:type="spellEnd"/>
            <w:r w:rsidRPr="00B06E57">
              <w:rPr>
                <w:rFonts w:ascii="Times New Roman" w:hAnsi="Times New Roman" w:cs="Times New Roman"/>
                <w:sz w:val="20"/>
                <w:szCs w:val="20"/>
              </w:rPr>
              <w:t xml:space="preserve">–6Al–4V alloy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69</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8FEC552" w14:textId="5D517E09"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143E6C2E" w14:textId="77777777"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turning process</w:t>
            </w:r>
          </w:p>
          <w:p w14:paraId="05ADBCD4" w14:textId="77777777" w:rsidR="002C31DB" w:rsidRPr="00B06E57" w:rsidDel="00F00283"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10E4D42D" w14:textId="5E45B123"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 t, v</w:t>
            </w:r>
          </w:p>
        </w:tc>
        <w:tc>
          <w:tcPr>
            <w:tcW w:w="1170" w:type="dxa"/>
            <w:shd w:val="clear" w:color="auto" w:fill="auto"/>
          </w:tcPr>
          <w:p w14:paraId="35AC7FB7" w14:textId="39FF5049"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35AC6041" w14:textId="32A963C2"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w:t>
            </w:r>
            <w:r w:rsidRPr="00B06E57">
              <w:rPr>
                <w:rFonts w:ascii="Times New Roman" w:hAnsi="Times New Roman" w:cs="Times New Roman"/>
                <w:sz w:val="20"/>
                <w:szCs w:val="20"/>
                <w:vertAlign w:val="subscript"/>
              </w:rPr>
              <w:t>a</w:t>
            </w:r>
          </w:p>
        </w:tc>
        <w:tc>
          <w:tcPr>
            <w:tcW w:w="1170" w:type="dxa"/>
            <w:shd w:val="clear" w:color="auto" w:fill="auto"/>
          </w:tcPr>
          <w:p w14:paraId="30F5701C" w14:textId="2E099316" w:rsidR="002C31DB" w:rsidRPr="00B06E57" w:rsidRDefault="00430142" w:rsidP="00430142">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2C31DB" w:rsidRPr="00B06E57">
              <w:rPr>
                <w:rFonts w:ascii="Times New Roman" w:hAnsi="Times New Roman" w:cs="Times New Roman"/>
                <w:sz w:val="20"/>
                <w:szCs w:val="20"/>
              </w:rPr>
              <w:t>echanical(</w:t>
            </w:r>
            <w:r w:rsidRPr="00B06E57">
              <w:rPr>
                <w:rFonts w:ascii="Times New Roman" w:hAnsi="Times New Roman" w:cs="Times New Roman"/>
                <w:sz w:val="20"/>
                <w:szCs w:val="20"/>
              </w:rPr>
              <w:t>t</w:t>
            </w:r>
            <w:r w:rsidR="002C31DB" w:rsidRPr="00B06E57">
              <w:rPr>
                <w:rFonts w:ascii="Times New Roman" w:hAnsi="Times New Roman" w:cs="Times New Roman"/>
                <w:sz w:val="20"/>
                <w:szCs w:val="20"/>
              </w:rPr>
              <w:t>ribological)</w:t>
            </w:r>
          </w:p>
        </w:tc>
        <w:tc>
          <w:tcPr>
            <w:tcW w:w="922" w:type="dxa"/>
            <w:shd w:val="clear" w:color="auto" w:fill="auto"/>
          </w:tcPr>
          <w:p w14:paraId="4E4A8433" w14:textId="77777777"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52DABB7C" w14:textId="17BBA551" w:rsidR="00615DF0" w:rsidRPr="00586C90" w:rsidRDefault="00615DF0"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2C31DB" w:rsidRPr="00586C90" w14:paraId="48EC52D0" w14:textId="77777777" w:rsidTr="0098142B">
        <w:trPr>
          <w:trHeight w:val="1412"/>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1B07CFF" w14:textId="28ED82F0" w:rsidR="002C31DB" w:rsidRPr="00B06E57" w:rsidRDefault="002C31DB" w:rsidP="002C31DB">
            <w:pPr>
              <w:widowControl w:val="0"/>
              <w:rPr>
                <w:rFonts w:ascii="Times New Roman" w:hAnsi="Times New Roman" w:cs="Times New Roman"/>
                <w:sz w:val="20"/>
                <w:szCs w:val="20"/>
              </w:rPr>
            </w:pPr>
            <w:r w:rsidRPr="00B06E57">
              <w:rPr>
                <w:rFonts w:ascii="Times New Roman" w:hAnsi="Times New Roman" w:cs="Times New Roman"/>
                <w:sz w:val="20"/>
                <w:szCs w:val="20"/>
              </w:rPr>
              <w:lastRenderedPageBreak/>
              <w:t xml:space="preserve">carbon steel manganese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r w:rsidR="00E408A6" w:rsidRPr="00B06E57">
              <w:rPr>
                <w:rFonts w:ascii="Times New Roman" w:hAnsi="Times New Roman" w:cs="Times New Roman"/>
                <w:noProof/>
                <w:sz w:val="20"/>
                <w:szCs w:val="20"/>
              </w:rPr>
              <w:t>70</w:t>
            </w:r>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AB80E3D" w14:textId="72588C0D"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petroche-mical</w:t>
            </w:r>
            <w:proofErr w:type="spellEnd"/>
          </w:p>
        </w:tc>
        <w:tc>
          <w:tcPr>
            <w:tcW w:w="1620" w:type="dxa"/>
            <w:shd w:val="clear" w:color="auto" w:fill="auto"/>
          </w:tcPr>
          <w:p w14:paraId="5572E1EE" w14:textId="2BBD9C68" w:rsidR="00907581" w:rsidRPr="00B06E57" w:rsidRDefault="00907581" w:rsidP="002C31DB">
            <w:pPr>
              <w:widowControl w:val="0"/>
              <w:cnfStyle w:val="000000000000" w:firstRow="0" w:lastRow="0" w:firstColumn="0" w:lastColumn="0" w:oddVBand="0" w:evenVBand="0" w:oddHBand="0" w:evenHBand="0" w:firstRowFirstColumn="0" w:firstRowLastColumn="0" w:lastRowFirstColumn="0" w:lastRowLastColumn="0"/>
              <w:rPr>
                <w:rFonts w:ascii="TimesNewRomanPSMT" w:hAnsi="TimesNewRomanPSMT" w:hint="eastAsia"/>
                <w:color w:val="242021"/>
                <w:sz w:val="20"/>
                <w:szCs w:val="20"/>
              </w:rPr>
            </w:pPr>
            <w:commentRangeStart w:id="132"/>
            <w:r w:rsidRPr="00B06E57">
              <w:rPr>
                <w:rFonts w:ascii="TimesNewRomanPSMT" w:hAnsi="TimesNewRomanPSMT"/>
                <w:color w:val="242021"/>
                <w:sz w:val="20"/>
                <w:szCs w:val="20"/>
              </w:rPr>
              <w:t>electrochemical impedance spectroscopy</w:t>
            </w:r>
            <w:commentRangeEnd w:id="132"/>
            <w:r w:rsidR="00374EDC">
              <w:rPr>
                <w:rStyle w:val="a6"/>
              </w:rPr>
              <w:commentReference w:id="132"/>
            </w:r>
          </w:p>
          <w:p w14:paraId="13964D11" w14:textId="093E9F03" w:rsidR="002C31DB" w:rsidRPr="00B06E57" w:rsidRDefault="00374EDC"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33" w:author="Ove Jason" w:date="2019-08-18T11:15:00Z">
              <w:r>
                <w:rPr>
                  <w:rFonts w:ascii="Times New Roman" w:hAnsi="Times New Roman" w:cs="Times New Roman" w:hint="eastAsia"/>
                  <w:sz w:val="20"/>
                  <w:szCs w:val="20"/>
                </w:rPr>
                <w:t>E</w:t>
              </w:r>
              <w:r>
                <w:rPr>
                  <w:rFonts w:ascii="Times New Roman" w:hAnsi="Times New Roman" w:cs="Times New Roman"/>
                  <w:sz w:val="20"/>
                  <w:szCs w:val="20"/>
                </w:rPr>
                <w:t>IS</w:t>
              </w:r>
            </w:ins>
          </w:p>
        </w:tc>
        <w:tc>
          <w:tcPr>
            <w:tcW w:w="1350" w:type="dxa"/>
            <w:shd w:val="clear" w:color="auto" w:fill="auto"/>
          </w:tcPr>
          <w:p w14:paraId="62071E90" w14:textId="40799B91"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time, T and inhibitor concentration</w:t>
            </w:r>
            <w:r w:rsidRPr="00B06E57">
              <w:rPr>
                <w:rFonts w:ascii="Times New Roman" w:hAnsi="Times New Roman" w:cs="Times New Roman" w:hint="eastAsia"/>
                <w:sz w:val="20"/>
                <w:szCs w:val="20"/>
              </w:rPr>
              <w:t xml:space="preserve"> </w:t>
            </w:r>
          </w:p>
        </w:tc>
        <w:tc>
          <w:tcPr>
            <w:tcW w:w="1170" w:type="dxa"/>
            <w:shd w:val="clear" w:color="auto" w:fill="auto"/>
          </w:tcPr>
          <w:p w14:paraId="462C6370" w14:textId="37B5A282"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gaussian </w:t>
            </w:r>
          </w:p>
        </w:tc>
        <w:tc>
          <w:tcPr>
            <w:tcW w:w="1260" w:type="dxa"/>
            <w:shd w:val="clear" w:color="auto" w:fill="auto"/>
          </w:tcPr>
          <w:p w14:paraId="2FEF9375" w14:textId="4E2828C5"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Zr</w:t>
            </w:r>
            <w:proofErr w:type="spellEnd"/>
            <w:r w:rsidRPr="00B06E57">
              <w:rPr>
                <w:rFonts w:ascii="Times New Roman" w:hAnsi="Times New Roman" w:cs="Times New Roman"/>
                <w:sz w:val="20"/>
                <w:szCs w:val="20"/>
              </w:rPr>
              <w:t xml:space="preserve"> and Zi</w:t>
            </w:r>
          </w:p>
        </w:tc>
        <w:tc>
          <w:tcPr>
            <w:tcW w:w="1170" w:type="dxa"/>
            <w:shd w:val="clear" w:color="auto" w:fill="auto"/>
          </w:tcPr>
          <w:p w14:paraId="14F8CC31" w14:textId="1BA8FE5D"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27BE41BA" w14:textId="75B0FBB5" w:rsidR="002C31DB" w:rsidRPr="00586C90"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RBFNN</w:t>
            </w:r>
          </w:p>
        </w:tc>
      </w:tr>
    </w:tbl>
    <w:p w14:paraId="781EEFE2" w14:textId="2B5D252B" w:rsidR="00166FB5" w:rsidRDefault="00166FB5" w:rsidP="00E0463D">
      <w:pPr>
        <w:widowControl w:val="0"/>
        <w:spacing w:after="0"/>
        <w:rPr>
          <w:noProof/>
        </w:rPr>
      </w:pPr>
    </w:p>
    <w:p w14:paraId="6B530F90" w14:textId="318579D8" w:rsidR="00CF1552" w:rsidRDefault="00BB5F6D" w:rsidP="00EC07F5">
      <w:pPr>
        <w:pStyle w:val="2"/>
        <w:spacing w:after="240"/>
        <w:rPr>
          <w:noProof/>
        </w:rPr>
      </w:pPr>
      <w:r>
        <w:rPr>
          <w:noProof/>
        </w:rPr>
        <w:t xml:space="preserve"> </w:t>
      </w:r>
      <w:r w:rsidR="00205DC2">
        <w:rPr>
          <w:noProof/>
        </w:rPr>
        <w:t xml:space="preserve">ANN for </w:t>
      </w:r>
      <w:r w:rsidR="00AC2B96">
        <w:rPr>
          <w:noProof/>
        </w:rPr>
        <w:t xml:space="preserve">Typical </w:t>
      </w:r>
      <w:r w:rsidR="00205DC2">
        <w:rPr>
          <w:noProof/>
        </w:rPr>
        <w:t xml:space="preserve">Materials </w:t>
      </w:r>
      <w:r w:rsidR="00205DC2" w:rsidRPr="0041599D">
        <w:rPr>
          <w:noProof/>
        </w:rPr>
        <w:t>Performance Prediction</w:t>
      </w:r>
    </w:p>
    <w:p w14:paraId="6C88E9EA" w14:textId="28691393"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s on a large number of variables that are in complex nonlinear relation with each other. ANN are empirical</w:t>
      </w:r>
      <w:ins w:id="134" w:author="Ove Jason" w:date="2019-08-18T11:20:00Z">
        <w:r w:rsidR="00250243">
          <w:rPr>
            <w:rFonts w:ascii="Times New Roman" w:hAnsi="Times New Roman" w:cs="Times New Roman"/>
            <w:noProof/>
            <w:sz w:val="24"/>
            <w:szCs w:val="24"/>
          </w:rPr>
          <w:t>??</w:t>
        </w:r>
      </w:ins>
      <w:r>
        <w:rPr>
          <w:rFonts w:ascii="Times New Roman" w:hAnsi="Times New Roman" w:cs="Times New Roman"/>
          <w:noProof/>
          <w:sz w:val="24"/>
          <w:szCs w:val="24"/>
        </w:rPr>
        <w:t xml:space="preserve">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w:t>
      </w:r>
      <w:del w:id="135" w:author="Ove Jason" w:date="2019-08-18T11:21:00Z">
        <w:r w:rsidDel="00250243">
          <w:rPr>
            <w:rFonts w:ascii="Times New Roman" w:hAnsi="Times New Roman" w:cs="Times New Roman"/>
            <w:noProof/>
            <w:sz w:val="24"/>
            <w:szCs w:val="24"/>
          </w:rPr>
          <w:delText xml:space="preserve">satisfy </w:delText>
        </w:r>
      </w:del>
      <w:ins w:id="136" w:author="Ove Jason" w:date="2019-08-18T11:21:00Z">
        <w:r w:rsidR="00250243">
          <w:rPr>
            <w:rFonts w:ascii="Times New Roman" w:hAnsi="Times New Roman" w:cs="Times New Roman"/>
            <w:noProof/>
            <w:sz w:val="24"/>
            <w:szCs w:val="24"/>
          </w:rPr>
          <w:t xml:space="preserve">fix/solve?? </w:t>
        </w:r>
      </w:ins>
      <w:r>
        <w:rPr>
          <w:rFonts w:ascii="Times New Roman" w:hAnsi="Times New Roman" w:cs="Times New Roman"/>
          <w:noProof/>
          <w:sz w:val="24"/>
          <w:szCs w:val="24"/>
        </w:rPr>
        <w:t xml:space="preserve">complex problems in materials </w:t>
      </w:r>
      <w:r>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&lt;EndNote&gt;&lt;Cite&gt;&lt;Author&gt;Zhang&lt;/Author&gt;&lt;Year&gt;2007&lt;/Year&gt;&lt;RecNum&gt;7&lt;/RecNum&gt;&lt;DisplayText&gt;[71]&lt;/DisplayText&gt;&lt;record&gt;&lt;rec-number&gt;7&lt;/rec-number&gt;&lt;foreign-keys&gt;&lt;key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71</w:t>
      </w:r>
      <w:r w:rsidR="00620C59">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00246761">
        <w:rPr>
          <w:rFonts w:ascii="Times New Roman" w:hAnsi="Times New Roman" w:cs="Times New Roman"/>
          <w:noProof/>
          <w:sz w:val="24"/>
          <w:szCs w:val="24"/>
        </w:rPr>
        <w:t>mechanical</w:t>
      </w:r>
      <w:r w:rsidR="003E68CC">
        <w:rPr>
          <w:rFonts w:ascii="Times New Roman" w:hAnsi="Times New Roman" w:cs="Times New Roman"/>
          <w:noProof/>
          <w:sz w:val="24"/>
          <w:szCs w:val="24"/>
        </w:rPr>
        <w:t xml:space="preserve"> </w:t>
      </w:r>
      <w:r w:rsidR="003E68CC">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PjxSZWNOdW0+MTU8L1JlY051bT48RGlzcGxheVRleHQ+WzE2LCAyNSwgMzUsIDcyXTwvRGlzcGxh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3211D9">
        <w:rPr>
          <w:rFonts w:ascii="Times New Roman" w:hAnsi="Times New Roman" w:cs="Times New Roman"/>
          <w:noProof/>
          <w:sz w:val="24"/>
          <w:szCs w:val="24"/>
        </w:rPr>
        <w:instrText xml:space="preserve"> ADDIN EN.CITE </w:instrText>
      </w:r>
      <w:r w:rsidR="003211D9">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PjxSZWNOdW0+MTU8L1JlY051bT48RGlzcGxheVRleHQ+WzE2LCAyNSwgMzUsIDcyXTwvRGlzcGxh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3211D9">
        <w:rPr>
          <w:rFonts w:ascii="Times New Roman" w:hAnsi="Times New Roman" w:cs="Times New Roman"/>
          <w:noProof/>
          <w:sz w:val="24"/>
          <w:szCs w:val="24"/>
        </w:rPr>
        <w:instrText xml:space="preserve"> ADDIN EN.CITE.DATA </w:instrText>
      </w:r>
      <w:r w:rsidR="003211D9">
        <w:rPr>
          <w:rFonts w:ascii="Times New Roman" w:hAnsi="Times New Roman" w:cs="Times New Roman"/>
          <w:noProof/>
          <w:sz w:val="24"/>
          <w:szCs w:val="24"/>
        </w:rPr>
      </w:r>
      <w:r w:rsidR="003211D9">
        <w:rPr>
          <w:rFonts w:ascii="Times New Roman" w:hAnsi="Times New Roman" w:cs="Times New Roman"/>
          <w:noProof/>
          <w:sz w:val="24"/>
          <w:szCs w:val="24"/>
        </w:rPr>
        <w:fldChar w:fldCharType="end"/>
      </w:r>
      <w:r w:rsidR="003E68CC">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16</w:t>
      </w:r>
      <w:r w:rsidR="004C7582">
        <w:rPr>
          <w:rFonts w:ascii="Times New Roman" w:hAnsi="Times New Roman" w:cs="Times New Roman"/>
          <w:noProof/>
          <w:sz w:val="24"/>
          <w:szCs w:val="24"/>
        </w:rPr>
        <w:t xml:space="preserve">, </w:t>
      </w:r>
      <w:r w:rsidR="00E408A6">
        <w:rPr>
          <w:rFonts w:ascii="Times New Roman" w:hAnsi="Times New Roman" w:cs="Times New Roman"/>
          <w:noProof/>
          <w:sz w:val="24"/>
          <w:szCs w:val="24"/>
        </w:rPr>
        <w:t>25</w:t>
      </w:r>
      <w:r w:rsidR="004C7582">
        <w:rPr>
          <w:rFonts w:ascii="Times New Roman" w:hAnsi="Times New Roman" w:cs="Times New Roman"/>
          <w:noProof/>
          <w:sz w:val="24"/>
          <w:szCs w:val="24"/>
        </w:rPr>
        <w:t xml:space="preserve">, </w:t>
      </w:r>
      <w:r w:rsidR="00E408A6">
        <w:rPr>
          <w:rFonts w:ascii="Times New Roman" w:hAnsi="Times New Roman" w:cs="Times New Roman"/>
          <w:noProof/>
          <w:sz w:val="24"/>
          <w:szCs w:val="24"/>
        </w:rPr>
        <w:t>35</w:t>
      </w:r>
      <w:r w:rsidR="004C7582">
        <w:rPr>
          <w:rFonts w:ascii="Times New Roman" w:hAnsi="Times New Roman" w:cs="Times New Roman"/>
          <w:noProof/>
          <w:sz w:val="24"/>
          <w:szCs w:val="24"/>
        </w:rPr>
        <w:t xml:space="preserve">, </w:t>
      </w:r>
      <w:r w:rsidR="00E408A6">
        <w:rPr>
          <w:rFonts w:ascii="Times New Roman" w:hAnsi="Times New Roman" w:cs="Times New Roman"/>
          <w:noProof/>
          <w:sz w:val="24"/>
          <w:szCs w:val="24"/>
        </w:rPr>
        <w:t>72</w:t>
      </w:r>
      <w:r w:rsidR="004C7582">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E3265F">
        <w:rPr>
          <w:rFonts w:ascii="Times New Roman" w:hAnsi="Times New Roman" w:cs="Times New Roman" w:hint="eastAsia"/>
          <w:noProof/>
          <w:sz w:val="24"/>
          <w:szCs w:val="24"/>
        </w:rPr>
        <w:t>,</w:t>
      </w:r>
      <w:r w:rsidRPr="00A22183">
        <w:rPr>
          <w:rFonts w:ascii="Times New Roman" w:hAnsi="Times New Roman" w:cs="Times New Roman"/>
          <w:noProof/>
          <w:sz w:val="24"/>
          <w:szCs w:val="24"/>
        </w:rPr>
        <w:t xml:space="preserve"> tribological</w:t>
      </w:r>
      <w:ins w:id="137" w:author="Ove Jason" w:date="2019-08-18T11:25:00Z">
        <w:r w:rsidR="00250243">
          <w:rPr>
            <w:rFonts w:ascii="Times New Roman" w:hAnsi="Times New Roman" w:cs="Times New Roman"/>
            <w:noProof/>
            <w:sz w:val="24"/>
            <w:szCs w:val="24"/>
          </w:rPr>
          <w:t xml:space="preserve"> [ref ??]</w:t>
        </w:r>
      </w:ins>
      <w:ins w:id="138" w:author="Ove Jason" w:date="2019-08-18T11:24:00Z">
        <w:r w:rsidR="00250243">
          <w:rPr>
            <w:rFonts w:ascii="Times New Roman" w:hAnsi="Times New Roman" w:cs="Times New Roman"/>
            <w:noProof/>
            <w:sz w:val="24"/>
            <w:szCs w:val="24"/>
          </w:rPr>
          <w:t>,</w:t>
        </w:r>
      </w:ins>
      <w:r w:rsidRPr="00A22183">
        <w:rPr>
          <w:rFonts w:ascii="Times New Roman" w:hAnsi="Times New Roman" w:cs="Times New Roman"/>
          <w:noProof/>
          <w:sz w:val="24"/>
          <w:szCs w:val="24"/>
        </w:rPr>
        <w:t xml:space="preserve"> </w:t>
      </w:r>
      <w:r w:rsidR="00973C8D">
        <w:rPr>
          <w:rFonts w:ascii="Times New Roman" w:hAnsi="Times New Roman" w:cs="Times New Roman"/>
          <w:noProof/>
          <w:sz w:val="24"/>
          <w:szCs w:val="24"/>
        </w:rPr>
        <w:t xml:space="preserve">and wear </w:t>
      </w:r>
      <w:r w:rsidR="008E0F2C">
        <w:rPr>
          <w:rFonts w:ascii="Times New Roman" w:hAnsi="Times New Roman" w:cs="Times New Roman"/>
          <w:noProof/>
          <w:sz w:val="24"/>
          <w:szCs w:val="24"/>
        </w:rPr>
        <w:fldChar w:fldCharType="begin">
          <w:fldData xml:space="preserve">PEVuZE5vdGU+PENpdGU+PEF1dGhvcj5MaXVKaWU8L0F1dGhvcj48WWVhcj4yMDA3PC9ZZWFyPjxS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</w:fldData>
        </w:fldChar>
      </w:r>
      <w:r w:rsidR="003211D9">
        <w:rPr>
          <w:rFonts w:ascii="Times New Roman" w:hAnsi="Times New Roman" w:cs="Times New Roman"/>
          <w:noProof/>
          <w:sz w:val="24"/>
          <w:szCs w:val="24"/>
        </w:rPr>
        <w:instrText xml:space="preserve"> ADDIN EN.CITE </w:instrText>
      </w:r>
      <w:r w:rsidR="003211D9">
        <w:rPr>
          <w:rFonts w:ascii="Times New Roman" w:hAnsi="Times New Roman" w:cs="Times New Roman"/>
          <w:noProof/>
          <w:sz w:val="24"/>
          <w:szCs w:val="24"/>
        </w:rPr>
        <w:fldChar w:fldCharType="begin">
          <w:fldData xml:space="preserve">PEVuZE5vdGU+PENpdGU+PEF1dGhvcj5MaXVKaWU8L0F1dGhvcj48WWVhcj4yMDA3PC9ZZWFyPjxS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</w:fldData>
        </w:fldChar>
      </w:r>
      <w:r w:rsidR="003211D9">
        <w:rPr>
          <w:rFonts w:ascii="Times New Roman" w:hAnsi="Times New Roman" w:cs="Times New Roman"/>
          <w:noProof/>
          <w:sz w:val="24"/>
          <w:szCs w:val="24"/>
        </w:rPr>
        <w:instrText xml:space="preserve"> ADDIN EN.CITE.DATA </w:instrText>
      </w:r>
      <w:r w:rsidR="003211D9">
        <w:rPr>
          <w:rFonts w:ascii="Times New Roman" w:hAnsi="Times New Roman" w:cs="Times New Roman"/>
          <w:noProof/>
          <w:sz w:val="24"/>
          <w:szCs w:val="24"/>
        </w:rPr>
      </w:r>
      <w:r w:rsidR="003211D9">
        <w:rPr>
          <w:rFonts w:ascii="Times New Roman" w:hAnsi="Times New Roman" w:cs="Times New Roman"/>
          <w:noProof/>
          <w:sz w:val="24"/>
          <w:szCs w:val="24"/>
        </w:rPr>
        <w:fldChar w:fldCharType="end"/>
      </w:r>
      <w:r w:rsidR="008E0F2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73</w:t>
      </w:r>
      <w:r w:rsidR="00620C59">
        <w:rPr>
          <w:rFonts w:ascii="Times New Roman" w:hAnsi="Times New Roman" w:cs="Times New Roman"/>
          <w:noProof/>
          <w:sz w:val="24"/>
          <w:szCs w:val="24"/>
        </w:rPr>
        <w:t xml:space="preserve">, </w:t>
      </w:r>
      <w:r w:rsidR="00E408A6">
        <w:rPr>
          <w:rFonts w:ascii="Times New Roman" w:hAnsi="Times New Roman" w:cs="Times New Roman"/>
          <w:noProof/>
          <w:sz w:val="24"/>
          <w:szCs w:val="24"/>
        </w:rPr>
        <w:t>74</w:t>
      </w:r>
      <w:r w:rsidR="00620C59">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w:t>
      </w:r>
      <w:r w:rsidR="00973C8D">
        <w:rPr>
          <w:rFonts w:ascii="Times New Roman" w:hAnsi="Times New Roman" w:cs="Times New Roman"/>
          <w:noProof/>
          <w:sz w:val="24"/>
          <w:szCs w:val="24"/>
        </w:rPr>
        <w:t xml:space="preserve">chemical property in </w:t>
      </w:r>
      <w:r w:rsidRPr="00A22183">
        <w:rPr>
          <w:rFonts w:ascii="Times New Roman" w:hAnsi="Times New Roman" w:cs="Times New Roman"/>
          <w:noProof/>
          <w:sz w:val="24"/>
          <w:szCs w:val="24"/>
        </w:rPr>
        <w:t xml:space="preserve">corrosion related problems </w:t>
      </w:r>
      <w:r w:rsidRPr="00A22183">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ZWNOdW0+ODE8L1JlY051bT48RGlzcGxheVRleHQ+WzIyLCAyMywgNDQsIDc1LTc4XTwvRGlzcGxh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3211D9">
        <w:rPr>
          <w:rFonts w:ascii="Times New Roman" w:hAnsi="Times New Roman" w:cs="Times New Roman"/>
          <w:noProof/>
          <w:sz w:val="24"/>
          <w:szCs w:val="24"/>
        </w:rPr>
        <w:instrText xml:space="preserve"> ADDIN EN.CITE </w:instrText>
      </w:r>
      <w:r w:rsidR="003211D9">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ZWNOdW0+ODE8L1JlY051bT48RGlzcGxheVRleHQ+WzIyLCAyMywgNDQsIDc1LTc4XTwvRGlzcGxh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3211D9">
        <w:rPr>
          <w:rFonts w:ascii="Times New Roman" w:hAnsi="Times New Roman" w:cs="Times New Roman"/>
          <w:noProof/>
          <w:sz w:val="24"/>
          <w:szCs w:val="24"/>
        </w:rPr>
        <w:instrText xml:space="preserve"> ADDIN EN.CITE.DATA </w:instrText>
      </w:r>
      <w:r w:rsidR="003211D9">
        <w:rPr>
          <w:rFonts w:ascii="Times New Roman" w:hAnsi="Times New Roman" w:cs="Times New Roman"/>
          <w:noProof/>
          <w:sz w:val="24"/>
          <w:szCs w:val="24"/>
        </w:rPr>
      </w:r>
      <w:r w:rsidR="003211D9">
        <w:rPr>
          <w:rFonts w:ascii="Times New Roman" w:hAnsi="Times New Roman" w:cs="Times New Roman"/>
          <w:noProof/>
          <w:sz w:val="24"/>
          <w:szCs w:val="24"/>
        </w:rPr>
        <w:fldChar w:fldCharType="end"/>
      </w:r>
      <w:r w:rsidRPr="00A22183">
        <w:rPr>
          <w:rFonts w:ascii="Times New Roman" w:hAnsi="Times New Roman" w:cs="Times New Roman"/>
          <w:noProof/>
          <w:sz w:val="24"/>
          <w:szCs w:val="24"/>
        </w:rPr>
        <w:fldChar w:fldCharType="separate"/>
      </w:r>
      <w:r w:rsidR="003211D9">
        <w:rPr>
          <w:rFonts w:ascii="Times New Roman" w:hAnsi="Times New Roman" w:cs="Times New Roman"/>
          <w:noProof/>
          <w:sz w:val="24"/>
          <w:szCs w:val="24"/>
        </w:rPr>
        <w:t>[22, 23, 44, 75-78]</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w:t>
      </w:r>
      <w:ins w:id="139" w:author="Ove Jason" w:date="2019-08-18T11:26:00Z">
        <w:r w:rsidR="00250243">
          <w:rPr>
            <w:rFonts w:ascii="Times New Roman" w:hAnsi="Times New Roman" w:cs="Times New Roman"/>
            <w:sz w:val="24"/>
            <w:szCs w:val="24"/>
          </w:rPr>
          <w:t>,</w:t>
        </w:r>
      </w:ins>
      <w:r>
        <w:rPr>
          <w:rFonts w:ascii="Times New Roman" w:hAnsi="Times New Roman" w:cs="Times New Roman"/>
          <w:sz w:val="24"/>
          <w:szCs w:val="24"/>
        </w:rPr>
        <w:t xml:space="preserve"> such as corrosion test, tensile test, theoretical deterministic methods, metallographic corrosion characterization, mechanical testing</w:t>
      </w:r>
      <w:ins w:id="140" w:author="Ove Jason" w:date="2019-08-18T11:26:00Z">
        <w:r w:rsidR="00250243">
          <w:rPr>
            <w:rFonts w:ascii="Times New Roman" w:hAnsi="Times New Roman" w:cs="Times New Roman"/>
            <w:sz w:val="24"/>
            <w:szCs w:val="24"/>
          </w:rPr>
          <w:t>,</w:t>
        </w:r>
      </w:ins>
      <w:r>
        <w:rPr>
          <w:rFonts w:ascii="Times New Roman" w:hAnsi="Times New Roman" w:cs="Times New Roman"/>
          <w:sz w:val="24"/>
          <w:szCs w:val="24"/>
        </w:rPr>
        <w:t xml:space="preserve"> </w:t>
      </w:r>
      <w:del w:id="141" w:author="Ove Jason" w:date="2019-08-18T11:26:00Z">
        <w:r w:rsidDel="00250243">
          <w:rPr>
            <w:rFonts w:ascii="Times New Roman" w:hAnsi="Times New Roman" w:cs="Times New Roman"/>
            <w:sz w:val="24"/>
            <w:szCs w:val="24"/>
          </w:rPr>
          <w:delText>and AC</w:delText>
        </w:r>
      </w:del>
      <w:ins w:id="142" w:author="Ove Jason" w:date="2019-08-18T11:26:00Z">
        <w:r w:rsidR="00250243">
          <w:rPr>
            <w:rFonts w:ascii="Times New Roman" w:hAnsi="Times New Roman" w:cs="Times New Roman"/>
            <w:sz w:val="24"/>
            <w:szCs w:val="24"/>
          </w:rPr>
          <w:t>e</w:t>
        </w:r>
        <w:r w:rsidR="00250243" w:rsidRPr="00250243">
          <w:rPr>
            <w:rFonts w:ascii="Times New Roman" w:hAnsi="Times New Roman" w:cs="Times New Roman"/>
            <w:sz w:val="24"/>
            <w:szCs w:val="24"/>
          </w:rPr>
          <w:t>lectrochemical</w:t>
        </w:r>
      </w:ins>
      <w:r>
        <w:rPr>
          <w:rFonts w:ascii="Times New Roman" w:hAnsi="Times New Roman" w:cs="Times New Roman"/>
          <w:sz w:val="24"/>
          <w:szCs w:val="24"/>
        </w:rPr>
        <w:t xml:space="preserve">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6D548E95"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r w:rsidR="00973C8D">
        <w:rPr>
          <w:rFonts w:ascii="Times New Roman" w:hAnsi="Times New Roman" w:cs="Times New Roman"/>
          <w:sz w:val="24"/>
          <w:szCs w:val="24"/>
        </w:rPr>
        <w:t xml:space="preserve">three </w:t>
      </w:r>
      <w:r>
        <w:rPr>
          <w:rFonts w:ascii="Times New Roman" w:hAnsi="Times New Roman" w:cs="Times New Roman"/>
          <w:sz w:val="24"/>
          <w:szCs w:val="24"/>
        </w:rPr>
        <w:t xml:space="preserve">different </w:t>
      </w:r>
      <w:r w:rsidR="00973C8D">
        <w:rPr>
          <w:rFonts w:ascii="Times New Roman" w:hAnsi="Times New Roman" w:cs="Times New Roman"/>
          <w:sz w:val="24"/>
          <w:szCs w:val="24"/>
        </w:rPr>
        <w:t>properties</w:t>
      </w:r>
      <w:r>
        <w:rPr>
          <w:rFonts w:ascii="Times New Roman" w:hAnsi="Times New Roman" w:cs="Times New Roman"/>
          <w:sz w:val="24"/>
          <w:szCs w:val="24"/>
        </w:rPr>
        <w:t>.</w:t>
      </w:r>
    </w:p>
    <w:p w14:paraId="51EE2C03" w14:textId="0B305970" w:rsidR="00B022AB" w:rsidRPr="00525427" w:rsidRDefault="00B022AB" w:rsidP="000E604A">
      <w:pPr>
        <w:pStyle w:val="3"/>
        <w:spacing w:after="240"/>
      </w:pPr>
      <w:commentRangeStart w:id="143"/>
      <w:del w:id="144" w:author="Ove Jason" w:date="2019-08-18T11:14:00Z">
        <w:r w:rsidDel="00271CE7">
          <w:delText>Chemical</w:delText>
        </w:r>
        <w:r w:rsidR="00761F22" w:rsidRPr="00761F22" w:rsidDel="00271CE7">
          <w:delText xml:space="preserve"> (</w:delText>
        </w:r>
        <w:r w:rsidR="00761F22" w:rsidDel="00271CE7">
          <w:delText>C</w:delText>
        </w:r>
        <w:r w:rsidR="00761F22" w:rsidRPr="00761F22" w:rsidDel="00271CE7">
          <w:delText>orrosion)</w:delText>
        </w:r>
      </w:del>
      <w:ins w:id="145" w:author="Ove Jason" w:date="2019-08-18T11:14:00Z">
        <w:r w:rsidR="00271CE7">
          <w:t>Corrosion</w:t>
        </w:r>
      </w:ins>
      <w:r w:rsidR="00761F22">
        <w:t xml:space="preserve"> </w:t>
      </w:r>
      <w:r>
        <w:t>Property</w:t>
      </w:r>
      <w:commentRangeEnd w:id="143"/>
      <w:r w:rsidR="00E54B4E">
        <w:rPr>
          <w:rStyle w:val="a6"/>
          <w:rFonts w:ascii="Calibri" w:eastAsia="宋体" w:hAnsi="Calibri"/>
          <w:b w:val="0"/>
        </w:rPr>
        <w:commentReference w:id="143"/>
      </w:r>
    </w:p>
    <w:p w14:paraId="40CE84C7" w14:textId="2A00D64A"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commentRangeStart w:id="146"/>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by nature is known as corrosion.</w:t>
      </w:r>
      <w:commentRangeEnd w:id="146"/>
      <w:r w:rsidR="00BC635E">
        <w:rPr>
          <w:rStyle w:val="a6"/>
        </w:rPr>
        <w:commentReference w:id="146"/>
      </w:r>
      <w:r>
        <w:rPr>
          <w:rFonts w:ascii="Times New Roman" w:hAnsi="Times New Roman" w:cs="Times New Roman"/>
          <w:noProof/>
          <w:sz w:val="24"/>
          <w:szCs w:val="24"/>
        </w:rPr>
        <w:t xml:space="preserve">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ins w:id="147" w:author="Ove Jason" w:date="2019-08-18T12:03:00Z">
        <w:r w:rsidR="00573902">
          <w:rPr>
            <w:rFonts w:ascii="Times New Roman" w:hAnsi="Times New Roman" w:cs="Times New Roman"/>
            <w:noProof/>
            <w:sz w:val="24"/>
            <w:szCs w:val="24"/>
          </w:rPr>
          <w:t xml:space="preserve">the?? </w:t>
        </w:r>
      </w:ins>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w:t>
      </w:r>
      <w:ins w:id="148" w:author="Ove Jason" w:date="2019-08-18T12:03:00Z">
        <w:r w:rsidR="00573902">
          <w:rPr>
            <w:rFonts w:ascii="Times New Roman" w:hAnsi="Times New Roman" w:cs="Times New Roman"/>
            <w:noProof/>
            <w:sz w:val="24"/>
            <w:szCs w:val="24"/>
          </w:rPr>
          <w:t>,</w:t>
        </w:r>
      </w:ins>
      <w:r w:rsidR="007D7D4C" w:rsidRPr="000D69B3">
        <w:rPr>
          <w:rFonts w:ascii="Times New Roman" w:hAnsi="Times New Roman" w:cs="Times New Roman"/>
          <w:noProof/>
          <w:sz w:val="24"/>
          <w:szCs w:val="24"/>
        </w:rPr>
        <w:t xml:space="preserve">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w:t>
      </w:r>
      <w:ins w:id="149" w:author="Ove Jason" w:date="2019-08-18T12:03:00Z">
        <w:r w:rsidR="00573902">
          <w:rPr>
            <w:rFonts w:ascii="Times New Roman" w:hAnsi="Times New Roman" w:cs="Times New Roman"/>
            <w:noProof/>
            <w:sz w:val="24"/>
            <w:szCs w:val="24"/>
          </w:rPr>
          <w:t>,</w:t>
        </w:r>
      </w:ins>
      <w:r w:rsidR="006528C9" w:rsidRPr="000D69B3">
        <w:rPr>
          <w:rFonts w:ascii="Times New Roman" w:hAnsi="Times New Roman" w:cs="Times New Roman"/>
          <w:noProof/>
          <w:sz w:val="24"/>
          <w:szCs w:val="24"/>
        </w:rPr>
        <w:t xml:space="preserve"> and aluminum</w:t>
      </w:r>
      <w:r w:rsidR="006528C9">
        <w:rPr>
          <w:rFonts w:ascii="Times New Roman" w:hAnsi="Times New Roman" w:cs="Times New Roman"/>
          <w:noProof/>
          <w:sz w:val="24"/>
          <w:szCs w:val="24"/>
        </w:rPr>
        <w:t xml:space="preserve"> were </w:t>
      </w:r>
      <w:del w:id="150" w:author="Ove Jason" w:date="2019-08-18T12:03:00Z">
        <w:r w:rsidR="006528C9" w:rsidDel="00573902">
          <w:rPr>
            <w:rFonts w:ascii="Times New Roman" w:hAnsi="Times New Roman" w:cs="Times New Roman"/>
            <w:noProof/>
            <w:sz w:val="24"/>
            <w:szCs w:val="24"/>
          </w:rPr>
          <w:delText xml:space="preserve">respectively </w:delText>
        </w:r>
      </w:del>
      <w:r w:rsidR="006528C9">
        <w:rPr>
          <w:rFonts w:ascii="Times New Roman" w:hAnsi="Times New Roman" w:cs="Times New Roman"/>
          <w:noProof/>
          <w:sz w:val="24"/>
          <w:szCs w:val="24"/>
        </w:rPr>
        <w:t xml:space="preserve">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ins w:id="151" w:author="Ove Jason" w:date="2019-08-18T12:03:00Z">
        <w:r w:rsidR="00573902">
          <w:rPr>
            <w:rFonts w:ascii="Times New Roman" w:hAnsi="Times New Roman" w:cs="Times New Roman"/>
            <w:noProof/>
            <w:sz w:val="24"/>
            <w:szCs w:val="24"/>
          </w:rPr>
          <w:t>,</w:t>
        </w:r>
      </w:ins>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ins w:id="152" w:author="Ove Jason" w:date="2019-08-18T12:04:00Z">
        <w:r w:rsidR="00573902">
          <w:rPr>
            <w:rFonts w:ascii="Times New Roman" w:hAnsi="Times New Roman" w:cs="Times New Roman"/>
            <w:noProof/>
            <w:sz w:val="24"/>
            <w:szCs w:val="24"/>
          </w:rPr>
          <w:t>,</w:t>
        </w:r>
      </w:ins>
      <w:ins w:id="153" w:author="Ove Jason" w:date="2019-08-18T12:03:00Z">
        <w:r w:rsidR="00573902" w:rsidRPr="00573902">
          <w:rPr>
            <w:rFonts w:ascii="Times New Roman" w:hAnsi="Times New Roman" w:cs="Times New Roman"/>
            <w:noProof/>
            <w:sz w:val="24"/>
            <w:szCs w:val="24"/>
          </w:rPr>
          <w:t xml:space="preserve"> </w:t>
        </w:r>
        <w:r w:rsidR="00573902">
          <w:rPr>
            <w:rFonts w:ascii="Times New Roman" w:hAnsi="Times New Roman" w:cs="Times New Roman"/>
            <w:noProof/>
            <w:sz w:val="24"/>
            <w:szCs w:val="24"/>
          </w:rPr>
          <w:t>respectively</w:t>
        </w:r>
      </w:ins>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ins w:id="154" w:author="Ove Jason" w:date="2019-08-18T12:06:00Z">
        <w:r w:rsidR="006102AE">
          <w:rPr>
            <w:rFonts w:ascii="Times New Roman" w:hAnsi="Times New Roman" w:cs="Times New Roman"/>
            <w:sz w:val="24"/>
            <w:szCs w:val="28"/>
          </w:rPr>
          <w:t xml:space="preserve"> or</w:t>
        </w:r>
      </w:ins>
      <w:r w:rsidR="00990898" w:rsidRPr="00DA721F" w:rsidDel="00990898">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t>ANN</w:t>
      </w:r>
      <w:ins w:id="155" w:author="Ove Jason" w:date="2019-08-18T12:06:00Z">
        <w:r w:rsidR="006102AE">
          <w:rPr>
            <w:rFonts w:ascii="Times New Roman" w:hAnsi="Times New Roman" w:cs="Times New Roman"/>
            <w:noProof/>
            <w:sz w:val="24"/>
            <w:szCs w:val="24"/>
          </w:rPr>
          <w:t>??</w:t>
        </w:r>
      </w:ins>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 et al.</w:t>
      </w:r>
      <w:r w:rsidR="00CB5EAF">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lastRenderedPageBreak/>
        <w:fldChar w:fldCharType="begin"/>
      </w:r>
      <w:r w:rsidR="004C7582">
        <w:rPr>
          <w:rFonts w:ascii="Times New Roman" w:hAnsi="Times New Roman" w:cs="Times New Roman"/>
          <w:noProof/>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22</w:t>
      </w:r>
      <w:r w:rsidR="004C7582">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nd intermediate layer</w:t>
      </w:r>
      <w:ins w:id="156" w:author="Ove Jason" w:date="2019-08-18T12:06:00Z">
        <w:r w:rsidR="006102AE">
          <w:rPr>
            <w:rFonts w:ascii="Times New Roman" w:hAnsi="Times New Roman" w:cs="Times New Roman"/>
            <w:noProof/>
            <w:sz w:val="24"/>
            <w:szCs w:val="24"/>
          </w:rPr>
          <w:t>,</w:t>
        </w:r>
      </w:ins>
      <w:r w:rsidR="00734DDC">
        <w:rPr>
          <w:rFonts w:ascii="Times New Roman" w:hAnsi="Times New Roman" w:cs="Times New Roman"/>
          <w:noProof/>
          <w:sz w:val="24"/>
          <w:szCs w:val="24"/>
        </w:rPr>
        <w:t xml:space="preserve"> by using </w:t>
      </w:r>
      <w:r w:rsidR="00205DC2">
        <w:rPr>
          <w:rFonts w:ascii="Times New Roman" w:hAnsi="Times New Roman" w:cs="Times New Roman"/>
          <w:noProof/>
          <w:sz w:val="24"/>
          <w:szCs w:val="24"/>
        </w:rPr>
        <w:t>Levenberg–Marquardt backpropagation training algorithm</w:t>
      </w:r>
      <w:del w:id="157" w:author="Ove Jason" w:date="2019-08-18T12:06:00Z">
        <w:r w:rsidR="00DA721F" w:rsidDel="006102AE">
          <w:rPr>
            <w:rFonts w:ascii="Times New Roman" w:hAnsi="Times New Roman" w:cs="Times New Roman"/>
            <w:noProof/>
            <w:sz w:val="24"/>
            <w:szCs w:val="24"/>
          </w:rPr>
          <w:delText>,</w:delText>
        </w:r>
      </w:del>
      <w:r w:rsidR="00DA721F">
        <w:rPr>
          <w:rFonts w:ascii="Times New Roman" w:hAnsi="Times New Roman" w:cs="Times New Roman"/>
          <w:noProof/>
          <w:sz w:val="24"/>
          <w:szCs w:val="24"/>
        </w:rPr>
        <w:t xml:space="preserve">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w:t>
      </w:r>
      <w:del w:id="158" w:author="Ove Jason" w:date="2019-08-18T12:07:00Z">
        <w:r w:rsidR="00DA721F" w:rsidDel="006102AE">
          <w:rPr>
            <w:rFonts w:ascii="Times New Roman" w:hAnsi="Times New Roman" w:cs="Times New Roman"/>
            <w:noProof/>
            <w:sz w:val="24"/>
            <w:szCs w:val="24"/>
          </w:rPr>
          <w:delText xml:space="preserve"> </w:delText>
        </w:r>
        <w:r w:rsidR="00F02083" w:rsidDel="006102AE">
          <w:rPr>
            <w:rFonts w:ascii="Times New Roman" w:hAnsi="Times New Roman" w:cs="Times New Roman"/>
            <w:noProof/>
            <w:sz w:val="24"/>
            <w:szCs w:val="24"/>
          </w:rPr>
          <w:delText>included</w:delText>
        </w:r>
        <w:r w:rsidR="000E604A" w:rsidDel="006102AE">
          <w:rPr>
            <w:rFonts w:ascii="Times New Roman" w:hAnsi="Times New Roman" w:cs="Times New Roman" w:hint="eastAsia"/>
            <w:noProof/>
            <w:sz w:val="24"/>
            <w:szCs w:val="24"/>
          </w:rPr>
          <w:delText xml:space="preserve"> </w:delText>
        </w:r>
        <w:r w:rsidR="00DA721F" w:rsidDel="006102AE">
          <w:rPr>
            <w:rFonts w:ascii="Times New Roman" w:hAnsi="Times New Roman" w:cs="Times New Roman"/>
            <w:noProof/>
            <w:sz w:val="24"/>
            <w:szCs w:val="24"/>
          </w:rPr>
          <w:delText>t</w:delText>
        </w:r>
        <w:r w:rsidR="007D7D4C" w:rsidDel="006102AE">
          <w:rPr>
            <w:rFonts w:ascii="Times New Roman" w:hAnsi="Times New Roman" w:cs="Times New Roman"/>
            <w:noProof/>
            <w:sz w:val="24"/>
            <w:szCs w:val="24"/>
          </w:rPr>
          <w:delText xml:space="preserve">en </w:delText>
        </w:r>
        <w:r w:rsidR="007D7D4C" w:rsidRPr="00712F9C" w:rsidDel="006102AE">
          <w:rPr>
            <w:rFonts w:ascii="Times New Roman" w:hAnsi="Times New Roman" w:cs="Times New Roman"/>
            <w:noProof/>
            <w:sz w:val="24"/>
            <w:szCs w:val="24"/>
          </w:rPr>
          <w:delText xml:space="preserve">specific </w:delText>
        </w:r>
        <w:r w:rsidR="00DA721F" w:rsidDel="006102AE">
          <w:rPr>
            <w:rFonts w:ascii="Times New Roman" w:hAnsi="Times New Roman" w:cs="Times New Roman"/>
            <w:noProof/>
            <w:sz w:val="24"/>
            <w:szCs w:val="24"/>
          </w:rPr>
          <w:delText>environmental</w:delText>
        </w:r>
        <w:r w:rsidR="007D7D4C" w:rsidRPr="00712F9C" w:rsidDel="006102AE">
          <w:rPr>
            <w:rFonts w:ascii="Times New Roman" w:hAnsi="Times New Roman" w:cs="Times New Roman"/>
            <w:noProof/>
            <w:sz w:val="24"/>
            <w:szCs w:val="24"/>
          </w:rPr>
          <w:delText xml:space="preserve"> </w:delText>
        </w:r>
        <w:r w:rsidR="007D7D4C" w:rsidDel="006102AE">
          <w:rPr>
            <w:rFonts w:ascii="Times New Roman" w:hAnsi="Times New Roman" w:cs="Times New Roman"/>
            <w:noProof/>
            <w:sz w:val="24"/>
            <w:szCs w:val="24"/>
          </w:rPr>
          <w:delText>variables</w:delText>
        </w:r>
      </w:del>
      <w:r w:rsidR="000E604A">
        <w:rPr>
          <w:rFonts w:ascii="Times New Roman" w:hAnsi="Times New Roman" w:cs="Times New Roman" w:hint="eastAsia"/>
          <w:noProof/>
          <w:sz w:val="24"/>
          <w:szCs w:val="24"/>
        </w:rPr>
        <w:t>, including TOE</w:t>
      </w:r>
      <w:r w:rsidR="007D7D4C">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w:t>
      </w:r>
      <w:r w:rsidR="001178FA" w:rsidRPr="004956D6">
        <w:rPr>
          <w:rFonts w:ascii="Times New Roman" w:hAnsi="Times New Roman" w:cs="Times New Roman"/>
          <w:noProof/>
          <w:sz w:val="24"/>
          <w:szCs w:val="24"/>
        </w:rPr>
        <w:t>time of exposure</w:t>
      </w:r>
      <w:r w:rsidR="004956D6">
        <w:rPr>
          <w:rFonts w:ascii="Times New Roman" w:hAnsi="Times New Roman" w:cs="Times New Roman"/>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T</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temperature</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relative humidity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precipitation, </w:t>
      </w:r>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time of wetness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586C90">
        <w:rPr>
          <w:rFonts w:ascii="Times New Roman" w:hAnsi="Times New Roman" w:cs="Times New Roman"/>
          <w:sz w:val="24"/>
          <w:szCs w:val="28"/>
        </w:rPr>
        <w:t>WV</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wind velocity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SR (</w:t>
      </w:r>
      <w:r w:rsidR="001178FA" w:rsidRPr="001178FA">
        <w:rPr>
          <w:rFonts w:ascii="Times New Roman" w:hAnsi="Times New Roman" w:cs="Times New Roman"/>
          <w:noProof/>
          <w:sz w:val="24"/>
          <w:szCs w:val="24"/>
        </w:rPr>
        <w:t>solar radiation</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w:t>
      </w:r>
      <w:r w:rsidR="000E604A">
        <w:rPr>
          <w:rFonts w:ascii="Times New Roman" w:hAnsi="Times New Roman" w:cs="Times New Roman"/>
          <w:noProof/>
          <w:sz w:val="24"/>
          <w:szCs w:val="24"/>
        </w:rPr>
        <w:t xml:space="preserve"> </w:t>
      </w:r>
      <w:r w:rsidR="00B022AB">
        <w:rPr>
          <w:rFonts w:ascii="Times New Roman" w:hAnsi="Times New Roman" w:cs="Times New Roman"/>
          <w:noProof/>
          <w:sz w:val="24"/>
          <w:szCs w:val="24"/>
        </w:rPr>
        <w:t>Cl</w:t>
      </w:r>
      <w:r w:rsidR="00B022AB" w:rsidRPr="000E604A">
        <w:rPr>
          <w:rFonts w:ascii="Times New Roman" w:hAnsi="Times New Roman" w:cs="Times New Roman"/>
          <w:noProof/>
          <w:sz w:val="24"/>
          <w:szCs w:val="24"/>
          <w:vertAlign w:val="superscript"/>
        </w:rPr>
        <w:t>-</w:t>
      </w:r>
      <w:r w:rsidR="000E604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w:t>
      </w:r>
      <w:r w:rsidR="000E604A" w:rsidRPr="001178FA">
        <w:rPr>
          <w:rFonts w:ascii="Times New Roman" w:hAnsi="Times New Roman" w:cs="Times New Roman"/>
          <w:noProof/>
          <w:sz w:val="24"/>
          <w:szCs w:val="24"/>
        </w:rPr>
        <w:t>chloride</w:t>
      </w:r>
      <w:r w:rsidR="000E604A">
        <w:rPr>
          <w:rFonts w:ascii="Times New Roman" w:hAnsi="Times New Roman" w:cs="Times New Roman"/>
          <w:noProof/>
          <w:sz w:val="24"/>
          <w:szCs w:val="24"/>
        </w:rPr>
        <w:t xml:space="preserve"> </w:t>
      </w:r>
      <w:r w:rsidR="000E604A" w:rsidRPr="001178FA">
        <w:rPr>
          <w:rFonts w:ascii="Times New Roman" w:hAnsi="Times New Roman" w:cs="Times New Roman"/>
          <w:noProof/>
          <w:sz w:val="24"/>
          <w:szCs w:val="24"/>
        </w:rPr>
        <w:t>ions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sulfur compounds</w:t>
      </w:r>
      <w:ins w:id="159" w:author="Ove Jason" w:date="2019-08-18T12:08:00Z">
        <w:r w:rsidR="002E68D5">
          <w:rPr>
            <w:rFonts w:ascii="Times New Roman" w:hAnsi="Times New Roman" w:cs="Times New Roman"/>
            <w:noProof/>
            <w:sz w:val="24"/>
            <w:szCs w:val="24"/>
          </w:rPr>
          <w:t>,</w:t>
        </w:r>
      </w:ins>
      <w:r w:rsidR="001178FA" w:rsidRPr="001178FA">
        <w:rPr>
          <w:rFonts w:ascii="Times New Roman" w:hAnsi="Times New Roman" w:cs="Times New Roman"/>
          <w:noProof/>
          <w:sz w:val="24"/>
          <w:szCs w:val="24"/>
        </w:rPr>
        <w:t xml:space="preserve"> and dustfall</w:t>
      </w:r>
      <w:del w:id="160" w:author="Ove Jason" w:date="2019-08-18T12:08:00Z">
        <w:r w:rsidR="000E604A" w:rsidDel="002E68D5">
          <w:rPr>
            <w:rFonts w:ascii="Times New Roman" w:hAnsi="Times New Roman" w:cs="Times New Roman" w:hint="eastAsia"/>
            <w:noProof/>
            <w:sz w:val="24"/>
            <w:szCs w:val="24"/>
          </w:rPr>
          <w:delText>.</w:delText>
        </w:r>
        <w:r w:rsidR="001178FA" w:rsidDel="002E68D5">
          <w:rPr>
            <w:rFonts w:ascii="Times New Roman" w:hAnsi="Times New Roman" w:cs="Times New Roman"/>
            <w:noProof/>
            <w:sz w:val="24"/>
            <w:szCs w:val="24"/>
          </w:rPr>
          <w:delText xml:space="preserve"> </w:delText>
        </w:r>
        <w:r w:rsidR="000E604A" w:rsidDel="002E68D5">
          <w:rPr>
            <w:rFonts w:ascii="Times New Roman" w:hAnsi="Times New Roman" w:cs="Times New Roman" w:hint="eastAsia"/>
            <w:noProof/>
            <w:sz w:val="24"/>
            <w:szCs w:val="24"/>
          </w:rPr>
          <w:delText>They</w:delText>
        </w:r>
      </w:del>
      <w:ins w:id="161" w:author="Ove Jason" w:date="2019-08-18T12:08:00Z">
        <w:r w:rsidR="002E68D5">
          <w:rPr>
            <w:rFonts w:ascii="Times New Roman" w:hAnsi="Times New Roman" w:cs="Times New Roman"/>
            <w:noProof/>
            <w:sz w:val="24"/>
            <w:szCs w:val="24"/>
          </w:rPr>
          <w:t>,</w:t>
        </w:r>
      </w:ins>
      <w:r w:rsidR="000E604A">
        <w:rPr>
          <w:rFonts w:ascii="Times New Roman" w:hAnsi="Times New Roman" w:cs="Times New Roman" w:hint="eastAsia"/>
          <w:noProof/>
          <w:sz w:val="24"/>
          <w:szCs w:val="24"/>
        </w:rPr>
        <w:t xml:space="preserve"> </w:t>
      </w:r>
      <w:r w:rsidR="00F02083">
        <w:rPr>
          <w:rFonts w:ascii="Times New Roman" w:hAnsi="Times New Roman" w:cs="Times New Roman"/>
          <w:noProof/>
          <w:sz w:val="24"/>
          <w:szCs w:val="24"/>
        </w:rPr>
        <w:t>were</w:t>
      </w:r>
      <w:r w:rsidR="000E604A">
        <w:rPr>
          <w:rFonts w:ascii="Times New Roman" w:hAnsi="Times New Roman" w:cs="Times New Roman" w:hint="eastAsia"/>
          <w:noProof/>
          <w:sz w:val="24"/>
          <w:szCs w:val="24"/>
        </w:rPr>
        <w:t xml:space="preserve"> </w:t>
      </w:r>
      <w:r w:rsidR="007D7D4C">
        <w:rPr>
          <w:rFonts w:ascii="Times New Roman" w:hAnsi="Times New Roman" w:cs="Times New Roman"/>
          <w:noProof/>
          <w:sz w:val="24"/>
          <w:szCs w:val="24"/>
        </w:rPr>
        <w:t xml:space="preserve">collected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to train ANN</w:t>
      </w:r>
      <w:ins w:id="162" w:author="Ove Jason" w:date="2019-08-18T12:08:00Z">
        <w:r w:rsidR="002E68D5">
          <w:rPr>
            <w:rFonts w:ascii="Times New Roman" w:hAnsi="Times New Roman" w:cs="Times New Roman"/>
            <w:noProof/>
            <w:sz w:val="24"/>
            <w:szCs w:val="24"/>
          </w:rPr>
          <w:t>,</w:t>
        </w:r>
      </w:ins>
      <w:r w:rsidR="007D7D4C">
        <w:rPr>
          <w:rFonts w:ascii="Times New Roman" w:hAnsi="Times New Roman" w:cs="Times New Roman"/>
          <w:noProof/>
          <w:sz w:val="24"/>
          <w:szCs w:val="24"/>
        </w:rPr>
        <w:t xml:space="preserve"> and </w:t>
      </w:r>
      <w:del w:id="163" w:author="Ove Jason" w:date="2019-08-18T12:11:00Z">
        <w:r w:rsidR="007D7D4C" w:rsidRPr="007D7D4C" w:rsidDel="002E68D5">
          <w:rPr>
            <w:rFonts w:ascii="Times New Roman" w:hAnsi="Times New Roman" w:cs="Times New Roman"/>
            <w:noProof/>
            <w:sz w:val="24"/>
            <w:szCs w:val="24"/>
          </w:rPr>
          <w:delText xml:space="preserve">laboratory </w:delText>
        </w:r>
      </w:del>
      <w:ins w:id="164" w:author="Ove Jason" w:date="2019-08-18T12:11:00Z">
        <w:r w:rsidR="002E68D5">
          <w:rPr>
            <w:rFonts w:ascii="Times New Roman" w:hAnsi="Times New Roman" w:cs="Times New Roman"/>
            <w:noProof/>
            <w:sz w:val="24"/>
            <w:szCs w:val="24"/>
          </w:rPr>
          <w:t>on-site</w:t>
        </w:r>
        <w:r w:rsidR="002E68D5" w:rsidRPr="007D7D4C">
          <w:rPr>
            <w:rFonts w:ascii="Times New Roman" w:hAnsi="Times New Roman" w:cs="Times New Roman"/>
            <w:noProof/>
            <w:sz w:val="24"/>
            <w:szCs w:val="24"/>
          </w:rPr>
          <w:t xml:space="preserve"> </w:t>
        </w:r>
      </w:ins>
      <w:r w:rsidR="007D7D4C" w:rsidRPr="007D7D4C">
        <w:rPr>
          <w:rFonts w:ascii="Times New Roman" w:hAnsi="Times New Roman" w:cs="Times New Roman"/>
          <w:noProof/>
          <w:sz w:val="24"/>
          <w:szCs w:val="24"/>
        </w:rPr>
        <w:t>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as the output</w:t>
      </w:r>
      <w:del w:id="165" w:author="Ove Jason" w:date="2019-08-18T12:12:00Z">
        <w:r w:rsidR="00DA721F" w:rsidDel="0007125F">
          <w:rPr>
            <w:rFonts w:ascii="Times New Roman" w:hAnsi="Times New Roman" w:cs="Times New Roman"/>
            <w:noProof/>
            <w:sz w:val="24"/>
            <w:szCs w:val="24"/>
          </w:rPr>
          <w:delText xml:space="preserve"> </w:delText>
        </w:r>
        <w:r w:rsidR="007D7D4C" w:rsidDel="0007125F">
          <w:rPr>
            <w:rFonts w:ascii="Times New Roman" w:hAnsi="Times New Roman" w:cs="Times New Roman"/>
            <w:noProof/>
            <w:sz w:val="24"/>
            <w:szCs w:val="24"/>
          </w:rPr>
          <w:delText>t</w:delText>
        </w:r>
        <w:r w:rsidR="007D7D4C" w:rsidRPr="000D69B3" w:rsidDel="0007125F">
          <w:rPr>
            <w:rFonts w:ascii="Times New Roman" w:hAnsi="Times New Roman" w:cs="Times New Roman"/>
            <w:noProof/>
            <w:sz w:val="24"/>
            <w:szCs w:val="24"/>
          </w:rPr>
          <w:delText>o analyze the atmospheric corrosion rates</w:delText>
        </w:r>
      </w:del>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w:t>
      </w:r>
      <w:ins w:id="166" w:author="Ove Jason" w:date="2019-08-18T12:13:00Z">
        <w:r w:rsidR="0007125F">
          <w:rPr>
            <w:rFonts w:ascii="Times New Roman" w:hAnsi="Times New Roman" w:cs="Times New Roman"/>
            <w:noProof/>
            <w:sz w:val="24"/>
            <w:szCs w:val="24"/>
          </w:rPr>
          <w:t xml:space="preserve"> (</w:t>
        </w:r>
      </w:ins>
      <w:ins w:id="167" w:author="Ove Jason" w:date="2019-08-18T12:14:00Z">
        <w:r w:rsidR="0007125F">
          <w:rPr>
            <w:rFonts w:ascii="Times New Roman" w:hAnsi="Times New Roman" w:cs="Times New Roman"/>
            <w:noProof/>
            <w:sz w:val="24"/>
            <w:szCs w:val="24"/>
          </w:rPr>
          <w:t>between what and what??</w:t>
        </w:r>
      </w:ins>
      <w:ins w:id="168" w:author="Ove Jason" w:date="2019-08-18T12:15:00Z">
        <w:r w:rsidR="0007125F">
          <w:rPr>
            <w:rFonts w:ascii="Times New Roman" w:hAnsi="Times New Roman" w:cs="Times New Roman"/>
            <w:noProof/>
            <w:sz w:val="24"/>
            <w:szCs w:val="24"/>
          </w:rPr>
          <w:t xml:space="preserve">, input and output parameters?? </w:t>
        </w:r>
      </w:ins>
      <w:ins w:id="169" w:author="Ove Jason" w:date="2019-08-18T12:16:00Z">
        <w:r w:rsidR="0007125F">
          <w:rPr>
            <w:rFonts w:ascii="Times New Roman" w:hAnsi="Times New Roman" w:cs="Times New Roman"/>
            <w:noProof/>
            <w:sz w:val="24"/>
            <w:szCs w:val="24"/>
          </w:rPr>
          <w:t>, or, output and prediction??</w:t>
        </w:r>
      </w:ins>
      <w:ins w:id="170" w:author="Ove Jason" w:date="2019-08-18T12:13:00Z">
        <w:r w:rsidR="0007125F">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commentRangeStart w:id="171"/>
      <w:r w:rsidR="00331CA6">
        <w:rPr>
          <w:rFonts w:ascii="Times New Roman" w:hAnsi="Times New Roman" w:cs="Times New Roman"/>
          <w:noProof/>
          <w:sz w:val="24"/>
          <w:szCs w:val="24"/>
        </w:rPr>
        <w:t>Long-term corrosion prediction</w:t>
      </w:r>
      <w:commentRangeEnd w:id="171"/>
      <w:r w:rsidR="0007125F">
        <w:rPr>
          <w:rStyle w:val="a6"/>
        </w:rPr>
        <w:commentReference w:id="171"/>
      </w:r>
      <w:r w:rsidR="00331CA6">
        <w:rPr>
          <w:rFonts w:ascii="Times New Roman" w:hAnsi="Times New Roman" w:cs="Times New Roman"/>
          <w:noProof/>
          <w:sz w:val="24"/>
          <w:szCs w:val="24"/>
        </w:rPr>
        <w:t xml:space="preserve">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&lt;EndNote&gt;&lt;Cite&gt;&lt;Author&gt;M. Pourbaix&lt;/Author&gt;&lt;Year&gt;1990&lt;/Year&gt;&lt;RecNum&gt;35&lt;/RecNum&gt;&lt;DisplayText&gt;[79]&lt;/DisplayText&gt;&lt;record&gt;&lt;rec-number&gt;35&lt;/rec-number&gt;&lt;foreign-keys&gt;&lt;key app="EN" db-id="909v2wsdarxet0er2papedrtdfde0xxra5af" timestamp="1560339648"&gt;35&lt;/key&gt;&lt;/foreign-keys&gt;&lt;ref-type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79</w:t>
      </w:r>
      <w:r w:rsidR="00620C59">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7D736357"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44</w:t>
      </w:r>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del w:id="172" w:author="Ove Jason" w:date="2019-08-18T12:21:00Z">
        <w:r w:rsidR="00DA721F" w:rsidDel="00877734">
          <w:rPr>
            <w:rFonts w:ascii="Times New Roman" w:hAnsi="Times New Roman" w:cs="Times New Roman"/>
            <w:noProof/>
            <w:sz w:val="24"/>
            <w:szCs w:val="24"/>
          </w:rPr>
          <w:delText>more than one</w:delText>
        </w:r>
      </w:del>
      <w:ins w:id="173" w:author="Ove Jason" w:date="2019-08-18T12:21:00Z">
        <w:r w:rsidR="00877734">
          <w:rPr>
            <w:rFonts w:ascii="Times New Roman" w:hAnsi="Times New Roman" w:cs="Times New Roman"/>
            <w:noProof/>
            <w:sz w:val="24"/>
            <w:szCs w:val="24"/>
          </w:rPr>
          <w:t>multiple</w:t>
        </w:r>
      </w:ins>
      <w:r w:rsidR="00DA721F">
        <w:rPr>
          <w:rFonts w:ascii="Times New Roman" w:hAnsi="Times New Roman" w:cs="Times New Roman"/>
          <w:noProof/>
          <w:sz w:val="24"/>
          <w:szCs w:val="24"/>
        </w:rPr>
        <w:t xml:space="preserve"> </w:t>
      </w:r>
      <w:r w:rsidR="00F02083" w:rsidRPr="00877734">
        <w:rPr>
          <w:rFonts w:ascii="Times New Roman" w:hAnsi="Times New Roman" w:cs="Times New Roman"/>
          <w:noProof/>
          <w:color w:val="FF0000"/>
          <w:sz w:val="24"/>
          <w:szCs w:val="24"/>
          <w:rPrChange w:id="174" w:author="Ove Jason" w:date="2019-08-18T12:20:00Z">
            <w:rPr>
              <w:rFonts w:ascii="Times New Roman" w:hAnsi="Times New Roman" w:cs="Times New Roman"/>
              <w:noProof/>
              <w:sz w:val="24"/>
              <w:szCs w:val="24"/>
            </w:rPr>
          </w:rPrChange>
        </w:rPr>
        <w:t>MLP BP</w:t>
      </w:r>
      <w:r w:rsidR="00DA721F" w:rsidRPr="00877734">
        <w:rPr>
          <w:rFonts w:ascii="Times New Roman" w:hAnsi="Times New Roman" w:cs="Times New Roman"/>
          <w:noProof/>
          <w:color w:val="FF0000"/>
          <w:sz w:val="24"/>
          <w:szCs w:val="24"/>
          <w:rPrChange w:id="175" w:author="Ove Jason" w:date="2019-08-18T12:20:00Z">
            <w:rPr>
              <w:rFonts w:ascii="Times New Roman" w:hAnsi="Times New Roman" w:cs="Times New Roman"/>
              <w:noProof/>
              <w:sz w:val="24"/>
              <w:szCs w:val="24"/>
            </w:rPr>
          </w:rPrChange>
        </w:rPr>
        <w:t xml:space="preserve"> ANN</w:t>
      </w:r>
      <w:ins w:id="176" w:author="Ove Jason" w:date="2019-08-18T12:20:00Z">
        <w:r w:rsidR="00877734">
          <w:rPr>
            <w:rFonts w:ascii="Times New Roman" w:hAnsi="Times New Roman" w:cs="Times New Roman"/>
            <w:noProof/>
            <w:sz w:val="24"/>
            <w:szCs w:val="24"/>
          </w:rPr>
          <w:t>??</w:t>
        </w:r>
      </w:ins>
      <w:r w:rsidR="00BF72B4">
        <w:rPr>
          <w:rFonts w:ascii="Times New Roman" w:hAnsi="Times New Roman" w:cs="Times New Roman"/>
          <w:noProof/>
          <w:sz w:val="24"/>
          <w:szCs w:val="24"/>
        </w:rPr>
        <w:t xml:space="preserve"> model</w:t>
      </w:r>
      <w:ins w:id="177" w:author="Ove Jason" w:date="2019-08-18T12:21:00Z">
        <w:r w:rsidR="00877734">
          <w:rPr>
            <w:rFonts w:ascii="Times New Roman" w:hAnsi="Times New Roman" w:cs="Times New Roman"/>
            <w:noProof/>
            <w:sz w:val="24"/>
            <w:szCs w:val="24"/>
          </w:rPr>
          <w:t>s</w:t>
        </w:r>
      </w:ins>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ins w:id="178" w:author="Ove Jason" w:date="2019-08-18T12:21:00Z">
        <w:r w:rsidR="00877734">
          <w:rPr>
            <w:rFonts w:ascii="Times New Roman" w:hAnsi="Times New Roman" w:cs="Times New Roman"/>
            <w:noProof/>
            <w:sz w:val="24"/>
            <w:szCs w:val="24"/>
          </w:rPr>
          <w:t>s</w:t>
        </w:r>
      </w:ins>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w:t>
      </w:r>
      <w:del w:id="179" w:author="Ove Jason" w:date="2019-08-18T12:23:00Z">
        <w:r w:rsidR="008264CA" w:rsidDel="003F6EAD">
          <w:rPr>
            <w:rFonts w:ascii="Times New Roman" w:hAnsi="Times New Roman" w:cs="Times New Roman"/>
            <w:noProof/>
            <w:sz w:val="24"/>
            <w:szCs w:val="24"/>
          </w:rPr>
          <w:delText>iron</w:delText>
        </w:r>
      </w:del>
      <w:ins w:id="180" w:author="Ove Jason" w:date="2019-08-18T12:23:00Z">
        <w:r w:rsidR="003F6EAD">
          <w:rPr>
            <w:rFonts w:ascii="Times New Roman" w:hAnsi="Times New Roman" w:cs="Times New Roman"/>
            <w:noProof/>
            <w:sz w:val="24"/>
            <w:szCs w:val="24"/>
          </w:rPr>
          <w:t>Fe</w:t>
        </w:r>
      </w:ins>
      <w:r w:rsidR="008264CA">
        <w:rPr>
          <w:rFonts w:ascii="Times New Roman" w:hAnsi="Times New Roman" w:cs="Times New Roman"/>
          <w:noProof/>
          <w:sz w:val="24"/>
          <w:szCs w:val="24"/>
        </w:rPr>
        <w:t>-alloy</w:t>
      </w:r>
      <w:del w:id="181" w:author="Ove Jason" w:date="2019-08-18T12:24:00Z">
        <w:r w:rsidR="008264CA" w:rsidDel="003F6EAD">
          <w:rPr>
            <w:rFonts w:ascii="Times New Roman" w:hAnsi="Times New Roman" w:cs="Times New Roman"/>
            <w:noProof/>
            <w:sz w:val="24"/>
            <w:szCs w:val="24"/>
          </w:rPr>
          <w:delText xml:space="preserve">, </w:delText>
        </w:r>
      </w:del>
      <w:del w:id="182" w:author="Ove Jason" w:date="2019-08-18T12:22:00Z">
        <w:r w:rsidR="008264CA" w:rsidDel="003F6EAD">
          <w:rPr>
            <w:rFonts w:ascii="Times New Roman" w:hAnsi="Times New Roman" w:cs="Times New Roman"/>
            <w:noProof/>
            <w:sz w:val="24"/>
            <w:szCs w:val="24"/>
          </w:rPr>
          <w:delText xml:space="preserve">and </w:delText>
        </w:r>
      </w:del>
      <w:ins w:id="183" w:author="Ove Jason" w:date="2019-08-18T12:24:00Z">
        <w:r w:rsidR="003F6EAD">
          <w:rPr>
            <w:rFonts w:ascii="Times New Roman" w:hAnsi="Times New Roman" w:cs="Times New Roman"/>
            <w:noProof/>
            <w:sz w:val="24"/>
            <w:szCs w:val="24"/>
          </w:rPr>
          <w:t xml:space="preserve"> and </w:t>
        </w:r>
      </w:ins>
      <w:r w:rsidR="008264CA">
        <w:rPr>
          <w:rFonts w:ascii="Times New Roman" w:hAnsi="Times New Roman" w:cs="Times New Roman"/>
          <w:noProof/>
          <w:sz w:val="24"/>
          <w:szCs w:val="24"/>
        </w:rPr>
        <w:t xml:space="preserve">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xml:space="preserve">. The ANN model developed for grade-2 titanium showed </w:t>
      </w:r>
      <w:ins w:id="184" w:author="Ove Jason" w:date="2019-08-18T12:25:00Z">
        <w:r w:rsidR="003F6EAD">
          <w:rPr>
            <w:rFonts w:ascii="Times New Roman" w:hAnsi="Times New Roman" w:cs="Times New Roman"/>
            <w:noProof/>
            <w:sz w:val="24"/>
            <w:szCs w:val="24"/>
          </w:rPr>
          <w:t xml:space="preserve">an </w:t>
        </w:r>
      </w:ins>
      <w:r w:rsidR="00205DC2">
        <w:rPr>
          <w:rFonts w:ascii="Times New Roman" w:hAnsi="Times New Roman" w:cs="Times New Roman"/>
          <w:noProof/>
          <w:sz w:val="24"/>
          <w:szCs w:val="24"/>
        </w:rPr>
        <w:t xml:space="preserve">excellent agreement with </w:t>
      </w:r>
      <w:ins w:id="185" w:author="Ove Jason" w:date="2019-08-18T12:25:00Z">
        <w:r w:rsidR="003F6EAD">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experimental data</w:t>
      </w:r>
      <w:ins w:id="186" w:author="Ove Jason" w:date="2019-08-18T12:25:00Z">
        <w:r w:rsidR="003F6EAD">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and then </w:t>
      </w:r>
      <w:ins w:id="187" w:author="Ove Jason" w:date="2019-08-18T12:25:00Z">
        <w:r w:rsidR="003F6EAD">
          <w:rPr>
            <w:rFonts w:ascii="Times New Roman" w:hAnsi="Times New Roman" w:cs="Times New Roman"/>
            <w:noProof/>
            <w:sz w:val="24"/>
            <w:szCs w:val="24"/>
          </w:rPr>
          <w:t xml:space="preserve">was </w:t>
        </w:r>
      </w:ins>
      <w:r w:rsidR="00205DC2">
        <w:rPr>
          <w:rFonts w:ascii="Times New Roman" w:hAnsi="Times New Roman" w:cs="Times New Roman"/>
          <w:noProof/>
          <w:sz w:val="24"/>
          <w:szCs w:val="24"/>
        </w:rPr>
        <w:t xml:space="preserve">used for </w:t>
      </w:r>
      <w:ins w:id="188" w:author="Ove Jason" w:date="2019-08-18T12:25:00Z">
        <w:r w:rsidR="003F6EAD">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prediction</w:t>
      </w:r>
      <w:ins w:id="189" w:author="Ove Jason" w:date="2019-08-18T12:25:00Z">
        <w:r w:rsidR="003F6EAD">
          <w:rPr>
            <w:rFonts w:ascii="Times New Roman" w:hAnsi="Times New Roman" w:cs="Times New Roman"/>
            <w:noProof/>
            <w:sz w:val="24"/>
            <w:szCs w:val="24"/>
          </w:rPr>
          <w:t>s</w:t>
        </w:r>
      </w:ins>
      <w:r w:rsidR="00205DC2">
        <w:rPr>
          <w:rFonts w:ascii="Times New Roman" w:hAnsi="Times New Roman" w:cs="Times New Roman"/>
          <w:noProof/>
          <w:sz w:val="24"/>
          <w:szCs w:val="24"/>
        </w:rPr>
        <w:t xml:space="preserve">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w:t>
      </w:r>
      <w:del w:id="190" w:author="Ove Jason" w:date="2019-08-18T12:26:00Z">
        <w:r w:rsidR="00205DC2" w:rsidDel="003F6EAD">
          <w:rPr>
            <w:rFonts w:ascii="Times New Roman" w:hAnsi="Times New Roman" w:cs="Times New Roman"/>
            <w:noProof/>
            <w:sz w:val="24"/>
            <w:szCs w:val="24"/>
          </w:rPr>
          <w:delText xml:space="preserve"> result</w:delText>
        </w:r>
      </w:del>
      <w:r w:rsidR="00205DC2">
        <w:rPr>
          <w:rFonts w:ascii="Times New Roman" w:hAnsi="Times New Roman" w:cs="Times New Roman"/>
          <w:noProof/>
          <w:sz w:val="24"/>
          <w:szCs w:val="24"/>
        </w:rPr>
        <w: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ins w:id="191" w:author="Ove Jason" w:date="2019-08-18T12:28:00Z">
        <w:r w:rsidR="003F6EAD">
          <w:rPr>
            <w:rFonts w:ascii="Times New Roman" w:hAnsi="Times New Roman" w:cs="Times New Roman"/>
            <w:noProof/>
            <w:sz w:val="24"/>
            <w:szCs w:val="24"/>
          </w:rPr>
          <w:t xml:space="preserve">In </w:t>
        </w:r>
      </w:ins>
      <w:del w:id="192" w:author="Ove Jason" w:date="2019-08-18T12:28:00Z">
        <w:r w:rsidR="00205DC2" w:rsidDel="003F6EAD">
          <w:rPr>
            <w:rFonts w:ascii="Times New Roman" w:hAnsi="Times New Roman" w:cs="Times New Roman"/>
            <w:noProof/>
            <w:sz w:val="24"/>
            <w:szCs w:val="24"/>
          </w:rPr>
          <w:delText xml:space="preserve">Kamrunnahar and Urquidi-Macdonald </w:delText>
        </w:r>
      </w:del>
      <w:del w:id="193" w:author="Ove Jason" w:date="2019-08-18T12:26:00Z">
        <w:r w:rsidR="00205DC2" w:rsidDel="003F6EAD">
          <w:rPr>
            <w:rFonts w:ascii="Times New Roman" w:hAnsi="Times New Roman" w:cs="Times New Roman"/>
            <w:noProof/>
            <w:sz w:val="24"/>
            <w:szCs w:val="24"/>
          </w:rPr>
          <w:delText>have</w:delText>
        </w:r>
        <w:r w:rsidR="00DD5CA5" w:rsidDel="003F6EAD">
          <w:rPr>
            <w:rFonts w:ascii="Times New Roman" w:hAnsi="Times New Roman" w:cs="Times New Roman"/>
            <w:noProof/>
            <w:sz w:val="24"/>
            <w:szCs w:val="24"/>
          </w:rPr>
          <w:delText xml:space="preserve"> </w:delText>
        </w:r>
      </w:del>
      <w:del w:id="194" w:author="Ove Jason" w:date="2019-08-18T12:28:00Z">
        <w:r w:rsidR="00DD5CA5" w:rsidDel="003F6EAD">
          <w:rPr>
            <w:rFonts w:ascii="Times New Roman" w:hAnsi="Times New Roman" w:cs="Times New Roman"/>
            <w:noProof/>
            <w:sz w:val="24"/>
            <w:szCs w:val="24"/>
          </w:rPr>
          <w:delText>also</w:delText>
        </w:r>
        <w:r w:rsidR="00205DC2" w:rsidDel="003F6EAD">
          <w:rPr>
            <w:rFonts w:ascii="Times New Roman" w:hAnsi="Times New Roman" w:cs="Times New Roman"/>
            <w:noProof/>
            <w:sz w:val="24"/>
            <w:szCs w:val="24"/>
          </w:rPr>
          <w:delText xml:space="preserve"> done </w:delText>
        </w:r>
      </w:del>
      <w:r w:rsidR="00205DC2">
        <w:rPr>
          <w:rFonts w:ascii="Times New Roman" w:hAnsi="Times New Roman" w:cs="Times New Roman"/>
          <w:noProof/>
          <w:sz w:val="24"/>
          <w:szCs w:val="24"/>
        </w:rPr>
        <w:t xml:space="preserve">an extended work </w:t>
      </w:r>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&lt;EndNote&gt;&lt;Cite&gt;&lt;Author&gt;Kamrunnahar&lt;/Author&gt;&lt;Year&gt;2011&lt;/Year&gt;&lt;RecNum&gt;61&lt;/RecNum&gt;&lt;DisplayText&gt;[23]&lt;/DisplayText&gt;&lt;record&gt;&lt;rec-number&gt;61&lt;/rec-number&gt;&lt;foreign-keys&gt;&lt;key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23</w:t>
      </w:r>
      <w:r w:rsidR="004C7582">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44</w:t>
      </w:r>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del w:id="195" w:author="Ove Jason" w:date="2019-08-18T12:28:00Z">
        <w:r w:rsidR="00DD5CA5" w:rsidDel="003F6EAD">
          <w:rPr>
            <w:rFonts w:ascii="Times New Roman" w:hAnsi="Times New Roman" w:cs="Times New Roman"/>
            <w:noProof/>
            <w:sz w:val="24"/>
            <w:szCs w:val="24"/>
          </w:rPr>
          <w:delText>. But in that work</w:delText>
        </w:r>
      </w:del>
      <w:r w:rsidR="00DD5CA5">
        <w:rPr>
          <w:rFonts w:ascii="Times New Roman" w:hAnsi="Times New Roman" w:cs="Times New Roman"/>
          <w:noProof/>
          <w:sz w:val="24"/>
          <w:szCs w:val="24"/>
        </w:rPr>
        <w:t xml:space="preserve">,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w:t>
      </w:r>
      <w:del w:id="196" w:author="Ove Jason" w:date="2019-08-18T12:28:00Z">
        <w:r w:rsidR="00DD5CA5" w:rsidDel="003F6EAD">
          <w:rPr>
            <w:rFonts w:ascii="Times New Roman" w:hAnsi="Times New Roman" w:cs="Times New Roman"/>
            <w:noProof/>
            <w:sz w:val="24"/>
            <w:szCs w:val="24"/>
          </w:rPr>
          <w:delText>. They</w:delText>
        </w:r>
      </w:del>
      <w:ins w:id="197" w:author="Ove Jason" w:date="2019-08-18T12:28:00Z">
        <w:r w:rsidR="003F6EAD">
          <w:rPr>
            <w:rFonts w:ascii="Times New Roman" w:hAnsi="Times New Roman" w:cs="Times New Roman"/>
            <w:noProof/>
            <w:sz w:val="24"/>
            <w:szCs w:val="24"/>
          </w:rPr>
          <w:t>, and</w:t>
        </w:r>
      </w:ins>
      <w:r w:rsidR="00DD5CA5">
        <w:rPr>
          <w:rFonts w:ascii="Times New Roman" w:hAnsi="Times New Roman" w:cs="Times New Roman"/>
          <w:noProof/>
          <w:sz w:val="24"/>
          <w:szCs w:val="24"/>
        </w:rPr>
        <w:t xml:space="preserve">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2-100-100-10-4 for localized corrosion</w:t>
      </w:r>
      <w:del w:id="198" w:author="Ove Jason" w:date="2019-08-18T12:32:00Z">
        <w:r w:rsidR="00205DC2" w:rsidDel="00777A44">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w:t>
      </w:r>
      <w:ins w:id="199" w:author="Ove Jason" w:date="2019-08-18T12:33:00Z">
        <w:r w:rsidR="00777A44">
          <w:rPr>
            <w:rFonts w:ascii="Times New Roman" w:hAnsi="Times New Roman" w:cs="Times New Roman"/>
            <w:noProof/>
            <w:sz w:val="24"/>
            <w:szCs w:val="24"/>
          </w:rPr>
          <w:t>(</w:t>
        </w:r>
      </w:ins>
      <w:r w:rsidR="00205DC2">
        <w:rPr>
          <w:rFonts w:ascii="Times New Roman" w:hAnsi="Times New Roman" w:cs="Times New Roman"/>
          <w:noProof/>
          <w:sz w:val="24"/>
          <w:szCs w:val="24"/>
        </w:rPr>
        <w:t>AC impedance data</w:t>
      </w:r>
      <w:ins w:id="200" w:author="Ove Jason" w:date="2019-08-18T12:33:00Z">
        <w:r w:rsidR="00777A44">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ins w:id="201" w:author="Ove Jason" w:date="2019-08-18T12:33:00Z">
        <w:r w:rsidR="00A8085D">
          <w:rPr>
            <w:rFonts w:ascii="Times New Roman" w:hAnsi="Times New Roman" w:cs="Times New Roman"/>
            <w:noProof/>
            <w:sz w:val="24"/>
            <w:szCs w:val="24"/>
          </w:rPr>
          <w:t>,</w:t>
        </w:r>
      </w:ins>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w:t>
      </w:r>
      <w:del w:id="202" w:author="Ove Jason" w:date="2019-08-18T12:33:00Z">
        <w:r w:rsidR="00205DC2" w:rsidDel="00A8085D">
          <w:rPr>
            <w:rFonts w:ascii="Times New Roman" w:hAnsi="Times New Roman" w:cs="Times New Roman"/>
            <w:noProof/>
            <w:sz w:val="24"/>
            <w:szCs w:val="24"/>
          </w:rPr>
          <w:delText xml:space="preserve">and </w:delText>
        </w:r>
      </w:del>
      <w:r w:rsidR="00205DC2">
        <w:rPr>
          <w:rFonts w:ascii="Times New Roman" w:hAnsi="Times New Roman" w:cs="Times New Roman"/>
          <w:noProof/>
          <w:sz w:val="24"/>
          <w:szCs w:val="24"/>
        </w:rPr>
        <w:t>grade-2 titanium</w:t>
      </w:r>
      <w:ins w:id="203" w:author="Ove Jason" w:date="2019-08-18T12:34:00Z">
        <w:r w:rsidR="00A8085D">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w:t>
      </w:r>
      <w:del w:id="204" w:author="Ove Jason" w:date="2019-08-18T12:34:00Z">
        <w:r w:rsidR="00205DC2" w:rsidDel="00A8085D">
          <w:rPr>
            <w:rFonts w:ascii="Times New Roman" w:hAnsi="Times New Roman" w:cs="Times New Roman"/>
            <w:noProof/>
            <w:sz w:val="24"/>
            <w:szCs w:val="24"/>
          </w:rPr>
          <w:delText>as well as</w:delText>
        </w:r>
      </w:del>
      <w:ins w:id="205" w:author="Ove Jason" w:date="2019-08-18T12:34:00Z">
        <w:r w:rsidR="00A8085D">
          <w:rPr>
            <w:rFonts w:ascii="Times New Roman" w:hAnsi="Times New Roman" w:cs="Times New Roman"/>
            <w:noProof/>
            <w:sz w:val="24"/>
            <w:szCs w:val="24"/>
          </w:rPr>
          <w:t>and</w:t>
        </w:r>
      </w:ins>
      <w:r w:rsidR="00205DC2">
        <w:rPr>
          <w:rFonts w:ascii="Times New Roman" w:hAnsi="Times New Roman" w:cs="Times New Roman"/>
          <w:noProof/>
          <w:sz w:val="24"/>
          <w:szCs w:val="24"/>
        </w:rPr>
        <w:t xml:space="preserve">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w:t>
      </w:r>
      <w:ins w:id="206" w:author="Ove Jason" w:date="2019-08-18T12:35:00Z">
        <w:r w:rsidR="00A8085D">
          <w:rPr>
            <w:rFonts w:ascii="Times New Roman" w:hAnsi="Times New Roman" w:cs="Times New Roman"/>
            <w:noProof/>
            <w:sz w:val="24"/>
            <w:szCs w:val="24"/>
          </w:rPr>
          <w:t xml:space="preserve"> and</w:t>
        </w:r>
      </w:ins>
      <w:del w:id="207" w:author="Ove Jason" w:date="2019-08-18T12:35:00Z">
        <w:r w:rsidR="00205DC2" w:rsidDel="00A8085D">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w:t>
      </w:r>
      <w:ins w:id="208" w:author="Ove Jason" w:date="2019-08-18T12:34:00Z">
        <w:r w:rsidR="00A8085D">
          <w:rPr>
            <w:rFonts w:ascii="Times New Roman" w:hAnsi="Times New Roman" w:cs="Times New Roman"/>
            <w:noProof/>
            <w:sz w:val="24"/>
            <w:szCs w:val="24"/>
          </w:rPr>
          <w:t>personal communication</w:t>
        </w:r>
      </w:ins>
      <w:del w:id="209" w:author="Ove Jason" w:date="2019-08-18T12:35:00Z">
        <w:r w:rsidR="00205DC2" w:rsidDel="00A8085D">
          <w:rPr>
            <w:rFonts w:ascii="Times New Roman" w:hAnsi="Times New Roman" w:cs="Times New Roman"/>
            <w:noProof/>
            <w:sz w:val="24"/>
            <w:szCs w:val="24"/>
          </w:rPr>
          <w:delText>etc.</w:delText>
        </w:r>
      </w:del>
      <w:del w:id="210" w:author="Ove Jason" w:date="2019-08-18T12:34:00Z">
        <w:r w:rsidR="00507D51" w:rsidDel="00A8085D">
          <w:rPr>
            <w:rFonts w:ascii="Times New Roman" w:hAnsi="Times New Roman" w:cs="Times New Roman"/>
            <w:noProof/>
            <w:sz w:val="24"/>
            <w:szCs w:val="24"/>
          </w:rPr>
          <w:delText xml:space="preserve"> </w:delText>
        </w:r>
        <w:r w:rsidR="00205DC2" w:rsidDel="00A8085D">
          <w:rPr>
            <w:rFonts w:ascii="Times New Roman" w:hAnsi="Times New Roman" w:cs="Times New Roman"/>
            <w:noProof/>
            <w:sz w:val="24"/>
            <w:szCs w:val="24"/>
          </w:rPr>
          <w:delText>and personal communication</w:delText>
        </w:r>
      </w:del>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w:t>
      </w:r>
      <w:del w:id="211" w:author="Ove Jason" w:date="2019-08-18T12:36:00Z">
        <w:r w:rsidR="00205DC2" w:rsidDel="00A017F7">
          <w:rPr>
            <w:rFonts w:ascii="Times New Roman" w:hAnsi="Times New Roman" w:cs="Times New Roman"/>
            <w:noProof/>
            <w:sz w:val="24"/>
            <w:szCs w:val="24"/>
          </w:rPr>
          <w:delText xml:space="preserve">have </w:delText>
        </w:r>
      </w:del>
      <w:ins w:id="212" w:author="Ove Jason" w:date="2019-08-18T12:36:00Z">
        <w:r w:rsidR="00A017F7">
          <w:rPr>
            <w:rFonts w:ascii="Times New Roman" w:hAnsi="Times New Roman" w:cs="Times New Roman"/>
            <w:noProof/>
            <w:sz w:val="24"/>
            <w:szCs w:val="24"/>
          </w:rPr>
          <w:t xml:space="preserve">had </w:t>
        </w:r>
      </w:ins>
      <w:r w:rsidR="00205DC2">
        <w:rPr>
          <w:rFonts w:ascii="Times New Roman" w:hAnsi="Times New Roman" w:cs="Times New Roman"/>
          <w:noProof/>
          <w:sz w:val="24"/>
          <w:szCs w:val="24"/>
        </w:rPr>
        <w:t>shown that ANN prediction results were good agreement</w:t>
      </w:r>
      <w:ins w:id="213" w:author="Ove Jason" w:date="2019-08-18T12:37:00Z">
        <w:r w:rsidR="00A017F7">
          <w:rPr>
            <w:rFonts w:ascii="Times New Roman" w:hAnsi="Times New Roman" w:cs="Times New Roman"/>
            <w:noProof/>
            <w:sz w:val="24"/>
            <w:szCs w:val="24"/>
          </w:rPr>
          <w:t>s</w:t>
        </w:r>
      </w:ins>
      <w:r w:rsidR="00205DC2">
        <w:rPr>
          <w:rFonts w:ascii="Times New Roman" w:hAnsi="Times New Roman" w:cs="Times New Roman"/>
          <w:noProof/>
          <w:sz w:val="24"/>
          <w:szCs w:val="24"/>
        </w:rPr>
        <w:t xml:space="preserve"> with </w:t>
      </w:r>
      <w:ins w:id="214" w:author="Ove Jason" w:date="2019-08-18T12:36:00Z">
        <w:r w:rsidR="00A017F7">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 xml:space="preserve">experimental data. </w:t>
      </w:r>
    </w:p>
    <w:p w14:paraId="053C02B8" w14:textId="68EA69F8" w:rsidR="00CB5EAF" w:rsidRDefault="008C0A8F" w:rsidP="003E21DC">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Concerned</w:t>
      </w:r>
      <w:r w:rsidR="003E21DC">
        <w:rPr>
          <w:rFonts w:ascii="Times New Roman" w:hAnsi="Times New Roman" w:cs="Times New Roman"/>
          <w:noProof/>
          <w:sz w:val="24"/>
          <w:szCs w:val="24"/>
        </w:rPr>
        <w:t xml:space="preserve"> with electrochemical reaction,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&lt;EndNote&gt;&lt;Cite&gt;&lt;Author&gt;Bassam&lt;/Author&gt;&lt;Year&gt;2008&lt;/Year&gt;&lt;RecNum&gt;10&lt;/RecNum&gt;&lt;DisplayText&gt;[77]&lt;/DisplayText&gt;&lt;record&gt;&lt;rec-number&gt;10&lt;/rec-number&gt;&lt;foreign-keys&gt;&lt;key app="EN" db-id="909v2wsdarxet0er2papedrtdfde0xxra5af" timestamp="1560339625"&gt;10&lt;/key&gt;&lt;/foreign-keys&gt;&lt;ref-type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3E21D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77</w:t>
      </w:r>
      <w:r w:rsidR="00620C59">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&lt;EndNote&gt;&lt;Cite&gt;&lt;Author&gt;Colorado-Garrido&lt;/Author&gt;&lt;Year&gt;2008&lt;/Year&gt;&lt;RecNum&gt;46&lt;/RecNum&gt;&lt;DisplayText&gt;[78]&lt;/DisplayText&gt;&lt;record&gt;&lt;rec-number&gt;46&lt;/rec-number&gt;&lt;foreign-keys&gt;&lt;key app="EN" db-id="909v2wsdarxet0er2papedrtdfde0xxra5af" timestamp="1560339659"&gt;46&lt;/key&gt;&lt;/foreign-keys&gt;&lt;ref-type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3E21D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78</w:t>
      </w:r>
      <w:r w:rsidR="00620C59">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w:t>
      </w:r>
      <w:del w:id="215" w:author="Ove Jason" w:date="2019-08-18T12:39:00Z">
        <w:r w:rsidR="003E21DC" w:rsidDel="00222631">
          <w:rPr>
            <w:rFonts w:ascii="Times New Roman" w:hAnsi="Times New Roman" w:cs="Times New Roman"/>
            <w:noProof/>
            <w:sz w:val="24"/>
            <w:szCs w:val="24"/>
          </w:rPr>
          <w:delText xml:space="preserve">have </w:delText>
        </w:r>
      </w:del>
      <w:ins w:id="216" w:author="Ove Jason" w:date="2019-08-18T12:39:00Z">
        <w:r w:rsidR="00222631">
          <w:rPr>
            <w:rFonts w:ascii="Times New Roman" w:hAnsi="Times New Roman" w:cs="Times New Roman"/>
            <w:noProof/>
            <w:sz w:val="24"/>
            <w:szCs w:val="24"/>
          </w:rPr>
          <w:t xml:space="preserve">had </w:t>
        </w:r>
      </w:ins>
      <w:r w:rsidR="003E21DC">
        <w:rPr>
          <w:rFonts w:ascii="Times New Roman" w:hAnsi="Times New Roman" w:cs="Times New Roman"/>
          <w:noProof/>
          <w:sz w:val="24"/>
          <w:szCs w:val="24"/>
        </w:rPr>
        <w:t xml:space="preserve">also implemented </w:t>
      </w:r>
      <w:ins w:id="217" w:author="Ove Jason" w:date="2019-08-18T12:40:00Z">
        <w:r w:rsidR="00222631">
          <w:rPr>
            <w:rFonts w:ascii="Times New Roman" w:hAnsi="Times New Roman" w:cs="Times New Roman"/>
            <w:noProof/>
            <w:sz w:val="24"/>
            <w:szCs w:val="24"/>
          </w:rPr>
          <w:t xml:space="preserve">the </w:t>
        </w:r>
      </w:ins>
      <w:r w:rsidR="003E21DC">
        <w:rPr>
          <w:rFonts w:ascii="Times New Roman" w:hAnsi="Times New Roman" w:cs="Times New Roman"/>
          <w:noProof/>
          <w:sz w:val="24"/>
          <w:szCs w:val="24"/>
        </w:rPr>
        <w:t xml:space="preserve">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del w:id="218" w:author="Ove Jason" w:date="2019-08-18T12:40:00Z">
        <w:r w:rsidR="003E21DC" w:rsidDel="00222631">
          <w:rPr>
            <w:rFonts w:ascii="Times New Roman" w:hAnsi="Times New Roman" w:cs="Times New Roman"/>
            <w:noProof/>
            <w:sz w:val="24"/>
            <w:szCs w:val="24"/>
          </w:rPr>
          <w:delText xml:space="preserve"> neural networks</w:delText>
        </w:r>
      </w:del>
      <w:r w:rsidR="003E21DC">
        <w:rPr>
          <w:rFonts w:ascii="Times New Roman" w:hAnsi="Times New Roman" w:cs="Times New Roman"/>
          <w:noProof/>
          <w:sz w:val="24"/>
          <w:szCs w:val="24"/>
        </w:rPr>
        <w:t xml:space="preserve"> in the application of electrochemical impedance techniques. </w:t>
      </w:r>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del w:id="219" w:author="Ove Jason" w:date="2019-08-18T12:40:00Z">
        <w:r w:rsidR="003E21DC" w:rsidDel="00222631">
          <w:rPr>
            <w:rFonts w:ascii="Times New Roman" w:hAnsi="Times New Roman" w:cs="Times New Roman"/>
            <w:noProof/>
            <w:sz w:val="24"/>
            <w:szCs w:val="24"/>
          </w:rPr>
          <w:delText xml:space="preserve"> neural network</w:delText>
        </w:r>
      </w:del>
      <w:r w:rsidR="003E21DC">
        <w:rPr>
          <w:rFonts w:ascii="Times New Roman" w:hAnsi="Times New Roman" w:cs="Times New Roman"/>
          <w:noProof/>
          <w:sz w:val="24"/>
          <w:szCs w:val="24"/>
        </w:rPr>
        <w:t xml:space="preserve"> model with 4-5-1 network architecture, Levenberg–Marquardt learning algorithm, hyperbolic tangent sigmoid</w:t>
      </w:r>
      <w:ins w:id="220" w:author="Ove Jason" w:date="2019-08-18T12:41:00Z">
        <w:r w:rsidR="00222631">
          <w:rPr>
            <w:rFonts w:ascii="Times New Roman" w:hAnsi="Times New Roman" w:cs="Times New Roman"/>
            <w:noProof/>
            <w:sz w:val="24"/>
            <w:szCs w:val="24"/>
          </w:rPr>
          <w:t>,</w:t>
        </w:r>
      </w:ins>
      <w:r w:rsidR="003E21DC">
        <w:rPr>
          <w:rFonts w:ascii="Times New Roman" w:hAnsi="Times New Roman" w:cs="Times New Roman"/>
          <w:noProof/>
          <w:sz w:val="24"/>
          <w:szCs w:val="24"/>
        </w:rPr>
        <w:t xml:space="preserve"> and linear transfer function</w:t>
      </w:r>
      <w:r w:rsidR="00450400">
        <w:rPr>
          <w:rFonts w:ascii="Times New Roman" w:hAnsi="Times New Roman" w:cs="Times New Roman"/>
          <w:noProof/>
          <w:sz w:val="24"/>
          <w:szCs w:val="24"/>
        </w:rPr>
        <w:t>s</w:t>
      </w:r>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R</w:t>
      </w:r>
      <w:ins w:id="221" w:author="Ove Jason" w:date="2019-08-18T12:37:00Z">
        <w:r w:rsidR="00222631">
          <w:rPr>
            <w:rFonts w:ascii="Times New Roman" w:hAnsi="Times New Roman" w:cs="Times New Roman"/>
            <w:noProof/>
            <w:sz w:val="24"/>
            <w:szCs w:val="24"/>
          </w:rPr>
          <w:t xml:space="preserve"> </w:t>
        </w:r>
      </w:ins>
      <w:r w:rsidR="003E21DC" w:rsidRPr="00950F46">
        <w:rPr>
          <w:rFonts w:ascii="Times New Roman" w:hAnsi="Times New Roman" w:cs="Times New Roman"/>
          <w:noProof/>
          <w:sz w:val="24"/>
          <w:szCs w:val="24"/>
        </w:rPr>
        <w:t>&gt;</w:t>
      </w:r>
      <w:ins w:id="222" w:author="Ove Jason" w:date="2019-08-18T12:37:00Z">
        <w:r w:rsidR="00222631">
          <w:rPr>
            <w:rFonts w:ascii="Times New Roman" w:hAnsi="Times New Roman" w:cs="Times New Roman"/>
            <w:noProof/>
            <w:sz w:val="24"/>
            <w:szCs w:val="24"/>
          </w:rPr>
          <w:t xml:space="preserve"> </w:t>
        </w:r>
      </w:ins>
      <w:r w:rsidR="003E21DC" w:rsidRPr="00950F46">
        <w:rPr>
          <w:rFonts w:ascii="Times New Roman" w:hAnsi="Times New Roman" w:cs="Times New Roman"/>
          <w:noProof/>
          <w:sz w:val="24"/>
          <w:szCs w:val="24"/>
        </w:rPr>
        <w:t xml:space="preserve">0.9905 described </w:t>
      </w:r>
      <w:ins w:id="223" w:author="Ove Jason" w:date="2019-08-18T12:41:00Z">
        <w:r w:rsidR="00222631">
          <w:rPr>
            <w:rFonts w:ascii="Times New Roman" w:hAnsi="Times New Roman" w:cs="Times New Roman"/>
            <w:noProof/>
            <w:sz w:val="24"/>
            <w:szCs w:val="24"/>
          </w:rPr>
          <w:t xml:space="preserve">a </w:t>
        </w:r>
      </w:ins>
      <w:r w:rsidR="003E21DC" w:rsidRPr="00950F46">
        <w:rPr>
          <w:rFonts w:ascii="Times New Roman" w:hAnsi="Times New Roman" w:cs="Times New Roman"/>
          <w:noProof/>
          <w:sz w:val="24"/>
          <w:szCs w:val="24"/>
        </w:rPr>
        <w:t xml:space="preserve">good agreement between </w:t>
      </w:r>
      <w:del w:id="224" w:author="Ove Jason" w:date="2019-08-18T12:54:00Z">
        <w:r w:rsidR="003E21DC" w:rsidRPr="00950F46" w:rsidDel="002378E9">
          <w:rPr>
            <w:rFonts w:ascii="Times New Roman" w:hAnsi="Times New Roman" w:cs="Times New Roman"/>
            <w:noProof/>
            <w:sz w:val="24"/>
            <w:szCs w:val="24"/>
          </w:rPr>
          <w:delText xml:space="preserve">simulations </w:delText>
        </w:r>
      </w:del>
      <w:ins w:id="225" w:author="Ove Jason" w:date="2019-08-18T12:54:00Z">
        <w:r w:rsidR="002378E9">
          <w:rPr>
            <w:rFonts w:ascii="Times New Roman" w:hAnsi="Times New Roman" w:cs="Times New Roman"/>
            <w:noProof/>
            <w:sz w:val="24"/>
            <w:szCs w:val="24"/>
          </w:rPr>
          <w:t>prediction</w:t>
        </w:r>
        <w:r w:rsidR="002378E9" w:rsidRPr="00950F46">
          <w:rPr>
            <w:rFonts w:ascii="Times New Roman" w:hAnsi="Times New Roman" w:cs="Times New Roman"/>
            <w:noProof/>
            <w:sz w:val="24"/>
            <w:szCs w:val="24"/>
          </w:rPr>
          <w:t>s</w:t>
        </w:r>
        <w:r w:rsidR="002378E9">
          <w:rPr>
            <w:rFonts w:ascii="Times New Roman" w:hAnsi="Times New Roman" w:cs="Times New Roman"/>
            <w:noProof/>
            <w:sz w:val="24"/>
            <w:szCs w:val="24"/>
          </w:rPr>
          <w:t>??</w:t>
        </w:r>
        <w:r w:rsidR="002378E9" w:rsidRPr="00950F46">
          <w:rPr>
            <w:rFonts w:ascii="Times New Roman" w:hAnsi="Times New Roman" w:cs="Times New Roman"/>
            <w:noProof/>
            <w:sz w:val="24"/>
            <w:szCs w:val="24"/>
          </w:rPr>
          <w:t xml:space="preserve"> </w:t>
        </w:r>
      </w:ins>
      <w:r w:rsidR="003E21DC" w:rsidRPr="00950F46">
        <w:rPr>
          <w:rFonts w:ascii="Times New Roman" w:hAnsi="Times New Roman" w:cs="Times New Roman"/>
          <w:noProof/>
          <w:sz w:val="24"/>
          <w:szCs w:val="24"/>
        </w:rPr>
        <w:t xml:space="preserve">and </w:t>
      </w:r>
      <w:del w:id="226" w:author="Ove Jason" w:date="2019-08-18T12:54:00Z">
        <w:r w:rsidR="003E21DC" w:rsidRPr="00950F46" w:rsidDel="002378E9">
          <w:rPr>
            <w:rFonts w:ascii="Times New Roman" w:hAnsi="Times New Roman" w:cs="Times New Roman"/>
            <w:noProof/>
            <w:sz w:val="24"/>
            <w:szCs w:val="24"/>
          </w:rPr>
          <w:delText>theoretical data</w:delText>
        </w:r>
      </w:del>
      <w:bookmarkStart w:id="227" w:name="OLE_LINK3"/>
      <w:bookmarkStart w:id="228" w:name="OLE_LINK4"/>
      <w:ins w:id="229" w:author="Ove Jason" w:date="2019-08-18T12:54:00Z">
        <w:r w:rsidR="002378E9">
          <w:rPr>
            <w:rFonts w:ascii="Times New Roman" w:hAnsi="Times New Roman" w:cs="Times New Roman"/>
            <w:noProof/>
            <w:sz w:val="24"/>
            <w:szCs w:val="24"/>
          </w:rPr>
          <w:t>experiment</w:t>
        </w:r>
      </w:ins>
      <w:bookmarkEnd w:id="227"/>
      <w:bookmarkEnd w:id="228"/>
      <w:r w:rsidR="003E21DC" w:rsidRPr="00950F46">
        <w:rPr>
          <w:rFonts w:ascii="Times New Roman" w:hAnsi="Times New Roman" w:cs="Times New Roman"/>
          <w:noProof/>
          <w:sz w:val="24"/>
          <w:szCs w:val="24"/>
        </w:rPr>
        <w:t xml:space="preserve"> test</w:t>
      </w:r>
      <w:ins w:id="230" w:author="Ove Jason" w:date="2019-08-18T12:54:00Z">
        <w:r w:rsidR="002378E9">
          <w:rPr>
            <w:rFonts w:ascii="Times New Roman" w:hAnsi="Times New Roman" w:cs="Times New Roman"/>
            <w:noProof/>
            <w:sz w:val="24"/>
            <w:szCs w:val="24"/>
          </w:rPr>
          <w:t>s</w:t>
        </w:r>
      </w:ins>
      <w:r w:rsidR="003E21DC" w:rsidRPr="00950F46">
        <w:rPr>
          <w:rFonts w:ascii="Times New Roman" w:hAnsi="Times New Roman" w:cs="Times New Roman"/>
          <w:noProof/>
          <w:sz w:val="24"/>
          <w:szCs w:val="24"/>
        </w:rPr>
        <w:t xml:space="preserve">.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xml:space="preserve">, and correlation coefficients R value of 0.984 for 5 ppm and 0.994 for 25 ppm </w:t>
      </w:r>
      <w:r w:rsidR="00F02083">
        <w:rPr>
          <w:rFonts w:ascii="Times New Roman" w:hAnsi="Times New Roman" w:cs="Times New Roman"/>
          <w:noProof/>
          <w:sz w:val="24"/>
          <w:szCs w:val="24"/>
        </w:rPr>
        <w:t>showed</w:t>
      </w:r>
      <w:r w:rsidR="003E21DC" w:rsidRPr="00AA129D">
        <w:rPr>
          <w:rFonts w:ascii="Times New Roman" w:hAnsi="Times New Roman" w:cs="Times New Roman"/>
          <w:noProof/>
          <w:sz w:val="24"/>
          <w:szCs w:val="24"/>
        </w:rPr>
        <w:t xml:space="preserve"> good agreement</w:t>
      </w:r>
      <w:ins w:id="231" w:author="Ove Jason" w:date="2019-08-18T12:53:00Z">
        <w:r w:rsidR="002378E9">
          <w:rPr>
            <w:rFonts w:ascii="Times New Roman" w:hAnsi="Times New Roman" w:cs="Times New Roman"/>
            <w:noProof/>
            <w:sz w:val="24"/>
            <w:szCs w:val="24"/>
          </w:rPr>
          <w:t>s</w:t>
        </w:r>
      </w:ins>
      <w:r w:rsidR="003E21DC" w:rsidRPr="00AA129D">
        <w:rPr>
          <w:rFonts w:ascii="Times New Roman" w:hAnsi="Times New Roman" w:cs="Times New Roman"/>
          <w:noProof/>
          <w:sz w:val="24"/>
          <w:szCs w:val="24"/>
        </w:rPr>
        <w:t xml:space="preserve"> between </w:t>
      </w:r>
      <w:ins w:id="232" w:author="Ove Jason" w:date="2019-08-18T12:54:00Z">
        <w:r w:rsidR="002378E9">
          <w:rPr>
            <w:rFonts w:ascii="Times New Roman" w:hAnsi="Times New Roman" w:cs="Times New Roman"/>
            <w:noProof/>
            <w:sz w:val="24"/>
            <w:szCs w:val="24"/>
          </w:rPr>
          <w:t>prediction</w:t>
        </w:r>
      </w:ins>
      <w:del w:id="233" w:author="Ove Jason" w:date="2019-08-18T12:54:00Z">
        <w:r w:rsidR="003E21DC" w:rsidRPr="00AA129D" w:rsidDel="002378E9">
          <w:rPr>
            <w:rFonts w:ascii="Times New Roman" w:hAnsi="Times New Roman" w:cs="Times New Roman"/>
            <w:noProof/>
            <w:sz w:val="24"/>
            <w:szCs w:val="24"/>
          </w:rPr>
          <w:delText>simulation</w:delText>
        </w:r>
      </w:del>
      <w:r w:rsidR="003E21DC" w:rsidRPr="00AA129D">
        <w:rPr>
          <w:rFonts w:ascii="Times New Roman" w:hAnsi="Times New Roman" w:cs="Times New Roman"/>
          <w:noProof/>
          <w:sz w:val="24"/>
          <w:szCs w:val="24"/>
        </w:rPr>
        <w:t xml:space="preserve">s and </w:t>
      </w:r>
      <w:ins w:id="234" w:author="Ove Jason" w:date="2019-08-18T12:54:00Z">
        <w:r w:rsidR="002378E9">
          <w:rPr>
            <w:rFonts w:ascii="Times New Roman" w:hAnsi="Times New Roman" w:cs="Times New Roman"/>
            <w:noProof/>
            <w:sz w:val="24"/>
            <w:szCs w:val="24"/>
          </w:rPr>
          <w:t>experiment</w:t>
        </w:r>
      </w:ins>
      <w:del w:id="235" w:author="Ove Jason" w:date="2019-08-18T12:54:00Z">
        <w:r w:rsidR="003E21DC" w:rsidRPr="00AA129D" w:rsidDel="002378E9">
          <w:rPr>
            <w:rFonts w:ascii="Times New Roman" w:hAnsi="Times New Roman" w:cs="Times New Roman"/>
            <w:noProof/>
            <w:sz w:val="24"/>
            <w:szCs w:val="24"/>
          </w:rPr>
          <w:delText>theoretical data</w:delText>
        </w:r>
      </w:del>
      <w:r w:rsidR="003E21DC" w:rsidRPr="00AA129D">
        <w:rPr>
          <w:rFonts w:ascii="Times New Roman" w:hAnsi="Times New Roman" w:cs="Times New Roman"/>
          <w:noProof/>
          <w:sz w:val="24"/>
          <w:szCs w:val="24"/>
        </w:rPr>
        <w:t xml:space="preserve"> test</w:t>
      </w:r>
      <w:ins w:id="236" w:author="Ove Jason" w:date="2019-08-18T12:54:00Z">
        <w:r w:rsidR="002378E9">
          <w:rPr>
            <w:rFonts w:ascii="Times New Roman" w:hAnsi="Times New Roman" w:cs="Times New Roman"/>
            <w:noProof/>
            <w:sz w:val="24"/>
            <w:szCs w:val="24"/>
          </w:rPr>
          <w:t>s</w:t>
        </w:r>
      </w:ins>
      <w:r w:rsidR="003E21DC" w:rsidRPr="00AA129D">
        <w:rPr>
          <w:rFonts w:ascii="Times New Roman" w:hAnsi="Times New Roman" w:cs="Times New Roman"/>
          <w:noProof/>
          <w:sz w:val="24"/>
          <w:szCs w:val="24"/>
        </w:rPr>
        <w: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function of time to determine the corrosion resistance of the tested material in the solution. By using the same network parameters, the performance results of those two works gave good agreement</w:t>
      </w:r>
      <w:ins w:id="237" w:author="Ove Jason" w:date="2019-08-18T13:03:00Z">
        <w:r w:rsidR="00614206">
          <w:rPr>
            <w:rFonts w:ascii="Times New Roman" w:hAnsi="Times New Roman" w:cs="Times New Roman"/>
            <w:noProof/>
            <w:sz w:val="24"/>
            <w:szCs w:val="24"/>
          </w:rPr>
          <w:t>s</w:t>
        </w:r>
      </w:ins>
      <w:r w:rsidR="003E21DC">
        <w:rPr>
          <w:rFonts w:ascii="Times New Roman" w:hAnsi="Times New Roman" w:cs="Times New Roman"/>
          <w:noProof/>
          <w:sz w:val="24"/>
          <w:szCs w:val="24"/>
        </w:rPr>
        <w:t xml:space="preserve"> between </w:t>
      </w:r>
      <w:ins w:id="238" w:author="Ove Jason" w:date="2019-08-18T13:03:00Z">
        <w:r w:rsidR="00614206">
          <w:rPr>
            <w:rFonts w:ascii="Times New Roman" w:hAnsi="Times New Roman" w:cs="Times New Roman"/>
            <w:noProof/>
            <w:sz w:val="24"/>
            <w:szCs w:val="24"/>
          </w:rPr>
          <w:t xml:space="preserve">the </w:t>
        </w:r>
      </w:ins>
      <w:r w:rsidR="003E21DC">
        <w:rPr>
          <w:rFonts w:ascii="Times New Roman" w:hAnsi="Times New Roman" w:cs="Times New Roman"/>
          <w:noProof/>
          <w:sz w:val="24"/>
          <w:szCs w:val="24"/>
        </w:rPr>
        <w:t xml:space="preserve">actual and </w:t>
      </w:r>
      <w:ins w:id="239" w:author="Ove Jason" w:date="2019-08-18T13:03:00Z">
        <w:r w:rsidR="00614206">
          <w:rPr>
            <w:rFonts w:ascii="Times New Roman" w:hAnsi="Times New Roman" w:cs="Times New Roman"/>
            <w:noProof/>
            <w:sz w:val="24"/>
            <w:szCs w:val="24"/>
          </w:rPr>
          <w:t xml:space="preserve">the </w:t>
        </w:r>
      </w:ins>
      <w:r w:rsidR="003E21DC">
        <w:rPr>
          <w:rFonts w:ascii="Times New Roman" w:hAnsi="Times New Roman" w:cs="Times New Roman"/>
          <w:noProof/>
          <w:sz w:val="24"/>
          <w:szCs w:val="24"/>
        </w:rPr>
        <w:t xml:space="preserve">predicted data. </w:t>
      </w:r>
    </w:p>
    <w:p w14:paraId="6E58D0BD" w14:textId="0AC5048F" w:rsidR="003E21DC" w:rsidRDefault="00CB5EAF">
      <w:pPr>
        <w:widowControl w:val="0"/>
        <w:tabs>
          <w:tab w:val="left" w:pos="8355"/>
        </w:tabs>
        <w:spacing w:line="360" w:lineRule="auto"/>
        <w:jc w:val="both"/>
        <w:rPr>
          <w:rFonts w:ascii="Times New Roman" w:hAnsi="Times New Roman" w:cs="Times New Roman"/>
          <w:noProof/>
          <w:sz w:val="24"/>
          <w:szCs w:val="24"/>
        </w:rPr>
      </w:pPr>
      <w:commentRangeStart w:id="240"/>
      <w:r>
        <w:rPr>
          <w:rFonts w:ascii="Times New Roman" w:hAnsi="Times New Roman" w:cs="Times New Roman"/>
          <w:noProof/>
          <w:sz w:val="24"/>
          <w:szCs w:val="24"/>
        </w:rPr>
        <w:t xml:space="preserve">As a note came up from </w:t>
      </w:r>
      <w:ins w:id="241" w:author="Ove Jason" w:date="2019-08-18T13:04:00Z">
        <w:r w:rsidR="005F0615">
          <w:rPr>
            <w:rFonts w:ascii="Times New Roman" w:hAnsi="Times New Roman" w:cs="Times New Roman"/>
            <w:noProof/>
            <w:sz w:val="24"/>
            <w:szCs w:val="24"/>
          </w:rPr>
          <w:t xml:space="preserve">the </w:t>
        </w:r>
      </w:ins>
      <w:r>
        <w:rPr>
          <w:rFonts w:ascii="Times New Roman" w:hAnsi="Times New Roman" w:cs="Times New Roman"/>
          <w:noProof/>
          <w:sz w:val="24"/>
          <w:szCs w:val="24"/>
        </w:rPr>
        <w:t xml:space="preserve">above materials corrosion predictive researches, </w:t>
      </w:r>
      <w:del w:id="242" w:author="Ove Jason" w:date="2019-08-18T13:05:00Z">
        <w:r w:rsidDel="005F0615">
          <w:rPr>
            <w:rFonts w:ascii="Times New Roman" w:hAnsi="Times New Roman" w:cs="Times New Roman"/>
            <w:noProof/>
            <w:sz w:val="24"/>
            <w:szCs w:val="24"/>
          </w:rPr>
          <w:delText xml:space="preserve">more than </w:delText>
        </w:r>
      </w:del>
      <w:r>
        <w:rPr>
          <w:rFonts w:ascii="Times New Roman" w:hAnsi="Times New Roman" w:cs="Times New Roman"/>
          <w:noProof/>
          <w:sz w:val="24"/>
          <w:szCs w:val="24"/>
        </w:rPr>
        <w:t xml:space="preserve">one ANN models can differently and separately be developed for </w:t>
      </w:r>
      <w:ins w:id="243" w:author="Ove Jason" w:date="2019-08-18T13:05:00Z">
        <w:r w:rsidR="005F0615">
          <w:rPr>
            <w:rFonts w:ascii="Times New Roman" w:hAnsi="Times New Roman" w:cs="Times New Roman"/>
            <w:noProof/>
            <w:sz w:val="24"/>
            <w:szCs w:val="24"/>
          </w:rPr>
          <w:t xml:space="preserve">predicting </w:t>
        </w:r>
      </w:ins>
      <w:r>
        <w:rPr>
          <w:rFonts w:ascii="Times New Roman" w:hAnsi="Times New Roman" w:cs="Times New Roman"/>
          <w:noProof/>
          <w:sz w:val="24"/>
          <w:szCs w:val="24"/>
        </w:rPr>
        <w:t xml:space="preserve">different aspects of </w:t>
      </w:r>
      <w:del w:id="244" w:author="Ove Jason" w:date="2019-08-18T13:05:00Z">
        <w:r w:rsidDel="005F0615">
          <w:rPr>
            <w:rFonts w:ascii="Times New Roman" w:hAnsi="Times New Roman" w:cs="Times New Roman"/>
            <w:noProof/>
            <w:sz w:val="24"/>
            <w:szCs w:val="24"/>
          </w:rPr>
          <w:delText>the problem</w:delText>
        </w:r>
      </w:del>
      <w:ins w:id="245" w:author="Ove Jason" w:date="2019-08-18T13:05:00Z">
        <w:r w:rsidR="005F0615">
          <w:rPr>
            <w:rFonts w:ascii="Times New Roman" w:hAnsi="Times New Roman" w:cs="Times New Roman"/>
            <w:noProof/>
            <w:sz w:val="24"/>
            <w:szCs w:val="24"/>
          </w:rPr>
          <w:t>materials</w:t>
        </w:r>
      </w:ins>
      <w:r>
        <w:rPr>
          <w:rFonts w:ascii="Times New Roman" w:hAnsi="Times New Roman" w:cs="Times New Roman"/>
          <w:noProof/>
          <w:sz w:val="24"/>
          <w:szCs w:val="24"/>
        </w:rPr>
        <w:t>. Kenny et al.</w:t>
      </w:r>
      <w:r w:rsidR="00A34791">
        <w:rPr>
          <w:rFonts w:ascii="Times New Roman" w:hAnsi="Times New Roman" w:cs="Times New Roman"/>
          <w:noProof/>
          <w:sz w:val="24"/>
          <w:szCs w:val="24"/>
        </w:rPr>
        <w:t>,</w:t>
      </w:r>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r w:rsidR="00A34791">
        <w:rPr>
          <w:rFonts w:ascii="Times New Roman" w:hAnsi="Times New Roman" w:cs="Times New Roman"/>
          <w:noProof/>
          <w:sz w:val="24"/>
          <w:szCs w:val="24"/>
        </w:rPr>
        <w:t>Also</w:t>
      </w:r>
      <w:r w:rsidR="003E21DC">
        <w:rPr>
          <w:rFonts w:ascii="Times New Roman" w:hAnsi="Times New Roman" w:cs="Times New Roman"/>
          <w:noProof/>
          <w:sz w:val="24"/>
          <w:szCs w:val="24"/>
        </w:rPr>
        <w:t>,</w:t>
      </w:r>
      <w:r w:rsidR="00A34791">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r w:rsidR="00A34791">
        <w:rPr>
          <w:rFonts w:ascii="Times New Roman" w:hAnsi="Times New Roman" w:cs="Times New Roman"/>
          <w:noProof/>
          <w:sz w:val="24"/>
          <w:szCs w:val="24"/>
        </w:rPr>
        <w:t>,</w:t>
      </w:r>
      <w:r w:rsidR="00A34791" w:rsidRPr="00A34791">
        <w:rPr>
          <w:rFonts w:ascii="Times New Roman" w:hAnsi="Times New Roman" w:cs="Times New Roman"/>
          <w:noProof/>
          <w:sz w:val="24"/>
          <w:szCs w:val="24"/>
        </w:rPr>
        <w:t xml:space="preserve"> </w:t>
      </w:r>
      <w:r w:rsidR="00A34791">
        <w:rPr>
          <w:rFonts w:ascii="Times New Roman" w:hAnsi="Times New Roman" w:cs="Times New Roman"/>
          <w:noProof/>
          <w:sz w:val="24"/>
          <w:szCs w:val="24"/>
        </w:rPr>
        <w:t xml:space="preserve">from the works of </w:t>
      </w:r>
      <w:r w:rsidR="00A34791" w:rsidRPr="003E21DC">
        <w:rPr>
          <w:rFonts w:ascii="Times New Roman" w:hAnsi="Times New Roman" w:cs="Times New Roman"/>
          <w:noProof/>
          <w:sz w:val="24"/>
          <w:szCs w:val="24"/>
        </w:rPr>
        <w:t>Bassam et al.</w:t>
      </w:r>
      <w:r w:rsidR="00A34791">
        <w:rPr>
          <w:rFonts w:ascii="Times New Roman" w:hAnsi="Times New Roman" w:cs="Times New Roman"/>
          <w:noProof/>
          <w:sz w:val="24"/>
          <w:szCs w:val="24"/>
        </w:rPr>
        <w:t xml:space="preserve">, and </w:t>
      </w:r>
      <w:r w:rsidR="00A34791" w:rsidRPr="003E21DC">
        <w:rPr>
          <w:rFonts w:ascii="Times New Roman" w:hAnsi="Times New Roman" w:cs="Times New Roman"/>
          <w:noProof/>
          <w:sz w:val="24"/>
          <w:szCs w:val="24"/>
        </w:rPr>
        <w:t>Colorado-Garrido et al</w:t>
      </w:r>
      <w:r w:rsidR="00A34791">
        <w:rPr>
          <w:rFonts w:ascii="Times New Roman" w:hAnsi="Times New Roman" w:cs="Times New Roman"/>
          <w:noProof/>
          <w:sz w:val="24"/>
          <w:szCs w:val="24"/>
        </w:rPr>
        <w:t xml:space="preserve">.  </w:t>
      </w:r>
      <w:commentRangeEnd w:id="240"/>
      <w:r w:rsidR="00E02C81">
        <w:rPr>
          <w:rStyle w:val="a6"/>
        </w:rPr>
        <w:commentReference w:id="240"/>
      </w:r>
    </w:p>
    <w:p w14:paraId="26884A4F" w14:textId="549DE454" w:rsidR="00B022AB" w:rsidRDefault="001E3409" w:rsidP="006F13F9">
      <w:pPr>
        <w:pStyle w:val="3"/>
        <w:spacing w:after="240"/>
        <w:rPr>
          <w:noProof/>
        </w:rPr>
      </w:pPr>
      <w:ins w:id="246" w:author="Ove Jason" w:date="2019-08-18T13:44:00Z">
        <w:r>
          <w:rPr>
            <w:noProof/>
          </w:rPr>
          <w:lastRenderedPageBreak/>
          <w:t>Mechanical (</w:t>
        </w:r>
      </w:ins>
      <w:ins w:id="247" w:author="Ove Jason" w:date="2019-08-18T11:14:00Z">
        <w:r w:rsidR="00271CE7">
          <w:rPr>
            <w:noProof/>
          </w:rPr>
          <w:t>Structural</w:t>
        </w:r>
      </w:ins>
      <w:ins w:id="248" w:author="Ove Jason" w:date="2019-08-18T13:44:00Z">
        <w:r>
          <w:rPr>
            <w:noProof/>
          </w:rPr>
          <w:t>)</w:t>
        </w:r>
      </w:ins>
      <w:commentRangeStart w:id="249"/>
      <w:del w:id="250" w:author="Ove Jason" w:date="2019-08-18T11:14:00Z">
        <w:r w:rsidR="00B022AB" w:rsidDel="00271CE7">
          <w:rPr>
            <w:noProof/>
          </w:rPr>
          <w:delText xml:space="preserve">Mechanical </w:delText>
        </w:r>
        <w:r w:rsidR="00637CE1" w:rsidDel="00271CE7">
          <w:rPr>
            <w:noProof/>
          </w:rPr>
          <w:delText>(Structural)</w:delText>
        </w:r>
      </w:del>
      <w:r w:rsidR="00637CE1">
        <w:rPr>
          <w:noProof/>
        </w:rPr>
        <w:t xml:space="preserve"> </w:t>
      </w:r>
      <w:r w:rsidR="00B022AB">
        <w:rPr>
          <w:noProof/>
        </w:rPr>
        <w:t>Property</w:t>
      </w:r>
      <w:commentRangeEnd w:id="249"/>
      <w:r w:rsidR="00E54B4E">
        <w:rPr>
          <w:rStyle w:val="a6"/>
          <w:rFonts w:ascii="Calibri" w:eastAsia="宋体" w:hAnsi="Calibri"/>
          <w:b w:val="0"/>
        </w:rPr>
        <w:commentReference w:id="249"/>
      </w:r>
    </w:p>
    <w:p w14:paraId="66F7EE5D" w14:textId="7EB8207E"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ins w:id="251" w:author="Ove Jason" w:date="2019-08-18T13:45:00Z">
        <w:r w:rsidR="001E3409">
          <w:rPr>
            <w:rFonts w:ascii="Times New Roman" w:hAnsi="Times New Roman" w:cs="Times New Roman"/>
            <w:noProof/>
            <w:sz w:val="24"/>
            <w:szCs w:val="24"/>
          </w:rPr>
          <w:t>s</w:t>
        </w:r>
      </w:ins>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r w:rsidR="00AF3B2E">
        <w:rPr>
          <w:rFonts w:ascii="Times New Roman" w:hAnsi="Times New Roman" w:cs="Times New Roman"/>
          <w:noProof/>
          <w:sz w:val="24"/>
          <w:szCs w:val="24"/>
        </w:rPr>
        <w:t xml:space="preserve"> </w:t>
      </w:r>
      <w:r w:rsidR="00205DC2">
        <w:rPr>
          <w:rFonts w:ascii="Times New Roman" w:hAnsi="Times New Roman" w:cs="Times New Roman"/>
          <w:noProof/>
          <w:sz w:val="24"/>
          <w:szCs w:val="24"/>
        </w:rPr>
        <w:t>et al.</w:t>
      </w:r>
      <w:r w:rsidR="00AF3B2E">
        <w:rPr>
          <w:rFonts w:ascii="Times New Roman" w:hAnsi="Times New Roman" w:cs="Times New Roman"/>
          <w:noProof/>
          <w:sz w:val="24"/>
          <w:szCs w:val="24"/>
        </w:rPr>
        <w:t>,</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252"/>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&lt;EndNote&gt;&lt;Cite&gt;&lt;Author&gt;Yang&lt;/Author&gt;&lt;Year&gt;2012&lt;/Year&gt;&lt;RecNum&gt;3&lt;/RecNum&gt;&lt;DisplayText&gt;[16]&lt;/DisplayText&gt;&lt;record&gt;&lt;rec-number&gt;3&lt;/rec-number&gt;&lt;foreign-keys&gt;&lt;key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816D10">
        <w:rPr>
          <w:rFonts w:ascii="Times New Roman" w:hAnsi="Times New Roman" w:cs="Times New Roman"/>
          <w:noProof/>
          <w:sz w:val="24"/>
          <w:szCs w:val="24"/>
        </w:rPr>
        <w:t>[</w:t>
      </w:r>
      <w:r w:rsidR="00E408A6">
        <w:rPr>
          <w:rFonts w:ascii="Times New Roman" w:hAnsi="Times New Roman" w:cs="Times New Roman"/>
          <w:noProof/>
          <w:sz w:val="24"/>
          <w:szCs w:val="24"/>
        </w:rPr>
        <w:t>16</w:t>
      </w:r>
      <w:r w:rsidR="00816D10">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252"/>
      <w:r w:rsidR="002721CE">
        <w:rPr>
          <w:rStyle w:val="a6"/>
        </w:rPr>
        <w:commentReference w:id="252"/>
      </w:r>
      <w:r w:rsidR="00205DC2">
        <w:rPr>
          <w:rFonts w:ascii="Times New Roman" w:hAnsi="Times New Roman" w:cs="Times New Roman"/>
          <w:noProof/>
          <w:sz w:val="24"/>
          <w:szCs w:val="24"/>
        </w:rPr>
        <w:t xml:space="preserve"> developed an accurate thermal stress model</w:t>
      </w:r>
      <w:r w:rsidR="004B44A5">
        <w:rPr>
          <w:rFonts w:ascii="Times New Roman" w:hAnsi="Times New Roman" w:cs="Times New Roman"/>
          <w:noProof/>
          <w:sz w:val="24"/>
          <w:szCs w:val="24"/>
        </w:rPr>
        <w:t xml:space="preserve"> </w:t>
      </w:r>
      <w:r w:rsidR="008F785B">
        <w:rPr>
          <w:rFonts w:ascii="Times New Roman" w:hAnsi="Times New Roman" w:cs="Times New Roman"/>
          <w:noProof/>
          <w:sz w:val="24"/>
          <w:szCs w:val="24"/>
        </w:rPr>
        <w:t>with</w:t>
      </w:r>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del w:id="253" w:author="Ove Jason" w:date="2019-08-18T13:46:00Z">
        <w:r w:rsidR="004B44A5" w:rsidDel="001E3409">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w:t>
      </w:r>
      <w:del w:id="254" w:author="Ove Jason" w:date="2019-08-18T13:47:00Z">
        <w:r w:rsidR="00205DC2" w:rsidDel="001E3409">
          <w:rPr>
            <w:rFonts w:ascii="Times New Roman" w:hAnsi="Times New Roman" w:cs="Times New Roman"/>
            <w:noProof/>
            <w:sz w:val="24"/>
            <w:szCs w:val="24"/>
          </w:rPr>
          <w:delText xml:space="preserve">a </w:delText>
        </w:r>
      </w:del>
      <w:r w:rsidR="00205DC2">
        <w:rPr>
          <w:rFonts w:ascii="Times New Roman" w:hAnsi="Times New Roman" w:cs="Times New Roman"/>
          <w:noProof/>
          <w:sz w:val="24"/>
          <w:szCs w:val="24"/>
        </w:rPr>
        <w:t xml:space="preserve">back propagation learning algorithm. </w:t>
      </w:r>
      <w:r w:rsidR="00171356">
        <w:rPr>
          <w:rFonts w:ascii="Times New Roman" w:hAnsi="Times New Roman" w:cs="Times New Roman"/>
          <w:noProof/>
          <w:sz w:val="24"/>
          <w:szCs w:val="24"/>
        </w:rPr>
        <w:t xml:space="preserve">In this model, the author used batch training </w:t>
      </w:r>
      <w:r w:rsidR="00B832E1">
        <w:rPr>
          <w:rFonts w:ascii="Times New Roman" w:hAnsi="Times New Roman" w:cs="Times New Roman"/>
          <w:noProof/>
          <w:sz w:val="24"/>
          <w:szCs w:val="24"/>
        </w:rPr>
        <w:t xml:space="preserve">from </w:t>
      </w:r>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5D71A2">
        <w:rPr>
          <w:rFonts w:ascii="Times New Roman" w:hAnsi="Times New Roman" w:cs="Times New Roman"/>
          <w:noProof/>
          <w:sz w:val="24"/>
          <w:szCs w:val="24"/>
        </w:rPr>
        <w:t>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w:t>
      </w:r>
      <w:ins w:id="255" w:author="Ove Jason" w:date="2019-08-18T13:49:00Z">
        <w:r w:rsidR="00F84BC3">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 xml:space="preserve">predicted data and </w:t>
      </w:r>
      <w:ins w:id="256" w:author="Ove Jason" w:date="2019-08-18T13:49:00Z">
        <w:r w:rsidR="00F84BC3">
          <w:rPr>
            <w:rFonts w:ascii="Times New Roman" w:hAnsi="Times New Roman" w:cs="Times New Roman"/>
            <w:noProof/>
            <w:sz w:val="24"/>
            <w:szCs w:val="24"/>
          </w:rPr>
          <w:t xml:space="preserve">the </w:t>
        </w:r>
      </w:ins>
      <w:r w:rsidR="00205DC2">
        <w:rPr>
          <w:rFonts w:ascii="Times New Roman" w:hAnsi="Times New Roman" w:cs="Times New Roman"/>
          <w:noProof/>
          <w:sz w:val="24"/>
          <w:szCs w:val="24"/>
        </w:rPr>
        <w:t xml:space="preserve">experimental data by correlation coefficient calculation, the model was chosen to achieve good network performance </w:t>
      </w:r>
      <w:r w:rsidR="002C0691">
        <w:rPr>
          <w:rFonts w:ascii="Times New Roman" w:hAnsi="Times New Roman" w:cs="Times New Roman"/>
          <w:noProof/>
          <w:sz w:val="24"/>
          <w:szCs w:val="24"/>
        </w:rPr>
        <w:t>to</w:t>
      </w:r>
      <w:r w:rsidR="00205DC2">
        <w:rPr>
          <w:rFonts w:ascii="Times New Roman" w:hAnsi="Times New Roman" w:cs="Times New Roman"/>
          <w:noProof/>
          <w:sz w:val="24"/>
          <w:szCs w:val="24"/>
        </w:rPr>
        <w:t xml:space="preserve"> predict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427B2209" w14:textId="19A7AF22"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257"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et al</w:t>
      </w:r>
      <w:bookmarkEnd w:id="257"/>
      <w:r w:rsidR="00205DC2">
        <w:rPr>
          <w:rFonts w:ascii="Times New Roman" w:hAnsi="Times New Roman" w:cs="Times New Roman"/>
          <w:noProof/>
          <w:sz w:val="24"/>
          <w:szCs w:val="24"/>
        </w:rPr>
        <w:t>.</w:t>
      </w:r>
      <w:r w:rsidR="003E68CC">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&lt;EndNote&gt;&lt;Cite&gt;&lt;Author&gt;Sasikumar&lt;/Author&gt;&lt;Year&gt;2008&lt;/Year&gt;&lt;RecNum&gt;15&lt;/RecNum&gt;&lt;DisplayText&gt;[35]&lt;/DisplayText&gt;&lt;record&gt;&lt;rec-number&gt;15&lt;/rec-number&gt;&lt;foreign-keys&gt;&lt;key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35</w:t>
      </w:r>
      <w:r w:rsidR="004C7582">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258" w:name="_Hlk534790749"/>
      <w:r w:rsidR="00205DC2">
        <w:rPr>
          <w:rFonts w:ascii="Times New Roman" w:hAnsi="Times New Roman" w:cs="Times New Roman"/>
          <w:noProof/>
          <w:sz w:val="24"/>
          <w:szCs w:val="24"/>
        </w:rPr>
        <w:t xml:space="preserve">presented a </w:t>
      </w:r>
      <w:commentRangeStart w:id="259"/>
      <w:r w:rsidR="00205DC2">
        <w:rPr>
          <w:rFonts w:ascii="Times New Roman" w:hAnsi="Times New Roman" w:cs="Times New Roman"/>
          <w:noProof/>
          <w:sz w:val="24"/>
          <w:szCs w:val="24"/>
        </w:rPr>
        <w:t>BP neural network</w:t>
      </w:r>
      <w:bookmarkStart w:id="260" w:name="_Hlk534709855"/>
      <w:commentRangeEnd w:id="259"/>
      <w:r w:rsidR="00FA4494">
        <w:rPr>
          <w:rStyle w:val="a6"/>
        </w:rPr>
        <w:commentReference w:id="259"/>
      </w:r>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and AE (Acoustic Emission) amplitude frequency data collected up to 50% of failure loads were used as input to </w:t>
      </w:r>
      <w:r w:rsidR="00205DC2" w:rsidRPr="00FA4494">
        <w:rPr>
          <w:rFonts w:ascii="Times New Roman" w:hAnsi="Times New Roman" w:cs="Times New Roman"/>
          <w:noProof/>
          <w:color w:val="FF0000"/>
          <w:sz w:val="24"/>
          <w:szCs w:val="24"/>
          <w:rPrChange w:id="261" w:author="Ove Jason" w:date="2019-08-16T17:42:00Z">
            <w:rPr>
              <w:rFonts w:ascii="Times New Roman" w:hAnsi="Times New Roman" w:cs="Times New Roman"/>
              <w:noProof/>
              <w:sz w:val="24"/>
              <w:szCs w:val="24"/>
            </w:rPr>
          </w:rPrChange>
        </w:rPr>
        <w:t>BP neural network</w:t>
      </w:r>
      <w:r w:rsidR="00205DC2">
        <w:rPr>
          <w:rFonts w:ascii="Times New Roman" w:hAnsi="Times New Roman" w:cs="Times New Roman"/>
          <w:noProof/>
          <w:sz w:val="24"/>
          <w:szCs w:val="24"/>
        </w:rPr>
        <w:t xml:space="preserve">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w:t>
      </w:r>
      <w:ins w:id="262" w:author="Ove Jason" w:date="2019-08-16T17:50:00Z">
        <w:r w:rsidR="001A50C2">
          <w:rPr>
            <w:rFonts w:ascii="Times New Roman" w:hAnsi="Times New Roman" w:cs="Times New Roman"/>
            <w:noProof/>
            <w:sz w:val="24"/>
            <w:szCs w:val="24"/>
          </w:rPr>
          <w:t xml:space="preserve">an/the?? </w:t>
        </w:r>
      </w:ins>
      <w:r w:rsidR="00205DC2">
        <w:rPr>
          <w:rFonts w:ascii="Times New Roman" w:hAnsi="Times New Roman" w:cs="Times New Roman"/>
          <w:noProof/>
          <w:sz w:val="24"/>
          <w:szCs w:val="24"/>
        </w:rPr>
        <w:t xml:space="preserve">ANN. In </w:t>
      </w:r>
      <w:del w:id="263" w:author="Ove Jason" w:date="2019-08-16T17:43:00Z">
        <w:r w:rsidR="00205DC2" w:rsidDel="00FA4494">
          <w:rPr>
            <w:rFonts w:ascii="Times New Roman" w:hAnsi="Times New Roman" w:cs="Times New Roman"/>
            <w:noProof/>
            <w:sz w:val="24"/>
            <w:szCs w:val="24"/>
          </w:rPr>
          <w:delText xml:space="preserve">this </w:delText>
        </w:r>
      </w:del>
      <w:ins w:id="264" w:author="Ove Jason" w:date="2019-08-16T17:43:00Z">
        <w:r w:rsidR="00FA4494">
          <w:rPr>
            <w:rFonts w:ascii="Times New Roman" w:hAnsi="Times New Roman" w:cs="Times New Roman"/>
            <w:noProof/>
            <w:sz w:val="24"/>
            <w:szCs w:val="24"/>
          </w:rPr>
          <w:t xml:space="preserve">that/their?? </w:t>
        </w:r>
      </w:ins>
      <w:r w:rsidR="00205DC2">
        <w:rPr>
          <w:rFonts w:ascii="Times New Roman" w:hAnsi="Times New Roman" w:cs="Times New Roman"/>
          <w:noProof/>
          <w:sz w:val="24"/>
          <w:szCs w:val="24"/>
        </w:rPr>
        <w:t xml:space="preserve">work, it can be found that the network could not predict the ultimate loads outside the training range.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 xml:space="preserve">decreasing the acceptable maximum error rate from 8.37% to 1.22%. Other key parameters such as duration, energy, events and counts were also used along with BP Neural Network for material characterization and structural integrity evaluation for further analysis. </w:t>
      </w:r>
      <w:commentRangeStart w:id="265"/>
      <w:r w:rsidR="00205DC2">
        <w:rPr>
          <w:rFonts w:ascii="Times New Roman" w:hAnsi="Times New Roman" w:cs="Times New Roman"/>
          <w:noProof/>
          <w:sz w:val="24"/>
          <w:szCs w:val="24"/>
        </w:rPr>
        <w:t>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258"/>
      <w:commentRangeEnd w:id="265"/>
      <w:r w:rsidR="006C4311">
        <w:rPr>
          <w:rStyle w:val="a6"/>
        </w:rPr>
        <w:commentReference w:id="265"/>
      </w:r>
    </w:p>
    <w:p w14:paraId="677C5458" w14:textId="30433FF1" w:rsidR="00F63EE4" w:rsidRDefault="002A3DF1" w:rsidP="00E0463D">
      <w:pPr>
        <w:widowControl w:val="0"/>
        <w:tabs>
          <w:tab w:val="left" w:pos="8355"/>
        </w:tabs>
        <w:spacing w:line="360" w:lineRule="auto"/>
        <w:jc w:val="both"/>
        <w:rPr>
          <w:ins w:id="266" w:author="Ove Jason" w:date="2019-08-17T13:05:00Z"/>
          <w:rFonts w:ascii="Times New Roman" w:hAnsi="Times New Roman" w:cs="Times New Roman"/>
          <w:noProof/>
          <w:sz w:val="24"/>
          <w:szCs w:val="24"/>
        </w:rPr>
      </w:pPr>
      <w:r>
        <w:rPr>
          <w:rFonts w:ascii="Times New Roman" w:hAnsi="Times New Roman" w:cs="Times New Roman"/>
          <w:noProof/>
          <w:sz w:val="24"/>
          <w:szCs w:val="24"/>
        </w:rPr>
        <w:t>The author</w:t>
      </w:r>
      <w:r w:rsidR="00D71AAA">
        <w:rPr>
          <w:rFonts w:ascii="Times New Roman" w:hAnsi="Times New Roman" w:cs="Times New Roman"/>
          <w:noProof/>
          <w:sz w:val="24"/>
          <w:szCs w:val="24"/>
        </w:rPr>
        <w:t>s</w:t>
      </w:r>
      <w:r>
        <w:rPr>
          <w:rFonts w:ascii="Times New Roman" w:hAnsi="Times New Roman" w:cs="Times New Roman"/>
          <w:noProof/>
          <w:sz w:val="24"/>
          <w:szCs w:val="24"/>
        </w:rPr>
        <w:t xml:space="preserve">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&lt;EndNote&gt;&lt;Cite&gt;&lt;Author&gt;Rajendraboopathy&lt;/Author&gt;&lt;Year&gt;2008&lt;/Year&gt;&lt;RecNum&gt;6&lt;/RecNum&gt;&lt;DisplayText&gt;[72]&lt;/DisplayText&gt;&lt;record&gt;&lt;rec-number&gt;6&lt;/rec-number&gt;&lt;foreign-keys&gt;&lt;key app="EN" db-id="909v2wsdarxet0er2papedrtdfde0xxra5af" timestamp="1560339623"&gt;6&lt;/key&gt;&lt;/foreign-keys&gt;&lt;ref-type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72</w:t>
      </w:r>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 xml:space="preserve">for predicting failure strength of composite tensile coupons using acoustic emission </w:t>
      </w:r>
      <w:r w:rsidR="00205DC2">
        <w:rPr>
          <w:rFonts w:ascii="Times New Roman" w:hAnsi="Times New Roman" w:cs="Times New Roman"/>
          <w:noProof/>
          <w:sz w:val="24"/>
          <w:szCs w:val="24"/>
        </w:rPr>
        <w:lastRenderedPageBreak/>
        <w:t>technique</w:t>
      </w:r>
      <w:bookmarkStart w:id="267" w:name="_Hlk534790830"/>
      <w:r w:rsidR="00205DC2">
        <w:rPr>
          <w:rFonts w:ascii="Times New Roman" w:hAnsi="Times New Roman" w:cs="Times New Roman"/>
          <w:noProof/>
          <w:sz w:val="24"/>
          <w:szCs w:val="24"/>
        </w:rPr>
        <w:t xml:space="preserve">. </w:t>
      </w:r>
      <w:bookmarkEnd w:id="267"/>
      <w:commentRangeStart w:id="268"/>
      <w:r>
        <w:rPr>
          <w:rFonts w:ascii="Times New Roman" w:hAnsi="Times New Roman" w:cs="Times New Roman"/>
          <w:noProof/>
          <w:sz w:val="24"/>
          <w:szCs w:val="24"/>
        </w:rPr>
        <w:t>Bu</w:t>
      </w:r>
      <w:r w:rsidR="00205DC2">
        <w:rPr>
          <w:rFonts w:ascii="Times New Roman" w:hAnsi="Times New Roman" w:cs="Times New Roman"/>
          <w:noProof/>
          <w:sz w:val="24"/>
          <w:szCs w:val="24"/>
        </w:rPr>
        <w:t>t up to</w:t>
      </w:r>
      <w:commentRangeEnd w:id="268"/>
      <w:r w:rsidR="00C32A55">
        <w:rPr>
          <w:rStyle w:val="a6"/>
        </w:rPr>
        <w:commentReference w:id="268"/>
      </w:r>
      <w:r w:rsidR="00205DC2">
        <w:rPr>
          <w:rFonts w:ascii="Times New Roman" w:hAnsi="Times New Roman" w:cs="Times New Roman"/>
          <w:noProof/>
          <w:sz w:val="24"/>
          <w:szCs w:val="24"/>
        </w:rPr>
        <w:t xml:space="preserve"> </w:t>
      </w:r>
      <w:r w:rsidR="00205DC2" w:rsidRPr="00C32A55">
        <w:rPr>
          <w:rFonts w:ascii="Times New Roman" w:hAnsi="Times New Roman" w:cs="Times New Roman"/>
          <w:noProof/>
          <w:color w:val="FF0000"/>
          <w:sz w:val="24"/>
          <w:szCs w:val="24"/>
          <w:rPrChange w:id="269" w:author="Ove Jason" w:date="2019-08-17T10:54:00Z">
            <w:rPr>
              <w:rFonts w:ascii="Times New Roman" w:hAnsi="Times New Roman" w:cs="Times New Roman"/>
              <w:noProof/>
              <w:sz w:val="24"/>
              <w:szCs w:val="24"/>
            </w:rPr>
          </w:rPrChange>
        </w:rPr>
        <w:t>30%, 40% and 50%</w:t>
      </w:r>
      <w:r w:rsidR="00205DC2">
        <w:rPr>
          <w:rFonts w:ascii="Times New Roman" w:hAnsi="Times New Roman" w:cs="Times New Roman"/>
          <w:noProof/>
          <w:sz w:val="24"/>
          <w:szCs w:val="24"/>
        </w:rPr>
        <w:t xml:space="preserve"> of failure loads were used as input to three neural networks</w:t>
      </w:r>
      <w:ins w:id="270" w:author="Ove Jason" w:date="2019-08-17T10:45:00Z">
        <w:r w:rsidR="00C32A55">
          <w:rPr>
            <w:rFonts w:ascii="Times New Roman" w:hAnsi="Times New Roman" w:cs="Times New Roman"/>
            <w:noProof/>
            <w:sz w:val="24"/>
            <w:szCs w:val="24"/>
          </w:rPr>
          <w:t>, respectively</w:t>
        </w:r>
      </w:ins>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271" w:name="_Hlk534839244"/>
      <w:r w:rsidR="00205DC2">
        <w:rPr>
          <w:rFonts w:ascii="Times New Roman" w:hAnsi="Times New Roman" w:cs="Times New Roman"/>
          <w:noProof/>
          <w:sz w:val="24"/>
          <w:szCs w:val="24"/>
        </w:rPr>
        <w:t xml:space="preserve">constructed with </w:t>
      </w:r>
      <w:r w:rsidR="00205DC2" w:rsidRPr="00C32A55">
        <w:rPr>
          <w:rFonts w:ascii="Times New Roman" w:hAnsi="Times New Roman" w:cs="Times New Roman"/>
          <w:noProof/>
          <w:color w:val="FF0000"/>
          <w:sz w:val="24"/>
          <w:szCs w:val="24"/>
          <w:rPrChange w:id="272" w:author="Ove Jason" w:date="2019-08-17T10:54:00Z">
            <w:rPr>
              <w:rFonts w:ascii="Times New Roman" w:hAnsi="Times New Roman" w:cs="Times New Roman"/>
              <w:noProof/>
              <w:sz w:val="24"/>
              <w:szCs w:val="24"/>
            </w:rPr>
          </w:rPrChange>
        </w:rPr>
        <w:t>30%</w:t>
      </w:r>
      <w:r w:rsidR="00205DC2">
        <w:rPr>
          <w:rFonts w:ascii="Times New Roman" w:hAnsi="Times New Roman" w:cs="Times New Roman"/>
          <w:noProof/>
          <w:sz w:val="24"/>
          <w:szCs w:val="24"/>
        </w:rPr>
        <w:t xml:space="preserve"> of AE data</w:t>
      </w:r>
      <w:bookmarkEnd w:id="271"/>
      <w:r w:rsidR="00205DC2">
        <w:rPr>
          <w:rFonts w:ascii="Times New Roman" w:hAnsi="Times New Roman" w:cs="Times New Roman"/>
          <w:noProof/>
          <w:sz w:val="24"/>
          <w:szCs w:val="24"/>
        </w:rPr>
        <w:t>, 66-22-1</w:t>
      </w:r>
      <w:r w:rsidR="00205DC2">
        <w:t xml:space="preserve"> </w:t>
      </w:r>
      <w:bookmarkStart w:id="273" w:name="_Hlk534839296"/>
      <w:r w:rsidR="00205DC2">
        <w:rPr>
          <w:rFonts w:ascii="Times New Roman" w:hAnsi="Times New Roman" w:cs="Times New Roman"/>
          <w:noProof/>
          <w:sz w:val="24"/>
          <w:szCs w:val="24"/>
        </w:rPr>
        <w:t xml:space="preserve">constructed with </w:t>
      </w:r>
      <w:r w:rsidR="00205DC2" w:rsidRPr="00C32A55">
        <w:rPr>
          <w:rFonts w:ascii="Times New Roman" w:hAnsi="Times New Roman" w:cs="Times New Roman"/>
          <w:noProof/>
          <w:color w:val="FF0000"/>
          <w:sz w:val="24"/>
          <w:szCs w:val="24"/>
          <w:rPrChange w:id="274" w:author="Ove Jason" w:date="2019-08-17T10:54:00Z">
            <w:rPr>
              <w:rFonts w:ascii="Times New Roman" w:hAnsi="Times New Roman" w:cs="Times New Roman"/>
              <w:noProof/>
              <w:sz w:val="24"/>
              <w:szCs w:val="24"/>
            </w:rPr>
          </w:rPrChange>
        </w:rPr>
        <w:t>40%</w:t>
      </w:r>
      <w:r w:rsidR="00205DC2">
        <w:rPr>
          <w:rFonts w:ascii="Times New Roman" w:hAnsi="Times New Roman" w:cs="Times New Roman"/>
          <w:noProof/>
          <w:sz w:val="24"/>
          <w:szCs w:val="24"/>
        </w:rPr>
        <w:t xml:space="preserve"> of AE data </w:t>
      </w:r>
      <w:bookmarkEnd w:id="273"/>
      <w:r w:rsidR="00205DC2">
        <w:rPr>
          <w:rFonts w:ascii="Times New Roman" w:hAnsi="Times New Roman" w:cs="Times New Roman"/>
          <w:noProof/>
          <w:sz w:val="24"/>
          <w:szCs w:val="24"/>
        </w:rPr>
        <w:t xml:space="preserve">and 66-45-1 constructed with </w:t>
      </w:r>
      <w:r w:rsidR="00205DC2" w:rsidRPr="00C32A55">
        <w:rPr>
          <w:rFonts w:ascii="Times New Roman" w:hAnsi="Times New Roman" w:cs="Times New Roman"/>
          <w:noProof/>
          <w:color w:val="FF0000"/>
          <w:sz w:val="24"/>
          <w:szCs w:val="24"/>
          <w:rPrChange w:id="275" w:author="Ove Jason" w:date="2019-08-17T10:54:00Z">
            <w:rPr>
              <w:rFonts w:ascii="Times New Roman" w:hAnsi="Times New Roman" w:cs="Times New Roman"/>
              <w:noProof/>
              <w:sz w:val="24"/>
              <w:szCs w:val="24"/>
            </w:rPr>
          </w:rPrChange>
        </w:rPr>
        <w:t>50%</w:t>
      </w:r>
      <w:r w:rsidR="00205DC2">
        <w:rPr>
          <w:rFonts w:ascii="Times New Roman" w:hAnsi="Times New Roman" w:cs="Times New Roman"/>
          <w:noProof/>
          <w:sz w:val="24"/>
          <w:szCs w:val="24"/>
        </w:rPr>
        <w:t xml:space="preserve">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w:t>
      </w:r>
      <w:ins w:id="276" w:author="Ove Jason" w:date="2019-08-17T10:57:00Z">
        <w:r w:rsidR="00277EBD">
          <w:rPr>
            <w:rFonts w:ascii="Times New Roman" w:hAnsi="Times New Roman" w:cs="Times New Roman"/>
            <w:noProof/>
            <w:sz w:val="24"/>
            <w:szCs w:val="24"/>
          </w:rPr>
          <w:t xml:space="preserve">were?? </w:t>
        </w:r>
      </w:ins>
      <w:r w:rsidR="00205DC2">
        <w:rPr>
          <w:rFonts w:ascii="Times New Roman" w:hAnsi="Times New Roman" w:cs="Times New Roman"/>
          <w:noProof/>
          <w:sz w:val="24"/>
          <w:szCs w:val="24"/>
        </w:rPr>
        <w:t xml:space="preserve">applied </w:t>
      </w:r>
      <w:ins w:id="277" w:author="Ove Jason" w:date="2019-08-17T11:00:00Z">
        <w:r w:rsidR="00277EBD">
          <w:rPr>
            <w:rFonts w:ascii="Times New Roman" w:hAnsi="Times New Roman" w:cs="Times New Roman"/>
            <w:noProof/>
            <w:sz w:val="24"/>
            <w:szCs w:val="24"/>
          </w:rPr>
          <w:t xml:space="preserve">with </w:t>
        </w:r>
      </w:ins>
      <w:r w:rsidR="00205DC2">
        <w:rPr>
          <w:rFonts w:ascii="Times New Roman" w:hAnsi="Times New Roman" w:cs="Times New Roman"/>
          <w:noProof/>
          <w:sz w:val="24"/>
          <w:szCs w:val="24"/>
        </w:rPr>
        <w:t>the same network parameters</w:t>
      </w:r>
      <w:ins w:id="278" w:author="Ove Jason" w:date="2019-08-17T11:01:00Z">
        <w:r w:rsidR="00277EBD">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w:t>
      </w:r>
      <w:ins w:id="279" w:author="Ove Jason" w:date="2019-08-17T11:08:00Z">
        <w:r w:rsidR="00746DD8">
          <w:rPr>
            <w:rFonts w:ascii="Times New Roman" w:hAnsi="Times New Roman" w:cs="Times New Roman"/>
            <w:noProof/>
            <w:sz w:val="24"/>
            <w:szCs w:val="24"/>
          </w:rPr>
          <w:t>a</w:t>
        </w:r>
        <w:r w:rsidR="0033224E">
          <w:rPr>
            <w:rFonts w:ascii="Times New Roman" w:hAnsi="Times New Roman" w:cs="Times New Roman"/>
            <w:noProof/>
            <w:sz w:val="24"/>
            <w:szCs w:val="24"/>
          </w:rPr>
          <w:t>??</w:t>
        </w:r>
        <w:r w:rsidR="00746DD8">
          <w:rPr>
            <w:rFonts w:ascii="Times New Roman" w:hAnsi="Times New Roman" w:cs="Times New Roman"/>
            <w:noProof/>
            <w:sz w:val="24"/>
            <w:szCs w:val="24"/>
          </w:rPr>
          <w:t xml:space="preserve"> </w:t>
        </w:r>
      </w:ins>
      <w:r w:rsidR="00205DC2">
        <w:rPr>
          <w:rFonts w:ascii="Times New Roman" w:hAnsi="Times New Roman" w:cs="Times New Roman"/>
          <w:noProof/>
          <w:sz w:val="24"/>
          <w:szCs w:val="24"/>
        </w:rPr>
        <w:t>better performance.</w:t>
      </w:r>
      <w:del w:id="280" w:author="Ove Jason" w:date="2019-08-17T11:02:00Z">
        <w:r w:rsidR="00205DC2" w:rsidDel="00277EBD">
          <w:rPr>
            <w:rFonts w:ascii="Times New Roman" w:hAnsi="Times New Roman" w:cs="Times New Roman"/>
            <w:noProof/>
            <w:sz w:val="24"/>
            <w:szCs w:val="24"/>
          </w:rPr>
          <w:delText xml:space="preserve"> </w:delText>
        </w:r>
      </w:del>
    </w:p>
    <w:p w14:paraId="1774C37F" w14:textId="77777777" w:rsidR="00683A9E" w:rsidRDefault="00683A9E" w:rsidP="00E0463D">
      <w:pPr>
        <w:widowControl w:val="0"/>
        <w:tabs>
          <w:tab w:val="left" w:pos="8355"/>
        </w:tabs>
        <w:spacing w:line="360" w:lineRule="auto"/>
        <w:jc w:val="both"/>
        <w:rPr>
          <w:rFonts w:ascii="Times New Roman" w:hAnsi="Times New Roman" w:cs="Times New Roman"/>
          <w:noProof/>
          <w:sz w:val="24"/>
          <w:szCs w:val="24"/>
        </w:rPr>
      </w:pPr>
    </w:p>
    <w:p w14:paraId="15ADBA2E" w14:textId="403155BA" w:rsidR="00F63EE4" w:rsidRDefault="00F63EE4" w:rsidP="00EB1EE4">
      <w:pPr>
        <w:widowControl w:val="0"/>
        <w:tabs>
          <w:tab w:val="left" w:pos="8355"/>
        </w:tabs>
        <w:spacing w:line="360" w:lineRule="auto"/>
        <w:jc w:val="both"/>
        <w:rPr>
          <w:rFonts w:ascii="Times New Roman" w:hAnsi="Times New Roman" w:cs="Times New Roman"/>
          <w:noProof/>
          <w:sz w:val="24"/>
          <w:szCs w:val="24"/>
        </w:rPr>
      </w:pPr>
      <w:commentRangeStart w:id="281"/>
      <w:r>
        <w:rPr>
          <w:rFonts w:ascii="Times New Roman" w:hAnsi="Times New Roman" w:cs="Times New Roman"/>
          <w:noProof/>
          <w:sz w:val="24"/>
          <w:szCs w:val="24"/>
        </w:rPr>
        <w:t xml:space="preserve">The purpose of both </w:t>
      </w:r>
      <w:r w:rsidR="00D71AAA">
        <w:rPr>
          <w:rFonts w:ascii="Times New Roman" w:hAnsi="Times New Roman" w:cs="Times New Roman"/>
          <w:noProof/>
          <w:sz w:val="24"/>
          <w:szCs w:val="24"/>
        </w:rPr>
        <w:t xml:space="preserve">above </w:t>
      </w:r>
      <w:r>
        <w:rPr>
          <w:rFonts w:ascii="Times New Roman" w:hAnsi="Times New Roman" w:cs="Times New Roman"/>
          <w:noProof/>
          <w:sz w:val="24"/>
          <w:szCs w:val="24"/>
        </w:rPr>
        <w:t>works</w:t>
      </w:r>
      <w:r w:rsidR="003F6106">
        <w:rPr>
          <w:rFonts w:ascii="Times New Roman" w:hAnsi="Times New Roman" w:cs="Times New Roman"/>
          <w:noProof/>
          <w:sz w:val="24"/>
          <w:szCs w:val="24"/>
        </w:rPr>
        <w:t xml:space="preserve"> </w:t>
      </w:r>
      <w:r w:rsidR="007D3574">
        <w:rPr>
          <w:rFonts w:ascii="Times New Roman" w:hAnsi="Times New Roman" w:cs="Times New Roman"/>
          <w:noProof/>
          <w:sz w:val="24"/>
          <w:szCs w:val="24"/>
        </w:rPr>
        <w:t xml:space="preserve">by </w:t>
      </w:r>
      <w:r w:rsidR="00D71AAA">
        <w:rPr>
          <w:rFonts w:ascii="Times New Roman" w:hAnsi="Times New Roman" w:cs="Times New Roman"/>
          <w:noProof/>
          <w:sz w:val="24"/>
          <w:szCs w:val="24"/>
        </w:rPr>
        <w:t xml:space="preserve">the authors of </w:t>
      </w:r>
      <w:r w:rsidR="00D71AAA">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&lt;EndNote&gt;&lt;Cite&gt;&lt;Author&gt;Sasikumar&lt;/Author&gt;&lt;Year&gt;2008&lt;/Year&gt;&lt;RecNum&gt;15&lt;/RecNum&gt;&lt;DisplayText&gt;[35]&lt;/DisplayText&gt;&lt;record&gt;&lt;rec-number&gt;15&lt;/rec-number&gt;&lt;foreign-keys&gt;&lt;key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D71AAA">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35</w:t>
      </w:r>
      <w:r w:rsidR="004C7582">
        <w:rPr>
          <w:rFonts w:ascii="Times New Roman" w:hAnsi="Times New Roman" w:cs="Times New Roman"/>
          <w:noProof/>
          <w:sz w:val="24"/>
          <w:szCs w:val="24"/>
        </w:rPr>
        <w:t>]</w:t>
      </w:r>
      <w:r w:rsidR="00D71AAA">
        <w:rPr>
          <w:rFonts w:ascii="Times New Roman" w:hAnsi="Times New Roman" w:cs="Times New Roman"/>
          <w:noProof/>
          <w:sz w:val="24"/>
          <w:szCs w:val="24"/>
        </w:rPr>
        <w:fldChar w:fldCharType="end"/>
      </w:r>
      <w:r w:rsidR="00D71AAA">
        <w:rPr>
          <w:rFonts w:ascii="Times New Roman" w:hAnsi="Times New Roman" w:cs="Times New Roman"/>
          <w:noProof/>
          <w:sz w:val="24"/>
          <w:szCs w:val="24"/>
        </w:rPr>
        <w:t xml:space="preserve"> </w:t>
      </w:r>
      <w:r w:rsidR="00D71AAA">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&lt;EndNote&gt;&lt;Cite&gt;&lt;Author&gt;Rajendraboopathy&lt;/Author&gt;&lt;Year&gt;2008&lt;/Year&gt;&lt;RecNum&gt;6&lt;/RecNum&gt;&lt;DisplayText&gt;[72]&lt;/DisplayText&gt;&lt;record&gt;&lt;rec-number&gt;6&lt;/rec-number&gt;&lt;foreign-keys&gt;&lt;key app="EN" db-id="909v2wsdarxet0er2papedrtdfde0xxra5af" timestamp="1560339623"&gt;6&lt;/key&gt;&lt;/foreign-keys&gt;&lt;ref-type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D71AAA">
        <w:rPr>
          <w:rFonts w:ascii="Times New Roman" w:hAnsi="Times New Roman" w:cs="Times New Roman"/>
          <w:noProof/>
          <w:sz w:val="24"/>
          <w:szCs w:val="24"/>
        </w:rPr>
        <w:fldChar w:fldCharType="separate"/>
      </w:r>
      <w:r w:rsidR="00D71AAA">
        <w:rPr>
          <w:rFonts w:ascii="Times New Roman" w:hAnsi="Times New Roman" w:cs="Times New Roman"/>
          <w:noProof/>
          <w:sz w:val="24"/>
          <w:szCs w:val="24"/>
        </w:rPr>
        <w:t>[</w:t>
      </w:r>
      <w:r w:rsidR="00E408A6">
        <w:rPr>
          <w:rFonts w:ascii="Times New Roman" w:hAnsi="Times New Roman" w:cs="Times New Roman"/>
          <w:noProof/>
          <w:sz w:val="24"/>
          <w:szCs w:val="24"/>
        </w:rPr>
        <w:t>72</w:t>
      </w:r>
      <w:r w:rsidR="00D71AAA">
        <w:rPr>
          <w:rFonts w:ascii="Times New Roman" w:hAnsi="Times New Roman" w:cs="Times New Roman"/>
          <w:noProof/>
          <w:sz w:val="24"/>
          <w:szCs w:val="24"/>
        </w:rPr>
        <w:t>]</w:t>
      </w:r>
      <w:r w:rsidR="00D71AAA">
        <w:rPr>
          <w:rFonts w:ascii="Times New Roman" w:hAnsi="Times New Roman" w:cs="Times New Roman"/>
          <w:noProof/>
          <w:sz w:val="24"/>
          <w:szCs w:val="24"/>
        </w:rPr>
        <w:fldChar w:fldCharType="end"/>
      </w:r>
      <w:r w:rsidR="00D71AAA">
        <w:rPr>
          <w:rFonts w:ascii="Times New Roman" w:hAnsi="Times New Roman" w:cs="Times New Roman"/>
          <w:noProof/>
          <w:sz w:val="24"/>
          <w:szCs w:val="24"/>
        </w:rPr>
        <w:t xml:space="preserve">, </w:t>
      </w:r>
      <w:r>
        <w:rPr>
          <w:rFonts w:ascii="Times New Roman" w:hAnsi="Times New Roman" w:cs="Times New Roman"/>
          <w:noProof/>
          <w:sz w:val="24"/>
          <w:szCs w:val="24"/>
        </w:rPr>
        <w:t xml:space="preserve">was to </w:t>
      </w:r>
      <w:del w:id="282" w:author="Ove Jason" w:date="2019-08-17T11:09:00Z">
        <w:r w:rsidDel="0033224E">
          <w:rPr>
            <w:rFonts w:ascii="Times New Roman" w:hAnsi="Times New Roman" w:cs="Times New Roman"/>
            <w:noProof/>
            <w:sz w:val="24"/>
            <w:szCs w:val="24"/>
          </w:rPr>
          <w:delText xml:space="preserve">to </w:delText>
        </w:r>
      </w:del>
      <w:r>
        <w:rPr>
          <w:rFonts w:ascii="Times New Roman" w:hAnsi="Times New Roman" w:cs="Times New Roman"/>
          <w:noProof/>
          <w:sz w:val="24"/>
          <w:szCs w:val="24"/>
        </w:rPr>
        <w:t>reduce the structural degradation of composites.</w:t>
      </w:r>
      <w:commentRangeEnd w:id="281"/>
      <w:r w:rsidR="001F212F">
        <w:rPr>
          <w:rStyle w:val="a6"/>
        </w:rPr>
        <w:commentReference w:id="281"/>
      </w:r>
      <w:r>
        <w:rPr>
          <w:rFonts w:ascii="Times New Roman" w:hAnsi="Times New Roman" w:cs="Times New Roman"/>
          <w:noProof/>
          <w:sz w:val="24"/>
          <w:szCs w:val="24"/>
        </w:rPr>
        <w:t xml:space="preserve"> </w:t>
      </w:r>
      <w:commentRangeStart w:id="283"/>
      <w:r>
        <w:rPr>
          <w:rFonts w:ascii="Times New Roman" w:hAnsi="Times New Roman" w:cs="Times New Roman"/>
          <w:noProof/>
          <w:sz w:val="24"/>
          <w:szCs w:val="24"/>
        </w:rPr>
        <w:t>Reducing the proof test load is the only way for structural degradation.</w:t>
      </w:r>
      <w:commentRangeEnd w:id="283"/>
      <w:r w:rsidR="0098208A">
        <w:rPr>
          <w:rStyle w:val="a6"/>
        </w:rPr>
        <w:commentReference w:id="283"/>
      </w:r>
      <w:r>
        <w:rPr>
          <w:rFonts w:ascii="Times New Roman" w:hAnsi="Times New Roman" w:cs="Times New Roman"/>
          <w:noProof/>
          <w:sz w:val="24"/>
          <w:szCs w:val="24"/>
        </w:rPr>
        <w:t xml:space="preserve">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284"/>
      <w:commentRangeStart w:id="285"/>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284"/>
      <w:r w:rsidR="003E68CC">
        <w:rPr>
          <w:rStyle w:val="a6"/>
        </w:rPr>
        <w:commentReference w:id="284"/>
      </w:r>
      <w:commentRangeEnd w:id="285"/>
      <w:r w:rsidR="00B31F26">
        <w:rPr>
          <w:rStyle w:val="a6"/>
        </w:rPr>
        <w:commentReference w:id="285"/>
      </w:r>
      <w:r w:rsidR="00EB1EE4">
        <w:rPr>
          <w:rFonts w:ascii="Times New Roman" w:hAnsi="Times New Roman" w:cs="Times New Roman"/>
          <w:noProof/>
          <w:sz w:val="24"/>
          <w:szCs w:val="24"/>
        </w:rPr>
        <w:t xml:space="preserve">But there was </w:t>
      </w:r>
      <w:ins w:id="286" w:author="Ove Jason" w:date="2019-08-17T14:26:00Z">
        <w:r w:rsidR="006839DC">
          <w:rPr>
            <w:rFonts w:ascii="Times New Roman" w:hAnsi="Times New Roman" w:cs="Times New Roman"/>
            <w:noProof/>
            <w:sz w:val="24"/>
            <w:szCs w:val="24"/>
          </w:rPr>
          <w:t xml:space="preserve">the </w:t>
        </w:r>
      </w:ins>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commentRangeStart w:id="287"/>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commentRangeEnd w:id="287"/>
      <w:r w:rsidR="0098208A">
        <w:rPr>
          <w:rStyle w:val="a6"/>
        </w:rPr>
        <w:commentReference w:id="287"/>
      </w:r>
      <w:r w:rsidR="00111B1B">
        <w:rPr>
          <w:rFonts w:ascii="Times New Roman" w:hAnsi="Times New Roman" w:cs="Times New Roman"/>
          <w:noProof/>
          <w:sz w:val="24"/>
          <w:szCs w:val="24"/>
        </w:rPr>
        <w:t>.</w:t>
      </w:r>
      <w:r w:rsidR="00EB1EE4">
        <w:rPr>
          <w:rFonts w:ascii="Times New Roman" w:hAnsi="Times New Roman" w:cs="Times New Roman"/>
          <w:noProof/>
          <w:sz w:val="24"/>
          <w:szCs w:val="24"/>
        </w:rPr>
        <w:t xml:space="preserve"> </w:t>
      </w:r>
    </w:p>
    <w:p w14:paraId="5A148D43" w14:textId="39867E7B" w:rsidR="00CF1552" w:rsidRDefault="00271CE7" w:rsidP="00825748">
      <w:pPr>
        <w:pStyle w:val="3"/>
        <w:rPr>
          <w:noProof/>
        </w:rPr>
      </w:pPr>
      <w:ins w:id="288" w:author="Ove Jason" w:date="2019-08-18T11:14:00Z">
        <w:r>
          <w:rPr>
            <w:noProof/>
          </w:rPr>
          <w:t>Tribological</w:t>
        </w:r>
      </w:ins>
      <w:commentRangeStart w:id="289"/>
      <w:del w:id="290" w:author="Ove Jason" w:date="2019-08-18T11:14:00Z">
        <w:r w:rsidR="00637CE1" w:rsidDel="00271CE7">
          <w:rPr>
            <w:noProof/>
          </w:rPr>
          <w:delText>Mechanical (</w:delText>
        </w:r>
        <w:r w:rsidR="00825748" w:rsidDel="00271CE7">
          <w:rPr>
            <w:noProof/>
          </w:rPr>
          <w:delText>Tribological</w:delText>
        </w:r>
        <w:r w:rsidR="00637CE1" w:rsidDel="00271CE7">
          <w:rPr>
            <w:noProof/>
          </w:rPr>
          <w:delText>)</w:delText>
        </w:r>
      </w:del>
      <w:r w:rsidR="00637CE1">
        <w:rPr>
          <w:noProof/>
        </w:rPr>
        <w:t xml:space="preserve"> </w:t>
      </w:r>
      <w:r w:rsidR="00825748">
        <w:rPr>
          <w:noProof/>
        </w:rPr>
        <w:t>Property</w:t>
      </w:r>
      <w:commentRangeEnd w:id="289"/>
      <w:r w:rsidR="00E54B4E">
        <w:rPr>
          <w:rStyle w:val="a6"/>
          <w:rFonts w:ascii="Calibri" w:eastAsia="宋体" w:hAnsi="Calibri"/>
          <w:b w:val="0"/>
        </w:rPr>
        <w:commentReference w:id="289"/>
      </w:r>
    </w:p>
    <w:p w14:paraId="3CB8240C" w14:textId="26AE355B" w:rsidR="001F0520" w:rsidRDefault="00E56E82" w:rsidP="00444BF2">
      <w:pPr>
        <w:pStyle w:val="a3"/>
        <w:widowControl w:val="0"/>
        <w:tabs>
          <w:tab w:val="left" w:pos="8355"/>
        </w:tabs>
        <w:spacing w:before="100" w:beforeAutospacing="1" w:after="200" w:line="360" w:lineRule="auto"/>
        <w:ind w:left="0"/>
        <w:contextualSpacing w:val="0"/>
        <w:jc w:val="both"/>
        <w:rPr>
          <w:rFonts w:eastAsia="等线 Light"/>
          <w:noProof/>
        </w:rPr>
      </w:pPr>
      <w:r>
        <w:rPr>
          <w:noProof/>
        </w:rPr>
        <w:t>Predicting tribological properties of polymer composites</w:t>
      </w:r>
      <w:r w:rsidR="005F3527">
        <w:rPr>
          <w:noProof/>
        </w:rPr>
        <w:t xml:space="preserve"> friction materials</w:t>
      </w:r>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9F119A">
        <w:rPr>
          <w:noProof/>
        </w:rPr>
        <w:t>,</w:t>
      </w:r>
      <w:r w:rsidR="00CD4937">
        <w:rPr>
          <w:noProof/>
        </w:rPr>
        <w:t xml:space="preserve"> and the process of developing and testing a new composite material</w:t>
      </w:r>
      <w:r w:rsidR="005F3527">
        <w:rPr>
          <w:noProof/>
        </w:rPr>
        <w:t xml:space="preserve"> on trail-error based </w:t>
      </w:r>
      <w:r w:rsidR="003634B7">
        <w:rPr>
          <w:noProof/>
        </w:rPr>
        <w:t xml:space="preserve">experimental </w:t>
      </w:r>
      <w:r w:rsidR="005F3527">
        <w:rPr>
          <w:noProof/>
        </w:rPr>
        <w:t>method</w:t>
      </w:r>
      <w:r w:rsidR="00CD4937">
        <w:rPr>
          <w:noProof/>
        </w:rPr>
        <w:t xml:space="preserve"> is </w:t>
      </w:r>
      <w:r w:rsidR="009F119A">
        <w:rPr>
          <w:noProof/>
        </w:rPr>
        <w:t>time-consuming</w:t>
      </w:r>
      <w:r w:rsidR="005F3527">
        <w:rPr>
          <w:noProof/>
        </w:rPr>
        <w:t xml:space="preserve"> and laborious</w:t>
      </w:r>
      <w:r w:rsidR="009F119A">
        <w:rPr>
          <w:noProof/>
        </w:rPr>
        <w:t xml:space="preserve"> as well as </w:t>
      </w:r>
      <w:r w:rsidR="00CD4937">
        <w:rPr>
          <w:noProof/>
        </w:rPr>
        <w:t>complex and costly</w:t>
      </w:r>
      <w:r>
        <w:rPr>
          <w:noProof/>
        </w:rPr>
        <w:t>.</w:t>
      </w:r>
      <w:r w:rsidR="00466CD3">
        <w:rPr>
          <w:noProof/>
        </w:rPr>
        <w:t xml:space="preserve"> ANN can make the problem-independent solution </w:t>
      </w:r>
      <w:r w:rsidR="009F119A">
        <w:rPr>
          <w:noProof/>
        </w:rPr>
        <w:t xml:space="preserve">to prediction of tribological properties </w:t>
      </w:r>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620C59">
        <w:rPr>
          <w:noProof/>
        </w:rPr>
        <w:instrText xml:space="preserve"> ADDIN EN.CITE &lt;EndNote&gt;&lt;Cite&gt;&lt;Author&gt;Gyurova&lt;/Author&gt;&lt;Year&gt;2011&lt;/Year&gt;&lt;RecNum&gt;718&lt;/RecNum&gt;&lt;DisplayText&gt;[59]&lt;/DisplayText&gt;&lt;record&gt;&lt;rec-number&gt;718&lt;/rec-number&gt;&lt;foreign-keys&gt;&lt;key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620C59">
        <w:rPr>
          <w:noProof/>
        </w:rPr>
        <w:t>[</w:t>
      </w:r>
      <w:r w:rsidR="00E408A6">
        <w:rPr>
          <w:noProof/>
        </w:rPr>
        <w:t>59</w:t>
      </w:r>
      <w:r w:rsidR="00620C59">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r w:rsidR="00990898">
        <w:rPr>
          <w:rFonts w:hint="eastAsia"/>
          <w:szCs w:val="28"/>
        </w:rPr>
        <w:t>M</w:t>
      </w:r>
      <w:r w:rsidR="00990898">
        <w:rPr>
          <w:szCs w:val="28"/>
        </w:rPr>
        <w:t>LP</w:t>
      </w:r>
      <w:r w:rsidR="00990898" w:rsidDel="00990898">
        <w:rPr>
          <w:noProof/>
        </w:rPr>
        <w:t xml:space="preserve"> </w:t>
      </w:r>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w:t>
      </w:r>
      <w:ins w:id="291" w:author="Ove Jason" w:date="2019-08-18T15:14:00Z">
        <w:r w:rsidR="005420A1">
          <w:rPr>
            <w:rFonts w:eastAsia="等线 Light"/>
            <w:noProof/>
          </w:rPr>
          <w:t>s</w:t>
        </w:r>
      </w:ins>
      <w:r w:rsidR="00205DC2">
        <w:rPr>
          <w:rFonts w:eastAsia="等线 Light"/>
          <w:noProof/>
        </w:rPr>
        <w:t xml:space="preserve"> to predict the tribological properties. The tansig function and purelin function were used as transfer functions for the hidden layer and the output layer</w:t>
      </w:r>
      <w:ins w:id="292" w:author="Ove Jason" w:date="2019-08-18T15:14:00Z">
        <w:r w:rsidR="005420A1">
          <w:rPr>
            <w:rFonts w:eastAsia="等线 Light"/>
            <w:noProof/>
          </w:rPr>
          <w:t>,</w:t>
        </w:r>
      </w:ins>
      <w:r w:rsidR="00205DC2">
        <w:rPr>
          <w:rFonts w:eastAsia="等线 Light"/>
          <w:noProof/>
        </w:rPr>
        <w:t xml:space="preserve">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lastRenderedPageBreak/>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ins w:id="293" w:author="Ove Jason" w:date="2019-08-18T15:15:00Z">
        <w:r w:rsidR="005420A1">
          <w:rPr>
            <w:rFonts w:eastAsia="等线 Light"/>
            <w:noProof/>
          </w:rPr>
          <w:t>,</w:t>
        </w:r>
      </w:ins>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w:t>
      </w:r>
      <w:del w:id="294" w:author="Ove Jason" w:date="2019-08-18T15:17:00Z">
        <w:r w:rsidR="00205DC2" w:rsidDel="006C6F51">
          <w:rPr>
            <w:rFonts w:eastAsia="等线 Light"/>
            <w:noProof/>
          </w:rPr>
          <w:delText xml:space="preserve">improving </w:delText>
        </w:r>
      </w:del>
      <w:ins w:id="295" w:author="Ove Jason" w:date="2019-08-18T15:17:00Z">
        <w:r w:rsidR="006C6F51">
          <w:rPr>
            <w:rFonts w:eastAsia="等线 Light"/>
            <w:noProof/>
          </w:rPr>
          <w:t xml:space="preserve">improved?? </w:t>
        </w:r>
      </w:ins>
      <w:r w:rsidR="00205DC2">
        <w:rPr>
          <w:rFonts w:eastAsia="等线 Light"/>
          <w:noProof/>
        </w:rPr>
        <w:t xml:space="preserve">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xml:space="preserve">, </w:t>
      </w:r>
      <w:ins w:id="296" w:author="Ove Jason" w:date="2019-08-18T15:19:00Z">
        <w:r w:rsidR="00750417">
          <w:rPr>
            <w:rFonts w:eastAsia="等线 Light"/>
            <w:noProof/>
          </w:rPr>
          <w:t xml:space="preserve">a </w:t>
        </w:r>
      </w:ins>
      <w:r w:rsidR="004438C2">
        <w:rPr>
          <w:rFonts w:eastAsia="等线 Light"/>
          <w:noProof/>
        </w:rPr>
        <w:t>good correlation existed</w:t>
      </w:r>
      <w:r w:rsidR="004438C2" w:rsidRPr="004438C2">
        <w:rPr>
          <w:rFonts w:eastAsia="等线 Light"/>
          <w:noProof/>
        </w:rPr>
        <w:t xml:space="preserve"> </w:t>
      </w:r>
      <w:r w:rsidR="004438C2">
        <w:rPr>
          <w:rFonts w:eastAsia="等线 Light"/>
          <w:noProof/>
        </w:rPr>
        <w:t xml:space="preserve">between </w:t>
      </w:r>
      <w:ins w:id="297" w:author="Ove Jason" w:date="2019-08-18T15:19:00Z">
        <w:r w:rsidR="00750417">
          <w:rPr>
            <w:rFonts w:eastAsia="等线 Light"/>
            <w:noProof/>
          </w:rPr>
          <w:t xml:space="preserve">the </w:t>
        </w:r>
      </w:ins>
      <w:r w:rsidR="004438C2">
        <w:rPr>
          <w:rFonts w:eastAsia="等线 Light"/>
          <w:noProof/>
        </w:rPr>
        <w:t xml:space="preserve">actual and </w:t>
      </w:r>
      <w:ins w:id="298" w:author="Ove Jason" w:date="2019-08-18T15:19:00Z">
        <w:r w:rsidR="00750417">
          <w:rPr>
            <w:rFonts w:eastAsia="等线 Light"/>
            <w:noProof/>
          </w:rPr>
          <w:t xml:space="preserve">the </w:t>
        </w:r>
      </w:ins>
      <w:r w:rsidR="004438C2">
        <w:rPr>
          <w:rFonts w:eastAsia="等线 Light"/>
          <w:noProof/>
        </w:rPr>
        <w:t>predicted output.</w:t>
      </w:r>
      <w:r w:rsidR="00205DC2">
        <w:rPr>
          <w:rFonts w:ascii="AdvP4DF60E" w:eastAsia="宋体" w:hAnsi="AdvP4DF60E" w:cs="宋体"/>
          <w:color w:val="000000"/>
          <w:sz w:val="16"/>
          <w:szCs w:val="16"/>
        </w:rPr>
        <w:t xml:space="preserve"> </w:t>
      </w:r>
    </w:p>
    <w:p w14:paraId="26CDD0AF" w14:textId="126606DB" w:rsidR="002242CF" w:rsidRDefault="00F61457" w:rsidP="00444BF2">
      <w:pPr>
        <w:pStyle w:val="a3"/>
        <w:widowControl w:val="0"/>
        <w:tabs>
          <w:tab w:val="left" w:pos="8355"/>
        </w:tabs>
        <w:spacing w:before="240" w:after="200" w:line="360" w:lineRule="auto"/>
        <w:ind w:left="0"/>
        <w:contextualSpacing w:val="0"/>
        <w:jc w:val="both"/>
        <w:rPr>
          <w:rFonts w:eastAsia="等线 Light"/>
          <w:noProof/>
        </w:rPr>
      </w:pPr>
      <w:r w:rsidRPr="00F61457">
        <w:rPr>
          <w:noProof/>
        </w:rPr>
        <w:t>LiuJie</w:t>
      </w:r>
      <w:r w:rsidR="00062985">
        <w:rPr>
          <w:rFonts w:eastAsia="等线 Light"/>
          <w:noProof/>
        </w:rPr>
        <w:t xml:space="preserve">, et al., (2007) </w:t>
      </w:r>
      <w:r>
        <w:rPr>
          <w:rFonts w:eastAsia="等线 Light"/>
          <w:noProof/>
        </w:rPr>
        <w:fldChar w:fldCharType="begin"/>
      </w:r>
      <w:r w:rsidR="003211D9">
        <w:rPr>
          <w:rFonts w:eastAsia="等线 Light"/>
          <w:noProof/>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620C59">
        <w:rPr>
          <w:rFonts w:eastAsia="等线 Light"/>
          <w:noProof/>
        </w:rPr>
        <w:t>[</w:t>
      </w:r>
      <w:r w:rsidR="00E408A6">
        <w:rPr>
          <w:rFonts w:eastAsia="等线 Light"/>
          <w:noProof/>
        </w:rPr>
        <w:t>73</w:t>
      </w:r>
      <w:r w:rsidR="00620C59">
        <w:rPr>
          <w:rFonts w:eastAsia="等线 Light"/>
          <w:noProof/>
        </w:rPr>
        <w:t>]</w:t>
      </w:r>
      <w:r>
        <w:rPr>
          <w:rFonts w:eastAsia="等线 Light"/>
          <w:noProof/>
        </w:rPr>
        <w:fldChar w:fldCharType="end"/>
      </w:r>
      <w:r w:rsidR="00062985">
        <w:rPr>
          <w:rFonts w:eastAsia="等线 Light"/>
          <w:noProof/>
        </w:rPr>
        <w:t xml:space="preserve"> predicted </w:t>
      </w:r>
      <w:r w:rsidR="00062985" w:rsidRPr="00062985">
        <w:rPr>
          <w:rFonts w:eastAsia="等线 Light"/>
          <w:noProof/>
        </w:rPr>
        <w:t>friction coefficient and wear weight loss</w:t>
      </w:r>
      <w:r w:rsidR="00F62F84">
        <w:rPr>
          <w:rFonts w:eastAsia="等线 Light"/>
          <w:noProof/>
        </w:rPr>
        <w:t xml:space="preserve"> of </w:t>
      </w:r>
      <w:r w:rsidR="00F62F84" w:rsidRPr="00F62F84">
        <w:rPr>
          <w:rFonts w:eastAsia="等线 Light"/>
          <w:noProof/>
        </w:rPr>
        <w:t>carbon-fibre-reinforced polyetheretherketone composite (PEEK-CF30)</w:t>
      </w:r>
      <w:r w:rsidR="00730A4F">
        <w:rPr>
          <w:rFonts w:eastAsia="等线 Light"/>
          <w:noProof/>
        </w:rPr>
        <w:t xml:space="preserve"> as a function of </w:t>
      </w:r>
      <w:r w:rsidR="00730A4F" w:rsidRPr="00444BF2">
        <w:rPr>
          <w:rFonts w:eastAsia="等线 Light"/>
          <w:i/>
          <w:iCs/>
          <w:noProof/>
        </w:rPr>
        <w:t xml:space="preserve">pv </w:t>
      </w:r>
      <w:r w:rsidR="00730A4F" w:rsidRPr="00730A4F">
        <w:rPr>
          <w:rFonts w:eastAsia="等线 Light"/>
          <w:noProof/>
        </w:rPr>
        <w:t>factor and contact temperature</w:t>
      </w:r>
      <w:r w:rsidR="00F62F84">
        <w:rPr>
          <w:rFonts w:eastAsia="等线 Light"/>
          <w:noProof/>
        </w:rPr>
        <w:t xml:space="preserve"> by </w:t>
      </w:r>
      <w:r w:rsidR="005C5CA7">
        <w:rPr>
          <w:rFonts w:eastAsia="等线 Light"/>
          <w:noProof/>
        </w:rPr>
        <w:t>two</w:t>
      </w:r>
      <w:r w:rsidR="004B2811">
        <w:rPr>
          <w:rFonts w:eastAsia="等线 Light"/>
          <w:noProof/>
        </w:rPr>
        <w:t xml:space="preserve"> </w:t>
      </w:r>
      <w:r w:rsidR="004B2811" w:rsidRPr="00915D2D">
        <w:rPr>
          <w:rFonts w:eastAsia="等线 Light"/>
          <w:noProof/>
          <w:color w:val="FF0000"/>
          <w:rPrChange w:id="299" w:author="Ove Jason" w:date="2019-08-18T15:21:00Z">
            <w:rPr>
              <w:rFonts w:eastAsia="等线 Light"/>
              <w:noProof/>
            </w:rPr>
          </w:rPrChange>
        </w:rPr>
        <w:t>BP neural network</w:t>
      </w:r>
      <w:ins w:id="300" w:author="Ove Jason" w:date="2019-08-18T15:21:00Z">
        <w:r w:rsidR="00915D2D">
          <w:rPr>
            <w:rFonts w:eastAsia="等线 Light"/>
            <w:noProof/>
          </w:rPr>
          <w:t>BPNN??</w:t>
        </w:r>
      </w:ins>
      <w:r w:rsidR="004B2811">
        <w:rPr>
          <w:rFonts w:eastAsia="等线 Light"/>
          <w:noProof/>
        </w:rPr>
        <w:t xml:space="preserve"> model</w:t>
      </w:r>
      <w:r w:rsidR="005C5CA7">
        <w:rPr>
          <w:rFonts w:eastAsia="等线 Light"/>
          <w:noProof/>
        </w:rPr>
        <w:t>s</w:t>
      </w:r>
      <w:r w:rsidR="004B2811">
        <w:rPr>
          <w:rFonts w:eastAsia="等线 Light"/>
          <w:noProof/>
        </w:rPr>
        <w:t xml:space="preserve"> </w:t>
      </w:r>
      <w:r w:rsidR="007A4B78">
        <w:rPr>
          <w:rFonts w:eastAsia="等线 Light"/>
          <w:noProof/>
        </w:rPr>
        <w:t>of which</w:t>
      </w:r>
      <w:r w:rsidR="004B2811">
        <w:rPr>
          <w:rFonts w:eastAsia="等线 Light"/>
          <w:noProof/>
        </w:rPr>
        <w:t xml:space="preserve"> generalization capability was improved by implementing </w:t>
      </w:r>
      <w:r w:rsidR="004B2811" w:rsidRPr="004B2811">
        <w:rPr>
          <w:rFonts w:eastAsia="等线 Light"/>
          <w:noProof/>
        </w:rPr>
        <w:t>Bayesian regularization in combination with Levenberg–Marquardt</w:t>
      </w:r>
      <w:r w:rsidR="004B2811">
        <w:rPr>
          <w:rFonts w:eastAsia="等线 Light"/>
          <w:noProof/>
        </w:rPr>
        <w:t xml:space="preserve"> learning algorithm.</w:t>
      </w:r>
      <w:r w:rsidR="005C5CA7">
        <w:rPr>
          <w:rFonts w:eastAsia="等线 Light"/>
          <w:noProof/>
        </w:rPr>
        <w:t xml:space="preserve"> </w:t>
      </w:r>
      <w:r w:rsidR="00C334CA">
        <w:rPr>
          <w:rFonts w:eastAsia="等线 Light"/>
          <w:noProof/>
        </w:rPr>
        <w:t>The</w:t>
      </w:r>
      <w:del w:id="301" w:author="Ove Jason" w:date="2019-08-18T15:21:00Z">
        <w:r w:rsidR="00C334CA" w:rsidDel="00915D2D">
          <w:rPr>
            <w:rFonts w:eastAsia="等线 Light"/>
            <w:noProof/>
          </w:rPr>
          <w:delText xml:space="preserve"> </w:delText>
        </w:r>
      </w:del>
      <w:r w:rsidR="00C334CA">
        <w:rPr>
          <w:rFonts w:eastAsia="等线 Light"/>
          <w:noProof/>
        </w:rPr>
        <w:t xml:space="preserve"> best network was obtained with (2-7-1) and (2-8-1) architectures and s</w:t>
      </w:r>
      <w:r w:rsidR="00C334CA" w:rsidRPr="00C334CA">
        <w:rPr>
          <w:rFonts w:eastAsia="等线 Light"/>
          <w:noProof/>
        </w:rPr>
        <w:t>igmoid and</w:t>
      </w:r>
      <w:r w:rsidR="006C7EC0">
        <w:rPr>
          <w:rFonts w:eastAsia="等线 Light"/>
          <w:noProof/>
        </w:rPr>
        <w:t xml:space="preserve"> </w:t>
      </w:r>
      <w:r w:rsidR="00C334CA" w:rsidRPr="00C334CA">
        <w:rPr>
          <w:rFonts w:eastAsia="等线 Light"/>
          <w:noProof/>
        </w:rPr>
        <w:t>pureline transfer function</w:t>
      </w:r>
      <w:r w:rsidR="00C334CA">
        <w:rPr>
          <w:rFonts w:eastAsia="等线 Light"/>
          <w:noProof/>
        </w:rPr>
        <w:t xml:space="preserve"> were used for hidden and output layers. In this work, the authors were dealed with </w:t>
      </w:r>
      <w:r w:rsidR="00CC1291">
        <w:rPr>
          <w:rFonts w:eastAsia="等线 Light"/>
          <w:noProof/>
        </w:rPr>
        <w:t xml:space="preserve">data </w:t>
      </w:r>
      <w:r w:rsidR="00C334CA">
        <w:rPr>
          <w:rFonts w:eastAsia="等线 Light"/>
          <w:noProof/>
        </w:rPr>
        <w:t>normaliz</w:t>
      </w:r>
      <w:r w:rsidR="00CC1291">
        <w:rPr>
          <w:rFonts w:eastAsia="等线 Light"/>
          <w:noProof/>
        </w:rPr>
        <w:t>ation</w:t>
      </w:r>
      <w:r w:rsidR="00C334CA">
        <w:rPr>
          <w:rFonts w:eastAsia="等线 Light"/>
          <w:noProof/>
        </w:rPr>
        <w:t xml:space="preserve"> and unnormaliz</w:t>
      </w:r>
      <w:r w:rsidR="00CC1291">
        <w:rPr>
          <w:rFonts w:eastAsia="等线 Light"/>
          <w:noProof/>
        </w:rPr>
        <w:t>ation</w:t>
      </w:r>
      <w:r w:rsidR="00C334CA">
        <w:rPr>
          <w:rFonts w:eastAsia="等线 Light"/>
          <w:noProof/>
        </w:rPr>
        <w:t xml:space="preserve"> methods </w:t>
      </w:r>
      <w:r w:rsidR="00CC1291">
        <w:rPr>
          <w:rFonts w:eastAsia="等线 Light"/>
          <w:noProof/>
        </w:rPr>
        <w:t xml:space="preserve">so that the importance of each parameter was balanced and the networks were trained smoothly about </w:t>
      </w:r>
      <w:r w:rsidR="00CC1291" w:rsidRPr="00CC1291">
        <w:rPr>
          <w:rFonts w:eastAsia="等线 Light"/>
          <w:noProof/>
        </w:rPr>
        <w:t>33 and 56 cycles</w:t>
      </w:r>
      <w:r w:rsidR="00CC1291">
        <w:rPr>
          <w:rFonts w:eastAsia="等线 Light"/>
          <w:noProof/>
        </w:rPr>
        <w:t xml:space="preserve">. Those well-trained ANNs </w:t>
      </w:r>
      <w:r w:rsidR="002242CF">
        <w:rPr>
          <w:rFonts w:eastAsia="等线 Light"/>
          <w:noProof/>
        </w:rPr>
        <w:t>gave optimized generalization capability such that friction coefficient and wear weight loss were predicted with high accuracy of relative error lower than 10%.</w:t>
      </w:r>
      <w:r w:rsidR="008C465F">
        <w:rPr>
          <w:rFonts w:eastAsia="等线 Light"/>
          <w:noProof/>
        </w:rPr>
        <w:t xml:space="preserve"> From the analysis, it was found that friction coefficient </w:t>
      </w:r>
      <w:r w:rsidR="0022551D">
        <w:rPr>
          <w:rFonts w:eastAsia="等线 Light"/>
          <w:noProof/>
        </w:rPr>
        <w:t xml:space="preserve">was strongly effected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whereas compact temperature is the strongly influencing factor for wear weight loss.</w:t>
      </w:r>
    </w:p>
    <w:p w14:paraId="1CA3260C" w14:textId="048A84B2" w:rsidR="0022551D" w:rsidRPr="0022551D" w:rsidRDefault="0022551D" w:rsidP="006D3722">
      <w:pPr>
        <w:pStyle w:val="a3"/>
        <w:widowControl w:val="0"/>
        <w:tabs>
          <w:tab w:val="left" w:pos="8355"/>
        </w:tabs>
        <w:spacing w:before="100" w:beforeAutospacing="1" w:after="200" w:line="360" w:lineRule="auto"/>
        <w:ind w:left="0"/>
        <w:contextualSpacing w:val="0"/>
        <w:jc w:val="both"/>
        <w:rPr>
          <w:rFonts w:eastAsia="等线 Light"/>
          <w:noProof/>
        </w:rPr>
      </w:pPr>
      <w:r>
        <w:rPr>
          <w:rFonts w:eastAsia="等线 Light"/>
          <w:noProof/>
        </w:rPr>
        <w:t>It was shown that t</w:t>
      </w:r>
      <w:r w:rsidRPr="00204986">
        <w:rPr>
          <w:rFonts w:eastAsia="等线 Light"/>
          <w:noProof/>
        </w:rPr>
        <w:t>he advantage of ANN</w:t>
      </w:r>
      <w:r>
        <w:rPr>
          <w:rFonts w:eastAsia="等线 Light"/>
          <w:noProof/>
        </w:rPr>
        <w:t>, its generalization ability,</w:t>
      </w:r>
      <w:r w:rsidRPr="00204986">
        <w:rPr>
          <w:rFonts w:eastAsia="等线 Light"/>
          <w:noProof/>
        </w:rPr>
        <w:t xml:space="preserve"> </w:t>
      </w:r>
      <w:r w:rsidR="00177712">
        <w:rPr>
          <w:rFonts w:eastAsia="等线 Light"/>
          <w:noProof/>
        </w:rPr>
        <w:t xml:space="preserve">makes </w:t>
      </w:r>
      <w:r>
        <w:rPr>
          <w:rFonts w:eastAsia="等线 Light"/>
          <w:noProof/>
        </w:rPr>
        <w:t>existing ANN</w:t>
      </w:r>
      <w:r w:rsidRPr="00204986">
        <w:rPr>
          <w:rFonts w:eastAsia="等线 Light"/>
          <w:noProof/>
        </w:rPr>
        <w:t xml:space="preserve"> models </w:t>
      </w:r>
      <w:r w:rsidR="00177712">
        <w:rPr>
          <w:rFonts w:eastAsia="等线 Light"/>
          <w:noProof/>
        </w:rPr>
        <w:t xml:space="preserve">to be used </w:t>
      </w:r>
      <w:r w:rsidRPr="00204986">
        <w:rPr>
          <w:rFonts w:eastAsia="等线 Light"/>
          <w:noProof/>
        </w:rPr>
        <w:t>for other problems with similar natur</w:t>
      </w:r>
      <w:r w:rsidR="00177712">
        <w:rPr>
          <w:rFonts w:eastAsia="等线 Light"/>
          <w:noProof/>
        </w:rPr>
        <w:t>e</w:t>
      </w:r>
      <w:ins w:id="302" w:author="Ove Jason" w:date="2019-08-18T15:26:00Z">
        <w:r w:rsidR="001B1A00">
          <w:rPr>
            <w:rFonts w:eastAsia="等线 Light"/>
            <w:noProof/>
          </w:rPr>
          <w:t>,</w:t>
        </w:r>
      </w:ins>
      <w:r w:rsidR="00177712">
        <w:rPr>
          <w:rFonts w:eastAsia="等线 Light"/>
          <w:noProof/>
        </w:rPr>
        <w:t xml:space="preserve"> and produces </w:t>
      </w:r>
      <w:del w:id="303" w:author="Ove Jason" w:date="2019-08-18T15:26:00Z">
        <w:r w:rsidR="00177712" w:rsidDel="001B1A00">
          <w:rPr>
            <w:rFonts w:eastAsia="等线 Light"/>
            <w:noProof/>
          </w:rPr>
          <w:delText xml:space="preserve">the </w:delText>
        </w:r>
      </w:del>
      <w:r w:rsidR="00177712">
        <w:rPr>
          <w:rFonts w:eastAsia="等线 Light"/>
          <w:noProof/>
        </w:rPr>
        <w:t xml:space="preserve">highly accurate prediction results. </w:t>
      </w:r>
      <w:r w:rsidR="00AA27E7">
        <w:rPr>
          <w:rFonts w:eastAsia="等线 Light"/>
          <w:noProof/>
        </w:rPr>
        <w:t xml:space="preserve">It can be seen that predicting triobological properties of materials by ANN models reduces excessive experimental work </w:t>
      </w:r>
      <w:r w:rsidR="009E3337">
        <w:rPr>
          <w:rFonts w:eastAsia="等线 Light"/>
          <w:noProof/>
        </w:rPr>
        <w:t>by yielding satisfactory and acceptable results compared to experimental results</w:t>
      </w:r>
      <w:ins w:id="304" w:author="Ove Jason" w:date="2019-08-18T15:39:00Z">
        <w:r w:rsidR="00F47C65">
          <w:rPr>
            <w:rFonts w:eastAsia="等线 Light"/>
            <w:noProof/>
          </w:rPr>
          <w:t>,</w:t>
        </w:r>
      </w:ins>
      <w:r w:rsidR="009E3337">
        <w:rPr>
          <w:rFonts w:eastAsia="等线 Light"/>
          <w:noProof/>
        </w:rPr>
        <w:t xml:space="preserve"> </w:t>
      </w:r>
      <w:r w:rsidR="00AA27E7">
        <w:rPr>
          <w:rFonts w:eastAsia="等线 Light"/>
          <w:noProof/>
        </w:rPr>
        <w:t xml:space="preserve">and </w:t>
      </w:r>
      <w:r w:rsidR="00177712">
        <w:rPr>
          <w:rFonts w:eastAsia="等线 Light"/>
          <w:noProof/>
        </w:rPr>
        <w:t xml:space="preserve">ANN performance can </w:t>
      </w:r>
      <w:r w:rsidR="007F4427">
        <w:rPr>
          <w:rFonts w:eastAsia="等线 Light"/>
          <w:noProof/>
        </w:rPr>
        <w:t xml:space="preserve">also </w:t>
      </w:r>
      <w:r w:rsidR="00177712">
        <w:rPr>
          <w:rFonts w:eastAsia="等线 Light"/>
          <w:noProof/>
        </w:rPr>
        <w:t>be optimized with other computing technologies, such as bayesian regularisation framework.</w:t>
      </w:r>
    </w:p>
    <w:bookmarkEnd w:id="260"/>
    <w:p w14:paraId="78867C9F" w14:textId="77D9E764" w:rsidR="00CF1552" w:rsidRDefault="00205DC2" w:rsidP="00444BF2">
      <w:pPr>
        <w:pStyle w:val="2"/>
        <w:spacing w:after="240"/>
        <w:rPr>
          <w:noProof/>
        </w:rPr>
      </w:pPr>
      <w:r>
        <w:rPr>
          <w:noProof/>
        </w:rPr>
        <w:lastRenderedPageBreak/>
        <w:t xml:space="preserve">ANN for Materials </w:t>
      </w:r>
      <w:r w:rsidRPr="00567A4A">
        <w:rPr>
          <w:noProof/>
        </w:rPr>
        <w:t>Design</w:t>
      </w:r>
      <w:r w:rsidR="00CC1291">
        <w:rPr>
          <w:noProof/>
        </w:rPr>
        <w:t xml:space="preserve"> </w:t>
      </w:r>
    </w:p>
    <w:p w14:paraId="0F18B021" w14:textId="65BE1ECB" w:rsidR="00253708" w:rsidRDefault="00205DC2" w:rsidP="0022551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relation among composition, process</w:t>
      </w:r>
      <w:ins w:id="305" w:author="Ove Jason" w:date="2019-08-18T15:40:00Z">
        <w:r w:rsidR="002F6344">
          <w:rPr>
            <w:rFonts w:ascii="Times New Roman" w:hAnsi="Times New Roman" w:cs="Times New Roman"/>
            <w:noProof/>
            <w:sz w:val="24"/>
            <w:szCs w:val="24"/>
          </w:rPr>
          <w:t>,</w:t>
        </w:r>
      </w:ins>
      <w:r>
        <w:rPr>
          <w:rFonts w:ascii="Times New Roman" w:hAnsi="Times New Roman" w:cs="Times New Roman"/>
          <w:noProof/>
          <w:sz w:val="24"/>
          <w:szCs w:val="24"/>
        </w:rPr>
        <w:t xml:space="preserve"> and properties of new materials design </w:t>
      </w:r>
      <w:del w:id="306" w:author="Ove Jason" w:date="2019-08-18T15:40:00Z">
        <w:r w:rsidDel="002F6344">
          <w:rPr>
            <w:rFonts w:ascii="Times New Roman" w:hAnsi="Times New Roman" w:cs="Times New Roman"/>
            <w:noProof/>
            <w:sz w:val="24"/>
            <w:szCs w:val="24"/>
          </w:rPr>
          <w:delText xml:space="preserve">are </w:delText>
        </w:r>
      </w:del>
      <w:ins w:id="307" w:author="Ove Jason" w:date="2019-08-18T15:40:00Z">
        <w:r w:rsidR="002F6344">
          <w:rPr>
            <w:rFonts w:ascii="Times New Roman" w:hAnsi="Times New Roman" w:cs="Times New Roman"/>
            <w:noProof/>
            <w:sz w:val="24"/>
            <w:szCs w:val="24"/>
          </w:rPr>
          <w:t xml:space="preserve">is </w:t>
        </w:r>
      </w:ins>
      <w:r>
        <w:rPr>
          <w:rFonts w:ascii="Times New Roman" w:hAnsi="Times New Roman" w:cs="Times New Roman"/>
          <w:noProof/>
          <w:sz w:val="24"/>
          <w:szCs w:val="24"/>
        </w:rPr>
        <w:t xml:space="preserve">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46</w:t>
      </w:r>
      <w:r w:rsidR="00620C59">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w:t>
      </w:r>
      <w:r w:rsidRPr="002F6344">
        <w:rPr>
          <w:rFonts w:ascii="Times New Roman" w:hAnsi="Times New Roman" w:cs="Times New Roman"/>
          <w:noProof/>
          <w:color w:val="FF0000"/>
          <w:sz w:val="24"/>
          <w:szCs w:val="24"/>
          <w:rPrChange w:id="308" w:author="Ove Jason" w:date="2019-08-18T15:43:00Z">
            <w:rPr>
              <w:rFonts w:ascii="Times New Roman" w:hAnsi="Times New Roman" w:cs="Times New Roman"/>
              <w:noProof/>
              <w:sz w:val="24"/>
              <w:szCs w:val="24"/>
            </w:rPr>
          </w:rPrChange>
        </w:rPr>
        <w:t>multilayer BP Neural Network</w:t>
      </w:r>
      <w:r>
        <w:rPr>
          <w:rFonts w:ascii="Times New Roman" w:hAnsi="Times New Roman" w:cs="Times New Roman"/>
          <w:noProof/>
          <w:sz w:val="24"/>
          <w:szCs w:val="24"/>
        </w:rPr>
        <w:t xml:space="preserve">.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The analysis result 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ins w:id="309" w:author="Ove Jason" w:date="2019-08-18T15:43:00Z">
        <w:r w:rsidR="002F6344">
          <w:rPr>
            <w:rFonts w:ascii="Times New Roman" w:hAnsi="Times New Roman" w:cs="Times New Roman"/>
            <w:noProof/>
            <w:sz w:val="24"/>
            <w:szCs w:val="24"/>
          </w:rPr>
          <w:t xml:space="preserve">the </w:t>
        </w:r>
      </w:ins>
      <w:r w:rsidR="00E0102B">
        <w:rPr>
          <w:rFonts w:ascii="Times New Roman" w:hAnsi="Times New Roman" w:cs="Times New Roman"/>
          <w:noProof/>
          <w:sz w:val="24"/>
          <w:szCs w:val="24"/>
        </w:rPr>
        <w:t xml:space="preserve">expected output and </w:t>
      </w:r>
      <w:ins w:id="310" w:author="Ove Jason" w:date="2019-08-18T15:43:00Z">
        <w:r w:rsidR="002F6344">
          <w:rPr>
            <w:rFonts w:ascii="Times New Roman" w:hAnsi="Times New Roman" w:cs="Times New Roman"/>
            <w:noProof/>
            <w:sz w:val="24"/>
            <w:szCs w:val="24"/>
          </w:rPr>
          <w:t xml:space="preserve">the </w:t>
        </w:r>
      </w:ins>
      <w:r w:rsidR="00E0102B" w:rsidRPr="00444BF2">
        <w:rPr>
          <w:rFonts w:ascii="Times New Roman" w:hAnsi="Times New Roman" w:cs="Times New Roman"/>
          <w:noProof/>
          <w:sz w:val="24"/>
          <w:szCs w:val="24"/>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less amount of training data, unexact measurement of shear strength</w:t>
      </w:r>
      <w:ins w:id="311" w:author="Ove Jason" w:date="2019-08-18T15:44:00Z">
        <w:r w:rsidR="002F6344">
          <w:rPr>
            <w:rFonts w:ascii="Times New Roman" w:hAnsi="Times New Roman" w:cs="Times New Roman"/>
            <w:noProof/>
            <w:sz w:val="24"/>
            <w:szCs w:val="24"/>
          </w:rPr>
          <w:t>,</w:t>
        </w:r>
      </w:ins>
      <w:r w:rsidR="00E0102B">
        <w:rPr>
          <w:rFonts w:ascii="Times New Roman" w:hAnsi="Times New Roman" w:cs="Times New Roman"/>
          <w:noProof/>
          <w:sz w:val="24"/>
          <w:szCs w:val="24"/>
        </w:rPr>
        <w:t xml:space="preserve">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w:t>
      </w:r>
      <w:ins w:id="312" w:author="Ove Jason" w:date="2019-08-18T15:45:00Z">
        <w:r w:rsidR="002F6344">
          <w:rPr>
            <w:rFonts w:ascii="Times New Roman" w:hAnsi="Times New Roman" w:cs="Times New Roman"/>
            <w:noProof/>
            <w:sz w:val="24"/>
            <w:szCs w:val="24"/>
          </w:rPr>
          <w:t xml:space="preserve">a </w:t>
        </w:r>
      </w:ins>
      <w:r w:rsidR="00E0102B">
        <w:rPr>
          <w:rFonts w:ascii="Times New Roman" w:hAnsi="Times New Roman" w:cs="Times New Roman"/>
          <w:noProof/>
          <w:sz w:val="24"/>
          <w:szCs w:val="24"/>
        </w:rPr>
        <w:t xml:space="preserve">good agreement with </w:t>
      </w:r>
      <w:ins w:id="313" w:author="Ove Jason" w:date="2019-08-18T15:45:00Z">
        <w:r w:rsidR="002F6344">
          <w:rPr>
            <w:rFonts w:ascii="Times New Roman" w:hAnsi="Times New Roman" w:cs="Times New Roman"/>
            <w:noProof/>
            <w:sz w:val="24"/>
            <w:szCs w:val="24"/>
          </w:rPr>
          <w:t xml:space="preserve">the </w:t>
        </w:r>
      </w:ins>
      <w:r w:rsidR="00E0102B">
        <w:rPr>
          <w:rFonts w:ascii="Times New Roman" w:hAnsi="Times New Roman" w:cs="Times New Roman"/>
          <w:noProof/>
          <w:sz w:val="24"/>
          <w:szCs w:val="24"/>
        </w:rPr>
        <w:t>given experimental conditions</w:t>
      </w:r>
      <w:ins w:id="314" w:author="Ove Jason" w:date="2019-08-18T15:45:00Z">
        <w:r w:rsidR="002F6344">
          <w:rPr>
            <w:rFonts w:ascii="Times New Roman" w:hAnsi="Times New Roman" w:cs="Times New Roman"/>
            <w:noProof/>
            <w:sz w:val="24"/>
            <w:szCs w:val="24"/>
          </w:rPr>
          <w:t>,</w:t>
        </w:r>
      </w:ins>
      <w:r w:rsidR="00E0102B">
        <w:rPr>
          <w:rFonts w:ascii="Times New Roman" w:hAnsi="Times New Roman" w:cs="Times New Roman"/>
          <w:noProof/>
          <w:sz w:val="24"/>
          <w:szCs w:val="24"/>
        </w:rPr>
        <w:t xml:space="preserve">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5E91D245" w14:textId="6CB1B03F"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r w:rsidR="00F61457">
        <w:rPr>
          <w:rFonts w:ascii="Times New Roman" w:hAnsi="Times New Roman" w:cs="Times New Roman"/>
          <w:sz w:val="24"/>
          <w:szCs w:val="24"/>
        </w:rPr>
        <w:t>et al.,</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48</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&lt;EndNote&gt;&lt;Cite&gt;&lt;Author&gt;Jain&lt;/Author&gt;&lt;Year&gt;2013&lt;/Year&gt;&lt;RecNum&gt;24&lt;/RecNum&gt;&lt;DisplayText&gt;[80]&lt;/DisplayText&gt;&lt;record&gt;&lt;rec-number&gt;24&lt;/rec-number&gt;&lt;foreign-keys&gt;&lt;key app="EN" db-id="909v2wsdarxet0er2papedrtdfde0xxra5af" timestamp="1560339638"&gt;24&lt;/key&gt;&lt;/foreign-keys&gt;&lt;ref-type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80</w:t>
      </w:r>
      <w:r w:rsidR="00620C59">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 xml:space="preserve">discover empirical rules of materials design, that were consistent with the common knowledge for discovering more stable materials. Thus, the search space for high-throughput screening could </w:t>
      </w:r>
      <w:del w:id="315" w:author="Ove Jason" w:date="2019-08-18T15:48:00Z">
        <w:r w:rsidDel="00DC029F">
          <w:rPr>
            <w:rFonts w:ascii="Times New Roman" w:hAnsi="Times New Roman" w:cs="Times New Roman"/>
            <w:sz w:val="24"/>
            <w:szCs w:val="24"/>
          </w:rPr>
          <w:delText xml:space="preserve">significantly </w:delText>
        </w:r>
      </w:del>
      <w:r>
        <w:rPr>
          <w:rFonts w:ascii="Times New Roman" w:hAnsi="Times New Roman" w:cs="Times New Roman"/>
          <w:sz w:val="24"/>
          <w:szCs w:val="24"/>
        </w:rPr>
        <w:t xml:space="preserve">be </w:t>
      </w:r>
      <w:ins w:id="316" w:author="Ove Jason" w:date="2019-08-18T15:48:00Z">
        <w:r w:rsidR="00DC029F">
          <w:rPr>
            <w:rFonts w:ascii="Times New Roman" w:hAnsi="Times New Roman" w:cs="Times New Roman"/>
            <w:sz w:val="24"/>
            <w:szCs w:val="24"/>
          </w:rPr>
          <w:t xml:space="preserve">significantly </w:t>
        </w:r>
      </w:ins>
      <w:r>
        <w:rPr>
          <w:rFonts w:ascii="Times New Roman" w:hAnsi="Times New Roman" w:cs="Times New Roman"/>
          <w:sz w:val="24"/>
          <w:szCs w:val="24"/>
        </w:rPr>
        <w:t>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 xml:space="preserve">Compared to previous statistical learning (SL) framework presented </w:t>
      </w:r>
      <w:r w:rsidRPr="002724D4">
        <w:rPr>
          <w:rFonts w:ascii="Times New Roman" w:hAnsi="Times New Roman" w:cs="Times New Roman"/>
          <w:sz w:val="24"/>
          <w:szCs w:val="24"/>
        </w:rPr>
        <w:lastRenderedPageBreak/>
        <w:t>by</w:t>
      </w:r>
      <w:r w:rsidRPr="002724D4">
        <w:t xml:space="preserve"> </w:t>
      </w:r>
      <w:r w:rsidR="006D3722">
        <w:rPr>
          <w:rFonts w:ascii="Times New Roman" w:hAnsi="Times New Roman" w:cs="Times New Roman" w:hint="eastAsia"/>
          <w:sz w:val="24"/>
          <w:szCs w:val="24"/>
        </w:rPr>
        <w:t>D</w:t>
      </w:r>
      <w:r w:rsidR="00F61457" w:rsidRPr="00444BF2">
        <w:rPr>
          <w:rFonts w:ascii="Times New Roman" w:hAnsi="Times New Roman" w:cs="Times New Roman"/>
          <w:sz w:val="24"/>
          <w:szCs w:val="24"/>
        </w:rPr>
        <w:t>e Jong</w:t>
      </w:r>
      <w:r w:rsidR="00F61457" w:rsidRPr="00F61457" w:rsidDel="00F61457">
        <w:t xml:space="preserve"> </w:t>
      </w:r>
      <w:r w:rsidRPr="002724D4">
        <w:rPr>
          <w:rFonts w:ascii="Times New Roman" w:hAnsi="Times New Roman" w:cs="Times New Roman"/>
          <w:sz w:val="24"/>
          <w:szCs w:val="24"/>
        </w:rPr>
        <w:t>et al.</w:t>
      </w:r>
      <w:r w:rsidR="00F61457">
        <w:rPr>
          <w:rFonts w:ascii="Times New Roman" w:hAnsi="Times New Roman" w:cs="Times New Roman"/>
          <w:sz w:val="24"/>
          <w:szCs w:val="24"/>
        </w:rPr>
        <w:t>,</w:t>
      </w:r>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&lt;EndNote&gt;&lt;Cite&gt;&lt;Author&gt;de Jong&lt;/Author&gt;&lt;Year&gt;2016&lt;/Year&gt;&lt;RecNum&gt;78&lt;/RecNum&gt;&lt;DisplayText&gt;[81]&lt;/DisplayText&gt;&lt;record&gt;&lt;rec-number&gt;78&lt;/rec-number&gt;&lt;foreign-keys&gt;&lt;key app="EN" db-id="909v2wsdarxet0er2papedrtdfde0xxra5af" timestamp="1560339680"&gt;78&lt;/key&gt;&lt;/foreign-keys&gt;&lt;ref-type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81</w:t>
      </w:r>
      <w:r w:rsidR="00620C59">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w:t>
      </w:r>
      <w:ins w:id="317" w:author="Ove Jason" w:date="2019-08-18T15:50:00Z">
        <w:r w:rsidR="00F406A9">
          <w:rPr>
            <w:rFonts w:ascii="Times New Roman" w:hAnsi="Times New Roman" w:cs="Times New Roman"/>
            <w:sz w:val="24"/>
            <w:szCs w:val="24"/>
          </w:rPr>
          <w:t xml:space="preserve">the </w:t>
        </w:r>
      </w:ins>
      <w:r w:rsidRPr="002724D4">
        <w:rPr>
          <w:rFonts w:ascii="Times New Roman" w:hAnsi="Times New Roman" w:cs="Times New Roman"/>
          <w:sz w:val="24"/>
          <w:szCs w:val="24"/>
        </w:rPr>
        <w:t xml:space="preserve">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w:t>
      </w:r>
      <w:del w:id="318" w:author="Ove Jason" w:date="2019-08-18T15:51:00Z">
        <w:r w:rsidR="001D6901" w:rsidDel="00F406A9">
          <w:rPr>
            <w:rFonts w:ascii="Times New Roman" w:hAnsi="Times New Roman" w:cs="Times New Roman"/>
            <w:sz w:val="24"/>
            <w:szCs w:val="24"/>
          </w:rPr>
          <w:delText xml:space="preserve">has </w:delText>
        </w:r>
      </w:del>
      <w:ins w:id="319" w:author="Ove Jason" w:date="2019-08-18T15:51:00Z">
        <w:r w:rsidR="00F406A9">
          <w:rPr>
            <w:rFonts w:ascii="Times New Roman" w:hAnsi="Times New Roman" w:cs="Times New Roman"/>
            <w:sz w:val="24"/>
            <w:szCs w:val="24"/>
          </w:rPr>
          <w:t xml:space="preserve">had a </w:t>
        </w:r>
      </w:ins>
      <w:r w:rsidR="001D6901">
        <w:rPr>
          <w:rFonts w:ascii="Times New Roman" w:hAnsi="Times New Roman" w:cs="Times New Roman"/>
          <w:sz w:val="24"/>
          <w:szCs w:val="24"/>
        </w:rPr>
        <w:t xml:space="preserve">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w:t>
      </w:r>
      <w:del w:id="320" w:author="Ove Jason" w:date="2019-08-18T15:51:00Z">
        <w:r w:rsidDel="00F406A9">
          <w:rPr>
            <w:rFonts w:ascii="Times New Roman" w:hAnsi="Times New Roman" w:cs="Times New Roman"/>
            <w:sz w:val="24"/>
            <w:szCs w:val="24"/>
          </w:rPr>
          <w:delText xml:space="preserve">by </w:delText>
        </w:r>
      </w:del>
      <w:r>
        <w:rPr>
          <w:rFonts w:ascii="Times New Roman" w:hAnsi="Times New Roman" w:cs="Times New Roman"/>
          <w:sz w:val="24"/>
          <w:szCs w:val="24"/>
        </w:rPr>
        <w:t xml:space="preserve">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321" w:name="_Hlk534715697"/>
    </w:p>
    <w:p w14:paraId="6E93C50E" w14:textId="0B380194"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curren</w:t>
      </w:r>
      <w:r w:rsidR="00F44808" w:rsidRPr="006D3722">
        <w:rPr>
          <w:rFonts w:ascii="Times New Roman" w:hAnsi="Times New Roman" w:cs="Times New Roman"/>
          <w:sz w:val="24"/>
          <w:szCs w:val="24"/>
        </w:rPr>
        <w:t xml:space="preserve">t </w:t>
      </w:r>
      <w:r w:rsidR="00187509" w:rsidRPr="006D3722">
        <w:rPr>
          <w:rFonts w:ascii="Times New Roman" w:hAnsi="Times New Roman" w:cs="Times New Roman"/>
          <w:sz w:val="24"/>
          <w:szCs w:val="24"/>
        </w:rPr>
        <w:t xml:space="preserve">materials </w:t>
      </w:r>
      <w:r w:rsidR="00491C48" w:rsidRPr="006D3722">
        <w:rPr>
          <w:rFonts w:ascii="Times New Roman" w:hAnsi="Times New Roman" w:cs="Times New Roman"/>
          <w:sz w:val="24"/>
          <w:szCs w:val="24"/>
        </w:rPr>
        <w:t>applications</w:t>
      </w:r>
      <w:r w:rsidR="00D615E0" w:rsidRPr="006D3722">
        <w:rPr>
          <w:rFonts w:ascii="Times New Roman" w:hAnsi="Times New Roman" w:cs="Times New Roman"/>
          <w:sz w:val="24"/>
          <w:szCs w:val="24"/>
        </w:rPr>
        <w:t xml:space="preserve"> based on ANN</w:t>
      </w:r>
      <w:r w:rsidR="00491C48">
        <w:rPr>
          <w:rFonts w:ascii="Times New Roman" w:hAnsi="Times New Roman" w:cs="Times New Roman"/>
          <w:sz w:val="24"/>
          <w:szCs w:val="24"/>
        </w:rPr>
        <w:t xml:space="preserve"> highlighted the advantage of </w:t>
      </w:r>
      <w:r w:rsidR="00E95FCE">
        <w:rPr>
          <w:rFonts w:ascii="Times New Roman" w:hAnsi="Times New Roman" w:cs="Times New Roman"/>
          <w:sz w:val="24"/>
          <w:szCs w:val="24"/>
        </w:rPr>
        <w:t xml:space="preserve">backpropagation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neural networks</w:t>
      </w:r>
      <w:r w:rsidR="00FA4AB1">
        <w:rPr>
          <w:rFonts w:ascii="Times New Roman" w:hAnsi="Times New Roman" w:cs="Times New Roman"/>
          <w:sz w:val="24"/>
          <w:szCs w:val="24"/>
        </w:rPr>
        <w:t>,</w:t>
      </w:r>
      <w:r w:rsidR="00491C48">
        <w:rPr>
          <w:rFonts w:ascii="Times New Roman" w:hAnsi="Times New Roman" w:cs="Times New Roman"/>
          <w:sz w:val="24"/>
          <w:szCs w:val="24"/>
        </w:rPr>
        <w:t xml:space="preserve"> and </w:t>
      </w:r>
      <w:r w:rsidR="00FA4AB1">
        <w:rPr>
          <w:rFonts w:ascii="Times New Roman" w:hAnsi="Times New Roman" w:cs="Times New Roman"/>
          <w:sz w:val="24"/>
          <w:szCs w:val="24"/>
        </w:rPr>
        <w:t xml:space="preserve">their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sidR="00DB332F">
        <w:rPr>
          <w:rFonts w:ascii="Times New Roman" w:hAnsi="Times New Roman" w:cs="Times New Roman"/>
          <w:sz w:val="24"/>
          <w:szCs w:val="24"/>
        </w:rPr>
        <w:t xml:space="preserve">as </w:t>
      </w:r>
      <w:r>
        <w:rPr>
          <w:rFonts w:ascii="Times New Roman" w:hAnsi="Times New Roman" w:cs="Times New Roman"/>
          <w:sz w:val="24"/>
          <w:szCs w:val="24"/>
        </w:rPr>
        <w:t>being</w:t>
      </w:r>
      <w:r w:rsidR="00F44808">
        <w:rPr>
          <w:rFonts w:ascii="Times New Roman" w:hAnsi="Times New Roman" w:cs="Times New Roman"/>
          <w:sz w:val="24"/>
          <w:szCs w:val="24"/>
        </w:rPr>
        <w:t xml:space="preserve"> </w:t>
      </w:r>
      <w:r w:rsidR="00F44808" w:rsidRPr="00133CB8">
        <w:rPr>
          <w:rFonts w:ascii="Times New Roman" w:hAnsi="Times New Roman" w:cs="Times New Roman"/>
          <w:sz w:val="24"/>
          <w:szCs w:val="24"/>
        </w:rPr>
        <w:t>similar</w:t>
      </w:r>
      <w:r w:rsidRPr="00133CB8">
        <w:rPr>
          <w:rFonts w:ascii="Times New Roman" w:hAnsi="Times New Roman" w:cs="Times New Roman"/>
          <w:sz w:val="24"/>
          <w:szCs w:val="24"/>
        </w:rPr>
        <w:t xml:space="preserve"> in making comparison with experimental results</w:t>
      </w:r>
      <w:r w:rsidR="00491C48" w:rsidRPr="00133CB8">
        <w:rPr>
          <w:rFonts w:ascii="Times New Roman" w:hAnsi="Times New Roman" w:cs="Times New Roman"/>
          <w:sz w:val="24"/>
          <w:szCs w:val="24"/>
        </w:rPr>
        <w:t>.</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48</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p>
    <w:bookmarkEnd w:id="321"/>
    <w:p w14:paraId="5747A8C7" w14:textId="77777777" w:rsidR="00B94A49" w:rsidRDefault="00B94A49" w:rsidP="006D3722">
      <w:pPr>
        <w:pStyle w:val="2"/>
      </w:pPr>
      <w:r>
        <w:t>ANN with Other Computing Paradigms</w:t>
      </w:r>
    </w:p>
    <w:p w14:paraId="48970DC3" w14:textId="0568B2B9"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such as Bayesian framework, fuzzy logic, sensitivity analysis</w:t>
      </w:r>
      <w:ins w:id="322" w:author="Ove Jason" w:date="2019-08-18T15:57:00Z">
        <w:r w:rsidR="00395A78">
          <w:rPr>
            <w:rFonts w:ascii="Times New Roman" w:hAnsi="Times New Roman" w:cs="Times New Roman"/>
            <w:sz w:val="24"/>
            <w:szCs w:val="24"/>
          </w:rPr>
          <w:t>,</w:t>
        </w:r>
      </w:ins>
      <w:r w:rsidR="009F143D">
        <w:rPr>
          <w:rFonts w:ascii="Times New Roman" w:hAnsi="Times New Roman" w:cs="Times New Roman"/>
          <w:sz w:val="24"/>
          <w:szCs w:val="24"/>
        </w:rPr>
        <w:t xml:space="preserve">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r w:rsidR="00F61457">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42</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w:t>
      </w:r>
      <w:r w:rsidR="00E95FCE">
        <w:rPr>
          <w:rFonts w:ascii="Times New Roman" w:hAnsi="Times New Roman" w:cs="Times New Roman"/>
          <w:sz w:val="24"/>
          <w:szCs w:val="24"/>
        </w:rPr>
        <w:t xml:space="preserve">the </w:t>
      </w:r>
      <w:del w:id="323" w:author="Ove Jason" w:date="2019-08-18T15:57:00Z">
        <w:r w:rsidDel="00395A78">
          <w:rPr>
            <w:rFonts w:ascii="Times New Roman" w:hAnsi="Times New Roman" w:cs="Times New Roman"/>
            <w:sz w:val="24"/>
            <w:szCs w:val="24"/>
          </w:rPr>
          <w:delText xml:space="preserve">phenomenon </w:delText>
        </w:r>
      </w:del>
      <w:ins w:id="324" w:author="Ove Jason" w:date="2019-08-18T15:57:00Z">
        <w:r w:rsidR="00395A78">
          <w:rPr>
            <w:rFonts w:ascii="Times New Roman" w:hAnsi="Times New Roman" w:cs="Times New Roman"/>
            <w:sz w:val="24"/>
            <w:szCs w:val="24"/>
          </w:rPr>
          <w:t xml:space="preserve">phenomena </w:t>
        </w:r>
      </w:ins>
      <w:r>
        <w:rPr>
          <w:rFonts w:ascii="Times New Roman" w:hAnsi="Times New Roman" w:cs="Times New Roman"/>
          <w:sz w:val="24"/>
          <w:szCs w:val="24"/>
        </w:rPr>
        <w:t xml:space="preserve">of atmospheric corrosion behavior of steel and zinc. This work investigated a system with environmental variables including </w:t>
      </w:r>
      <w:r w:rsidR="00E95FCE">
        <w:rPr>
          <w:rFonts w:ascii="Times New Roman" w:hAnsi="Times New Roman" w:cs="Times New Roman"/>
          <w:sz w:val="24"/>
          <w:szCs w:val="24"/>
        </w:rPr>
        <w:t>temperature (</w:t>
      </w:r>
      <w:r w:rsidR="00D37A7F" w:rsidRPr="006D3722">
        <w:rPr>
          <w:rFonts w:ascii="Times New Roman" w:hAnsi="Times New Roman" w:cs="Times New Roman"/>
          <w:sz w:val="24"/>
          <w:szCs w:val="24"/>
        </w:rPr>
        <w:t>T</w:t>
      </w:r>
      <w:r w:rsidR="00E95FCE">
        <w:rPr>
          <w:rFonts w:ascii="Times New Roman" w:hAnsi="Times New Roman" w:cs="Times New Roman"/>
          <w:sz w:val="24"/>
          <w:szCs w:val="24"/>
        </w:rPr>
        <w:t>)</w:t>
      </w:r>
      <w:r w:rsidRPr="006D3722">
        <w:rPr>
          <w:rFonts w:ascii="Times New Roman" w:hAnsi="Times New Roman" w:cs="Times New Roman"/>
          <w:sz w:val="24"/>
          <w:szCs w:val="24"/>
        </w:rPr>
        <w:t xml:space="preserve">, </w:t>
      </w:r>
      <w:r w:rsidR="00E95FCE">
        <w:rPr>
          <w:rFonts w:ascii="Times New Roman" w:hAnsi="Times New Roman" w:cs="Times New Roman"/>
          <w:sz w:val="24"/>
          <w:szCs w:val="24"/>
        </w:rPr>
        <w:t>time of wetness (</w:t>
      </w:r>
      <w:r w:rsidR="006D3722">
        <w:rPr>
          <w:rFonts w:ascii="Times New Roman" w:hAnsi="Times New Roman" w:cs="Times New Roman"/>
          <w:sz w:val="24"/>
          <w:szCs w:val="24"/>
        </w:rPr>
        <w:t>TOW</w:t>
      </w:r>
      <w:r w:rsidR="00E95FCE">
        <w:rPr>
          <w:rFonts w:ascii="Times New Roman" w:hAnsi="Times New Roman" w:cs="Times New Roman"/>
          <w:sz w:val="24"/>
          <w:szCs w:val="24"/>
        </w:rPr>
        <w:t>)</w:t>
      </w:r>
      <w:r w:rsidRPr="006D3722">
        <w:rPr>
          <w:rFonts w:ascii="Times New Roman" w:hAnsi="Times New Roman" w:cs="Times New Roman"/>
          <w:sz w:val="24"/>
          <w:szCs w:val="24"/>
        </w:rPr>
        <w:t xml:space="preserve">, exposure time </w:t>
      </w:r>
      <w:r w:rsidR="00E95FCE">
        <w:rPr>
          <w:rFonts w:ascii="Times New Roman" w:hAnsi="Times New Roman" w:cs="Times New Roman"/>
          <w:sz w:val="24"/>
          <w:szCs w:val="24"/>
        </w:rPr>
        <w:t>(TOE)</w:t>
      </w:r>
      <w:ins w:id="325" w:author="Ove Jason" w:date="2019-08-18T15:58:00Z">
        <w:r w:rsidR="00395A78">
          <w:rPr>
            <w:rFonts w:ascii="Times New Roman" w:hAnsi="Times New Roman" w:cs="Times New Roman"/>
            <w:sz w:val="24"/>
            <w:szCs w:val="24"/>
          </w:rPr>
          <w:t>,</w:t>
        </w:r>
      </w:ins>
      <w:r w:rsidR="00E95FCE">
        <w:rPr>
          <w:rFonts w:ascii="Times New Roman" w:hAnsi="Times New Roman" w:cs="Times New Roman"/>
          <w:sz w:val="24"/>
          <w:szCs w:val="24"/>
        </w:rPr>
        <w:t xml:space="preserve"> </w:t>
      </w:r>
      <w:r w:rsidRPr="006D3722">
        <w:rPr>
          <w:rFonts w:ascii="Times New Roman" w:hAnsi="Times New Roman" w:cs="Times New Roman"/>
          <w:sz w:val="24"/>
          <w:szCs w:val="24"/>
        </w:rPr>
        <w:t xml:space="preserve">and concentrations of </w:t>
      </w:r>
      <w:r w:rsidR="00EC66AB" w:rsidRPr="006D3722">
        <w:rPr>
          <w:rFonts w:ascii="Times New Roman" w:hAnsi="Times New Roman" w:cs="Times New Roman"/>
          <w:sz w:val="24"/>
          <w:szCs w:val="24"/>
        </w:rPr>
        <w:t>Sulphur</w:t>
      </w:r>
      <w:r w:rsidRPr="006D3722">
        <w:rPr>
          <w:rFonts w:ascii="Times New Roman" w:hAnsi="Times New Roman" w:cs="Times New Roman"/>
          <w:sz w:val="24"/>
          <w:szCs w:val="24"/>
        </w:rPr>
        <w:t xml:space="preserve"> dioxide</w:t>
      </w:r>
      <w:r w:rsidR="00D37A7F" w:rsidRPr="006D3722">
        <w:rPr>
          <w:rFonts w:ascii="Times New Roman" w:hAnsi="Times New Roman" w:cs="Times New Roman"/>
          <w:sz w:val="24"/>
          <w:szCs w:val="24"/>
        </w:rPr>
        <w:t xml:space="preserve"> (SO</w:t>
      </w:r>
      <w:r w:rsidR="00D37A7F" w:rsidRPr="006D3722">
        <w:rPr>
          <w:rFonts w:ascii="Times New Roman" w:hAnsi="Times New Roman" w:cs="Times New Roman"/>
          <w:sz w:val="24"/>
          <w:szCs w:val="24"/>
          <w:vertAlign w:val="subscript"/>
        </w:rPr>
        <w:t>2</w:t>
      </w:r>
      <w:r w:rsidR="00D37A7F" w:rsidRPr="006D3722">
        <w:rPr>
          <w:rFonts w:ascii="Times New Roman" w:hAnsi="Times New Roman" w:cs="Times New Roman"/>
          <w:sz w:val="24"/>
          <w:szCs w:val="24"/>
        </w:rPr>
        <w:t>)</w:t>
      </w:r>
      <w:r w:rsidRPr="006D3722">
        <w:rPr>
          <w:rFonts w:ascii="Times New Roman" w:hAnsi="Times New Roman" w:cs="Times New Roman"/>
          <w:sz w:val="24"/>
          <w:szCs w:val="24"/>
        </w:rPr>
        <w:t xml:space="preserve"> and </w:t>
      </w:r>
      <w:r w:rsidR="00D37A7F" w:rsidRPr="006D3722">
        <w:rPr>
          <w:rFonts w:ascii="Times New Roman" w:hAnsi="Times New Roman" w:cs="Times New Roman"/>
          <w:sz w:val="24"/>
          <w:szCs w:val="24"/>
        </w:rPr>
        <w:t>Cl</w:t>
      </w:r>
      <w:r w:rsidR="00782C35" w:rsidRPr="006D3722">
        <w:rPr>
          <w:rFonts w:ascii="Times New Roman" w:hAnsi="Times New Roman" w:cs="Times New Roman"/>
          <w:sz w:val="24"/>
          <w:szCs w:val="24"/>
          <w:vertAlign w:val="superscript"/>
        </w:rPr>
        <w:t>-</w:t>
      </w:r>
      <w:r w:rsidR="00D37A7F" w:rsidRPr="006D3722">
        <w:rPr>
          <w:rFonts w:ascii="Times New Roman" w:hAnsi="Times New Roman" w:cs="Times New Roman"/>
          <w:sz w:val="24"/>
          <w:szCs w:val="24"/>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w:t>
      </w:r>
      <w:ins w:id="326" w:author="Ove Jason" w:date="2019-08-18T15:58:00Z">
        <w:r w:rsidR="000F2155">
          <w:rPr>
            <w:rFonts w:ascii="Times New Roman" w:hAnsi="Times New Roman" w:cs="Times New Roman"/>
            <w:sz w:val="24"/>
            <w:szCs w:val="24"/>
          </w:rPr>
          <w:t>,</w:t>
        </w:r>
      </w:ins>
      <w:r>
        <w:rPr>
          <w:rFonts w:ascii="Times New Roman" w:hAnsi="Times New Roman" w:cs="Times New Roman"/>
          <w:sz w:val="24"/>
          <w:szCs w:val="24"/>
        </w:rPr>
        <w:t xml:space="preserve">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w:t>
      </w:r>
      <w:proofErr w:type="spellStart"/>
      <w:r w:rsidR="00D37A7F">
        <w:rPr>
          <w:rFonts w:ascii="Times New Roman" w:hAnsi="Times New Roman" w:cs="Times New Roman"/>
          <w:sz w:val="24"/>
          <w:szCs w:val="24"/>
        </w:rPr>
        <w:t>TOW</w:t>
      </w:r>
      <w:del w:id="327" w:author="Ove Jason" w:date="2019-08-18T16:00:00Z">
        <w:r w:rsidR="00D37A7F" w:rsidDel="000F2155">
          <w:rPr>
            <w:rFonts w:ascii="Times New Roman" w:hAnsi="Times New Roman" w:cs="Times New Roman"/>
            <w:sz w:val="24"/>
            <w:szCs w:val="24"/>
          </w:rPr>
          <w:delText xml:space="preserve">, </w:delText>
        </w:r>
      </w:del>
      <w:ins w:id="328" w:author="Ove Jason" w:date="2019-08-18T16:00:00Z">
        <w:r w:rsidR="000F2155">
          <w:rPr>
            <w:rFonts w:ascii="Times New Roman" w:hAnsi="Times New Roman" w:cs="Times New Roman"/>
            <w:sz w:val="24"/>
            <w:szCs w:val="24"/>
          </w:rPr>
          <w:t>and</w:t>
        </w:r>
        <w:proofErr w:type="spellEnd"/>
        <w:r w:rsidR="000F2155">
          <w:rPr>
            <w:rFonts w:ascii="Times New Roman" w:hAnsi="Times New Roman" w:cs="Times New Roman"/>
            <w:sz w:val="24"/>
            <w:szCs w:val="24"/>
          </w:rPr>
          <w:t xml:space="preserve"> </w:t>
        </w:r>
      </w:ins>
      <w:r w:rsidR="00D37A7F">
        <w:rPr>
          <w:rFonts w:ascii="Times New Roman" w:hAnsi="Times New Roman" w:cs="Times New Roman"/>
          <w:sz w:val="24"/>
          <w:szCs w:val="24"/>
        </w:rPr>
        <w:t>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del w:id="329" w:author="Ove Jason" w:date="2019-08-18T16:00:00Z">
        <w:r w:rsidR="00D37A7F" w:rsidDel="000F2155">
          <w:rPr>
            <w:rFonts w:ascii="Times New Roman" w:hAnsi="Times New Roman" w:cs="Times New Roman"/>
            <w:sz w:val="24"/>
            <w:szCs w:val="24"/>
          </w:rPr>
          <w:delText xml:space="preserve">and </w:delText>
        </w:r>
      </w:del>
      <w:ins w:id="330" w:author="Ove Jason" w:date="2019-08-18T16:00:00Z">
        <w:r w:rsidR="000F2155">
          <w:rPr>
            <w:rFonts w:ascii="Times New Roman" w:hAnsi="Times New Roman" w:cs="Times New Roman"/>
            <w:sz w:val="24"/>
            <w:szCs w:val="24"/>
          </w:rPr>
          <w:t xml:space="preserve">in </w:t>
        </w:r>
      </w:ins>
      <w:r w:rsidR="00D37A7F">
        <w:rPr>
          <w:rFonts w:ascii="Times New Roman" w:hAnsi="Times New Roman" w:cs="Times New Roman"/>
          <w:sz w:val="24"/>
          <w:szCs w:val="24"/>
        </w:rPr>
        <w:t>atmospheric corrosion of steel and zinc were found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6D3722">
        <w:rPr>
          <w:rFonts w:ascii="Times New Roman" w:hAnsi="Times New Roman" w:cs="Times New Roman"/>
          <w:sz w:val="24"/>
          <w:szCs w:val="24"/>
        </w:rPr>
        <w:t xml:space="preserve">with one hidden layer </w:t>
      </w:r>
      <w:r w:rsidRPr="00567A4A">
        <w:rPr>
          <w:rFonts w:ascii="Times New Roman" w:hAnsi="Times New Roman" w:cs="Times New Roman"/>
          <w:sz w:val="24"/>
          <w:szCs w:val="24"/>
        </w:rPr>
        <w:t xml:space="preserve">and sigmoid </w:t>
      </w:r>
      <w:r w:rsidRPr="006D3722">
        <w:rPr>
          <w:rFonts w:ascii="Times New Roman" w:hAnsi="Times New Roman" w:cs="Times New Roman"/>
          <w:sz w:val="24"/>
          <w:szCs w:val="24"/>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6D3722">
        <w:rPr>
          <w:rFonts w:ascii="Times New Roman" w:hAnsi="Times New Roman" w:cs="Times New Roman"/>
          <w:sz w:val="24"/>
          <w:szCs w:val="24"/>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w:t>
      </w:r>
      <w:r w:rsidR="00782C35">
        <w:rPr>
          <w:rFonts w:ascii="Times New Roman" w:hAnsi="Times New Roman" w:cs="Times New Roman"/>
          <w:sz w:val="24"/>
          <w:szCs w:val="24"/>
        </w:rPr>
        <w:lastRenderedPageBreak/>
        <w:t xml:space="preserve">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148414E9"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6D3722">
        <w:rPr>
          <w:rFonts w:ascii="Times New Roman" w:hAnsi="Times New Roman" w:cs="Times New Roman"/>
          <w:noProof/>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Lajevardi</w:t>
      </w:r>
      <w:r w:rsidR="0086100D">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et al</w:t>
      </w:r>
      <w:r w:rsidR="00B94A49" w:rsidRPr="00567A4A">
        <w:rPr>
          <w:rFonts w:ascii="Times New Roman" w:hAnsi="Times New Roman" w:cs="Times New Roman"/>
          <w:noProof/>
          <w:sz w:val="24"/>
          <w:szCs w:val="24"/>
        </w:rPr>
        <w:t>.</w:t>
      </w:r>
      <w:r w:rsidR="00F61457">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&lt;EndNote&gt;&lt;Cite&gt;&lt;Author&gt;Lajevardi&lt;/Author&gt;&lt;Year&gt;2009&lt;/Year&gt;&lt;RecNum&gt;69&lt;/RecNum&gt;&lt;DisplayText&gt;[40]&lt;/DisplayText&gt;&lt;record&gt;&lt;rec-number&gt;69&lt;/rec-number&gt;&lt;foreign-keys&gt;&lt;key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r w:rsidR="00E408A6">
        <w:rPr>
          <w:rFonts w:ascii="Times New Roman" w:hAnsi="Times New Roman" w:cs="Times New Roman"/>
          <w:noProof/>
          <w:sz w:val="24"/>
          <w:szCs w:val="24"/>
        </w:rPr>
        <w:t>40</w:t>
      </w:r>
      <w:r w:rsidR="00624E74">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del w:id="331" w:author="Ove Jason" w:date="2019-08-18T16:03:00Z">
        <w:r w:rsidR="00B94A49" w:rsidRPr="00205DC2" w:rsidDel="00464A55">
          <w:rPr>
            <w:rFonts w:ascii="Times New Roman" w:hAnsi="Times New Roman" w:cs="Times New Roman"/>
            <w:sz w:val="24"/>
            <w:szCs w:val="24"/>
          </w:rPr>
          <w:delText xml:space="preserve">have </w:delText>
        </w:r>
      </w:del>
      <w:ins w:id="332" w:author="Ove Jason" w:date="2019-08-18T16:03:00Z">
        <w:r w:rsidR="00464A55" w:rsidRPr="00205DC2">
          <w:rPr>
            <w:rFonts w:ascii="Times New Roman" w:hAnsi="Times New Roman" w:cs="Times New Roman"/>
            <w:sz w:val="24"/>
            <w:szCs w:val="24"/>
          </w:rPr>
          <w:t>ha</w:t>
        </w:r>
        <w:r w:rsidR="00464A55">
          <w:rPr>
            <w:rFonts w:ascii="Times New Roman" w:hAnsi="Times New Roman" w:cs="Times New Roman"/>
            <w:sz w:val="24"/>
            <w:szCs w:val="24"/>
          </w:rPr>
          <w:t>d</w:t>
        </w:r>
        <w:r w:rsidR="00464A55" w:rsidRPr="00205DC2">
          <w:rPr>
            <w:rFonts w:ascii="Times New Roman" w:hAnsi="Times New Roman" w:cs="Times New Roman"/>
            <w:sz w:val="24"/>
            <w:szCs w:val="24"/>
          </w:rPr>
          <w:t xml:space="preserve"> </w:t>
        </w:r>
      </w:ins>
      <w:r w:rsidR="00B94A49" w:rsidRPr="00205DC2">
        <w:rPr>
          <w:rFonts w:ascii="Times New Roman" w:hAnsi="Times New Roman" w:cs="Times New Roman"/>
          <w:sz w:val="24"/>
          <w:szCs w:val="24"/>
        </w:rPr>
        <w:t>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E21E71">
        <w:rPr>
          <w:rFonts w:ascii="Times New Roman" w:hAnsi="Times New Roman" w:cs="Times New Roman"/>
          <w:sz w:val="24"/>
          <w:szCs w:val="24"/>
        </w:rPr>
        <w:t xml:space="preserve">was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r w:rsidR="003B479F" w:rsidRPr="003B479F">
        <w:rPr>
          <w:rFonts w:ascii="Times New Roman" w:hAnsi="Times New Roman" w:cs="Times New Roman"/>
          <w:sz w:val="24"/>
          <w:szCs w:val="24"/>
        </w:rPr>
        <w:t>Monte</w:t>
      </w:r>
      <w:ins w:id="333" w:author="Ove Jason" w:date="2019-08-18T16:07:00Z">
        <w:r w:rsidR="00464A55">
          <w:rPr>
            <w:rFonts w:ascii="Times New Roman" w:hAnsi="Times New Roman" w:cs="Times New Roman"/>
            <w:sz w:val="24"/>
            <w:szCs w:val="24"/>
          </w:rPr>
          <w:t xml:space="preserve"> </w:t>
        </w:r>
      </w:ins>
      <w:del w:id="334" w:author="Ove Jason" w:date="2019-08-18T16:07:00Z">
        <w:r w:rsidR="003B479F" w:rsidRPr="003B479F" w:rsidDel="00464A55">
          <w:rPr>
            <w:rFonts w:ascii="Times New Roman" w:hAnsi="Times New Roman" w:cs="Times New Roman"/>
            <w:sz w:val="24"/>
            <w:szCs w:val="24"/>
          </w:rPr>
          <w:delText xml:space="preserve">carlo </w:delText>
        </w:r>
      </w:del>
      <w:ins w:id="335" w:author="Ove Jason" w:date="2019-08-18T16:07:00Z">
        <w:r w:rsidR="00464A55">
          <w:rPr>
            <w:rFonts w:ascii="Times New Roman" w:hAnsi="Times New Roman" w:cs="Times New Roman"/>
            <w:sz w:val="24"/>
            <w:szCs w:val="24"/>
          </w:rPr>
          <w:t>C</w:t>
        </w:r>
        <w:r w:rsidR="00464A55" w:rsidRPr="003B479F">
          <w:rPr>
            <w:rFonts w:ascii="Times New Roman" w:hAnsi="Times New Roman" w:cs="Times New Roman"/>
            <w:sz w:val="24"/>
            <w:szCs w:val="24"/>
          </w:rPr>
          <w:t xml:space="preserve">arlo </w:t>
        </w:r>
      </w:ins>
      <w:r w:rsidR="003B479F" w:rsidRPr="003B479F">
        <w:rPr>
          <w:rFonts w:ascii="Times New Roman" w:hAnsi="Times New Roman" w:cs="Times New Roman"/>
          <w:sz w:val="24"/>
          <w:szCs w:val="24"/>
        </w:rPr>
        <w:t>optimization</w:t>
      </w:r>
      <w:r w:rsidR="003B479F">
        <w:rPr>
          <w:rFonts w:ascii="Times New Roman" w:hAnsi="Times New Roman" w:cs="Times New Roman"/>
          <w:sz w:val="24"/>
          <w:szCs w:val="24"/>
        </w:rPr>
        <w:t xml:space="preserve"> ha</w:t>
      </w:r>
      <w:r w:rsidR="00E21E71">
        <w:rPr>
          <w:rFonts w:ascii="Times New Roman" w:hAnsi="Times New Roman" w:cs="Times New Roman"/>
          <w:sz w:val="24"/>
          <w:szCs w:val="24"/>
        </w:rPr>
        <w:t>s</w:t>
      </w:r>
      <w:r w:rsidR="003B479F">
        <w:rPr>
          <w:rFonts w:ascii="Times New Roman" w:hAnsi="Times New Roman" w:cs="Times New Roman"/>
          <w:sz w:val="24"/>
          <w:szCs w:val="24"/>
        </w:rPr>
        <w:t xml:space="preserve"> been used to evaluate the initial </w:t>
      </w:r>
      <w:del w:id="336" w:author="Ove Jason" w:date="2019-08-18T16:08:00Z">
        <w:r w:rsidR="003B479F" w:rsidDel="007425FC">
          <w:rPr>
            <w:rFonts w:ascii="Times New Roman" w:hAnsi="Times New Roman" w:cs="Times New Roman"/>
            <w:sz w:val="24"/>
            <w:szCs w:val="24"/>
          </w:rPr>
          <w:delText xml:space="preserve">set of </w:delText>
        </w:r>
      </w:del>
      <w:r w:rsidR="003B479F">
        <w:rPr>
          <w:rFonts w:ascii="Times New Roman" w:hAnsi="Times New Roman" w:cs="Times New Roman"/>
          <w:sz w:val="24"/>
          <w:szCs w:val="24"/>
        </w:rPr>
        <w:t xml:space="preserve">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effects of the other affecting variables.</w:t>
      </w:r>
      <w:r w:rsidR="00062DCA">
        <w:rPr>
          <w:rFonts w:ascii="Times New Roman" w:hAnsi="Times New Roman" w:cs="Times New Roman"/>
          <w:sz w:val="24"/>
          <w:szCs w:val="24"/>
        </w:rPr>
        <w:t xml:space="preserve"> Sensitivity analysis showed that among three input </w:t>
      </w:r>
      <w:r w:rsidR="00062DCA" w:rsidRPr="00567A4A">
        <w:rPr>
          <w:rFonts w:ascii="Times New Roman" w:hAnsi="Times New Roman" w:cs="Times New Roman"/>
          <w:sz w:val="24"/>
          <w:szCs w:val="24"/>
        </w:rPr>
        <w:t>parameters (applied stress, temperature</w:t>
      </w:r>
      <w:ins w:id="337" w:author="Ove Jason [2]" w:date="2019-08-18T16:08:00Z">
        <w:r w:rsidR="00042B2F">
          <w:rPr>
            <w:rFonts w:ascii="Times New Roman" w:hAnsi="Times New Roman" w:cs="Times New Roman"/>
            <w:sz w:val="24"/>
            <w:szCs w:val="24"/>
          </w:rPr>
          <w:t>,</w:t>
        </w:r>
      </w:ins>
      <w:r w:rsidR="00062DCA" w:rsidRPr="00567A4A">
        <w:rPr>
          <w:rFonts w:ascii="Times New Roman" w:hAnsi="Times New Roman" w:cs="Times New Roman"/>
          <w:sz w:val="24"/>
          <w:szCs w:val="24"/>
        </w:rPr>
        <w:t xml:space="preserve"> and </w:t>
      </w:r>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5F8A99C5" w14:textId="412619BC"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r w:rsidR="00F61457">
        <w:rPr>
          <w:rFonts w:ascii="Times New Roman" w:hAnsi="Times New Roman" w:cs="Times New Roman"/>
          <w:sz w:val="24"/>
          <w:szCs w:val="24"/>
        </w:rPr>
        <w:t>,</w:t>
      </w:r>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45</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r w:rsidR="004601E9">
        <w:rPr>
          <w:rFonts w:ascii="Times New Roman" w:hAnsi="Times New Roman" w:cs="Times New Roman"/>
          <w:sz w:val="24"/>
          <w:szCs w:val="24"/>
        </w:rPr>
        <w:t xml:space="preserve">might </w:t>
      </w:r>
      <w:r w:rsidR="002F1FE6">
        <w:rPr>
          <w:rFonts w:ascii="Times New Roman" w:hAnsi="Times New Roman" w:cs="Times New Roman"/>
          <w:sz w:val="24"/>
          <w:szCs w:val="24"/>
        </w:rPr>
        <w:t xml:space="preserve">have </w:t>
      </w:r>
      <w:ins w:id="338" w:author="Ove Jason [2]" w:date="2019-08-18T16:09:00Z">
        <w:r w:rsidR="00E71F74">
          <w:rPr>
            <w:rFonts w:ascii="Times New Roman" w:hAnsi="Times New Roman" w:cs="Times New Roman"/>
            <w:sz w:val="24"/>
            <w:szCs w:val="24"/>
          </w:rPr>
          <w:t xml:space="preserve">a </w:t>
        </w:r>
      </w:ins>
      <w:r w:rsidR="002F1FE6">
        <w:rPr>
          <w:rFonts w:ascii="Times New Roman" w:hAnsi="Times New Roman" w:cs="Times New Roman"/>
          <w:sz w:val="24"/>
          <w:szCs w:val="24"/>
        </w:rPr>
        <w:t>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6D3722">
        <w:rPr>
          <w:rFonts w:ascii="Times New Roman" w:hAnsi="Times New Roman" w:cs="Times New Roman"/>
          <w:color w:val="FF0000"/>
          <w:sz w:val="24"/>
          <w:szCs w:val="24"/>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r w:rsidR="008E281C" w:rsidRPr="006D3722">
        <w:rPr>
          <w:rFonts w:ascii="Times New Roman" w:hAnsi="Times New Roman" w:cs="Times New Roman"/>
          <w:sz w:val="24"/>
          <w:szCs w:val="24"/>
        </w:rPr>
        <w:t>improve the performance of</w:t>
      </w:r>
      <w:r w:rsidR="008E281C" w:rsidRPr="00957DAF">
        <w:rPr>
          <w:rFonts w:ascii="Times New Roman" w:hAnsi="Times New Roman" w:cs="Times New Roman"/>
          <w:sz w:val="24"/>
          <w:szCs w:val="24"/>
        </w:rPr>
        <w:t xml:space="preserve"> </w:t>
      </w:r>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339" w:name="_Hlk534902158"/>
      <m:oMath>
        <m:r>
          <m:rPr>
            <m:sty m:val="p"/>
          </m:rPr>
          <w:rPr>
            <w:rFonts w:ascii="Cambria Math" w:hAnsi="Cambria Math" w:cs="Times New Roman"/>
            <w:sz w:val="24"/>
            <w:szCs w:val="24"/>
          </w:rPr>
          <m:t>&gt;</m:t>
        </m:r>
      </m:oMath>
      <w:bookmarkEnd w:id="339"/>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ins w:id="340" w:author="Ove Jason [2]" w:date="2019-08-18T16:12:00Z">
        <w:r w:rsidR="00E71F74">
          <w:rPr>
            <w:rFonts w:ascii="Times New Roman" w:hAnsi="Times New Roman" w:cs="Times New Roman"/>
            <w:sz w:val="24"/>
            <w:szCs w:val="24"/>
          </w:rPr>
          <w:t>,</w:t>
        </w:r>
      </w:ins>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w:t>
      </w:r>
      <w:r w:rsidR="007E581B">
        <w:rPr>
          <w:rFonts w:ascii="Times New Roman" w:hAnsi="Times New Roman" w:cs="Times New Roman"/>
          <w:sz w:val="24"/>
          <w:szCs w:val="24"/>
        </w:rPr>
        <w:lastRenderedPageBreak/>
        <w:t>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B6BA523"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del w:id="341" w:author="Ove Jason [2]" w:date="2019-08-18T16:15:00Z">
        <w:r w:rsidRPr="00815306" w:rsidDel="00A240BB">
          <w:rPr>
            <w:rFonts w:ascii="Times New Roman" w:hAnsi="Times New Roman" w:cs="Times New Roman"/>
            <w:sz w:val="24"/>
            <w:szCs w:val="24"/>
          </w:rPr>
          <w:delText>sufficient</w:delText>
        </w:r>
        <w:r w:rsidDel="00A240BB">
          <w:rPr>
            <w:rFonts w:ascii="Times New Roman" w:hAnsi="Times New Roman" w:cs="Times New Roman"/>
            <w:sz w:val="24"/>
            <w:szCs w:val="24"/>
          </w:rPr>
          <w:delText xml:space="preserve"> </w:delText>
        </w:r>
      </w:del>
      <w:r w:rsidRPr="00815306">
        <w:rPr>
          <w:rFonts w:ascii="Times New Roman" w:hAnsi="Times New Roman" w:cs="Times New Roman"/>
          <w:sz w:val="24"/>
          <w:szCs w:val="24"/>
        </w:rPr>
        <w:t>amount</w:t>
      </w:r>
      <w:ins w:id="342" w:author="Ove Jason [2]" w:date="2019-08-18T16:14:00Z">
        <w:r w:rsidR="00A240BB">
          <w:rPr>
            <w:rFonts w:ascii="Times New Roman" w:hAnsi="Times New Roman" w:cs="Times New Roman"/>
            <w:sz w:val="24"/>
            <w:szCs w:val="24"/>
          </w:rPr>
          <w:t>s</w:t>
        </w:r>
      </w:ins>
      <w:r w:rsidRPr="00815306">
        <w:rPr>
          <w:rFonts w:ascii="Times New Roman" w:hAnsi="Times New Roman" w:cs="Times New Roman"/>
          <w:sz w:val="24"/>
          <w:szCs w:val="24"/>
        </w:rPr>
        <w:t xml:space="preserve"> of </w:t>
      </w:r>
      <w:del w:id="343" w:author="Ove Jason [2]" w:date="2019-08-18T16:15:00Z">
        <w:r w:rsidDel="00A240BB">
          <w:rPr>
            <w:rFonts w:ascii="Times New Roman" w:hAnsi="Times New Roman" w:cs="Times New Roman"/>
            <w:sz w:val="24"/>
            <w:szCs w:val="24"/>
          </w:rPr>
          <w:delText xml:space="preserve">adequately extensive and </w:delText>
        </w:r>
      </w:del>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w:t>
      </w:r>
      <w:ins w:id="344" w:author="Ove Jason [2]" w:date="2019-08-18T16:15:00Z">
        <w:r w:rsidR="00A240BB">
          <w:rPr>
            <w:rFonts w:ascii="Times New Roman" w:hAnsi="Times New Roman" w:cs="Times New Roman"/>
            <w:sz w:val="24"/>
            <w:szCs w:val="24"/>
          </w:rPr>
          <w:t xml:space="preserve">the </w:t>
        </w:r>
      </w:ins>
      <w:r>
        <w:rPr>
          <w:rFonts w:ascii="Times New Roman" w:hAnsi="Times New Roman" w:cs="Times New Roman"/>
          <w:sz w:val="24"/>
          <w:szCs w:val="24"/>
        </w:rPr>
        <w:t xml:space="preserve">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ins w:id="345" w:author="Ove Jason [2]" w:date="2019-08-18T16:16:00Z">
        <w:r w:rsidR="00A240BB">
          <w:rPr>
            <w:rFonts w:ascii="Times New Roman" w:hAnsi="Times New Roman" w:cs="Times New Roman"/>
            <w:sz w:val="24"/>
            <w:szCs w:val="24"/>
          </w:rPr>
          <w:t xml:space="preserve">to </w:t>
        </w:r>
      </w:ins>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w:t>
      </w:r>
      <w:ins w:id="346" w:author="Ove Jason [2]" w:date="2019-08-18T16:18:00Z">
        <w:r w:rsidR="00A240BB">
          <w:rPr>
            <w:rFonts w:ascii="Times New Roman" w:hAnsi="Times New Roman" w:cs="Times New Roman"/>
            <w:sz w:val="24"/>
            <w:szCs w:val="24"/>
          </w:rPr>
          <w:t>,</w:t>
        </w:r>
      </w:ins>
      <w:r>
        <w:rPr>
          <w:rFonts w:ascii="Times New Roman" w:hAnsi="Times New Roman" w:cs="Times New Roman"/>
          <w:sz w:val="24"/>
          <w:szCs w:val="24"/>
        </w:rPr>
        <w:t xml:space="preserve">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w:t>
      </w:r>
      <w:ins w:id="347" w:author="Ove Jason [2]" w:date="2019-08-18T16:18:00Z">
        <w:r w:rsidR="00924834">
          <w:rPr>
            <w:rFonts w:ascii="Times New Roman" w:hAnsi="Times New Roman" w:cs="Times New Roman"/>
            <w:sz w:val="24"/>
            <w:szCs w:val="24"/>
          </w:rPr>
          <w:t>be</w:t>
        </w:r>
        <w:r w:rsidR="00924834">
          <w:rPr>
            <w:rFonts w:ascii="Times New Roman" w:hAnsi="Times New Roman" w:cs="Times New Roman"/>
            <w:sz w:val="24"/>
            <w:szCs w:val="24"/>
          </w:rPr>
          <w:t xml:space="preserve"> </w:t>
        </w:r>
      </w:ins>
      <w:r>
        <w:rPr>
          <w:rFonts w:ascii="Times New Roman" w:hAnsi="Times New Roman" w:cs="Times New Roman"/>
          <w:sz w:val="24"/>
          <w:szCs w:val="24"/>
        </w:rPr>
        <w:t xml:space="preserve">easily </w:t>
      </w:r>
      <w:del w:id="348" w:author="Ove Jason [2]" w:date="2019-08-18T16:18:00Z">
        <w:r w:rsidDel="00924834">
          <w:rPr>
            <w:rFonts w:ascii="Times New Roman" w:hAnsi="Times New Roman" w:cs="Times New Roman"/>
            <w:sz w:val="24"/>
            <w:szCs w:val="24"/>
          </w:rPr>
          <w:delText xml:space="preserve">be </w:delText>
        </w:r>
      </w:del>
      <w:r>
        <w:rPr>
          <w:rFonts w:ascii="Times New Roman" w:hAnsi="Times New Roman" w:cs="Times New Roman"/>
          <w:sz w:val="24"/>
          <w:szCs w:val="24"/>
        </w:rPr>
        <w:t xml:space="preserve">found out </w:t>
      </w:r>
      <w:r w:rsidR="00957DAF">
        <w:rPr>
          <w:rFonts w:ascii="Times New Roman" w:hAnsi="Times New Roman" w:cs="Times New Roman"/>
          <w:sz w:val="24"/>
          <w:szCs w:val="24"/>
        </w:rPr>
        <w:t xml:space="preserve">and </w:t>
      </w:r>
      <w:del w:id="349" w:author="Ove Jason [2]" w:date="2019-08-18T16:18:00Z">
        <w:r w:rsidDel="00924834">
          <w:rPr>
            <w:rFonts w:ascii="Times New Roman" w:hAnsi="Times New Roman" w:cs="Times New Roman"/>
            <w:sz w:val="24"/>
            <w:szCs w:val="24"/>
          </w:rPr>
          <w:delText xml:space="preserve">to </w:delText>
        </w:r>
        <w:r w:rsidR="00957DAF" w:rsidDel="00924834">
          <w:rPr>
            <w:rFonts w:ascii="Times New Roman" w:hAnsi="Times New Roman" w:cs="Times New Roman"/>
            <w:sz w:val="24"/>
            <w:szCs w:val="24"/>
          </w:rPr>
          <w:delText xml:space="preserve">be </w:delText>
        </w:r>
      </w:del>
      <w:r>
        <w:rPr>
          <w:rFonts w:ascii="Times New Roman" w:hAnsi="Times New Roman" w:cs="Times New Roman"/>
          <w:sz w:val="24"/>
          <w:szCs w:val="24"/>
        </w:rPr>
        <w:t>eliminate</w:t>
      </w:r>
      <w:r w:rsidR="00957DAF">
        <w:rPr>
          <w:rFonts w:ascii="Times New Roman" w:hAnsi="Times New Roman" w:cs="Times New Roman"/>
          <w:sz w:val="24"/>
          <w:szCs w:val="24"/>
        </w:rPr>
        <w:t>d</w:t>
      </w:r>
      <w:r>
        <w:rPr>
          <w:rFonts w:ascii="Times New Roman" w:hAnsi="Times New Roman" w:cs="Times New Roman"/>
          <w:sz w:val="24"/>
          <w:szCs w:val="24"/>
        </w:rPr>
        <w:t xml:space="preserve"> from the problem</w:t>
      </w:r>
      <w:ins w:id="350" w:author="Ove Jason [2]" w:date="2019-08-18T16:18:00Z">
        <w:r w:rsidR="00924834">
          <w:rPr>
            <w:rFonts w:ascii="Times New Roman" w:hAnsi="Times New Roman" w:cs="Times New Roman"/>
            <w:sz w:val="24"/>
            <w:szCs w:val="24"/>
          </w:rPr>
          <w:t>,</w:t>
        </w:r>
      </w:ins>
      <w:r>
        <w:rPr>
          <w:rFonts w:ascii="Times New Roman" w:hAnsi="Times New Roman" w:cs="Times New Roman"/>
          <w:sz w:val="24"/>
          <w:szCs w:val="24"/>
        </w:rPr>
        <w:t xml:space="preserve">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w:t>
      </w:r>
      <w:del w:id="351" w:author="Ove Jason [2]" w:date="2019-08-18T16:21:00Z">
        <w:r w:rsidR="00BD10AB" w:rsidDel="00AE4262">
          <w:rPr>
            <w:rFonts w:ascii="Times New Roman" w:hAnsi="Times New Roman" w:cs="Times New Roman"/>
            <w:sz w:val="24"/>
            <w:szCs w:val="24"/>
          </w:rPr>
          <w:delText>er</w:delText>
        </w:r>
      </w:del>
      <w:r w:rsidR="00BD10AB">
        <w:rPr>
          <w:rFonts w:ascii="Times New Roman" w:hAnsi="Times New Roman" w:cs="Times New Roman"/>
          <w:sz w:val="24"/>
          <w:szCs w:val="24"/>
        </w:rPr>
        <w:t xml:space="preserve"> impact</w:t>
      </w:r>
      <w:ins w:id="352" w:author="Ove Jason [2]" w:date="2019-08-18T16:21:00Z">
        <w:r w:rsidR="00AE4262">
          <w:rPr>
            <w:rFonts w:ascii="Times New Roman" w:hAnsi="Times New Roman" w:cs="Times New Roman"/>
            <w:sz w:val="24"/>
            <w:szCs w:val="24"/>
          </w:rPr>
          <w:t>s</w:t>
        </w:r>
      </w:ins>
      <w:r w:rsidR="00BD10AB">
        <w:rPr>
          <w:rFonts w:ascii="Times New Roman" w:hAnsi="Times New Roman" w:cs="Times New Roman"/>
          <w:sz w:val="24"/>
          <w:szCs w:val="24"/>
        </w:rPr>
        <w:t xml:space="preserve">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w:t>
      </w:r>
      <w:del w:id="353" w:author="Ove Jason [2]" w:date="2019-08-18T16:21:00Z">
        <w:r w:rsidR="00F353FF" w:rsidDel="00AE4262">
          <w:rPr>
            <w:rFonts w:ascii="Times New Roman" w:hAnsi="Times New Roman" w:cs="Times New Roman"/>
            <w:sz w:val="24"/>
            <w:szCs w:val="24"/>
          </w:rPr>
          <w:delText>by</w:delText>
        </w:r>
        <w:r w:rsidR="00BD10AB" w:rsidDel="00AE4262">
          <w:rPr>
            <w:rFonts w:ascii="Times New Roman" w:hAnsi="Times New Roman" w:cs="Times New Roman"/>
            <w:sz w:val="24"/>
            <w:szCs w:val="24"/>
          </w:rPr>
          <w:delText xml:space="preserve"> </w:delText>
        </w:r>
      </w:del>
      <w:r w:rsidR="00BD10AB">
        <w:rPr>
          <w:rFonts w:ascii="Times New Roman" w:hAnsi="Times New Roman" w:cs="Times New Roman"/>
          <w:sz w:val="24"/>
          <w:szCs w:val="24"/>
        </w:rPr>
        <w:t>constructing a more enriched dataset.</w:t>
      </w:r>
    </w:p>
    <w:p w14:paraId="14937778" w14:textId="03ADF161"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 xml:space="preserve">he benefit of other computing technologies, such as genetic algorithm and Bayesian framework, can </w:t>
      </w:r>
      <w:del w:id="354" w:author="Ove Jason [2]" w:date="2019-08-18T16:22:00Z">
        <w:r w:rsidRPr="007627C3" w:rsidDel="00147C1F">
          <w:rPr>
            <w:rFonts w:ascii="Times New Roman" w:hAnsi="Times New Roman" w:cs="Times New Roman"/>
            <w:sz w:val="24"/>
            <w:szCs w:val="24"/>
          </w:rPr>
          <w:delText xml:space="preserve">save </w:delText>
        </w:r>
      </w:del>
      <w:ins w:id="355" w:author="Ove Jason [2]" w:date="2019-08-18T16:22:00Z">
        <w:r w:rsidR="00147C1F">
          <w:rPr>
            <w:rFonts w:ascii="Times New Roman" w:hAnsi="Times New Roman" w:cs="Times New Roman"/>
            <w:sz w:val="24"/>
            <w:szCs w:val="24"/>
          </w:rPr>
          <w:t>fix</w:t>
        </w:r>
        <w:r w:rsidR="00147C1F" w:rsidRPr="007627C3">
          <w:rPr>
            <w:rFonts w:ascii="Times New Roman" w:hAnsi="Times New Roman" w:cs="Times New Roman"/>
            <w:sz w:val="24"/>
            <w:szCs w:val="24"/>
          </w:rPr>
          <w:t xml:space="preserve"> </w:t>
        </w:r>
      </w:ins>
      <w:r w:rsidRPr="007627C3">
        <w:rPr>
          <w:rFonts w:ascii="Times New Roman" w:hAnsi="Times New Roman" w:cs="Times New Roman"/>
          <w:sz w:val="24"/>
          <w:szCs w:val="24"/>
        </w:rPr>
        <w:t>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r w:rsidR="00F61457">
        <w:rPr>
          <w:rFonts w:ascii="Times New Roman" w:hAnsi="Times New Roman" w:cs="Times New Roman"/>
          <w:sz w:val="24"/>
          <w:szCs w:val="24"/>
        </w:rPr>
        <w:t>,</w:t>
      </w:r>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 </w:instrText>
      </w:r>
      <w:r w:rsidR="003211D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3211D9">
        <w:rPr>
          <w:rFonts w:ascii="Times New Roman" w:hAnsi="Times New Roman" w:cs="Times New Roman"/>
          <w:sz w:val="24"/>
          <w:szCs w:val="24"/>
        </w:rPr>
        <w:instrText xml:space="preserve"> ADDIN EN.CITE.DATA </w:instrText>
      </w:r>
      <w:r w:rsidR="003211D9">
        <w:rPr>
          <w:rFonts w:ascii="Times New Roman" w:hAnsi="Times New Roman" w:cs="Times New Roman"/>
          <w:sz w:val="24"/>
          <w:szCs w:val="24"/>
        </w:rPr>
      </w:r>
      <w:r w:rsidR="003211D9">
        <w:rPr>
          <w:rFonts w:ascii="Times New Roman" w:hAnsi="Times New Roman" w:cs="Times New Roman"/>
          <w:sz w:val="24"/>
          <w:szCs w:val="24"/>
        </w:rPr>
        <w:fldChar w:fldCharType="end"/>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r w:rsidR="00E408A6">
        <w:rPr>
          <w:rFonts w:ascii="Times New Roman" w:hAnsi="Times New Roman" w:cs="Times New Roman"/>
          <w:noProof/>
          <w:sz w:val="24"/>
          <w:szCs w:val="24"/>
        </w:rPr>
        <w:t>2</w:t>
      </w:r>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del w:id="356" w:author="Ove Jason [2]" w:date="2019-08-18T16:25:00Z">
        <w:r w:rsidDel="00147C1F">
          <w:rPr>
            <w:rFonts w:ascii="Times New Roman" w:hAnsi="Times New Roman" w:cs="Times New Roman"/>
            <w:sz w:val="24"/>
            <w:szCs w:val="24"/>
          </w:rPr>
          <w:delText xml:space="preserve">have </w:delText>
        </w:r>
      </w:del>
      <w:r>
        <w:rPr>
          <w:rFonts w:ascii="Times New Roman" w:hAnsi="Times New Roman" w:cs="Times New Roman"/>
          <w:sz w:val="24"/>
          <w:szCs w:val="24"/>
        </w:rPr>
        <w:t xml:space="preserve">made a comparison of three different approaches </w:t>
      </w:r>
      <w:r w:rsidRPr="007627C3">
        <w:rPr>
          <w:rFonts w:ascii="Times New Roman" w:hAnsi="Times New Roman" w:cs="Times New Roman"/>
          <w:sz w:val="24"/>
          <w:szCs w:val="24"/>
        </w:rPr>
        <w:t xml:space="preserve">to predict flow behavior and </w:t>
      </w:r>
      <w:del w:id="357" w:author="Ove Jason [2]" w:date="2019-08-18T16:25:00Z">
        <w:r w:rsidRPr="007627C3" w:rsidDel="00147C1F">
          <w:rPr>
            <w:rFonts w:ascii="Times New Roman" w:hAnsi="Times New Roman" w:cs="Times New Roman"/>
            <w:sz w:val="24"/>
            <w:szCs w:val="24"/>
          </w:rPr>
          <w:delText xml:space="preserve">find </w:delText>
        </w:r>
      </w:del>
      <w:ins w:id="358" w:author="Ove Jason [2]" w:date="2019-08-18T16:25:00Z">
        <w:r w:rsidR="00147C1F" w:rsidRPr="007627C3">
          <w:rPr>
            <w:rFonts w:ascii="Times New Roman" w:hAnsi="Times New Roman" w:cs="Times New Roman"/>
            <w:sz w:val="24"/>
            <w:szCs w:val="24"/>
          </w:rPr>
          <w:t>f</w:t>
        </w:r>
        <w:r w:rsidR="00147C1F">
          <w:rPr>
            <w:rFonts w:ascii="Times New Roman" w:hAnsi="Times New Roman" w:cs="Times New Roman"/>
            <w:sz w:val="24"/>
            <w:szCs w:val="24"/>
          </w:rPr>
          <w:t>oun</w:t>
        </w:r>
        <w:r w:rsidR="00147C1F" w:rsidRPr="007627C3">
          <w:rPr>
            <w:rFonts w:ascii="Times New Roman" w:hAnsi="Times New Roman" w:cs="Times New Roman"/>
            <w:sz w:val="24"/>
            <w:szCs w:val="24"/>
          </w:rPr>
          <w:t xml:space="preserve">d </w:t>
        </w:r>
      </w:ins>
      <w:r w:rsidRPr="007627C3">
        <w:rPr>
          <w:rFonts w:ascii="Times New Roman" w:hAnsi="Times New Roman" w:cs="Times New Roman"/>
          <w:sz w:val="24"/>
          <w:szCs w:val="24"/>
        </w:rPr>
        <w:t>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ANN</w:t>
      </w:r>
      <w:ins w:id="359" w:author="Ove Jason [2]" w:date="2019-08-18T16:26:00Z">
        <w:r w:rsidR="00147C1F">
          <w:rPr>
            <w:rFonts w:ascii="Times New Roman" w:hAnsi="Times New Roman" w:cs="Times New Roman"/>
            <w:sz w:val="24"/>
            <w:szCs w:val="24"/>
          </w:rPr>
          <w:t>,</w:t>
        </w:r>
      </w:ins>
      <w:r w:rsidR="00B94A49">
        <w:rPr>
          <w:rFonts w:ascii="Times New Roman" w:hAnsi="Times New Roman" w:cs="Times New Roman"/>
          <w:sz w:val="24"/>
          <w:szCs w:val="24"/>
        </w:rPr>
        <w:t xml:space="preserve"> and an optimized BP</w:t>
      </w:r>
      <w:ins w:id="360" w:author="Ove Jason [2]" w:date="2019-08-18T16:26:00Z">
        <w:r w:rsidR="00147C1F">
          <w:rPr>
            <w:rFonts w:ascii="Times New Roman" w:hAnsi="Times New Roman" w:cs="Times New Roman"/>
            <w:sz w:val="24"/>
            <w:szCs w:val="24"/>
          </w:rPr>
          <w:t>-</w:t>
        </w:r>
      </w:ins>
      <w:r w:rsidR="00B94A49">
        <w:rPr>
          <w:rFonts w:ascii="Times New Roman" w:hAnsi="Times New Roman" w:cs="Times New Roman"/>
          <w:sz w:val="24"/>
          <w:szCs w:val="24"/>
        </w:rPr>
        <w:t>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BP</w:t>
      </w:r>
      <w:ins w:id="361" w:author="Ove Jason [2]" w:date="2019-08-18T16:27:00Z">
        <w:r w:rsidR="00147C1F">
          <w:rPr>
            <w:rFonts w:ascii="Times New Roman" w:hAnsi="Times New Roman" w:cs="Times New Roman"/>
            <w:sz w:val="24"/>
            <w:szCs w:val="24"/>
          </w:rPr>
          <w:t>-</w:t>
        </w:r>
      </w:ins>
      <w:r w:rsidR="00B94A49">
        <w:rPr>
          <w:rFonts w:ascii="Times New Roman" w:hAnsi="Times New Roman" w:cs="Times New Roman"/>
          <w:sz w:val="24"/>
          <w:szCs w:val="24"/>
        </w:rPr>
        <w:t xml:space="preserve">ANN model provided </w:t>
      </w:r>
      <w:r w:rsidR="00037A8D">
        <w:rPr>
          <w:rFonts w:ascii="Times New Roman" w:hAnsi="Times New Roman" w:cs="Times New Roman"/>
          <w:sz w:val="24"/>
          <w:szCs w:val="24"/>
        </w:rPr>
        <w:t xml:space="preserve">more </w:t>
      </w:r>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w:t>
      </w:r>
      <w:del w:id="362" w:author="Ove Jason [2]" w:date="2019-08-18T16:27:00Z">
        <w:r w:rsidR="00F7582E" w:rsidDel="00147C1F">
          <w:rPr>
            <w:rFonts w:ascii="Times New Roman" w:hAnsi="Times New Roman" w:cs="Times New Roman"/>
            <w:sz w:val="24"/>
            <w:szCs w:val="24"/>
          </w:rPr>
          <w:delText xml:space="preserve"> algorithm</w:delText>
        </w:r>
      </w:del>
      <w:r w:rsidR="00F7582E">
        <w:rPr>
          <w:rFonts w:ascii="Times New Roman" w:hAnsi="Times New Roman" w:cs="Times New Roman"/>
          <w:sz w:val="24"/>
          <w:szCs w:val="24"/>
        </w:rPr>
        <w:t>.</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ins w:id="363" w:author="Ove Jason [2]" w:date="2019-08-18T16:27:00Z">
        <w:r w:rsidR="00147C1F">
          <w:rPr>
            <w:rFonts w:ascii="Times New Roman" w:hAnsi="Times New Roman" w:cs="Times New Roman"/>
            <w:sz w:val="24"/>
            <w:szCs w:val="24"/>
          </w:rPr>
          <w:t xml:space="preserve">the </w:t>
        </w:r>
      </w:ins>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w:t>
      </w:r>
      <w:ins w:id="364" w:author="Ove Jason [2]" w:date="2019-08-18T16:28:00Z">
        <w:r w:rsidR="00147C1F">
          <w:rPr>
            <w:rFonts w:ascii="Times New Roman" w:hAnsi="Times New Roman" w:cs="Times New Roman"/>
            <w:sz w:val="24"/>
            <w:szCs w:val="24"/>
          </w:rPr>
          <w:t>-</w:t>
        </w:r>
      </w:ins>
      <w:r w:rsidR="00972113" w:rsidRPr="00972113">
        <w:rPr>
          <w:rFonts w:ascii="Times New Roman" w:hAnsi="Times New Roman" w:cs="Times New Roman"/>
          <w:sz w:val="24"/>
          <w:szCs w:val="24"/>
        </w:rPr>
        <w:t xml:space="preserve">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w:t>
      </w:r>
      <w:ins w:id="365" w:author="Ove Jason [2]" w:date="2019-08-18T16:28:00Z">
        <w:r w:rsidR="00147C1F">
          <w:rPr>
            <w:rFonts w:ascii="Times New Roman" w:hAnsi="Times New Roman" w:cs="Times New Roman"/>
            <w:sz w:val="24"/>
            <w:szCs w:val="24"/>
          </w:rPr>
          <w:t>er</w:t>
        </w:r>
      </w:ins>
      <w:r w:rsidR="00972113" w:rsidRPr="00972113">
        <w:rPr>
          <w:rFonts w:ascii="Times New Roman" w:hAnsi="Times New Roman" w:cs="Times New Roman"/>
          <w:sz w:val="24"/>
          <w:szCs w:val="24"/>
        </w:rPr>
        <w:t xml:space="preserve">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w:t>
      </w:r>
      <w:r w:rsidR="00B94A49">
        <w:rPr>
          <w:rFonts w:ascii="Times New Roman" w:hAnsi="Times New Roman" w:cs="Times New Roman"/>
          <w:sz w:val="24"/>
          <w:szCs w:val="24"/>
        </w:rPr>
        <w:lastRenderedPageBreak/>
        <w:t>of ANN</w:t>
      </w:r>
      <w:ins w:id="366" w:author="Ove Jason [2]" w:date="2019-08-18T16:30:00Z">
        <w:r w:rsidR="00EF173F">
          <w:rPr>
            <w:rFonts w:ascii="Times New Roman" w:hAnsi="Times New Roman" w:cs="Times New Roman"/>
            <w:sz w:val="24"/>
            <w:szCs w:val="24"/>
          </w:rPr>
          <w:t xml:space="preserve"> and</w:t>
        </w:r>
      </w:ins>
      <w:del w:id="367" w:author="Ove Jason [2]" w:date="2019-08-18T16:30:00Z">
        <w:r w:rsidR="00B94A49" w:rsidDel="00EF173F">
          <w:rPr>
            <w:rFonts w:ascii="Times New Roman" w:hAnsi="Times New Roman" w:cs="Times New Roman"/>
            <w:sz w:val="24"/>
            <w:szCs w:val="24"/>
          </w:rPr>
          <w:delText>,</w:delText>
        </w:r>
      </w:del>
      <w:r w:rsidR="00B94A49">
        <w:rPr>
          <w:rFonts w:ascii="Times New Roman" w:hAnsi="Times New Roman" w:cs="Times New Roman"/>
          <w:sz w:val="24"/>
          <w:szCs w:val="24"/>
        </w:rPr>
        <w:t xml:space="preserve">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0F4DE90C"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66</w:t>
      </w:r>
      <w:r w:rsidR="00620C5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sidR="005B52D4">
        <w:rPr>
          <w:rFonts w:ascii="Times New Roman" w:hAnsi="Times New Roman" w:cs="Times New Roman"/>
          <w:sz w:val="24"/>
          <w:szCs w:val="24"/>
        </w:rPr>
        <w:t xml:space="preserve"> </w:t>
      </w:r>
      <w:r w:rsidR="00F61457">
        <w:rPr>
          <w:rFonts w:ascii="Times New Roman" w:hAnsi="Times New Roman" w:cs="Times New Roman"/>
          <w:sz w:val="24"/>
          <w:szCs w:val="24"/>
        </w:rPr>
        <w:t>et al.,</w:t>
      </w:r>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 xml:space="preserve">The prediction result showed </w:t>
      </w:r>
      <w:ins w:id="368" w:author="Ove Jason [2]" w:date="2019-08-18T16:33:00Z">
        <w:r w:rsidR="00BF7894">
          <w:rPr>
            <w:rFonts w:ascii="Times New Roman" w:hAnsi="Times New Roman" w:cs="Times New Roman"/>
            <w:sz w:val="24"/>
            <w:szCs w:val="24"/>
          </w:rPr>
          <w:t xml:space="preserve">a </w:t>
        </w:r>
      </w:ins>
      <w:r w:rsidR="000C0414" w:rsidRPr="000C0414">
        <w:rPr>
          <w:rFonts w:ascii="Times New Roman" w:hAnsi="Times New Roman" w:cs="Times New Roman"/>
          <w:sz w:val="24"/>
          <w:szCs w:val="24"/>
        </w:rPr>
        <w:t xml:space="preserve">good agreement </w:t>
      </w:r>
      <w:del w:id="369" w:author="Ove Jason [2]" w:date="2019-08-18T16:33:00Z">
        <w:r w:rsidR="000C0414" w:rsidRPr="000C0414" w:rsidDel="00BF7894">
          <w:rPr>
            <w:rFonts w:ascii="Times New Roman" w:hAnsi="Times New Roman" w:cs="Times New Roman"/>
            <w:sz w:val="24"/>
            <w:szCs w:val="24"/>
          </w:rPr>
          <w:delText xml:space="preserve">with </w:delText>
        </w:r>
      </w:del>
      <w:ins w:id="370" w:author="Ove Jason [2]" w:date="2019-08-18T16:33:00Z">
        <w:r w:rsidR="00BF7894">
          <w:rPr>
            <w:rFonts w:ascii="Times New Roman" w:hAnsi="Times New Roman" w:cs="Times New Roman"/>
            <w:sz w:val="24"/>
            <w:szCs w:val="24"/>
          </w:rPr>
          <w:t>for</w:t>
        </w:r>
        <w:r w:rsidR="00BF7894" w:rsidRPr="000C0414">
          <w:rPr>
            <w:rFonts w:ascii="Times New Roman" w:hAnsi="Times New Roman" w:cs="Times New Roman"/>
            <w:sz w:val="24"/>
            <w:szCs w:val="24"/>
          </w:rPr>
          <w:t xml:space="preserve"> </w:t>
        </w:r>
      </w:ins>
      <w:r w:rsidR="000C0414" w:rsidRPr="000C0414">
        <w:rPr>
          <w:rFonts w:ascii="Times New Roman" w:hAnsi="Times New Roman" w:cs="Times New Roman"/>
          <w:sz w:val="24"/>
          <w:szCs w:val="24"/>
        </w:rPr>
        <w:t>correlation coefficient R</w:t>
      </w:r>
      <w:r w:rsidR="000C0414" w:rsidRPr="006D3722">
        <w:rPr>
          <w:rFonts w:ascii="Times New Roman" w:hAnsi="Times New Roman" w:cs="Times New Roman"/>
          <w:sz w:val="24"/>
          <w:szCs w:val="24"/>
          <w:vertAlign w:val="superscript"/>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r w:rsidR="00272071">
        <w:rPr>
          <w:rFonts w:ascii="Times New Roman" w:hAnsi="Times New Roman" w:cs="Times New Roman"/>
          <w:sz w:val="24"/>
          <w:szCs w:val="24"/>
        </w:rPr>
        <w:t>the</w:t>
      </w:r>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r w:rsidR="00272071" w:rsidRPr="00365216">
        <w:rPr>
          <w:rFonts w:ascii="Times New Roman" w:hAnsi="Times New Roman" w:cs="Times New Roman"/>
          <w:sz w:val="24"/>
          <w:szCs w:val="24"/>
        </w:rPr>
        <w:t xml:space="preserve">est </w:t>
      </w:r>
      <w:r w:rsidR="00B31083">
        <w:rPr>
          <w:rFonts w:ascii="Times New Roman" w:hAnsi="Times New Roman" w:cs="Times New Roman"/>
          <w:sz w:val="24"/>
          <w:szCs w:val="24"/>
        </w:rPr>
        <w:t xml:space="preserve">influence on spray </w:t>
      </w:r>
      <w:r w:rsidR="00B94A49">
        <w:rPr>
          <w:rFonts w:ascii="Times New Roman" w:hAnsi="Times New Roman" w:cs="Times New Roman"/>
          <w:sz w:val="24"/>
          <w:szCs w:val="24"/>
        </w:rPr>
        <w:t>impact</w:t>
      </w:r>
      <w:ins w:id="371" w:author="Ove Jason [2]" w:date="2019-08-18T16:34:00Z">
        <w:r w:rsidR="00BF7894">
          <w:rPr>
            <w:rFonts w:ascii="Times New Roman" w:hAnsi="Times New Roman" w:cs="Times New Roman"/>
            <w:sz w:val="24"/>
            <w:szCs w:val="24"/>
          </w:rPr>
          <w:t>, and</w:t>
        </w:r>
      </w:ins>
      <w:r w:rsidR="00B94A49">
        <w:rPr>
          <w:rFonts w:ascii="Times New Roman" w:hAnsi="Times New Roman" w:cs="Times New Roman"/>
          <w:sz w:val="24"/>
          <w:szCs w:val="24"/>
        </w:rPr>
        <w:t xml:space="preserve"> is followed by the spray height. The authors were also progressively using their current AANN model to predict the effect of all input parameters on the spray overlap.</w:t>
      </w:r>
    </w:p>
    <w:p w14:paraId="2C679874" w14:textId="31AF3BF5"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w:t>
      </w:r>
      <w:del w:id="372" w:author="Ove Jason [2]" w:date="2019-08-18T16:36:00Z">
        <w:r w:rsidDel="00F44348">
          <w:rPr>
            <w:rFonts w:ascii="Times New Roman" w:hAnsi="Times New Roman" w:cs="Times New Roman"/>
            <w:sz w:val="24"/>
            <w:szCs w:val="24"/>
          </w:rPr>
          <w:delText xml:space="preserve">of </w:delText>
        </w:r>
      </w:del>
      <w:ins w:id="373" w:author="Ove Jason [2]" w:date="2019-08-18T16:36:00Z">
        <w:r w:rsidR="00F44348">
          <w:rPr>
            <w:rFonts w:ascii="Times New Roman" w:hAnsi="Times New Roman" w:cs="Times New Roman"/>
            <w:sz w:val="24"/>
            <w:szCs w:val="24"/>
          </w:rPr>
          <w:t>with??</w:t>
        </w:r>
        <w:r w:rsidR="00F44348">
          <w:rPr>
            <w:rFonts w:ascii="Times New Roman" w:hAnsi="Times New Roman" w:cs="Times New Roman"/>
            <w:sz w:val="24"/>
            <w:szCs w:val="24"/>
          </w:rPr>
          <w:t xml:space="preserve"> </w:t>
        </w:r>
      </w:ins>
      <w:r>
        <w:rPr>
          <w:rFonts w:ascii="Times New Roman" w:hAnsi="Times New Roman" w:cs="Times New Roman"/>
          <w:sz w:val="24"/>
          <w:szCs w:val="24"/>
        </w:rPr>
        <w:t xml:space="preserve">other computing methodologies </w:t>
      </w:r>
      <w:r w:rsidR="00F90D08">
        <w:rPr>
          <w:rFonts w:ascii="Times New Roman" w:hAnsi="Times New Roman" w:cs="Times New Roman"/>
          <w:sz w:val="24"/>
          <w:szCs w:val="24"/>
        </w:rPr>
        <w:t xml:space="preserve">in which </w:t>
      </w:r>
      <w:r>
        <w:rPr>
          <w:rFonts w:ascii="Times New Roman" w:hAnsi="Times New Roman" w:cs="Times New Roman"/>
          <w:sz w:val="24"/>
          <w:szCs w:val="24"/>
        </w:rPr>
        <w:t>ANN</w:t>
      </w:r>
      <w:r w:rsidR="00F90D08">
        <w:rPr>
          <w:rFonts w:ascii="Times New Roman" w:hAnsi="Times New Roman" w:cs="Times New Roman"/>
          <w:sz w:val="24"/>
          <w:szCs w:val="24"/>
        </w:rPr>
        <w:t xml:space="preserve"> plays </w:t>
      </w:r>
      <w:del w:id="374" w:author="Ove Jason [2]" w:date="2019-08-18T16:36:00Z">
        <w:r w:rsidR="00F90D08" w:rsidDel="00F44348">
          <w:rPr>
            <w:rFonts w:ascii="Times New Roman" w:hAnsi="Times New Roman" w:cs="Times New Roman"/>
            <w:sz w:val="24"/>
            <w:szCs w:val="24"/>
          </w:rPr>
          <w:delText xml:space="preserve">in </w:delText>
        </w:r>
      </w:del>
      <w:r w:rsidR="00F90D08">
        <w:rPr>
          <w:rFonts w:ascii="Times New Roman" w:hAnsi="Times New Roman" w:cs="Times New Roman"/>
          <w:sz w:val="24"/>
          <w:szCs w:val="24"/>
        </w:rPr>
        <w:t>a major role</w:t>
      </w:r>
      <w:r>
        <w:rPr>
          <w:rFonts w:ascii="Times New Roman" w:hAnsi="Times New Roman" w:cs="Times New Roman"/>
          <w:sz w:val="24"/>
          <w:szCs w:val="24"/>
        </w:rPr>
        <w:t xml:space="preserve">, </w:t>
      </w:r>
      <w:ins w:id="375" w:author="Ove Jason [2]" w:date="2019-08-18T16:37:00Z">
        <w:r w:rsidR="00F44348">
          <w:rPr>
            <w:rFonts w:ascii="Times New Roman" w:hAnsi="Times New Roman" w:cs="Times New Roman"/>
            <w:sz w:val="24"/>
            <w:szCs w:val="24"/>
          </w:rPr>
          <w:t xml:space="preserve">and </w:t>
        </w:r>
      </w:ins>
      <w:r>
        <w:rPr>
          <w:rFonts w:ascii="Times New Roman" w:hAnsi="Times New Roman" w:cs="Times New Roman"/>
          <w:sz w:val="24"/>
          <w:szCs w:val="24"/>
        </w:rPr>
        <w:t>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6D3722">
      <w:pPr>
        <w:pStyle w:val="2"/>
        <w:spacing w:after="240"/>
      </w:pPr>
      <w:r>
        <w:t>Other Powerful ANN Models in Materials Applications</w:t>
      </w:r>
    </w:p>
    <w:p w14:paraId="02709A1C" w14:textId="26595693"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49</w:t>
      </w:r>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376"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376"/>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w:t>
      </w:r>
      <w:del w:id="377" w:author="Ove Jason [2]" w:date="2019-08-18T17:11:00Z">
        <w:r w:rsidR="00205DC2" w:rsidDel="00BE5125">
          <w:rPr>
            <w:rFonts w:ascii="Times New Roman" w:hAnsi="Times New Roman" w:cs="Times New Roman"/>
            <w:noProof/>
            <w:sz w:val="24"/>
            <w:szCs w:val="24"/>
          </w:rPr>
          <w:delText xml:space="preserve"> by</w:delText>
        </w:r>
      </w:del>
      <w:r w:rsidR="00205DC2">
        <w:rPr>
          <w:rFonts w:ascii="Times New Roman" w:hAnsi="Times New Roman" w:cs="Times New Roman"/>
          <w:noProof/>
          <w:sz w:val="24"/>
          <w:szCs w:val="24"/>
        </w:rPr>
        <w:t xml:space="preserve">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t>
      </w:r>
      <w:r w:rsidR="00205DC2" w:rsidRPr="00CA4A0F">
        <w:rPr>
          <w:rFonts w:ascii="Times New Roman" w:hAnsi="Times New Roman" w:cs="Times New Roman"/>
          <w:noProof/>
          <w:sz w:val="24"/>
          <w:szCs w:val="24"/>
        </w:rPr>
        <w:lastRenderedPageBreak/>
        <w:t xml:space="preserve">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del w:id="378" w:author="Ove Jason [2]" w:date="2019-08-18T17:15:00Z">
        <w:r w:rsidR="00205DC2" w:rsidDel="00BE5125">
          <w:rPr>
            <w:rFonts w:ascii="Times New Roman" w:hAnsi="Times New Roman" w:cs="Times New Roman"/>
            <w:noProof/>
            <w:sz w:val="24"/>
            <w:szCs w:val="24"/>
          </w:rPr>
          <w:delText>good agreement</w:delText>
        </w:r>
        <w:r w:rsidR="0012088E" w:rsidDel="00BE5125">
          <w:rPr>
            <w:rFonts w:ascii="Times New Roman" w:hAnsi="Times New Roman" w:cs="Times New Roman"/>
            <w:noProof/>
            <w:sz w:val="24"/>
            <w:szCs w:val="24"/>
          </w:rPr>
          <w:delText xml:space="preserve"> to determin</w:delText>
        </w:r>
        <w:r w:rsidR="00272071" w:rsidDel="00BE5125">
          <w:rPr>
            <w:rFonts w:ascii="Times New Roman" w:hAnsi="Times New Roman" w:cs="Times New Roman"/>
            <w:noProof/>
            <w:sz w:val="24"/>
            <w:szCs w:val="24"/>
          </w:rPr>
          <w:delText>e</w:delText>
        </w:r>
        <w:r w:rsidR="0012088E" w:rsidDel="00BE5125">
          <w:rPr>
            <w:rFonts w:ascii="Times New Roman" w:hAnsi="Times New Roman" w:cs="Times New Roman"/>
            <w:noProof/>
            <w:sz w:val="24"/>
            <w:szCs w:val="24"/>
          </w:rPr>
          <w:delText xml:space="preserve"> </w:delText>
        </w:r>
      </w:del>
      <w:r w:rsidR="0012088E">
        <w:rPr>
          <w:rFonts w:ascii="Times New Roman" w:hAnsi="Times New Roman" w:cs="Times New Roman"/>
          <w:noProof/>
          <w:sz w:val="24"/>
          <w:szCs w:val="24"/>
        </w:rPr>
        <w:t>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08746A58"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r w:rsidR="00F61457">
        <w:rPr>
          <w:rFonts w:ascii="Times New Roman" w:hAnsi="Times New Roman" w:cs="Times New Roman"/>
          <w:noProof/>
          <w:sz w:val="24"/>
          <w:szCs w:val="24"/>
        </w:rPr>
        <w:t xml:space="preserve"> </w:t>
      </w:r>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&lt;EndNote&gt;&lt;Cite&gt;&lt;Author&gt;Kappatos&lt;/Author&gt;&lt;Year&gt;2010&lt;/Year&gt;&lt;RecNum&gt;21&lt;/RecNum&gt;&lt;DisplayText&gt;[36]&lt;/DisplayText&gt;&lt;record&gt;&lt;rec-number&gt;21&lt;/rec-number&gt;&lt;foreign-keys&gt;&lt;key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r w:rsidR="00E408A6">
        <w:rPr>
          <w:rFonts w:ascii="Times New Roman" w:hAnsi="Times New Roman" w:cs="Times New Roman"/>
          <w:noProof/>
          <w:sz w:val="24"/>
          <w:szCs w:val="24"/>
        </w:rPr>
        <w:t>36</w:t>
      </w:r>
      <w:r w:rsidR="004C7582">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Although there was no need to determine the number of hidden layers for RBF</w:t>
      </w:r>
      <w:r w:rsidR="00CC533D">
        <w:rPr>
          <w:rFonts w:ascii="Times New Roman" w:hAnsi="Times New Roman" w:cs="Times New Roman"/>
          <w:noProof/>
          <w:sz w:val="24"/>
          <w:szCs w:val="24"/>
        </w:rPr>
        <w:t xml:space="preserve"> that includes a single hidden layer</w:t>
      </w:r>
      <w:r>
        <w:rPr>
          <w:rFonts w:ascii="Times New Roman" w:hAnsi="Times New Roman" w:cs="Times New Roman"/>
          <w:noProof/>
          <w:sz w:val="24"/>
          <w:szCs w:val="24"/>
        </w:rPr>
        <w:t xml:space="preserve">,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379" w:name="_Hlk9817478"/>
      <w:r>
        <w:rPr>
          <w:rFonts w:ascii="Times New Roman" w:hAnsi="Times New Roman" w:cs="Times New Roman"/>
          <w:noProof/>
          <w:sz w:val="24"/>
          <w:szCs w:val="24"/>
        </w:rPr>
        <w:t>ultimate tensile strength</w:t>
      </w:r>
      <w:bookmarkEnd w:id="379"/>
      <w:r>
        <w:rPr>
          <w:rFonts w:ascii="Times New Roman" w:hAnsi="Times New Roman" w:cs="Times New Roman"/>
          <w:noProof/>
          <w:sz w:val="24"/>
          <w:szCs w:val="24"/>
        </w:rPr>
        <w:t xml:space="preserve">, respectively. ANN results made a comparison between two input parameters </w:t>
      </w:r>
      <w:r w:rsidR="006A3877">
        <w:rPr>
          <w:rFonts w:ascii="Times New Roman" w:hAnsi="Times New Roman" w:cs="Times New Roman"/>
          <w:noProof/>
          <w:sz w:val="24"/>
          <w:szCs w:val="24"/>
        </w:rPr>
        <w:t xml:space="preserve">to find their impact on </w:t>
      </w:r>
      <w:r w:rsidR="00F15E7D">
        <w:rPr>
          <w:rFonts w:ascii="Times New Roman" w:hAnsi="Times New Roman" w:cs="Times New Roman"/>
          <w:noProof/>
          <w:sz w:val="24"/>
          <w:szCs w:val="24"/>
        </w:rPr>
        <w:t xml:space="preserve">the </w:t>
      </w:r>
      <w:r w:rsidR="006A3877">
        <w:rPr>
          <w:rFonts w:ascii="Times New Roman" w:hAnsi="Times New Roman" w:cs="Times New Roman"/>
          <w:noProof/>
          <w:sz w:val="24"/>
          <w:szCs w:val="24"/>
        </w:rPr>
        <w:t xml:space="preserve">output </w:t>
      </w:r>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17B5A576"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r w:rsidR="002A0880" w:rsidRPr="00133CB8">
        <w:rPr>
          <w:rFonts w:ascii="Times New Roman" w:hAnsi="Times New Roman" w:cs="Times New Roman"/>
          <w:noProof/>
          <w:sz w:val="24"/>
          <w:szCs w:val="24"/>
        </w:rPr>
        <w:t>BPNN</w:t>
      </w:r>
      <w:r>
        <w:rPr>
          <w:rFonts w:ascii="Times New Roman" w:hAnsi="Times New Roman" w:cs="Times New Roman"/>
          <w:noProof/>
          <w:sz w:val="24"/>
          <w:szCs w:val="24"/>
        </w:rPr>
        <w:t>. Here, it can be found that other ANN</w:t>
      </w:r>
      <w:r w:rsidR="00B86443">
        <w:rPr>
          <w:rFonts w:ascii="Times New Roman" w:hAnsi="Times New Roman" w:cs="Times New Roman"/>
          <w:noProof/>
          <w:sz w:val="24"/>
          <w:szCs w:val="24"/>
        </w:rPr>
        <w:t xml:space="preserve"> type</w:t>
      </w:r>
      <w:r>
        <w:rPr>
          <w:rFonts w:ascii="Times New Roman" w:hAnsi="Times New Roman" w:cs="Times New Roman"/>
          <w:noProof/>
          <w:sz w:val="24"/>
          <w:szCs w:val="24"/>
        </w:rPr>
        <w:t xml:space="preserve">s are as powerful and efficient as multilayer </w:t>
      </w:r>
      <w:r w:rsidR="002A0880" w:rsidRPr="002A0880">
        <w:rPr>
          <w:rFonts w:ascii="Times New Roman" w:hAnsi="Times New Roman" w:cs="Times New Roman"/>
          <w:noProof/>
          <w:sz w:val="24"/>
          <w:szCs w:val="24"/>
        </w:rPr>
        <w:t>BPNN</w:t>
      </w:r>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rsidP="006D3722">
      <w:pPr>
        <w:pStyle w:val="2"/>
        <w:spacing w:after="240"/>
      </w:pPr>
      <w:r>
        <w:t>ANN Models in Comparison</w:t>
      </w:r>
      <w:r w:rsidR="00EA29BE">
        <w:t xml:space="preserve"> and Hybrid ANN Models</w:t>
      </w:r>
    </w:p>
    <w:p w14:paraId="3CBA17EB" w14:textId="1665DB47"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xml:space="preserve">. In turning process, to control the desired surface roughness </w:t>
      </w:r>
      <w:r w:rsidR="00CC533D">
        <w:rPr>
          <w:rFonts w:ascii="Times New Roman" w:hAnsi="Times New Roman" w:cs="Times New Roman"/>
          <w:sz w:val="24"/>
          <w:szCs w:val="24"/>
        </w:rPr>
        <w:t>by</w:t>
      </w:r>
      <w:r w:rsidR="0076393C">
        <w:rPr>
          <w:rFonts w:ascii="Times New Roman" w:hAnsi="Times New Roman" w:cs="Times New Roman"/>
          <w:sz w:val="24"/>
          <w:szCs w:val="24"/>
        </w:rPr>
        <w:t xml:space="preserve"> establish</w:t>
      </w:r>
      <w:r w:rsidR="00CC533D">
        <w:rPr>
          <w:rFonts w:ascii="Times New Roman" w:hAnsi="Times New Roman" w:cs="Times New Roman"/>
          <w:sz w:val="24"/>
          <w:szCs w:val="24"/>
        </w:rPr>
        <w:t>ing</w:t>
      </w:r>
      <w:r w:rsidR="0076393C">
        <w:rPr>
          <w:rFonts w:ascii="Times New Roman" w:hAnsi="Times New Roman" w:cs="Times New Roman"/>
          <w:sz w:val="24"/>
          <w:szCs w:val="24"/>
        </w:rPr>
        <w:t xml:space="preserve"> a functional relationship between process parameters of turning process </w:t>
      </w:r>
      <w:r w:rsidR="0076393C">
        <w:rPr>
          <w:rFonts w:ascii="Times New Roman" w:hAnsi="Times New Roman" w:cs="Times New Roman"/>
          <w:sz w:val="24"/>
          <w:szCs w:val="24"/>
        </w:rPr>
        <w:lastRenderedPageBreak/>
        <w:t xml:space="preserve">and surface roughness, </w:t>
      </w:r>
      <w:r>
        <w:rPr>
          <w:rFonts w:ascii="Times New Roman" w:hAnsi="Times New Roman" w:cs="Times New Roman"/>
          <w:sz w:val="24"/>
          <w:szCs w:val="24"/>
        </w:rPr>
        <w:t xml:space="preserve">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w:t>
      </w:r>
      <w:commentRangeStart w:id="380"/>
      <w:r w:rsidR="001814CD">
        <w:rPr>
          <w:rFonts w:ascii="Times New Roman" w:hAnsi="Times New Roman" w:cs="Times New Roman"/>
          <w:sz w:val="24"/>
          <w:szCs w:val="24"/>
        </w:rPr>
        <w:t>the number of hidden neurons can automatically be adjusted in learning algorithm</w:t>
      </w:r>
      <w:commentRangeEnd w:id="380"/>
      <w:r w:rsidR="00170133">
        <w:rPr>
          <w:rStyle w:val="a6"/>
        </w:rPr>
        <w:commentReference w:id="380"/>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r w:rsidR="00F61457">
        <w:rPr>
          <w:rFonts w:ascii="Times New Roman" w:hAnsi="Times New Roman" w:cs="Times New Roman"/>
          <w:sz w:val="24"/>
          <w:szCs w:val="24"/>
        </w:rPr>
        <w:t>et al.,</w:t>
      </w:r>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63</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MLP neural network by Kohli and Dixit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&lt;EndNote&gt;&lt;Cite&gt;&lt;Author&gt;Kohli&lt;/Author&gt;&lt;Year&gt;2004&lt;/Year&gt;&lt;RecNum&gt;51&lt;/RecNum&gt;&lt;DisplayText&gt;[82]&lt;/DisplayText&gt;&lt;record&gt;&lt;rec-number&gt;51&lt;/rec-number&gt;&lt;foreign-keys&gt;&lt;key app="EN" db-id="909v2wsdarxet0er2papedrtdfde0xxra5af" timestamp="1560339662"&gt;51&lt;/key&gt;&lt;/foreign-keys&gt;&lt;ref-type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82</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9377ED1"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62</w:t>
      </w:r>
      <w:r w:rsidR="00620C59">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133CB8">
        <w:rPr>
          <w:rFonts w:ascii="Times New Roman" w:hAnsi="Times New Roman" w:cs="Times New Roman"/>
          <w:sz w:val="24"/>
          <w:szCs w:val="24"/>
        </w:rPr>
        <w:t>Since</w:t>
      </w:r>
      <w:r w:rsidR="003B791D">
        <w:rPr>
          <w:rFonts w:ascii="Times New Roman" w:hAnsi="Times New Roman" w:cs="Times New Roman"/>
          <w:sz w:val="24"/>
          <w:szCs w:val="24"/>
        </w:rPr>
        <w:t xml:space="preserv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w:t>
      </w:r>
      <w:r w:rsidR="00205DC2">
        <w:rPr>
          <w:rFonts w:ascii="Times New Roman" w:hAnsi="Times New Roman" w:cs="Times New Roman"/>
          <w:sz w:val="24"/>
          <w:szCs w:val="24"/>
        </w:rPr>
        <w:lastRenderedPageBreak/>
        <w:t xml:space="preserve">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0CB2CAD8" w14:textId="4A199876" w:rsidR="00555870" w:rsidRDefault="00601AA2" w:rsidP="00A72E3C">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r w:rsidR="00555870">
        <w:rPr>
          <w:rFonts w:ascii="Times New Roman" w:hAnsi="Times New Roman" w:cs="Times New Roman"/>
          <w:sz w:val="24"/>
          <w:szCs w:val="24"/>
        </w:rPr>
        <w:t xml:space="preserve">ot only single ANN alone but also hybrid ANN (that combines two or more different ANNs) can give </w:t>
      </w:r>
      <w:r w:rsidR="002C4462">
        <w:rPr>
          <w:rFonts w:ascii="Times New Roman" w:hAnsi="Times New Roman" w:cs="Times New Roman"/>
          <w:sz w:val="24"/>
          <w:szCs w:val="24"/>
        </w:rPr>
        <w:t>reasonable and acceptable</w:t>
      </w:r>
      <w:r w:rsidR="00555870">
        <w:rPr>
          <w:rFonts w:ascii="Times New Roman" w:hAnsi="Times New Roman" w:cs="Times New Roman"/>
          <w:sz w:val="24"/>
          <w:szCs w:val="24"/>
        </w:rPr>
        <w:t xml:space="preserve"> results for prediction. That fact was supported by </w:t>
      </w:r>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57</w:t>
      </w:r>
      <w:r w:rsidR="00620C59">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bookmarkStart w:id="381" w:name="_GoBack"/>
      <w:bookmarkEnd w:id="381"/>
    </w:p>
    <w:p w14:paraId="630F7974" w14:textId="77777777" w:rsidR="00D4373B" w:rsidRDefault="00D4373B" w:rsidP="005358A4">
      <w:pPr>
        <w:pStyle w:val="2"/>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 xml:space="preserve">Materials data are becoming so abundant that their relationship is quite complicated to handle well. Traditional linear regression analysis is mostly not able to handle a large number of variables and </w:t>
      </w:r>
      <w:r>
        <w:rPr>
          <w:rFonts w:ascii="Times New Roman" w:hAnsi="Times New Roman" w:cs="Times New Roman"/>
          <w:noProof/>
          <w:sz w:val="24"/>
          <w:szCs w:val="24"/>
        </w:rPr>
        <w:lastRenderedPageBreak/>
        <w:t>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2B8533D9"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67</w:t>
      </w:r>
      <w:r w:rsidR="00620C5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&lt;EndNote&gt;&lt;Cite&gt;&lt;Author&gt;Koker&lt;/Author&gt;&lt;Year&gt;2007&lt;/Year&gt;&lt;RecNum&gt;44&lt;/RecNum&gt;&lt;DisplayText&gt;[83]&lt;/DisplayText&gt;&lt;record&gt;&lt;rec-number&gt;44&lt;/rec-number&gt;&lt;foreign-keys&gt;&lt;key app="EN" db-id="909v2wsdarxet0er2papedrtdfde0xxra5af" timestamp="1560339656"&gt;44&lt;/key&gt;&lt;/foreign-keys&gt;&lt;ref-type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83</w:t>
      </w:r>
      <w:r w:rsidR="00620C5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3211D9">
        <w:rPr>
          <w:rFonts w:ascii="Times New Roman" w:hAnsi="Times New Roman" w:cs="Times New Roman"/>
          <w:noProof/>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43</w:t>
      </w:r>
      <w:r w:rsidR="00620C5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2A7E29DD" w:rsidR="00CF1552" w:rsidRDefault="00205DC2" w:rsidP="00E0463D">
      <w:pPr>
        <w:pStyle w:val="1"/>
        <w:widowControl w:val="0"/>
        <w:spacing w:after="240"/>
      </w:pPr>
      <w:r>
        <w:t>Trends of the ANN application</w:t>
      </w:r>
      <w:ins w:id="382" w:author="Ove Jason" w:date="2019-08-17T16:43:00Z">
        <w:r w:rsidR="00211086">
          <w:t>s</w:t>
        </w:r>
      </w:ins>
      <w:r>
        <w:t xml:space="preserve"> in materials area</w:t>
      </w:r>
    </w:p>
    <w:p w14:paraId="072AA928" w14:textId="07578A7D"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 xml:space="preserve">performance, </w:t>
      </w:r>
      <w:ins w:id="383" w:author="Ove Jason" w:date="2019-08-17T16:50:00Z">
        <w:r w:rsidR="000173FF">
          <w:rPr>
            <w:rFonts w:ascii="Times New Roman" w:hAnsi="Times New Roman" w:cs="Times New Roman"/>
            <w:sz w:val="24"/>
            <w:szCs w:val="24"/>
          </w:rPr>
          <w:t xml:space="preserve">and the predictions of </w:t>
        </w:r>
      </w:ins>
      <w:r>
        <w:rPr>
          <w:rFonts w:ascii="Times New Roman" w:hAnsi="Times New Roman" w:cs="Times New Roman" w:hint="eastAsia"/>
          <w:sz w:val="24"/>
          <w:szCs w:val="24"/>
        </w:rPr>
        <w:t>stability and structure</w:t>
      </w:r>
      <w:r>
        <w:rPr>
          <w:rFonts w:ascii="Times New Roman" w:hAnsi="Times New Roman" w:cs="Times New Roman"/>
          <w:sz w:val="24"/>
          <w:szCs w:val="24"/>
        </w:rPr>
        <w:t xml:space="preserve"> of materials </w:t>
      </w:r>
      <w:del w:id="384" w:author="Ove Jason" w:date="2019-08-17T16:50:00Z">
        <w:r w:rsidDel="000173FF">
          <w:rPr>
            <w:rFonts w:ascii="Times New Roman" w:hAnsi="Times New Roman" w:cs="Times New Roman"/>
            <w:sz w:val="24"/>
            <w:szCs w:val="24"/>
          </w:rPr>
          <w:delText>that is</w:delText>
        </w:r>
      </w:del>
      <w:ins w:id="385" w:author="Ove Jason" w:date="2019-08-17T16:50:00Z">
        <w:r w:rsidR="000173FF">
          <w:rPr>
            <w:rFonts w:ascii="Times New Roman" w:hAnsi="Times New Roman" w:cs="Times New Roman"/>
            <w:sz w:val="24"/>
            <w:szCs w:val="24"/>
          </w:rPr>
          <w:t>are</w:t>
        </w:r>
      </w:ins>
      <w:r>
        <w:rPr>
          <w:rFonts w:ascii="Times New Roman" w:hAnsi="Times New Roman" w:cs="Times New Roman"/>
          <w:sz w:val="24"/>
          <w:szCs w:val="24"/>
        </w:rPr>
        <w:t xml:space="preserve"> also</w:t>
      </w:r>
      <w:del w:id="386" w:author="Ove Jason" w:date="2019-08-17T16:50:00Z">
        <w:r w:rsidDel="000173FF">
          <w:rPr>
            <w:rFonts w:ascii="Times New Roman" w:hAnsi="Times New Roman" w:cs="Times New Roman"/>
            <w:sz w:val="24"/>
            <w:szCs w:val="24"/>
          </w:rPr>
          <w:delText xml:space="preserve"> a</w:delText>
        </w:r>
      </w:del>
      <w:r>
        <w:rPr>
          <w:rFonts w:ascii="Times New Roman" w:hAnsi="Times New Roman" w:cs="Times New Roman"/>
          <w:sz w:val="24"/>
          <w:szCs w:val="24"/>
        </w:rPr>
        <w:t xml:space="preserve"> great challenge</w:t>
      </w:r>
      <w:ins w:id="387" w:author="Ove Jason" w:date="2019-08-17T16:50:00Z">
        <w:r w:rsidR="000173FF">
          <w:rPr>
            <w:rFonts w:ascii="Times New Roman" w:hAnsi="Times New Roman" w:cs="Times New Roman"/>
            <w:sz w:val="24"/>
            <w:szCs w:val="24"/>
          </w:rPr>
          <w:t>s</w:t>
        </w:r>
      </w:ins>
      <w:r>
        <w:rPr>
          <w:rFonts w:ascii="Times New Roman" w:hAnsi="Times New Roman" w:cs="Times New Roman"/>
          <w:sz w:val="24"/>
          <w:szCs w:val="24"/>
        </w:rPr>
        <w:t xml:space="preserve"> in materials science. According to </w:t>
      </w:r>
      <w:r>
        <w:rPr>
          <w:rFonts w:ascii="Times New Roman" w:hAnsi="Times New Roman" w:cs="Times New Roman"/>
          <w:sz w:val="24"/>
          <w:szCs w:val="24"/>
        </w:rPr>
        <w:fldChar w:fldCharType="begin"/>
      </w:r>
      <w:r w:rsidR="003211D9">
        <w:rPr>
          <w:rFonts w:ascii="Times New Roman" w:hAnsi="Times New Roman" w:cs="Times New Roman"/>
          <w:sz w:val="24"/>
          <w:szCs w:val="24"/>
        </w:rPr>
        <w:instrText xml:space="preserve"> ADDIN EN.CITE &lt;EndNote&gt;&lt;Cite&gt;&lt;Year&gt;June 2007&lt;/Year&gt;&lt;RecNum&gt;82&lt;/RecNum&gt;&lt;DisplayText&gt;[84]&lt;/DisplayText&gt;&lt;record&gt;&lt;rec-number&gt;82&lt;/rec-number&gt;&lt;foreign-keys&gt;&lt;key app="EN" db-id="909v2wsdarxet0er2papedrtdfde0xxra5af" timestamp="1560339683"&gt;82&lt;/key&gt;&lt;/foreign-keys&gt;&lt;ref-type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r w:rsidR="00E408A6">
        <w:rPr>
          <w:rFonts w:ascii="Times New Roman" w:hAnsi="Times New Roman" w:cs="Times New Roman"/>
          <w:noProof/>
          <w:sz w:val="24"/>
          <w:szCs w:val="24"/>
        </w:rPr>
        <w:t>84</w:t>
      </w:r>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del w:id="388" w:author="Ove Jason" w:date="2019-08-17T16:44:00Z">
        <w:r w:rsidR="006F1EB1" w:rsidDel="00211086">
          <w:rPr>
            <w:rFonts w:ascii="Times New Roman" w:hAnsi="Times New Roman" w:cs="Times New Roman"/>
            <w:sz w:val="24"/>
            <w:szCs w:val="24"/>
          </w:rPr>
          <w:delText>,</w:delText>
        </w:r>
      </w:del>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 xml:space="preserve">etc., will be the key technology of automotive industry to develop new structural materials. ANN can accelerate the design of new materials by predicting material properties with high accuracy. To combine materials science with computer science by ANN prediction for materials </w:t>
      </w:r>
      <w:r>
        <w:rPr>
          <w:rFonts w:ascii="Times New Roman" w:hAnsi="Times New Roman" w:cs="Times New Roman"/>
          <w:sz w:val="24"/>
          <w:szCs w:val="24"/>
        </w:rPr>
        <w:lastRenderedPageBreak/>
        <w:t xml:space="preserve">properties is </w:t>
      </w:r>
      <w:ins w:id="389" w:author="Ove Jason" w:date="2019-08-17T16:53:00Z">
        <w:r w:rsidR="000173FF">
          <w:rPr>
            <w:rFonts w:ascii="Times New Roman" w:hAnsi="Times New Roman" w:cs="Times New Roman"/>
            <w:sz w:val="24"/>
            <w:szCs w:val="24"/>
          </w:rPr>
          <w:t xml:space="preserve">not only </w:t>
        </w:r>
      </w:ins>
      <w:r>
        <w:rPr>
          <w:rFonts w:ascii="Times New Roman" w:hAnsi="Times New Roman" w:cs="Times New Roman"/>
          <w:sz w:val="24"/>
          <w:szCs w:val="24"/>
        </w:rPr>
        <w:t xml:space="preserve">a great solution </w:t>
      </w:r>
      <w:del w:id="390" w:author="Ove Jason" w:date="2019-08-17T16:53:00Z">
        <w:r w:rsidDel="000173FF">
          <w:rPr>
            <w:rFonts w:ascii="Times New Roman" w:hAnsi="Times New Roman" w:cs="Times New Roman"/>
            <w:sz w:val="24"/>
            <w:szCs w:val="24"/>
          </w:rPr>
          <w:delText xml:space="preserve">for researchers not only </w:delText>
        </w:r>
      </w:del>
      <w:r>
        <w:rPr>
          <w:rFonts w:ascii="Times New Roman" w:hAnsi="Times New Roman" w:cs="Times New Roman"/>
          <w:sz w:val="24"/>
          <w:szCs w:val="24"/>
        </w:rPr>
        <w:t>at present but also in</w:t>
      </w:r>
      <w:ins w:id="391" w:author="Ove Jason" w:date="2019-08-17T16:48:00Z">
        <w:r w:rsidR="000173FF">
          <w:rPr>
            <w:rFonts w:ascii="Times New Roman" w:hAnsi="Times New Roman" w:cs="Times New Roman"/>
            <w:sz w:val="24"/>
            <w:szCs w:val="24"/>
          </w:rPr>
          <w:t xml:space="preserve"> the</w:t>
        </w:r>
      </w:ins>
      <w:r>
        <w:rPr>
          <w:rFonts w:ascii="Times New Roman" w:hAnsi="Times New Roman" w:cs="Times New Roman"/>
          <w:sz w:val="24"/>
          <w:szCs w:val="24"/>
        </w:rPr>
        <w:t xml:space="preserve"> future.</w:t>
      </w:r>
      <w:r>
        <w:t xml:space="preserve"> </w:t>
      </w:r>
    </w:p>
    <w:p w14:paraId="0AA805DA" w14:textId="15553229"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Previous works described their network parameters</w:t>
      </w:r>
      <w:del w:id="392" w:author="Ove Jason" w:date="2019-08-17T16:55:00Z">
        <w:r w:rsidDel="000173FF">
          <w:rPr>
            <w:rFonts w:ascii="Times New Roman" w:hAnsi="Times New Roman" w:cs="Times New Roman"/>
            <w:sz w:val="24"/>
            <w:szCs w:val="24"/>
          </w:rPr>
          <w:delText xml:space="preserve">: </w:delText>
        </w:r>
      </w:del>
      <w:ins w:id="393" w:author="Ove Jason" w:date="2019-08-17T16:55:00Z">
        <w:r w:rsidR="000173FF">
          <w:rPr>
            <w:rFonts w:ascii="Times New Roman" w:hAnsi="Times New Roman" w:cs="Times New Roman"/>
            <w:sz w:val="24"/>
            <w:szCs w:val="24"/>
          </w:rPr>
          <w:t xml:space="preserve">, </w:t>
        </w:r>
      </w:ins>
      <w:r>
        <w:rPr>
          <w:rFonts w:ascii="Times New Roman" w:hAnsi="Times New Roman" w:cs="Times New Roman"/>
          <w:sz w:val="24"/>
          <w:szCs w:val="24"/>
        </w:rPr>
        <w:t>network structures, training algorithms, transfer functions</w:t>
      </w:r>
      <w:ins w:id="394" w:author="Ove Jason" w:date="2019-08-17T16:54:00Z">
        <w:r w:rsidR="000173FF">
          <w:rPr>
            <w:rFonts w:ascii="Times New Roman" w:hAnsi="Times New Roman" w:cs="Times New Roman"/>
            <w:sz w:val="24"/>
            <w:szCs w:val="24"/>
          </w:rPr>
          <w:t>,</w:t>
        </w:r>
      </w:ins>
      <w:r>
        <w:rPr>
          <w:rFonts w:ascii="Times New Roman" w:hAnsi="Times New Roman" w:cs="Times New Roman"/>
          <w:sz w:val="24"/>
          <w:szCs w:val="24"/>
        </w:rPr>
        <w:t xml:space="preserve"> and data used to train and test ANN, in related researches so that those works can be expanded and enhanced by new researchers. </w:t>
      </w:r>
      <w:r w:rsidRPr="003312BF">
        <w:rPr>
          <w:rFonts w:ascii="Times New Roman" w:hAnsi="Times New Roman" w:cs="Times New Roman"/>
          <w:sz w:val="24"/>
          <w:szCs w:val="24"/>
        </w:rPr>
        <w:t xml:space="preserve">Since their prediction results gave satisfactory and acceptable outcomes against experimental results, ANN prediction models can significantly reduce </w:t>
      </w:r>
      <w:del w:id="395" w:author="Ove Jason" w:date="2019-08-17T16:48:00Z">
        <w:r w:rsidRPr="003312BF" w:rsidDel="000173FF">
          <w:rPr>
            <w:rFonts w:ascii="Times New Roman" w:hAnsi="Times New Roman" w:cs="Times New Roman"/>
            <w:sz w:val="24"/>
            <w:szCs w:val="24"/>
          </w:rPr>
          <w:delText xml:space="preserve">the </w:delText>
        </w:r>
      </w:del>
      <w:r w:rsidRPr="003312BF">
        <w:rPr>
          <w:rFonts w:ascii="Times New Roman" w:hAnsi="Times New Roman" w:cs="Times New Roman"/>
          <w:sz w:val="24"/>
          <w:szCs w:val="24"/>
        </w:rPr>
        <w:t>quantitative experimental works.</w:t>
      </w:r>
      <w:r>
        <w:rPr>
          <w:rFonts w:ascii="Times New Roman" w:hAnsi="Times New Roman" w:cs="Times New Roman"/>
          <w:sz w:val="24"/>
          <w:szCs w:val="24"/>
        </w:rPr>
        <w:t xml:space="preserve"> But most </w:t>
      </w:r>
      <w:ins w:id="396" w:author="Ove Jason" w:date="2019-08-17T16:59:00Z">
        <w:r w:rsidR="00B90712">
          <w:rPr>
            <w:rFonts w:ascii="Times New Roman" w:hAnsi="Times New Roman" w:cs="Times New Roman"/>
            <w:sz w:val="24"/>
            <w:szCs w:val="24"/>
          </w:rPr>
          <w:t xml:space="preserve">of </w:t>
        </w:r>
      </w:ins>
      <w:r>
        <w:rPr>
          <w:rFonts w:ascii="Times New Roman" w:hAnsi="Times New Roman" w:cs="Times New Roman"/>
          <w:sz w:val="24"/>
          <w:szCs w:val="24"/>
        </w:rPr>
        <w:t xml:space="preserve">recent works showed </w:t>
      </w:r>
      <w:ins w:id="397" w:author="Ove Jason" w:date="2019-08-17T17:00:00Z">
        <w:r w:rsidR="00B90712">
          <w:rPr>
            <w:rFonts w:ascii="Times New Roman" w:hAnsi="Times New Roman" w:cs="Times New Roman"/>
            <w:sz w:val="24"/>
            <w:szCs w:val="24"/>
          </w:rPr>
          <w:t xml:space="preserve">that </w:t>
        </w:r>
      </w:ins>
      <w:r>
        <w:rPr>
          <w:rFonts w:ascii="Times New Roman" w:hAnsi="Times New Roman" w:cs="Times New Roman"/>
          <w:sz w:val="24"/>
          <w:szCs w:val="24"/>
        </w:rPr>
        <w:t>l</w:t>
      </w:r>
      <w:r>
        <w:rPr>
          <w:rFonts w:ascii="Times New Roman" w:hAnsi="Times New Roman" w:cs="Times New Roman"/>
          <w:noProof/>
          <w:sz w:val="24"/>
          <w:szCs w:val="24"/>
        </w:rPr>
        <w:t>arge amount</w:t>
      </w:r>
      <w:ins w:id="398" w:author="Ove Jason" w:date="2019-08-17T17:00:00Z">
        <w:r w:rsidR="00B90712">
          <w:rPr>
            <w:rFonts w:ascii="Times New Roman" w:hAnsi="Times New Roman" w:cs="Times New Roman"/>
            <w:noProof/>
            <w:sz w:val="24"/>
            <w:szCs w:val="24"/>
          </w:rPr>
          <w:t>s</w:t>
        </w:r>
      </w:ins>
      <w:r>
        <w:rPr>
          <w:rFonts w:ascii="Times New Roman" w:hAnsi="Times New Roman" w:cs="Times New Roman"/>
          <w:noProof/>
          <w:sz w:val="24"/>
          <w:szCs w:val="24"/>
        </w:rPr>
        <w:t xml:space="preserve"> of data </w:t>
      </w:r>
      <w:del w:id="399" w:author="Ove Jason" w:date="2019-08-17T17:00:00Z">
        <w:r w:rsidDel="00B90712">
          <w:rPr>
            <w:rFonts w:ascii="Times New Roman" w:hAnsi="Times New Roman" w:cs="Times New Roman"/>
            <w:noProof/>
            <w:sz w:val="24"/>
            <w:szCs w:val="24"/>
          </w:rPr>
          <w:delText xml:space="preserve">are </w:delText>
        </w:r>
      </w:del>
      <w:ins w:id="400" w:author="Ove Jason" w:date="2019-08-17T17:00:00Z">
        <w:r w:rsidR="00B90712">
          <w:rPr>
            <w:rFonts w:ascii="Times New Roman" w:hAnsi="Times New Roman" w:cs="Times New Roman"/>
            <w:noProof/>
            <w:sz w:val="24"/>
            <w:szCs w:val="24"/>
          </w:rPr>
          <w:t xml:space="preserve">were </w:t>
        </w:r>
      </w:ins>
      <w:r>
        <w:rPr>
          <w:rFonts w:ascii="Times New Roman" w:hAnsi="Times New Roman" w:cs="Times New Roman"/>
          <w:noProof/>
          <w:sz w:val="24"/>
          <w:szCs w:val="24"/>
        </w:rPr>
        <w:t>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ins w:id="401" w:author="Ove Jason" w:date="2019-08-17T17:01:00Z">
        <w:r w:rsidR="00B90712">
          <w:rPr>
            <w:rFonts w:ascii="Times New Roman" w:hAnsi="Times New Roman" w:cs="Times New Roman"/>
            <w:noProof/>
            <w:sz w:val="24"/>
            <w:szCs w:val="24"/>
          </w:rPr>
          <w:t>,</w:t>
        </w:r>
      </w:ins>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r w:rsidR="00B86443">
        <w:rPr>
          <w:rFonts w:ascii="Times New Roman" w:hAnsi="Times New Roman" w:cs="Times New Roman"/>
          <w:noProof/>
          <w:sz w:val="24"/>
          <w:szCs w:val="24"/>
        </w:rPr>
        <w:t xml:space="preserve">Since ANN has the abilities of </w:t>
      </w:r>
      <w:del w:id="402" w:author="Ove Jason" w:date="2019-08-17T17:02:00Z">
        <w:r w:rsidR="00B86443" w:rsidDel="00B90712">
          <w:rPr>
            <w:rFonts w:ascii="Times New Roman" w:hAnsi="Times New Roman" w:cs="Times New Roman"/>
            <w:noProof/>
            <w:sz w:val="24"/>
            <w:szCs w:val="24"/>
          </w:rPr>
          <w:delText xml:space="preserve"> </w:delText>
        </w:r>
      </w:del>
      <w:r w:rsidR="00B86443">
        <w:rPr>
          <w:rFonts w:ascii="Times New Roman" w:hAnsi="Times New Roman" w:cs="Times New Roman"/>
          <w:noProof/>
          <w:sz w:val="24"/>
          <w:szCs w:val="24"/>
        </w:rPr>
        <w:t>noise-toleren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xml:space="preserve"> and fault-toleren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it can deal well with real-world data that are somewhat noisy, uncertain</w:t>
      </w:r>
      <w:r w:rsidR="00A621E2">
        <w:rPr>
          <w:rFonts w:ascii="Times New Roman" w:hAnsi="Times New Roman" w:cs="Times New Roman"/>
          <w:noProof/>
          <w:sz w:val="24"/>
          <w:szCs w:val="24"/>
        </w:rPr>
        <w:t>, complex</w:t>
      </w:r>
      <w:r w:rsidR="00B86443">
        <w:rPr>
          <w:rFonts w:ascii="Times New Roman" w:hAnsi="Times New Roman" w:cs="Times New Roman"/>
          <w:noProof/>
          <w:sz w:val="24"/>
          <w:szCs w:val="24"/>
        </w:rPr>
        <w:t xml:space="preserve"> and </w:t>
      </w:r>
      <w:commentRangeStart w:id="403"/>
      <w:r w:rsidR="00B86443">
        <w:rPr>
          <w:rFonts w:ascii="Times New Roman" w:hAnsi="Times New Roman" w:cs="Times New Roman"/>
          <w:noProof/>
          <w:sz w:val="24"/>
          <w:szCs w:val="24"/>
        </w:rPr>
        <w:t>missing</w:t>
      </w:r>
      <w:commentRangeEnd w:id="403"/>
      <w:r w:rsidR="00B90712">
        <w:rPr>
          <w:rStyle w:val="a6"/>
        </w:rPr>
        <w:commentReference w:id="403"/>
      </w:r>
      <w:r w:rsidR="006925B2">
        <w:rPr>
          <w:rFonts w:ascii="Times New Roman" w:hAnsi="Times New Roman" w:cs="Times New Roman"/>
          <w:noProof/>
          <w:sz w:val="24"/>
          <w:szCs w:val="24"/>
        </w:rPr>
        <w:t>,</w:t>
      </w:r>
      <w:r w:rsidR="00B86443">
        <w:rPr>
          <w:rFonts w:ascii="Times New Roman" w:hAnsi="Times New Roman" w:cs="Times New Roman"/>
          <w:noProof/>
          <w:sz w:val="24"/>
          <w:szCs w:val="24"/>
        </w:rPr>
        <w:t xml:space="preserve"> and </w:t>
      </w:r>
      <w:r w:rsidR="00C51030">
        <w:rPr>
          <w:rFonts w:ascii="Times New Roman" w:hAnsi="Times New Roman" w:cs="Times New Roman"/>
          <w:noProof/>
          <w:sz w:val="24"/>
          <w:szCs w:val="24"/>
        </w:rPr>
        <w:t xml:space="preserve">is </w:t>
      </w:r>
      <w:ins w:id="404" w:author="Ove Jason" w:date="2019-08-17T17:06:00Z">
        <w:r w:rsidR="00B90712">
          <w:rPr>
            <w:rFonts w:ascii="Times New Roman" w:hAnsi="Times New Roman" w:cs="Times New Roman"/>
            <w:noProof/>
            <w:sz w:val="24"/>
            <w:szCs w:val="24"/>
          </w:rPr>
          <w:t>an</w:t>
        </w:r>
      </w:ins>
      <w:del w:id="405" w:author="Ove Jason" w:date="2019-08-17T17:05:00Z">
        <w:r w:rsidR="00C51030" w:rsidDel="00B90712">
          <w:rPr>
            <w:rFonts w:ascii="Times New Roman" w:hAnsi="Times New Roman" w:cs="Times New Roman"/>
            <w:noProof/>
            <w:sz w:val="24"/>
            <w:szCs w:val="24"/>
          </w:rPr>
          <w:delText xml:space="preserve">the </w:delText>
        </w:r>
        <w:r w:rsidR="00B57699" w:rsidDel="00B90712">
          <w:rPr>
            <w:rFonts w:ascii="Times New Roman" w:hAnsi="Times New Roman" w:cs="Times New Roman"/>
            <w:noProof/>
            <w:sz w:val="24"/>
            <w:szCs w:val="24"/>
          </w:rPr>
          <w:delText>whole</w:delText>
        </w:r>
      </w:del>
      <w:ins w:id="406" w:author="Ove Jason" w:date="2019-08-17T17:05:00Z">
        <w:r w:rsidR="00B90712">
          <w:rPr>
            <w:rFonts w:ascii="Times New Roman" w:hAnsi="Times New Roman" w:cs="Times New Roman"/>
            <w:noProof/>
            <w:sz w:val="24"/>
            <w:szCs w:val="24"/>
          </w:rPr>
          <w:t>appropriate</w:t>
        </w:r>
      </w:ins>
      <w:r w:rsidR="00B57699">
        <w:rPr>
          <w:rFonts w:ascii="Times New Roman" w:hAnsi="Times New Roman" w:cs="Times New Roman"/>
          <w:noProof/>
          <w:sz w:val="24"/>
          <w:szCs w:val="24"/>
        </w:rPr>
        <w:t xml:space="preserve"> </w:t>
      </w:r>
      <w:r w:rsidR="00C51030">
        <w:rPr>
          <w:rFonts w:ascii="Times New Roman" w:hAnsi="Times New Roman" w:cs="Times New Roman"/>
          <w:noProof/>
          <w:sz w:val="24"/>
          <w:szCs w:val="24"/>
        </w:rPr>
        <w:t xml:space="preserve">solution to complicated problems to </w:t>
      </w:r>
      <w:r w:rsidR="00B86443">
        <w:rPr>
          <w:rFonts w:ascii="Times New Roman" w:hAnsi="Times New Roman" w:cs="Times New Roman"/>
          <w:noProof/>
          <w:sz w:val="24"/>
          <w:szCs w:val="24"/>
        </w:rPr>
        <w:t>give the satisfactory result.</w:t>
      </w:r>
    </w:p>
    <w:p w14:paraId="2E38E977" w14:textId="7FA4B861"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w:t>
      </w:r>
      <w:ins w:id="407" w:author="Ove Jason" w:date="2019-08-17T17:06:00Z">
        <w:r w:rsidR="00B90712">
          <w:rPr>
            <w:rFonts w:ascii="Times New Roman" w:hAnsi="Times New Roman" w:cs="Times New Roman"/>
            <w:sz w:val="24"/>
            <w:szCs w:val="24"/>
          </w:rPr>
          <w:t xml:space="preserve">the </w:t>
        </w:r>
      </w:ins>
      <w:r>
        <w:rPr>
          <w:rFonts w:ascii="Times New Roman" w:hAnsi="Times New Roman" w:cs="Times New Roman"/>
          <w:sz w:val="24"/>
          <w:szCs w:val="24"/>
        </w:rPr>
        <w:t>context of materials science are feed forward types</w:t>
      </w:r>
      <w:ins w:id="408" w:author="Ove Jason" w:date="2019-08-17T17:13:00Z">
        <w:r w:rsidR="00B90712">
          <w:rPr>
            <w:rFonts w:ascii="Times New Roman" w:hAnsi="Times New Roman" w:cs="Times New Roman"/>
            <w:sz w:val="24"/>
            <w:szCs w:val="24"/>
          </w:rPr>
          <w:t>,</w:t>
        </w:r>
      </w:ins>
      <w:r>
        <w:rPr>
          <w:rFonts w:ascii="Times New Roman" w:hAnsi="Times New Roman" w:cs="Times New Roman"/>
          <w:sz w:val="24"/>
          <w:szCs w:val="24"/>
        </w:rPr>
        <w:t xml:space="preserve"> and other popular, powerful and efficient feedback neural networks (Recurrent Neural Network, </w:t>
      </w:r>
      <w:r w:rsidR="00126B1E" w:rsidRPr="00126B1E">
        <w:rPr>
          <w:rFonts w:ascii="Times New Roman" w:hAnsi="Times New Roman" w:cs="Times New Roman"/>
          <w:sz w:val="24"/>
          <w:szCs w:val="24"/>
        </w:rPr>
        <w:t>Long/Short Term Memory Neural Network</w:t>
      </w:r>
      <w:r>
        <w:rPr>
          <w:rFonts w:ascii="Times New Roman" w:hAnsi="Times New Roman" w:cs="Times New Roman"/>
          <w:sz w:val="24"/>
          <w:szCs w:val="24"/>
        </w:rPr>
        <w:t>, etc.)</w:t>
      </w:r>
      <w:del w:id="409" w:author="Ove Jason" w:date="2019-08-17T21:27:00Z">
        <w:r w:rsidDel="00766691">
          <w:rPr>
            <w:rFonts w:ascii="Times New Roman" w:hAnsi="Times New Roman" w:cs="Times New Roman"/>
            <w:sz w:val="24"/>
            <w:szCs w:val="24"/>
          </w:rPr>
          <w:delText>,</w:delText>
        </w:r>
      </w:del>
      <w:del w:id="410" w:author="Ove Jason" w:date="2019-08-17T21:29:00Z">
        <w:r w:rsidDel="00766691">
          <w:rPr>
            <w:rFonts w:ascii="Times New Roman" w:hAnsi="Times New Roman" w:cs="Times New Roman"/>
            <w:sz w:val="24"/>
            <w:szCs w:val="24"/>
          </w:rPr>
          <w:delText xml:space="preserve"> that</w:delText>
        </w:r>
      </w:del>
      <w:r>
        <w:rPr>
          <w:rFonts w:ascii="Times New Roman" w:hAnsi="Times New Roman" w:cs="Times New Roman"/>
          <w:sz w:val="24"/>
          <w:szCs w:val="24"/>
        </w:rPr>
        <w:t xml:space="preserve"> are currently widely implemented in image and video recognition,</w:t>
      </w:r>
      <w:r w:rsidR="00447285">
        <w:rPr>
          <w:rFonts w:ascii="Times New Roman" w:hAnsi="Times New Roman" w:cs="Times New Roman"/>
          <w:sz w:val="24"/>
          <w:szCs w:val="24"/>
        </w:rPr>
        <w:t xml:space="preserve"> time series prediction, handwriting recognition,</w:t>
      </w:r>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r w:rsidR="004005C9">
        <w:rPr>
          <w:rFonts w:ascii="Times New Roman" w:hAnsi="Times New Roman" w:cs="Times New Roman"/>
          <w:sz w:val="24"/>
          <w:szCs w:val="24"/>
        </w:rPr>
        <w:t xml:space="preserve">and hybrid use of different network types </w:t>
      </w:r>
      <w:r>
        <w:rPr>
          <w:rFonts w:ascii="Times New Roman" w:hAnsi="Times New Roman" w:cs="Times New Roman"/>
          <w:sz w:val="24"/>
          <w:szCs w:val="24"/>
        </w:rPr>
        <w:t>would be future research trends in materials science too</w:t>
      </w:r>
      <w:r w:rsidR="00126B1E">
        <w:rPr>
          <w:rFonts w:ascii="Times New Roman" w:hAnsi="Times New Roman" w:cs="Times New Roman"/>
          <w:sz w:val="24"/>
          <w:szCs w:val="24"/>
        </w:rPr>
        <w:t>. I</w:t>
      </w:r>
      <w:r>
        <w:rPr>
          <w:rFonts w:ascii="Times New Roman" w:hAnsi="Times New Roman" w:cs="Times New Roman"/>
          <w:sz w:val="24"/>
          <w:szCs w:val="24"/>
        </w:rPr>
        <w:t xml:space="preserve">t is still necessary to conduct more researches related with those networks </w:t>
      </w:r>
      <w:r w:rsidR="00B86B35">
        <w:rPr>
          <w:rFonts w:ascii="Times New Roman" w:hAnsi="Times New Roman" w:cs="Times New Roman"/>
          <w:sz w:val="24"/>
          <w:szCs w:val="24"/>
        </w:rPr>
        <w:t xml:space="preserve">in materials related fields </w:t>
      </w:r>
      <w:r>
        <w:rPr>
          <w:rFonts w:ascii="Times New Roman" w:hAnsi="Times New Roman" w:cs="Times New Roman"/>
          <w:sz w:val="24"/>
          <w:szCs w:val="24"/>
        </w:rPr>
        <w:t>to give strong</w:t>
      </w:r>
      <w:r w:rsidR="00B86B35">
        <w:rPr>
          <w:rFonts w:ascii="Times New Roman" w:hAnsi="Times New Roman" w:cs="Times New Roman"/>
          <w:sz w:val="24"/>
          <w:szCs w:val="24"/>
        </w:rPr>
        <w:t>ly</w:t>
      </w:r>
      <w:r>
        <w:rPr>
          <w:rFonts w:ascii="Times New Roman" w:hAnsi="Times New Roman" w:cs="Times New Roman"/>
          <w:sz w:val="24"/>
          <w:szCs w:val="24"/>
        </w:rPr>
        <w:t xml:space="preserve"> recommended results to new researchers. </w:t>
      </w:r>
      <w:r w:rsidR="00A55AC7">
        <w:rPr>
          <w:rFonts w:ascii="Times New Roman" w:hAnsi="Times New Roman" w:cs="Times New Roman"/>
          <w:sz w:val="24"/>
          <w:szCs w:val="24"/>
        </w:rPr>
        <w:t xml:space="preserve">And </w:t>
      </w:r>
      <w:r w:rsidR="00365216">
        <w:rPr>
          <w:rFonts w:ascii="Times New Roman" w:hAnsi="Times New Roman" w:cs="Times New Roman"/>
          <w:sz w:val="24"/>
          <w:szCs w:val="24"/>
        </w:rPr>
        <w:t>also, by using</w:t>
      </w:r>
      <w:r w:rsidR="00A55AC7">
        <w:rPr>
          <w:rFonts w:ascii="Times New Roman" w:hAnsi="Times New Roman" w:cs="Times New Roman"/>
          <w:sz w:val="24"/>
          <w:szCs w:val="24"/>
        </w:rPr>
        <w:t xml:space="preserve"> input ranking methods </w:t>
      </w:r>
      <w:r w:rsidR="00365216">
        <w:rPr>
          <w:rFonts w:ascii="Times New Roman" w:hAnsi="Times New Roman" w:cs="Times New Roman"/>
          <w:sz w:val="24"/>
          <w:szCs w:val="24"/>
        </w:rPr>
        <w:t>that made</w:t>
      </w:r>
      <w:r w:rsidR="00A55AC7">
        <w:rPr>
          <w:rFonts w:ascii="Times New Roman" w:hAnsi="Times New Roman" w:cs="Times New Roman"/>
          <w:sz w:val="24"/>
          <w:szCs w:val="24"/>
        </w:rPr>
        <w:t xml:space="preserve"> a great contribution to ANN performance, </w:t>
      </w:r>
      <w:r w:rsidR="00365216">
        <w:rPr>
          <w:rFonts w:ascii="Times New Roman" w:hAnsi="Times New Roman" w:cs="Times New Roman"/>
          <w:sz w:val="24"/>
          <w:szCs w:val="24"/>
        </w:rPr>
        <w:t xml:space="preserve">unnecessary input parameters will easily be removed from ANN model to </w:t>
      </w:r>
      <w:r w:rsidR="00D327FF">
        <w:rPr>
          <w:rFonts w:ascii="Times New Roman" w:hAnsi="Times New Roman" w:cs="Times New Roman"/>
          <w:sz w:val="24"/>
          <w:szCs w:val="24"/>
        </w:rPr>
        <w:t>become</w:t>
      </w:r>
      <w:r w:rsidR="00365216">
        <w:rPr>
          <w:rFonts w:ascii="Times New Roman" w:hAnsi="Times New Roman" w:cs="Times New Roman"/>
          <w:sz w:val="24"/>
          <w:szCs w:val="24"/>
        </w:rPr>
        <w:t xml:space="preserve"> simpler model that can give more fruitful results.</w:t>
      </w:r>
      <w:r w:rsidR="00A55AC7">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w:t>
      </w:r>
      <w:ins w:id="411" w:author="Ove Jason" w:date="2019-08-17T21:30:00Z">
        <w:r w:rsidR="00766691">
          <w:rPr>
            <w:rFonts w:ascii="Times New Roman" w:hAnsi="Times New Roman" w:cs="Times New Roman"/>
            <w:sz w:val="24"/>
            <w:szCs w:val="24"/>
          </w:rPr>
          <w:t>s</w:t>
        </w:r>
      </w:ins>
      <w:r w:rsidR="00CA15D2" w:rsidRPr="006A0BA6">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ins w:id="412" w:author="Ove Jason" w:date="2019-08-17T17:07:00Z">
        <w:r w:rsidR="00B90712">
          <w:rPr>
            <w:rFonts w:ascii="Times New Roman" w:hAnsi="Times New Roman" w:cs="Times New Roman"/>
            <w:sz w:val="24"/>
            <w:szCs w:val="24"/>
          </w:rPr>
          <w:t xml:space="preserve">the </w:t>
        </w:r>
      </w:ins>
      <w:proofErr w:type="gramStart"/>
      <w:r w:rsidR="006A043C" w:rsidRPr="006A043C">
        <w:rPr>
          <w:rFonts w:ascii="Times New Roman" w:hAnsi="Times New Roman" w:cs="Times New Roman"/>
          <w:sz w:val="24"/>
          <w:szCs w:val="24"/>
        </w:rPr>
        <w:t>long term</w:t>
      </w:r>
      <w:proofErr w:type="gramEnd"/>
      <w:r w:rsidR="006A043C" w:rsidRPr="006A043C">
        <w:rPr>
          <w:rFonts w:ascii="Times New Roman" w:hAnsi="Times New Roman" w:cs="Times New Roman"/>
          <w:sz w:val="24"/>
          <w:szCs w:val="24"/>
        </w:rPr>
        <w:t xml:space="preserve"> horizon</w:t>
      </w:r>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3407AC29"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w:t>
      </w:r>
      <w:ins w:id="413" w:author="Ove Jason" w:date="2019-08-17T21:33:00Z">
        <w:r w:rsidR="00766691">
          <w:rPr>
            <w:rFonts w:ascii="Times New Roman" w:hAnsi="Times New Roman" w:cs="Times New Roman"/>
            <w:sz w:val="24"/>
            <w:szCs w:val="24"/>
          </w:rPr>
          <w:t>,</w:t>
        </w:r>
      </w:ins>
      <w:r>
        <w:rPr>
          <w:rFonts w:ascii="Times New Roman" w:hAnsi="Times New Roman" w:cs="Times New Roman"/>
          <w:sz w:val="24"/>
          <w:szCs w:val="24"/>
        </w:rPr>
        <w:t xml:space="preserve">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lastRenderedPageBreak/>
        <w:t>Acknowledgement</w:t>
      </w:r>
      <w:r w:rsidR="005A0E23">
        <w:rPr>
          <w:rFonts w:hint="eastAsia"/>
        </w:rPr>
        <w:t>s</w:t>
      </w:r>
    </w:p>
    <w:p w14:paraId="02AAEC96" w14:textId="68AF82EC"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w:t>
      </w:r>
      <w:r w:rsidRPr="00671BAD">
        <w:rPr>
          <w:rFonts w:ascii="Times New Roman" w:hAnsi="Times New Roman"/>
          <w:sz w:val="24"/>
          <w:szCs w:val="24"/>
        </w:rPr>
        <w:t>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03A650C9" w14:textId="04600085" w:rsidR="00B72542" w:rsidRPr="00166663" w:rsidRDefault="00F217B7" w:rsidP="00B72542">
      <w:pPr>
        <w:pStyle w:val="1"/>
        <w:numPr>
          <w:ilvl w:val="0"/>
          <w:numId w:val="0"/>
        </w:numPr>
        <w:spacing w:after="240"/>
        <w:ind w:left="432" w:hanging="432"/>
      </w:pPr>
      <w:r>
        <w:t xml:space="preserve">Appendix </w:t>
      </w:r>
      <w:r w:rsidR="00B72542">
        <w:rPr>
          <w:rFonts w:cs="Times New Roman"/>
          <w:sz w:val="24"/>
          <w:szCs w:val="24"/>
        </w:rPr>
        <w:tab/>
        <w:t xml:space="preserve">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39C4A96F" w14:textId="33E14B04" w:rsidR="006A2809" w:rsidRDefault="00F217B7" w:rsidP="006A2809">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0CB65C92" w14:textId="77777777" w:rsidR="006A2809" w:rsidRDefault="006A2809" w:rsidP="006A2809">
      <w:pPr>
        <w:rPr>
          <w:rFonts w:ascii="Times New Roman" w:hAnsi="Times New Roman" w:cs="Times New Roman"/>
          <w:sz w:val="24"/>
          <w:szCs w:val="28"/>
        </w:rPr>
      </w:pPr>
      <w:proofErr w:type="spellStart"/>
      <w:r w:rsidRPr="00202700">
        <w:rPr>
          <w:rFonts w:eastAsia="Times New Roman" w:cs="Calibri"/>
          <w:color w:val="000000"/>
          <w:lang w:bidi="my-MM"/>
        </w:rPr>
        <w:t>ρ</w:t>
      </w:r>
      <w:proofErr w:type="gramStart"/>
      <w:r w:rsidRPr="00202700">
        <w:rPr>
          <w:rFonts w:eastAsia="Times New Roman" w:cs="Calibri"/>
          <w:color w:val="000000"/>
          <w:vertAlign w:val="subscript"/>
          <w:lang w:bidi="my-MM"/>
        </w:rPr>
        <w:t>AC,bar</w:t>
      </w:r>
      <w:proofErr w:type="spellEnd"/>
      <w:proofErr w:type="gramEnd"/>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sidRPr="006E1F64">
        <w:rPr>
          <w:rFonts w:ascii="Times New Roman" w:hAnsi="Times New Roman" w:cs="Times New Roman"/>
          <w:sz w:val="24"/>
          <w:szCs w:val="28"/>
        </w:rPr>
        <w:t>AC resistivity over the steel bar</w:t>
      </w:r>
    </w:p>
    <w:p w14:paraId="51E0AF37" w14:textId="19341004" w:rsidR="006A2809" w:rsidRDefault="006A2809" w:rsidP="006A2809">
      <w:pPr>
        <w:rPr>
          <w:rFonts w:ascii="Times New Roman" w:hAnsi="Times New Roman" w:cs="Times New Roman"/>
          <w:sz w:val="24"/>
          <w:szCs w:val="28"/>
          <w:highlight w:val="yellow"/>
        </w:rPr>
      </w:pPr>
      <w:proofErr w:type="spellStart"/>
      <w:r w:rsidRPr="006A2809">
        <w:rPr>
          <w:rFonts w:eastAsia="Times New Roman" w:cs="Calibri"/>
          <w:color w:val="000000"/>
          <w:lang w:bidi="my-MM"/>
        </w:rPr>
        <w:t>ρ</w:t>
      </w:r>
      <w:proofErr w:type="gramStart"/>
      <w:r w:rsidRPr="006A2809">
        <w:rPr>
          <w:rFonts w:eastAsia="Times New Roman" w:cs="Calibri"/>
          <w:color w:val="000000"/>
          <w:vertAlign w:val="subscript"/>
          <w:lang w:bidi="my-MM"/>
        </w:rPr>
        <w:t>AC,conc</w:t>
      </w:r>
      <w:proofErr w:type="spellEnd"/>
      <w:proofErr w:type="gramEnd"/>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sidRPr="006E1F64">
        <w:rPr>
          <w:rFonts w:ascii="Times New Roman" w:hAnsi="Times New Roman" w:cs="Times New Roman"/>
          <w:sz w:val="24"/>
          <w:szCs w:val="28"/>
        </w:rPr>
        <w:t>AC resistivity remote from the steel bar</w:t>
      </w:r>
    </w:p>
    <w:p w14:paraId="11668DCA" w14:textId="2CD4EC10" w:rsidR="006A2809" w:rsidRPr="006E1F64" w:rsidRDefault="006A2809" w:rsidP="006A2809">
      <w:pPr>
        <w:rPr>
          <w:rFonts w:ascii="Times New Roman" w:hAnsi="Times New Roman" w:cs="Times New Roman"/>
          <w:sz w:val="24"/>
          <w:szCs w:val="28"/>
        </w:rPr>
      </w:pPr>
      <w:proofErr w:type="spellStart"/>
      <w:r w:rsidRPr="006A2809">
        <w:rPr>
          <w:rFonts w:eastAsia="Times New Roman" w:cs="Calibri"/>
          <w:color w:val="000000"/>
          <w:lang w:bidi="my-MM"/>
        </w:rPr>
        <w:t>ρ</w:t>
      </w:r>
      <w:r w:rsidRPr="006A2809">
        <w:rPr>
          <w:rFonts w:eastAsia="Times New Roman" w:cs="Calibri"/>
          <w:color w:val="000000"/>
          <w:vertAlign w:val="subscript"/>
          <w:lang w:bidi="my-MM"/>
        </w:rPr>
        <w:t>DC</w:t>
      </w:r>
      <w:proofErr w:type="spellEnd"/>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sidRPr="006E1F64">
        <w:rPr>
          <w:rFonts w:ascii="Times New Roman" w:hAnsi="Times New Roman" w:cs="Times New Roman"/>
          <w:sz w:val="24"/>
          <w:szCs w:val="28"/>
        </w:rPr>
        <w:t>DC resistivity over the steel bar</w:t>
      </w:r>
    </w:p>
    <w:p w14:paraId="3BFA0D64" w14:textId="65122B35" w:rsidR="00B54D70" w:rsidRPr="00FD3A19" w:rsidRDefault="00B54D70" w:rsidP="006A2809">
      <w:pPr>
        <w:rPr>
          <w:rFonts w:ascii="Times New Roman" w:hAnsi="Times New Roman" w:cs="Times New Roman"/>
          <w:sz w:val="24"/>
          <w:szCs w:val="28"/>
        </w:rPr>
      </w:pPr>
      <w:proofErr w:type="spellStart"/>
      <w:proofErr w:type="gramStart"/>
      <w:r w:rsidRPr="006E1F64">
        <w:rPr>
          <w:rFonts w:ascii="Times New Roman" w:hAnsi="Times New Roman" w:cs="Times New Roman"/>
          <w:i/>
          <w:iCs/>
          <w:sz w:val="24"/>
          <w:szCs w:val="28"/>
        </w:rPr>
        <w:t>a</w:t>
      </w:r>
      <w:proofErr w:type="spellEnd"/>
      <w:proofErr w:type="gramEnd"/>
      <w:r w:rsidRPr="006E1F64">
        <w:rPr>
          <w:i/>
          <w:iCs/>
        </w:rPr>
        <w:t xml:space="preserve"> </w:t>
      </w:r>
      <w:r w:rsidRPr="006E1F64">
        <w:tab/>
      </w:r>
      <w:r w:rsidRPr="006E1F64">
        <w:tab/>
      </w:r>
      <w:r w:rsidRPr="006E1F64">
        <w:tab/>
      </w:r>
      <w:r w:rsidRPr="006E1F64">
        <w:tab/>
      </w:r>
      <w:r w:rsidRPr="006E1F64">
        <w:rPr>
          <w:rFonts w:ascii="Times New Roman" w:hAnsi="Times New Roman" w:cs="Times New Roman"/>
          <w:sz w:val="24"/>
          <w:szCs w:val="28"/>
        </w:rPr>
        <w:t>acceleration of radial vibration</w:t>
      </w:r>
    </w:p>
    <w:p w14:paraId="2D4298F1" w14:textId="01C3BB5B" w:rsidR="00615ADC" w:rsidRPr="006E1F64"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Ag</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s</w:t>
      </w:r>
      <w:r w:rsidRPr="006E1F64">
        <w:rPr>
          <w:rFonts w:ascii="Times New Roman" w:hAnsi="Times New Roman" w:cs="Times New Roman"/>
          <w:sz w:val="24"/>
          <w:szCs w:val="28"/>
        </w:rPr>
        <w:t>ilver</w:t>
      </w:r>
    </w:p>
    <w:p w14:paraId="210B5256" w14:textId="2B994F51" w:rsidR="00A6255F" w:rsidRPr="006E1F64"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Al</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aluminum</w:t>
      </w:r>
    </w:p>
    <w:p w14:paraId="07C565F4" w14:textId="571122C7" w:rsidR="004C6DE8" w:rsidRPr="006E1F64" w:rsidRDefault="004C6DE8" w:rsidP="00F217B7">
      <w:pPr>
        <w:rPr>
          <w:rFonts w:ascii="Times New Roman" w:hAnsi="Times New Roman" w:cs="Times New Roman"/>
          <w:sz w:val="24"/>
          <w:szCs w:val="28"/>
        </w:rPr>
      </w:pPr>
      <w:r w:rsidRPr="006E1F64">
        <w:rPr>
          <w:rFonts w:ascii="Times New Roman" w:hAnsi="Times New Roman" w:cs="Times New Roman"/>
          <w:sz w:val="24"/>
          <w:szCs w:val="28"/>
        </w:rPr>
        <w:t>B</w:t>
      </w:r>
      <w:r w:rsidRPr="006E1F64">
        <w:t xml:space="preserve"> </w:t>
      </w:r>
      <w:r w:rsidRPr="006E1F64">
        <w:tab/>
      </w:r>
      <w:r w:rsidRPr="006E1F64">
        <w:tab/>
      </w:r>
      <w:r w:rsidRPr="006E1F64">
        <w:tab/>
      </w:r>
      <w:r w:rsidRPr="006E1F64">
        <w:tab/>
      </w:r>
      <w:r w:rsidRPr="006E1F64">
        <w:rPr>
          <w:rFonts w:ascii="Times New Roman" w:hAnsi="Times New Roman" w:cs="Times New Roman"/>
          <w:sz w:val="24"/>
          <w:szCs w:val="28"/>
        </w:rPr>
        <w:t>binder</w:t>
      </w:r>
    </w:p>
    <w:p w14:paraId="63A52420" w14:textId="2852F732" w:rsidR="00C921CD" w:rsidRPr="006E1F64" w:rsidRDefault="00C921CD" w:rsidP="00C921CD">
      <w:pPr>
        <w:rPr>
          <w:rFonts w:ascii="Times New Roman" w:hAnsi="Times New Roman" w:cs="Times New Roman"/>
          <w:sz w:val="24"/>
          <w:szCs w:val="28"/>
        </w:rPr>
      </w:pPr>
      <w:r w:rsidRPr="006E1F64">
        <w:rPr>
          <w:rFonts w:ascii="Times New Roman" w:hAnsi="Times New Roman" w:cs="Times New Roman"/>
          <w:sz w:val="24"/>
          <w:szCs w:val="28"/>
        </w:rPr>
        <w:t>B</w:t>
      </w:r>
      <w:r w:rsidRPr="006E1F64">
        <w:rPr>
          <w:rFonts w:ascii="Times New Roman" w:hAnsi="Times New Roman" w:cs="Times New Roman"/>
          <w:sz w:val="20"/>
          <w:szCs w:val="20"/>
        </w:rPr>
        <w:t>(</w:t>
      </w:r>
      <w:r w:rsidRPr="006E1F64">
        <w:rPr>
          <w:rFonts w:ascii="Times New Roman" w:hAnsi="Times New Roman" w:cs="Times New Roman"/>
          <w:sz w:val="24"/>
          <w:szCs w:val="28"/>
        </w:rPr>
        <w:t>OH</w:t>
      </w:r>
      <w:r w:rsidRPr="006E1F64">
        <w:rPr>
          <w:rFonts w:ascii="Times New Roman" w:hAnsi="Times New Roman" w:cs="Times New Roman"/>
          <w:sz w:val="20"/>
          <w:szCs w:val="20"/>
        </w:rPr>
        <w:t>)</w:t>
      </w:r>
      <w:r w:rsidRPr="006E1F64">
        <w:rPr>
          <w:rFonts w:ascii="Times New Roman" w:hAnsi="Times New Roman" w:cs="Times New Roman"/>
          <w:sz w:val="24"/>
          <w:szCs w:val="28"/>
          <w:vertAlign w:val="subscript"/>
        </w:rPr>
        <w:t>3</w:t>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00BF724D" w:rsidRPr="006E1F64">
        <w:rPr>
          <w:rFonts w:ascii="Times New Roman" w:hAnsi="Times New Roman" w:cs="Times New Roman"/>
          <w:sz w:val="20"/>
          <w:szCs w:val="20"/>
        </w:rPr>
        <w:tab/>
      </w:r>
      <w:r w:rsidRPr="006E1F64">
        <w:rPr>
          <w:rFonts w:ascii="Times New Roman" w:hAnsi="Times New Roman" w:cs="Times New Roman"/>
          <w:sz w:val="24"/>
          <w:szCs w:val="28"/>
        </w:rPr>
        <w:t>boron content</w:t>
      </w:r>
    </w:p>
    <w:p w14:paraId="4F7C62B3" w14:textId="03DF55D4" w:rsidR="00615ADC" w:rsidRDefault="00615ADC" w:rsidP="00C921CD">
      <w:pPr>
        <w:rPr>
          <w:rFonts w:ascii="Times New Roman" w:hAnsi="Times New Roman" w:cs="Times New Roman"/>
          <w:sz w:val="24"/>
          <w:szCs w:val="28"/>
        </w:rPr>
      </w:pPr>
      <w:r w:rsidRPr="006E1F64">
        <w:rPr>
          <w:rFonts w:ascii="Times New Roman" w:hAnsi="Times New Roman" w:cs="Times New Roman"/>
          <w:sz w:val="24"/>
          <w:szCs w:val="28"/>
        </w:rPr>
        <w:t>Bi</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b</w:t>
      </w:r>
      <w:r w:rsidRPr="006E1F64">
        <w:rPr>
          <w:rFonts w:ascii="Times New Roman" w:hAnsi="Times New Roman" w:cs="Times New Roman"/>
          <w:sz w:val="24"/>
          <w:szCs w:val="28"/>
        </w:rPr>
        <w:t>ismuth</w:t>
      </w:r>
    </w:p>
    <w:p w14:paraId="29EC646F" w14:textId="5092ECF2" w:rsidR="008A2CB8" w:rsidRDefault="008A2CB8" w:rsidP="00C921CD">
      <w:pPr>
        <w:rPr>
          <w:rFonts w:ascii="Times New Roman" w:hAnsi="Times New Roman" w:cs="Times New Roman"/>
          <w:sz w:val="24"/>
          <w:szCs w:val="28"/>
        </w:rPr>
      </w:pPr>
      <w:r>
        <w:rPr>
          <w:rFonts w:ascii="Times New Roman" w:hAnsi="Times New Roman" w:cs="Times New Roman"/>
          <w:sz w:val="24"/>
          <w:szCs w:val="28"/>
        </w:rPr>
        <w:t>BPNN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backpropagation neural network</w:t>
      </w:r>
    </w:p>
    <w:p w14:paraId="4498EAAB" w14:textId="4F27A2C6" w:rsidR="00A6255F" w:rsidRDefault="00A6255F" w:rsidP="00C921CD">
      <w:pPr>
        <w:rPr>
          <w:rFonts w:ascii="Times New Roman" w:hAnsi="Times New Roman" w:cs="Times New Roman"/>
          <w:sz w:val="24"/>
          <w:szCs w:val="28"/>
        </w:rPr>
      </w:pPr>
      <w:r w:rsidRPr="006E1F64">
        <w:rPr>
          <w:rFonts w:ascii="Times New Roman" w:hAnsi="Times New Roman" w:cs="Times New Roman"/>
          <w:sz w:val="24"/>
          <w:szCs w:val="28"/>
        </w:rPr>
        <w:t xml:space="preserve">C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carbon</w:t>
      </w:r>
    </w:p>
    <w:p w14:paraId="690B40B9" w14:textId="081A7678" w:rsidR="006D4662" w:rsidRDefault="006D4662" w:rsidP="006D4662">
      <w:pPr>
        <w:rPr>
          <w:rFonts w:ascii="Times New Roman" w:hAnsi="Times New Roman" w:cs="Times New Roman"/>
          <w:sz w:val="24"/>
          <w:szCs w:val="28"/>
        </w:rPr>
      </w:pPr>
      <w:r w:rsidRPr="006E1F64">
        <w:rPr>
          <w:rFonts w:ascii="Times New Roman" w:hAnsi="Times New Roman" w:cs="Times New Roman"/>
          <w:sz w:val="24"/>
          <w:szCs w:val="28"/>
        </w:rPr>
        <w:t>C</w:t>
      </w:r>
      <w:r w:rsidRPr="006E1F64">
        <w:rPr>
          <w:rFonts w:ascii="Times New Roman" w:hAnsi="Times New Roman" w:cs="Times New Roman"/>
          <w:sz w:val="24"/>
          <w:szCs w:val="28"/>
          <w:vertAlign w:val="subscript"/>
        </w:rPr>
        <w:t>d</w:t>
      </w:r>
      <w:r w:rsidRPr="006E1F64">
        <w:rPr>
          <w:rFonts w:ascii="AdvOTf9433e2d" w:eastAsia="等线" w:hAnsi="AdvOTf9433e2d" w:cs="Myanmar Text"/>
          <w:color w:val="242021"/>
          <w:kern w:val="2"/>
          <w:sz w:val="20"/>
          <w:szCs w:val="20"/>
        </w:rPr>
        <w:t xml:space="preserve"> </w:t>
      </w:r>
      <w:r w:rsidRPr="006E1F64">
        <w:rPr>
          <w:rFonts w:ascii="AdvOTf9433e2d" w:eastAsia="等线" w:hAnsi="AdvOTf9433e2d" w:cs="Myanmar Text"/>
          <w:color w:val="242021"/>
          <w:kern w:val="2"/>
          <w:sz w:val="20"/>
          <w:szCs w:val="20"/>
        </w:rPr>
        <w:tab/>
      </w:r>
      <w:r w:rsidRPr="006E1F64">
        <w:rPr>
          <w:rFonts w:ascii="AdvOTf9433e2d" w:eastAsia="等线" w:hAnsi="AdvOTf9433e2d" w:cs="Myanmar Text"/>
          <w:color w:val="242021"/>
          <w:kern w:val="2"/>
          <w:sz w:val="20"/>
          <w:szCs w:val="20"/>
        </w:rPr>
        <w:tab/>
      </w:r>
      <w:r w:rsidRPr="006E1F64">
        <w:rPr>
          <w:rFonts w:ascii="AdvOTf9433e2d" w:eastAsia="等线" w:hAnsi="AdvOTf9433e2d" w:cs="Myanmar Text"/>
          <w:color w:val="242021"/>
          <w:kern w:val="2"/>
          <w:sz w:val="20"/>
          <w:szCs w:val="20"/>
        </w:rPr>
        <w:tab/>
      </w:r>
      <w:r w:rsidRPr="006E1F64">
        <w:rPr>
          <w:rFonts w:ascii="AdvOTf9433e2d" w:eastAsia="等线" w:hAnsi="AdvOTf9433e2d" w:cs="Myanmar Text"/>
          <w:color w:val="242021"/>
          <w:kern w:val="2"/>
          <w:sz w:val="20"/>
          <w:szCs w:val="20"/>
        </w:rPr>
        <w:tab/>
      </w:r>
      <w:r w:rsidRPr="006E1F64">
        <w:rPr>
          <w:rFonts w:ascii="Times New Roman" w:hAnsi="Times New Roman" w:cs="Times New Roman"/>
          <w:sz w:val="24"/>
          <w:szCs w:val="28"/>
        </w:rPr>
        <w:t>current density</w:t>
      </w:r>
    </w:p>
    <w:p w14:paraId="414FBE38" w14:textId="3395EB85" w:rsidR="006D4662" w:rsidRDefault="006D4662" w:rsidP="006D4662">
      <w:pPr>
        <w:rPr>
          <w:rFonts w:ascii="Times New Roman" w:hAnsi="Times New Roman" w:cs="Times New Roman"/>
          <w:sz w:val="24"/>
          <w:szCs w:val="28"/>
        </w:rPr>
      </w:pPr>
      <w:r w:rsidRPr="006E1F64">
        <w:rPr>
          <w:rFonts w:ascii="Times New Roman" w:hAnsi="Times New Roman" w:cs="Times New Roman" w:hint="eastAsia"/>
          <w:sz w:val="24"/>
          <w:szCs w:val="28"/>
        </w:rPr>
        <w:t>C</w:t>
      </w:r>
      <w:r w:rsidRPr="006E1F64">
        <w:rPr>
          <w:rFonts w:ascii="Times New Roman" w:hAnsi="Times New Roman" w:cs="Times New Roman" w:hint="eastAsia"/>
          <w:sz w:val="24"/>
          <w:szCs w:val="28"/>
          <w:vertAlign w:val="subscript"/>
        </w:rPr>
        <w:t>EIIW</w:t>
      </w:r>
      <w:r w:rsidRPr="006E1F64">
        <w:rPr>
          <w:rFonts w:ascii="Times New Roman" w:hAnsi="Times New Roman" w:cs="Times New Roman" w:hint="eastAsia"/>
          <w:sz w:val="24"/>
          <w:szCs w:val="28"/>
        </w:rPr>
        <w:t xml:space="preserv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carbon equivalent</w:t>
      </w:r>
    </w:p>
    <w:p w14:paraId="7A78BD50" w14:textId="77777777" w:rsidR="006D4662" w:rsidRPr="00C921CD" w:rsidRDefault="006D4662" w:rsidP="006D4662">
      <w:pPr>
        <w:rPr>
          <w:rFonts w:ascii="Times New Roman" w:hAnsi="Times New Roman" w:cs="Times New Roman"/>
          <w:sz w:val="24"/>
          <w:szCs w:val="28"/>
        </w:rPr>
      </w:pPr>
      <w:proofErr w:type="spellStart"/>
      <w:r w:rsidRPr="006E1F64">
        <w:rPr>
          <w:rFonts w:ascii="Times New Roman" w:hAnsi="Times New Roman" w:cs="Times New Roman"/>
          <w:sz w:val="24"/>
          <w:szCs w:val="28"/>
        </w:rPr>
        <w:t>C</w:t>
      </w:r>
      <w:r w:rsidRPr="006E1F64">
        <w:rPr>
          <w:rFonts w:ascii="Times New Roman" w:hAnsi="Times New Roman" w:cs="Times New Roman"/>
          <w:sz w:val="24"/>
          <w:szCs w:val="28"/>
          <w:vertAlign w:val="subscript"/>
        </w:rPr>
        <w:t>sic</w:t>
      </w:r>
      <w:proofErr w:type="spellEnd"/>
      <w:r w:rsidRPr="006E1F64">
        <w:rPr>
          <w:rFonts w:ascii="AdvOTf9433e2d" w:hAnsi="AdvOTf9433e2d"/>
          <w:color w:val="242021"/>
          <w:sz w:val="20"/>
          <w:szCs w:val="20"/>
        </w:rPr>
        <w:t xml:space="preserve"> </w:t>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proofErr w:type="spellStart"/>
      <w:r w:rsidRPr="006E1F64">
        <w:rPr>
          <w:rFonts w:ascii="Times New Roman" w:hAnsi="Times New Roman" w:cs="Times New Roman"/>
          <w:sz w:val="24"/>
          <w:szCs w:val="28"/>
        </w:rPr>
        <w:t>SiC</w:t>
      </w:r>
      <w:proofErr w:type="spellEnd"/>
      <w:r w:rsidRPr="006E1F64">
        <w:rPr>
          <w:rFonts w:ascii="Times New Roman" w:hAnsi="Times New Roman" w:cs="Times New Roman"/>
          <w:sz w:val="24"/>
          <w:szCs w:val="28"/>
        </w:rPr>
        <w:t xml:space="preserve"> particle concentration</w:t>
      </w:r>
    </w:p>
    <w:p w14:paraId="3746FCA6" w14:textId="11E3134A" w:rsidR="006C3A15" w:rsidRPr="006E1F64" w:rsidRDefault="006C3A15" w:rsidP="00F217B7">
      <w:pPr>
        <w:rPr>
          <w:rFonts w:ascii="Times New Roman" w:hAnsi="Times New Roman" w:cs="Times New Roman"/>
          <w:sz w:val="24"/>
          <w:szCs w:val="28"/>
        </w:rPr>
      </w:pPr>
      <w:r w:rsidRPr="006E1F64">
        <w:rPr>
          <w:rFonts w:ascii="Times New Roman" w:hAnsi="Times New Roman" w:cs="Times New Roman"/>
          <w:sz w:val="24"/>
          <w:szCs w:val="28"/>
        </w:rPr>
        <w:t xml:space="preserve">C/CA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cement-coarse aggregate ratio</w:t>
      </w:r>
    </w:p>
    <w:p w14:paraId="2A21A1DC" w14:textId="0BCAA8FA" w:rsidR="006C3A15" w:rsidRDefault="006C3A15" w:rsidP="00F217B7">
      <w:pPr>
        <w:rPr>
          <w:rFonts w:ascii="Times New Roman" w:hAnsi="Times New Roman" w:cs="Times New Roman"/>
          <w:sz w:val="24"/>
          <w:szCs w:val="28"/>
        </w:rPr>
      </w:pPr>
      <w:r w:rsidRPr="006E1F64">
        <w:rPr>
          <w:rFonts w:ascii="Times New Roman" w:hAnsi="Times New Roman" w:cs="Times New Roman"/>
          <w:sz w:val="24"/>
          <w:szCs w:val="28"/>
        </w:rPr>
        <w:t xml:space="preserve">C/FA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cement-fine aggregate ratio</w:t>
      </w:r>
    </w:p>
    <w:p w14:paraId="0B747A33" w14:textId="1AC105D2" w:rsidR="001F625F" w:rsidRDefault="001F625F" w:rsidP="00F217B7">
      <w:pPr>
        <w:rPr>
          <w:rFonts w:ascii="Times New Roman" w:hAnsi="Times New Roman" w:cs="Times New Roman"/>
          <w:sz w:val="20"/>
          <w:szCs w:val="20"/>
        </w:rPr>
      </w:pPr>
      <w:proofErr w:type="spellStart"/>
      <w:r w:rsidRPr="006E1F64">
        <w:rPr>
          <w:rStyle w:val="fontstyle01"/>
        </w:rPr>
        <w:t>CE</w:t>
      </w:r>
      <w:r w:rsidRPr="006E1F64">
        <w:rPr>
          <w:rStyle w:val="fontstyle01"/>
          <w:sz w:val="14"/>
          <w:szCs w:val="14"/>
        </w:rPr>
        <w:t>Pcm</w:t>
      </w:r>
      <w:proofErr w:type="spellEnd"/>
      <w:r w:rsidRPr="006E1F64">
        <w:rPr>
          <w:rStyle w:val="fontstyle01"/>
          <w:sz w:val="14"/>
          <w:szCs w:val="14"/>
        </w:rPr>
        <w:tab/>
      </w:r>
      <w:r w:rsidRPr="006E1F64">
        <w:rPr>
          <w:rStyle w:val="fontstyle01"/>
          <w:sz w:val="14"/>
          <w:szCs w:val="14"/>
        </w:rPr>
        <w:tab/>
      </w:r>
      <w:r w:rsidRPr="006E1F64">
        <w:rPr>
          <w:rStyle w:val="fontstyle01"/>
          <w:sz w:val="14"/>
          <w:szCs w:val="14"/>
        </w:rPr>
        <w:tab/>
      </w:r>
      <w:r w:rsidRPr="006E1F64">
        <w:rPr>
          <w:rStyle w:val="fontstyle01"/>
          <w:sz w:val="14"/>
          <w:szCs w:val="14"/>
        </w:rPr>
        <w:tab/>
      </w:r>
      <w:r w:rsidRPr="006E1F64">
        <w:rPr>
          <w:rFonts w:ascii="Times New Roman" w:hAnsi="Times New Roman" w:cs="Times New Roman" w:hint="eastAsia"/>
          <w:sz w:val="24"/>
          <w:szCs w:val="28"/>
        </w:rPr>
        <w:t>carbon equivalent based on the Ito-</w:t>
      </w:r>
      <w:proofErr w:type="spellStart"/>
      <w:r w:rsidRPr="006E1F64">
        <w:rPr>
          <w:rFonts w:ascii="Times New Roman" w:hAnsi="Times New Roman" w:cs="Times New Roman" w:hint="eastAsia"/>
          <w:sz w:val="24"/>
          <w:szCs w:val="28"/>
        </w:rPr>
        <w:t>Bessyo</w:t>
      </w:r>
      <w:proofErr w:type="spellEnd"/>
      <w:r w:rsidRPr="006E1F64">
        <w:rPr>
          <w:rFonts w:ascii="Times New Roman" w:hAnsi="Times New Roman" w:cs="Times New Roman" w:hint="eastAsia"/>
          <w:sz w:val="24"/>
          <w:szCs w:val="28"/>
        </w:rPr>
        <w:t xml:space="preserve"> equation</w:t>
      </w:r>
    </w:p>
    <w:p w14:paraId="2716181E" w14:textId="6BE2050D" w:rsidR="00923573" w:rsidRDefault="00923573" w:rsidP="00F217B7">
      <w:pPr>
        <w:rPr>
          <w:rFonts w:ascii="Times New Roman" w:hAnsi="Times New Roman" w:cs="Times New Roman"/>
          <w:sz w:val="24"/>
          <w:szCs w:val="28"/>
        </w:rPr>
      </w:pPr>
      <w:r w:rsidRPr="006E1F64">
        <w:rPr>
          <w:rFonts w:ascii="Times New Roman" w:hAnsi="Times New Roman" w:cs="Times New Roman"/>
          <w:sz w:val="24"/>
          <w:szCs w:val="28"/>
        </w:rPr>
        <w:lastRenderedPageBreak/>
        <w:t xml:space="preserve">CGR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crack growth rate</w:t>
      </w:r>
      <w:r w:rsidRPr="00923573">
        <w:rPr>
          <w:rFonts w:ascii="Times New Roman" w:hAnsi="Times New Roman" w:cs="Times New Roman"/>
          <w:sz w:val="24"/>
          <w:szCs w:val="28"/>
        </w:rPr>
        <w:t xml:space="preserve"> </w:t>
      </w:r>
    </w:p>
    <w:p w14:paraId="40D12EFD" w14:textId="3D2B29C3" w:rsidR="00F217B7" w:rsidRDefault="00F217B7" w:rsidP="00F217B7">
      <w:pPr>
        <w:rPr>
          <w:rFonts w:ascii="Times New Roman" w:hAnsi="Times New Roman" w:cs="Times New Roman"/>
          <w:sz w:val="24"/>
          <w:szCs w:val="28"/>
        </w:rPr>
      </w:pPr>
      <w:r w:rsidRPr="006E1F64">
        <w:rPr>
          <w:rFonts w:ascii="Times New Roman" w:hAnsi="Times New Roman" w:cs="Times New Roman"/>
          <w:sz w:val="24"/>
          <w:szCs w:val="28"/>
        </w:rPr>
        <w:t>Cl</w:t>
      </w:r>
      <w:r w:rsidRPr="006E1F64">
        <w:rPr>
          <w:rFonts w:ascii="Times New Roman" w:hAnsi="Times New Roman" w:cs="Times New Roman"/>
          <w:sz w:val="24"/>
          <w:szCs w:val="28"/>
          <w:vertAlign w:val="superscript"/>
        </w:rPr>
        <w:t>-</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chloride ions concentration</w:t>
      </w:r>
    </w:p>
    <w:p w14:paraId="0AB28FA8" w14:textId="161B13B3" w:rsidR="00A6255F" w:rsidRDefault="00A6255F" w:rsidP="00133CB8">
      <w:pPr>
        <w:jc w:val="both"/>
        <w:rPr>
          <w:rFonts w:ascii="Times New Roman" w:hAnsi="Times New Roman" w:cs="Times New Roman"/>
          <w:sz w:val="24"/>
          <w:szCs w:val="28"/>
        </w:rPr>
      </w:pPr>
      <w:r w:rsidRPr="006E1F64">
        <w:rPr>
          <w:rFonts w:ascii="Times New Roman" w:hAnsi="Times New Roman" w:cs="Times New Roman"/>
          <w:sz w:val="24"/>
          <w:szCs w:val="28"/>
        </w:rPr>
        <w:t xml:space="preserve">Cr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6E1F64">
        <w:rPr>
          <w:rFonts w:ascii="Times New Roman" w:hAnsi="Times New Roman" w:cs="Times New Roman" w:hint="eastAsia"/>
          <w:sz w:val="24"/>
          <w:szCs w:val="28"/>
        </w:rPr>
        <w:t>CrMoNiCu</w:t>
      </w:r>
      <w:proofErr w:type="spellEnd"/>
      <w:r w:rsidRPr="006E1F64">
        <w:rPr>
          <w:rStyle w:val="fontstyle01"/>
        </w:rPr>
        <w:tab/>
      </w:r>
      <w:r w:rsidRPr="006E1F64">
        <w:rPr>
          <w:rFonts w:ascii="Times New Roman" w:hAnsi="Times New Roman" w:cs="Times New Roman" w:hint="eastAsia"/>
          <w:sz w:val="24"/>
          <w:szCs w:val="28"/>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197BBC70" w14:textId="28B7A381" w:rsidR="00A6255F"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 xml:space="preserve">Cu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copper</w:t>
      </w:r>
    </w:p>
    <w:p w14:paraId="28084B7B" w14:textId="79615FD3" w:rsidR="00B54D70" w:rsidRDefault="00B54D70" w:rsidP="00F217B7">
      <w:pPr>
        <w:rPr>
          <w:rFonts w:ascii="Times New Roman" w:hAnsi="Times New Roman" w:cs="Times New Roman"/>
          <w:sz w:val="24"/>
          <w:szCs w:val="28"/>
        </w:rPr>
      </w:pPr>
      <w:r w:rsidRPr="006E1F64">
        <w:rPr>
          <w:rFonts w:ascii="Times New Roman" w:hAnsi="Times New Roman" w:cs="Times New Roman"/>
          <w:i/>
          <w:iCs/>
          <w:sz w:val="24"/>
          <w:szCs w:val="28"/>
        </w:rPr>
        <w:t>d</w:t>
      </w:r>
      <w:r w:rsidRPr="006E1F64">
        <w:rPr>
          <w:i/>
          <w:iCs/>
        </w:rPr>
        <w:t xml:space="preserve"> </w:t>
      </w:r>
      <w:r w:rsidR="007F2027" w:rsidRPr="006E1F64">
        <w:t>(</w:t>
      </w:r>
      <w:r w:rsidR="007F2027" w:rsidRPr="006E1F64">
        <w:rPr>
          <w:rFonts w:ascii="Times New Roman" w:hAnsi="Times New Roman" w:cs="Times New Roman"/>
          <w:sz w:val="24"/>
          <w:szCs w:val="28"/>
        </w:rPr>
        <w:t>or) t</w:t>
      </w:r>
      <w:r w:rsidRPr="006E1F64">
        <w:tab/>
      </w:r>
      <w:r w:rsidRPr="006E1F64">
        <w:tab/>
      </w:r>
      <w:r w:rsidRPr="006E1F64">
        <w:tab/>
      </w:r>
      <w:r w:rsidRPr="006E1F64">
        <w:tab/>
      </w:r>
      <w:r w:rsidRPr="006E1F64">
        <w:rPr>
          <w:rFonts w:ascii="Times New Roman" w:hAnsi="Times New Roman" w:cs="Times New Roman"/>
          <w:sz w:val="24"/>
          <w:szCs w:val="28"/>
        </w:rPr>
        <w:t>depth of cut</w:t>
      </w:r>
    </w:p>
    <w:p w14:paraId="629A6EB4" w14:textId="5D8E49F0" w:rsidR="00E0065C" w:rsidRDefault="00E0065C" w:rsidP="00E0065C">
      <w:pPr>
        <w:rPr>
          <w:rFonts w:ascii="Times New Roman" w:hAnsi="Times New Roman" w:cs="Times New Roman"/>
          <w:sz w:val="24"/>
          <w:szCs w:val="28"/>
        </w:rPr>
      </w:pPr>
      <w:r w:rsidRPr="006E1F64">
        <w:rPr>
          <w:rFonts w:ascii="Times New Roman" w:hAnsi="Times New Roman" w:cs="Times New Roman"/>
          <w:color w:val="242021"/>
          <w:sz w:val="24"/>
          <w:szCs w:val="24"/>
        </w:rPr>
        <w:t>d</w:t>
      </w:r>
      <w:r w:rsidRPr="006E1F64">
        <w:rPr>
          <w:rFonts w:ascii="Times New Roman" w:hAnsi="Times New Roman" w:cs="Times New Roman"/>
          <w:i/>
          <w:iCs/>
          <w:color w:val="242021"/>
          <w:sz w:val="24"/>
          <w:szCs w:val="24"/>
        </w:rPr>
        <w:t>a</w:t>
      </w:r>
      <w:r w:rsidRPr="006E1F64">
        <w:rPr>
          <w:rFonts w:ascii="Times New Roman" w:hAnsi="Times New Roman" w:cs="Times New Roman"/>
          <w:color w:val="242021"/>
          <w:sz w:val="24"/>
          <w:szCs w:val="24"/>
        </w:rPr>
        <w:t>/</w:t>
      </w:r>
      <w:proofErr w:type="spellStart"/>
      <w:r w:rsidRPr="006E1F64">
        <w:rPr>
          <w:rFonts w:ascii="Times New Roman" w:hAnsi="Times New Roman" w:cs="Times New Roman"/>
          <w:color w:val="242021"/>
          <w:sz w:val="24"/>
          <w:szCs w:val="24"/>
        </w:rPr>
        <w:t>d</w:t>
      </w:r>
      <w:r w:rsidRPr="006E1F64">
        <w:rPr>
          <w:rFonts w:ascii="Times New Roman" w:hAnsi="Times New Roman" w:cs="Times New Roman"/>
          <w:i/>
          <w:iCs/>
          <w:color w:val="242021"/>
          <w:sz w:val="24"/>
          <w:szCs w:val="24"/>
        </w:rPr>
        <w:t>N</w:t>
      </w:r>
      <w:proofErr w:type="spellEnd"/>
      <w:r w:rsidRPr="006E1F64">
        <w:rPr>
          <w:sz w:val="28"/>
          <w:szCs w:val="28"/>
        </w:rPr>
        <w:t xml:space="preserve"> </w:t>
      </w:r>
      <w:r w:rsidRPr="006E1F64">
        <w:tab/>
      </w:r>
      <w:r w:rsidRPr="006E1F64">
        <w:tab/>
      </w:r>
      <w:r w:rsidRPr="006E1F64">
        <w:tab/>
      </w:r>
      <w:r w:rsidRPr="006E1F64">
        <w:tab/>
      </w:r>
      <w:r w:rsidRPr="006E1F64">
        <w:rPr>
          <w:rFonts w:ascii="Times New Roman" w:hAnsi="Times New Roman" w:cs="Times New Roman"/>
          <w:sz w:val="24"/>
          <w:szCs w:val="28"/>
        </w:rPr>
        <w:t>corrosion–fatigue crack growth</w:t>
      </w:r>
      <w:r w:rsidRPr="00E0065C">
        <w:rPr>
          <w:rFonts w:ascii="Times New Roman" w:hAnsi="Times New Roman" w:cs="Times New Roman"/>
          <w:sz w:val="24"/>
          <w:szCs w:val="28"/>
        </w:rPr>
        <w:t xml:space="preserve"> </w:t>
      </w:r>
    </w:p>
    <w:p w14:paraId="04AAA116" w14:textId="28626A72" w:rsidR="0061353F" w:rsidRDefault="0061353F" w:rsidP="00F217B7">
      <w:pPr>
        <w:rPr>
          <w:rFonts w:ascii="Times New Roman" w:hAnsi="Times New Roman" w:cs="Times New Roman"/>
          <w:sz w:val="24"/>
          <w:szCs w:val="28"/>
        </w:rPr>
      </w:pPr>
      <w:r w:rsidRPr="006E1F64">
        <w:rPr>
          <w:rFonts w:ascii="Times New Roman" w:hAnsi="Times New Roman" w:cs="Times New Roman"/>
          <w:sz w:val="24"/>
          <w:szCs w:val="28"/>
        </w:rPr>
        <w:t>DC</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depth of carbonation</w:t>
      </w:r>
    </w:p>
    <w:p w14:paraId="6ADF9E65" w14:textId="0380445F" w:rsidR="00FC252D" w:rsidRDefault="00FC252D"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Dmax</w:t>
      </w:r>
      <w:proofErr w:type="spellEnd"/>
      <w:r w:rsidRPr="006E1F64">
        <w:rPr>
          <w:rFonts w:ascii="Times New Roman" w:hAnsi="Times New Roman" w:cs="Times New Roman"/>
          <w:sz w:val="24"/>
          <w:szCs w:val="28"/>
        </w:rPr>
        <w:t xml:space="preserv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maximum pit depth</w:t>
      </w:r>
    </w:p>
    <w:p w14:paraId="538CB9A6" w14:textId="00D7AFB9" w:rsidR="00BE743A" w:rsidRDefault="00BE743A" w:rsidP="00F217B7">
      <w:pPr>
        <w:rPr>
          <w:rFonts w:ascii="Times New Roman" w:hAnsi="Times New Roman" w:cs="Times New Roman"/>
          <w:sz w:val="24"/>
          <w:szCs w:val="28"/>
        </w:rPr>
      </w:pPr>
      <w:r w:rsidRPr="006E1F64">
        <w:rPr>
          <w:rFonts w:ascii="Times New Roman" w:hAnsi="Times New Roman" w:cs="Times New Roman"/>
          <w:sz w:val="24"/>
          <w:szCs w:val="28"/>
        </w:rPr>
        <w:t xml:space="preserve">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potential</w:t>
      </w:r>
      <w:r w:rsidRPr="00BE743A">
        <w:rPr>
          <w:rFonts w:ascii="Times New Roman" w:hAnsi="Times New Roman" w:cs="Times New Roman"/>
          <w:sz w:val="24"/>
          <w:szCs w:val="28"/>
        </w:rPr>
        <w:t xml:space="preserve"> </w:t>
      </w:r>
    </w:p>
    <w:p w14:paraId="34047747" w14:textId="42C12ACD" w:rsidR="00F217B7" w:rsidRDefault="00F217B7" w:rsidP="00F217B7">
      <w:pPr>
        <w:rPr>
          <w:rFonts w:ascii="Times New Roman" w:hAnsi="Times New Roman" w:cs="Times New Roman"/>
          <w:sz w:val="24"/>
          <w:szCs w:val="28"/>
        </w:rPr>
      </w:pPr>
      <w:proofErr w:type="spellStart"/>
      <w:r w:rsidRPr="006E1F64">
        <w:rPr>
          <w:rFonts w:ascii="Times New Roman" w:hAnsi="Times New Roman" w:cs="Times New Roman" w:hint="eastAsia"/>
          <w:sz w:val="24"/>
          <w:szCs w:val="28"/>
        </w:rPr>
        <w:t>E</w:t>
      </w:r>
      <w:r w:rsidRPr="006E1F64">
        <w:rPr>
          <w:rFonts w:ascii="Times New Roman" w:hAnsi="Times New Roman" w:cs="Times New Roman"/>
          <w:sz w:val="24"/>
          <w:szCs w:val="28"/>
          <w:vertAlign w:val="subscript"/>
        </w:rPr>
        <w:t>corr</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6E1F64">
        <w:rPr>
          <w:rFonts w:ascii="Times New Roman" w:hAnsi="Times New Roman" w:cs="Times New Roman"/>
          <w:sz w:val="24"/>
          <w:szCs w:val="28"/>
        </w:rPr>
        <w:t xml:space="preserve">ECP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principal environmental factor</w:t>
      </w:r>
      <w:r w:rsidRPr="00E20F9A">
        <w:rPr>
          <w:rFonts w:ascii="Times New Roman" w:hAnsi="Times New Roman" w:cs="Times New Roman"/>
          <w:sz w:val="24"/>
          <w:szCs w:val="28"/>
        </w:rPr>
        <w:t xml:space="preserve"> </w:t>
      </w:r>
    </w:p>
    <w:p w14:paraId="221B18B7" w14:textId="435ED7E6" w:rsidR="00176FE5" w:rsidRDefault="00176FE5" w:rsidP="00E20F9A">
      <w:pPr>
        <w:rPr>
          <w:rFonts w:ascii="Times New Roman" w:hAnsi="Times New Roman" w:cs="Times New Roman"/>
          <w:sz w:val="24"/>
          <w:szCs w:val="28"/>
        </w:rPr>
      </w:pPr>
      <w:r w:rsidRPr="006E1F64">
        <w:rPr>
          <w:rFonts w:ascii="Times New Roman" w:hAnsi="Times New Roman" w:cs="Times New Roman"/>
          <w:sz w:val="24"/>
          <w:szCs w:val="28"/>
        </w:rPr>
        <w:t>El</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hint="eastAsia"/>
          <w:sz w:val="24"/>
          <w:szCs w:val="28"/>
        </w:rPr>
        <w:t>elongation</w:t>
      </w:r>
    </w:p>
    <w:p w14:paraId="288D6D5F" w14:textId="4B1AA087" w:rsidR="00B54D70" w:rsidRDefault="007F2027" w:rsidP="00B54D70">
      <w:pPr>
        <w:rPr>
          <w:rFonts w:ascii="Times New Roman" w:hAnsi="Times New Roman" w:cs="Times New Roman"/>
          <w:sz w:val="24"/>
          <w:szCs w:val="28"/>
        </w:rPr>
      </w:pPr>
      <w:r w:rsidRPr="006E1F64">
        <w:rPr>
          <w:rFonts w:ascii="Times New Roman" w:hAnsi="Times New Roman" w:cs="Times New Roman"/>
          <w:i/>
          <w:iCs/>
          <w:sz w:val="24"/>
          <w:szCs w:val="28"/>
        </w:rPr>
        <w:t>f</w:t>
      </w:r>
      <w:r w:rsidRPr="006E1F64">
        <w:rPr>
          <w:rFonts w:ascii="Times New Roman" w:hAnsi="Times New Roman" w:cs="Times New Roman"/>
          <w:sz w:val="24"/>
          <w:szCs w:val="28"/>
        </w:rPr>
        <w:t xml:space="preserve"> (or) s</w:t>
      </w:r>
      <w:r w:rsidR="00B54D70" w:rsidRPr="006E1F64">
        <w:rPr>
          <w:rFonts w:ascii="Times New Roman" w:hAnsi="Times New Roman" w:cs="Times New Roman"/>
          <w:sz w:val="24"/>
          <w:szCs w:val="28"/>
        </w:rPr>
        <w:tab/>
      </w:r>
      <w:r w:rsidR="00B54D70" w:rsidRPr="006E1F64">
        <w:rPr>
          <w:rFonts w:ascii="Times New Roman" w:hAnsi="Times New Roman" w:cs="Times New Roman"/>
          <w:sz w:val="24"/>
          <w:szCs w:val="28"/>
        </w:rPr>
        <w:tab/>
      </w:r>
      <w:r w:rsidR="00B54D70" w:rsidRPr="006E1F64">
        <w:rPr>
          <w:rFonts w:ascii="Times New Roman" w:hAnsi="Times New Roman" w:cs="Times New Roman"/>
          <w:sz w:val="24"/>
          <w:szCs w:val="28"/>
        </w:rPr>
        <w:tab/>
      </w:r>
      <w:r w:rsidR="00B54D70" w:rsidRPr="006E1F64">
        <w:rPr>
          <w:rFonts w:ascii="Times New Roman" w:hAnsi="Times New Roman" w:cs="Times New Roman"/>
          <w:sz w:val="24"/>
          <w:szCs w:val="28"/>
        </w:rPr>
        <w:tab/>
      </w:r>
      <w:r w:rsidR="00B54D70" w:rsidRPr="006E1F64">
        <w:rPr>
          <w:rFonts w:ascii="Times New Roman" w:hAnsi="Times New Roman" w:cs="Times New Roman" w:hint="eastAsia"/>
          <w:sz w:val="24"/>
          <w:szCs w:val="28"/>
        </w:rPr>
        <w:t>feed rate</w:t>
      </w:r>
    </w:p>
    <w:p w14:paraId="336DDD9B" w14:textId="4019E0BB" w:rsidR="005617D2" w:rsidRDefault="005617D2" w:rsidP="00F217B7">
      <w:pPr>
        <w:rPr>
          <w:rFonts w:ascii="Times New Roman" w:hAnsi="Times New Roman" w:cs="Times New Roman"/>
          <w:sz w:val="24"/>
          <w:szCs w:val="28"/>
        </w:rPr>
      </w:pPr>
      <w:r w:rsidRPr="006E1F64">
        <w:rPr>
          <w:rFonts w:ascii="Times New Roman" w:hAnsi="Times New Roman" w:cs="Times New Roman"/>
          <w:sz w:val="24"/>
          <w:szCs w:val="28"/>
        </w:rPr>
        <w:t>Fe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i</w:t>
      </w:r>
      <w:r w:rsidRPr="006E1F64">
        <w:rPr>
          <w:rFonts w:ascii="Times New Roman" w:hAnsi="Times New Roman" w:cs="Times New Roman"/>
          <w:sz w:val="24"/>
          <w:szCs w:val="28"/>
        </w:rPr>
        <w:t>ron</w:t>
      </w:r>
    </w:p>
    <w:p w14:paraId="4A971E82" w14:textId="54B3DF08" w:rsidR="004B3C63"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H</w:t>
      </w:r>
      <w:r w:rsidRPr="006E1F64">
        <w:rPr>
          <w:rFonts w:ascii="Times New Roman" w:hAnsi="Times New Roman" w:cs="Times New Roman"/>
          <w:sz w:val="24"/>
          <w:szCs w:val="28"/>
          <w:vertAlign w:val="subscript"/>
        </w:rPr>
        <w:t>2</w:t>
      </w:r>
      <w:r w:rsidRPr="006E1F64">
        <w:rPr>
          <w:rFonts w:ascii="Times New Roman" w:hAnsi="Times New Roman" w:cs="Times New Roman"/>
          <w:sz w:val="24"/>
          <w:szCs w:val="28"/>
        </w:rPr>
        <w:t>SO</w:t>
      </w:r>
      <w:r w:rsidRPr="006E1F64">
        <w:rPr>
          <w:rFonts w:ascii="Times New Roman" w:hAnsi="Times New Roman" w:cs="Times New Roman"/>
          <w:sz w:val="24"/>
          <w:szCs w:val="28"/>
          <w:vertAlign w:val="subscript"/>
        </w:rPr>
        <w:t>4</w:t>
      </w:r>
      <w:r w:rsidR="004B3C63" w:rsidRPr="006E1F64">
        <w:rPr>
          <w:rFonts w:ascii="Times New Roman" w:hAnsi="Times New Roman" w:cs="Times New Roman"/>
          <w:sz w:val="24"/>
          <w:szCs w:val="28"/>
          <w:vertAlign w:val="subscript"/>
        </w:rPr>
        <w:tab/>
      </w:r>
      <w:r w:rsidR="004B3C63" w:rsidRPr="006E1F64">
        <w:rPr>
          <w:rFonts w:ascii="Times New Roman" w:hAnsi="Times New Roman" w:cs="Times New Roman"/>
          <w:sz w:val="24"/>
          <w:szCs w:val="28"/>
        </w:rPr>
        <w:tab/>
      </w:r>
      <w:r w:rsidR="004B3C63" w:rsidRPr="006E1F64">
        <w:rPr>
          <w:rFonts w:ascii="Times New Roman" w:hAnsi="Times New Roman" w:cs="Times New Roman"/>
          <w:sz w:val="24"/>
          <w:szCs w:val="28"/>
        </w:rPr>
        <w:tab/>
      </w:r>
      <w:r w:rsidR="004B3C63" w:rsidRPr="006E1F64">
        <w:rPr>
          <w:rFonts w:ascii="Times New Roman" w:hAnsi="Times New Roman" w:cs="Times New Roman"/>
          <w:sz w:val="24"/>
          <w:szCs w:val="28"/>
        </w:rPr>
        <w:tab/>
        <w:t>sulfuric acid</w:t>
      </w:r>
    </w:p>
    <w:p w14:paraId="5E6B3136" w14:textId="0B1A4F52" w:rsidR="00E96E3E" w:rsidRDefault="00E96E3E" w:rsidP="00E96E3E">
      <w:pPr>
        <w:rPr>
          <w:rFonts w:ascii="Times New Roman" w:hAnsi="Times New Roman" w:cs="Times New Roman"/>
          <w:sz w:val="24"/>
          <w:szCs w:val="28"/>
        </w:rPr>
      </w:pPr>
      <w:r w:rsidRPr="006E1F64">
        <w:rPr>
          <w:rFonts w:ascii="Times New Roman" w:hAnsi="Times New Roman" w:cs="Times New Roman"/>
          <w:sz w:val="24"/>
          <w:szCs w:val="28"/>
        </w:rPr>
        <w:t xml:space="preserve">HCl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hydrochloric acid</w:t>
      </w:r>
    </w:p>
    <w:p w14:paraId="0B61B9A2" w14:textId="2CC59643" w:rsidR="00202700" w:rsidRDefault="00202700" w:rsidP="00E96E3E">
      <w:pPr>
        <w:rPr>
          <w:rFonts w:ascii="Times New Roman" w:hAnsi="Times New Roman" w:cs="Times New Roman"/>
          <w:sz w:val="24"/>
          <w:szCs w:val="28"/>
        </w:rPr>
      </w:pPr>
      <w:r w:rsidRPr="006E1F64">
        <w:rPr>
          <w:rFonts w:ascii="Times New Roman" w:hAnsi="Times New Roman" w:cs="Times New Roman"/>
          <w:sz w:val="24"/>
          <w:szCs w:val="28"/>
        </w:rPr>
        <w:t xml:space="preserve">HP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high pressure</w:t>
      </w:r>
    </w:p>
    <w:p w14:paraId="1298BE70" w14:textId="0C28D138" w:rsidR="00FC252D" w:rsidRDefault="00F217B7" w:rsidP="00F217B7">
      <w:pPr>
        <w:rPr>
          <w:rFonts w:ascii="Times New Roman" w:hAnsi="Times New Roman" w:cs="Times New Roman"/>
          <w:sz w:val="24"/>
          <w:szCs w:val="28"/>
        </w:rPr>
      </w:pPr>
      <w:proofErr w:type="spellStart"/>
      <w:r w:rsidRPr="006E1F64">
        <w:rPr>
          <w:rFonts w:ascii="Times New Roman" w:hAnsi="Times New Roman" w:cs="Times New Roman" w:hint="eastAsia"/>
          <w:sz w:val="24"/>
          <w:szCs w:val="28"/>
        </w:rPr>
        <w:t>i</w:t>
      </w:r>
      <w:r w:rsidRPr="006E1F64">
        <w:rPr>
          <w:rFonts w:ascii="Times New Roman" w:hAnsi="Times New Roman" w:cs="Times New Roman"/>
          <w:sz w:val="24"/>
          <w:szCs w:val="28"/>
          <w:vertAlign w:val="subscript"/>
        </w:rPr>
        <w:t>corr</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corrosion current</w:t>
      </w:r>
      <w:r w:rsidR="00B449A7" w:rsidRPr="006E1F64">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In</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Indium</w:t>
      </w:r>
    </w:p>
    <w:p w14:paraId="664A8E6A" w14:textId="09A1E253" w:rsidR="00915C34" w:rsidRDefault="00915C34" w:rsidP="00F217B7">
      <w:pPr>
        <w:rPr>
          <w:rFonts w:ascii="Times New Roman" w:hAnsi="Times New Roman" w:cs="Times New Roman"/>
          <w:sz w:val="24"/>
          <w:szCs w:val="28"/>
        </w:rPr>
      </w:pPr>
      <w:r w:rsidRPr="006E1F64">
        <w:rPr>
          <w:rFonts w:ascii="Times New Roman" w:hAnsi="Times New Roman" w:cs="Times New Roman"/>
          <w:sz w:val="24"/>
          <w:szCs w:val="28"/>
        </w:rPr>
        <w:t>K</w:t>
      </w:r>
      <w:r w:rsidRPr="006E1F64">
        <w:rPr>
          <w:rFonts w:ascii="Times New Roman" w:hAnsi="Times New Roman" w:cs="Times New Roman"/>
          <w:sz w:val="24"/>
          <w:szCs w:val="28"/>
          <w:vertAlign w:val="subscript"/>
        </w:rPr>
        <w:t xml:space="preserve">I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principal mechanical factor</w:t>
      </w:r>
      <w:r w:rsidRPr="00915C34">
        <w:rPr>
          <w:rFonts w:ascii="Times New Roman" w:hAnsi="Times New Roman" w:cs="Times New Roman"/>
          <w:sz w:val="24"/>
          <w:szCs w:val="28"/>
        </w:rPr>
        <w:t xml:space="preserve"> </w:t>
      </w:r>
    </w:p>
    <w:p w14:paraId="2274493E" w14:textId="6EE37C20" w:rsidR="00E20F9A" w:rsidRDefault="00E20F9A"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Li</w:t>
      </w:r>
      <w:r w:rsidR="00BF724D" w:rsidRPr="006E1F64">
        <w:rPr>
          <w:rFonts w:ascii="Times New Roman" w:hAnsi="Times New Roman" w:cs="Times New Roman"/>
          <w:sz w:val="24"/>
          <w:szCs w:val="28"/>
        </w:rPr>
        <w:t>OH</w:t>
      </w:r>
      <w:proofErr w:type="spellEnd"/>
      <w:r w:rsidRPr="006E1F64">
        <w:rPr>
          <w:rFonts w:ascii="Times New Roman" w:hAnsi="Times New Roman" w:cs="Times New Roman"/>
          <w:sz w:val="24"/>
          <w:szCs w:val="28"/>
        </w:rPr>
        <w:t xml:space="preserv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lithium content</w:t>
      </w:r>
    </w:p>
    <w:p w14:paraId="281DBAFB" w14:textId="54F6BF0B" w:rsidR="00DF7DB3" w:rsidRPr="00B449A7" w:rsidRDefault="00DF7DB3" w:rsidP="00F217B7">
      <w:pPr>
        <w:rPr>
          <w:rFonts w:ascii="Times New Roman" w:hAnsi="Times New Roman" w:cs="Times New Roman"/>
          <w:sz w:val="24"/>
          <w:szCs w:val="28"/>
        </w:rPr>
      </w:pPr>
      <w:r w:rsidRPr="006E1F64">
        <w:rPr>
          <w:rFonts w:ascii="Times New Roman" w:hAnsi="Times New Roman" w:cs="Times New Roman"/>
          <w:sz w:val="24"/>
          <w:szCs w:val="28"/>
        </w:rPr>
        <w:t>LPR</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linear polarization resistance</w:t>
      </w:r>
    </w:p>
    <w:p w14:paraId="7442939D" w14:textId="59237591" w:rsidR="00A6255F" w:rsidRDefault="004C6DE8" w:rsidP="00F217B7">
      <w:pPr>
        <w:rPr>
          <w:rFonts w:ascii="Times New Roman" w:hAnsi="Times New Roman" w:cs="Times New Roman"/>
          <w:sz w:val="24"/>
          <w:szCs w:val="28"/>
        </w:rPr>
      </w:pPr>
      <w:r w:rsidRPr="006E1F64">
        <w:rPr>
          <w:rFonts w:ascii="Times New Roman" w:hAnsi="Times New Roman" w:cs="Times New Roman"/>
          <w:sz w:val="24"/>
          <w:szCs w:val="28"/>
        </w:rPr>
        <w:t>MK</w:t>
      </w:r>
      <w:r w:rsidRPr="006E1F64">
        <w:tab/>
      </w:r>
      <w:r w:rsidRPr="006E1F64">
        <w:tab/>
      </w:r>
      <w:r w:rsidRPr="006E1F64">
        <w:tab/>
      </w:r>
      <w:r w:rsidRPr="006E1F64">
        <w:tab/>
      </w:r>
      <w:r w:rsidRPr="006E1F64">
        <w:rPr>
          <w:rFonts w:ascii="Times New Roman" w:hAnsi="Times New Roman" w:cs="Times New Roman"/>
          <w:sz w:val="24"/>
          <w:szCs w:val="28"/>
        </w:rPr>
        <w:t>metakaolin addition</w:t>
      </w:r>
    </w:p>
    <w:p w14:paraId="406223E7" w14:textId="405B03D2" w:rsidR="008A2CB8" w:rsidRDefault="008A2CB8" w:rsidP="00F217B7">
      <w:pPr>
        <w:rPr>
          <w:rFonts w:ascii="Times New Roman" w:hAnsi="Times New Roman" w:cs="Times New Roman"/>
          <w:sz w:val="24"/>
          <w:szCs w:val="28"/>
        </w:rPr>
      </w:pPr>
      <w:r>
        <w:rPr>
          <w:rFonts w:ascii="Times New Roman" w:hAnsi="Times New Roman" w:cs="Times New Roman"/>
          <w:sz w:val="24"/>
          <w:szCs w:val="28"/>
        </w:rPr>
        <w:lastRenderedPageBreak/>
        <w:t>MLP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multiplayer perceptron</w:t>
      </w:r>
    </w:p>
    <w:p w14:paraId="22954D81" w14:textId="1C7E62DD" w:rsidR="00A6255F"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Mn</w:t>
      </w:r>
      <w:r w:rsidRPr="006E1F64">
        <w:rPr>
          <w:rFonts w:ascii="Times New Roman" w:hAnsi="Times New Roman" w:cs="Times New Roman"/>
          <w:sz w:val="20"/>
          <w:szCs w:val="20"/>
        </w:rPr>
        <w:t xml:space="preserve"> </w:t>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4"/>
          <w:szCs w:val="28"/>
        </w:rPr>
        <w:t>magnesium</w:t>
      </w:r>
    </w:p>
    <w:p w14:paraId="37A36D8F" w14:textId="4A6F1E9D" w:rsidR="00A6255F"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 xml:space="preserve">Mo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molybdenum</w:t>
      </w:r>
    </w:p>
    <w:p w14:paraId="562561D5" w14:textId="7C398C81" w:rsidR="00386C0C" w:rsidRDefault="00A6255F" w:rsidP="00F217B7">
      <w:pPr>
        <w:rPr>
          <w:rFonts w:ascii="Times New Roman" w:hAnsi="Times New Roman" w:cs="Times New Roman"/>
          <w:sz w:val="20"/>
          <w:szCs w:val="20"/>
        </w:rPr>
      </w:pPr>
      <w:r w:rsidRPr="006E1F64">
        <w:rPr>
          <w:rFonts w:ascii="Times New Roman" w:hAnsi="Times New Roman" w:cs="Times New Roman"/>
          <w:sz w:val="24"/>
          <w:szCs w:val="28"/>
        </w:rPr>
        <w:t xml:space="preserve">N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sidRPr="006E1F64">
        <w:rPr>
          <w:rFonts w:ascii="Times New Roman" w:hAnsi="Times New Roman" w:cs="Times New Roman"/>
          <w:sz w:val="24"/>
          <w:szCs w:val="28"/>
        </w:rPr>
        <w:t>NaCl</w:t>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4"/>
          <w:szCs w:val="28"/>
        </w:rPr>
        <w:t>chloride</w:t>
      </w:r>
      <w:r w:rsidRPr="006E1F64">
        <w:rPr>
          <w:rFonts w:ascii="Times New Roman" w:hAnsi="Times New Roman" w:cs="Times New Roman"/>
          <w:sz w:val="20"/>
          <w:szCs w:val="20"/>
        </w:rPr>
        <w:t xml:space="preserve"> </w:t>
      </w:r>
      <w:r w:rsidR="00001157" w:rsidRPr="006E1F64">
        <w:rPr>
          <w:rFonts w:ascii="Times New Roman" w:hAnsi="Times New Roman" w:cs="Times New Roman"/>
          <w:sz w:val="24"/>
          <w:szCs w:val="28"/>
        </w:rPr>
        <w:t>ion</w:t>
      </w:r>
    </w:p>
    <w:p w14:paraId="30112D7B" w14:textId="60818312" w:rsidR="00A6255F" w:rsidRDefault="00A6255F"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Nb</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niobium</w:t>
      </w:r>
    </w:p>
    <w:p w14:paraId="638E270C" w14:textId="4E39ED0F" w:rsidR="001F625F" w:rsidRDefault="001F625F" w:rsidP="00F217B7">
      <w:pPr>
        <w:rPr>
          <w:rFonts w:ascii="Times New Roman" w:hAnsi="Times New Roman" w:cs="Times New Roman"/>
          <w:sz w:val="24"/>
          <w:szCs w:val="28"/>
        </w:rPr>
      </w:pPr>
      <w:proofErr w:type="spellStart"/>
      <w:r w:rsidRPr="006E1F64">
        <w:rPr>
          <w:rStyle w:val="fontstyle01"/>
        </w:rPr>
        <w:t>NbV</w:t>
      </w:r>
      <w:proofErr w:type="spellEnd"/>
      <w:r w:rsidRPr="006E1F64">
        <w:rPr>
          <w:rStyle w:val="fontstyle01"/>
        </w:rPr>
        <w:t xml:space="preserve"> </w:t>
      </w:r>
      <w:r w:rsidRPr="006E1F64">
        <w:rPr>
          <w:rStyle w:val="fontstyle01"/>
        </w:rPr>
        <w:tab/>
      </w:r>
      <w:r w:rsidRPr="006E1F64">
        <w:rPr>
          <w:rStyle w:val="fontstyle01"/>
        </w:rPr>
        <w:tab/>
      </w:r>
      <w:r w:rsidRPr="006E1F64">
        <w:rPr>
          <w:rStyle w:val="fontstyle01"/>
        </w:rPr>
        <w:tab/>
      </w:r>
      <w:r w:rsidRPr="006E1F64">
        <w:rPr>
          <w:rStyle w:val="fontstyle01"/>
        </w:rPr>
        <w:tab/>
      </w:r>
      <w:r w:rsidRPr="006E1F64">
        <w:rPr>
          <w:rFonts w:ascii="Times New Roman" w:hAnsi="Times New Roman" w:cs="Times New Roman" w:hint="eastAsia"/>
          <w:sz w:val="24"/>
          <w:szCs w:val="28"/>
        </w:rPr>
        <w:t>the sum of niobium and vanadium concentrations</w:t>
      </w:r>
      <w:r>
        <w:rPr>
          <w:rStyle w:val="fontstyle01"/>
        </w:rPr>
        <w:t xml:space="preserve"> </w:t>
      </w:r>
    </w:p>
    <w:p w14:paraId="2A1AE865" w14:textId="430BD5F3" w:rsidR="00DF7DB3" w:rsidRPr="00133CB8"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 xml:space="preserve">Ni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nickel</w:t>
      </w:r>
    </w:p>
    <w:p w14:paraId="2CA651AD" w14:textId="5B740BA1"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P</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p</w:t>
      </w:r>
      <w:r w:rsidRPr="006E1F64">
        <w:rPr>
          <w:rFonts w:ascii="Times New Roman" w:hAnsi="Times New Roman" w:cs="Times New Roman"/>
          <w:sz w:val="24"/>
          <w:szCs w:val="28"/>
        </w:rPr>
        <w:t>hosphorus</w:t>
      </w:r>
    </w:p>
    <w:p w14:paraId="48428BE7" w14:textId="4EE8B6E5" w:rsidR="004F378F" w:rsidRDefault="004F378F" w:rsidP="004F378F">
      <w:pPr>
        <w:rPr>
          <w:rFonts w:ascii="Times New Roman" w:hAnsi="Times New Roman" w:cs="Times New Roman"/>
          <w:sz w:val="24"/>
          <w:szCs w:val="28"/>
        </w:rPr>
      </w:pPr>
      <w:r w:rsidRPr="006E1F64">
        <w:rPr>
          <w:rFonts w:ascii="Times New Roman" w:hAnsi="Times New Roman" w:cs="Times New Roman"/>
          <w:sz w:val="24"/>
          <w:szCs w:val="28"/>
        </w:rPr>
        <w:t>P</w:t>
      </w:r>
      <w:r w:rsidRPr="006E1F64">
        <w:rPr>
          <w:rFonts w:ascii="Times New Roman" w:hAnsi="Times New Roman" w:cs="Times New Roman"/>
          <w:sz w:val="24"/>
          <w:szCs w:val="28"/>
          <w:vertAlign w:val="subscript"/>
        </w:rPr>
        <w:t>CO2</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pressure of purged CO2</w:t>
      </w:r>
    </w:p>
    <w:p w14:paraId="5F457642" w14:textId="10A82773" w:rsidR="004F378F" w:rsidRPr="006E1F64" w:rsidRDefault="004F378F" w:rsidP="00F217B7">
      <w:pPr>
        <w:rPr>
          <w:rFonts w:ascii="Times New Roman" w:hAnsi="Times New Roman" w:cs="Times New Roman"/>
          <w:sz w:val="24"/>
          <w:szCs w:val="28"/>
        </w:rPr>
      </w:pPr>
      <w:r w:rsidRPr="006E1F64">
        <w:rPr>
          <w:rFonts w:ascii="Times New Roman" w:hAnsi="Times New Roman" w:cs="Times New Roman"/>
          <w:sz w:val="24"/>
          <w:szCs w:val="28"/>
        </w:rPr>
        <w:t>P</w:t>
      </w:r>
      <w:r w:rsidRPr="006E1F64">
        <w:rPr>
          <w:rFonts w:ascii="Times New Roman" w:hAnsi="Times New Roman" w:cs="Times New Roman"/>
          <w:sz w:val="24"/>
          <w:szCs w:val="28"/>
          <w:vertAlign w:val="subscript"/>
        </w:rPr>
        <w:t>O2</w:t>
      </w:r>
      <w:r w:rsidRPr="006E1F64">
        <w:rPr>
          <w:rFonts w:ascii="Times New Roman" w:hAnsi="Times New Roman" w:cs="Times New Roman"/>
          <w:sz w:val="20"/>
          <w:szCs w:val="20"/>
          <w:vertAlign w:val="subscript"/>
        </w:rPr>
        <w:tab/>
      </w:r>
      <w:r w:rsidRPr="006E1F64">
        <w:rPr>
          <w:rFonts w:ascii="Times New Roman" w:hAnsi="Times New Roman" w:cs="Times New Roman"/>
          <w:sz w:val="20"/>
          <w:szCs w:val="20"/>
          <w:vertAlign w:val="subscript"/>
        </w:rPr>
        <w:tab/>
      </w:r>
      <w:r w:rsidRPr="006E1F64">
        <w:rPr>
          <w:rFonts w:ascii="Times New Roman" w:hAnsi="Times New Roman" w:cs="Times New Roman"/>
          <w:sz w:val="20"/>
          <w:szCs w:val="20"/>
          <w:vertAlign w:val="subscript"/>
        </w:rPr>
        <w:tab/>
      </w:r>
      <w:r w:rsidRPr="006E1F64">
        <w:rPr>
          <w:rFonts w:ascii="Times New Roman" w:hAnsi="Times New Roman" w:cs="Times New Roman"/>
          <w:sz w:val="20"/>
          <w:szCs w:val="20"/>
          <w:vertAlign w:val="subscript"/>
        </w:rPr>
        <w:tab/>
      </w:r>
      <w:r w:rsidRPr="006E1F64">
        <w:rPr>
          <w:rFonts w:ascii="Times New Roman" w:hAnsi="Times New Roman" w:cs="Times New Roman"/>
          <w:sz w:val="24"/>
          <w:szCs w:val="28"/>
        </w:rPr>
        <w:t>relative pressure of oxygen</w:t>
      </w:r>
    </w:p>
    <w:p w14:paraId="1DFE2066" w14:textId="49D6639C" w:rsidR="002C1800" w:rsidRDefault="002C1800" w:rsidP="00F217B7">
      <w:pPr>
        <w:rPr>
          <w:rFonts w:ascii="Times New Roman" w:hAnsi="Times New Roman" w:cs="Times New Roman"/>
          <w:sz w:val="24"/>
          <w:szCs w:val="28"/>
        </w:rPr>
      </w:pPr>
      <w:r w:rsidRPr="006E1F64">
        <w:rPr>
          <w:rFonts w:ascii="Times New Roman" w:hAnsi="Times New Roman" w:cs="Times New Roman"/>
          <w:sz w:val="24"/>
          <w:szCs w:val="28"/>
        </w:rPr>
        <w:t>PTFE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p</w:t>
      </w:r>
      <w:r w:rsidRPr="006E1F64">
        <w:rPr>
          <w:rFonts w:ascii="Times New Roman" w:hAnsi="Times New Roman" w:cs="Times New Roman"/>
          <w:sz w:val="24"/>
          <w:szCs w:val="28"/>
        </w:rPr>
        <w:t>olytetrafluoroethylene</w:t>
      </w:r>
    </w:p>
    <w:p w14:paraId="30B3F0A7" w14:textId="436A2EBF" w:rsidR="00C2181C" w:rsidRDefault="00C2181C" w:rsidP="00C2181C">
      <w:pPr>
        <w:rPr>
          <w:rFonts w:ascii="Times New Roman" w:hAnsi="Times New Roman" w:cs="Times New Roman"/>
          <w:sz w:val="24"/>
          <w:szCs w:val="28"/>
        </w:rPr>
      </w:pPr>
      <w:r w:rsidRPr="006E1F64">
        <w:rPr>
          <w:rFonts w:ascii="Times New Roman" w:hAnsi="Times New Roman" w:cs="Times New Roman"/>
          <w:sz w:val="24"/>
          <w:szCs w:val="28"/>
        </w:rPr>
        <w:t xml:space="preserve">Q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charge amount</w:t>
      </w:r>
      <w:r w:rsidRPr="00D83938">
        <w:rPr>
          <w:rFonts w:ascii="Times New Roman" w:hAnsi="Times New Roman" w:cs="Times New Roman"/>
          <w:sz w:val="24"/>
          <w:szCs w:val="28"/>
        </w:rPr>
        <w:t xml:space="preserve"> </w:t>
      </w:r>
    </w:p>
    <w:p w14:paraId="239152EF" w14:textId="30C46587" w:rsidR="00602D2B" w:rsidRDefault="00826745"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sidRPr="006E1F64">
        <w:rPr>
          <w:rFonts w:ascii="Times New Roman" w:hAnsi="Times New Roman" w:cs="Times New Roman"/>
          <w:sz w:val="24"/>
          <w:szCs w:val="28"/>
        </w:rPr>
        <w:t xml:space="preserve"> </w:t>
      </w:r>
      <w:r w:rsidR="00602D2B" w:rsidRPr="006E1F64">
        <w:rPr>
          <w:rFonts w:ascii="Times New Roman" w:hAnsi="Times New Roman" w:cs="Times New Roman"/>
          <w:sz w:val="24"/>
          <w:szCs w:val="28"/>
        </w:rPr>
        <w:tab/>
      </w:r>
      <w:r w:rsidR="00602D2B" w:rsidRPr="006E1F64">
        <w:rPr>
          <w:rFonts w:ascii="Times New Roman" w:hAnsi="Times New Roman" w:cs="Times New Roman"/>
          <w:sz w:val="24"/>
          <w:szCs w:val="28"/>
        </w:rPr>
        <w:tab/>
      </w:r>
      <w:r w:rsidR="00602D2B" w:rsidRPr="006E1F64">
        <w:rPr>
          <w:rFonts w:ascii="Times New Roman" w:hAnsi="Times New Roman" w:cs="Times New Roman"/>
          <w:sz w:val="24"/>
          <w:szCs w:val="28"/>
        </w:rPr>
        <w:tab/>
      </w:r>
      <w:r w:rsidR="00602D2B" w:rsidRPr="006E1F64">
        <w:rPr>
          <w:rFonts w:ascii="Times New Roman" w:hAnsi="Times New Roman" w:cs="Times New Roman"/>
          <w:sz w:val="24"/>
          <w:szCs w:val="28"/>
        </w:rPr>
        <w:tab/>
        <w:t>plan</w:t>
      </w:r>
      <w:proofErr w:type="spellStart"/>
      <w:r w:rsidR="00602D2B" w:rsidRPr="006E1F64">
        <w:rPr>
          <w:rFonts w:ascii="Times New Roman" w:hAnsi="Times New Roman" w:cs="Times New Roman"/>
          <w:sz w:val="24"/>
          <w:szCs w:val="28"/>
        </w:rPr>
        <w:t>ar</w:t>
      </w:r>
      <w:proofErr w:type="spellEnd"/>
      <w:r w:rsidR="00602D2B" w:rsidRPr="006E1F64">
        <w:rPr>
          <w:rFonts w:ascii="Times New Roman" w:hAnsi="Times New Roman" w:cs="Times New Roman"/>
          <w:sz w:val="24"/>
          <w:szCs w:val="28"/>
        </w:rPr>
        <w:t xml:space="preserve"> anisotropy</w:t>
      </w:r>
      <w:r w:rsidR="00602D2B" w:rsidRPr="00602D2B">
        <w:rPr>
          <w:rFonts w:ascii="Times New Roman" w:hAnsi="Times New Roman" w:cs="Times New Roman"/>
          <w:sz w:val="24"/>
          <w:szCs w:val="28"/>
        </w:rPr>
        <w:t xml:space="preserve"> </w:t>
      </w:r>
    </w:p>
    <w:p w14:paraId="47FDC09E" w14:textId="036ADEDF" w:rsidR="00982155" w:rsidRDefault="00B54D70" w:rsidP="00F217B7">
      <w:pPr>
        <w:rPr>
          <w:rFonts w:ascii="Times New Roman" w:hAnsi="Times New Roman" w:cs="Times New Roman"/>
          <w:sz w:val="24"/>
          <w:szCs w:val="28"/>
        </w:rPr>
      </w:pPr>
      <w:r w:rsidRPr="006E1F64">
        <w:rPr>
          <w:rFonts w:ascii="Times New Roman" w:hAnsi="Times New Roman" w:cs="Times New Roman"/>
          <w:sz w:val="24"/>
          <w:szCs w:val="28"/>
        </w:rPr>
        <w:t>R</w:t>
      </w:r>
      <w:r w:rsidRPr="006E1F64">
        <w:rPr>
          <w:rFonts w:ascii="Times New Roman" w:hAnsi="Times New Roman" w:cs="Times New Roman"/>
          <w:sz w:val="24"/>
          <w:szCs w:val="28"/>
          <w:vertAlign w:val="subscript"/>
        </w:rPr>
        <w:t xml:space="preserve">a </w:t>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rPr>
        <w:t>surface roughness</w:t>
      </w:r>
    </w:p>
    <w:p w14:paraId="35F4CAEF" w14:textId="730EBA5C" w:rsidR="006D4662" w:rsidRDefault="006D4662"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R</w:t>
      </w:r>
      <w:r w:rsidRPr="006E1F64">
        <w:rPr>
          <w:rFonts w:ascii="Times New Roman" w:hAnsi="Times New Roman" w:cs="Times New Roman"/>
          <w:sz w:val="24"/>
          <w:szCs w:val="28"/>
          <w:vertAlign w:val="subscript"/>
        </w:rPr>
        <w:t>p</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hint="eastAsia"/>
          <w:sz w:val="24"/>
          <w:szCs w:val="28"/>
        </w:rPr>
        <w:t>p</w:t>
      </w:r>
      <w:r w:rsidRPr="006E1F64">
        <w:rPr>
          <w:rFonts w:ascii="Times New Roman" w:hAnsi="Times New Roman" w:cs="Times New Roman"/>
          <w:sz w:val="24"/>
          <w:szCs w:val="28"/>
        </w:rPr>
        <w:t>olarization resistance</w:t>
      </w:r>
    </w:p>
    <w:p w14:paraId="08E8DFD1" w14:textId="6356C4C0" w:rsidR="008A2CB8" w:rsidRPr="00525427" w:rsidRDefault="008A2CB8" w:rsidP="00F217B7">
      <w:pPr>
        <w:rPr>
          <w:rFonts w:ascii="Times New Roman" w:hAnsi="Times New Roman" w:cs="Times New Roman"/>
          <w:sz w:val="24"/>
          <w:szCs w:val="28"/>
        </w:rPr>
      </w:pPr>
      <w:r>
        <w:rPr>
          <w:rFonts w:ascii="Times New Roman" w:hAnsi="Times New Roman" w:cs="Times New Roman"/>
          <w:sz w:val="24"/>
          <w:szCs w:val="28"/>
        </w:rPr>
        <w:t>RBFNN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radial basis function neural network</w:t>
      </w:r>
    </w:p>
    <w:p w14:paraId="1F62BCB1" w14:textId="5524300B"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Re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Rhenium</w:t>
      </w:r>
    </w:p>
    <w:p w14:paraId="5B5BB6D8" w14:textId="3E648C93" w:rsidR="00F217B7" w:rsidRDefault="00F217B7" w:rsidP="00F217B7">
      <w:pPr>
        <w:rPr>
          <w:rFonts w:ascii="Times New Roman" w:hAnsi="Times New Roman" w:cs="Times New Roman"/>
          <w:sz w:val="24"/>
          <w:szCs w:val="28"/>
        </w:rPr>
      </w:pPr>
      <w:r w:rsidRPr="006E1F64">
        <w:rPr>
          <w:rFonts w:ascii="Times New Roman" w:hAnsi="Times New Roman" w:cs="Times New Roman" w:hint="eastAsia"/>
          <w:sz w:val="24"/>
          <w:szCs w:val="28"/>
        </w:rPr>
        <w:t>R</w:t>
      </w:r>
      <w:r w:rsidRPr="006E1F64">
        <w:rPr>
          <w:rFonts w:ascii="Times New Roman" w:hAnsi="Times New Roman" w:cs="Times New Roman"/>
          <w:sz w:val="24"/>
          <w:szCs w:val="28"/>
        </w:rPr>
        <w:t>H</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relative humidity</w:t>
      </w:r>
    </w:p>
    <w:p w14:paraId="7A691259" w14:textId="60E1CE4F" w:rsidR="00D0298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S</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s</w:t>
      </w:r>
      <w:r w:rsidRPr="006E1F64">
        <w:rPr>
          <w:rFonts w:ascii="Times New Roman" w:hAnsi="Times New Roman" w:cs="Times New Roman"/>
          <w:sz w:val="24"/>
          <w:szCs w:val="28"/>
        </w:rPr>
        <w:t>ulfur</w:t>
      </w:r>
    </w:p>
    <w:p w14:paraId="11174F6B" w14:textId="17F65669"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Sb</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antimony</w:t>
      </w:r>
    </w:p>
    <w:p w14:paraId="3320F88B" w14:textId="0D2D28F9" w:rsidR="007F48C1" w:rsidRDefault="007F48C1" w:rsidP="00F217B7">
      <w:pPr>
        <w:rPr>
          <w:rFonts w:ascii="Times New Roman" w:hAnsi="Times New Roman" w:cs="Times New Roman"/>
          <w:sz w:val="24"/>
          <w:szCs w:val="28"/>
        </w:rPr>
      </w:pPr>
      <w:r w:rsidRPr="006E1F64">
        <w:rPr>
          <w:rFonts w:ascii="Times New Roman" w:hAnsi="Times New Roman" w:cs="Times New Roman"/>
          <w:sz w:val="24"/>
          <w:szCs w:val="28"/>
        </w:rPr>
        <w:t>SCC</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stress corrosion cracking</w:t>
      </w:r>
    </w:p>
    <w:p w14:paraId="18898917" w14:textId="17DCBFA2"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Si</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s</w:t>
      </w:r>
      <w:r w:rsidRPr="006E1F64">
        <w:rPr>
          <w:rFonts w:ascii="Times New Roman" w:hAnsi="Times New Roman" w:cs="Times New Roman"/>
          <w:sz w:val="24"/>
          <w:szCs w:val="28"/>
        </w:rPr>
        <w:t>ilicon</w:t>
      </w:r>
    </w:p>
    <w:p w14:paraId="3ED0F07E" w14:textId="023DBFBC" w:rsidR="00064DE9" w:rsidRDefault="00064DE9" w:rsidP="00F217B7">
      <w:pPr>
        <w:rPr>
          <w:rFonts w:ascii="Times New Roman" w:hAnsi="Times New Roman" w:cs="Times New Roman"/>
          <w:sz w:val="24"/>
          <w:szCs w:val="28"/>
        </w:rPr>
      </w:pPr>
      <w:r w:rsidRPr="006E1F64">
        <w:rPr>
          <w:rFonts w:ascii="Times New Roman" w:hAnsi="Times New Roman" w:cs="Times New Roman"/>
          <w:sz w:val="24"/>
          <w:szCs w:val="28"/>
        </w:rPr>
        <w:t xml:space="preserve">SIF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stress intensity factor</w:t>
      </w:r>
    </w:p>
    <w:p w14:paraId="2C6652CE" w14:textId="235B6BCE" w:rsidR="006C3A15" w:rsidRDefault="006C3A15" w:rsidP="006C3A15">
      <w:pPr>
        <w:rPr>
          <w:rFonts w:ascii="Times New Roman" w:hAnsi="Times New Roman" w:cs="Times New Roman"/>
          <w:sz w:val="24"/>
          <w:szCs w:val="28"/>
        </w:rPr>
      </w:pPr>
      <w:r w:rsidRPr="006E1F64">
        <w:rPr>
          <w:rFonts w:ascii="Times New Roman" w:hAnsi="Times New Roman" w:cs="Times New Roman"/>
          <w:sz w:val="24"/>
          <w:szCs w:val="28"/>
        </w:rPr>
        <w:t>SL</w:t>
      </w:r>
      <w:r w:rsidR="00EE5C39" w:rsidRPr="006E1F64">
        <w:rPr>
          <w:rFonts w:ascii="Times New Roman" w:hAnsi="Times New Roman" w:cs="Times New Roman"/>
          <w:sz w:val="24"/>
          <w:szCs w:val="28"/>
        </w:rPr>
        <w:tab/>
      </w:r>
      <w:r w:rsidR="00EE5C39" w:rsidRPr="006E1F64">
        <w:rPr>
          <w:rFonts w:ascii="Times New Roman" w:hAnsi="Times New Roman" w:cs="Times New Roman"/>
          <w:sz w:val="24"/>
          <w:szCs w:val="28"/>
        </w:rPr>
        <w:tab/>
      </w:r>
      <w:r w:rsidR="00EE5C39" w:rsidRPr="006E1F64">
        <w:rPr>
          <w:rFonts w:ascii="Times New Roman" w:hAnsi="Times New Roman" w:cs="Times New Roman"/>
          <w:sz w:val="24"/>
          <w:szCs w:val="28"/>
        </w:rPr>
        <w:tab/>
      </w:r>
      <w:r w:rsidR="00EE5C39" w:rsidRPr="006E1F64">
        <w:rPr>
          <w:rFonts w:ascii="Times New Roman" w:hAnsi="Times New Roman" w:cs="Times New Roman"/>
          <w:sz w:val="24"/>
          <w:szCs w:val="28"/>
        </w:rPr>
        <w:tab/>
      </w:r>
      <w:r w:rsidRPr="006E1F64">
        <w:rPr>
          <w:rFonts w:ascii="Times New Roman" w:hAnsi="Times New Roman" w:cs="Times New Roman"/>
          <w:sz w:val="24"/>
          <w:szCs w:val="28"/>
        </w:rPr>
        <w:t>stress level of concrete</w:t>
      </w:r>
    </w:p>
    <w:p w14:paraId="0543816D" w14:textId="33DA59BE" w:rsidR="00615ADC" w:rsidRDefault="00615ADC" w:rsidP="006C3A15">
      <w:pPr>
        <w:rPr>
          <w:rFonts w:ascii="Times New Roman" w:hAnsi="Times New Roman" w:cs="Times New Roman"/>
          <w:sz w:val="24"/>
          <w:szCs w:val="28"/>
        </w:rPr>
      </w:pPr>
      <w:r w:rsidRPr="006E1F64">
        <w:rPr>
          <w:rFonts w:ascii="Times New Roman" w:hAnsi="Times New Roman" w:cs="Times New Roman"/>
          <w:sz w:val="24"/>
          <w:szCs w:val="28"/>
        </w:rPr>
        <w:lastRenderedPageBreak/>
        <w:t>Sn</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t</w:t>
      </w:r>
      <w:r w:rsidRPr="006E1F64">
        <w:rPr>
          <w:rFonts w:ascii="Times New Roman" w:hAnsi="Times New Roman" w:cs="Times New Roman"/>
          <w:sz w:val="24"/>
          <w:szCs w:val="28"/>
        </w:rPr>
        <w:t>in</w:t>
      </w:r>
    </w:p>
    <w:p w14:paraId="2869A8CA" w14:textId="77777777" w:rsidR="004C6DE8" w:rsidRPr="009031EA" w:rsidRDefault="004C6DE8" w:rsidP="004C6DE8">
      <w:pPr>
        <w:rPr>
          <w:rFonts w:ascii="Times New Roman" w:hAnsi="Times New Roman" w:cs="Times New Roman"/>
          <w:sz w:val="24"/>
          <w:szCs w:val="28"/>
        </w:rPr>
      </w:pPr>
      <w:r w:rsidRPr="006E1F64">
        <w:rPr>
          <w:rFonts w:ascii="Times New Roman" w:hAnsi="Times New Roman" w:cs="Times New Roman" w:hint="eastAsia"/>
          <w:sz w:val="24"/>
          <w:szCs w:val="28"/>
        </w:rPr>
        <w:t>S</w:t>
      </w:r>
      <w:r w:rsidRPr="006E1F64">
        <w:rPr>
          <w:rFonts w:ascii="Times New Roman" w:hAnsi="Times New Roman" w:cs="Times New Roman"/>
          <w:sz w:val="24"/>
          <w:szCs w:val="28"/>
        </w:rPr>
        <w:t>O</w:t>
      </w:r>
      <w:r w:rsidRPr="006E1F64">
        <w:rPr>
          <w:rFonts w:ascii="Times New Roman" w:hAnsi="Times New Roman" w:cs="Times New Roman"/>
          <w:sz w:val="24"/>
          <w:szCs w:val="28"/>
          <w:vertAlign w:val="subscript"/>
        </w:rPr>
        <w:t>2</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proofErr w:type="spellStart"/>
      <w:r w:rsidRPr="006E1F64">
        <w:rPr>
          <w:rFonts w:ascii="Times New Roman" w:hAnsi="Times New Roman" w:cs="Times New Roman"/>
          <w:sz w:val="24"/>
          <w:szCs w:val="28"/>
        </w:rPr>
        <w:t>sulphur</w:t>
      </w:r>
      <w:proofErr w:type="spellEnd"/>
      <w:r w:rsidRPr="006E1F64">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6E1F64">
        <w:rPr>
          <w:rFonts w:ascii="Times New Roman" w:hAnsi="Times New Roman" w:cs="Times New Roman"/>
          <w:sz w:val="24"/>
          <w:szCs w:val="28"/>
        </w:rPr>
        <w:t>SP</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superplasticizer</w:t>
      </w:r>
      <w:r w:rsidRPr="004C6DE8">
        <w:rPr>
          <w:rFonts w:ascii="Times New Roman" w:hAnsi="Times New Roman" w:cs="Times New Roman"/>
          <w:sz w:val="24"/>
          <w:szCs w:val="28"/>
        </w:rPr>
        <w:t xml:space="preserve"> </w:t>
      </w:r>
    </w:p>
    <w:p w14:paraId="411DDD9D" w14:textId="07F619DF" w:rsidR="00F217B7" w:rsidRDefault="00F217B7" w:rsidP="00F217B7">
      <w:pPr>
        <w:rPr>
          <w:rFonts w:ascii="Times New Roman" w:hAnsi="Times New Roman" w:cs="Times New Roman"/>
          <w:sz w:val="24"/>
          <w:szCs w:val="28"/>
        </w:rPr>
      </w:pPr>
      <w:r w:rsidRPr="006E1F64">
        <w:rPr>
          <w:rFonts w:ascii="Times New Roman" w:hAnsi="Times New Roman" w:cs="Times New Roman" w:hint="eastAsia"/>
          <w:sz w:val="24"/>
          <w:szCs w:val="28"/>
        </w:rPr>
        <w:t>S</w:t>
      </w:r>
      <w:r w:rsidRPr="006E1F64">
        <w:rPr>
          <w:rFonts w:ascii="Times New Roman" w:hAnsi="Times New Roman" w:cs="Times New Roman"/>
          <w:sz w:val="24"/>
          <w:szCs w:val="28"/>
        </w:rPr>
        <w:t>R</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sidRPr="006E1F64">
        <w:rPr>
          <w:rFonts w:ascii="Times New Roman" w:hAnsi="Times New Roman" w:cs="Times New Roman" w:hint="eastAsia"/>
          <w:sz w:val="24"/>
          <w:szCs w:val="28"/>
        </w:rPr>
        <w:t>T</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E1F64">
        <w:rPr>
          <w:rFonts w:ascii="Times New Roman" w:hAnsi="Times New Roman" w:cs="Times New Roman"/>
          <w:sz w:val="24"/>
          <w:szCs w:val="28"/>
        </w:rPr>
        <w:t xml:space="preserve">TA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testing age</w:t>
      </w:r>
    </w:p>
    <w:p w14:paraId="6C7A34DD" w14:textId="5BB1AE1A" w:rsidR="00A6255F" w:rsidRDefault="00A6255F" w:rsidP="004C6DE8">
      <w:pPr>
        <w:rPr>
          <w:rFonts w:ascii="Times New Roman" w:hAnsi="Times New Roman" w:cs="Times New Roman"/>
          <w:sz w:val="24"/>
          <w:szCs w:val="28"/>
        </w:rPr>
      </w:pPr>
      <w:proofErr w:type="spellStart"/>
      <w:r w:rsidRPr="006E1F64">
        <w:rPr>
          <w:rFonts w:ascii="Times New Roman" w:hAnsi="Times New Roman" w:cs="Times New Roman"/>
          <w:sz w:val="24"/>
          <w:szCs w:val="28"/>
        </w:rPr>
        <w:t>Ti</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titanium</w:t>
      </w:r>
    </w:p>
    <w:p w14:paraId="4A71034C" w14:textId="55C10361" w:rsidR="002C1800" w:rsidRDefault="002C1800" w:rsidP="004C6DE8">
      <w:pPr>
        <w:rPr>
          <w:rFonts w:ascii="Times New Roman" w:hAnsi="Times New Roman" w:cs="Times New Roman"/>
          <w:sz w:val="24"/>
          <w:szCs w:val="28"/>
        </w:rPr>
      </w:pPr>
      <w:r w:rsidRPr="006E1F64">
        <w:rPr>
          <w:rFonts w:ascii="Times New Roman" w:hAnsi="Times New Roman" w:cs="Times New Roman"/>
          <w:sz w:val="24"/>
          <w:szCs w:val="28"/>
        </w:rPr>
        <w:t>TiO2</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titanium dioxide</w:t>
      </w:r>
    </w:p>
    <w:p w14:paraId="68AB8145" w14:textId="225A14A6" w:rsidR="003542B0" w:rsidRDefault="003542B0" w:rsidP="004C6DE8">
      <w:pPr>
        <w:rPr>
          <w:rFonts w:ascii="Times New Roman" w:hAnsi="Times New Roman" w:cs="Times New Roman"/>
          <w:sz w:val="24"/>
          <w:szCs w:val="28"/>
        </w:rPr>
      </w:pPr>
      <w:r w:rsidRPr="006E1F64">
        <w:rPr>
          <w:rFonts w:ascii="Times New Roman" w:hAnsi="Times New Roman" w:cs="Times New Roman"/>
          <w:sz w:val="24"/>
          <w:szCs w:val="28"/>
        </w:rPr>
        <w:t>TOE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time of exposure</w:t>
      </w:r>
    </w:p>
    <w:p w14:paraId="2CDBD745" w14:textId="77777777" w:rsidR="00C2181C" w:rsidRDefault="00C2181C" w:rsidP="00C2181C">
      <w:pPr>
        <w:rPr>
          <w:rFonts w:ascii="Times New Roman" w:hAnsi="Times New Roman" w:cs="Times New Roman"/>
          <w:sz w:val="24"/>
          <w:szCs w:val="28"/>
        </w:rPr>
      </w:pPr>
      <w:r w:rsidRPr="006E1F64">
        <w:rPr>
          <w:rFonts w:ascii="Times New Roman" w:hAnsi="Times New Roman" w:cs="Times New Roman" w:hint="eastAsia"/>
          <w:sz w:val="24"/>
          <w:szCs w:val="28"/>
        </w:rPr>
        <w:t>T</w:t>
      </w:r>
      <w:r w:rsidRPr="006E1F64">
        <w:rPr>
          <w:rFonts w:ascii="Times New Roman" w:hAnsi="Times New Roman" w:cs="Times New Roman"/>
          <w:sz w:val="24"/>
          <w:szCs w:val="28"/>
        </w:rPr>
        <w:t>OW</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6E1F64">
        <w:rPr>
          <w:rFonts w:ascii="Times New Roman" w:hAnsi="Times New Roman" w:cs="Times New Roman"/>
          <w:sz w:val="24"/>
          <w:szCs w:val="28"/>
        </w:rPr>
        <w:t>U</w:t>
      </w:r>
      <w:r w:rsidRPr="006E1F64">
        <w:rPr>
          <w:rFonts w:ascii="Times New Roman" w:hAnsi="Times New Roman" w:cs="Times New Roman"/>
          <w:sz w:val="24"/>
          <w:szCs w:val="28"/>
          <w:vertAlign w:val="subscript"/>
        </w:rPr>
        <w:t>p</w:t>
      </w:r>
      <w:r w:rsidRPr="006E1F64">
        <w:rPr>
          <w:rFonts w:ascii="AdvOTf9433e2d" w:hAnsi="AdvOTf9433e2d"/>
          <w:color w:val="242021"/>
          <w:sz w:val="20"/>
          <w:szCs w:val="20"/>
        </w:rPr>
        <w:t xml:space="preserve"> </w:t>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Times New Roman" w:hAnsi="Times New Roman" w:cs="Times New Roman" w:hint="eastAsia"/>
          <w:sz w:val="24"/>
          <w:szCs w:val="28"/>
        </w:rPr>
        <w:t>ultrasonic power</w:t>
      </w:r>
    </w:p>
    <w:p w14:paraId="4B594745" w14:textId="546E8130" w:rsidR="00176FE5" w:rsidRDefault="00176FE5" w:rsidP="004C6DE8">
      <w:pPr>
        <w:rPr>
          <w:rFonts w:ascii="Times New Roman" w:hAnsi="Times New Roman" w:cs="Times New Roman"/>
          <w:sz w:val="24"/>
          <w:szCs w:val="28"/>
        </w:rPr>
      </w:pPr>
      <w:r w:rsidRPr="006E1F64">
        <w:rPr>
          <w:rFonts w:ascii="Times New Roman" w:hAnsi="Times New Roman" w:cs="Times New Roman"/>
          <w:sz w:val="24"/>
          <w:szCs w:val="28"/>
        </w:rPr>
        <w:t>UTS</w:t>
      </w:r>
      <w:r w:rsidRPr="006E1F64">
        <w:t xml:space="preserve"> </w:t>
      </w:r>
      <w:r w:rsidRPr="006E1F64">
        <w:tab/>
      </w:r>
      <w:r w:rsidRPr="006E1F64">
        <w:tab/>
      </w:r>
      <w:r w:rsidRPr="006E1F64">
        <w:tab/>
      </w:r>
      <w:r w:rsidRPr="006E1F64">
        <w:tab/>
      </w:r>
      <w:r w:rsidRPr="006E1F64">
        <w:rPr>
          <w:rFonts w:ascii="Times New Roman" w:hAnsi="Times New Roman" w:cs="Times New Roman" w:hint="eastAsia"/>
          <w:sz w:val="24"/>
          <w:szCs w:val="28"/>
        </w:rPr>
        <w:t>ultimate tensile strength</w:t>
      </w:r>
    </w:p>
    <w:p w14:paraId="1D46EFAA" w14:textId="76C0B334" w:rsidR="004C6DE8" w:rsidRDefault="004C6DE8" w:rsidP="004C6DE8">
      <w:pPr>
        <w:rPr>
          <w:rFonts w:ascii="Times New Roman" w:hAnsi="Times New Roman" w:cs="Times New Roman"/>
          <w:sz w:val="24"/>
          <w:szCs w:val="28"/>
        </w:rPr>
      </w:pPr>
      <w:r w:rsidRPr="006E1F64">
        <w:rPr>
          <w:rFonts w:ascii="Times New Roman" w:hAnsi="Times New Roman" w:cs="Times New Roman"/>
          <w:sz w:val="24"/>
          <w:szCs w:val="28"/>
        </w:rPr>
        <w:t>UV</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ultrasonic velocity</w:t>
      </w:r>
    </w:p>
    <w:p w14:paraId="3735D135" w14:textId="77777777" w:rsidR="006D4662" w:rsidRDefault="006D4662" w:rsidP="006D4662">
      <w:pPr>
        <w:rPr>
          <w:rFonts w:ascii="Times New Roman" w:hAnsi="Times New Roman" w:cs="Times New Roman"/>
          <w:sz w:val="24"/>
          <w:szCs w:val="28"/>
        </w:rPr>
      </w:pPr>
      <w:r w:rsidRPr="006E1F64">
        <w:rPr>
          <w:rFonts w:ascii="Times New Roman" w:hAnsi="Times New Roman" w:cs="Times New Roman"/>
          <w:i/>
          <w:iCs/>
          <w:sz w:val="24"/>
          <w:szCs w:val="28"/>
        </w:rPr>
        <w:t>v</w:t>
      </w:r>
      <w:r w:rsidRPr="006E1F64">
        <w:t xml:space="preserve"> </w:t>
      </w:r>
      <w:r w:rsidRPr="006E1F64">
        <w:tab/>
      </w:r>
      <w:r w:rsidRPr="006E1F64">
        <w:tab/>
      </w:r>
      <w:r w:rsidRPr="006E1F64">
        <w:tab/>
      </w:r>
      <w:r w:rsidRPr="006E1F64">
        <w:tab/>
      </w:r>
      <w:r w:rsidRPr="006E1F64">
        <w:rPr>
          <w:rFonts w:ascii="Times New Roman" w:hAnsi="Times New Roman" w:cs="Times New Roman"/>
          <w:sz w:val="24"/>
          <w:szCs w:val="28"/>
        </w:rPr>
        <w:t>cutting speed</w:t>
      </w:r>
    </w:p>
    <w:p w14:paraId="0D27880F" w14:textId="3301DDA2" w:rsidR="00A6255F" w:rsidRDefault="00A6255F" w:rsidP="004C6DE8">
      <w:pPr>
        <w:rPr>
          <w:rFonts w:ascii="Times New Roman" w:hAnsi="Times New Roman" w:cs="Times New Roman"/>
          <w:sz w:val="24"/>
          <w:szCs w:val="28"/>
        </w:rPr>
      </w:pPr>
      <w:r w:rsidRPr="006E1F64">
        <w:rPr>
          <w:rFonts w:ascii="Times New Roman" w:hAnsi="Times New Roman" w:cs="Times New Roman"/>
          <w:sz w:val="24"/>
          <w:szCs w:val="28"/>
        </w:rPr>
        <w:t xml:space="preserve">V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vanadium</w:t>
      </w:r>
    </w:p>
    <w:p w14:paraId="131C2862" w14:textId="75BC87E9" w:rsidR="001F625F" w:rsidRDefault="001F625F" w:rsidP="00465724">
      <w:pPr>
        <w:rPr>
          <w:rFonts w:ascii="Times New Roman" w:hAnsi="Times New Roman" w:cs="Times New Roman"/>
          <w:sz w:val="24"/>
          <w:szCs w:val="28"/>
        </w:rPr>
      </w:pPr>
      <w:proofErr w:type="spellStart"/>
      <w:r w:rsidRPr="006E1F64">
        <w:rPr>
          <w:rStyle w:val="fontstyle01"/>
        </w:rPr>
        <w:t>VTiNb</w:t>
      </w:r>
      <w:proofErr w:type="spellEnd"/>
      <w:r w:rsidRPr="006E1F64">
        <w:rPr>
          <w:rStyle w:val="fontstyle01"/>
        </w:rPr>
        <w:tab/>
      </w:r>
      <w:r w:rsidRPr="006E1F64">
        <w:rPr>
          <w:rStyle w:val="fontstyle01"/>
        </w:rPr>
        <w:tab/>
      </w:r>
      <w:r w:rsidRPr="006E1F64">
        <w:rPr>
          <w:rStyle w:val="fontstyle01"/>
        </w:rPr>
        <w:tab/>
      </w:r>
      <w:r w:rsidRPr="006E1F64">
        <w:rPr>
          <w:rStyle w:val="fontstyle01"/>
        </w:rPr>
        <w:tab/>
      </w:r>
      <w:r w:rsidRPr="006E1F64">
        <w:rPr>
          <w:rFonts w:ascii="Times New Roman" w:hAnsi="Times New Roman" w:cs="Times New Roman"/>
          <w:sz w:val="24"/>
          <w:szCs w:val="28"/>
        </w:rPr>
        <w:t xml:space="preserve"> the sum of niobium, vanadium and titanium concentrations</w:t>
      </w:r>
    </w:p>
    <w:p w14:paraId="5CB6E31D" w14:textId="75B6A2DB" w:rsidR="006D4662" w:rsidRDefault="006D4662" w:rsidP="00465724">
      <w:pPr>
        <w:rPr>
          <w:rFonts w:ascii="Times New Roman" w:hAnsi="Times New Roman" w:cs="Times New Roman"/>
          <w:sz w:val="24"/>
          <w:szCs w:val="28"/>
        </w:rPr>
      </w:pPr>
      <w:r w:rsidRPr="006E1F64">
        <w:rPr>
          <w:rFonts w:ascii="Times New Roman" w:hAnsi="Times New Roman" w:cs="Times New Roman"/>
          <w:sz w:val="24"/>
          <w:szCs w:val="28"/>
        </w:rPr>
        <w:t>w</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frequency</w:t>
      </w:r>
    </w:p>
    <w:p w14:paraId="38CEF2BB" w14:textId="7B6E5C01" w:rsidR="00FC252D" w:rsidRDefault="00FC252D" w:rsidP="004C6DE8">
      <w:pPr>
        <w:rPr>
          <w:rFonts w:ascii="Times New Roman" w:hAnsi="Times New Roman" w:cs="Times New Roman"/>
          <w:sz w:val="24"/>
          <w:szCs w:val="28"/>
        </w:rPr>
      </w:pPr>
      <w:r w:rsidRPr="006E1F64">
        <w:rPr>
          <w:rFonts w:ascii="Times New Roman" w:hAnsi="Times New Roman" w:cs="Times New Roman"/>
          <w:sz w:val="24"/>
          <w:szCs w:val="28"/>
        </w:rPr>
        <w:t>W</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sample weight change</w:t>
      </w:r>
    </w:p>
    <w:p w14:paraId="673B6BCA" w14:textId="359E0253" w:rsidR="0087276F" w:rsidRDefault="0087276F" w:rsidP="00F217B7">
      <w:pPr>
        <w:rPr>
          <w:rFonts w:ascii="Times New Roman" w:hAnsi="Times New Roman" w:cs="Times New Roman"/>
          <w:sz w:val="24"/>
          <w:szCs w:val="28"/>
        </w:rPr>
      </w:pPr>
      <w:r w:rsidRPr="006E1F64">
        <w:rPr>
          <w:rFonts w:ascii="Times New Roman" w:hAnsi="Times New Roman" w:cs="Times New Roman"/>
          <w:sz w:val="24"/>
          <w:szCs w:val="28"/>
        </w:rPr>
        <w:t>W/B</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water-to-binder ratio</w:t>
      </w:r>
    </w:p>
    <w:p w14:paraId="09CBFB4E" w14:textId="7233E02B" w:rsidR="006C3A15" w:rsidRDefault="006C3A15" w:rsidP="00F217B7">
      <w:pPr>
        <w:rPr>
          <w:rFonts w:ascii="Times New Roman" w:hAnsi="Times New Roman" w:cs="Times New Roman"/>
          <w:sz w:val="24"/>
          <w:szCs w:val="28"/>
        </w:rPr>
      </w:pPr>
      <w:r w:rsidRPr="006E1F64">
        <w:rPr>
          <w:rFonts w:ascii="Times New Roman" w:hAnsi="Times New Roman" w:cs="Times New Roman"/>
          <w:sz w:val="24"/>
          <w:szCs w:val="28"/>
        </w:rPr>
        <w:t>W/C</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water-cement ratio</w:t>
      </w:r>
    </w:p>
    <w:p w14:paraId="31CBB856" w14:textId="7BBA3FFA" w:rsidR="00F217B7" w:rsidRDefault="00F217B7" w:rsidP="00F217B7">
      <w:pPr>
        <w:rPr>
          <w:rFonts w:ascii="Times New Roman" w:hAnsi="Times New Roman" w:cs="Times New Roman"/>
          <w:sz w:val="24"/>
          <w:szCs w:val="28"/>
        </w:rPr>
      </w:pPr>
      <w:r w:rsidRPr="006E1F64">
        <w:rPr>
          <w:rFonts w:ascii="Times New Roman" w:hAnsi="Times New Roman" w:cs="Times New Roman"/>
          <w:sz w:val="24"/>
          <w:szCs w:val="28"/>
        </w:rPr>
        <w:t>WV</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6E1F64">
        <w:rPr>
          <w:rFonts w:ascii="Times New Roman" w:hAnsi="Times New Roman" w:cs="Times New Roman"/>
          <w:sz w:val="24"/>
          <w:szCs w:val="28"/>
        </w:rPr>
        <w:t xml:space="preserve">YS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yield strength</w:t>
      </w:r>
      <w:r w:rsidRPr="00176FE5">
        <w:rPr>
          <w:rFonts w:ascii="Times New Roman" w:hAnsi="Times New Roman" w:cs="Times New Roman"/>
          <w:sz w:val="24"/>
          <w:szCs w:val="28"/>
        </w:rPr>
        <w:t xml:space="preserve"> </w:t>
      </w:r>
    </w:p>
    <w:p w14:paraId="00EBB2FD" w14:textId="3302C40C" w:rsidR="00D6662D" w:rsidRDefault="007E5CC8" w:rsidP="00D6662D">
      <w:pPr>
        <w:rPr>
          <w:rFonts w:ascii="Times New Roman" w:hAnsi="Times New Roman" w:cs="Times New Roman"/>
          <w:sz w:val="24"/>
          <w:szCs w:val="28"/>
        </w:rPr>
      </w:pPr>
      <w:proofErr w:type="spellStart"/>
      <w:r w:rsidRPr="006E1F64">
        <w:rPr>
          <w:rFonts w:ascii="Times New Roman" w:hAnsi="Times New Roman" w:cs="Times New Roman"/>
          <w:sz w:val="24"/>
          <w:szCs w:val="28"/>
        </w:rPr>
        <w:t>Zr</w:t>
      </w:r>
      <w:proofErr w:type="spellEnd"/>
      <w:r w:rsidRPr="006E1F64">
        <w:rPr>
          <w:rFonts w:ascii="Times New Roman" w:hAnsi="Times New Roman" w:cs="Times New Roman"/>
          <w:sz w:val="24"/>
          <w:szCs w:val="28"/>
        </w:rPr>
        <w:t xml:space="preserve"> and Zi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real and imaginary impedances</w:t>
      </w:r>
    </w:p>
    <w:p w14:paraId="0C27BEDA" w14:textId="77777777" w:rsidR="00B72542" w:rsidRDefault="00B72542" w:rsidP="00D6662D">
      <w:pPr>
        <w:rPr>
          <w:rFonts w:ascii="Times New Roman" w:hAnsi="Times New Roman" w:cs="Times New Roman"/>
          <w:sz w:val="24"/>
          <w:szCs w:val="28"/>
        </w:rPr>
      </w:pPr>
    </w:p>
    <w:p w14:paraId="00035882" w14:textId="52727C9E" w:rsidR="00B72542" w:rsidRDefault="00B72542" w:rsidP="004D2664">
      <w:pPr>
        <w:jc w:val="both"/>
        <w:rPr>
          <w:rFonts w:ascii="Times New Roman" w:hAnsi="Times New Roman" w:cs="Times New Roman"/>
          <w:sz w:val="24"/>
          <w:szCs w:val="24"/>
        </w:rPr>
      </w:pPr>
      <w:r>
        <w:rPr>
          <w:rFonts w:ascii="Times New Roman" w:hAnsi="Times New Roman" w:cs="Times New Roman"/>
          <w:sz w:val="24"/>
          <w:szCs w:val="24"/>
        </w:rPr>
        <w:lastRenderedPageBreak/>
        <w:t>BPNN:</w:t>
      </w:r>
      <w:r>
        <w:rPr>
          <w:rFonts w:ascii="Times New Roman" w:hAnsi="Times New Roman" w:cs="Times New Roman"/>
          <w:sz w:val="24"/>
          <w:szCs w:val="24"/>
        </w:rPr>
        <w:tab/>
      </w:r>
      <w:r>
        <w:rPr>
          <w:rFonts w:ascii="Times New Roman" w:hAnsi="Times New Roman" w:cs="Times New Roman"/>
          <w:sz w:val="24"/>
          <w:szCs w:val="24"/>
        </w:rPr>
        <w:tab/>
      </w:r>
      <w:r w:rsidRPr="00166663">
        <w:rPr>
          <w:rFonts w:ascii="Times New Roman" w:hAnsi="Times New Roman" w:cs="Times New Roman"/>
          <w:sz w:val="24"/>
          <w:szCs w:val="24"/>
        </w:rPr>
        <w:t xml:space="preserve">BPNN is </w:t>
      </w:r>
      <w:r w:rsidR="00CD0B9A">
        <w:rPr>
          <w:rFonts w:ascii="Times New Roman" w:hAnsi="Times New Roman" w:cs="Times New Roman"/>
          <w:sz w:val="24"/>
          <w:szCs w:val="24"/>
        </w:rPr>
        <w:t xml:space="preserve">an </w:t>
      </w:r>
      <w:r w:rsidRPr="00166663">
        <w:rPr>
          <w:rFonts w:ascii="Times New Roman" w:hAnsi="Times New Roman" w:cs="Times New Roman"/>
          <w:sz w:val="24"/>
          <w:szCs w:val="24"/>
        </w:rPr>
        <w:t>ANN that uses backpropagation learning/training algorithm, and has one i</w:t>
      </w:r>
      <w:r>
        <w:rPr>
          <w:rFonts w:ascii="Times New Roman" w:hAnsi="Times New Roman" w:cs="Times New Roman"/>
          <w:sz w:val="24"/>
          <w:szCs w:val="24"/>
        </w:rPr>
        <w:t>n</w:t>
      </w:r>
      <w:r w:rsidRPr="00166663">
        <w:rPr>
          <w:rFonts w:ascii="Times New Roman" w:hAnsi="Times New Roman" w:cs="Times New Roman"/>
          <w:sz w:val="24"/>
          <w:szCs w:val="24"/>
        </w:rPr>
        <w:t>p</w:t>
      </w:r>
      <w:r>
        <w:rPr>
          <w:rFonts w:ascii="Times New Roman" w:hAnsi="Times New Roman" w:cs="Times New Roman"/>
          <w:sz w:val="24"/>
          <w:szCs w:val="24"/>
        </w:rPr>
        <w:t>ut</w:t>
      </w:r>
      <w:r w:rsidRPr="00166663">
        <w:rPr>
          <w:rFonts w:ascii="Times New Roman" w:hAnsi="Times New Roman" w:cs="Times New Roman"/>
          <w:sz w:val="24"/>
          <w:szCs w:val="24"/>
        </w:rPr>
        <w:t xml:space="preserve"> layer, one hidden layer (enough for large majority of problems) or at least </w:t>
      </w:r>
      <w:r>
        <w:rPr>
          <w:rFonts w:ascii="Times New Roman" w:hAnsi="Times New Roman" w:cs="Times New Roman"/>
          <w:sz w:val="24"/>
          <w:szCs w:val="24"/>
        </w:rPr>
        <w:t>two</w:t>
      </w:r>
      <w:r w:rsidRPr="00166663">
        <w:rPr>
          <w:rFonts w:ascii="Times New Roman" w:hAnsi="Times New Roman" w:cs="Times New Roman"/>
          <w:sz w:val="24"/>
          <w:szCs w:val="24"/>
        </w:rPr>
        <w:t xml:space="preserve"> hidden layers (for complex problems) and one o</w:t>
      </w:r>
      <w:r>
        <w:rPr>
          <w:rFonts w:ascii="Times New Roman" w:hAnsi="Times New Roman" w:cs="Times New Roman"/>
          <w:sz w:val="24"/>
          <w:szCs w:val="24"/>
        </w:rPr>
        <w:t>ut</w:t>
      </w:r>
      <w:r w:rsidRPr="00166663">
        <w:rPr>
          <w:rFonts w:ascii="Times New Roman" w:hAnsi="Times New Roman" w:cs="Times New Roman"/>
          <w:sz w:val="24"/>
          <w:szCs w:val="24"/>
        </w:rPr>
        <w:t>p</w:t>
      </w:r>
      <w:r>
        <w:rPr>
          <w:rFonts w:ascii="Times New Roman" w:hAnsi="Times New Roman" w:cs="Times New Roman"/>
          <w:sz w:val="24"/>
          <w:szCs w:val="24"/>
        </w:rPr>
        <w:t>ut</w:t>
      </w:r>
      <w:r w:rsidRPr="00166663">
        <w:rPr>
          <w:rFonts w:ascii="Times New Roman" w:hAnsi="Times New Roman" w:cs="Times New Roman"/>
          <w:sz w:val="24"/>
          <w:szCs w:val="24"/>
        </w:rPr>
        <w:t xml:space="preserve"> layer. </w:t>
      </w:r>
    </w:p>
    <w:p w14:paraId="1B6717F2" w14:textId="77777777" w:rsidR="00B72542" w:rsidRDefault="00B72542" w:rsidP="004D2664">
      <w:pPr>
        <w:jc w:val="both"/>
        <w:rPr>
          <w:rFonts w:ascii="Times New Roman" w:hAnsi="Times New Roman" w:cs="Times New Roman"/>
          <w:sz w:val="24"/>
          <w:szCs w:val="24"/>
        </w:rPr>
      </w:pPr>
      <w:r w:rsidRPr="00166663">
        <w:rPr>
          <w:rFonts w:ascii="Times New Roman" w:hAnsi="Times New Roman" w:cs="Times New Roman"/>
          <w:sz w:val="24"/>
          <w:szCs w:val="24"/>
        </w:rPr>
        <w:t>MLP</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An ANN </w:t>
      </w:r>
      <w:r w:rsidRPr="00166663">
        <w:rPr>
          <w:rFonts w:ascii="Times New Roman" w:hAnsi="Times New Roman" w:cs="Times New Roman"/>
          <w:sz w:val="24"/>
          <w:szCs w:val="24"/>
        </w:rPr>
        <w:t>consists of at least three layers of nodes: an input layer, one or more hidden layers and an output layer.</w:t>
      </w:r>
    </w:p>
    <w:p w14:paraId="4F832AF8" w14:textId="15140C84" w:rsidR="00B72542" w:rsidRDefault="00B72542" w:rsidP="004D2664">
      <w:pPr>
        <w:jc w:val="both"/>
        <w:rPr>
          <w:rFonts w:ascii="Times New Roman" w:hAnsi="Times New Roman" w:cs="Times New Roman"/>
          <w:sz w:val="24"/>
          <w:szCs w:val="28"/>
        </w:rPr>
      </w:pPr>
      <w:r>
        <w:rPr>
          <w:rFonts w:ascii="Times New Roman" w:hAnsi="Times New Roman" w:cs="Times New Roman"/>
          <w:sz w:val="24"/>
          <w:szCs w:val="24"/>
        </w:rPr>
        <w:t>RBFNN:</w:t>
      </w:r>
      <w:r>
        <w:rPr>
          <w:rFonts w:ascii="Times New Roman" w:hAnsi="Times New Roman" w:cs="Times New Roman"/>
          <w:sz w:val="24"/>
          <w:szCs w:val="24"/>
        </w:rPr>
        <w:tab/>
      </w:r>
      <w:r w:rsidR="004D2664">
        <w:rPr>
          <w:rFonts w:ascii="Times New Roman" w:hAnsi="Times New Roman" w:cs="Times New Roman"/>
          <w:sz w:val="24"/>
          <w:szCs w:val="24"/>
        </w:rPr>
        <w:t>A multi-layer feed forward neural network consists of three layers: one input layer, one hidden layer in which hidden neurons use radial basis function (RBF) and one output layer.</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96510F" w:rsidRDefault="00D6662D" w:rsidP="00D6662D">
      <w:pPr>
        <w:pStyle w:val="1"/>
        <w:numPr>
          <w:ilvl w:val="0"/>
          <w:numId w:val="0"/>
        </w:numPr>
        <w:spacing w:after="240"/>
        <w:ind w:left="432"/>
      </w:pPr>
      <w:r>
        <w:t>Reference</w:t>
      </w:r>
    </w:p>
    <w:bookmarkEnd w:id="3"/>
    <w:p w14:paraId="52CB5B98" w14:textId="77777777" w:rsidR="003211D9" w:rsidRPr="003211D9" w:rsidRDefault="00205DC2" w:rsidP="003211D9">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414" w:name="_ENREF_1"/>
      <w:r w:rsidR="003211D9" w:rsidRPr="003211D9">
        <w:rPr>
          <w:noProof/>
        </w:rPr>
        <w:t>1.</w:t>
      </w:r>
      <w:r w:rsidR="003211D9" w:rsidRPr="003211D9">
        <w:rPr>
          <w:noProof/>
        </w:rPr>
        <w:tab/>
        <w:t xml:space="preserve">Liu, Y., et al., </w:t>
      </w:r>
      <w:r w:rsidR="003211D9" w:rsidRPr="003211D9">
        <w:rPr>
          <w:i/>
          <w:noProof/>
        </w:rPr>
        <w:t>Artificial neural network modelling to predict hot deformation behaviour of zinc–aluminium alloy</w:t>
      </w:r>
      <w:r w:rsidR="003211D9" w:rsidRPr="003211D9">
        <w:rPr>
          <w:noProof/>
        </w:rPr>
        <w:t>. Vol. 29. 2013. 184-189.</w:t>
      </w:r>
      <w:bookmarkEnd w:id="414"/>
    </w:p>
    <w:p w14:paraId="4E2C4207" w14:textId="77777777" w:rsidR="003211D9" w:rsidRPr="003211D9" w:rsidRDefault="003211D9" w:rsidP="003211D9">
      <w:pPr>
        <w:pStyle w:val="EndNoteBibliography"/>
        <w:spacing w:after="0"/>
        <w:ind w:left="720" w:hanging="720"/>
        <w:rPr>
          <w:noProof/>
        </w:rPr>
      </w:pPr>
      <w:bookmarkStart w:id="415" w:name="_ENREF_2"/>
      <w:r w:rsidRPr="003211D9">
        <w:rPr>
          <w:noProof/>
        </w:rPr>
        <w:t>2.</w:t>
      </w:r>
      <w:r w:rsidRPr="003211D9">
        <w:rPr>
          <w:noProof/>
        </w:rPr>
        <w:tab/>
        <w:t xml:space="preserve">Huang, C., X. Jia, and Z. Zhang, </w:t>
      </w:r>
      <w:r w:rsidRPr="003211D9">
        <w:rPr>
          <w:i/>
          <w:noProof/>
        </w:rPr>
        <w:t>A Modified Back Propagation Artificial Neural Network Model Based on Genetic Algorithm to Predict the Flow Behavior of 5754 Aluminum Alloy.</w:t>
      </w:r>
      <w:r w:rsidRPr="003211D9">
        <w:rPr>
          <w:noProof/>
        </w:rPr>
        <w:t xml:space="preserve"> Materials (Basel), 2018. </w:t>
      </w:r>
      <w:r w:rsidRPr="003211D9">
        <w:rPr>
          <w:b/>
          <w:noProof/>
        </w:rPr>
        <w:t>11</w:t>
      </w:r>
      <w:r w:rsidRPr="003211D9">
        <w:rPr>
          <w:noProof/>
        </w:rPr>
        <w:t>(5).</w:t>
      </w:r>
      <w:bookmarkEnd w:id="415"/>
    </w:p>
    <w:p w14:paraId="4DF91C6A" w14:textId="77777777" w:rsidR="003211D9" w:rsidRPr="003211D9" w:rsidRDefault="003211D9" w:rsidP="003211D9">
      <w:pPr>
        <w:pStyle w:val="EndNoteBibliography"/>
        <w:spacing w:after="0"/>
        <w:ind w:left="720" w:hanging="720"/>
        <w:rPr>
          <w:noProof/>
        </w:rPr>
      </w:pPr>
      <w:bookmarkStart w:id="416" w:name="_ENREF_3"/>
      <w:r w:rsidRPr="003211D9">
        <w:rPr>
          <w:noProof/>
        </w:rPr>
        <w:t>3.</w:t>
      </w:r>
      <w:r w:rsidRPr="003211D9">
        <w:rPr>
          <w:noProof/>
        </w:rPr>
        <w:tab/>
        <w:t xml:space="preserve">Bhadeshia, H.K.D.H., et al., </w:t>
      </w:r>
      <w:r w:rsidRPr="003211D9">
        <w:rPr>
          <w:i/>
          <w:noProof/>
        </w:rPr>
        <w:t>Performance of neural networks in materials science.</w:t>
      </w:r>
      <w:r w:rsidRPr="003211D9">
        <w:rPr>
          <w:noProof/>
        </w:rPr>
        <w:t xml:space="preserve"> Materials Science and Technology, 2009. </w:t>
      </w:r>
      <w:r w:rsidRPr="003211D9">
        <w:rPr>
          <w:b/>
          <w:noProof/>
        </w:rPr>
        <w:t>25</w:t>
      </w:r>
      <w:r w:rsidRPr="003211D9">
        <w:rPr>
          <w:noProof/>
        </w:rPr>
        <w:t>(4): p. 504-510.</w:t>
      </w:r>
      <w:bookmarkEnd w:id="416"/>
    </w:p>
    <w:p w14:paraId="181FB0DF" w14:textId="77777777" w:rsidR="003211D9" w:rsidRPr="003211D9" w:rsidRDefault="003211D9" w:rsidP="003211D9">
      <w:pPr>
        <w:pStyle w:val="EndNoteBibliography"/>
        <w:spacing w:after="0"/>
        <w:ind w:left="720" w:hanging="720"/>
        <w:rPr>
          <w:noProof/>
        </w:rPr>
      </w:pPr>
      <w:bookmarkStart w:id="417" w:name="_ENREF_4"/>
      <w:r w:rsidRPr="003211D9">
        <w:rPr>
          <w:noProof/>
        </w:rPr>
        <w:t>4.</w:t>
      </w:r>
      <w:r w:rsidRPr="003211D9">
        <w:rPr>
          <w:noProof/>
        </w:rPr>
        <w:tab/>
        <w:t xml:space="preserve">Vera, R. and S. Ossandón, </w:t>
      </w:r>
      <w:r w:rsidRPr="003211D9">
        <w:rPr>
          <w:i/>
          <w:noProof/>
        </w:rPr>
        <w:t>On the Prediction of Atmospheric Corrosion of Metals and Alloys in Chile Using Artificial Neural Networks</w:t>
      </w:r>
      <w:r w:rsidRPr="003211D9">
        <w:rPr>
          <w:noProof/>
        </w:rPr>
        <w:t>. Vol. 9. 2014. 7131-7151.</w:t>
      </w:r>
      <w:bookmarkEnd w:id="417"/>
    </w:p>
    <w:p w14:paraId="43255688" w14:textId="77777777" w:rsidR="003211D9" w:rsidRPr="003211D9" w:rsidRDefault="003211D9" w:rsidP="003211D9">
      <w:pPr>
        <w:pStyle w:val="EndNoteBibliography"/>
        <w:spacing w:after="0"/>
        <w:ind w:left="720" w:hanging="720"/>
        <w:rPr>
          <w:noProof/>
        </w:rPr>
      </w:pPr>
      <w:bookmarkStart w:id="418" w:name="_ENREF_5"/>
      <w:r w:rsidRPr="003211D9">
        <w:rPr>
          <w:noProof/>
        </w:rPr>
        <w:t>5.</w:t>
      </w:r>
      <w:r w:rsidRPr="003211D9">
        <w:rPr>
          <w:noProof/>
        </w:rPr>
        <w:tab/>
        <w:t xml:space="preserve">Graupe, D., </w:t>
      </w:r>
      <w:r w:rsidRPr="003211D9">
        <w:rPr>
          <w:i/>
          <w:noProof/>
        </w:rPr>
        <w:t>Principles of Artificial Neural Networks</w:t>
      </w:r>
      <w:r w:rsidRPr="003211D9">
        <w:rPr>
          <w:noProof/>
        </w:rPr>
        <w:t>. Advanced Series in Circuits and Systems. Vol. Volume 7. 2013: WORLD SCIENTIFIC. 384.</w:t>
      </w:r>
      <w:bookmarkEnd w:id="418"/>
    </w:p>
    <w:p w14:paraId="54EA97E4" w14:textId="77777777" w:rsidR="003211D9" w:rsidRPr="003211D9" w:rsidRDefault="003211D9" w:rsidP="003211D9">
      <w:pPr>
        <w:pStyle w:val="EndNoteBibliography"/>
        <w:spacing w:after="0"/>
        <w:ind w:left="720" w:hanging="720"/>
        <w:rPr>
          <w:noProof/>
        </w:rPr>
      </w:pPr>
      <w:bookmarkStart w:id="419" w:name="_ENREF_6"/>
      <w:r w:rsidRPr="003211D9">
        <w:rPr>
          <w:noProof/>
        </w:rPr>
        <w:t>6.</w:t>
      </w:r>
      <w:r w:rsidRPr="003211D9">
        <w:rPr>
          <w:noProof/>
        </w:rPr>
        <w:tab/>
        <w:t xml:space="preserve">Rojas, R., </w:t>
      </w:r>
      <w:r w:rsidRPr="003211D9">
        <w:rPr>
          <w:i/>
          <w:noProof/>
        </w:rPr>
        <w:t>Neural networks: a systematic introduction</w:t>
      </w:r>
      <w:r w:rsidRPr="003211D9">
        <w:rPr>
          <w:noProof/>
        </w:rPr>
        <w:t>. 1996: Springer-Verlag. 502.</w:t>
      </w:r>
      <w:bookmarkEnd w:id="419"/>
    </w:p>
    <w:p w14:paraId="7B987F23" w14:textId="77777777" w:rsidR="003211D9" w:rsidRPr="003211D9" w:rsidRDefault="003211D9" w:rsidP="003211D9">
      <w:pPr>
        <w:pStyle w:val="EndNoteBibliography"/>
        <w:spacing w:after="0"/>
        <w:ind w:left="720" w:hanging="720"/>
        <w:rPr>
          <w:noProof/>
        </w:rPr>
      </w:pPr>
      <w:bookmarkStart w:id="420" w:name="_ENREF_7"/>
      <w:r w:rsidRPr="003211D9">
        <w:rPr>
          <w:noProof/>
        </w:rPr>
        <w:t>7.</w:t>
      </w:r>
      <w:r w:rsidRPr="003211D9">
        <w:rPr>
          <w:noProof/>
        </w:rPr>
        <w:tab/>
        <w:t xml:space="preserve">Demuth, H.B., et al., </w:t>
      </w:r>
      <w:r w:rsidRPr="003211D9">
        <w:rPr>
          <w:i/>
          <w:noProof/>
        </w:rPr>
        <w:t>Neural Network Design</w:t>
      </w:r>
      <w:r w:rsidRPr="003211D9">
        <w:rPr>
          <w:noProof/>
        </w:rPr>
        <w:t>. 2014: Martin Hagan. 800.</w:t>
      </w:r>
      <w:bookmarkEnd w:id="420"/>
    </w:p>
    <w:p w14:paraId="234948A8" w14:textId="77777777" w:rsidR="003211D9" w:rsidRPr="003211D9" w:rsidRDefault="003211D9" w:rsidP="003211D9">
      <w:pPr>
        <w:pStyle w:val="EndNoteBibliography"/>
        <w:spacing w:after="0"/>
        <w:ind w:left="720" w:hanging="720"/>
        <w:rPr>
          <w:noProof/>
        </w:rPr>
      </w:pPr>
      <w:bookmarkStart w:id="421" w:name="_ENREF_8"/>
      <w:r w:rsidRPr="003211D9">
        <w:rPr>
          <w:noProof/>
        </w:rPr>
        <w:t>8.</w:t>
      </w:r>
      <w:r w:rsidRPr="003211D9">
        <w:rPr>
          <w:noProof/>
        </w:rPr>
        <w:tab/>
        <w:t xml:space="preserve">Fausett, L.V., </w:t>
      </w:r>
      <w:r w:rsidRPr="003211D9">
        <w:rPr>
          <w:i/>
          <w:noProof/>
        </w:rPr>
        <w:t>Fundamentals of neural networks: architectures, algorithms, and applications</w:t>
      </w:r>
      <w:r w:rsidRPr="003211D9">
        <w:rPr>
          <w:noProof/>
        </w:rPr>
        <w:t>. Vol. 3. 1994: Prentice-Hall Englewood Cliffs.</w:t>
      </w:r>
      <w:bookmarkEnd w:id="421"/>
    </w:p>
    <w:p w14:paraId="20B413CB" w14:textId="77777777" w:rsidR="003211D9" w:rsidRPr="003211D9" w:rsidRDefault="003211D9" w:rsidP="003211D9">
      <w:pPr>
        <w:pStyle w:val="EndNoteBibliography"/>
        <w:spacing w:after="0"/>
        <w:ind w:left="720" w:hanging="720"/>
        <w:rPr>
          <w:noProof/>
        </w:rPr>
      </w:pPr>
      <w:bookmarkStart w:id="422" w:name="_ENREF_9"/>
      <w:r w:rsidRPr="003211D9">
        <w:rPr>
          <w:noProof/>
        </w:rPr>
        <w:t>9.</w:t>
      </w:r>
      <w:r w:rsidRPr="003211D9">
        <w:rPr>
          <w:noProof/>
        </w:rPr>
        <w:tab/>
        <w:t xml:space="preserve">J. Taylor, B., </w:t>
      </w:r>
      <w:r w:rsidRPr="003211D9">
        <w:rPr>
          <w:i/>
          <w:noProof/>
        </w:rPr>
        <w:t>Methods and Procedures for the Verification and Validation of Artificial Neural Networks</w:t>
      </w:r>
      <w:r w:rsidRPr="003211D9">
        <w:rPr>
          <w:noProof/>
        </w:rPr>
        <w:t>. 2006.</w:t>
      </w:r>
      <w:bookmarkEnd w:id="422"/>
    </w:p>
    <w:p w14:paraId="1563ED4C" w14:textId="77777777" w:rsidR="003211D9" w:rsidRPr="003211D9" w:rsidRDefault="003211D9" w:rsidP="003211D9">
      <w:pPr>
        <w:pStyle w:val="EndNoteBibliography"/>
        <w:spacing w:after="0"/>
        <w:ind w:left="720" w:hanging="720"/>
        <w:rPr>
          <w:noProof/>
        </w:rPr>
      </w:pPr>
      <w:bookmarkStart w:id="423" w:name="_ENREF_10"/>
      <w:r w:rsidRPr="003211D9">
        <w:rPr>
          <w:noProof/>
        </w:rPr>
        <w:t>10.</w:t>
      </w:r>
      <w:r w:rsidRPr="003211D9">
        <w:rPr>
          <w:noProof/>
        </w:rPr>
        <w:tab/>
        <w:t xml:space="preserve">Weingaertner, D., et al. </w:t>
      </w:r>
      <w:r w:rsidRPr="003211D9">
        <w:rPr>
          <w:i/>
          <w:noProof/>
        </w:rPr>
        <w:t>Hierarchical evolution of heterogeneous neural networks</w:t>
      </w:r>
      <w:r w:rsidRPr="003211D9">
        <w:rPr>
          <w:noProof/>
        </w:rPr>
        <w:t xml:space="preserve">. in </w:t>
      </w:r>
      <w:r w:rsidRPr="003211D9">
        <w:rPr>
          <w:i/>
          <w:noProof/>
        </w:rPr>
        <w:t>Proceedings of the 2002 Congress on Evolutionary Computation. CEC'02 (Cat. No.02TH8600)</w:t>
      </w:r>
      <w:r w:rsidRPr="003211D9">
        <w:rPr>
          <w:noProof/>
        </w:rPr>
        <w:t>. 2002.</w:t>
      </w:r>
      <w:bookmarkEnd w:id="423"/>
    </w:p>
    <w:p w14:paraId="6B74A47B" w14:textId="77777777" w:rsidR="003211D9" w:rsidRPr="003211D9" w:rsidRDefault="003211D9" w:rsidP="003211D9">
      <w:pPr>
        <w:pStyle w:val="EndNoteBibliography"/>
        <w:spacing w:after="0"/>
        <w:ind w:left="720" w:hanging="720"/>
        <w:rPr>
          <w:noProof/>
        </w:rPr>
      </w:pPr>
      <w:bookmarkStart w:id="424" w:name="_ENREF_11"/>
      <w:r w:rsidRPr="003211D9">
        <w:rPr>
          <w:noProof/>
        </w:rPr>
        <w:t>11.</w:t>
      </w:r>
      <w:r w:rsidRPr="003211D9">
        <w:rPr>
          <w:noProof/>
        </w:rPr>
        <w:tab/>
        <w:t xml:space="preserve">Lee, A., et al., </w:t>
      </w:r>
      <w:r w:rsidRPr="003211D9">
        <w:rPr>
          <w:i/>
          <w:noProof/>
        </w:rPr>
        <w:t>Conditional Activation for Diverse Neurons in Heterogeneous Networks</w:t>
      </w:r>
      <w:r w:rsidRPr="003211D9">
        <w:rPr>
          <w:noProof/>
        </w:rPr>
        <w:t>. 2018.</w:t>
      </w:r>
      <w:bookmarkEnd w:id="424"/>
    </w:p>
    <w:p w14:paraId="0A3325F0" w14:textId="77777777" w:rsidR="003211D9" w:rsidRPr="003211D9" w:rsidRDefault="003211D9" w:rsidP="003211D9">
      <w:pPr>
        <w:pStyle w:val="EndNoteBibliography"/>
        <w:spacing w:after="0"/>
        <w:ind w:left="720" w:hanging="720"/>
        <w:rPr>
          <w:noProof/>
        </w:rPr>
      </w:pPr>
      <w:bookmarkStart w:id="425" w:name="_ENREF_12"/>
      <w:r w:rsidRPr="003211D9">
        <w:rPr>
          <w:noProof/>
        </w:rPr>
        <w:t>12.</w:t>
      </w:r>
      <w:r w:rsidRPr="003211D9">
        <w:rPr>
          <w:noProof/>
        </w:rPr>
        <w:tab/>
        <w:t xml:space="preserve">Sinha, N.K., M.M. Gupta, and D.H. Rao. </w:t>
      </w:r>
      <w:r w:rsidRPr="003211D9">
        <w:rPr>
          <w:i/>
          <w:noProof/>
        </w:rPr>
        <w:t>Dynamic neural networks: an overview</w:t>
      </w:r>
      <w:r w:rsidRPr="003211D9">
        <w:rPr>
          <w:noProof/>
        </w:rPr>
        <w:t xml:space="preserve">. in </w:t>
      </w:r>
      <w:r w:rsidRPr="003211D9">
        <w:rPr>
          <w:i/>
          <w:noProof/>
        </w:rPr>
        <w:t>Proceedings of IEEE International Conference on Industrial Technology 2000 (IEEE Cat. No.00TH8482)</w:t>
      </w:r>
      <w:r w:rsidRPr="003211D9">
        <w:rPr>
          <w:noProof/>
        </w:rPr>
        <w:t>. 2000.</w:t>
      </w:r>
      <w:bookmarkEnd w:id="425"/>
    </w:p>
    <w:p w14:paraId="7EC598D7" w14:textId="77777777" w:rsidR="003211D9" w:rsidRPr="003211D9" w:rsidRDefault="003211D9" w:rsidP="003211D9">
      <w:pPr>
        <w:pStyle w:val="EndNoteBibliography"/>
        <w:spacing w:after="0"/>
        <w:ind w:left="720" w:hanging="720"/>
        <w:rPr>
          <w:noProof/>
        </w:rPr>
      </w:pPr>
      <w:bookmarkStart w:id="426" w:name="_ENREF_13"/>
      <w:r w:rsidRPr="003211D9">
        <w:rPr>
          <w:noProof/>
        </w:rPr>
        <w:t>13.</w:t>
      </w:r>
      <w:r w:rsidRPr="003211D9">
        <w:rPr>
          <w:noProof/>
        </w:rPr>
        <w:tab/>
        <w:t xml:space="preserve">Jain, A.K., J. Mao, and K.M. Mohiuddin, </w:t>
      </w:r>
      <w:r w:rsidRPr="003211D9">
        <w:rPr>
          <w:i/>
          <w:noProof/>
        </w:rPr>
        <w:t>Artificial Neural Networks: A Tutorial.</w:t>
      </w:r>
      <w:r w:rsidRPr="003211D9">
        <w:rPr>
          <w:noProof/>
        </w:rPr>
        <w:t xml:space="preserve"> IEEE Computer, 1996. </w:t>
      </w:r>
      <w:r w:rsidRPr="003211D9">
        <w:rPr>
          <w:b/>
          <w:noProof/>
        </w:rPr>
        <w:t>29</w:t>
      </w:r>
      <w:r w:rsidRPr="003211D9">
        <w:rPr>
          <w:noProof/>
        </w:rPr>
        <w:t>(3): p. 31-44.</w:t>
      </w:r>
      <w:bookmarkEnd w:id="426"/>
    </w:p>
    <w:p w14:paraId="03F8AF74" w14:textId="622BAE4B" w:rsidR="003211D9" w:rsidRPr="003211D9" w:rsidRDefault="003211D9" w:rsidP="003211D9">
      <w:pPr>
        <w:pStyle w:val="EndNoteBibliography"/>
        <w:spacing w:after="0"/>
        <w:ind w:left="720" w:hanging="720"/>
        <w:rPr>
          <w:noProof/>
        </w:rPr>
      </w:pPr>
      <w:bookmarkStart w:id="427" w:name="_ENREF_14"/>
      <w:r w:rsidRPr="003211D9">
        <w:rPr>
          <w:noProof/>
        </w:rPr>
        <w:t>14.</w:t>
      </w:r>
      <w:r w:rsidRPr="003211D9">
        <w:rPr>
          <w:noProof/>
        </w:rPr>
        <w:tab/>
        <w:t xml:space="preserve">Networks, A.C.G.t.T.o.N., </w:t>
      </w:r>
      <w:r w:rsidRPr="003211D9">
        <w:rPr>
          <w:i/>
          <w:noProof/>
        </w:rPr>
        <w:t>Available Online:.</w:t>
      </w:r>
      <w:r w:rsidRPr="003211D9">
        <w:rPr>
          <w:noProof/>
        </w:rPr>
        <w:t xml:space="preserve"> </w:t>
      </w:r>
      <w:hyperlink r:id="rId210" w:history="1">
        <w:r w:rsidRPr="003211D9">
          <w:rPr>
            <w:rStyle w:val="a9"/>
            <w:noProof/>
          </w:rPr>
          <w:t>https://www.digitalvidya.com/blog/types-of-neural-networks/</w:t>
        </w:r>
      </w:hyperlink>
      <w:r w:rsidRPr="003211D9">
        <w:rPr>
          <w:noProof/>
        </w:rPr>
        <w:t>.</w:t>
      </w:r>
      <w:bookmarkEnd w:id="427"/>
    </w:p>
    <w:p w14:paraId="1B753EB3" w14:textId="77777777" w:rsidR="003211D9" w:rsidRPr="003211D9" w:rsidRDefault="003211D9" w:rsidP="003211D9">
      <w:pPr>
        <w:pStyle w:val="EndNoteBibliography"/>
        <w:spacing w:after="0"/>
        <w:ind w:left="720" w:hanging="720"/>
        <w:rPr>
          <w:noProof/>
        </w:rPr>
      </w:pPr>
      <w:bookmarkStart w:id="428" w:name="_ENREF_15"/>
      <w:r w:rsidRPr="003211D9">
        <w:rPr>
          <w:noProof/>
        </w:rPr>
        <w:t>15.</w:t>
      </w:r>
      <w:r w:rsidRPr="003211D9">
        <w:rPr>
          <w:noProof/>
        </w:rPr>
        <w:tab/>
        <w:t xml:space="preserve">Ashtiani, H.R.R. and P. Shahsavari, </w:t>
      </w:r>
      <w:r w:rsidRPr="003211D9">
        <w:rPr>
          <w:i/>
          <w:noProof/>
        </w:rPr>
        <w:t>A comparative study on the phenomenological and artificial neural network models to predict hot deformation behavior of AlCuMgPb alloy.</w:t>
      </w:r>
      <w:r w:rsidRPr="003211D9">
        <w:rPr>
          <w:noProof/>
        </w:rPr>
        <w:t xml:space="preserve"> Journal of Alloys and Compounds, 2016. </w:t>
      </w:r>
      <w:r w:rsidRPr="003211D9">
        <w:rPr>
          <w:b/>
          <w:noProof/>
        </w:rPr>
        <w:t>687</w:t>
      </w:r>
      <w:r w:rsidRPr="003211D9">
        <w:rPr>
          <w:noProof/>
        </w:rPr>
        <w:t>: p. 263-273.</w:t>
      </w:r>
      <w:bookmarkEnd w:id="428"/>
    </w:p>
    <w:p w14:paraId="2C4343F8" w14:textId="77777777" w:rsidR="003211D9" w:rsidRPr="003211D9" w:rsidRDefault="003211D9" w:rsidP="003211D9">
      <w:pPr>
        <w:pStyle w:val="EndNoteBibliography"/>
        <w:spacing w:after="0"/>
        <w:ind w:left="720" w:hanging="720"/>
        <w:rPr>
          <w:noProof/>
        </w:rPr>
      </w:pPr>
      <w:bookmarkStart w:id="429" w:name="_ENREF_16"/>
      <w:r w:rsidRPr="003211D9">
        <w:rPr>
          <w:noProof/>
        </w:rPr>
        <w:lastRenderedPageBreak/>
        <w:t>16.</w:t>
      </w:r>
      <w:r w:rsidRPr="003211D9">
        <w:rPr>
          <w:noProof/>
        </w:rPr>
        <w:tab/>
        <w:t xml:space="preserve">Yang, X.W., et al., </w:t>
      </w:r>
      <w:r w:rsidRPr="003211D9">
        <w:rPr>
          <w:i/>
          <w:noProof/>
        </w:rPr>
        <w:t>Application of artificial neural network to predict flow stress of as quenched A357 alloy.</w:t>
      </w:r>
      <w:r w:rsidRPr="003211D9">
        <w:rPr>
          <w:noProof/>
        </w:rPr>
        <w:t xml:space="preserve"> Materials Science and Technology, 2012. </w:t>
      </w:r>
      <w:r w:rsidRPr="003211D9">
        <w:rPr>
          <w:b/>
          <w:noProof/>
        </w:rPr>
        <w:t>28</w:t>
      </w:r>
      <w:r w:rsidRPr="003211D9">
        <w:rPr>
          <w:noProof/>
        </w:rPr>
        <w:t>(2): p. 151-155.</w:t>
      </w:r>
      <w:bookmarkEnd w:id="429"/>
    </w:p>
    <w:p w14:paraId="4CFACCAE" w14:textId="77777777" w:rsidR="003211D9" w:rsidRPr="003211D9" w:rsidRDefault="003211D9" w:rsidP="003211D9">
      <w:pPr>
        <w:pStyle w:val="EndNoteBibliography"/>
        <w:spacing w:after="0"/>
        <w:ind w:left="720" w:hanging="720"/>
        <w:rPr>
          <w:noProof/>
        </w:rPr>
      </w:pPr>
      <w:bookmarkStart w:id="430" w:name="_ENREF_17"/>
      <w:r w:rsidRPr="003211D9">
        <w:rPr>
          <w:noProof/>
        </w:rPr>
        <w:t>17.</w:t>
      </w:r>
      <w:r w:rsidRPr="003211D9">
        <w:rPr>
          <w:noProof/>
        </w:rPr>
        <w:tab/>
        <w:t xml:space="preserve">Maier, H.R. and G.C. Dandy, </w:t>
      </w:r>
      <w:r w:rsidRPr="003211D9">
        <w:rPr>
          <w:i/>
          <w:noProof/>
        </w:rPr>
        <w:t>Neural networks for the prediction and forecasting of water resources variables: a review of modelling issues and applications.</w:t>
      </w:r>
      <w:r w:rsidRPr="003211D9">
        <w:rPr>
          <w:noProof/>
        </w:rPr>
        <w:t xml:space="preserve"> Environmental Modelling &amp; Software, 2000. </w:t>
      </w:r>
      <w:r w:rsidRPr="003211D9">
        <w:rPr>
          <w:b/>
          <w:noProof/>
        </w:rPr>
        <w:t>15</w:t>
      </w:r>
      <w:r w:rsidRPr="003211D9">
        <w:rPr>
          <w:noProof/>
        </w:rPr>
        <w:t>(1): p. 101-124.</w:t>
      </w:r>
      <w:bookmarkEnd w:id="430"/>
    </w:p>
    <w:p w14:paraId="631A62D1" w14:textId="77777777" w:rsidR="003211D9" w:rsidRPr="003211D9" w:rsidRDefault="003211D9" w:rsidP="003211D9">
      <w:pPr>
        <w:pStyle w:val="EndNoteBibliography"/>
        <w:spacing w:after="0"/>
        <w:ind w:left="720" w:hanging="720"/>
        <w:rPr>
          <w:noProof/>
        </w:rPr>
      </w:pPr>
      <w:bookmarkStart w:id="431" w:name="_ENREF_18"/>
      <w:r w:rsidRPr="003211D9">
        <w:rPr>
          <w:noProof/>
        </w:rPr>
        <w:t>18.</w:t>
      </w:r>
      <w:r w:rsidRPr="003211D9">
        <w:rPr>
          <w:noProof/>
        </w:rPr>
        <w:tab/>
        <w:t xml:space="preserve">Pintos, S., et al., </w:t>
      </w:r>
      <w:r w:rsidRPr="003211D9">
        <w:rPr>
          <w:i/>
          <w:noProof/>
        </w:rPr>
        <w:t>Artificial neural network modeling of atmospheric corrosion in the MICAT project.</w:t>
      </w:r>
      <w:r w:rsidRPr="003211D9">
        <w:rPr>
          <w:noProof/>
        </w:rPr>
        <w:t xml:space="preserve"> Corrosion Science, 2000. </w:t>
      </w:r>
      <w:r w:rsidRPr="003211D9">
        <w:rPr>
          <w:b/>
          <w:noProof/>
        </w:rPr>
        <w:t>42</w:t>
      </w:r>
      <w:r w:rsidRPr="003211D9">
        <w:rPr>
          <w:noProof/>
        </w:rPr>
        <w:t>(1): p. 35-52.</w:t>
      </w:r>
      <w:bookmarkEnd w:id="431"/>
    </w:p>
    <w:p w14:paraId="50231364" w14:textId="77777777" w:rsidR="003211D9" w:rsidRPr="003211D9" w:rsidRDefault="003211D9" w:rsidP="003211D9">
      <w:pPr>
        <w:pStyle w:val="EndNoteBibliography"/>
        <w:spacing w:after="0"/>
        <w:ind w:left="720" w:hanging="720"/>
        <w:rPr>
          <w:noProof/>
        </w:rPr>
      </w:pPr>
      <w:bookmarkStart w:id="432" w:name="_ENREF_19"/>
      <w:r w:rsidRPr="003211D9">
        <w:rPr>
          <w:noProof/>
        </w:rPr>
        <w:t>19.</w:t>
      </w:r>
      <w:r w:rsidRPr="003211D9">
        <w:rPr>
          <w:noProof/>
        </w:rPr>
        <w:tab/>
        <w:t xml:space="preserve">Zhang, M., et al., </w:t>
      </w:r>
      <w:r w:rsidRPr="003211D9">
        <w:rPr>
          <w:i/>
          <w:noProof/>
        </w:rPr>
        <w:t>Analysis in Atmospheric Corrosion Behavior of Bainite Steel Exposed in Offshore Platform Based on the Artificial Neural Network.</w:t>
      </w:r>
      <w:r w:rsidRPr="003211D9">
        <w:rPr>
          <w:noProof/>
        </w:rPr>
        <w:t xml:space="preserve"> Advanced Materials Research, 2011. </w:t>
      </w:r>
      <w:r w:rsidRPr="003211D9">
        <w:rPr>
          <w:b/>
          <w:noProof/>
        </w:rPr>
        <w:t>291-294</w:t>
      </w:r>
      <w:r w:rsidRPr="003211D9">
        <w:rPr>
          <w:noProof/>
        </w:rPr>
        <w:t>: p. 1212-1216.</w:t>
      </w:r>
      <w:bookmarkEnd w:id="432"/>
    </w:p>
    <w:p w14:paraId="3E10D99B" w14:textId="77777777" w:rsidR="003211D9" w:rsidRPr="003211D9" w:rsidRDefault="003211D9" w:rsidP="003211D9">
      <w:pPr>
        <w:pStyle w:val="EndNoteBibliography"/>
        <w:spacing w:after="0"/>
        <w:ind w:left="720" w:hanging="720"/>
        <w:rPr>
          <w:noProof/>
        </w:rPr>
      </w:pPr>
      <w:bookmarkStart w:id="433" w:name="_ENREF_20"/>
      <w:r w:rsidRPr="003211D9">
        <w:rPr>
          <w:noProof/>
        </w:rPr>
        <w:t>20.</w:t>
      </w:r>
      <w:r w:rsidRPr="003211D9">
        <w:rPr>
          <w:noProof/>
        </w:rPr>
        <w:tab/>
        <w:t xml:space="preserve">Sadowski, L., </w:t>
      </w:r>
      <w:r w:rsidRPr="003211D9">
        <w:rPr>
          <w:i/>
          <w:noProof/>
        </w:rPr>
        <w:t>Non-destructive investigation of corrosion current density in steel reinforced concrete by artificial neural networks.</w:t>
      </w:r>
      <w:r w:rsidRPr="003211D9">
        <w:rPr>
          <w:noProof/>
        </w:rPr>
        <w:t xml:space="preserve"> Archives of Civil and Mechanical Engineering, 2013. </w:t>
      </w:r>
      <w:r w:rsidRPr="003211D9">
        <w:rPr>
          <w:b/>
          <w:noProof/>
        </w:rPr>
        <w:t>13</w:t>
      </w:r>
      <w:r w:rsidRPr="003211D9">
        <w:rPr>
          <w:noProof/>
        </w:rPr>
        <w:t>(1): p. 104-111.</w:t>
      </w:r>
      <w:bookmarkEnd w:id="433"/>
    </w:p>
    <w:p w14:paraId="656CBEC6" w14:textId="77777777" w:rsidR="003211D9" w:rsidRPr="003211D9" w:rsidRDefault="003211D9" w:rsidP="003211D9">
      <w:pPr>
        <w:pStyle w:val="EndNoteBibliography"/>
        <w:spacing w:after="0"/>
        <w:ind w:left="720" w:hanging="720"/>
        <w:rPr>
          <w:noProof/>
        </w:rPr>
      </w:pPr>
      <w:bookmarkStart w:id="434" w:name="_ENREF_21"/>
      <w:r w:rsidRPr="003211D9">
        <w:rPr>
          <w:noProof/>
        </w:rPr>
        <w:t>21.</w:t>
      </w:r>
      <w:r w:rsidRPr="003211D9">
        <w:rPr>
          <w:noProof/>
        </w:rPr>
        <w:tab/>
        <w:t xml:space="preserve">Shi, J., J. Wang, and D.D. Macdonald, </w:t>
      </w:r>
      <w:r w:rsidRPr="003211D9">
        <w:rPr>
          <w:i/>
          <w:noProof/>
        </w:rPr>
        <w:t>Prediction of primary water stress corrosion crack growth rates in Alloy 600 using artificial neural networks.</w:t>
      </w:r>
      <w:r w:rsidRPr="003211D9">
        <w:rPr>
          <w:noProof/>
        </w:rPr>
        <w:t xml:space="preserve"> Corrosion Science, 2015. </w:t>
      </w:r>
      <w:r w:rsidRPr="003211D9">
        <w:rPr>
          <w:b/>
          <w:noProof/>
        </w:rPr>
        <w:t>92</w:t>
      </w:r>
      <w:r w:rsidRPr="003211D9">
        <w:rPr>
          <w:noProof/>
        </w:rPr>
        <w:t>: p. 217-227.</w:t>
      </w:r>
      <w:bookmarkEnd w:id="434"/>
    </w:p>
    <w:p w14:paraId="38B80966" w14:textId="77777777" w:rsidR="003211D9" w:rsidRPr="003211D9" w:rsidRDefault="003211D9" w:rsidP="003211D9">
      <w:pPr>
        <w:pStyle w:val="EndNoteBibliography"/>
        <w:spacing w:after="0"/>
        <w:ind w:left="720" w:hanging="720"/>
        <w:rPr>
          <w:noProof/>
        </w:rPr>
      </w:pPr>
      <w:bookmarkStart w:id="435" w:name="_ENREF_22"/>
      <w:r w:rsidRPr="003211D9">
        <w:rPr>
          <w:noProof/>
        </w:rPr>
        <w:t>22.</w:t>
      </w:r>
      <w:r w:rsidRPr="003211D9">
        <w:rPr>
          <w:noProof/>
        </w:rPr>
        <w:tab/>
        <w:t xml:space="preserve">Kenny, E.D., et al., </w:t>
      </w:r>
      <w:r w:rsidRPr="003211D9">
        <w:rPr>
          <w:i/>
          <w:noProof/>
        </w:rPr>
        <w:t>Artificial neural network corrosion modeling for metals in an equatorial climate.</w:t>
      </w:r>
      <w:r w:rsidRPr="003211D9">
        <w:rPr>
          <w:noProof/>
        </w:rPr>
        <w:t xml:space="preserve"> Corrosion Science, 2009. </w:t>
      </w:r>
      <w:r w:rsidRPr="003211D9">
        <w:rPr>
          <w:b/>
          <w:noProof/>
        </w:rPr>
        <w:t>51</w:t>
      </w:r>
      <w:r w:rsidRPr="003211D9">
        <w:rPr>
          <w:noProof/>
        </w:rPr>
        <w:t>(10): p. 2266-2278.</w:t>
      </w:r>
      <w:bookmarkEnd w:id="435"/>
    </w:p>
    <w:p w14:paraId="69F28489" w14:textId="77777777" w:rsidR="003211D9" w:rsidRPr="003211D9" w:rsidRDefault="003211D9" w:rsidP="003211D9">
      <w:pPr>
        <w:pStyle w:val="EndNoteBibliography"/>
        <w:spacing w:after="0"/>
        <w:ind w:left="720" w:hanging="720"/>
        <w:rPr>
          <w:noProof/>
        </w:rPr>
      </w:pPr>
      <w:bookmarkStart w:id="436" w:name="_ENREF_23"/>
      <w:r w:rsidRPr="003211D9">
        <w:rPr>
          <w:noProof/>
        </w:rPr>
        <w:t>23.</w:t>
      </w:r>
      <w:r w:rsidRPr="003211D9">
        <w:rPr>
          <w:noProof/>
        </w:rPr>
        <w:tab/>
        <w:t xml:space="preserve">Kamrunnahar, M. and M. Urquidi-Macdonald, </w:t>
      </w:r>
      <w:r w:rsidRPr="003211D9">
        <w:rPr>
          <w:i/>
          <w:noProof/>
        </w:rPr>
        <w:t>Prediction of corrosion behaviour of Alloy 22 using neural network as a data mining tool.</w:t>
      </w:r>
      <w:r w:rsidRPr="003211D9">
        <w:rPr>
          <w:noProof/>
        </w:rPr>
        <w:t xml:space="preserve"> Corrosion Science, 2011. </w:t>
      </w:r>
      <w:r w:rsidRPr="003211D9">
        <w:rPr>
          <w:b/>
          <w:noProof/>
        </w:rPr>
        <w:t>53</w:t>
      </w:r>
      <w:r w:rsidRPr="003211D9">
        <w:rPr>
          <w:noProof/>
        </w:rPr>
        <w:t>(3): p. 961-967.</w:t>
      </w:r>
      <w:bookmarkEnd w:id="436"/>
    </w:p>
    <w:p w14:paraId="245F52A0" w14:textId="77777777" w:rsidR="003211D9" w:rsidRPr="003211D9" w:rsidRDefault="003211D9" w:rsidP="003211D9">
      <w:pPr>
        <w:pStyle w:val="EndNoteBibliography"/>
        <w:spacing w:after="0"/>
        <w:ind w:left="720" w:hanging="720"/>
        <w:rPr>
          <w:noProof/>
        </w:rPr>
      </w:pPr>
      <w:bookmarkStart w:id="437" w:name="_ENREF_24"/>
      <w:r w:rsidRPr="003211D9">
        <w:rPr>
          <w:noProof/>
        </w:rPr>
        <w:t>24.</w:t>
      </w:r>
      <w:r w:rsidRPr="003211D9">
        <w:rPr>
          <w:noProof/>
        </w:rPr>
        <w:tab/>
        <w:t xml:space="preserve">Zhang, W., et al., </w:t>
      </w:r>
      <w:r w:rsidRPr="003211D9">
        <w:rPr>
          <w:i/>
          <w:noProof/>
        </w:rPr>
        <w:t>An Artificial Neural Network-Based Algorithm for Evaluation of Fatigue Crack Propagation Considering Nonlinear Damage Accumulation.</w:t>
      </w:r>
      <w:r w:rsidRPr="003211D9">
        <w:rPr>
          <w:noProof/>
        </w:rPr>
        <w:t xml:space="preserve"> Materials (Basel), 2016. </w:t>
      </w:r>
      <w:r w:rsidRPr="003211D9">
        <w:rPr>
          <w:b/>
          <w:noProof/>
        </w:rPr>
        <w:t>9</w:t>
      </w:r>
      <w:r w:rsidRPr="003211D9">
        <w:rPr>
          <w:noProof/>
        </w:rPr>
        <w:t>(6).</w:t>
      </w:r>
      <w:bookmarkEnd w:id="437"/>
    </w:p>
    <w:p w14:paraId="49C3CF7D" w14:textId="77777777" w:rsidR="003211D9" w:rsidRPr="003211D9" w:rsidRDefault="003211D9" w:rsidP="003211D9">
      <w:pPr>
        <w:pStyle w:val="EndNoteBibliography"/>
        <w:spacing w:after="0"/>
        <w:ind w:left="720" w:hanging="720"/>
        <w:rPr>
          <w:noProof/>
        </w:rPr>
      </w:pPr>
      <w:bookmarkStart w:id="438" w:name="_ENREF_25"/>
      <w:r w:rsidRPr="003211D9">
        <w:rPr>
          <w:noProof/>
        </w:rPr>
        <w:t>25.</w:t>
      </w:r>
      <w:r w:rsidRPr="003211D9">
        <w:rPr>
          <w:noProof/>
        </w:rPr>
        <w:tab/>
        <w:t xml:space="preserve">Ghaisari, J., H. Jannesari, and M. Vatani, </w:t>
      </w:r>
      <w:r w:rsidRPr="003211D9">
        <w:rPr>
          <w:i/>
          <w:noProof/>
        </w:rPr>
        <w:t>Artificial neural network predictors for mechanical properties of cold rolling products.</w:t>
      </w:r>
      <w:r w:rsidRPr="003211D9">
        <w:rPr>
          <w:noProof/>
        </w:rPr>
        <w:t xml:space="preserve"> Advances in Engineering Software, 2012. </w:t>
      </w:r>
      <w:r w:rsidRPr="003211D9">
        <w:rPr>
          <w:b/>
          <w:noProof/>
        </w:rPr>
        <w:t>45</w:t>
      </w:r>
      <w:r w:rsidRPr="003211D9">
        <w:rPr>
          <w:noProof/>
        </w:rPr>
        <w:t>(1): p. 91-99.</w:t>
      </w:r>
      <w:bookmarkEnd w:id="438"/>
    </w:p>
    <w:p w14:paraId="017B8D08" w14:textId="77777777" w:rsidR="003211D9" w:rsidRPr="003211D9" w:rsidRDefault="003211D9" w:rsidP="003211D9">
      <w:pPr>
        <w:pStyle w:val="EndNoteBibliography"/>
        <w:spacing w:after="0"/>
        <w:ind w:left="720" w:hanging="720"/>
        <w:rPr>
          <w:noProof/>
        </w:rPr>
      </w:pPr>
      <w:bookmarkStart w:id="439" w:name="_ENREF_26"/>
      <w:r w:rsidRPr="003211D9">
        <w:rPr>
          <w:noProof/>
        </w:rPr>
        <w:t>26.</w:t>
      </w:r>
      <w:r w:rsidRPr="003211D9">
        <w:rPr>
          <w:noProof/>
        </w:rPr>
        <w:tab/>
        <w:t xml:space="preserve">Haque, M., </w:t>
      </w:r>
      <w:r w:rsidRPr="003211D9">
        <w:rPr>
          <w:i/>
          <w:noProof/>
        </w:rPr>
        <w:t>Prediction of corrosion–fatigue behavior of DP steel through artificial neural network.</w:t>
      </w:r>
      <w:r w:rsidRPr="003211D9">
        <w:rPr>
          <w:noProof/>
        </w:rPr>
        <w:t xml:space="preserve"> International Journal of Fatigue, 2001. </w:t>
      </w:r>
      <w:r w:rsidRPr="003211D9">
        <w:rPr>
          <w:b/>
          <w:noProof/>
        </w:rPr>
        <w:t>23</w:t>
      </w:r>
      <w:r w:rsidRPr="003211D9">
        <w:rPr>
          <w:noProof/>
        </w:rPr>
        <w:t>(1): p. 1-4.</w:t>
      </w:r>
      <w:bookmarkEnd w:id="439"/>
    </w:p>
    <w:p w14:paraId="51548E58" w14:textId="77777777" w:rsidR="003211D9" w:rsidRPr="003211D9" w:rsidRDefault="003211D9" w:rsidP="003211D9">
      <w:pPr>
        <w:pStyle w:val="EndNoteBibliography"/>
        <w:spacing w:after="0"/>
        <w:ind w:left="720" w:hanging="720"/>
        <w:rPr>
          <w:noProof/>
        </w:rPr>
      </w:pPr>
      <w:bookmarkStart w:id="440" w:name="_ENREF_27"/>
      <w:r w:rsidRPr="003211D9">
        <w:rPr>
          <w:noProof/>
        </w:rPr>
        <w:t>27.</w:t>
      </w:r>
      <w:r w:rsidRPr="003211D9">
        <w:rPr>
          <w:noProof/>
        </w:rPr>
        <w:tab/>
        <w:t xml:space="preserve">Jiménez-Come, M.J., et al., </w:t>
      </w:r>
      <w:r w:rsidRPr="003211D9">
        <w:rPr>
          <w:i/>
          <w:noProof/>
        </w:rPr>
        <w:t>Characterization of pitting corrosion of stainless steel using artificial neural networks.</w:t>
      </w:r>
      <w:r w:rsidRPr="003211D9">
        <w:rPr>
          <w:noProof/>
        </w:rPr>
        <w:t xml:space="preserve"> Materials and Corrosion, 2015. </w:t>
      </w:r>
      <w:r w:rsidRPr="003211D9">
        <w:rPr>
          <w:b/>
          <w:noProof/>
        </w:rPr>
        <w:t>66</w:t>
      </w:r>
      <w:r w:rsidRPr="003211D9">
        <w:rPr>
          <w:noProof/>
        </w:rPr>
        <w:t>(10): p. 1084-1091.</w:t>
      </w:r>
      <w:bookmarkEnd w:id="440"/>
    </w:p>
    <w:p w14:paraId="0E47164F" w14:textId="77777777" w:rsidR="003211D9" w:rsidRPr="003211D9" w:rsidRDefault="003211D9" w:rsidP="003211D9">
      <w:pPr>
        <w:pStyle w:val="EndNoteBibliography"/>
        <w:spacing w:after="0"/>
        <w:ind w:left="720" w:hanging="720"/>
        <w:rPr>
          <w:noProof/>
        </w:rPr>
      </w:pPr>
      <w:bookmarkStart w:id="441" w:name="_ENREF_28"/>
      <w:r w:rsidRPr="003211D9">
        <w:rPr>
          <w:noProof/>
        </w:rPr>
        <w:t>28.</w:t>
      </w:r>
      <w:r w:rsidRPr="003211D9">
        <w:rPr>
          <w:noProof/>
        </w:rPr>
        <w:tab/>
        <w:t xml:space="preserve">Evans, M., </w:t>
      </w:r>
      <w:r w:rsidRPr="003211D9">
        <w:rPr>
          <w:i/>
          <w:noProof/>
        </w:rPr>
        <w:t>Method for improving parametric creep rupture life of 2·25Cr–1Mo steel using artificial neural networks.</w:t>
      </w:r>
      <w:r w:rsidRPr="003211D9">
        <w:rPr>
          <w:noProof/>
        </w:rPr>
        <w:t xml:space="preserve"> Materials Science and Technology, 1999. </w:t>
      </w:r>
      <w:r w:rsidRPr="003211D9">
        <w:rPr>
          <w:b/>
          <w:noProof/>
        </w:rPr>
        <w:t>15</w:t>
      </w:r>
      <w:r w:rsidRPr="003211D9">
        <w:rPr>
          <w:noProof/>
        </w:rPr>
        <w:t>(6): p. 647-658.</w:t>
      </w:r>
      <w:bookmarkEnd w:id="441"/>
    </w:p>
    <w:p w14:paraId="4A3F6A2B" w14:textId="77777777" w:rsidR="003211D9" w:rsidRPr="003211D9" w:rsidRDefault="003211D9" w:rsidP="003211D9">
      <w:pPr>
        <w:pStyle w:val="EndNoteBibliography"/>
        <w:spacing w:after="0"/>
        <w:ind w:left="720" w:hanging="720"/>
        <w:rPr>
          <w:noProof/>
        </w:rPr>
      </w:pPr>
      <w:bookmarkStart w:id="442" w:name="_ENREF_29"/>
      <w:r w:rsidRPr="003211D9">
        <w:rPr>
          <w:noProof/>
        </w:rPr>
        <w:t>29.</w:t>
      </w:r>
      <w:r w:rsidRPr="003211D9">
        <w:rPr>
          <w:noProof/>
        </w:rPr>
        <w:tab/>
        <w:t xml:space="preserve">Montakhab, M. and P. Behjati, </w:t>
      </w:r>
      <w:r w:rsidRPr="003211D9">
        <w:rPr>
          <w:i/>
          <w:noProof/>
        </w:rPr>
        <w:t>Modelling correlation between hot working parameters and flow stress of IN625 alloy using neural network.</w:t>
      </w:r>
      <w:r w:rsidRPr="003211D9">
        <w:rPr>
          <w:noProof/>
        </w:rPr>
        <w:t xml:space="preserve"> Materials Science and Technology, 2010. </w:t>
      </w:r>
      <w:r w:rsidRPr="003211D9">
        <w:rPr>
          <w:b/>
          <w:noProof/>
        </w:rPr>
        <w:t>26</w:t>
      </w:r>
      <w:r w:rsidRPr="003211D9">
        <w:rPr>
          <w:noProof/>
        </w:rPr>
        <w:t>(5): p. 621-625.</w:t>
      </w:r>
      <w:bookmarkEnd w:id="442"/>
    </w:p>
    <w:p w14:paraId="286DEC3E" w14:textId="77777777" w:rsidR="003211D9" w:rsidRPr="003211D9" w:rsidRDefault="003211D9" w:rsidP="003211D9">
      <w:pPr>
        <w:pStyle w:val="EndNoteBibliography"/>
        <w:spacing w:after="0"/>
        <w:ind w:left="720" w:hanging="720"/>
        <w:rPr>
          <w:noProof/>
        </w:rPr>
      </w:pPr>
      <w:bookmarkStart w:id="443" w:name="_ENREF_30"/>
      <w:r w:rsidRPr="003211D9">
        <w:rPr>
          <w:noProof/>
        </w:rPr>
        <w:t>30.</w:t>
      </w:r>
      <w:r w:rsidRPr="003211D9">
        <w:rPr>
          <w:noProof/>
        </w:rPr>
        <w:tab/>
        <w:t xml:space="preserve">Xu, L.J., et al., </w:t>
      </w:r>
      <w:r w:rsidRPr="003211D9">
        <w:rPr>
          <w:i/>
          <w:noProof/>
        </w:rPr>
        <w:t>Artificial neural network prediction on wear properties of high vanadium high speed steel (HVHSS) rolls</w:t>
      </w:r>
      <w:r w:rsidRPr="003211D9">
        <w:rPr>
          <w:noProof/>
        </w:rPr>
        <w:t>. Vol. 23. 2007. 315-319.</w:t>
      </w:r>
      <w:bookmarkEnd w:id="443"/>
    </w:p>
    <w:p w14:paraId="3161F6FE" w14:textId="77777777" w:rsidR="003211D9" w:rsidRPr="003211D9" w:rsidRDefault="003211D9" w:rsidP="003211D9">
      <w:pPr>
        <w:pStyle w:val="EndNoteBibliography"/>
        <w:spacing w:after="0"/>
        <w:ind w:left="720" w:hanging="720"/>
        <w:rPr>
          <w:noProof/>
        </w:rPr>
      </w:pPr>
      <w:bookmarkStart w:id="444" w:name="_ENREF_31"/>
      <w:r w:rsidRPr="003211D9">
        <w:rPr>
          <w:noProof/>
        </w:rPr>
        <w:t>31.</w:t>
      </w:r>
      <w:r w:rsidRPr="003211D9">
        <w:rPr>
          <w:noProof/>
        </w:rPr>
        <w:tab/>
        <w:t xml:space="preserve">Asteris, P.G., P.C. Roussis, and M.G. Douvika, </w:t>
      </w:r>
      <w:r w:rsidRPr="003211D9">
        <w:rPr>
          <w:i/>
          <w:noProof/>
        </w:rPr>
        <w:t>Feed-Forward Neural Network Prediction of the Mechanical Properties of Sandcrete Materials.</w:t>
      </w:r>
      <w:r w:rsidRPr="003211D9">
        <w:rPr>
          <w:noProof/>
        </w:rPr>
        <w:t xml:space="preserve"> Sensors (Basel), 2017. </w:t>
      </w:r>
      <w:r w:rsidRPr="003211D9">
        <w:rPr>
          <w:b/>
          <w:noProof/>
        </w:rPr>
        <w:t>17</w:t>
      </w:r>
      <w:r w:rsidRPr="003211D9">
        <w:rPr>
          <w:noProof/>
        </w:rPr>
        <w:t>(6).</w:t>
      </w:r>
      <w:bookmarkEnd w:id="444"/>
    </w:p>
    <w:p w14:paraId="774D91D2" w14:textId="77777777" w:rsidR="003211D9" w:rsidRPr="003211D9" w:rsidRDefault="003211D9" w:rsidP="003211D9">
      <w:pPr>
        <w:pStyle w:val="EndNoteBibliography"/>
        <w:spacing w:after="0"/>
        <w:ind w:left="720" w:hanging="720"/>
        <w:rPr>
          <w:noProof/>
        </w:rPr>
      </w:pPr>
      <w:bookmarkStart w:id="445" w:name="_ENREF_32"/>
      <w:r w:rsidRPr="003211D9">
        <w:rPr>
          <w:noProof/>
        </w:rPr>
        <w:t>32.</w:t>
      </w:r>
      <w:r w:rsidRPr="003211D9">
        <w:rPr>
          <w:noProof/>
        </w:rPr>
        <w:tab/>
        <w:t xml:space="preserve">Faizabadi, M.J., et al., </w:t>
      </w:r>
      <w:r w:rsidRPr="003211D9">
        <w:rPr>
          <w:i/>
          <w:noProof/>
        </w:rPr>
        <w:t>Predictions of toughness and hardness by using chemical composition and tensile properties in microalloyed line pipe steels.</w:t>
      </w:r>
      <w:r w:rsidRPr="003211D9">
        <w:rPr>
          <w:noProof/>
        </w:rPr>
        <w:t xml:space="preserve"> Neural Computing and Applications, 2014. </w:t>
      </w:r>
      <w:r w:rsidRPr="003211D9">
        <w:rPr>
          <w:b/>
          <w:noProof/>
        </w:rPr>
        <w:t>25</w:t>
      </w:r>
      <w:r w:rsidRPr="003211D9">
        <w:rPr>
          <w:noProof/>
        </w:rPr>
        <w:t>(7-8): p. 1993-1999.</w:t>
      </w:r>
      <w:bookmarkEnd w:id="445"/>
    </w:p>
    <w:p w14:paraId="35CA479E" w14:textId="77777777" w:rsidR="003211D9" w:rsidRPr="003211D9" w:rsidRDefault="003211D9" w:rsidP="003211D9">
      <w:pPr>
        <w:pStyle w:val="EndNoteBibliography"/>
        <w:spacing w:after="0"/>
        <w:ind w:left="720" w:hanging="720"/>
        <w:rPr>
          <w:noProof/>
        </w:rPr>
      </w:pPr>
      <w:bookmarkStart w:id="446" w:name="_ENREF_33"/>
      <w:r w:rsidRPr="003211D9">
        <w:rPr>
          <w:noProof/>
        </w:rPr>
        <w:t>33.</w:t>
      </w:r>
      <w:r w:rsidRPr="003211D9">
        <w:rPr>
          <w:noProof/>
        </w:rPr>
        <w:tab/>
        <w:t xml:space="preserve">Yao, C.G., et al., </w:t>
      </w:r>
      <w:r w:rsidRPr="003211D9">
        <w:rPr>
          <w:i/>
          <w:noProof/>
        </w:rPr>
        <w:t>Artificial neural network modelling to predict hot deformation behaviour of as HIPed FGH4169 superalloy.</w:t>
      </w:r>
      <w:r w:rsidRPr="003211D9">
        <w:rPr>
          <w:noProof/>
        </w:rPr>
        <w:t xml:space="preserve"> Materials Science and Technology, 2013. </w:t>
      </w:r>
      <w:r w:rsidRPr="003211D9">
        <w:rPr>
          <w:b/>
          <w:noProof/>
        </w:rPr>
        <w:t>30</w:t>
      </w:r>
      <w:r w:rsidRPr="003211D9">
        <w:rPr>
          <w:noProof/>
        </w:rPr>
        <w:t>(10): p. 1170-1176.</w:t>
      </w:r>
      <w:bookmarkEnd w:id="446"/>
    </w:p>
    <w:p w14:paraId="52744737" w14:textId="77777777" w:rsidR="003211D9" w:rsidRPr="003211D9" w:rsidRDefault="003211D9" w:rsidP="003211D9">
      <w:pPr>
        <w:pStyle w:val="EndNoteBibliography"/>
        <w:spacing w:after="0"/>
        <w:ind w:left="720" w:hanging="720"/>
        <w:rPr>
          <w:noProof/>
        </w:rPr>
      </w:pPr>
      <w:bookmarkStart w:id="447" w:name="_ENREF_34"/>
      <w:r w:rsidRPr="003211D9">
        <w:rPr>
          <w:noProof/>
        </w:rPr>
        <w:lastRenderedPageBreak/>
        <w:t>34.</w:t>
      </w:r>
      <w:r w:rsidRPr="003211D9">
        <w:rPr>
          <w:noProof/>
        </w:rPr>
        <w:tab/>
        <w:t xml:space="preserve">Birbilis, N., et al., </w:t>
      </w:r>
      <w:r w:rsidRPr="003211D9">
        <w:rPr>
          <w:i/>
          <w:noProof/>
        </w:rPr>
        <w:t>A combined neural network and mechanistic approach for the prediction of corrosion rate and yield strength of magnesium-rare earth alloys.</w:t>
      </w:r>
      <w:r w:rsidRPr="003211D9">
        <w:rPr>
          <w:noProof/>
        </w:rPr>
        <w:t xml:space="preserve"> Corrosion Science, 2011. </w:t>
      </w:r>
      <w:r w:rsidRPr="003211D9">
        <w:rPr>
          <w:b/>
          <w:noProof/>
        </w:rPr>
        <w:t>53</w:t>
      </w:r>
      <w:r w:rsidRPr="003211D9">
        <w:rPr>
          <w:noProof/>
        </w:rPr>
        <w:t>(1): p. 168-176.</w:t>
      </w:r>
      <w:bookmarkEnd w:id="447"/>
    </w:p>
    <w:p w14:paraId="4ACF91C4" w14:textId="77777777" w:rsidR="003211D9" w:rsidRPr="003211D9" w:rsidRDefault="003211D9" w:rsidP="003211D9">
      <w:pPr>
        <w:pStyle w:val="EndNoteBibliography"/>
        <w:spacing w:after="0"/>
        <w:ind w:left="720" w:hanging="720"/>
        <w:rPr>
          <w:noProof/>
        </w:rPr>
      </w:pPr>
      <w:bookmarkStart w:id="448" w:name="_ENREF_35"/>
      <w:r w:rsidRPr="003211D9">
        <w:rPr>
          <w:noProof/>
        </w:rPr>
        <w:t>35.</w:t>
      </w:r>
      <w:r w:rsidRPr="003211D9">
        <w:rPr>
          <w:noProof/>
        </w:rPr>
        <w:tab/>
        <w:t xml:space="preserve">Sasikumar, T., et al., </w:t>
      </w:r>
      <w:r w:rsidRPr="003211D9">
        <w:rPr>
          <w:i/>
          <w:noProof/>
        </w:rPr>
        <w:t>Artificial Neural Network Prediction of Ultimate Strength of Unidirectional T-300/914 Tensile Specimens Using Acoustic Emission Response.</w:t>
      </w:r>
      <w:r w:rsidRPr="003211D9">
        <w:rPr>
          <w:noProof/>
        </w:rPr>
        <w:t xml:space="preserve"> Journal of Nondestructive Evaluation, 2008. </w:t>
      </w:r>
      <w:r w:rsidRPr="003211D9">
        <w:rPr>
          <w:b/>
          <w:noProof/>
        </w:rPr>
        <w:t>27</w:t>
      </w:r>
      <w:r w:rsidRPr="003211D9">
        <w:rPr>
          <w:noProof/>
        </w:rPr>
        <w:t>(4): p. 127-133.</w:t>
      </w:r>
      <w:bookmarkEnd w:id="448"/>
    </w:p>
    <w:p w14:paraId="6903589B" w14:textId="77777777" w:rsidR="003211D9" w:rsidRPr="003211D9" w:rsidRDefault="003211D9" w:rsidP="003211D9">
      <w:pPr>
        <w:pStyle w:val="EndNoteBibliography"/>
        <w:spacing w:after="0"/>
        <w:ind w:left="720" w:hanging="720"/>
        <w:rPr>
          <w:noProof/>
        </w:rPr>
      </w:pPr>
      <w:bookmarkStart w:id="449" w:name="_ENREF_36"/>
      <w:r w:rsidRPr="003211D9">
        <w:rPr>
          <w:noProof/>
        </w:rPr>
        <w:t>36.</w:t>
      </w:r>
      <w:r w:rsidRPr="003211D9">
        <w:rPr>
          <w:noProof/>
        </w:rPr>
        <w:tab/>
        <w:t xml:space="preserve">Kappatos, V., A.N. Chamos, and S.G. Pantelakis, </w:t>
      </w:r>
      <w:r w:rsidRPr="003211D9">
        <w:rPr>
          <w:i/>
          <w:noProof/>
        </w:rPr>
        <w:t>Assessment of the effect of existing corrosion on the tensile behaviour of magnesium alloy AZ31 using neural networks.</w:t>
      </w:r>
      <w:r w:rsidRPr="003211D9">
        <w:rPr>
          <w:noProof/>
        </w:rPr>
        <w:t xml:space="preserve"> Materials &amp; Design, 2010. </w:t>
      </w:r>
      <w:r w:rsidRPr="003211D9">
        <w:rPr>
          <w:b/>
          <w:noProof/>
        </w:rPr>
        <w:t>31</w:t>
      </w:r>
      <w:r w:rsidRPr="003211D9">
        <w:rPr>
          <w:noProof/>
        </w:rPr>
        <w:t>(1): p. 336-342.</w:t>
      </w:r>
      <w:bookmarkEnd w:id="449"/>
    </w:p>
    <w:p w14:paraId="55BA82F2" w14:textId="77777777" w:rsidR="003211D9" w:rsidRPr="003211D9" w:rsidRDefault="003211D9" w:rsidP="003211D9">
      <w:pPr>
        <w:pStyle w:val="EndNoteBibliography"/>
        <w:spacing w:after="0"/>
        <w:ind w:left="720" w:hanging="720"/>
        <w:rPr>
          <w:noProof/>
        </w:rPr>
      </w:pPr>
      <w:bookmarkStart w:id="450" w:name="_ENREF_37"/>
      <w:r w:rsidRPr="003211D9">
        <w:rPr>
          <w:noProof/>
        </w:rPr>
        <w:t>37.</w:t>
      </w:r>
      <w:r w:rsidRPr="003211D9">
        <w:rPr>
          <w:noProof/>
        </w:rPr>
        <w:tab/>
        <w:t xml:space="preserve">Seidl, D., et al., </w:t>
      </w:r>
      <w:r w:rsidRPr="003211D9">
        <w:rPr>
          <w:i/>
          <w:noProof/>
        </w:rPr>
        <w:t>Exploitation of Artificial Intelligence Methods for Prediction of Atmospheric Corrosion.</w:t>
      </w:r>
      <w:r w:rsidRPr="003211D9">
        <w:rPr>
          <w:noProof/>
        </w:rPr>
        <w:t xml:space="preserve"> Defect and Diffusion Forum, 2012. </w:t>
      </w:r>
      <w:r w:rsidRPr="003211D9">
        <w:rPr>
          <w:b/>
          <w:noProof/>
        </w:rPr>
        <w:t>326-328</w:t>
      </w:r>
      <w:r w:rsidRPr="003211D9">
        <w:rPr>
          <w:noProof/>
        </w:rPr>
        <w:t>: p. 65-68.</w:t>
      </w:r>
      <w:bookmarkEnd w:id="450"/>
    </w:p>
    <w:p w14:paraId="1992AAB2" w14:textId="77777777" w:rsidR="003211D9" w:rsidRPr="003211D9" w:rsidRDefault="003211D9" w:rsidP="003211D9">
      <w:pPr>
        <w:pStyle w:val="EndNoteBibliography"/>
        <w:spacing w:after="0"/>
        <w:ind w:left="720" w:hanging="720"/>
        <w:rPr>
          <w:noProof/>
        </w:rPr>
      </w:pPr>
      <w:bookmarkStart w:id="451" w:name="_ENREF_38"/>
      <w:r w:rsidRPr="003211D9">
        <w:rPr>
          <w:noProof/>
        </w:rPr>
        <w:t>38.</w:t>
      </w:r>
      <w:r w:rsidRPr="003211D9">
        <w:rPr>
          <w:noProof/>
        </w:rPr>
        <w:tab/>
        <w:t xml:space="preserve">Jiang, G., et al., </w:t>
      </w:r>
      <w:r w:rsidRPr="003211D9">
        <w:rPr>
          <w:i/>
          <w:noProof/>
        </w:rPr>
        <w:t>Predicting concrete corrosion of sewers using artificial neural network.</w:t>
      </w:r>
      <w:r w:rsidRPr="003211D9">
        <w:rPr>
          <w:noProof/>
        </w:rPr>
        <w:t xml:space="preserve"> Water Res, 2016. </w:t>
      </w:r>
      <w:r w:rsidRPr="003211D9">
        <w:rPr>
          <w:b/>
          <w:noProof/>
        </w:rPr>
        <w:t>92</w:t>
      </w:r>
      <w:r w:rsidRPr="003211D9">
        <w:rPr>
          <w:noProof/>
        </w:rPr>
        <w:t>: p. 52-60.</w:t>
      </w:r>
      <w:bookmarkEnd w:id="451"/>
    </w:p>
    <w:p w14:paraId="025DAFD9" w14:textId="77777777" w:rsidR="003211D9" w:rsidRPr="003211D9" w:rsidRDefault="003211D9" w:rsidP="003211D9">
      <w:pPr>
        <w:pStyle w:val="EndNoteBibliography"/>
        <w:spacing w:after="0"/>
        <w:ind w:left="720" w:hanging="720"/>
        <w:rPr>
          <w:noProof/>
        </w:rPr>
      </w:pPr>
      <w:bookmarkStart w:id="452" w:name="_ENREF_39"/>
      <w:r w:rsidRPr="003211D9">
        <w:rPr>
          <w:noProof/>
        </w:rPr>
        <w:t>39.</w:t>
      </w:r>
      <w:r w:rsidRPr="003211D9">
        <w:rPr>
          <w:noProof/>
        </w:rPr>
        <w:tab/>
        <w:t xml:space="preserve">Osgerby, S. and A.T. Fry, </w:t>
      </w:r>
      <w:r w:rsidRPr="003211D9">
        <w:rPr>
          <w:i/>
          <w:noProof/>
        </w:rPr>
        <w:t>The use of neural networks in understanding and predicting oxidation and corrosion behaviour in advanced energy conversion systems.</w:t>
      </w:r>
      <w:r w:rsidRPr="003211D9">
        <w:rPr>
          <w:noProof/>
        </w:rPr>
        <w:t xml:space="preserve"> Materials at High Temperatures, 2007. </w:t>
      </w:r>
      <w:r w:rsidRPr="003211D9">
        <w:rPr>
          <w:b/>
          <w:noProof/>
        </w:rPr>
        <w:t>24</w:t>
      </w:r>
      <w:r w:rsidRPr="003211D9">
        <w:rPr>
          <w:noProof/>
        </w:rPr>
        <w:t>(4): p. 259-263.</w:t>
      </w:r>
      <w:bookmarkEnd w:id="452"/>
    </w:p>
    <w:p w14:paraId="35ADA4AD" w14:textId="77777777" w:rsidR="003211D9" w:rsidRPr="003211D9" w:rsidRDefault="003211D9" w:rsidP="003211D9">
      <w:pPr>
        <w:pStyle w:val="EndNoteBibliography"/>
        <w:spacing w:after="0"/>
        <w:ind w:left="720" w:hanging="720"/>
        <w:rPr>
          <w:noProof/>
        </w:rPr>
      </w:pPr>
      <w:bookmarkStart w:id="453" w:name="_ENREF_40"/>
      <w:r w:rsidRPr="003211D9">
        <w:rPr>
          <w:noProof/>
        </w:rPr>
        <w:t>40.</w:t>
      </w:r>
      <w:r w:rsidRPr="003211D9">
        <w:rPr>
          <w:noProof/>
        </w:rPr>
        <w:tab/>
        <w:t xml:space="preserve">Lajevardi, S.A., et al., </w:t>
      </w:r>
      <w:r w:rsidRPr="003211D9">
        <w:rPr>
          <w:i/>
          <w:noProof/>
        </w:rPr>
        <w:t>Prediction of time to failure in stress corrosion cracking of 304 stainless steel in aqueous chloride solution by artificial neural network.</w:t>
      </w:r>
      <w:r w:rsidRPr="003211D9">
        <w:rPr>
          <w:noProof/>
        </w:rPr>
        <w:t xml:space="preserve"> Protection of Metals and Physical Chemistry of Surfaces, 2009. </w:t>
      </w:r>
      <w:r w:rsidRPr="003211D9">
        <w:rPr>
          <w:b/>
          <w:noProof/>
        </w:rPr>
        <w:t>45</w:t>
      </w:r>
      <w:r w:rsidRPr="003211D9">
        <w:rPr>
          <w:noProof/>
        </w:rPr>
        <w:t>(5): p. 610-615.</w:t>
      </w:r>
      <w:bookmarkEnd w:id="453"/>
    </w:p>
    <w:p w14:paraId="0174FF13" w14:textId="77777777" w:rsidR="003211D9" w:rsidRPr="003211D9" w:rsidRDefault="003211D9" w:rsidP="003211D9">
      <w:pPr>
        <w:pStyle w:val="EndNoteBibliography"/>
        <w:spacing w:after="0"/>
        <w:ind w:left="720" w:hanging="720"/>
        <w:rPr>
          <w:noProof/>
        </w:rPr>
      </w:pPr>
      <w:bookmarkStart w:id="454" w:name="_ENREF_41"/>
      <w:r w:rsidRPr="003211D9">
        <w:rPr>
          <w:noProof/>
        </w:rPr>
        <w:t>41.</w:t>
      </w:r>
      <w:r w:rsidRPr="003211D9">
        <w:rPr>
          <w:noProof/>
        </w:rPr>
        <w:tab/>
        <w:t xml:space="preserve">Parthiban, T., et al., </w:t>
      </w:r>
      <w:r w:rsidRPr="003211D9">
        <w:rPr>
          <w:i/>
          <w:noProof/>
        </w:rPr>
        <w:t>Neural network analysis for corrosion of steel in concrete.</w:t>
      </w:r>
      <w:r w:rsidRPr="003211D9">
        <w:rPr>
          <w:noProof/>
        </w:rPr>
        <w:t xml:space="preserve"> Corrosion Science, 2005. </w:t>
      </w:r>
      <w:r w:rsidRPr="003211D9">
        <w:rPr>
          <w:b/>
          <w:noProof/>
        </w:rPr>
        <w:t>47</w:t>
      </w:r>
      <w:r w:rsidRPr="003211D9">
        <w:rPr>
          <w:noProof/>
        </w:rPr>
        <w:t>(7): p. 1625-1642.</w:t>
      </w:r>
      <w:bookmarkEnd w:id="454"/>
    </w:p>
    <w:p w14:paraId="58733558" w14:textId="77777777" w:rsidR="003211D9" w:rsidRPr="003211D9" w:rsidRDefault="003211D9" w:rsidP="003211D9">
      <w:pPr>
        <w:pStyle w:val="EndNoteBibliography"/>
        <w:spacing w:after="0"/>
        <w:ind w:left="720" w:hanging="720"/>
        <w:rPr>
          <w:noProof/>
        </w:rPr>
      </w:pPr>
      <w:bookmarkStart w:id="455" w:name="_ENREF_42"/>
      <w:r w:rsidRPr="003211D9">
        <w:rPr>
          <w:noProof/>
        </w:rPr>
        <w:t>42.</w:t>
      </w:r>
      <w:r w:rsidRPr="003211D9">
        <w:rPr>
          <w:noProof/>
        </w:rPr>
        <w:tab/>
        <w:t xml:space="preserve">Cai, J., R.A. Cottis, and S.B. Lyon, </w:t>
      </w:r>
      <w:r w:rsidRPr="003211D9">
        <w:rPr>
          <w:i/>
          <w:noProof/>
        </w:rPr>
        <w:t>Phenomenological modelling of atmospheric corrosion using an artificial neural network.</w:t>
      </w:r>
      <w:r w:rsidRPr="003211D9">
        <w:rPr>
          <w:noProof/>
        </w:rPr>
        <w:t xml:space="preserve"> Corrosion Science, 1999. </w:t>
      </w:r>
      <w:r w:rsidRPr="003211D9">
        <w:rPr>
          <w:b/>
          <w:noProof/>
        </w:rPr>
        <w:t>41</w:t>
      </w:r>
      <w:r w:rsidRPr="003211D9">
        <w:rPr>
          <w:noProof/>
        </w:rPr>
        <w:t>(10): p. 2001-2030.</w:t>
      </w:r>
      <w:bookmarkEnd w:id="455"/>
    </w:p>
    <w:p w14:paraId="276919DE" w14:textId="77777777" w:rsidR="003211D9" w:rsidRPr="003211D9" w:rsidRDefault="003211D9" w:rsidP="003211D9">
      <w:pPr>
        <w:pStyle w:val="EndNoteBibliography"/>
        <w:spacing w:after="0"/>
        <w:ind w:left="720" w:hanging="720"/>
        <w:rPr>
          <w:noProof/>
        </w:rPr>
      </w:pPr>
      <w:bookmarkStart w:id="456" w:name="_ENREF_43"/>
      <w:r w:rsidRPr="003211D9">
        <w:rPr>
          <w:noProof/>
        </w:rPr>
        <w:t>43.</w:t>
      </w:r>
      <w:r w:rsidRPr="003211D9">
        <w:rPr>
          <w:noProof/>
        </w:rPr>
        <w:tab/>
        <w:t xml:space="preserve">Forouzan, S. and A. Akbarzadeh, </w:t>
      </w:r>
      <w:r w:rsidRPr="003211D9">
        <w:rPr>
          <w:i/>
          <w:noProof/>
        </w:rPr>
        <w:t>Prediction of effect of thermo-mechanical parameters on mechanical properties and anisotropy of aluminum alloy AA3004 using artificial neural network.</w:t>
      </w:r>
      <w:r w:rsidRPr="003211D9">
        <w:rPr>
          <w:noProof/>
        </w:rPr>
        <w:t xml:space="preserve"> Materials &amp; Design, 2007. </w:t>
      </w:r>
      <w:r w:rsidRPr="003211D9">
        <w:rPr>
          <w:b/>
          <w:noProof/>
        </w:rPr>
        <w:t>28</w:t>
      </w:r>
      <w:r w:rsidRPr="003211D9">
        <w:rPr>
          <w:noProof/>
        </w:rPr>
        <w:t>(5): p. 1678-1684.</w:t>
      </w:r>
      <w:bookmarkEnd w:id="456"/>
    </w:p>
    <w:p w14:paraId="00ECAF81" w14:textId="77777777" w:rsidR="003211D9" w:rsidRPr="003211D9" w:rsidRDefault="003211D9" w:rsidP="003211D9">
      <w:pPr>
        <w:pStyle w:val="EndNoteBibliography"/>
        <w:spacing w:after="0"/>
        <w:ind w:left="720" w:hanging="720"/>
        <w:rPr>
          <w:noProof/>
        </w:rPr>
      </w:pPr>
      <w:bookmarkStart w:id="457" w:name="_ENREF_44"/>
      <w:r w:rsidRPr="003211D9">
        <w:rPr>
          <w:noProof/>
        </w:rPr>
        <w:t>44.</w:t>
      </w:r>
      <w:r w:rsidRPr="003211D9">
        <w:rPr>
          <w:noProof/>
        </w:rPr>
        <w:tab/>
        <w:t xml:space="preserve">Kamrunnahar, M. and M. Urquidi-Macdonald, </w:t>
      </w:r>
      <w:r w:rsidRPr="003211D9">
        <w:rPr>
          <w:i/>
          <w:noProof/>
        </w:rPr>
        <w:t>Prediction of corrosion behavior using neural network as a data mining tool.</w:t>
      </w:r>
      <w:r w:rsidRPr="003211D9">
        <w:rPr>
          <w:noProof/>
        </w:rPr>
        <w:t xml:space="preserve"> Corrosion Science, 2010. </w:t>
      </w:r>
      <w:r w:rsidRPr="003211D9">
        <w:rPr>
          <w:b/>
          <w:noProof/>
        </w:rPr>
        <w:t>52</w:t>
      </w:r>
      <w:r w:rsidRPr="003211D9">
        <w:rPr>
          <w:noProof/>
        </w:rPr>
        <w:t>(3): p. 669-677.</w:t>
      </w:r>
      <w:bookmarkEnd w:id="457"/>
    </w:p>
    <w:p w14:paraId="50D55406" w14:textId="77777777" w:rsidR="003211D9" w:rsidRPr="003211D9" w:rsidRDefault="003211D9" w:rsidP="003211D9">
      <w:pPr>
        <w:pStyle w:val="EndNoteBibliography"/>
        <w:spacing w:after="0"/>
        <w:ind w:left="720" w:hanging="720"/>
        <w:rPr>
          <w:noProof/>
        </w:rPr>
      </w:pPr>
      <w:bookmarkStart w:id="458" w:name="_ENREF_45"/>
      <w:r w:rsidRPr="003211D9">
        <w:rPr>
          <w:noProof/>
        </w:rPr>
        <w:t>45.</w:t>
      </w:r>
      <w:r w:rsidRPr="003211D9">
        <w:rPr>
          <w:noProof/>
        </w:rPr>
        <w:tab/>
        <w:t xml:space="preserve">Xia, X., et al., </w:t>
      </w:r>
      <w:r w:rsidRPr="003211D9">
        <w:rPr>
          <w:i/>
          <w:noProof/>
        </w:rPr>
        <w:t>An artificial neural network for predicting corrosion rate and hardness of magnesium alloys.</w:t>
      </w:r>
      <w:r w:rsidRPr="003211D9">
        <w:rPr>
          <w:noProof/>
        </w:rPr>
        <w:t xml:space="preserve"> Materials &amp; Design, 2016. </w:t>
      </w:r>
      <w:r w:rsidRPr="003211D9">
        <w:rPr>
          <w:b/>
          <w:noProof/>
        </w:rPr>
        <w:t>90</w:t>
      </w:r>
      <w:r w:rsidRPr="003211D9">
        <w:rPr>
          <w:noProof/>
        </w:rPr>
        <w:t>: p. 1034-1043.</w:t>
      </w:r>
      <w:bookmarkEnd w:id="458"/>
    </w:p>
    <w:p w14:paraId="033C1209" w14:textId="77777777" w:rsidR="003211D9" w:rsidRPr="003211D9" w:rsidRDefault="003211D9" w:rsidP="003211D9">
      <w:pPr>
        <w:pStyle w:val="EndNoteBibliography"/>
        <w:spacing w:after="0"/>
        <w:ind w:left="720" w:hanging="720"/>
        <w:rPr>
          <w:noProof/>
        </w:rPr>
      </w:pPr>
      <w:bookmarkStart w:id="459" w:name="_ENREF_46"/>
      <w:r w:rsidRPr="003211D9">
        <w:rPr>
          <w:noProof/>
        </w:rPr>
        <w:t>46.</w:t>
      </w:r>
      <w:r w:rsidRPr="003211D9">
        <w:rPr>
          <w:noProof/>
        </w:rPr>
        <w:tab/>
        <w:t xml:space="preserve">Li, S., et al., </w:t>
      </w:r>
      <w:r w:rsidRPr="003211D9">
        <w:rPr>
          <w:i/>
          <w:noProof/>
        </w:rPr>
        <w:t>The Prediction of Sn-Ag Solder Properties Based on BP Algorithm of Artificial Neutral Network</w:t>
      </w:r>
      <w:r w:rsidRPr="003211D9">
        <w:rPr>
          <w:noProof/>
        </w:rPr>
        <w:t xml:space="preserve">, in </w:t>
      </w:r>
      <w:r w:rsidRPr="003211D9">
        <w:rPr>
          <w:i/>
          <w:noProof/>
        </w:rPr>
        <w:t>2007 8th International Conference on Electronic Packaging Technology</w:t>
      </w:r>
      <w:r w:rsidRPr="003211D9">
        <w:rPr>
          <w:noProof/>
        </w:rPr>
        <w:t>. 2007, IEEE.</w:t>
      </w:r>
      <w:bookmarkEnd w:id="459"/>
    </w:p>
    <w:p w14:paraId="574EE5C0" w14:textId="77777777" w:rsidR="003211D9" w:rsidRPr="003211D9" w:rsidRDefault="003211D9" w:rsidP="003211D9">
      <w:pPr>
        <w:pStyle w:val="EndNoteBibliography"/>
        <w:spacing w:after="0"/>
        <w:ind w:left="720" w:hanging="720"/>
        <w:rPr>
          <w:noProof/>
        </w:rPr>
      </w:pPr>
      <w:bookmarkStart w:id="460" w:name="_ENREF_47"/>
      <w:r w:rsidRPr="003211D9">
        <w:rPr>
          <w:noProof/>
        </w:rPr>
        <w:t>47.</w:t>
      </w:r>
      <w:r w:rsidRPr="003211D9">
        <w:rPr>
          <w:noProof/>
        </w:rPr>
        <w:tab/>
        <w:t xml:space="preserve">Li, M., et al., </w:t>
      </w:r>
      <w:r w:rsidRPr="003211D9">
        <w:rPr>
          <w:i/>
          <w:noProof/>
        </w:rPr>
        <w:t>Approach to constitutive relationships of a Ti-5AI-2Sn-2Zr-4Cr-4Mo alloy by artificial neural networks.</w:t>
      </w:r>
      <w:r w:rsidRPr="003211D9">
        <w:rPr>
          <w:noProof/>
        </w:rPr>
        <w:t xml:space="preserve"> Materials Science and Technology, 1998. </w:t>
      </w:r>
      <w:r w:rsidRPr="003211D9">
        <w:rPr>
          <w:b/>
          <w:noProof/>
        </w:rPr>
        <w:t>14</w:t>
      </w:r>
      <w:r w:rsidRPr="003211D9">
        <w:rPr>
          <w:noProof/>
        </w:rPr>
        <w:t>(2): p. 136-138.</w:t>
      </w:r>
      <w:bookmarkEnd w:id="460"/>
    </w:p>
    <w:p w14:paraId="30CFC8A2" w14:textId="77777777" w:rsidR="003211D9" w:rsidRPr="003211D9" w:rsidRDefault="003211D9" w:rsidP="003211D9">
      <w:pPr>
        <w:pStyle w:val="EndNoteBibliography"/>
        <w:spacing w:after="0"/>
        <w:ind w:left="720" w:hanging="720"/>
        <w:rPr>
          <w:noProof/>
        </w:rPr>
      </w:pPr>
      <w:bookmarkStart w:id="461" w:name="_ENREF_48"/>
      <w:r w:rsidRPr="003211D9">
        <w:rPr>
          <w:noProof/>
        </w:rPr>
        <w:t>48.</w:t>
      </w:r>
      <w:r w:rsidRPr="003211D9">
        <w:rPr>
          <w:noProof/>
        </w:rPr>
        <w:tab/>
        <w:t xml:space="preserve">Xie, T. and J.C. Grossman, </w:t>
      </w:r>
      <w:r w:rsidRPr="003211D9">
        <w:rPr>
          <w:i/>
          <w:noProof/>
        </w:rPr>
        <w:t>Crystal Graph Convolutional Neural Networks for an Accurate and Interpretable Prediction of Material Properties.</w:t>
      </w:r>
      <w:r w:rsidRPr="003211D9">
        <w:rPr>
          <w:noProof/>
        </w:rPr>
        <w:t xml:space="preserve"> Phys Rev Lett, 2018. </w:t>
      </w:r>
      <w:r w:rsidRPr="003211D9">
        <w:rPr>
          <w:b/>
          <w:noProof/>
        </w:rPr>
        <w:t>120</w:t>
      </w:r>
      <w:r w:rsidRPr="003211D9">
        <w:rPr>
          <w:noProof/>
        </w:rPr>
        <w:t>(14): p. 145301.</w:t>
      </w:r>
      <w:bookmarkEnd w:id="461"/>
    </w:p>
    <w:p w14:paraId="47885AD0" w14:textId="77777777" w:rsidR="003211D9" w:rsidRPr="003211D9" w:rsidRDefault="003211D9" w:rsidP="003211D9">
      <w:pPr>
        <w:pStyle w:val="EndNoteBibliography"/>
        <w:spacing w:after="0"/>
        <w:ind w:left="720" w:hanging="720"/>
        <w:rPr>
          <w:noProof/>
        </w:rPr>
      </w:pPr>
      <w:bookmarkStart w:id="462" w:name="_ENREF_49"/>
      <w:r w:rsidRPr="003211D9">
        <w:rPr>
          <w:noProof/>
        </w:rPr>
        <w:t>49.</w:t>
      </w:r>
      <w:r w:rsidRPr="003211D9">
        <w:rPr>
          <w:noProof/>
        </w:rPr>
        <w:tab/>
        <w:t xml:space="preserve">Yilmaz, M. and H.M. Ertunc, </w:t>
      </w:r>
      <w:r w:rsidRPr="003211D9">
        <w:rPr>
          <w:i/>
          <w:noProof/>
        </w:rPr>
        <w:t>The prediction of mechanical behavior for steel wires and cord materials using neural networks.</w:t>
      </w:r>
      <w:r w:rsidRPr="003211D9">
        <w:rPr>
          <w:noProof/>
        </w:rPr>
        <w:t xml:space="preserve"> Materials &amp; Design, 2007. </w:t>
      </w:r>
      <w:r w:rsidRPr="003211D9">
        <w:rPr>
          <w:b/>
          <w:noProof/>
        </w:rPr>
        <w:t>28</w:t>
      </w:r>
      <w:r w:rsidRPr="003211D9">
        <w:rPr>
          <w:noProof/>
        </w:rPr>
        <w:t>(2): p. 599-608.</w:t>
      </w:r>
      <w:bookmarkEnd w:id="462"/>
    </w:p>
    <w:p w14:paraId="005B196F" w14:textId="77777777" w:rsidR="003211D9" w:rsidRPr="003211D9" w:rsidRDefault="003211D9" w:rsidP="003211D9">
      <w:pPr>
        <w:pStyle w:val="EndNoteBibliography"/>
        <w:spacing w:after="0"/>
        <w:ind w:left="720" w:hanging="720"/>
        <w:rPr>
          <w:noProof/>
        </w:rPr>
      </w:pPr>
      <w:bookmarkStart w:id="463" w:name="_ENREF_50"/>
      <w:r w:rsidRPr="003211D9">
        <w:rPr>
          <w:noProof/>
        </w:rPr>
        <w:t>50.</w:t>
      </w:r>
      <w:r w:rsidRPr="003211D9">
        <w:rPr>
          <w:noProof/>
        </w:rPr>
        <w:tab/>
        <w:t xml:space="preserve">Sung, A.H., </w:t>
      </w:r>
      <w:r w:rsidRPr="003211D9">
        <w:rPr>
          <w:i/>
          <w:noProof/>
        </w:rPr>
        <w:t>Ranking importance of input parameters of neural networks.</w:t>
      </w:r>
      <w:r w:rsidRPr="003211D9">
        <w:rPr>
          <w:noProof/>
        </w:rPr>
        <w:t xml:space="preserve"> Expert Systems with Applications, 1998. </w:t>
      </w:r>
      <w:r w:rsidRPr="003211D9">
        <w:rPr>
          <w:b/>
          <w:noProof/>
        </w:rPr>
        <w:t>15</w:t>
      </w:r>
      <w:r w:rsidRPr="003211D9">
        <w:rPr>
          <w:noProof/>
        </w:rPr>
        <w:t>(3): p. 405-411.</w:t>
      </w:r>
      <w:bookmarkEnd w:id="463"/>
    </w:p>
    <w:p w14:paraId="05860012" w14:textId="77777777" w:rsidR="003211D9" w:rsidRPr="003211D9" w:rsidRDefault="003211D9" w:rsidP="003211D9">
      <w:pPr>
        <w:pStyle w:val="EndNoteBibliography"/>
        <w:spacing w:after="0"/>
        <w:ind w:left="720" w:hanging="720"/>
        <w:rPr>
          <w:noProof/>
        </w:rPr>
      </w:pPr>
      <w:bookmarkStart w:id="464" w:name="_ENREF_51"/>
      <w:r w:rsidRPr="003211D9">
        <w:rPr>
          <w:noProof/>
        </w:rPr>
        <w:t>51.</w:t>
      </w:r>
      <w:r w:rsidRPr="003211D9">
        <w:rPr>
          <w:noProof/>
        </w:rPr>
        <w:tab/>
        <w:t xml:space="preserve">Vasudevan, M., et al., </w:t>
      </w:r>
      <w:r w:rsidRPr="003211D9">
        <w:rPr>
          <w:i/>
          <w:noProof/>
        </w:rPr>
        <w:t>Modelling correlation between alloy composition and ferrite number in duplex stainless steel welds using artificial neural networks.</w:t>
      </w:r>
      <w:r w:rsidRPr="003211D9">
        <w:rPr>
          <w:noProof/>
        </w:rPr>
        <w:t xml:space="preserve"> Materials Science and Technology, 2005. </w:t>
      </w:r>
      <w:r w:rsidRPr="003211D9">
        <w:rPr>
          <w:b/>
          <w:noProof/>
        </w:rPr>
        <w:t>21</w:t>
      </w:r>
      <w:r w:rsidRPr="003211D9">
        <w:rPr>
          <w:noProof/>
        </w:rPr>
        <w:t>(4): p. 387-392.</w:t>
      </w:r>
      <w:bookmarkEnd w:id="464"/>
    </w:p>
    <w:p w14:paraId="3EC63E56" w14:textId="77777777" w:rsidR="003211D9" w:rsidRPr="003211D9" w:rsidRDefault="003211D9" w:rsidP="003211D9">
      <w:pPr>
        <w:pStyle w:val="EndNoteBibliography"/>
        <w:spacing w:after="0"/>
        <w:ind w:left="720" w:hanging="720"/>
        <w:rPr>
          <w:noProof/>
        </w:rPr>
      </w:pPr>
      <w:bookmarkStart w:id="465" w:name="_ENREF_52"/>
      <w:r w:rsidRPr="003211D9">
        <w:rPr>
          <w:noProof/>
        </w:rPr>
        <w:lastRenderedPageBreak/>
        <w:t>52.</w:t>
      </w:r>
      <w:r w:rsidRPr="003211D9">
        <w:rPr>
          <w:noProof/>
        </w:rPr>
        <w:tab/>
        <w:t xml:space="preserve">Fu, Z., et al., </w:t>
      </w:r>
      <w:r w:rsidRPr="003211D9">
        <w:rPr>
          <w:i/>
          <w:noProof/>
        </w:rPr>
        <w:t>Using genetic algorithm-back propagation neural network prediction and finite-element model simulation to optimize the process of multiple-step incremental air-bending forming of sheet metal.</w:t>
      </w:r>
      <w:r w:rsidRPr="003211D9">
        <w:rPr>
          <w:noProof/>
        </w:rPr>
        <w:t xml:space="preserve"> Materials &amp; Design, 2010. </w:t>
      </w:r>
      <w:r w:rsidRPr="003211D9">
        <w:rPr>
          <w:b/>
          <w:noProof/>
        </w:rPr>
        <w:t>31</w:t>
      </w:r>
      <w:r w:rsidRPr="003211D9">
        <w:rPr>
          <w:noProof/>
        </w:rPr>
        <w:t>(1): p. 267-277.</w:t>
      </w:r>
      <w:bookmarkEnd w:id="465"/>
    </w:p>
    <w:p w14:paraId="129C2DBD" w14:textId="77777777" w:rsidR="003211D9" w:rsidRPr="003211D9" w:rsidRDefault="003211D9" w:rsidP="003211D9">
      <w:pPr>
        <w:pStyle w:val="EndNoteBibliography"/>
        <w:spacing w:after="0"/>
        <w:ind w:left="720" w:hanging="720"/>
        <w:rPr>
          <w:noProof/>
        </w:rPr>
      </w:pPr>
      <w:bookmarkStart w:id="466" w:name="_ENREF_53"/>
      <w:r w:rsidRPr="003211D9">
        <w:rPr>
          <w:noProof/>
        </w:rPr>
        <w:t>53.</w:t>
      </w:r>
      <w:r w:rsidRPr="003211D9">
        <w:rPr>
          <w:noProof/>
        </w:rPr>
        <w:tab/>
        <w:t xml:space="preserve">Aliofkhazraei, M. and A.S. Rouhaghdam, </w:t>
      </w:r>
      <w:r w:rsidRPr="003211D9">
        <w:rPr>
          <w:i/>
          <w:noProof/>
        </w:rPr>
        <w:t>Neural networks prediction of different frequencies effects on corrosion resistance obtained from pulsed nanocrystalline plasma electrolytic carburizing.</w:t>
      </w:r>
      <w:r w:rsidRPr="003211D9">
        <w:rPr>
          <w:noProof/>
        </w:rPr>
        <w:t xml:space="preserve"> Materials Letters, 2008. </w:t>
      </w:r>
      <w:r w:rsidRPr="003211D9">
        <w:rPr>
          <w:b/>
          <w:noProof/>
        </w:rPr>
        <w:t>62</w:t>
      </w:r>
      <w:r w:rsidRPr="003211D9">
        <w:rPr>
          <w:noProof/>
        </w:rPr>
        <w:t>(14): p. 2192-2195.</w:t>
      </w:r>
      <w:bookmarkEnd w:id="466"/>
    </w:p>
    <w:p w14:paraId="4E130730" w14:textId="77777777" w:rsidR="003211D9" w:rsidRPr="003211D9" w:rsidRDefault="003211D9" w:rsidP="003211D9">
      <w:pPr>
        <w:pStyle w:val="EndNoteBibliography"/>
        <w:spacing w:after="0"/>
        <w:ind w:left="720" w:hanging="720"/>
        <w:rPr>
          <w:noProof/>
        </w:rPr>
      </w:pPr>
      <w:bookmarkStart w:id="467" w:name="_ENREF_54"/>
      <w:r w:rsidRPr="003211D9">
        <w:rPr>
          <w:noProof/>
        </w:rPr>
        <w:t>54.</w:t>
      </w:r>
      <w:r w:rsidRPr="003211D9">
        <w:rPr>
          <w:noProof/>
        </w:rPr>
        <w:tab/>
        <w:t xml:space="preserve">Weckman, G.R., et al., </w:t>
      </w:r>
      <w:r w:rsidRPr="003211D9">
        <w:rPr>
          <w:i/>
          <w:noProof/>
        </w:rPr>
        <w:t>EXTRACTING KNOWLEDGE FROM CARBON DIOXIDE CORROSION INHIBITION WITH ARTIFICIAL NEURAL NETWORKS.</w:t>
      </w:r>
      <w:r w:rsidRPr="003211D9">
        <w:rPr>
          <w:noProof/>
        </w:rPr>
        <w:t xml:space="preserve"> International Journal of Industrial Engineering: Theory, Applications and Practice; Vol 17, No 1 (2010), 2010.</w:t>
      </w:r>
      <w:bookmarkEnd w:id="467"/>
    </w:p>
    <w:p w14:paraId="2F29C4B8" w14:textId="77777777" w:rsidR="003211D9" w:rsidRPr="003211D9" w:rsidRDefault="003211D9" w:rsidP="003211D9">
      <w:pPr>
        <w:pStyle w:val="EndNoteBibliography"/>
        <w:spacing w:after="0"/>
        <w:ind w:left="720" w:hanging="720"/>
        <w:rPr>
          <w:noProof/>
        </w:rPr>
      </w:pPr>
      <w:bookmarkStart w:id="468" w:name="_ENREF_55"/>
      <w:r w:rsidRPr="003211D9">
        <w:rPr>
          <w:noProof/>
        </w:rPr>
        <w:t>55.</w:t>
      </w:r>
      <w:r w:rsidRPr="003211D9">
        <w:rPr>
          <w:noProof/>
        </w:rPr>
        <w:tab/>
        <w:t xml:space="preserve">Fathi, A. and A. Aghakouchak, </w:t>
      </w:r>
      <w:r w:rsidRPr="003211D9">
        <w:rPr>
          <w:i/>
          <w:noProof/>
        </w:rPr>
        <w:t>Prediction of fatigue crack growth rate in welded tubular joints using neural network.</w:t>
      </w:r>
      <w:r w:rsidRPr="003211D9">
        <w:rPr>
          <w:noProof/>
        </w:rPr>
        <w:t xml:space="preserve"> International Journal of Fatigue, 2007. </w:t>
      </w:r>
      <w:r w:rsidRPr="003211D9">
        <w:rPr>
          <w:b/>
          <w:noProof/>
        </w:rPr>
        <w:t>29</w:t>
      </w:r>
      <w:r w:rsidRPr="003211D9">
        <w:rPr>
          <w:noProof/>
        </w:rPr>
        <w:t>(2): p. 261-275.</w:t>
      </w:r>
      <w:bookmarkEnd w:id="468"/>
    </w:p>
    <w:p w14:paraId="5E6979BC" w14:textId="77777777" w:rsidR="003211D9" w:rsidRPr="003211D9" w:rsidRDefault="003211D9" w:rsidP="003211D9">
      <w:pPr>
        <w:pStyle w:val="EndNoteBibliography"/>
        <w:spacing w:after="0"/>
        <w:ind w:left="720" w:hanging="720"/>
        <w:rPr>
          <w:noProof/>
        </w:rPr>
      </w:pPr>
      <w:bookmarkStart w:id="469" w:name="_ENREF_56"/>
      <w:r w:rsidRPr="003211D9">
        <w:rPr>
          <w:noProof/>
        </w:rPr>
        <w:t>56.</w:t>
      </w:r>
      <w:r w:rsidRPr="003211D9">
        <w:rPr>
          <w:noProof/>
        </w:rPr>
        <w:tab/>
        <w:t xml:space="preserve">Khadom, A.A., </w:t>
      </w:r>
      <w:r w:rsidRPr="003211D9">
        <w:rPr>
          <w:i/>
          <w:noProof/>
        </w:rPr>
        <w:t>Modeling of corrosion reaction data in inhibited acid environment using regressions and artificial neural networks.</w:t>
      </w:r>
      <w:r w:rsidRPr="003211D9">
        <w:rPr>
          <w:noProof/>
        </w:rPr>
        <w:t xml:space="preserve"> Korean Journal of Chemical Engineering, 2013. </w:t>
      </w:r>
      <w:r w:rsidRPr="003211D9">
        <w:rPr>
          <w:b/>
          <w:noProof/>
        </w:rPr>
        <w:t>30</w:t>
      </w:r>
      <w:r w:rsidRPr="003211D9">
        <w:rPr>
          <w:noProof/>
        </w:rPr>
        <w:t>(12): p. 2197-2204.</w:t>
      </w:r>
      <w:bookmarkEnd w:id="469"/>
    </w:p>
    <w:p w14:paraId="57D6CA4E" w14:textId="77777777" w:rsidR="003211D9" w:rsidRPr="003211D9" w:rsidRDefault="003211D9" w:rsidP="003211D9">
      <w:pPr>
        <w:pStyle w:val="EndNoteBibliography"/>
        <w:spacing w:after="0"/>
        <w:ind w:left="720" w:hanging="720"/>
        <w:rPr>
          <w:noProof/>
        </w:rPr>
      </w:pPr>
      <w:bookmarkStart w:id="470" w:name="_ENREF_57"/>
      <w:r w:rsidRPr="003211D9">
        <w:rPr>
          <w:noProof/>
        </w:rPr>
        <w:t>57.</w:t>
      </w:r>
      <w:r w:rsidRPr="003211D9">
        <w:rPr>
          <w:noProof/>
        </w:rPr>
        <w:tab/>
        <w:t xml:space="preserve">Li, D., et al., </w:t>
      </w:r>
      <w:r w:rsidRPr="003211D9">
        <w:rPr>
          <w:i/>
          <w:noProof/>
        </w:rPr>
        <w:t>Hybrid neural network-based prediction model for tribological properties of polyamide6-based friction materials.</w:t>
      </w:r>
      <w:r w:rsidRPr="003211D9">
        <w:rPr>
          <w:noProof/>
        </w:rPr>
        <w:t xml:space="preserve"> Polymer Composites, 2017. </w:t>
      </w:r>
      <w:r w:rsidRPr="003211D9">
        <w:rPr>
          <w:b/>
          <w:noProof/>
        </w:rPr>
        <w:t>38</w:t>
      </w:r>
      <w:r w:rsidRPr="003211D9">
        <w:rPr>
          <w:noProof/>
        </w:rPr>
        <w:t>(8): p. 1705-1711.</w:t>
      </w:r>
      <w:bookmarkEnd w:id="470"/>
    </w:p>
    <w:p w14:paraId="3F148C6B" w14:textId="77777777" w:rsidR="003211D9" w:rsidRPr="003211D9" w:rsidRDefault="003211D9" w:rsidP="003211D9">
      <w:pPr>
        <w:pStyle w:val="EndNoteBibliography"/>
        <w:spacing w:after="0"/>
        <w:ind w:left="720" w:hanging="720"/>
        <w:rPr>
          <w:noProof/>
        </w:rPr>
      </w:pPr>
      <w:bookmarkStart w:id="471" w:name="_ENREF_58"/>
      <w:r w:rsidRPr="003211D9">
        <w:rPr>
          <w:noProof/>
        </w:rPr>
        <w:t>58.</w:t>
      </w:r>
      <w:r w:rsidRPr="003211D9">
        <w:rPr>
          <w:noProof/>
        </w:rPr>
        <w:tab/>
        <w:t xml:space="preserve">Bhadeshia, H.K.D.H., </w:t>
      </w:r>
      <w:r w:rsidRPr="003211D9">
        <w:rPr>
          <w:i/>
          <w:noProof/>
        </w:rPr>
        <w:t>Neural Networks in Materials Science</w:t>
      </w:r>
      <w:r w:rsidRPr="003211D9">
        <w:rPr>
          <w:noProof/>
        </w:rPr>
        <w:t xml:space="preserve">, in </w:t>
      </w:r>
      <w:r w:rsidRPr="003211D9">
        <w:rPr>
          <w:i/>
          <w:noProof/>
        </w:rPr>
        <w:t>Encyclopedia of Materials: Science and Technology</w:t>
      </w:r>
      <w:r w:rsidRPr="003211D9">
        <w:rPr>
          <w:noProof/>
        </w:rPr>
        <w:t>. 2008, Elsevier. p. 1-5.</w:t>
      </w:r>
      <w:bookmarkEnd w:id="471"/>
    </w:p>
    <w:p w14:paraId="241AAEBF" w14:textId="77777777" w:rsidR="003211D9" w:rsidRPr="003211D9" w:rsidRDefault="003211D9" w:rsidP="003211D9">
      <w:pPr>
        <w:pStyle w:val="EndNoteBibliography"/>
        <w:spacing w:after="0"/>
        <w:ind w:left="720" w:hanging="720"/>
        <w:rPr>
          <w:noProof/>
        </w:rPr>
      </w:pPr>
      <w:bookmarkStart w:id="472" w:name="_ENREF_59"/>
      <w:r w:rsidRPr="003211D9">
        <w:rPr>
          <w:noProof/>
        </w:rPr>
        <w:t>59.</w:t>
      </w:r>
      <w:r w:rsidRPr="003211D9">
        <w:rPr>
          <w:noProof/>
        </w:rPr>
        <w:tab/>
        <w:t xml:space="preserve">Gyurova, L.A. and K. Friedrich, </w:t>
      </w:r>
      <w:r w:rsidRPr="003211D9">
        <w:rPr>
          <w:i/>
          <w:noProof/>
        </w:rPr>
        <w:t>Artificial neural networks for predicting sliding friction and wear properties of polyphenylene sulfide composites.</w:t>
      </w:r>
      <w:r w:rsidRPr="003211D9">
        <w:rPr>
          <w:noProof/>
        </w:rPr>
        <w:t xml:space="preserve"> Tribology International, 2011. </w:t>
      </w:r>
      <w:r w:rsidRPr="003211D9">
        <w:rPr>
          <w:b/>
          <w:noProof/>
        </w:rPr>
        <w:t>44</w:t>
      </w:r>
      <w:r w:rsidRPr="003211D9">
        <w:rPr>
          <w:noProof/>
        </w:rPr>
        <w:t>(5): p. 603-609.</w:t>
      </w:r>
      <w:bookmarkEnd w:id="472"/>
    </w:p>
    <w:p w14:paraId="799CEE41" w14:textId="77777777" w:rsidR="003211D9" w:rsidRPr="003211D9" w:rsidRDefault="003211D9" w:rsidP="003211D9">
      <w:pPr>
        <w:pStyle w:val="EndNoteBibliography"/>
        <w:spacing w:after="0"/>
        <w:ind w:left="720" w:hanging="720"/>
        <w:rPr>
          <w:noProof/>
        </w:rPr>
      </w:pPr>
      <w:bookmarkStart w:id="473" w:name="_ENREF_60"/>
      <w:r w:rsidRPr="003211D9">
        <w:rPr>
          <w:noProof/>
        </w:rPr>
        <w:t>60.</w:t>
      </w:r>
      <w:r w:rsidRPr="003211D9">
        <w:rPr>
          <w:noProof/>
        </w:rPr>
        <w:tab/>
        <w:t xml:space="preserve">Narimani, N., et al., </w:t>
      </w:r>
      <w:r w:rsidRPr="003211D9">
        <w:rPr>
          <w:i/>
          <w:noProof/>
        </w:rPr>
        <w:t>Predictions of corrosion current density and potential by using chemical composition and corrosion cell characteristics in microalloyed pipeline steels.</w:t>
      </w:r>
      <w:r w:rsidRPr="003211D9">
        <w:rPr>
          <w:noProof/>
        </w:rPr>
        <w:t xml:space="preserve"> Measurement, 2015. </w:t>
      </w:r>
      <w:r w:rsidRPr="003211D9">
        <w:rPr>
          <w:b/>
          <w:noProof/>
        </w:rPr>
        <w:t>62</w:t>
      </w:r>
      <w:r w:rsidRPr="003211D9">
        <w:rPr>
          <w:noProof/>
        </w:rPr>
        <w:t>: p. 97-107.</w:t>
      </w:r>
      <w:bookmarkEnd w:id="473"/>
    </w:p>
    <w:p w14:paraId="29220ECD" w14:textId="77777777" w:rsidR="003211D9" w:rsidRPr="003211D9" w:rsidRDefault="003211D9" w:rsidP="003211D9">
      <w:pPr>
        <w:pStyle w:val="EndNoteBibliography"/>
        <w:spacing w:after="0"/>
        <w:ind w:left="720" w:hanging="720"/>
        <w:rPr>
          <w:noProof/>
        </w:rPr>
      </w:pPr>
      <w:bookmarkStart w:id="474" w:name="_ENREF_61"/>
      <w:r w:rsidRPr="003211D9">
        <w:rPr>
          <w:noProof/>
        </w:rPr>
        <w:t>61.</w:t>
      </w:r>
      <w:r w:rsidRPr="003211D9">
        <w:rPr>
          <w:noProof/>
        </w:rPr>
        <w:tab/>
        <w:t xml:space="preserve">Xu, Y., et al., </w:t>
      </w:r>
      <w:r w:rsidRPr="003211D9">
        <w:rPr>
          <w:i/>
          <w:noProof/>
        </w:rPr>
        <w:t>Application of artificial neural networks to predict corrosion behavior of Ni–SiC composite coatings deposited by ultrasonic electrodeposition.</w:t>
      </w:r>
      <w:r w:rsidRPr="003211D9">
        <w:rPr>
          <w:noProof/>
        </w:rPr>
        <w:t xml:space="preserve"> Ceramics International, 2014. </w:t>
      </w:r>
      <w:r w:rsidRPr="003211D9">
        <w:rPr>
          <w:b/>
          <w:noProof/>
        </w:rPr>
        <w:t>40</w:t>
      </w:r>
      <w:r w:rsidRPr="003211D9">
        <w:rPr>
          <w:noProof/>
        </w:rPr>
        <w:t>(4): p. 5425-5430.</w:t>
      </w:r>
      <w:bookmarkEnd w:id="474"/>
    </w:p>
    <w:p w14:paraId="5B9543C4" w14:textId="77777777" w:rsidR="003211D9" w:rsidRPr="003211D9" w:rsidRDefault="003211D9" w:rsidP="003211D9">
      <w:pPr>
        <w:pStyle w:val="EndNoteBibliography"/>
        <w:spacing w:after="0"/>
        <w:ind w:left="720" w:hanging="720"/>
        <w:rPr>
          <w:noProof/>
        </w:rPr>
      </w:pPr>
      <w:bookmarkStart w:id="475" w:name="_ENREF_62"/>
      <w:r w:rsidRPr="003211D9">
        <w:rPr>
          <w:noProof/>
        </w:rPr>
        <w:t>62.</w:t>
      </w:r>
      <w:r w:rsidRPr="003211D9">
        <w:rPr>
          <w:noProof/>
        </w:rPr>
        <w:tab/>
        <w:t xml:space="preserve">Lu, C. and R. Liu, </w:t>
      </w:r>
      <w:r w:rsidRPr="003211D9">
        <w:rPr>
          <w:i/>
          <w:noProof/>
        </w:rPr>
        <w:t>Predicting Carbonation Depth of Prestressed Concrete under Different Stress States Using Artificial Neural Network.</w:t>
      </w:r>
      <w:r w:rsidRPr="003211D9">
        <w:rPr>
          <w:noProof/>
        </w:rPr>
        <w:t xml:space="preserve"> Advances in Artificial Neural Systems, 2009. </w:t>
      </w:r>
      <w:r w:rsidRPr="003211D9">
        <w:rPr>
          <w:b/>
          <w:noProof/>
        </w:rPr>
        <w:t>2009</w:t>
      </w:r>
      <w:r w:rsidRPr="003211D9">
        <w:rPr>
          <w:noProof/>
        </w:rPr>
        <w:t>: p. 1-8.</w:t>
      </w:r>
      <w:bookmarkEnd w:id="475"/>
    </w:p>
    <w:p w14:paraId="686647F1" w14:textId="77777777" w:rsidR="003211D9" w:rsidRPr="003211D9" w:rsidRDefault="003211D9" w:rsidP="003211D9">
      <w:pPr>
        <w:pStyle w:val="EndNoteBibliography"/>
        <w:spacing w:after="0"/>
        <w:ind w:left="720" w:hanging="720"/>
        <w:rPr>
          <w:noProof/>
        </w:rPr>
      </w:pPr>
      <w:bookmarkStart w:id="476" w:name="_ENREF_63"/>
      <w:r w:rsidRPr="003211D9">
        <w:rPr>
          <w:noProof/>
        </w:rPr>
        <w:t>63.</w:t>
      </w:r>
      <w:r w:rsidRPr="003211D9">
        <w:rPr>
          <w:noProof/>
        </w:rPr>
        <w:tab/>
        <w:t xml:space="preserve">Sonar, D.K., U.S. Dixit, and D.K. Ojha, </w:t>
      </w:r>
      <w:r w:rsidRPr="003211D9">
        <w:rPr>
          <w:i/>
          <w:noProof/>
        </w:rPr>
        <w:t>The application of a radial basis function neural network for predicting the surface roughness in a turning process.</w:t>
      </w:r>
      <w:r w:rsidRPr="003211D9">
        <w:rPr>
          <w:noProof/>
        </w:rPr>
        <w:t xml:space="preserve"> The International Journal of Advanced Manufacturing Technology, 2005. </w:t>
      </w:r>
      <w:r w:rsidRPr="003211D9">
        <w:rPr>
          <w:b/>
          <w:noProof/>
        </w:rPr>
        <w:t>27</w:t>
      </w:r>
      <w:r w:rsidRPr="003211D9">
        <w:rPr>
          <w:noProof/>
        </w:rPr>
        <w:t>(7-8): p. 661-666.</w:t>
      </w:r>
      <w:bookmarkEnd w:id="476"/>
    </w:p>
    <w:p w14:paraId="55E5E574" w14:textId="77777777" w:rsidR="003211D9" w:rsidRPr="003211D9" w:rsidRDefault="003211D9" w:rsidP="003211D9">
      <w:pPr>
        <w:pStyle w:val="EndNoteBibliography"/>
        <w:spacing w:after="0"/>
        <w:ind w:left="720" w:hanging="720"/>
        <w:rPr>
          <w:noProof/>
        </w:rPr>
      </w:pPr>
      <w:bookmarkStart w:id="477" w:name="_ENREF_64"/>
      <w:r w:rsidRPr="003211D9">
        <w:rPr>
          <w:noProof/>
        </w:rPr>
        <w:t>64.</w:t>
      </w:r>
      <w:r w:rsidRPr="003211D9">
        <w:rPr>
          <w:noProof/>
        </w:rPr>
        <w:tab/>
        <w:t xml:space="preserve">Li, L., et al., </w:t>
      </w:r>
      <w:r w:rsidRPr="003211D9">
        <w:rPr>
          <w:i/>
          <w:noProof/>
        </w:rPr>
        <w:t>Research on Corrosion Rate Prediction of Aluminum Alloys in Typical Domestic Areas Based on BP Artificial Neural Network.</w:t>
      </w:r>
      <w:r w:rsidRPr="003211D9">
        <w:rPr>
          <w:noProof/>
        </w:rPr>
        <w:t xml:space="preserve"> Advanced Materials Research, 2013. </w:t>
      </w:r>
      <w:r w:rsidRPr="003211D9">
        <w:rPr>
          <w:b/>
          <w:noProof/>
        </w:rPr>
        <w:t>652-654</w:t>
      </w:r>
      <w:r w:rsidRPr="003211D9">
        <w:rPr>
          <w:noProof/>
        </w:rPr>
        <w:t>: p. 1088-1091.</w:t>
      </w:r>
      <w:bookmarkEnd w:id="477"/>
    </w:p>
    <w:p w14:paraId="78C9879F" w14:textId="77777777" w:rsidR="003211D9" w:rsidRPr="003211D9" w:rsidRDefault="003211D9" w:rsidP="003211D9">
      <w:pPr>
        <w:pStyle w:val="EndNoteBibliography"/>
        <w:spacing w:after="0"/>
        <w:ind w:left="720" w:hanging="720"/>
        <w:rPr>
          <w:noProof/>
        </w:rPr>
      </w:pPr>
      <w:bookmarkStart w:id="478" w:name="_ENREF_65"/>
      <w:r w:rsidRPr="003211D9">
        <w:rPr>
          <w:noProof/>
        </w:rPr>
        <w:t>65.</w:t>
      </w:r>
      <w:r w:rsidRPr="003211D9">
        <w:rPr>
          <w:noProof/>
        </w:rPr>
        <w:tab/>
        <w:t xml:space="preserve">Jančíková, Z., O. Zimný, and P. Koštial, </w:t>
      </w:r>
      <w:r w:rsidRPr="003211D9">
        <w:rPr>
          <w:i/>
          <w:noProof/>
        </w:rPr>
        <w:t>Prediction of metal corrosion by neural networks</w:t>
      </w:r>
      <w:r w:rsidRPr="003211D9">
        <w:rPr>
          <w:noProof/>
        </w:rPr>
        <w:t>. Vol. 52. 2013. 379-381.</w:t>
      </w:r>
      <w:bookmarkEnd w:id="478"/>
    </w:p>
    <w:p w14:paraId="0704969B" w14:textId="77777777" w:rsidR="003211D9" w:rsidRPr="003211D9" w:rsidRDefault="003211D9" w:rsidP="003211D9">
      <w:pPr>
        <w:pStyle w:val="EndNoteBibliography"/>
        <w:spacing w:after="0"/>
        <w:ind w:left="720" w:hanging="720"/>
        <w:rPr>
          <w:noProof/>
        </w:rPr>
      </w:pPr>
      <w:bookmarkStart w:id="479" w:name="_ENREF_66"/>
      <w:r w:rsidRPr="003211D9">
        <w:rPr>
          <w:noProof/>
        </w:rPr>
        <w:t>66.</w:t>
      </w:r>
      <w:r w:rsidRPr="003211D9">
        <w:rPr>
          <w:noProof/>
        </w:rPr>
        <w:tab/>
        <w:t xml:space="preserve">Kermanpur, A., A. Ebnonnasir, and M. Hedayati, </w:t>
      </w:r>
      <w:r w:rsidRPr="003211D9">
        <w:rPr>
          <w:i/>
          <w:noProof/>
        </w:rPr>
        <w:t>A novel analytical–artificial neural network model to improve efficiency of high pressure descaling nozzles in hot strip rolling of steels.</w:t>
      </w:r>
      <w:r w:rsidRPr="003211D9">
        <w:rPr>
          <w:noProof/>
        </w:rPr>
        <w:t xml:space="preserve"> Materials Science and Technology, 2007. </w:t>
      </w:r>
      <w:r w:rsidRPr="003211D9">
        <w:rPr>
          <w:b/>
          <w:noProof/>
        </w:rPr>
        <w:t>23</w:t>
      </w:r>
      <w:r w:rsidRPr="003211D9">
        <w:rPr>
          <w:noProof/>
        </w:rPr>
        <w:t>(8): p. 951-957.</w:t>
      </w:r>
      <w:bookmarkEnd w:id="479"/>
    </w:p>
    <w:p w14:paraId="57C99059" w14:textId="77777777" w:rsidR="003211D9" w:rsidRPr="003211D9" w:rsidRDefault="003211D9" w:rsidP="003211D9">
      <w:pPr>
        <w:pStyle w:val="EndNoteBibliography"/>
        <w:spacing w:after="0"/>
        <w:ind w:left="720" w:hanging="720"/>
        <w:rPr>
          <w:noProof/>
        </w:rPr>
      </w:pPr>
      <w:bookmarkStart w:id="480" w:name="_ENREF_67"/>
      <w:r w:rsidRPr="003211D9">
        <w:rPr>
          <w:noProof/>
        </w:rPr>
        <w:t>67.</w:t>
      </w:r>
      <w:r w:rsidRPr="003211D9">
        <w:rPr>
          <w:noProof/>
        </w:rPr>
        <w:tab/>
        <w:t xml:space="preserve">Altinkok, N. and R. Koker, </w:t>
      </w:r>
      <w:r w:rsidRPr="003211D9">
        <w:rPr>
          <w:i/>
          <w:noProof/>
        </w:rPr>
        <w:t>Modelling of the prediction of tensile and density properties in particle reinforced metal matrix composites by using neural networks.</w:t>
      </w:r>
      <w:r w:rsidRPr="003211D9">
        <w:rPr>
          <w:noProof/>
        </w:rPr>
        <w:t xml:space="preserve"> Materials &amp; Design, 2006. </w:t>
      </w:r>
      <w:r w:rsidRPr="003211D9">
        <w:rPr>
          <w:b/>
          <w:noProof/>
        </w:rPr>
        <w:t>27</w:t>
      </w:r>
      <w:r w:rsidRPr="003211D9">
        <w:rPr>
          <w:noProof/>
        </w:rPr>
        <w:t>(8): p. 625-631.</w:t>
      </w:r>
      <w:bookmarkEnd w:id="480"/>
    </w:p>
    <w:p w14:paraId="465A82A9" w14:textId="77777777" w:rsidR="003211D9" w:rsidRPr="003211D9" w:rsidRDefault="003211D9" w:rsidP="003211D9">
      <w:pPr>
        <w:pStyle w:val="EndNoteBibliography"/>
        <w:spacing w:after="0"/>
        <w:ind w:left="720" w:hanging="720"/>
        <w:rPr>
          <w:noProof/>
        </w:rPr>
      </w:pPr>
      <w:bookmarkStart w:id="481" w:name="_ENREF_68"/>
      <w:r w:rsidRPr="003211D9">
        <w:rPr>
          <w:noProof/>
        </w:rPr>
        <w:lastRenderedPageBreak/>
        <w:t>68.</w:t>
      </w:r>
      <w:r w:rsidRPr="003211D9">
        <w:rPr>
          <w:noProof/>
        </w:rPr>
        <w:tab/>
        <w:t xml:space="preserve">Khaled, K. and N.A. Al-Mobarak, </w:t>
      </w:r>
      <w:r w:rsidRPr="003211D9">
        <w:rPr>
          <w:i/>
          <w:noProof/>
        </w:rPr>
        <w:t>A Predictive Model for Corrosion Inhibition of Mild Steel by Thiophene and Its Derivatives Using Artificial Neural Network</w:t>
      </w:r>
      <w:r w:rsidRPr="003211D9">
        <w:rPr>
          <w:noProof/>
        </w:rPr>
        <w:t>. Vol. 7. 2012. 1045-1059.</w:t>
      </w:r>
      <w:bookmarkEnd w:id="481"/>
    </w:p>
    <w:p w14:paraId="6F7F361B" w14:textId="77777777" w:rsidR="003211D9" w:rsidRPr="003211D9" w:rsidRDefault="003211D9" w:rsidP="003211D9">
      <w:pPr>
        <w:pStyle w:val="EndNoteBibliography"/>
        <w:spacing w:after="0"/>
        <w:ind w:left="720" w:hanging="720"/>
        <w:rPr>
          <w:noProof/>
        </w:rPr>
      </w:pPr>
      <w:bookmarkStart w:id="482" w:name="_ENREF_69"/>
      <w:r w:rsidRPr="003211D9">
        <w:rPr>
          <w:noProof/>
        </w:rPr>
        <w:t>69.</w:t>
      </w:r>
      <w:r w:rsidRPr="003211D9">
        <w:rPr>
          <w:noProof/>
        </w:rPr>
        <w:tab/>
        <w:t xml:space="preserve">Upadhyay, V., P.K. Jain, and N.K. Mehta, </w:t>
      </w:r>
      <w:r w:rsidRPr="003211D9">
        <w:rPr>
          <w:i/>
          <w:noProof/>
        </w:rPr>
        <w:t>In-process prediction of surface roughness in turning of Ti–6Al–4V alloy using cutting parameters and vibration signals.</w:t>
      </w:r>
      <w:r w:rsidRPr="003211D9">
        <w:rPr>
          <w:noProof/>
        </w:rPr>
        <w:t xml:space="preserve"> Measurement, 2013. </w:t>
      </w:r>
      <w:r w:rsidRPr="003211D9">
        <w:rPr>
          <w:b/>
          <w:noProof/>
        </w:rPr>
        <w:t>46</w:t>
      </w:r>
      <w:r w:rsidRPr="003211D9">
        <w:rPr>
          <w:noProof/>
        </w:rPr>
        <w:t>(1): p. 154-160.</w:t>
      </w:r>
      <w:bookmarkEnd w:id="482"/>
    </w:p>
    <w:p w14:paraId="367B75A3" w14:textId="77777777" w:rsidR="003211D9" w:rsidRPr="003211D9" w:rsidRDefault="003211D9" w:rsidP="003211D9">
      <w:pPr>
        <w:pStyle w:val="EndNoteBibliography"/>
        <w:spacing w:after="0"/>
        <w:ind w:left="720" w:hanging="720"/>
        <w:rPr>
          <w:noProof/>
        </w:rPr>
      </w:pPr>
      <w:bookmarkStart w:id="483" w:name="_ENREF_70"/>
      <w:r w:rsidRPr="003211D9">
        <w:rPr>
          <w:noProof/>
        </w:rPr>
        <w:t>70.</w:t>
      </w:r>
      <w:r w:rsidRPr="003211D9">
        <w:rPr>
          <w:noProof/>
        </w:rPr>
        <w:tab/>
        <w:t xml:space="preserve">Komijani, H., et al., </w:t>
      </w:r>
      <w:r w:rsidRPr="003211D9">
        <w:rPr>
          <w:i/>
          <w:noProof/>
        </w:rPr>
        <w:t>Radial Basis Function Neural Network for Electrochemical Impedance Prediction at Presence of Corrosion Inhibitor.</w:t>
      </w:r>
      <w:r w:rsidRPr="003211D9">
        <w:rPr>
          <w:noProof/>
        </w:rPr>
        <w:t xml:space="preserve"> Periodica Polytechnica Chemical Engineering, 2016.</w:t>
      </w:r>
      <w:bookmarkEnd w:id="483"/>
    </w:p>
    <w:p w14:paraId="2B66FA9B" w14:textId="77777777" w:rsidR="003211D9" w:rsidRPr="003211D9" w:rsidRDefault="003211D9" w:rsidP="003211D9">
      <w:pPr>
        <w:pStyle w:val="EndNoteBibliography"/>
        <w:spacing w:after="0"/>
        <w:ind w:left="720" w:hanging="720"/>
        <w:rPr>
          <w:noProof/>
        </w:rPr>
      </w:pPr>
      <w:bookmarkStart w:id="484" w:name="_ENREF_71"/>
      <w:r w:rsidRPr="003211D9">
        <w:rPr>
          <w:noProof/>
        </w:rPr>
        <w:t>71.</w:t>
      </w:r>
      <w:r w:rsidRPr="003211D9">
        <w:rPr>
          <w:noProof/>
        </w:rPr>
        <w:tab/>
        <w:t xml:space="preserve">Zhang, H.J., et al., </w:t>
      </w:r>
      <w:r w:rsidRPr="003211D9">
        <w:rPr>
          <w:i/>
          <w:noProof/>
        </w:rPr>
        <w:t>Artificial neural network analysis of preparation of nanoα-Al2O3powders by thermal decomposition of ammonium aluminium carbonate hydroxide.</w:t>
      </w:r>
      <w:r w:rsidRPr="003211D9">
        <w:rPr>
          <w:noProof/>
        </w:rPr>
        <w:t xml:space="preserve"> Materials Science and Technology, 2007. </w:t>
      </w:r>
      <w:r w:rsidRPr="003211D9">
        <w:rPr>
          <w:b/>
          <w:noProof/>
        </w:rPr>
        <w:t>23</w:t>
      </w:r>
      <w:r w:rsidRPr="003211D9">
        <w:rPr>
          <w:noProof/>
        </w:rPr>
        <w:t>(9): p. 1021-1026.</w:t>
      </w:r>
      <w:bookmarkEnd w:id="484"/>
    </w:p>
    <w:p w14:paraId="1C77A167" w14:textId="77777777" w:rsidR="003211D9" w:rsidRPr="003211D9" w:rsidRDefault="003211D9" w:rsidP="003211D9">
      <w:pPr>
        <w:pStyle w:val="EndNoteBibliography"/>
        <w:spacing w:after="0"/>
        <w:ind w:left="720" w:hanging="720"/>
        <w:rPr>
          <w:noProof/>
        </w:rPr>
      </w:pPr>
      <w:bookmarkStart w:id="485" w:name="_ENREF_72"/>
      <w:r w:rsidRPr="003211D9">
        <w:rPr>
          <w:noProof/>
        </w:rPr>
        <w:t>72.</w:t>
      </w:r>
      <w:r w:rsidRPr="003211D9">
        <w:rPr>
          <w:noProof/>
        </w:rPr>
        <w:tab/>
        <w:t xml:space="preserve">Rajendraboopathy, S., et al., </w:t>
      </w:r>
      <w:r w:rsidRPr="003211D9">
        <w:rPr>
          <w:i/>
          <w:noProof/>
        </w:rPr>
        <w:t>Artificial neural network a tool for predicting failure strength of composite tensile coupons using acoustic emission technique.</w:t>
      </w:r>
      <w:r w:rsidRPr="003211D9">
        <w:rPr>
          <w:noProof/>
        </w:rPr>
        <w:t xml:space="preserve"> The International Journal of Advanced Manufacturing Technology, 2008. </w:t>
      </w:r>
      <w:r w:rsidRPr="003211D9">
        <w:rPr>
          <w:b/>
          <w:noProof/>
        </w:rPr>
        <w:t>44</w:t>
      </w:r>
      <w:r w:rsidRPr="003211D9">
        <w:rPr>
          <w:noProof/>
        </w:rPr>
        <w:t>(3-4): p. 399-404.</w:t>
      </w:r>
      <w:bookmarkEnd w:id="485"/>
    </w:p>
    <w:p w14:paraId="6BAD9CF0" w14:textId="77777777" w:rsidR="003211D9" w:rsidRPr="003211D9" w:rsidRDefault="003211D9" w:rsidP="003211D9">
      <w:pPr>
        <w:pStyle w:val="EndNoteBibliography"/>
        <w:spacing w:after="0"/>
        <w:ind w:left="720" w:hanging="720"/>
        <w:rPr>
          <w:noProof/>
        </w:rPr>
      </w:pPr>
      <w:bookmarkStart w:id="486" w:name="_ENREF_73"/>
      <w:r w:rsidRPr="003211D9">
        <w:rPr>
          <w:noProof/>
        </w:rPr>
        <w:t>73.</w:t>
      </w:r>
      <w:r w:rsidRPr="003211D9">
        <w:rPr>
          <w:noProof/>
        </w:rPr>
        <w:tab/>
        <w:t xml:space="preserve">LiuJie, X., J.P. Davim, and R. Cardoso, </w:t>
      </w:r>
      <w:r w:rsidRPr="003211D9">
        <w:rPr>
          <w:i/>
          <w:noProof/>
        </w:rPr>
        <w:t>Prediction on tribological behaviour of composite PEEK-CF30 using artificial neural networks.</w:t>
      </w:r>
      <w:r w:rsidRPr="003211D9">
        <w:rPr>
          <w:noProof/>
        </w:rPr>
        <w:t xml:space="preserve"> Journal of Materials Processing Technology, 2007. </w:t>
      </w:r>
      <w:r w:rsidRPr="003211D9">
        <w:rPr>
          <w:b/>
          <w:noProof/>
        </w:rPr>
        <w:t>189</w:t>
      </w:r>
      <w:r w:rsidRPr="003211D9">
        <w:rPr>
          <w:noProof/>
        </w:rPr>
        <w:t>(1-3): p. 374-378.</w:t>
      </w:r>
      <w:bookmarkEnd w:id="486"/>
    </w:p>
    <w:p w14:paraId="2A3EFC6C" w14:textId="77777777" w:rsidR="003211D9" w:rsidRPr="003211D9" w:rsidRDefault="003211D9" w:rsidP="003211D9">
      <w:pPr>
        <w:pStyle w:val="EndNoteBibliography"/>
        <w:spacing w:after="0"/>
        <w:ind w:left="720" w:hanging="720"/>
        <w:rPr>
          <w:noProof/>
        </w:rPr>
      </w:pPr>
      <w:bookmarkStart w:id="487" w:name="_ENREF_74"/>
      <w:r w:rsidRPr="003211D9">
        <w:rPr>
          <w:noProof/>
        </w:rPr>
        <w:t>74.</w:t>
      </w:r>
      <w:r w:rsidRPr="003211D9">
        <w:rPr>
          <w:noProof/>
        </w:rPr>
        <w:tab/>
        <w:t xml:space="preserve">Ramesh, R. and R. Gnanamoorthy, </w:t>
      </w:r>
      <w:r w:rsidRPr="003211D9">
        <w:rPr>
          <w:i/>
          <w:noProof/>
        </w:rPr>
        <w:t>Artificial Neural Network Prediction of Fretting Wear Behavior of Structural Steel, En 24 Against Bearing Steel, En 31.</w:t>
      </w:r>
      <w:r w:rsidRPr="003211D9">
        <w:rPr>
          <w:noProof/>
        </w:rPr>
        <w:t xml:space="preserve"> Journal of Materials Engineering and Performance, 2007. </w:t>
      </w:r>
      <w:r w:rsidRPr="003211D9">
        <w:rPr>
          <w:b/>
          <w:noProof/>
        </w:rPr>
        <w:t>16</w:t>
      </w:r>
      <w:r w:rsidRPr="003211D9">
        <w:rPr>
          <w:noProof/>
        </w:rPr>
        <w:t>(6): p. 703-709.</w:t>
      </w:r>
      <w:bookmarkEnd w:id="487"/>
    </w:p>
    <w:p w14:paraId="1147050F" w14:textId="77777777" w:rsidR="003211D9" w:rsidRPr="003211D9" w:rsidRDefault="003211D9" w:rsidP="003211D9">
      <w:pPr>
        <w:pStyle w:val="EndNoteBibliography"/>
        <w:spacing w:after="0"/>
        <w:ind w:left="720" w:hanging="720"/>
        <w:rPr>
          <w:noProof/>
        </w:rPr>
      </w:pPr>
      <w:bookmarkStart w:id="488" w:name="_ENREF_75"/>
      <w:r w:rsidRPr="003211D9">
        <w:rPr>
          <w:noProof/>
        </w:rPr>
        <w:t>75.</w:t>
      </w:r>
      <w:r w:rsidRPr="003211D9">
        <w:rPr>
          <w:noProof/>
        </w:rPr>
        <w:tab/>
        <w:t xml:space="preserve">Khaled, K. and A. Sherik, </w:t>
      </w:r>
      <w:r w:rsidRPr="003211D9">
        <w:rPr>
          <w:i/>
          <w:noProof/>
        </w:rPr>
        <w:t>Using Neural Networks for Corrosion Inhibition Efficiency Prediction during Corrosion of Steel in Chloride Solutions</w:t>
      </w:r>
      <w:r w:rsidRPr="003211D9">
        <w:rPr>
          <w:noProof/>
        </w:rPr>
        <w:t>. Vol. 8. 2013. 9918-9935.</w:t>
      </w:r>
      <w:bookmarkEnd w:id="488"/>
    </w:p>
    <w:p w14:paraId="603DC0F1" w14:textId="77777777" w:rsidR="003211D9" w:rsidRPr="003211D9" w:rsidRDefault="003211D9" w:rsidP="003211D9">
      <w:pPr>
        <w:pStyle w:val="EndNoteBibliography"/>
        <w:spacing w:after="0"/>
        <w:ind w:left="720" w:hanging="720"/>
        <w:rPr>
          <w:noProof/>
        </w:rPr>
      </w:pPr>
      <w:bookmarkStart w:id="489" w:name="_ENREF_76"/>
      <w:r w:rsidRPr="003211D9">
        <w:rPr>
          <w:noProof/>
        </w:rPr>
        <w:t>76.</w:t>
      </w:r>
      <w:r w:rsidRPr="003211D9">
        <w:rPr>
          <w:noProof/>
        </w:rPr>
        <w:tab/>
        <w:t xml:space="preserve">Díaz, V. and C. López, </w:t>
      </w:r>
      <w:r w:rsidRPr="003211D9">
        <w:rPr>
          <w:i/>
          <w:noProof/>
        </w:rPr>
        <w:t>Discovering key meteorological variables in atmospheric corrosion through an artificial neural network model.</w:t>
      </w:r>
      <w:r w:rsidRPr="003211D9">
        <w:rPr>
          <w:noProof/>
        </w:rPr>
        <w:t xml:space="preserve"> Corrosion Science, 2007. </w:t>
      </w:r>
      <w:r w:rsidRPr="003211D9">
        <w:rPr>
          <w:b/>
          <w:noProof/>
        </w:rPr>
        <w:t>49</w:t>
      </w:r>
      <w:r w:rsidRPr="003211D9">
        <w:rPr>
          <w:noProof/>
        </w:rPr>
        <w:t>(3): p. 949-962.</w:t>
      </w:r>
      <w:bookmarkEnd w:id="489"/>
    </w:p>
    <w:p w14:paraId="265B3468" w14:textId="77777777" w:rsidR="003211D9" w:rsidRPr="003211D9" w:rsidRDefault="003211D9" w:rsidP="003211D9">
      <w:pPr>
        <w:pStyle w:val="EndNoteBibliography"/>
        <w:spacing w:after="0"/>
        <w:ind w:left="720" w:hanging="720"/>
        <w:rPr>
          <w:noProof/>
        </w:rPr>
      </w:pPr>
      <w:bookmarkStart w:id="490" w:name="_ENREF_77"/>
      <w:r w:rsidRPr="003211D9">
        <w:rPr>
          <w:noProof/>
        </w:rPr>
        <w:t>77.</w:t>
      </w:r>
      <w:r w:rsidRPr="003211D9">
        <w:rPr>
          <w:noProof/>
        </w:rPr>
        <w:tab/>
        <w:t xml:space="preserve">Bassam, A., et al., </w:t>
      </w:r>
      <w:r w:rsidRPr="003211D9">
        <w:rPr>
          <w:i/>
          <w:noProof/>
        </w:rPr>
        <w:t>Artificial neural network for the evaluation of CO2 corrosion in a pipeline steel.</w:t>
      </w:r>
      <w:r w:rsidRPr="003211D9">
        <w:rPr>
          <w:noProof/>
        </w:rPr>
        <w:t xml:space="preserve"> Journal of Solid State Electrochemistry, 2008. </w:t>
      </w:r>
      <w:r w:rsidRPr="003211D9">
        <w:rPr>
          <w:b/>
          <w:noProof/>
        </w:rPr>
        <w:t>13</w:t>
      </w:r>
      <w:r w:rsidRPr="003211D9">
        <w:rPr>
          <w:noProof/>
        </w:rPr>
        <w:t>(5): p. 773-780.</w:t>
      </w:r>
      <w:bookmarkEnd w:id="490"/>
    </w:p>
    <w:p w14:paraId="74C288A7" w14:textId="77777777" w:rsidR="003211D9" w:rsidRPr="003211D9" w:rsidRDefault="003211D9" w:rsidP="003211D9">
      <w:pPr>
        <w:pStyle w:val="EndNoteBibliography"/>
        <w:spacing w:after="0"/>
        <w:ind w:left="720" w:hanging="720"/>
        <w:rPr>
          <w:noProof/>
        </w:rPr>
      </w:pPr>
      <w:bookmarkStart w:id="491" w:name="_ENREF_78"/>
      <w:r w:rsidRPr="003211D9">
        <w:rPr>
          <w:noProof/>
        </w:rPr>
        <w:t>78.</w:t>
      </w:r>
      <w:r w:rsidRPr="003211D9">
        <w:rPr>
          <w:noProof/>
        </w:rPr>
        <w:tab/>
        <w:t xml:space="preserve">Colorado-Garrido, D., et al., </w:t>
      </w:r>
      <w:r w:rsidRPr="003211D9">
        <w:rPr>
          <w:i/>
          <w:noProof/>
        </w:rPr>
        <w:t>Neural networks for Nyquist plots prediction during corrosion inhibition of a pipeline steel.</w:t>
      </w:r>
      <w:r w:rsidRPr="003211D9">
        <w:rPr>
          <w:noProof/>
        </w:rPr>
        <w:t xml:space="preserve"> Journal of Solid State Electrochemistry, 2008. </w:t>
      </w:r>
      <w:r w:rsidRPr="003211D9">
        <w:rPr>
          <w:b/>
          <w:noProof/>
        </w:rPr>
        <w:t>13</w:t>
      </w:r>
      <w:r w:rsidRPr="003211D9">
        <w:rPr>
          <w:noProof/>
        </w:rPr>
        <w:t>(11): p. 1715-1722.</w:t>
      </w:r>
      <w:bookmarkEnd w:id="491"/>
    </w:p>
    <w:p w14:paraId="5FA57727" w14:textId="77777777" w:rsidR="003211D9" w:rsidRPr="003211D9" w:rsidRDefault="003211D9" w:rsidP="003211D9">
      <w:pPr>
        <w:pStyle w:val="EndNoteBibliography"/>
        <w:spacing w:after="0"/>
        <w:ind w:left="720" w:hanging="720"/>
        <w:rPr>
          <w:noProof/>
        </w:rPr>
      </w:pPr>
      <w:bookmarkStart w:id="492" w:name="_ENREF_79"/>
      <w:r w:rsidRPr="003211D9">
        <w:rPr>
          <w:noProof/>
        </w:rPr>
        <w:t>79.</w:t>
      </w:r>
      <w:r w:rsidRPr="003211D9">
        <w:rPr>
          <w:noProof/>
        </w:rPr>
        <w:tab/>
        <w:t xml:space="preserve">M. Pourbaix, s., </w:t>
      </w:r>
      <w:r w:rsidRPr="003211D9">
        <w:rPr>
          <w:i/>
          <w:noProof/>
        </w:rPr>
        <w:t>International cooperation in the prevention of corrosion of materials.</w:t>
      </w:r>
      <w:r w:rsidRPr="003211D9">
        <w:rPr>
          <w:noProof/>
        </w:rPr>
        <w:t xml:space="preserve"> IX International Congress of Metallic Corrosion,  Florença, Itália, Anais, 1990.</w:t>
      </w:r>
      <w:bookmarkEnd w:id="492"/>
    </w:p>
    <w:p w14:paraId="506B416A" w14:textId="77777777" w:rsidR="003211D9" w:rsidRPr="003211D9" w:rsidRDefault="003211D9" w:rsidP="003211D9">
      <w:pPr>
        <w:pStyle w:val="EndNoteBibliography"/>
        <w:spacing w:after="0"/>
        <w:ind w:left="720" w:hanging="720"/>
        <w:rPr>
          <w:noProof/>
        </w:rPr>
      </w:pPr>
      <w:bookmarkStart w:id="493" w:name="_ENREF_80"/>
      <w:r w:rsidRPr="003211D9">
        <w:rPr>
          <w:noProof/>
        </w:rPr>
        <w:t>80.</w:t>
      </w:r>
      <w:r w:rsidRPr="003211D9">
        <w:rPr>
          <w:noProof/>
        </w:rPr>
        <w:tab/>
        <w:t xml:space="preserve">Jain, A., et al., </w:t>
      </w:r>
      <w:r w:rsidRPr="003211D9">
        <w:rPr>
          <w:i/>
          <w:noProof/>
        </w:rPr>
        <w:t>Commentary: The Materials Project: A materials genome approach to accelerating materials innovation.</w:t>
      </w:r>
      <w:r w:rsidRPr="003211D9">
        <w:rPr>
          <w:noProof/>
        </w:rPr>
        <w:t xml:space="preserve"> APL Materials, 2013. </w:t>
      </w:r>
      <w:r w:rsidRPr="003211D9">
        <w:rPr>
          <w:b/>
          <w:noProof/>
        </w:rPr>
        <w:t>1</w:t>
      </w:r>
      <w:r w:rsidRPr="003211D9">
        <w:rPr>
          <w:noProof/>
        </w:rPr>
        <w:t>(1): p. 011002.</w:t>
      </w:r>
      <w:bookmarkEnd w:id="493"/>
    </w:p>
    <w:p w14:paraId="52C4DF78" w14:textId="77777777" w:rsidR="003211D9" w:rsidRPr="003211D9" w:rsidRDefault="003211D9" w:rsidP="003211D9">
      <w:pPr>
        <w:pStyle w:val="EndNoteBibliography"/>
        <w:spacing w:after="0"/>
        <w:ind w:left="720" w:hanging="720"/>
        <w:rPr>
          <w:noProof/>
        </w:rPr>
      </w:pPr>
      <w:bookmarkStart w:id="494" w:name="_ENREF_81"/>
      <w:r w:rsidRPr="003211D9">
        <w:rPr>
          <w:noProof/>
        </w:rPr>
        <w:t>81.</w:t>
      </w:r>
      <w:r w:rsidRPr="003211D9">
        <w:rPr>
          <w:noProof/>
        </w:rPr>
        <w:tab/>
        <w:t xml:space="preserve">de Jong, M., et al., </w:t>
      </w:r>
      <w:r w:rsidRPr="003211D9">
        <w:rPr>
          <w:i/>
          <w:noProof/>
        </w:rPr>
        <w:t>A Statistical Learning Framework for Materials Science: Application to Elastic Moduli of k-nary Inorganic Polycrystalline Compounds.</w:t>
      </w:r>
      <w:r w:rsidRPr="003211D9">
        <w:rPr>
          <w:noProof/>
        </w:rPr>
        <w:t xml:space="preserve"> 2016.</w:t>
      </w:r>
      <w:bookmarkEnd w:id="494"/>
    </w:p>
    <w:p w14:paraId="3BE96B92" w14:textId="77777777" w:rsidR="003211D9" w:rsidRPr="003211D9" w:rsidRDefault="003211D9" w:rsidP="003211D9">
      <w:pPr>
        <w:pStyle w:val="EndNoteBibliography"/>
        <w:spacing w:after="0"/>
        <w:ind w:left="720" w:hanging="720"/>
        <w:rPr>
          <w:noProof/>
        </w:rPr>
      </w:pPr>
      <w:bookmarkStart w:id="495" w:name="_ENREF_82"/>
      <w:r w:rsidRPr="003211D9">
        <w:rPr>
          <w:noProof/>
        </w:rPr>
        <w:t>82.</w:t>
      </w:r>
      <w:r w:rsidRPr="003211D9">
        <w:rPr>
          <w:noProof/>
        </w:rPr>
        <w:tab/>
        <w:t xml:space="preserve">Kohli, A. and U.S. Dixit, </w:t>
      </w:r>
      <w:r w:rsidRPr="003211D9">
        <w:rPr>
          <w:i/>
          <w:noProof/>
        </w:rPr>
        <w:t>A neural-network-based methodology for the prediction of surface roughness in a turning process.</w:t>
      </w:r>
      <w:r w:rsidRPr="003211D9">
        <w:rPr>
          <w:noProof/>
        </w:rPr>
        <w:t xml:space="preserve"> The International Journal of Advanced Manufacturing Technology, 2004. </w:t>
      </w:r>
      <w:r w:rsidRPr="003211D9">
        <w:rPr>
          <w:b/>
          <w:noProof/>
        </w:rPr>
        <w:t>25</w:t>
      </w:r>
      <w:r w:rsidRPr="003211D9">
        <w:rPr>
          <w:noProof/>
        </w:rPr>
        <w:t>(1-2): p. 118-129.</w:t>
      </w:r>
      <w:bookmarkEnd w:id="495"/>
    </w:p>
    <w:p w14:paraId="26601536" w14:textId="77777777" w:rsidR="003211D9" w:rsidRPr="003211D9" w:rsidRDefault="003211D9" w:rsidP="003211D9">
      <w:pPr>
        <w:pStyle w:val="EndNoteBibliography"/>
        <w:spacing w:after="0"/>
        <w:ind w:left="720" w:hanging="720"/>
        <w:rPr>
          <w:noProof/>
        </w:rPr>
      </w:pPr>
      <w:bookmarkStart w:id="496" w:name="_ENREF_83"/>
      <w:r w:rsidRPr="003211D9">
        <w:rPr>
          <w:noProof/>
        </w:rPr>
        <w:t>83.</w:t>
      </w:r>
      <w:r w:rsidRPr="003211D9">
        <w:rPr>
          <w:noProof/>
        </w:rPr>
        <w:tab/>
        <w:t xml:space="preserve">Koker, R., N. Altinkok, and A. Demir, </w:t>
      </w:r>
      <w:r w:rsidRPr="003211D9">
        <w:rPr>
          <w:i/>
          <w:noProof/>
        </w:rPr>
        <w:t>Neural network based prediction of mechanical properties of particulate reinforced metal matrix composites using various training algorithms.</w:t>
      </w:r>
      <w:r w:rsidRPr="003211D9">
        <w:rPr>
          <w:noProof/>
        </w:rPr>
        <w:t xml:space="preserve"> Materials &amp; Design, 2007. </w:t>
      </w:r>
      <w:r w:rsidRPr="003211D9">
        <w:rPr>
          <w:b/>
          <w:noProof/>
        </w:rPr>
        <w:t>28</w:t>
      </w:r>
      <w:r w:rsidRPr="003211D9">
        <w:rPr>
          <w:noProof/>
        </w:rPr>
        <w:t>(2): p. 616-627.</w:t>
      </w:r>
      <w:bookmarkEnd w:id="496"/>
    </w:p>
    <w:p w14:paraId="47A858BD" w14:textId="77777777" w:rsidR="003211D9" w:rsidRPr="003211D9" w:rsidRDefault="003211D9" w:rsidP="003211D9">
      <w:pPr>
        <w:pStyle w:val="EndNoteBibliography"/>
        <w:ind w:left="720" w:hanging="720"/>
        <w:rPr>
          <w:noProof/>
        </w:rPr>
      </w:pPr>
      <w:bookmarkStart w:id="497" w:name="_ENREF_84"/>
      <w:r w:rsidRPr="003211D9">
        <w:rPr>
          <w:noProof/>
        </w:rPr>
        <w:t>84.</w:t>
      </w:r>
      <w:r w:rsidRPr="003211D9">
        <w:rPr>
          <w:noProof/>
        </w:rPr>
        <w:tab/>
      </w:r>
      <w:r w:rsidRPr="003211D9">
        <w:rPr>
          <w:i/>
          <w:noProof/>
        </w:rPr>
        <w:t>A Vision of Materials Science in the Year 2020.</w:t>
      </w:r>
      <w:r w:rsidRPr="003211D9">
        <w:rPr>
          <w:noProof/>
        </w:rPr>
        <w:t xml:space="preserve"> Excerpts from the 2020 NIMS Policy Paper, Independent Administrative Institution National Institute for Materials Science, June 2007.</w:t>
      </w:r>
      <w:bookmarkEnd w:id="497"/>
    </w:p>
    <w:p w14:paraId="5878C9FF" w14:textId="4F1A868B" w:rsidR="00CF1552" w:rsidRPr="0096510F" w:rsidRDefault="00205DC2" w:rsidP="00105366">
      <w:pPr>
        <w:pStyle w:val="EndNoteBibliography"/>
        <w:ind w:left="720" w:hanging="720"/>
        <w:rPr>
          <w:szCs w:val="24"/>
        </w:rPr>
      </w:pPr>
      <w:r>
        <w:rPr>
          <w:bCs/>
          <w:szCs w:val="24"/>
        </w:rPr>
        <w:fldChar w:fldCharType="end"/>
      </w:r>
    </w:p>
    <w:sectPr w:rsidR="00CF1552" w:rsidRPr="0096510F" w:rsidSect="00633D71">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SHI" w:date="2019-08-16T15:10:00Z" w:initials="S">
    <w:p w14:paraId="0E094F64" w14:textId="727BAEB8" w:rsidR="007425FC" w:rsidRDefault="007425FC">
      <w:pPr>
        <w:pStyle w:val="a4"/>
      </w:pPr>
      <w:r>
        <w:rPr>
          <w:rStyle w:val="a6"/>
        </w:rPr>
        <w:annotationRef/>
      </w:r>
      <w:r>
        <w:t xml:space="preserve">It is better to add one sentence to list the </w:t>
      </w:r>
    </w:p>
    <w:p w14:paraId="68590B10" w14:textId="10D12A5F" w:rsidR="007425FC" w:rsidRDefault="007425FC">
      <w:pPr>
        <w:pStyle w:val="a4"/>
      </w:pPr>
      <w:r>
        <w:t xml:space="preserve">To </w:t>
      </w:r>
      <w:proofErr w:type="spellStart"/>
      <w:r>
        <w:t>ove</w:t>
      </w:r>
      <w:proofErr w:type="spellEnd"/>
      <w:r>
        <w:t xml:space="preserve">: </w:t>
      </w:r>
      <w:r>
        <w:rPr>
          <w:rFonts w:hint="eastAsia"/>
        </w:rPr>
        <w:t>加一句：在哪些方面取得了比较好的效果，罗列一下，附近这几句现在的写法太泛泛了，没有实质内容</w:t>
      </w:r>
    </w:p>
  </w:comment>
  <w:comment w:id="70" w:author="Ove Jason [2]" w:date="2019-08-17T15:40:00Z" w:initials="JO">
    <w:p w14:paraId="3B7A089A" w14:textId="6EE69AB1" w:rsidR="007425FC" w:rsidRDefault="007425FC">
      <w:pPr>
        <w:pStyle w:val="a4"/>
      </w:pPr>
      <w:r>
        <w:rPr>
          <w:rStyle w:val="a6"/>
        </w:rPr>
        <w:annotationRef/>
      </w:r>
      <w:r>
        <w:rPr>
          <w:rFonts w:hint="eastAsia"/>
        </w:rPr>
        <w:t>P</w:t>
      </w:r>
      <w:r>
        <w:t>ropagation direction??</w:t>
      </w:r>
    </w:p>
  </w:comment>
  <w:comment w:id="71" w:author="SHI" w:date="2019-08-16T13:29:00Z" w:initials="S">
    <w:p w14:paraId="4315FF57" w14:textId="3D96828A" w:rsidR="007425FC" w:rsidRDefault="007425FC">
      <w:pPr>
        <w:pStyle w:val="a4"/>
      </w:pPr>
      <w:r>
        <w:rPr>
          <w:rStyle w:val="a6"/>
        </w:rPr>
        <w:annotationRef/>
      </w:r>
      <w:r>
        <w:t>?</w:t>
      </w:r>
    </w:p>
  </w:comment>
  <w:comment w:id="72" w:author="Ove Jason [2]" w:date="2019-08-17T15:37:00Z" w:initials="JO">
    <w:p w14:paraId="3212C685" w14:textId="3C107F66" w:rsidR="007425FC" w:rsidRDefault="007425FC">
      <w:pPr>
        <w:pStyle w:val="a4"/>
      </w:pPr>
      <w:r>
        <w:rPr>
          <w:rStyle w:val="a6"/>
        </w:rPr>
        <w:annotationRef/>
      </w:r>
      <w:r>
        <w:rPr>
          <w:rFonts w:hint="eastAsia"/>
        </w:rPr>
        <w:t>C</w:t>
      </w:r>
      <w:r>
        <w:t>onnection type??</w:t>
      </w:r>
    </w:p>
  </w:comment>
  <w:comment w:id="73" w:author="Ove Jason [2]" w:date="2019-08-17T15:37:00Z" w:initials="JO">
    <w:p w14:paraId="74F4F1A1" w14:textId="6D4FE01E" w:rsidR="007425FC" w:rsidRDefault="007425FC">
      <w:pPr>
        <w:pStyle w:val="a4"/>
      </w:pPr>
      <w:r>
        <w:rPr>
          <w:rStyle w:val="a6"/>
        </w:rPr>
        <w:annotationRef/>
      </w:r>
      <w:r>
        <w:t>This column looks more like topology</w:t>
      </w:r>
    </w:p>
  </w:comment>
  <w:comment w:id="88" w:author="Ove Jason [2]" w:date="2019-08-17T22:23:00Z" w:initials="JO">
    <w:p w14:paraId="7B553A7C" w14:textId="77777777" w:rsidR="007425FC" w:rsidRDefault="007425FC">
      <w:pPr>
        <w:pStyle w:val="a4"/>
      </w:pPr>
      <w:r>
        <w:rPr>
          <w:rStyle w:val="a6"/>
        </w:rPr>
        <w:annotationRef/>
      </w:r>
      <w:r w:rsidRPr="007349BB">
        <w:t>corrosion of metal materials can be classified by many standards. According to corrosion environment, metal corrosion can be classified as atmosphere, sea water, soil, etc.</w:t>
      </w:r>
    </w:p>
    <w:p w14:paraId="4B664AE0" w14:textId="77777777" w:rsidR="007425FC" w:rsidRDefault="007425FC" w:rsidP="007349BB">
      <w:pPr>
        <w:pStyle w:val="a4"/>
      </w:pPr>
      <w:r>
        <w:t>I double checked the refers:</w:t>
      </w:r>
    </w:p>
    <w:p w14:paraId="2E5350F6" w14:textId="77777777" w:rsidR="007425FC" w:rsidRDefault="007425FC" w:rsidP="007349BB">
      <w:pPr>
        <w:pStyle w:val="a4"/>
      </w:pPr>
      <w:r>
        <w:t>37 22</w:t>
      </w:r>
    </w:p>
    <w:p w14:paraId="4D55C22F" w14:textId="77777777" w:rsidR="007425FC" w:rsidRDefault="007425FC" w:rsidP="007349BB">
      <w:pPr>
        <w:pStyle w:val="a4"/>
      </w:pPr>
      <w:r>
        <w:tab/>
        <w:t>atmosphere</w:t>
      </w:r>
    </w:p>
    <w:p w14:paraId="6E077697" w14:textId="77777777" w:rsidR="007425FC" w:rsidRDefault="007425FC" w:rsidP="007349BB">
      <w:pPr>
        <w:pStyle w:val="a4"/>
      </w:pPr>
      <w:r>
        <w:t>38</w:t>
      </w:r>
    </w:p>
    <w:p w14:paraId="2F5D5FD0" w14:textId="77777777" w:rsidR="007425FC" w:rsidRDefault="007425FC" w:rsidP="007349BB">
      <w:pPr>
        <w:pStyle w:val="a4"/>
      </w:pPr>
      <w:r>
        <w:tab/>
        <w:t>it is about the corrosion of concrete sewer, so it should belong to the soil</w:t>
      </w:r>
    </w:p>
    <w:p w14:paraId="2C318A34" w14:textId="77777777" w:rsidR="007425FC" w:rsidRDefault="007425FC" w:rsidP="007349BB">
      <w:pPr>
        <w:pStyle w:val="a4"/>
      </w:pPr>
      <w:r>
        <w:t>39</w:t>
      </w:r>
    </w:p>
    <w:p w14:paraId="0155C6E4" w14:textId="038FA5FD" w:rsidR="007425FC" w:rsidRDefault="007425FC" w:rsidP="007349BB">
      <w:pPr>
        <w:pStyle w:val="a4"/>
      </w:pPr>
      <w:r>
        <w:tab/>
        <w:t>the service environment does have high temperature (combustion, coal gasification, etc.). I believe that it still belongs to "atmosphere"</w:t>
      </w:r>
    </w:p>
  </w:comment>
  <w:comment w:id="89" w:author="Ove Jason [2]" w:date="2019-08-17T23:48:00Z" w:initials="JO">
    <w:p w14:paraId="346288B6" w14:textId="09C62E51" w:rsidR="007425FC" w:rsidRDefault="007425FC">
      <w:pPr>
        <w:pStyle w:val="a4"/>
      </w:pPr>
      <w:r>
        <w:t xml:space="preserve">There is nothing wrong about the content except the first sentence. </w:t>
      </w:r>
      <w:r>
        <w:rPr>
          <w:rStyle w:val="a6"/>
        </w:rPr>
        <w:annotationRef/>
      </w:r>
      <w:r w:rsidRPr="00680779">
        <w:t xml:space="preserve">The logic of this paragraph is very confusing. I assume your original intension is to express that your paper covers a lot of materials, multiple NNs, some </w:t>
      </w:r>
      <w:proofErr w:type="spellStart"/>
      <w:r w:rsidRPr="00680779">
        <w:t>hybird</w:t>
      </w:r>
      <w:proofErr w:type="spellEnd"/>
      <w:r w:rsidRPr="00680779">
        <w:t xml:space="preserve"> NNs, and a few input ranking methods. I suggest to put a summary sentence at the head of this paragraph and add few transition words to orderly connect each part.</w:t>
      </w:r>
    </w:p>
  </w:comment>
  <w:comment w:id="102" w:author="Thike" w:date="2019-08-13T03:49:00Z" w:initials="T">
    <w:p w14:paraId="7A28F244" w14:textId="03BB6D23" w:rsidR="007425FC" w:rsidRDefault="007425FC">
      <w:pPr>
        <w:pStyle w:val="a4"/>
      </w:pPr>
      <w:r>
        <w:rPr>
          <w:rStyle w:val="a6"/>
        </w:rPr>
        <w:annotationRef/>
      </w:r>
      <w:r>
        <w:t>Please check if it is possible or not.</w:t>
      </w:r>
    </w:p>
  </w:comment>
  <w:comment w:id="103" w:author="Ove Jason [2]" w:date="2019-08-17T15:40:00Z" w:initials="JO">
    <w:p w14:paraId="28BAB0AE" w14:textId="723F13F5" w:rsidR="007425FC" w:rsidRDefault="007425FC" w:rsidP="008141A4">
      <w:pPr>
        <w:pStyle w:val="a4"/>
      </w:pPr>
      <w:r>
        <w:rPr>
          <w:rStyle w:val="a6"/>
        </w:rPr>
        <w:annotationRef/>
      </w:r>
      <w:r>
        <w:t>Experimental Condition, GOOD</w:t>
      </w:r>
    </w:p>
    <w:p w14:paraId="1D18C513" w14:textId="77777777" w:rsidR="007425FC" w:rsidRDefault="007425FC" w:rsidP="008141A4">
      <w:pPr>
        <w:pStyle w:val="a4"/>
      </w:pPr>
      <w:r>
        <w:t>Process, NOT ACCURATE</w:t>
      </w:r>
    </w:p>
    <w:p w14:paraId="5A4D36C7" w14:textId="77777777" w:rsidR="007425FC" w:rsidRDefault="007425FC" w:rsidP="008141A4">
      <w:pPr>
        <w:pStyle w:val="a4"/>
      </w:pPr>
      <w:r>
        <w:t>Method, NOT ACCURATE</w:t>
      </w:r>
    </w:p>
    <w:p w14:paraId="5F3B5811" w14:textId="77777777" w:rsidR="007425FC" w:rsidRDefault="007425FC" w:rsidP="008141A4">
      <w:pPr>
        <w:pStyle w:val="a4"/>
      </w:pPr>
      <w:r>
        <w:t>Data Sources for ANN, NO</w:t>
      </w:r>
    </w:p>
    <w:p w14:paraId="02AE73F9" w14:textId="77777777" w:rsidR="007425FC" w:rsidRDefault="007425FC" w:rsidP="008141A4">
      <w:pPr>
        <w:pStyle w:val="a4"/>
      </w:pPr>
      <w:r>
        <w:t>OTHER RECOMMANDATION:</w:t>
      </w:r>
    </w:p>
    <w:p w14:paraId="5AFF9CF4" w14:textId="79A3CB3B" w:rsidR="007425FC" w:rsidRDefault="007425FC" w:rsidP="008141A4">
      <w:pPr>
        <w:pStyle w:val="a4"/>
      </w:pPr>
      <w:r>
        <w:t>1-SERVICE CONDITIONS</w:t>
      </w:r>
    </w:p>
  </w:comment>
  <w:comment w:id="104" w:author="Thike" w:date="2019-08-13T02:51:00Z" w:initials="T">
    <w:p w14:paraId="63A7799A" w14:textId="382FFE00" w:rsidR="007425FC" w:rsidRDefault="007425FC">
      <w:pPr>
        <w:pStyle w:val="a4"/>
      </w:pPr>
      <w:r>
        <w:rPr>
          <w:rStyle w:val="a6"/>
        </w:rPr>
        <w:annotationRef/>
      </w:r>
      <w:r>
        <w:t>edited</w:t>
      </w:r>
    </w:p>
  </w:comment>
  <w:comment w:id="106" w:author="SHI" w:date="2019-08-16T14:48:00Z" w:initials="S">
    <w:p w14:paraId="1FF8AD7E" w14:textId="7BE1D569" w:rsidR="007425FC" w:rsidRDefault="007425FC">
      <w:pPr>
        <w:pStyle w:val="a4"/>
      </w:pPr>
      <w:r>
        <w:rPr>
          <w:rStyle w:val="a6"/>
        </w:rPr>
        <w:annotationRef/>
      </w:r>
      <w:r>
        <w:t xml:space="preserve">to Phyu: what’s the meaning? From other references? If so, change it into “data collection from references” </w:t>
      </w:r>
    </w:p>
  </w:comment>
  <w:comment w:id="107" w:author="Ove Jason [2]" w:date="2019-08-17T15:43:00Z" w:initials="JO">
    <w:p w14:paraId="0949B6CE" w14:textId="77777777" w:rsidR="007425FC" w:rsidRDefault="007425FC">
      <w:pPr>
        <w:pStyle w:val="a4"/>
      </w:pPr>
      <w:r>
        <w:rPr>
          <w:rStyle w:val="a6"/>
        </w:rPr>
        <w:annotationRef/>
      </w:r>
      <w:r>
        <w:rPr>
          <w:rFonts w:hint="eastAsia"/>
        </w:rPr>
        <w:t>I</w:t>
      </w:r>
      <w:r>
        <w:t xml:space="preserve"> </w:t>
      </w:r>
      <w:r>
        <w:rPr>
          <w:rFonts w:hint="eastAsia"/>
        </w:rPr>
        <w:t>already</w:t>
      </w:r>
      <w:r>
        <w:t xml:space="preserve"> </w:t>
      </w:r>
      <w:r>
        <w:rPr>
          <w:rFonts w:hint="eastAsia"/>
        </w:rPr>
        <w:t>g</w:t>
      </w:r>
      <w:r>
        <w:t>a</w:t>
      </w:r>
      <w:r>
        <w:rPr>
          <w:rFonts w:hint="eastAsia"/>
        </w:rPr>
        <w:t>ve</w:t>
      </w:r>
      <w:r>
        <w:t xml:space="preserve"> the specific </w:t>
      </w:r>
      <w:proofErr w:type="gramStart"/>
      <w:r w:rsidRPr="008141A4">
        <w:t>Experimental  Condition</w:t>
      </w:r>
      <w:proofErr w:type="gramEnd"/>
      <w:r>
        <w:t xml:space="preserve"> (or service condition) for each row</w:t>
      </w:r>
    </w:p>
    <w:p w14:paraId="49C77B08" w14:textId="6F72D87D" w:rsidR="007425FC" w:rsidRDefault="007425FC">
      <w:pPr>
        <w:pStyle w:val="a4"/>
      </w:pPr>
      <w:r>
        <w:rPr>
          <w:noProof/>
        </w:rPr>
        <w:drawing>
          <wp:inline distT="0" distB="0" distL="0" distR="0" wp14:anchorId="23E8309E" wp14:editId="561C4621">
            <wp:extent cx="5381625" cy="4953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381625" cy="4953000"/>
                    </a:xfrm>
                    <a:prstGeom prst="rect">
                      <a:avLst/>
                    </a:prstGeom>
                  </pic:spPr>
                </pic:pic>
              </a:graphicData>
            </a:graphic>
          </wp:inline>
        </w:drawing>
      </w:r>
    </w:p>
  </w:comment>
  <w:comment w:id="108" w:author="Ove Jason [2]" w:date="2019-08-18T11:13:00Z" w:initials="OJ">
    <w:p w14:paraId="76E87C9C" w14:textId="77777777" w:rsidR="007425FC" w:rsidRDefault="007425FC" w:rsidP="00271CE7">
      <w:pPr>
        <w:pStyle w:val="a4"/>
      </w:pPr>
      <w:r>
        <w:rPr>
          <w:rStyle w:val="a6"/>
        </w:rPr>
        <w:annotationRef/>
      </w:r>
      <w:r>
        <w:t xml:space="preserve">Last time, I summarized the </w:t>
      </w:r>
      <w:proofErr w:type="spellStart"/>
      <w:r>
        <w:t>catgories</w:t>
      </w:r>
      <w:proofErr w:type="spellEnd"/>
      <w:r>
        <w:t xml:space="preserve"> of material properties, chemical (corrosion), mechanical (structural and tribology)</w:t>
      </w:r>
    </w:p>
    <w:p w14:paraId="50015D37" w14:textId="77777777" w:rsidR="007425FC" w:rsidRDefault="007425FC" w:rsidP="00271CE7">
      <w:pPr>
        <w:pStyle w:val="a4"/>
      </w:pPr>
      <w:r>
        <w:t>According to the titles of section 3.1.*, I suggest that we just use Plan 1: corrosion, mechanical (structural and tribology); Plan 2: corrosion, structural, and tribology.</w:t>
      </w:r>
    </w:p>
    <w:p w14:paraId="6C9E2F21" w14:textId="5F61DA39" w:rsidR="007425FC" w:rsidRDefault="007425FC" w:rsidP="00271CE7">
      <w:pPr>
        <w:pStyle w:val="a4"/>
      </w:pPr>
      <w:r>
        <w:t>Because there is only "corrosion" beneath "chemical", why do not directly use "corrosion"?</w:t>
      </w:r>
    </w:p>
  </w:comment>
  <w:comment w:id="125" w:author="Thike" w:date="2019-07-30T11:42:00Z" w:initials="T">
    <w:p w14:paraId="0B514D2F" w14:textId="68191880" w:rsidR="007425FC" w:rsidRDefault="007425FC">
      <w:pPr>
        <w:pStyle w:val="a4"/>
        <w:rPr>
          <w:rFonts w:ascii="AdvGulliv-I" w:hAnsi="AdvGulliv-I" w:hint="eastAsia"/>
          <w:color w:val="000000"/>
          <w:sz w:val="16"/>
          <w:szCs w:val="16"/>
        </w:rPr>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p w14:paraId="234B28CF" w14:textId="54A88549" w:rsidR="007425FC" w:rsidRDefault="007425FC">
      <w:pPr>
        <w:pStyle w:val="a4"/>
      </w:pPr>
      <w:r>
        <w:rPr>
          <w:rFonts w:ascii="AdvGulliv-I" w:hAnsi="AdvGulliv-I" w:hint="eastAsia"/>
          <w:color w:val="000000"/>
          <w:sz w:val="16"/>
          <w:szCs w:val="16"/>
        </w:rPr>
        <w:t xml:space="preserve">Ove can confirm it? </w:t>
      </w:r>
    </w:p>
  </w:comment>
  <w:comment w:id="126" w:author="Ove Jason [2]" w:date="2019-08-16T17:12:00Z" w:initials="JO">
    <w:p w14:paraId="02C3964D" w14:textId="6CCB7B2D" w:rsidR="007425FC" w:rsidRPr="00D27C9C" w:rsidRDefault="007425FC">
      <w:pPr>
        <w:pStyle w:val="a4"/>
      </w:pPr>
      <w:r>
        <w:rPr>
          <w:rStyle w:val="a6"/>
        </w:rPr>
        <w:annotationRef/>
      </w:r>
      <w:r>
        <w:t>It is good</w:t>
      </w:r>
    </w:p>
  </w:comment>
  <w:comment w:id="132" w:author="Ove Jason [2]" w:date="2019-08-18T11:15:00Z" w:initials="OJ">
    <w:p w14:paraId="19457139" w14:textId="010AE384" w:rsidR="007425FC" w:rsidRDefault="007425FC">
      <w:pPr>
        <w:pStyle w:val="a4"/>
      </w:pPr>
      <w:r>
        <w:rPr>
          <w:rStyle w:val="a6"/>
        </w:rPr>
        <w:annotationRef/>
      </w:r>
      <w:r>
        <w:t>Replace with EIS</w:t>
      </w:r>
    </w:p>
  </w:comment>
  <w:comment w:id="143" w:author="Thike" w:date="2019-08-13T02:51:00Z" w:initials="T">
    <w:p w14:paraId="571EDD99" w14:textId="733BA120" w:rsidR="007425FC" w:rsidRDefault="007425FC">
      <w:pPr>
        <w:pStyle w:val="a4"/>
      </w:pPr>
      <w:r>
        <w:rPr>
          <w:rStyle w:val="a6"/>
        </w:rPr>
        <w:annotationRef/>
      </w:r>
      <w:r>
        <w:t>Edited according to output property of table</w:t>
      </w:r>
    </w:p>
  </w:comment>
  <w:comment w:id="146" w:author="Ove Jason [2]" w:date="2019-08-18T11:42:00Z" w:initials="OJ">
    <w:p w14:paraId="1859DB0D" w14:textId="77777777" w:rsidR="007425FC" w:rsidRDefault="007425FC">
      <w:pPr>
        <w:pStyle w:val="a4"/>
      </w:pPr>
      <w:r>
        <w:rPr>
          <w:rStyle w:val="a6"/>
        </w:rPr>
        <w:annotationRef/>
      </w:r>
      <w:r>
        <w:rPr>
          <w:rFonts w:hint="eastAsia"/>
        </w:rPr>
        <w:t>W</w:t>
      </w:r>
      <w:r>
        <w:t>rong</w:t>
      </w:r>
    </w:p>
    <w:p w14:paraId="2CE41F31" w14:textId="105521CA" w:rsidR="007425FC" w:rsidRPr="00BC635E" w:rsidRDefault="007425FC">
      <w:pPr>
        <w:pStyle w:val="a4"/>
      </w:pPr>
      <w:r>
        <w:t xml:space="preserve">Wikipedia: </w:t>
      </w:r>
      <w:r>
        <w:rPr>
          <w:rFonts w:ascii="Arial" w:hAnsi="Arial" w:cs="Arial"/>
          <w:color w:val="222222"/>
          <w:sz w:val="21"/>
          <w:szCs w:val="21"/>
          <w:shd w:val="clear" w:color="auto" w:fill="FFFFFF"/>
        </w:rPr>
        <w:t>Corrosion is the gradual destruction of materials (usually</w:t>
      </w:r>
      <w:hyperlink r:id="rId2" w:tooltip="Metal" w:history="1"/>
      <w:r>
        <w:t xml:space="preserve"> metals</w:t>
      </w:r>
      <w:r>
        <w:rPr>
          <w:rFonts w:ascii="Arial" w:hAnsi="Arial" w:cs="Arial"/>
          <w:color w:val="222222"/>
          <w:sz w:val="21"/>
          <w:szCs w:val="21"/>
          <w:shd w:val="clear" w:color="auto" w:fill="FFFFFF"/>
        </w:rPr>
        <w:t xml:space="preserve">) by </w:t>
      </w:r>
      <w:r w:rsidRPr="00BC635E">
        <w:rPr>
          <w:rFonts w:ascii="Arial" w:hAnsi="Arial" w:cs="Arial"/>
          <w:color w:val="FF0000"/>
          <w:sz w:val="21"/>
          <w:szCs w:val="21"/>
          <w:shd w:val="clear" w:color="auto" w:fill="FFFFFF"/>
        </w:rPr>
        <w:t>chemical</w:t>
      </w:r>
      <w:r>
        <w:rPr>
          <w:rFonts w:ascii="Arial" w:hAnsi="Arial" w:cs="Arial"/>
          <w:color w:val="222222"/>
          <w:sz w:val="21"/>
          <w:szCs w:val="21"/>
          <w:shd w:val="clear" w:color="auto" w:fill="FFFFFF"/>
        </w:rPr>
        <w:t xml:space="preserve"> and/or electrochemical reaction with their environment</w:t>
      </w:r>
    </w:p>
  </w:comment>
  <w:comment w:id="171" w:author="Ove Jason [2]" w:date="2019-08-18T12:18:00Z" w:initials="OJ">
    <w:p w14:paraId="07460450" w14:textId="1933406D" w:rsidR="007425FC" w:rsidRDefault="007425FC">
      <w:pPr>
        <w:pStyle w:val="a4"/>
      </w:pPr>
      <w:r>
        <w:rPr>
          <w:rStyle w:val="a6"/>
        </w:rPr>
        <w:annotationRef/>
      </w:r>
      <w:r>
        <w:t>Why mention this? Any connection with previous content?</w:t>
      </w:r>
    </w:p>
  </w:comment>
  <w:comment w:id="240" w:author="Ove Jason [2]" w:date="2019-08-18T13:13:00Z" w:initials="OJ">
    <w:p w14:paraId="25FD27E0" w14:textId="7FFB38C9" w:rsidR="007425FC" w:rsidRDefault="007425FC">
      <w:pPr>
        <w:pStyle w:val="a4"/>
      </w:pPr>
      <w:r>
        <w:rPr>
          <w:rStyle w:val="a6"/>
        </w:rPr>
        <w:annotationRef/>
      </w:r>
      <w:r>
        <w:t xml:space="preserve">This paragraph should be the conclusion of the ANN apps in </w:t>
      </w:r>
      <w:r w:rsidRPr="00E02C81">
        <w:rPr>
          <w:color w:val="FF0000"/>
        </w:rPr>
        <w:t>corrosion</w:t>
      </w:r>
      <w:r>
        <w:t xml:space="preserve">. But according to my reading, it seems that you have three points: </w:t>
      </w:r>
    </w:p>
    <w:p w14:paraId="1D69CF20" w14:textId="77777777" w:rsidR="007425FC" w:rsidRDefault="007425FC">
      <w:pPr>
        <w:pStyle w:val="a4"/>
      </w:pPr>
      <w:r>
        <w:t xml:space="preserve">1 one ANN can predict one aspect of one material; </w:t>
      </w:r>
    </w:p>
    <w:p w14:paraId="2CE38268" w14:textId="77777777" w:rsidR="007425FC" w:rsidRDefault="007425FC">
      <w:pPr>
        <w:pStyle w:val="a4"/>
      </w:pPr>
      <w:r>
        <w:t>2 one ANN can predict different aspects of one material;</w:t>
      </w:r>
    </w:p>
    <w:p w14:paraId="217B4098" w14:textId="77777777" w:rsidR="007425FC" w:rsidRDefault="007425FC">
      <w:pPr>
        <w:pStyle w:val="a4"/>
      </w:pPr>
      <w:r>
        <w:rPr>
          <w:rFonts w:hint="eastAsia"/>
        </w:rPr>
        <w:t>3</w:t>
      </w:r>
      <w:r>
        <w:t xml:space="preserve"> more data, higher accuracy</w:t>
      </w:r>
    </w:p>
    <w:p w14:paraId="18737820" w14:textId="24410F89" w:rsidR="007425FC" w:rsidRPr="008832F8" w:rsidRDefault="007425FC">
      <w:pPr>
        <w:pStyle w:val="a4"/>
      </w:pPr>
      <w:r>
        <w:t xml:space="preserve">Do not feel too much connection with “corrosion”. Just personal </w:t>
      </w:r>
      <w:proofErr w:type="spellStart"/>
      <w:r>
        <w:t>feelling</w:t>
      </w:r>
      <w:proofErr w:type="spellEnd"/>
    </w:p>
  </w:comment>
  <w:comment w:id="249" w:author="Thike" w:date="2019-08-13T02:52:00Z" w:initials="T">
    <w:p w14:paraId="003A1C95" w14:textId="77777777" w:rsidR="007425FC" w:rsidRDefault="007425FC" w:rsidP="00E54B4E">
      <w:pPr>
        <w:pStyle w:val="a4"/>
      </w:pPr>
      <w:r>
        <w:rPr>
          <w:rStyle w:val="a6"/>
        </w:rPr>
        <w:annotationRef/>
      </w:r>
      <w:r>
        <w:t>Edited according to output property of table</w:t>
      </w:r>
    </w:p>
    <w:p w14:paraId="544B8D7E" w14:textId="717FF1EA" w:rsidR="007425FC" w:rsidRDefault="007425FC">
      <w:pPr>
        <w:pStyle w:val="a4"/>
      </w:pPr>
    </w:p>
  </w:comment>
  <w:comment w:id="252" w:author="Thike" w:date="2019-07-30T12:35:00Z" w:initials="T">
    <w:p w14:paraId="769CBE82" w14:textId="77777777" w:rsidR="007425FC" w:rsidRDefault="007425FC">
      <w:pPr>
        <w:pStyle w:val="a4"/>
      </w:pPr>
      <w:r>
        <w:rPr>
          <w:rStyle w:val="a6"/>
        </w:rPr>
        <w:annotationRef/>
      </w:r>
      <w:hyperlink r:id="rId3" w:history="1">
        <w:r>
          <w:rPr>
            <w:rStyle w:val="a9"/>
          </w:rPr>
          <w:t>https://en.wikipedia.org/wiki/Flow_stress</w:t>
        </w:r>
      </w:hyperlink>
    </w:p>
    <w:p w14:paraId="0330D5DD" w14:textId="1645A0CC" w:rsidR="007425FC" w:rsidRDefault="007425FC">
      <w:pPr>
        <w:pStyle w:val="a4"/>
      </w:pPr>
      <w:r>
        <w:t xml:space="preserve">I think flow stress is mechanical property </w:t>
      </w:r>
    </w:p>
    <w:p w14:paraId="119CF897" w14:textId="77777777" w:rsidR="007425FC" w:rsidRDefault="007425FC">
      <w:pPr>
        <w:pStyle w:val="a4"/>
      </w:pPr>
    </w:p>
    <w:p w14:paraId="55478D82" w14:textId="331D27C8" w:rsidR="007425FC" w:rsidRDefault="007425FC">
      <w:pPr>
        <w:pStyle w:val="a4"/>
      </w:pPr>
      <w:r>
        <w:rPr>
          <w:rFonts w:hint="eastAsia"/>
        </w:rPr>
        <w:t xml:space="preserve">To </w:t>
      </w:r>
      <w:proofErr w:type="spellStart"/>
      <w:r>
        <w:rPr>
          <w:rFonts w:hint="eastAsia"/>
        </w:rPr>
        <w:t>ove</w:t>
      </w:r>
      <w:proofErr w:type="spellEnd"/>
      <w:r>
        <w:rPr>
          <w:rFonts w:hint="eastAsia"/>
        </w:rPr>
        <w:t>: you are the expert of materials science, I think you can revise it directly.</w:t>
      </w:r>
    </w:p>
  </w:comment>
  <w:comment w:id="259" w:author="Ove Jason [2]" w:date="2019-08-16T17:39:00Z" w:initials="JO">
    <w:p w14:paraId="54D2F6A3" w14:textId="1AE1BA03" w:rsidR="007425FC" w:rsidRDefault="007425FC">
      <w:pPr>
        <w:pStyle w:val="a4"/>
      </w:pPr>
      <w:r>
        <w:rPr>
          <w:rStyle w:val="a6"/>
        </w:rPr>
        <w:annotationRef/>
      </w:r>
      <w:r>
        <w:rPr>
          <w:rStyle w:val="a6"/>
        </w:rPr>
        <w:t>“</w:t>
      </w:r>
      <w:r>
        <w:rPr>
          <w:rFonts w:ascii="Times New Roman" w:hAnsi="Times New Roman" w:cs="Times New Roman"/>
          <w:noProof/>
          <w:sz w:val="24"/>
          <w:szCs w:val="24"/>
        </w:rPr>
        <w:t>BP neural network</w:t>
      </w:r>
      <w:r>
        <w:rPr>
          <w:rStyle w:val="a6"/>
        </w:rPr>
        <w:annotationRef/>
      </w:r>
      <w:r>
        <w:rPr>
          <w:rStyle w:val="a6"/>
        </w:rPr>
        <w:t>” is different from BPNN?</w:t>
      </w:r>
    </w:p>
  </w:comment>
  <w:comment w:id="265" w:author="Ove Jason [2]" w:date="2019-08-16T22:33:00Z" w:initials="JO">
    <w:p w14:paraId="5C53A7FB" w14:textId="071DB25F" w:rsidR="007425FC" w:rsidRDefault="007425FC">
      <w:pPr>
        <w:pStyle w:val="a4"/>
      </w:pPr>
      <w:r>
        <w:rPr>
          <w:rStyle w:val="a6"/>
        </w:rPr>
        <w:annotationRef/>
      </w:r>
      <w:r>
        <w:t>This conclusion should be regarded as indirect referencing.</w:t>
      </w:r>
    </w:p>
    <w:p w14:paraId="1950AA79" w14:textId="6E76E8B6" w:rsidR="007425FC" w:rsidRDefault="007425FC">
      <w:pPr>
        <w:pStyle w:val="a4"/>
      </w:pPr>
      <w:r>
        <w:rPr>
          <w:rFonts w:hint="eastAsia"/>
        </w:rPr>
        <w:t>T</w:t>
      </w:r>
      <w:r>
        <w:t xml:space="preserve">his is </w:t>
      </w:r>
      <w:proofErr w:type="gramStart"/>
      <w:r>
        <w:t>your</w:t>
      </w:r>
      <w:proofErr w:type="gramEnd"/>
      <w:r>
        <w:t xml:space="preserve"> refer 35</w:t>
      </w:r>
    </w:p>
    <w:p w14:paraId="40D0B4F1" w14:textId="77777777" w:rsidR="007425FC" w:rsidRDefault="007425FC">
      <w:pPr>
        <w:pStyle w:val="a4"/>
      </w:pPr>
      <w:r>
        <w:rPr>
          <w:noProof/>
        </w:rPr>
        <w:drawing>
          <wp:inline distT="0" distB="0" distL="0" distR="0" wp14:anchorId="42EABC64" wp14:editId="424A16C7">
            <wp:extent cx="4810125" cy="2181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10125" cy="2181225"/>
                    </a:xfrm>
                    <a:prstGeom prst="rect">
                      <a:avLst/>
                    </a:prstGeom>
                  </pic:spPr>
                </pic:pic>
              </a:graphicData>
            </a:graphic>
          </wp:inline>
        </w:drawing>
      </w:r>
    </w:p>
    <w:p w14:paraId="2F4AF3A9" w14:textId="77777777" w:rsidR="007425FC" w:rsidRDefault="007425FC">
      <w:pPr>
        <w:pStyle w:val="a4"/>
      </w:pPr>
      <w:r>
        <w:rPr>
          <w:rFonts w:hint="eastAsia"/>
        </w:rPr>
        <w:t>T</w:t>
      </w:r>
      <w:r>
        <w:t xml:space="preserve">his is the refer </w:t>
      </w:r>
      <w:proofErr w:type="spellStart"/>
      <w:r>
        <w:t>Fatzinger</w:t>
      </w:r>
      <w:proofErr w:type="spellEnd"/>
      <w:r>
        <w:t xml:space="preserve"> [16]</w:t>
      </w:r>
    </w:p>
    <w:p w14:paraId="6E194865" w14:textId="77777777" w:rsidR="007425FC" w:rsidRDefault="007425FC">
      <w:pPr>
        <w:pStyle w:val="a4"/>
      </w:pPr>
      <w:r>
        <w:rPr>
          <w:noProof/>
        </w:rPr>
        <w:drawing>
          <wp:inline distT="0" distB="0" distL="0" distR="0" wp14:anchorId="5AA13061" wp14:editId="77DFCAFE">
            <wp:extent cx="5943600" cy="24339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33955"/>
                    </a:xfrm>
                    <a:prstGeom prst="rect">
                      <a:avLst/>
                    </a:prstGeom>
                  </pic:spPr>
                </pic:pic>
              </a:graphicData>
            </a:graphic>
          </wp:inline>
        </w:drawing>
      </w:r>
    </w:p>
    <w:p w14:paraId="734101F6" w14:textId="03689A58" w:rsidR="007425FC" w:rsidRPr="006C4311" w:rsidRDefault="007425FC">
      <w:pPr>
        <w:pStyle w:val="a4"/>
      </w:pPr>
      <w:r>
        <w:rPr>
          <w:rFonts w:hint="eastAsia"/>
        </w:rPr>
        <w:t>I</w:t>
      </w:r>
      <w:r>
        <w:t xml:space="preserve"> suggest you to remove this conclusion or add the refer, </w:t>
      </w:r>
      <w:proofErr w:type="spellStart"/>
      <w:r>
        <w:t>Fatzinger</w:t>
      </w:r>
      <w:proofErr w:type="spellEnd"/>
      <w:r>
        <w:t xml:space="preserve"> [16]</w:t>
      </w:r>
    </w:p>
  </w:comment>
  <w:comment w:id="268" w:author="Ove Jason [2]" w:date="2019-08-17T10:55:00Z" w:initials="JO">
    <w:p w14:paraId="5FB51AC4" w14:textId="3EBD715F" w:rsidR="007425FC" w:rsidRDefault="007425FC">
      <w:pPr>
        <w:pStyle w:val="a4"/>
      </w:pPr>
      <w:r>
        <w:rPr>
          <w:rStyle w:val="a6"/>
        </w:rPr>
        <w:annotationRef/>
      </w:r>
      <w:r>
        <w:rPr>
          <w:rFonts w:hint="eastAsia"/>
        </w:rPr>
        <w:t>T</w:t>
      </w:r>
      <w:r>
        <w:t>his sentence is not essential</w:t>
      </w:r>
    </w:p>
  </w:comment>
  <w:comment w:id="281" w:author="Ove Jason [2]" w:date="2019-08-17T11:42:00Z" w:initials="JO">
    <w:p w14:paraId="201DFD23" w14:textId="2929AE72" w:rsidR="007425FC" w:rsidRDefault="007425FC">
      <w:pPr>
        <w:pStyle w:val="a4"/>
      </w:pPr>
      <w:r>
        <w:rPr>
          <w:rStyle w:val="a6"/>
        </w:rPr>
        <w:annotationRef/>
      </w:r>
      <w:r w:rsidRPr="001F212F">
        <w:t xml:space="preserve">The proof load test is to stretch a stick </w:t>
      </w:r>
      <w:proofErr w:type="spellStart"/>
      <w:r w:rsidRPr="001F212F">
        <w:t>uti</w:t>
      </w:r>
      <w:r>
        <w:t>l</w:t>
      </w:r>
      <w:r w:rsidRPr="001F212F">
        <w:t>l</w:t>
      </w:r>
      <w:proofErr w:type="spellEnd"/>
      <w:r w:rsidRPr="001F212F">
        <w:t xml:space="preserve"> a fracture happens. The used force when the stick breaks is called ultimate (tensile) strengthen that is the purpose/goal. Literally, you have to keep adding force and wait for the break happens, which will take comparatively long time and energy. So, image a situation that we can just use 30%-50% of the ultimate (tensile) strengthen (known by theoretical calculation) to predict the ultimate (tensile) strengthen, then a lot of time and energy will be saved. I think this is the purpose of these two refers (35, 72)</w:t>
      </w:r>
    </w:p>
  </w:comment>
  <w:comment w:id="283" w:author="Ove Jason [2]" w:date="2019-08-17T14:47:00Z" w:initials="JO">
    <w:p w14:paraId="395E7A69" w14:textId="77777777" w:rsidR="007425FC" w:rsidRDefault="007425FC">
      <w:pPr>
        <w:pStyle w:val="a4"/>
      </w:pPr>
      <w:r>
        <w:rPr>
          <w:rStyle w:val="a6"/>
        </w:rPr>
        <w:annotationRef/>
      </w:r>
      <w:r>
        <w:t>This is a conclusion they get from other references</w:t>
      </w:r>
    </w:p>
    <w:p w14:paraId="28FCCE49" w14:textId="77777777" w:rsidR="007425FC" w:rsidRDefault="007425FC">
      <w:pPr>
        <w:pStyle w:val="a4"/>
      </w:pPr>
      <w:r>
        <w:rPr>
          <w:noProof/>
        </w:rPr>
        <w:drawing>
          <wp:inline distT="0" distB="0" distL="0" distR="0" wp14:anchorId="61B0AEEA" wp14:editId="52332112">
            <wp:extent cx="3600450" cy="590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450" cy="590550"/>
                    </a:xfrm>
                    <a:prstGeom prst="rect">
                      <a:avLst/>
                    </a:prstGeom>
                  </pic:spPr>
                </pic:pic>
              </a:graphicData>
            </a:graphic>
          </wp:inline>
        </w:drawing>
      </w:r>
    </w:p>
    <w:p w14:paraId="54D62A69" w14:textId="1F466849" w:rsidR="007425FC" w:rsidRDefault="007425FC">
      <w:pPr>
        <w:pStyle w:val="a4"/>
      </w:pPr>
      <w:r>
        <w:rPr>
          <w:rFonts w:hint="eastAsia"/>
        </w:rPr>
        <w:t>I</w:t>
      </w:r>
      <w:r>
        <w:t xml:space="preserve"> suggest to remove this sentence, it is not the core intention</w:t>
      </w:r>
    </w:p>
  </w:comment>
  <w:comment w:id="284" w:author="Thike" w:date="2019-07-03T18:09:00Z" w:initials="T">
    <w:p w14:paraId="6EEF2244" w14:textId="52BED9B2" w:rsidR="007425FC" w:rsidRDefault="007425FC">
      <w:pPr>
        <w:pStyle w:val="a4"/>
      </w:pPr>
      <w:r>
        <w:rPr>
          <w:rStyle w:val="a6"/>
        </w:rPr>
        <w:annotationRef/>
      </w:r>
      <w:r>
        <w:t xml:space="preserve">Pls </w:t>
      </w:r>
      <w:proofErr w:type="spellStart"/>
      <w:r>
        <w:t>chk</w:t>
      </w:r>
      <w:proofErr w:type="spellEnd"/>
      <w:r>
        <w:t xml:space="preserve"> reference and confirm it</w:t>
      </w:r>
    </w:p>
  </w:comment>
  <w:comment w:id="285" w:author="Ove Jason [2]" w:date="2019-08-17T15:07:00Z" w:initials="JO">
    <w:p w14:paraId="336DD024" w14:textId="77777777" w:rsidR="007425FC" w:rsidRDefault="007425FC">
      <w:pPr>
        <w:pStyle w:val="a4"/>
      </w:pPr>
      <w:r>
        <w:rPr>
          <w:rStyle w:val="a6"/>
        </w:rPr>
        <w:annotationRef/>
      </w:r>
      <w:r>
        <w:t>You might draw your conclusion from the following sentences</w:t>
      </w:r>
    </w:p>
    <w:p w14:paraId="752D17EC" w14:textId="77777777" w:rsidR="007425FC" w:rsidRDefault="007425FC">
      <w:pPr>
        <w:pStyle w:val="a4"/>
      </w:pPr>
      <w:r>
        <w:rPr>
          <w:noProof/>
        </w:rPr>
        <w:drawing>
          <wp:inline distT="0" distB="0" distL="0" distR="0" wp14:anchorId="0DFF49DD" wp14:editId="15C15DBB">
            <wp:extent cx="3619500" cy="933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9500" cy="933450"/>
                    </a:xfrm>
                    <a:prstGeom prst="rect">
                      <a:avLst/>
                    </a:prstGeom>
                  </pic:spPr>
                </pic:pic>
              </a:graphicData>
            </a:graphic>
          </wp:inline>
        </w:drawing>
      </w:r>
    </w:p>
    <w:p w14:paraId="073F8B16" w14:textId="44669DD3" w:rsidR="007425FC" w:rsidRDefault="007425FC">
      <w:pPr>
        <w:pStyle w:val="a4"/>
      </w:pPr>
      <w:r>
        <w:t>And it is not mean that the composite is more sophisticated. It means the test methods could be more sophisticated. In a word, this sentence is not suitable</w:t>
      </w:r>
    </w:p>
  </w:comment>
  <w:comment w:id="287" w:author="Ove Jason [2]" w:date="2019-08-17T14:49:00Z" w:initials="JO">
    <w:p w14:paraId="765B96E6" w14:textId="2505ACBC" w:rsidR="007425FC" w:rsidRDefault="007425FC">
      <w:pPr>
        <w:pStyle w:val="a4"/>
      </w:pPr>
      <w:r>
        <w:rPr>
          <w:rStyle w:val="a6"/>
        </w:rPr>
        <w:annotationRef/>
      </w:r>
      <w:r>
        <w:rPr>
          <w:rFonts w:ascii="Times New Roman" w:hAnsi="Times New Roman" w:cs="Times New Roman"/>
          <w:noProof/>
          <w:sz w:val="24"/>
          <w:szCs w:val="24"/>
        </w:rPr>
        <w:t>the optimal prediction came from the most adequate training data?</w:t>
      </w:r>
    </w:p>
  </w:comment>
  <w:comment w:id="289" w:author="Thike" w:date="2019-08-13T02:52:00Z" w:initials="T">
    <w:p w14:paraId="6111BD7F" w14:textId="77777777" w:rsidR="007425FC" w:rsidRDefault="007425FC" w:rsidP="00E54B4E">
      <w:pPr>
        <w:pStyle w:val="a4"/>
      </w:pPr>
      <w:r>
        <w:rPr>
          <w:rStyle w:val="a6"/>
        </w:rPr>
        <w:annotationRef/>
      </w:r>
      <w:r>
        <w:t>Edited according to output property of table</w:t>
      </w:r>
    </w:p>
    <w:p w14:paraId="6FD4070F" w14:textId="341FC615" w:rsidR="007425FC" w:rsidRDefault="007425FC">
      <w:pPr>
        <w:pStyle w:val="a4"/>
      </w:pPr>
    </w:p>
  </w:comment>
  <w:comment w:id="380" w:author="Ove Jason [2]" w:date="2019-08-18T17:29:00Z" w:initials="OJ">
    <w:p w14:paraId="08FE04D4" w14:textId="77777777" w:rsidR="00170133" w:rsidRDefault="00170133">
      <w:pPr>
        <w:pStyle w:val="a4"/>
      </w:pPr>
      <w:r>
        <w:rPr>
          <w:rStyle w:val="a6"/>
        </w:rPr>
        <w:annotationRef/>
      </w:r>
      <w:r>
        <w:rPr>
          <w:rFonts w:hint="eastAsia"/>
        </w:rPr>
        <w:t>H</w:t>
      </w:r>
      <w:r>
        <w:t>ow??</w:t>
      </w:r>
    </w:p>
    <w:p w14:paraId="188AC5B4" w14:textId="7E3699A1" w:rsidR="00170133" w:rsidRDefault="00170133">
      <w:pPr>
        <w:pStyle w:val="a4"/>
      </w:pPr>
      <w:r w:rsidRPr="00170133">
        <w:t>just personal interest, u can ignore this</w:t>
      </w:r>
    </w:p>
  </w:comment>
  <w:comment w:id="403" w:author="Ove Jason [2]" w:date="2019-08-17T17:04:00Z" w:initials="JO">
    <w:p w14:paraId="32E171B5" w14:textId="096D2557" w:rsidR="007425FC" w:rsidRDefault="007425FC">
      <w:pPr>
        <w:pStyle w:val="a4"/>
      </w:pPr>
      <w:r>
        <w:rPr>
          <w:rStyle w:val="a6"/>
        </w:rPr>
        <w:annotationRef/>
      </w:r>
      <w:proofErr w:type="spellStart"/>
      <w:r>
        <w:t>Incpmplete</w:t>
      </w:r>
      <w:proofErr w:type="spellEnd"/>
      <w:r>
        <w:t>?? If it is missing, what u have exactly?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590B10" w15:done="0"/>
  <w15:commentEx w15:paraId="3B7A089A" w15:done="0"/>
  <w15:commentEx w15:paraId="4315FF57" w15:done="0"/>
  <w15:commentEx w15:paraId="3212C685" w15:paraIdParent="4315FF57" w15:done="0"/>
  <w15:commentEx w15:paraId="74F4F1A1" w15:done="0"/>
  <w15:commentEx w15:paraId="0155C6E4" w15:done="0"/>
  <w15:commentEx w15:paraId="346288B6" w15:done="0"/>
  <w15:commentEx w15:paraId="7A28F244" w15:done="0"/>
  <w15:commentEx w15:paraId="5AFF9CF4" w15:paraIdParent="7A28F244" w15:done="0"/>
  <w15:commentEx w15:paraId="63A7799A" w15:done="0"/>
  <w15:commentEx w15:paraId="1FF8AD7E" w15:done="0"/>
  <w15:commentEx w15:paraId="49C77B08" w15:paraIdParent="1FF8AD7E" w15:done="0"/>
  <w15:commentEx w15:paraId="6C9E2F21" w15:done="0"/>
  <w15:commentEx w15:paraId="234B28CF" w15:done="0"/>
  <w15:commentEx w15:paraId="02C3964D" w15:paraIdParent="234B28CF" w15:done="0"/>
  <w15:commentEx w15:paraId="19457139" w15:done="0"/>
  <w15:commentEx w15:paraId="571EDD99" w15:done="0"/>
  <w15:commentEx w15:paraId="2CE41F31" w15:done="0"/>
  <w15:commentEx w15:paraId="07460450" w15:done="0"/>
  <w15:commentEx w15:paraId="18737820" w15:done="0"/>
  <w15:commentEx w15:paraId="544B8D7E" w15:done="0"/>
  <w15:commentEx w15:paraId="55478D82" w15:done="0"/>
  <w15:commentEx w15:paraId="54D2F6A3" w15:done="0"/>
  <w15:commentEx w15:paraId="734101F6" w15:done="0"/>
  <w15:commentEx w15:paraId="5FB51AC4" w15:done="0"/>
  <w15:commentEx w15:paraId="201DFD23" w15:done="0"/>
  <w15:commentEx w15:paraId="54D62A69" w15:done="0"/>
  <w15:commentEx w15:paraId="6EEF2244" w15:done="0"/>
  <w15:commentEx w15:paraId="073F8B16" w15:paraIdParent="6EEF2244" w15:done="0"/>
  <w15:commentEx w15:paraId="765B96E6" w15:done="0"/>
  <w15:commentEx w15:paraId="6FD4070F" w15:done="0"/>
  <w15:commentEx w15:paraId="188AC5B4" w15:done="0"/>
  <w15:commentEx w15:paraId="32E17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590B10" w16cid:durableId="21016189"/>
  <w16cid:commentId w16cid:paraId="3B7A089A" w16cid:durableId="21029E54"/>
  <w16cid:commentId w16cid:paraId="4315FF57" w16cid:durableId="2101618A"/>
  <w16cid:commentId w16cid:paraId="3212C685" w16cid:durableId="21029D9F"/>
  <w16cid:commentId w16cid:paraId="74F4F1A1" w16cid:durableId="21029DB5"/>
  <w16cid:commentId w16cid:paraId="0155C6E4" w16cid:durableId="2102FCE7"/>
  <w16cid:commentId w16cid:paraId="346288B6" w16cid:durableId="210310D4"/>
  <w16cid:commentId w16cid:paraId="7A28F244" w16cid:durableId="20FCB1AD"/>
  <w16cid:commentId w16cid:paraId="5AFF9CF4" w16cid:durableId="21029E84"/>
  <w16cid:commentId w16cid:paraId="63A7799A" w16cid:durableId="20FCA424"/>
  <w16cid:commentId w16cid:paraId="1FF8AD7E" w16cid:durableId="2101618D"/>
  <w16cid:commentId w16cid:paraId="49C77B08" w16cid:durableId="21029F3A"/>
  <w16cid:commentId w16cid:paraId="6C9E2F21" w16cid:durableId="2103B160"/>
  <w16cid:commentId w16cid:paraId="234B28CF" w16cid:durableId="20F3AE80"/>
  <w16cid:commentId w16cid:paraId="02C3964D" w16cid:durableId="2101626A"/>
  <w16cid:commentId w16cid:paraId="19457139" w16cid:durableId="2103B1B4"/>
  <w16cid:commentId w16cid:paraId="571EDD99" w16cid:durableId="20FCA43C"/>
  <w16cid:commentId w16cid:paraId="2CE41F31" w16cid:durableId="2103B82C"/>
  <w16cid:commentId w16cid:paraId="07460450" w16cid:durableId="2103C097"/>
  <w16cid:commentId w16cid:paraId="18737820" w16cid:durableId="2103CD85"/>
  <w16cid:commentId w16cid:paraId="544B8D7E" w16cid:durableId="20FCA45E"/>
  <w16cid:commentId w16cid:paraId="55478D82" w16cid:durableId="20F3AE83"/>
  <w16cid:commentId w16cid:paraId="54D2F6A3" w16cid:durableId="210168DA"/>
  <w16cid:commentId w16cid:paraId="734101F6" w16cid:durableId="2101ADA0"/>
  <w16cid:commentId w16cid:paraId="5FB51AC4" w16cid:durableId="21025B90"/>
  <w16cid:commentId w16cid:paraId="201DFD23" w16cid:durableId="210266B9"/>
  <w16cid:commentId w16cid:paraId="54D62A69" w16cid:durableId="2102920A"/>
  <w16cid:commentId w16cid:paraId="6EEF2244" w16cid:durableId="20C76DDC"/>
  <w16cid:commentId w16cid:paraId="073F8B16" w16cid:durableId="210296C1"/>
  <w16cid:commentId w16cid:paraId="765B96E6" w16cid:durableId="21029289"/>
  <w16cid:commentId w16cid:paraId="6FD4070F" w16cid:durableId="20FCA46A"/>
  <w16cid:commentId w16cid:paraId="188AC5B4" w16cid:durableId="21040983"/>
  <w16cid:commentId w16cid:paraId="32E171B5" w16cid:durableId="2102B2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20FB6" w14:textId="77777777" w:rsidR="00026599" w:rsidRDefault="00026599" w:rsidP="00CD3778">
      <w:pPr>
        <w:spacing w:after="0" w:line="240" w:lineRule="auto"/>
      </w:pPr>
      <w:r>
        <w:separator/>
      </w:r>
    </w:p>
  </w:endnote>
  <w:endnote w:type="continuationSeparator" w:id="0">
    <w:p w14:paraId="2FFB94B1" w14:textId="77777777" w:rsidR="00026599" w:rsidRDefault="00026599"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TimesNewRomanPSMT">
    <w:altName w:val="Times New Roman"/>
    <w:panose1 w:val="00000000000000000000"/>
    <w:charset w:val="00"/>
    <w:family w:val="roman"/>
    <w:notTrueType/>
    <w:pitch w:val="default"/>
  </w:font>
  <w:font w:name="URWPalladioL-Roma">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AdvOTf9433e2d">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18156" w14:textId="77777777" w:rsidR="00026599" w:rsidRDefault="00026599" w:rsidP="00CD3778">
      <w:pPr>
        <w:spacing w:after="0" w:line="240" w:lineRule="auto"/>
      </w:pPr>
      <w:r>
        <w:separator/>
      </w:r>
    </w:p>
  </w:footnote>
  <w:footnote w:type="continuationSeparator" w:id="0">
    <w:p w14:paraId="45BC7144" w14:textId="77777777" w:rsidR="00026599" w:rsidRDefault="00026599"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0A15751"/>
    <w:multiLevelType w:val="hybridMultilevel"/>
    <w:tmpl w:val="9E4C773C"/>
    <w:lvl w:ilvl="0" w:tplc="19BC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91685"/>
    <w:multiLevelType w:val="hybridMultilevel"/>
    <w:tmpl w:val="ECC8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3"/>
  </w:num>
  <w:num w:numId="5">
    <w:abstractNumId w:val="2"/>
  </w:num>
  <w:num w:numId="6">
    <w:abstractNumId w:val="0"/>
  </w:num>
  <w:num w:numId="7">
    <w:abstractNumId w:val="5"/>
  </w:num>
  <w:num w:numId="8">
    <w:abstractNumId w:val="4"/>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ve Jason">
    <w15:presenceInfo w15:providerId="Windows Live" w15:userId="c8996aff8b5cebb8"/>
  </w15:person>
  <w15:person w15:author="Ove Jason [2]">
    <w15:presenceInfo w15:providerId="Windows Live" w15:userId="c8996aff8b5cebb8"/>
  </w15:person>
  <w15:person w15:author="Thike">
    <w15:presenceInfo w15:providerId="None" w15:userId="Th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09v2wsdarxet0er2papedrtdfde0xxra5af&quot;&gt;My EndNote Library&lt;record-ids&gt;&lt;item&gt;3&lt;/item&gt;&lt;item&gt;5&lt;/item&gt;&lt;item&gt;6&lt;/item&gt;&lt;item&gt;7&lt;/item&gt;&lt;item&gt;8&lt;/item&gt;&lt;item&gt;9&lt;/item&gt;&lt;item&gt;10&lt;/item&gt;&lt;item&gt;11&lt;/item&gt;&lt;item&gt;14&lt;/item&gt;&lt;item&gt;15&lt;/item&gt;&lt;item&gt;17&lt;/item&gt;&lt;item&gt;18&lt;/item&gt;&lt;item&gt;20&lt;/item&gt;&lt;item&gt;21&lt;/item&gt;&lt;item&gt;22&lt;/item&gt;&lt;item&gt;23&lt;/item&gt;&lt;item&gt;24&lt;/item&gt;&lt;item&gt;27&lt;/item&gt;&lt;item&gt;28&lt;/item&gt;&lt;item&gt;30&lt;/item&gt;&lt;item&gt;31&lt;/item&gt;&lt;item&gt;32&lt;/item&gt;&lt;item&gt;33&lt;/item&gt;&lt;item&gt;35&lt;/item&gt;&lt;item&gt;37&lt;/item&gt;&lt;item&gt;41&lt;/item&gt;&lt;item&gt;42&lt;/item&gt;&lt;item&gt;43&lt;/item&gt;&lt;item&gt;44&lt;/item&gt;&lt;item&gt;45&lt;/item&gt;&lt;item&gt;46&lt;/item&gt;&lt;item&gt;47&lt;/item&gt;&lt;item&gt;48&lt;/item&gt;&lt;item&gt;49&lt;/item&gt;&lt;item&gt;50&lt;/item&gt;&lt;item&gt;51&lt;/item&gt;&lt;item&gt;54&lt;/item&gt;&lt;item&gt;56&lt;/item&gt;&lt;item&gt;57&lt;/item&gt;&lt;item&gt;59&lt;/item&gt;&lt;item&gt;60&lt;/item&gt;&lt;item&gt;61&lt;/item&gt;&lt;item&gt;62&lt;/item&gt;&lt;item&gt;63&lt;/item&gt;&lt;item&gt;65&lt;/item&gt;&lt;item&gt;67&lt;/item&gt;&lt;item&gt;68&lt;/item&gt;&lt;item&gt;69&lt;/item&gt;&lt;item&gt;70&lt;/item&gt;&lt;item&gt;72&lt;/item&gt;&lt;item&gt;74&lt;/item&gt;&lt;item&gt;78&lt;/item&gt;&lt;item&gt;80&lt;/item&gt;&lt;item&gt;81&lt;/item&gt;&lt;item&gt;82&lt;/item&gt;&lt;/record-ids&gt;&lt;/item&gt;&lt;/Libraries&gt;"/>
  </w:docVars>
  <w:rsids>
    <w:rsidRoot w:val="00CF1552"/>
    <w:rsid w:val="00001157"/>
    <w:rsid w:val="00003EDC"/>
    <w:rsid w:val="00004373"/>
    <w:rsid w:val="000130D6"/>
    <w:rsid w:val="0001329D"/>
    <w:rsid w:val="000173FF"/>
    <w:rsid w:val="0001791A"/>
    <w:rsid w:val="00017EF7"/>
    <w:rsid w:val="00023589"/>
    <w:rsid w:val="0002424C"/>
    <w:rsid w:val="00025B95"/>
    <w:rsid w:val="00026599"/>
    <w:rsid w:val="0002666E"/>
    <w:rsid w:val="00027281"/>
    <w:rsid w:val="00037A8D"/>
    <w:rsid w:val="000402AF"/>
    <w:rsid w:val="000411D2"/>
    <w:rsid w:val="00041B95"/>
    <w:rsid w:val="00041D7A"/>
    <w:rsid w:val="00042B2F"/>
    <w:rsid w:val="00050102"/>
    <w:rsid w:val="00051443"/>
    <w:rsid w:val="0005461B"/>
    <w:rsid w:val="00054887"/>
    <w:rsid w:val="00054AC8"/>
    <w:rsid w:val="0005675E"/>
    <w:rsid w:val="000617E8"/>
    <w:rsid w:val="00062985"/>
    <w:rsid w:val="00062DCA"/>
    <w:rsid w:val="0006392A"/>
    <w:rsid w:val="00064BFD"/>
    <w:rsid w:val="00064DE9"/>
    <w:rsid w:val="000664F7"/>
    <w:rsid w:val="00066BCE"/>
    <w:rsid w:val="00067220"/>
    <w:rsid w:val="0007125F"/>
    <w:rsid w:val="0007178A"/>
    <w:rsid w:val="00071DE9"/>
    <w:rsid w:val="00072266"/>
    <w:rsid w:val="00072EA8"/>
    <w:rsid w:val="00074146"/>
    <w:rsid w:val="00074309"/>
    <w:rsid w:val="00074F2C"/>
    <w:rsid w:val="00077E61"/>
    <w:rsid w:val="00080A18"/>
    <w:rsid w:val="0008103A"/>
    <w:rsid w:val="0008325B"/>
    <w:rsid w:val="00083343"/>
    <w:rsid w:val="000873A1"/>
    <w:rsid w:val="000900FE"/>
    <w:rsid w:val="00090390"/>
    <w:rsid w:val="00090DC2"/>
    <w:rsid w:val="000951AF"/>
    <w:rsid w:val="00096B3B"/>
    <w:rsid w:val="000A161C"/>
    <w:rsid w:val="000A1746"/>
    <w:rsid w:val="000A4146"/>
    <w:rsid w:val="000A6E08"/>
    <w:rsid w:val="000A757E"/>
    <w:rsid w:val="000A7C0D"/>
    <w:rsid w:val="000A7C34"/>
    <w:rsid w:val="000B0309"/>
    <w:rsid w:val="000B0693"/>
    <w:rsid w:val="000B36C5"/>
    <w:rsid w:val="000B4F4A"/>
    <w:rsid w:val="000B679F"/>
    <w:rsid w:val="000B6E6A"/>
    <w:rsid w:val="000C0414"/>
    <w:rsid w:val="000C19A3"/>
    <w:rsid w:val="000C469A"/>
    <w:rsid w:val="000C5C69"/>
    <w:rsid w:val="000D13A9"/>
    <w:rsid w:val="000D3068"/>
    <w:rsid w:val="000D3BEA"/>
    <w:rsid w:val="000D69B3"/>
    <w:rsid w:val="000E07A4"/>
    <w:rsid w:val="000E172F"/>
    <w:rsid w:val="000E3DB0"/>
    <w:rsid w:val="000E604A"/>
    <w:rsid w:val="000E6184"/>
    <w:rsid w:val="000E6A0C"/>
    <w:rsid w:val="000F2155"/>
    <w:rsid w:val="000F3B79"/>
    <w:rsid w:val="000F7528"/>
    <w:rsid w:val="00100504"/>
    <w:rsid w:val="001016D7"/>
    <w:rsid w:val="00102270"/>
    <w:rsid w:val="00104488"/>
    <w:rsid w:val="00105366"/>
    <w:rsid w:val="00107033"/>
    <w:rsid w:val="0010787C"/>
    <w:rsid w:val="00111B1B"/>
    <w:rsid w:val="00111F25"/>
    <w:rsid w:val="001141C9"/>
    <w:rsid w:val="001145D5"/>
    <w:rsid w:val="0011647A"/>
    <w:rsid w:val="001178FA"/>
    <w:rsid w:val="0012088E"/>
    <w:rsid w:val="00121F83"/>
    <w:rsid w:val="001226D2"/>
    <w:rsid w:val="001250D9"/>
    <w:rsid w:val="001264DB"/>
    <w:rsid w:val="00126B1E"/>
    <w:rsid w:val="001309F8"/>
    <w:rsid w:val="00133CB8"/>
    <w:rsid w:val="00141C94"/>
    <w:rsid w:val="001427C2"/>
    <w:rsid w:val="0014561E"/>
    <w:rsid w:val="00146DFD"/>
    <w:rsid w:val="00147C1F"/>
    <w:rsid w:val="00154AA7"/>
    <w:rsid w:val="001555D9"/>
    <w:rsid w:val="0015582D"/>
    <w:rsid w:val="00156BE1"/>
    <w:rsid w:val="001603AE"/>
    <w:rsid w:val="001607DD"/>
    <w:rsid w:val="00161782"/>
    <w:rsid w:val="001650E7"/>
    <w:rsid w:val="00166164"/>
    <w:rsid w:val="00166663"/>
    <w:rsid w:val="0016673D"/>
    <w:rsid w:val="00166FB5"/>
    <w:rsid w:val="00167979"/>
    <w:rsid w:val="00167A6C"/>
    <w:rsid w:val="00167CBF"/>
    <w:rsid w:val="00170133"/>
    <w:rsid w:val="00171356"/>
    <w:rsid w:val="00171959"/>
    <w:rsid w:val="00176FE5"/>
    <w:rsid w:val="00177712"/>
    <w:rsid w:val="001814CD"/>
    <w:rsid w:val="001821CB"/>
    <w:rsid w:val="00184A96"/>
    <w:rsid w:val="00184F29"/>
    <w:rsid w:val="00186799"/>
    <w:rsid w:val="00187108"/>
    <w:rsid w:val="00187509"/>
    <w:rsid w:val="001911C1"/>
    <w:rsid w:val="001930DC"/>
    <w:rsid w:val="00194A7A"/>
    <w:rsid w:val="00196EE2"/>
    <w:rsid w:val="001A16D2"/>
    <w:rsid w:val="001A42A5"/>
    <w:rsid w:val="001A4BA0"/>
    <w:rsid w:val="001A50C2"/>
    <w:rsid w:val="001B0704"/>
    <w:rsid w:val="001B1A00"/>
    <w:rsid w:val="001B4EDD"/>
    <w:rsid w:val="001B6AFD"/>
    <w:rsid w:val="001C00CE"/>
    <w:rsid w:val="001C3D20"/>
    <w:rsid w:val="001C5B8A"/>
    <w:rsid w:val="001C6FD1"/>
    <w:rsid w:val="001D1F31"/>
    <w:rsid w:val="001D2232"/>
    <w:rsid w:val="001D28CB"/>
    <w:rsid w:val="001D4EAF"/>
    <w:rsid w:val="001D5C79"/>
    <w:rsid w:val="001D6901"/>
    <w:rsid w:val="001D6BDD"/>
    <w:rsid w:val="001E3409"/>
    <w:rsid w:val="001E4D7B"/>
    <w:rsid w:val="001E6A8A"/>
    <w:rsid w:val="001E7089"/>
    <w:rsid w:val="001F023A"/>
    <w:rsid w:val="001F0520"/>
    <w:rsid w:val="001F07C5"/>
    <w:rsid w:val="001F212F"/>
    <w:rsid w:val="001F625F"/>
    <w:rsid w:val="001F674B"/>
    <w:rsid w:val="001F7B9C"/>
    <w:rsid w:val="0020062D"/>
    <w:rsid w:val="0020095C"/>
    <w:rsid w:val="002021AA"/>
    <w:rsid w:val="00202700"/>
    <w:rsid w:val="00204986"/>
    <w:rsid w:val="00204E17"/>
    <w:rsid w:val="002053F1"/>
    <w:rsid w:val="00205AFC"/>
    <w:rsid w:val="00205DC2"/>
    <w:rsid w:val="0020671D"/>
    <w:rsid w:val="002071C7"/>
    <w:rsid w:val="00211086"/>
    <w:rsid w:val="00214A40"/>
    <w:rsid w:val="0021666C"/>
    <w:rsid w:val="0022025B"/>
    <w:rsid w:val="00221934"/>
    <w:rsid w:val="00221FC9"/>
    <w:rsid w:val="00222631"/>
    <w:rsid w:val="0022315F"/>
    <w:rsid w:val="002242CF"/>
    <w:rsid w:val="0022507E"/>
    <w:rsid w:val="0022551D"/>
    <w:rsid w:val="00226227"/>
    <w:rsid w:val="00227DC0"/>
    <w:rsid w:val="00231486"/>
    <w:rsid w:val="00232372"/>
    <w:rsid w:val="00233B3F"/>
    <w:rsid w:val="002378E9"/>
    <w:rsid w:val="00237E0D"/>
    <w:rsid w:val="00240942"/>
    <w:rsid w:val="00240A31"/>
    <w:rsid w:val="0024161B"/>
    <w:rsid w:val="00243B19"/>
    <w:rsid w:val="0024674D"/>
    <w:rsid w:val="00246761"/>
    <w:rsid w:val="0024763B"/>
    <w:rsid w:val="002477AE"/>
    <w:rsid w:val="00250243"/>
    <w:rsid w:val="0025028D"/>
    <w:rsid w:val="00250CC4"/>
    <w:rsid w:val="00253708"/>
    <w:rsid w:val="00257CB8"/>
    <w:rsid w:val="00257E28"/>
    <w:rsid w:val="0026087C"/>
    <w:rsid w:val="00260CEA"/>
    <w:rsid w:val="00263392"/>
    <w:rsid w:val="00263818"/>
    <w:rsid w:val="00266F79"/>
    <w:rsid w:val="00271B7E"/>
    <w:rsid w:val="00271CE7"/>
    <w:rsid w:val="00272071"/>
    <w:rsid w:val="002721CE"/>
    <w:rsid w:val="002724D4"/>
    <w:rsid w:val="0027288F"/>
    <w:rsid w:val="0027522B"/>
    <w:rsid w:val="002752FF"/>
    <w:rsid w:val="002776A4"/>
    <w:rsid w:val="00277D86"/>
    <w:rsid w:val="00277EBD"/>
    <w:rsid w:val="002820B6"/>
    <w:rsid w:val="00284E6E"/>
    <w:rsid w:val="00287EFA"/>
    <w:rsid w:val="00291798"/>
    <w:rsid w:val="002922D5"/>
    <w:rsid w:val="00293894"/>
    <w:rsid w:val="00294E4B"/>
    <w:rsid w:val="002A082C"/>
    <w:rsid w:val="002A0880"/>
    <w:rsid w:val="002A103F"/>
    <w:rsid w:val="002A1DEA"/>
    <w:rsid w:val="002A34F4"/>
    <w:rsid w:val="002A35D5"/>
    <w:rsid w:val="002A3858"/>
    <w:rsid w:val="002A3D58"/>
    <w:rsid w:val="002A3DF1"/>
    <w:rsid w:val="002A50C0"/>
    <w:rsid w:val="002A5161"/>
    <w:rsid w:val="002B00C8"/>
    <w:rsid w:val="002B0C75"/>
    <w:rsid w:val="002B3572"/>
    <w:rsid w:val="002C0691"/>
    <w:rsid w:val="002C0891"/>
    <w:rsid w:val="002C0A4A"/>
    <w:rsid w:val="002C1800"/>
    <w:rsid w:val="002C22AF"/>
    <w:rsid w:val="002C22CD"/>
    <w:rsid w:val="002C31DB"/>
    <w:rsid w:val="002C3E0B"/>
    <w:rsid w:val="002C4462"/>
    <w:rsid w:val="002C6B01"/>
    <w:rsid w:val="002D1EF0"/>
    <w:rsid w:val="002D5460"/>
    <w:rsid w:val="002D6A74"/>
    <w:rsid w:val="002E0AE1"/>
    <w:rsid w:val="002E1F73"/>
    <w:rsid w:val="002E2953"/>
    <w:rsid w:val="002E68D5"/>
    <w:rsid w:val="002E7735"/>
    <w:rsid w:val="002F1FE6"/>
    <w:rsid w:val="002F3712"/>
    <w:rsid w:val="002F398F"/>
    <w:rsid w:val="002F6344"/>
    <w:rsid w:val="00304B28"/>
    <w:rsid w:val="00312B11"/>
    <w:rsid w:val="003176D0"/>
    <w:rsid w:val="0031793E"/>
    <w:rsid w:val="003211D9"/>
    <w:rsid w:val="0032384F"/>
    <w:rsid w:val="003260F5"/>
    <w:rsid w:val="003312BF"/>
    <w:rsid w:val="00331CA6"/>
    <w:rsid w:val="0033221E"/>
    <w:rsid w:val="0033224E"/>
    <w:rsid w:val="00332440"/>
    <w:rsid w:val="00332F78"/>
    <w:rsid w:val="0033312E"/>
    <w:rsid w:val="003331E5"/>
    <w:rsid w:val="00333B6F"/>
    <w:rsid w:val="003345D4"/>
    <w:rsid w:val="00335241"/>
    <w:rsid w:val="00335D13"/>
    <w:rsid w:val="003370F8"/>
    <w:rsid w:val="00337100"/>
    <w:rsid w:val="003374EE"/>
    <w:rsid w:val="00342415"/>
    <w:rsid w:val="003505D4"/>
    <w:rsid w:val="00351B32"/>
    <w:rsid w:val="00351EEE"/>
    <w:rsid w:val="003542B0"/>
    <w:rsid w:val="00355498"/>
    <w:rsid w:val="00361AC6"/>
    <w:rsid w:val="00361B9D"/>
    <w:rsid w:val="003634B7"/>
    <w:rsid w:val="00365216"/>
    <w:rsid w:val="0036574C"/>
    <w:rsid w:val="00366073"/>
    <w:rsid w:val="0036734C"/>
    <w:rsid w:val="00371CC4"/>
    <w:rsid w:val="003720A7"/>
    <w:rsid w:val="003737E6"/>
    <w:rsid w:val="003741A1"/>
    <w:rsid w:val="00374EDC"/>
    <w:rsid w:val="00376B06"/>
    <w:rsid w:val="00381053"/>
    <w:rsid w:val="00386C0C"/>
    <w:rsid w:val="0039148D"/>
    <w:rsid w:val="00393CAF"/>
    <w:rsid w:val="00395A78"/>
    <w:rsid w:val="00396F14"/>
    <w:rsid w:val="003A175D"/>
    <w:rsid w:val="003A30CA"/>
    <w:rsid w:val="003A3162"/>
    <w:rsid w:val="003A4B97"/>
    <w:rsid w:val="003A65D4"/>
    <w:rsid w:val="003A6828"/>
    <w:rsid w:val="003A7C50"/>
    <w:rsid w:val="003B053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5059"/>
    <w:rsid w:val="003E67C1"/>
    <w:rsid w:val="003E68CC"/>
    <w:rsid w:val="003F2673"/>
    <w:rsid w:val="003F28D0"/>
    <w:rsid w:val="003F6106"/>
    <w:rsid w:val="003F6EAD"/>
    <w:rsid w:val="003F720D"/>
    <w:rsid w:val="004005C9"/>
    <w:rsid w:val="00404567"/>
    <w:rsid w:val="00404F54"/>
    <w:rsid w:val="0040649F"/>
    <w:rsid w:val="00406FC7"/>
    <w:rsid w:val="004112B2"/>
    <w:rsid w:val="00414D7F"/>
    <w:rsid w:val="00415269"/>
    <w:rsid w:val="0041599D"/>
    <w:rsid w:val="00417D4E"/>
    <w:rsid w:val="004220E7"/>
    <w:rsid w:val="0042243E"/>
    <w:rsid w:val="00426670"/>
    <w:rsid w:val="00430142"/>
    <w:rsid w:val="00431DAC"/>
    <w:rsid w:val="00440C52"/>
    <w:rsid w:val="004424E0"/>
    <w:rsid w:val="004438C2"/>
    <w:rsid w:val="0044473E"/>
    <w:rsid w:val="00444BF2"/>
    <w:rsid w:val="00445AC8"/>
    <w:rsid w:val="00447285"/>
    <w:rsid w:val="00450400"/>
    <w:rsid w:val="00452B5F"/>
    <w:rsid w:val="004553A0"/>
    <w:rsid w:val="00455B9E"/>
    <w:rsid w:val="00457D78"/>
    <w:rsid w:val="004601E9"/>
    <w:rsid w:val="00460E18"/>
    <w:rsid w:val="00463EAE"/>
    <w:rsid w:val="004641E1"/>
    <w:rsid w:val="00464A55"/>
    <w:rsid w:val="00465724"/>
    <w:rsid w:val="00466CD3"/>
    <w:rsid w:val="00473CFE"/>
    <w:rsid w:val="0047413A"/>
    <w:rsid w:val="00474C0C"/>
    <w:rsid w:val="0047680F"/>
    <w:rsid w:val="0048326C"/>
    <w:rsid w:val="004854CB"/>
    <w:rsid w:val="00491C48"/>
    <w:rsid w:val="00493B95"/>
    <w:rsid w:val="004956D6"/>
    <w:rsid w:val="004958DF"/>
    <w:rsid w:val="00497318"/>
    <w:rsid w:val="00497947"/>
    <w:rsid w:val="004A4E11"/>
    <w:rsid w:val="004A4FB8"/>
    <w:rsid w:val="004A69A7"/>
    <w:rsid w:val="004B2811"/>
    <w:rsid w:val="004B3AEA"/>
    <w:rsid w:val="004B3C63"/>
    <w:rsid w:val="004B4379"/>
    <w:rsid w:val="004B44A5"/>
    <w:rsid w:val="004B6B95"/>
    <w:rsid w:val="004C189F"/>
    <w:rsid w:val="004C29D3"/>
    <w:rsid w:val="004C378D"/>
    <w:rsid w:val="004C4012"/>
    <w:rsid w:val="004C5571"/>
    <w:rsid w:val="004C6DE8"/>
    <w:rsid w:val="004C7582"/>
    <w:rsid w:val="004C7BA2"/>
    <w:rsid w:val="004D1704"/>
    <w:rsid w:val="004D2664"/>
    <w:rsid w:val="004D39F4"/>
    <w:rsid w:val="004D60BF"/>
    <w:rsid w:val="004D758A"/>
    <w:rsid w:val="004D7FB1"/>
    <w:rsid w:val="004E06D0"/>
    <w:rsid w:val="004E0E2B"/>
    <w:rsid w:val="004E112D"/>
    <w:rsid w:val="004E56F2"/>
    <w:rsid w:val="004E6FBA"/>
    <w:rsid w:val="004F18D3"/>
    <w:rsid w:val="004F378F"/>
    <w:rsid w:val="004F37C5"/>
    <w:rsid w:val="004F5171"/>
    <w:rsid w:val="004F6900"/>
    <w:rsid w:val="004F7E9E"/>
    <w:rsid w:val="00503C5E"/>
    <w:rsid w:val="005049A6"/>
    <w:rsid w:val="00507D51"/>
    <w:rsid w:val="0051038F"/>
    <w:rsid w:val="005111D5"/>
    <w:rsid w:val="0051319F"/>
    <w:rsid w:val="005142DB"/>
    <w:rsid w:val="00514311"/>
    <w:rsid w:val="00521BF8"/>
    <w:rsid w:val="00524564"/>
    <w:rsid w:val="00525427"/>
    <w:rsid w:val="00530F12"/>
    <w:rsid w:val="005358A4"/>
    <w:rsid w:val="00536418"/>
    <w:rsid w:val="005365CF"/>
    <w:rsid w:val="00537908"/>
    <w:rsid w:val="00541672"/>
    <w:rsid w:val="005417B0"/>
    <w:rsid w:val="005420A1"/>
    <w:rsid w:val="00542337"/>
    <w:rsid w:val="00542CC7"/>
    <w:rsid w:val="005430C9"/>
    <w:rsid w:val="0054434F"/>
    <w:rsid w:val="005444B6"/>
    <w:rsid w:val="0054615E"/>
    <w:rsid w:val="005509D6"/>
    <w:rsid w:val="00551ACC"/>
    <w:rsid w:val="005520BF"/>
    <w:rsid w:val="00553DA1"/>
    <w:rsid w:val="00555870"/>
    <w:rsid w:val="00555A8A"/>
    <w:rsid w:val="005562FD"/>
    <w:rsid w:val="0055710A"/>
    <w:rsid w:val="005617D2"/>
    <w:rsid w:val="00567A4A"/>
    <w:rsid w:val="00573902"/>
    <w:rsid w:val="00574398"/>
    <w:rsid w:val="0057502F"/>
    <w:rsid w:val="00575310"/>
    <w:rsid w:val="00575CC1"/>
    <w:rsid w:val="005803AD"/>
    <w:rsid w:val="00582653"/>
    <w:rsid w:val="00582B4E"/>
    <w:rsid w:val="0058362E"/>
    <w:rsid w:val="0058554F"/>
    <w:rsid w:val="00585EC5"/>
    <w:rsid w:val="005861CA"/>
    <w:rsid w:val="00586C90"/>
    <w:rsid w:val="005871EF"/>
    <w:rsid w:val="00587A30"/>
    <w:rsid w:val="00592C56"/>
    <w:rsid w:val="00592F68"/>
    <w:rsid w:val="00597D8B"/>
    <w:rsid w:val="005A0E23"/>
    <w:rsid w:val="005A1D16"/>
    <w:rsid w:val="005A52CD"/>
    <w:rsid w:val="005A59A0"/>
    <w:rsid w:val="005B201F"/>
    <w:rsid w:val="005B2480"/>
    <w:rsid w:val="005B3A76"/>
    <w:rsid w:val="005B508E"/>
    <w:rsid w:val="005B51D2"/>
    <w:rsid w:val="005B52D4"/>
    <w:rsid w:val="005C03B5"/>
    <w:rsid w:val="005C333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5831"/>
    <w:rsid w:val="005E7306"/>
    <w:rsid w:val="005E78E4"/>
    <w:rsid w:val="005F0615"/>
    <w:rsid w:val="005F19BB"/>
    <w:rsid w:val="005F3527"/>
    <w:rsid w:val="005F3B84"/>
    <w:rsid w:val="005F7872"/>
    <w:rsid w:val="005F7C5D"/>
    <w:rsid w:val="0060134D"/>
    <w:rsid w:val="00601AA2"/>
    <w:rsid w:val="006029D0"/>
    <w:rsid w:val="00602D2B"/>
    <w:rsid w:val="00603A7D"/>
    <w:rsid w:val="00604F54"/>
    <w:rsid w:val="00605F88"/>
    <w:rsid w:val="006102AE"/>
    <w:rsid w:val="00611CA3"/>
    <w:rsid w:val="006124C3"/>
    <w:rsid w:val="0061353F"/>
    <w:rsid w:val="00614206"/>
    <w:rsid w:val="00615ADC"/>
    <w:rsid w:val="00615CF7"/>
    <w:rsid w:val="00615DF0"/>
    <w:rsid w:val="00620A56"/>
    <w:rsid w:val="00620C59"/>
    <w:rsid w:val="00621466"/>
    <w:rsid w:val="00624E74"/>
    <w:rsid w:val="00627A20"/>
    <w:rsid w:val="00630D29"/>
    <w:rsid w:val="006318FC"/>
    <w:rsid w:val="006337EF"/>
    <w:rsid w:val="00633D71"/>
    <w:rsid w:val="00635222"/>
    <w:rsid w:val="00637CE1"/>
    <w:rsid w:val="00641261"/>
    <w:rsid w:val="00642C70"/>
    <w:rsid w:val="00646E12"/>
    <w:rsid w:val="00647735"/>
    <w:rsid w:val="006528C9"/>
    <w:rsid w:val="00653584"/>
    <w:rsid w:val="00661322"/>
    <w:rsid w:val="00661719"/>
    <w:rsid w:val="0066279B"/>
    <w:rsid w:val="00663DD6"/>
    <w:rsid w:val="0066784F"/>
    <w:rsid w:val="00670B7D"/>
    <w:rsid w:val="00671DCC"/>
    <w:rsid w:val="006728C6"/>
    <w:rsid w:val="00674159"/>
    <w:rsid w:val="006755DB"/>
    <w:rsid w:val="00676B9D"/>
    <w:rsid w:val="00680779"/>
    <w:rsid w:val="00680FE8"/>
    <w:rsid w:val="00681067"/>
    <w:rsid w:val="00683020"/>
    <w:rsid w:val="00683862"/>
    <w:rsid w:val="006839DC"/>
    <w:rsid w:val="00683A9E"/>
    <w:rsid w:val="00684E7A"/>
    <w:rsid w:val="00687359"/>
    <w:rsid w:val="0069069B"/>
    <w:rsid w:val="00690A31"/>
    <w:rsid w:val="00691D80"/>
    <w:rsid w:val="00691E49"/>
    <w:rsid w:val="006925B2"/>
    <w:rsid w:val="006961F6"/>
    <w:rsid w:val="006A043C"/>
    <w:rsid w:val="006A1004"/>
    <w:rsid w:val="006A1168"/>
    <w:rsid w:val="006A2809"/>
    <w:rsid w:val="006A2F2D"/>
    <w:rsid w:val="006A3877"/>
    <w:rsid w:val="006A3F53"/>
    <w:rsid w:val="006A539F"/>
    <w:rsid w:val="006B0E96"/>
    <w:rsid w:val="006B37D4"/>
    <w:rsid w:val="006B5B62"/>
    <w:rsid w:val="006C1282"/>
    <w:rsid w:val="006C2A50"/>
    <w:rsid w:val="006C3A15"/>
    <w:rsid w:val="006C3C4E"/>
    <w:rsid w:val="006C4311"/>
    <w:rsid w:val="006C47AF"/>
    <w:rsid w:val="006C65BD"/>
    <w:rsid w:val="006C681F"/>
    <w:rsid w:val="006C6F51"/>
    <w:rsid w:val="006C7EC0"/>
    <w:rsid w:val="006D029A"/>
    <w:rsid w:val="006D3066"/>
    <w:rsid w:val="006D3722"/>
    <w:rsid w:val="006D4395"/>
    <w:rsid w:val="006D4662"/>
    <w:rsid w:val="006D6458"/>
    <w:rsid w:val="006D75E3"/>
    <w:rsid w:val="006E1F64"/>
    <w:rsid w:val="006E2CA3"/>
    <w:rsid w:val="006F13F9"/>
    <w:rsid w:val="006F1EB1"/>
    <w:rsid w:val="006F6E63"/>
    <w:rsid w:val="00700ED9"/>
    <w:rsid w:val="00702FAF"/>
    <w:rsid w:val="00706D19"/>
    <w:rsid w:val="007071A0"/>
    <w:rsid w:val="007075A3"/>
    <w:rsid w:val="00710140"/>
    <w:rsid w:val="00710E5F"/>
    <w:rsid w:val="00712F9C"/>
    <w:rsid w:val="00714F1E"/>
    <w:rsid w:val="0071584A"/>
    <w:rsid w:val="00715BB8"/>
    <w:rsid w:val="00717D15"/>
    <w:rsid w:val="007254DC"/>
    <w:rsid w:val="00730A4F"/>
    <w:rsid w:val="00734925"/>
    <w:rsid w:val="007349BB"/>
    <w:rsid w:val="00734DDC"/>
    <w:rsid w:val="00735492"/>
    <w:rsid w:val="007425FC"/>
    <w:rsid w:val="00742622"/>
    <w:rsid w:val="00744DE0"/>
    <w:rsid w:val="00745BE1"/>
    <w:rsid w:val="00746DD8"/>
    <w:rsid w:val="00750417"/>
    <w:rsid w:val="007528EB"/>
    <w:rsid w:val="007539D2"/>
    <w:rsid w:val="00754293"/>
    <w:rsid w:val="00754BB8"/>
    <w:rsid w:val="00756D03"/>
    <w:rsid w:val="00760240"/>
    <w:rsid w:val="00761F22"/>
    <w:rsid w:val="007627C3"/>
    <w:rsid w:val="0076393C"/>
    <w:rsid w:val="00764250"/>
    <w:rsid w:val="00765283"/>
    <w:rsid w:val="00766691"/>
    <w:rsid w:val="0077022F"/>
    <w:rsid w:val="00770948"/>
    <w:rsid w:val="00771C81"/>
    <w:rsid w:val="00774219"/>
    <w:rsid w:val="00777A44"/>
    <w:rsid w:val="00781192"/>
    <w:rsid w:val="00782C35"/>
    <w:rsid w:val="00783555"/>
    <w:rsid w:val="00784275"/>
    <w:rsid w:val="00784413"/>
    <w:rsid w:val="00784640"/>
    <w:rsid w:val="00784E77"/>
    <w:rsid w:val="00785363"/>
    <w:rsid w:val="00786CE7"/>
    <w:rsid w:val="0078733E"/>
    <w:rsid w:val="00787C11"/>
    <w:rsid w:val="00792FBE"/>
    <w:rsid w:val="0079350D"/>
    <w:rsid w:val="007974CB"/>
    <w:rsid w:val="007A260E"/>
    <w:rsid w:val="007A2A85"/>
    <w:rsid w:val="007A4B78"/>
    <w:rsid w:val="007A6CF7"/>
    <w:rsid w:val="007A7B6E"/>
    <w:rsid w:val="007A7D58"/>
    <w:rsid w:val="007B03E0"/>
    <w:rsid w:val="007B07EB"/>
    <w:rsid w:val="007B117F"/>
    <w:rsid w:val="007B33F5"/>
    <w:rsid w:val="007B3E10"/>
    <w:rsid w:val="007B560A"/>
    <w:rsid w:val="007B7C05"/>
    <w:rsid w:val="007C4781"/>
    <w:rsid w:val="007D1B80"/>
    <w:rsid w:val="007D3574"/>
    <w:rsid w:val="007D4576"/>
    <w:rsid w:val="007D4CFE"/>
    <w:rsid w:val="007D7B0E"/>
    <w:rsid w:val="007D7D4C"/>
    <w:rsid w:val="007E2C94"/>
    <w:rsid w:val="007E2DE2"/>
    <w:rsid w:val="007E4F7E"/>
    <w:rsid w:val="007E581B"/>
    <w:rsid w:val="007E5CC8"/>
    <w:rsid w:val="007F2027"/>
    <w:rsid w:val="007F2B6A"/>
    <w:rsid w:val="007F2F12"/>
    <w:rsid w:val="007F3F3E"/>
    <w:rsid w:val="007F4427"/>
    <w:rsid w:val="007F48C1"/>
    <w:rsid w:val="007F6B2A"/>
    <w:rsid w:val="007F6F52"/>
    <w:rsid w:val="007F799A"/>
    <w:rsid w:val="008004B2"/>
    <w:rsid w:val="008050DE"/>
    <w:rsid w:val="00810566"/>
    <w:rsid w:val="008141A4"/>
    <w:rsid w:val="00815306"/>
    <w:rsid w:val="00816D10"/>
    <w:rsid w:val="00816F45"/>
    <w:rsid w:val="0081798F"/>
    <w:rsid w:val="008201D7"/>
    <w:rsid w:val="00821D6F"/>
    <w:rsid w:val="008221A9"/>
    <w:rsid w:val="0082243E"/>
    <w:rsid w:val="00825748"/>
    <w:rsid w:val="00826156"/>
    <w:rsid w:val="008261F4"/>
    <w:rsid w:val="008264CA"/>
    <w:rsid w:val="00826745"/>
    <w:rsid w:val="0082730B"/>
    <w:rsid w:val="00831D33"/>
    <w:rsid w:val="00832911"/>
    <w:rsid w:val="00840116"/>
    <w:rsid w:val="008406BA"/>
    <w:rsid w:val="00840F17"/>
    <w:rsid w:val="008415B5"/>
    <w:rsid w:val="00846E86"/>
    <w:rsid w:val="00847C39"/>
    <w:rsid w:val="00852E20"/>
    <w:rsid w:val="0086100D"/>
    <w:rsid w:val="00861A47"/>
    <w:rsid w:val="008657B1"/>
    <w:rsid w:val="0087276F"/>
    <w:rsid w:val="0087768B"/>
    <w:rsid w:val="00877734"/>
    <w:rsid w:val="008832F8"/>
    <w:rsid w:val="0088417C"/>
    <w:rsid w:val="008903CC"/>
    <w:rsid w:val="00891ABA"/>
    <w:rsid w:val="00891B50"/>
    <w:rsid w:val="008922A1"/>
    <w:rsid w:val="00896CF6"/>
    <w:rsid w:val="00897903"/>
    <w:rsid w:val="008A08A6"/>
    <w:rsid w:val="008A2CB8"/>
    <w:rsid w:val="008A5AB9"/>
    <w:rsid w:val="008A5E6C"/>
    <w:rsid w:val="008B5955"/>
    <w:rsid w:val="008C0A8F"/>
    <w:rsid w:val="008C0B45"/>
    <w:rsid w:val="008C13A2"/>
    <w:rsid w:val="008C1501"/>
    <w:rsid w:val="008C225E"/>
    <w:rsid w:val="008C465F"/>
    <w:rsid w:val="008C50F4"/>
    <w:rsid w:val="008C6481"/>
    <w:rsid w:val="008D0EE0"/>
    <w:rsid w:val="008D2E23"/>
    <w:rsid w:val="008E09AF"/>
    <w:rsid w:val="008E0F2C"/>
    <w:rsid w:val="008E16B8"/>
    <w:rsid w:val="008E281C"/>
    <w:rsid w:val="008E2C44"/>
    <w:rsid w:val="008E4978"/>
    <w:rsid w:val="008E7AE5"/>
    <w:rsid w:val="008F299E"/>
    <w:rsid w:val="008F3AB0"/>
    <w:rsid w:val="008F4F0F"/>
    <w:rsid w:val="008F50B2"/>
    <w:rsid w:val="008F541E"/>
    <w:rsid w:val="008F785B"/>
    <w:rsid w:val="0090276E"/>
    <w:rsid w:val="00906C50"/>
    <w:rsid w:val="00907581"/>
    <w:rsid w:val="009141F2"/>
    <w:rsid w:val="009156C1"/>
    <w:rsid w:val="00915C34"/>
    <w:rsid w:val="00915D2D"/>
    <w:rsid w:val="00923573"/>
    <w:rsid w:val="00924834"/>
    <w:rsid w:val="00924A8B"/>
    <w:rsid w:val="009267DD"/>
    <w:rsid w:val="00927809"/>
    <w:rsid w:val="009317F5"/>
    <w:rsid w:val="009349F5"/>
    <w:rsid w:val="009365CE"/>
    <w:rsid w:val="0093660A"/>
    <w:rsid w:val="00936A08"/>
    <w:rsid w:val="00937069"/>
    <w:rsid w:val="00940297"/>
    <w:rsid w:val="0094259E"/>
    <w:rsid w:val="00943FA0"/>
    <w:rsid w:val="009473D0"/>
    <w:rsid w:val="00947AE5"/>
    <w:rsid w:val="00950F46"/>
    <w:rsid w:val="00952C35"/>
    <w:rsid w:val="00953687"/>
    <w:rsid w:val="00957DAF"/>
    <w:rsid w:val="00957F16"/>
    <w:rsid w:val="00963ECF"/>
    <w:rsid w:val="0096510F"/>
    <w:rsid w:val="00965352"/>
    <w:rsid w:val="009670E7"/>
    <w:rsid w:val="00972113"/>
    <w:rsid w:val="00973082"/>
    <w:rsid w:val="00973C8D"/>
    <w:rsid w:val="0097407D"/>
    <w:rsid w:val="009766A1"/>
    <w:rsid w:val="00976B93"/>
    <w:rsid w:val="00980269"/>
    <w:rsid w:val="00980CD8"/>
    <w:rsid w:val="00980DE7"/>
    <w:rsid w:val="0098142B"/>
    <w:rsid w:val="0098208A"/>
    <w:rsid w:val="00982155"/>
    <w:rsid w:val="00983AF8"/>
    <w:rsid w:val="00983B78"/>
    <w:rsid w:val="00986D88"/>
    <w:rsid w:val="00990898"/>
    <w:rsid w:val="00991A1C"/>
    <w:rsid w:val="00994F53"/>
    <w:rsid w:val="00997746"/>
    <w:rsid w:val="00997D1A"/>
    <w:rsid w:val="009A48B0"/>
    <w:rsid w:val="009A5D66"/>
    <w:rsid w:val="009A6D1A"/>
    <w:rsid w:val="009B1D32"/>
    <w:rsid w:val="009B2854"/>
    <w:rsid w:val="009B41A2"/>
    <w:rsid w:val="009B4435"/>
    <w:rsid w:val="009B504A"/>
    <w:rsid w:val="009C65CD"/>
    <w:rsid w:val="009C75AF"/>
    <w:rsid w:val="009D0955"/>
    <w:rsid w:val="009D0963"/>
    <w:rsid w:val="009D170A"/>
    <w:rsid w:val="009D2228"/>
    <w:rsid w:val="009D465A"/>
    <w:rsid w:val="009D50A5"/>
    <w:rsid w:val="009E07DC"/>
    <w:rsid w:val="009E161D"/>
    <w:rsid w:val="009E2815"/>
    <w:rsid w:val="009E3337"/>
    <w:rsid w:val="009E5643"/>
    <w:rsid w:val="009E56BF"/>
    <w:rsid w:val="009E7AB6"/>
    <w:rsid w:val="009F0ED4"/>
    <w:rsid w:val="009F119A"/>
    <w:rsid w:val="009F143D"/>
    <w:rsid w:val="009F1E7B"/>
    <w:rsid w:val="009F3075"/>
    <w:rsid w:val="009F376F"/>
    <w:rsid w:val="009F63A6"/>
    <w:rsid w:val="00A017F7"/>
    <w:rsid w:val="00A0196B"/>
    <w:rsid w:val="00A02434"/>
    <w:rsid w:val="00A056DC"/>
    <w:rsid w:val="00A10BD5"/>
    <w:rsid w:val="00A136E1"/>
    <w:rsid w:val="00A17FFA"/>
    <w:rsid w:val="00A22183"/>
    <w:rsid w:val="00A240BB"/>
    <w:rsid w:val="00A25339"/>
    <w:rsid w:val="00A258E2"/>
    <w:rsid w:val="00A329DB"/>
    <w:rsid w:val="00A3432F"/>
    <w:rsid w:val="00A34791"/>
    <w:rsid w:val="00A360CD"/>
    <w:rsid w:val="00A36A6A"/>
    <w:rsid w:val="00A373EF"/>
    <w:rsid w:val="00A40599"/>
    <w:rsid w:val="00A4465F"/>
    <w:rsid w:val="00A44CE7"/>
    <w:rsid w:val="00A46433"/>
    <w:rsid w:val="00A476A7"/>
    <w:rsid w:val="00A545C6"/>
    <w:rsid w:val="00A559BB"/>
    <w:rsid w:val="00A55AC7"/>
    <w:rsid w:val="00A61C94"/>
    <w:rsid w:val="00A621E2"/>
    <w:rsid w:val="00A6255F"/>
    <w:rsid w:val="00A62A20"/>
    <w:rsid w:val="00A669D8"/>
    <w:rsid w:val="00A720BA"/>
    <w:rsid w:val="00A72E3C"/>
    <w:rsid w:val="00A73A80"/>
    <w:rsid w:val="00A8085D"/>
    <w:rsid w:val="00A80D09"/>
    <w:rsid w:val="00A83A2F"/>
    <w:rsid w:val="00A91067"/>
    <w:rsid w:val="00A9382D"/>
    <w:rsid w:val="00A94D32"/>
    <w:rsid w:val="00A95384"/>
    <w:rsid w:val="00AA129D"/>
    <w:rsid w:val="00AA27E7"/>
    <w:rsid w:val="00AA2FF2"/>
    <w:rsid w:val="00AA3C6D"/>
    <w:rsid w:val="00AA547C"/>
    <w:rsid w:val="00AA6D9A"/>
    <w:rsid w:val="00AB0020"/>
    <w:rsid w:val="00AB12DD"/>
    <w:rsid w:val="00AB131F"/>
    <w:rsid w:val="00AB1687"/>
    <w:rsid w:val="00AB1B26"/>
    <w:rsid w:val="00AB47E0"/>
    <w:rsid w:val="00AC2B96"/>
    <w:rsid w:val="00AC338C"/>
    <w:rsid w:val="00AC4E30"/>
    <w:rsid w:val="00AC6403"/>
    <w:rsid w:val="00AC69FF"/>
    <w:rsid w:val="00AC70D3"/>
    <w:rsid w:val="00AD2B8A"/>
    <w:rsid w:val="00AE12EB"/>
    <w:rsid w:val="00AE2D10"/>
    <w:rsid w:val="00AE364D"/>
    <w:rsid w:val="00AE4262"/>
    <w:rsid w:val="00AF0412"/>
    <w:rsid w:val="00AF279E"/>
    <w:rsid w:val="00AF3B2E"/>
    <w:rsid w:val="00AF562F"/>
    <w:rsid w:val="00AF596D"/>
    <w:rsid w:val="00AF6189"/>
    <w:rsid w:val="00AF7611"/>
    <w:rsid w:val="00AF76D2"/>
    <w:rsid w:val="00B01ED7"/>
    <w:rsid w:val="00B01F7E"/>
    <w:rsid w:val="00B022AB"/>
    <w:rsid w:val="00B05B06"/>
    <w:rsid w:val="00B06E57"/>
    <w:rsid w:val="00B1757E"/>
    <w:rsid w:val="00B20C1C"/>
    <w:rsid w:val="00B20CC0"/>
    <w:rsid w:val="00B228D8"/>
    <w:rsid w:val="00B267B9"/>
    <w:rsid w:val="00B26E10"/>
    <w:rsid w:val="00B31083"/>
    <w:rsid w:val="00B31F26"/>
    <w:rsid w:val="00B449A7"/>
    <w:rsid w:val="00B500B8"/>
    <w:rsid w:val="00B50C19"/>
    <w:rsid w:val="00B54D70"/>
    <w:rsid w:val="00B554F4"/>
    <w:rsid w:val="00B56836"/>
    <w:rsid w:val="00B57699"/>
    <w:rsid w:val="00B57EA8"/>
    <w:rsid w:val="00B61424"/>
    <w:rsid w:val="00B64E66"/>
    <w:rsid w:val="00B65B86"/>
    <w:rsid w:val="00B660AC"/>
    <w:rsid w:val="00B66355"/>
    <w:rsid w:val="00B676E9"/>
    <w:rsid w:val="00B705D5"/>
    <w:rsid w:val="00B720C6"/>
    <w:rsid w:val="00B72542"/>
    <w:rsid w:val="00B7315C"/>
    <w:rsid w:val="00B73CBF"/>
    <w:rsid w:val="00B7515F"/>
    <w:rsid w:val="00B75518"/>
    <w:rsid w:val="00B77C6D"/>
    <w:rsid w:val="00B82915"/>
    <w:rsid w:val="00B832E1"/>
    <w:rsid w:val="00B836F9"/>
    <w:rsid w:val="00B85CB1"/>
    <w:rsid w:val="00B86443"/>
    <w:rsid w:val="00B8673D"/>
    <w:rsid w:val="00B86AB9"/>
    <w:rsid w:val="00B86B35"/>
    <w:rsid w:val="00B904B8"/>
    <w:rsid w:val="00B90712"/>
    <w:rsid w:val="00B93B65"/>
    <w:rsid w:val="00B93D73"/>
    <w:rsid w:val="00B9477D"/>
    <w:rsid w:val="00B94A49"/>
    <w:rsid w:val="00B95CE9"/>
    <w:rsid w:val="00B9660C"/>
    <w:rsid w:val="00BA0B77"/>
    <w:rsid w:val="00BA1F52"/>
    <w:rsid w:val="00BA2C26"/>
    <w:rsid w:val="00BA331E"/>
    <w:rsid w:val="00BA4E18"/>
    <w:rsid w:val="00BA504D"/>
    <w:rsid w:val="00BB0F15"/>
    <w:rsid w:val="00BB39E2"/>
    <w:rsid w:val="00BB5F6D"/>
    <w:rsid w:val="00BC09DE"/>
    <w:rsid w:val="00BC32F7"/>
    <w:rsid w:val="00BC6003"/>
    <w:rsid w:val="00BC635E"/>
    <w:rsid w:val="00BD10AB"/>
    <w:rsid w:val="00BD5D9A"/>
    <w:rsid w:val="00BD5FD1"/>
    <w:rsid w:val="00BD66BF"/>
    <w:rsid w:val="00BE0578"/>
    <w:rsid w:val="00BE0D40"/>
    <w:rsid w:val="00BE5125"/>
    <w:rsid w:val="00BE743A"/>
    <w:rsid w:val="00BF0B8D"/>
    <w:rsid w:val="00BF1766"/>
    <w:rsid w:val="00BF4B20"/>
    <w:rsid w:val="00BF50FD"/>
    <w:rsid w:val="00BF66CA"/>
    <w:rsid w:val="00BF724D"/>
    <w:rsid w:val="00BF72B4"/>
    <w:rsid w:val="00BF7894"/>
    <w:rsid w:val="00C04130"/>
    <w:rsid w:val="00C05DCB"/>
    <w:rsid w:val="00C06778"/>
    <w:rsid w:val="00C0788A"/>
    <w:rsid w:val="00C10F3E"/>
    <w:rsid w:val="00C11A95"/>
    <w:rsid w:val="00C11B35"/>
    <w:rsid w:val="00C1393D"/>
    <w:rsid w:val="00C13A4B"/>
    <w:rsid w:val="00C17B87"/>
    <w:rsid w:val="00C2181C"/>
    <w:rsid w:val="00C21F45"/>
    <w:rsid w:val="00C220B8"/>
    <w:rsid w:val="00C22E11"/>
    <w:rsid w:val="00C23488"/>
    <w:rsid w:val="00C24AD3"/>
    <w:rsid w:val="00C27257"/>
    <w:rsid w:val="00C326BE"/>
    <w:rsid w:val="00C32A55"/>
    <w:rsid w:val="00C3337A"/>
    <w:rsid w:val="00C334CA"/>
    <w:rsid w:val="00C34A21"/>
    <w:rsid w:val="00C37E57"/>
    <w:rsid w:val="00C40E7B"/>
    <w:rsid w:val="00C46244"/>
    <w:rsid w:val="00C46AFC"/>
    <w:rsid w:val="00C51030"/>
    <w:rsid w:val="00C526BB"/>
    <w:rsid w:val="00C54C6D"/>
    <w:rsid w:val="00C57112"/>
    <w:rsid w:val="00C57B9C"/>
    <w:rsid w:val="00C602E3"/>
    <w:rsid w:val="00C60726"/>
    <w:rsid w:val="00C63437"/>
    <w:rsid w:val="00C63FD6"/>
    <w:rsid w:val="00C662A2"/>
    <w:rsid w:val="00C671F5"/>
    <w:rsid w:val="00C70527"/>
    <w:rsid w:val="00C73F9B"/>
    <w:rsid w:val="00C7404A"/>
    <w:rsid w:val="00C80ECD"/>
    <w:rsid w:val="00C83D3A"/>
    <w:rsid w:val="00C847A5"/>
    <w:rsid w:val="00C9020A"/>
    <w:rsid w:val="00C910AA"/>
    <w:rsid w:val="00C921CD"/>
    <w:rsid w:val="00C96B17"/>
    <w:rsid w:val="00C979E1"/>
    <w:rsid w:val="00CA15D2"/>
    <w:rsid w:val="00CA4A0F"/>
    <w:rsid w:val="00CA4B89"/>
    <w:rsid w:val="00CA55C6"/>
    <w:rsid w:val="00CA629C"/>
    <w:rsid w:val="00CA6F91"/>
    <w:rsid w:val="00CB37DB"/>
    <w:rsid w:val="00CB4C9A"/>
    <w:rsid w:val="00CB5C4A"/>
    <w:rsid w:val="00CB5EAF"/>
    <w:rsid w:val="00CC118B"/>
    <w:rsid w:val="00CC1291"/>
    <w:rsid w:val="00CC1D8F"/>
    <w:rsid w:val="00CC50D7"/>
    <w:rsid w:val="00CC533D"/>
    <w:rsid w:val="00CC7E8A"/>
    <w:rsid w:val="00CD06D4"/>
    <w:rsid w:val="00CD0B9A"/>
    <w:rsid w:val="00CD3778"/>
    <w:rsid w:val="00CD4937"/>
    <w:rsid w:val="00CD4FC7"/>
    <w:rsid w:val="00CD57B6"/>
    <w:rsid w:val="00CE0C44"/>
    <w:rsid w:val="00CE44FA"/>
    <w:rsid w:val="00CE55F8"/>
    <w:rsid w:val="00CE5CE8"/>
    <w:rsid w:val="00CF1552"/>
    <w:rsid w:val="00CF1DC1"/>
    <w:rsid w:val="00CF5C57"/>
    <w:rsid w:val="00D0298C"/>
    <w:rsid w:val="00D0352E"/>
    <w:rsid w:val="00D03F1A"/>
    <w:rsid w:val="00D04519"/>
    <w:rsid w:val="00D0488B"/>
    <w:rsid w:val="00D050C3"/>
    <w:rsid w:val="00D05CF9"/>
    <w:rsid w:val="00D07ED6"/>
    <w:rsid w:val="00D11236"/>
    <w:rsid w:val="00D129AF"/>
    <w:rsid w:val="00D164E4"/>
    <w:rsid w:val="00D1739A"/>
    <w:rsid w:val="00D17D8D"/>
    <w:rsid w:val="00D2687A"/>
    <w:rsid w:val="00D27C9C"/>
    <w:rsid w:val="00D327FF"/>
    <w:rsid w:val="00D3363F"/>
    <w:rsid w:val="00D33F14"/>
    <w:rsid w:val="00D37A7F"/>
    <w:rsid w:val="00D37E96"/>
    <w:rsid w:val="00D4373B"/>
    <w:rsid w:val="00D44E43"/>
    <w:rsid w:val="00D52875"/>
    <w:rsid w:val="00D54EC8"/>
    <w:rsid w:val="00D551C2"/>
    <w:rsid w:val="00D561F4"/>
    <w:rsid w:val="00D615E0"/>
    <w:rsid w:val="00D617E0"/>
    <w:rsid w:val="00D62F38"/>
    <w:rsid w:val="00D6662D"/>
    <w:rsid w:val="00D71AAA"/>
    <w:rsid w:val="00D74470"/>
    <w:rsid w:val="00D80AD6"/>
    <w:rsid w:val="00D80EDA"/>
    <w:rsid w:val="00D84145"/>
    <w:rsid w:val="00D8568B"/>
    <w:rsid w:val="00D92FDB"/>
    <w:rsid w:val="00D94107"/>
    <w:rsid w:val="00D9470E"/>
    <w:rsid w:val="00D95B4F"/>
    <w:rsid w:val="00D960AB"/>
    <w:rsid w:val="00DA1FB8"/>
    <w:rsid w:val="00DA49AA"/>
    <w:rsid w:val="00DA54D5"/>
    <w:rsid w:val="00DA721F"/>
    <w:rsid w:val="00DA7FFC"/>
    <w:rsid w:val="00DB0F17"/>
    <w:rsid w:val="00DB332F"/>
    <w:rsid w:val="00DC029F"/>
    <w:rsid w:val="00DD0E5F"/>
    <w:rsid w:val="00DD10E6"/>
    <w:rsid w:val="00DD1BE9"/>
    <w:rsid w:val="00DD2788"/>
    <w:rsid w:val="00DD3F70"/>
    <w:rsid w:val="00DD4372"/>
    <w:rsid w:val="00DD5CA5"/>
    <w:rsid w:val="00DD6C3F"/>
    <w:rsid w:val="00DE006C"/>
    <w:rsid w:val="00DE50C1"/>
    <w:rsid w:val="00DE6054"/>
    <w:rsid w:val="00DF29FB"/>
    <w:rsid w:val="00DF3058"/>
    <w:rsid w:val="00DF6EB0"/>
    <w:rsid w:val="00DF762E"/>
    <w:rsid w:val="00DF770C"/>
    <w:rsid w:val="00DF7DB3"/>
    <w:rsid w:val="00E0065C"/>
    <w:rsid w:val="00E0102B"/>
    <w:rsid w:val="00E01950"/>
    <w:rsid w:val="00E02C81"/>
    <w:rsid w:val="00E03BBD"/>
    <w:rsid w:val="00E0463D"/>
    <w:rsid w:val="00E056AF"/>
    <w:rsid w:val="00E07637"/>
    <w:rsid w:val="00E10F5B"/>
    <w:rsid w:val="00E1437E"/>
    <w:rsid w:val="00E1638B"/>
    <w:rsid w:val="00E17096"/>
    <w:rsid w:val="00E20F9A"/>
    <w:rsid w:val="00E21E71"/>
    <w:rsid w:val="00E24DDE"/>
    <w:rsid w:val="00E317F7"/>
    <w:rsid w:val="00E3265F"/>
    <w:rsid w:val="00E32DB0"/>
    <w:rsid w:val="00E33B24"/>
    <w:rsid w:val="00E354AD"/>
    <w:rsid w:val="00E408A6"/>
    <w:rsid w:val="00E409CC"/>
    <w:rsid w:val="00E418D4"/>
    <w:rsid w:val="00E44244"/>
    <w:rsid w:val="00E44586"/>
    <w:rsid w:val="00E44B60"/>
    <w:rsid w:val="00E5060E"/>
    <w:rsid w:val="00E54B4E"/>
    <w:rsid w:val="00E555DE"/>
    <w:rsid w:val="00E56E82"/>
    <w:rsid w:val="00E62B1A"/>
    <w:rsid w:val="00E643B3"/>
    <w:rsid w:val="00E656B7"/>
    <w:rsid w:val="00E656D0"/>
    <w:rsid w:val="00E65EBD"/>
    <w:rsid w:val="00E71F74"/>
    <w:rsid w:val="00E74639"/>
    <w:rsid w:val="00E7473B"/>
    <w:rsid w:val="00E75361"/>
    <w:rsid w:val="00E851C9"/>
    <w:rsid w:val="00E904FC"/>
    <w:rsid w:val="00E9421A"/>
    <w:rsid w:val="00E95696"/>
    <w:rsid w:val="00E95FCE"/>
    <w:rsid w:val="00E96E3E"/>
    <w:rsid w:val="00EA0AD5"/>
    <w:rsid w:val="00EA0E1C"/>
    <w:rsid w:val="00EA29BE"/>
    <w:rsid w:val="00EA3575"/>
    <w:rsid w:val="00EA37CD"/>
    <w:rsid w:val="00EA457C"/>
    <w:rsid w:val="00EB1787"/>
    <w:rsid w:val="00EB1D16"/>
    <w:rsid w:val="00EB1D91"/>
    <w:rsid w:val="00EB1EE4"/>
    <w:rsid w:val="00EB4FB9"/>
    <w:rsid w:val="00EB5497"/>
    <w:rsid w:val="00EB62F1"/>
    <w:rsid w:val="00EB64C7"/>
    <w:rsid w:val="00EB74B5"/>
    <w:rsid w:val="00EB79CF"/>
    <w:rsid w:val="00EC07F5"/>
    <w:rsid w:val="00EC2300"/>
    <w:rsid w:val="00EC2E5A"/>
    <w:rsid w:val="00EC66AB"/>
    <w:rsid w:val="00EC66D2"/>
    <w:rsid w:val="00ED132C"/>
    <w:rsid w:val="00ED14D8"/>
    <w:rsid w:val="00ED4272"/>
    <w:rsid w:val="00EE126D"/>
    <w:rsid w:val="00EE5AE3"/>
    <w:rsid w:val="00EE5C39"/>
    <w:rsid w:val="00EE70FC"/>
    <w:rsid w:val="00EF173F"/>
    <w:rsid w:val="00EF33B3"/>
    <w:rsid w:val="00EF5A5C"/>
    <w:rsid w:val="00EF656E"/>
    <w:rsid w:val="00F00283"/>
    <w:rsid w:val="00F00A7B"/>
    <w:rsid w:val="00F0158C"/>
    <w:rsid w:val="00F02083"/>
    <w:rsid w:val="00F0383C"/>
    <w:rsid w:val="00F03B7F"/>
    <w:rsid w:val="00F07088"/>
    <w:rsid w:val="00F10D36"/>
    <w:rsid w:val="00F13291"/>
    <w:rsid w:val="00F145BD"/>
    <w:rsid w:val="00F15E7D"/>
    <w:rsid w:val="00F16F35"/>
    <w:rsid w:val="00F20476"/>
    <w:rsid w:val="00F217B7"/>
    <w:rsid w:val="00F329B8"/>
    <w:rsid w:val="00F340DD"/>
    <w:rsid w:val="00F341C3"/>
    <w:rsid w:val="00F353FF"/>
    <w:rsid w:val="00F36E07"/>
    <w:rsid w:val="00F406A9"/>
    <w:rsid w:val="00F4156F"/>
    <w:rsid w:val="00F41B68"/>
    <w:rsid w:val="00F44348"/>
    <w:rsid w:val="00F44808"/>
    <w:rsid w:val="00F47C65"/>
    <w:rsid w:val="00F50836"/>
    <w:rsid w:val="00F50C26"/>
    <w:rsid w:val="00F520BF"/>
    <w:rsid w:val="00F5227B"/>
    <w:rsid w:val="00F540ED"/>
    <w:rsid w:val="00F57C6E"/>
    <w:rsid w:val="00F60B5F"/>
    <w:rsid w:val="00F61457"/>
    <w:rsid w:val="00F62F84"/>
    <w:rsid w:val="00F633F4"/>
    <w:rsid w:val="00F63EE4"/>
    <w:rsid w:val="00F65787"/>
    <w:rsid w:val="00F65C90"/>
    <w:rsid w:val="00F7582E"/>
    <w:rsid w:val="00F764EB"/>
    <w:rsid w:val="00F81FF6"/>
    <w:rsid w:val="00F832C3"/>
    <w:rsid w:val="00F83359"/>
    <w:rsid w:val="00F84BC3"/>
    <w:rsid w:val="00F90D08"/>
    <w:rsid w:val="00F917EE"/>
    <w:rsid w:val="00F9682C"/>
    <w:rsid w:val="00F97BCC"/>
    <w:rsid w:val="00FA05DB"/>
    <w:rsid w:val="00FA4494"/>
    <w:rsid w:val="00FA4AB1"/>
    <w:rsid w:val="00FB07B7"/>
    <w:rsid w:val="00FB1887"/>
    <w:rsid w:val="00FB39F1"/>
    <w:rsid w:val="00FB4EEA"/>
    <w:rsid w:val="00FB676F"/>
    <w:rsid w:val="00FC252D"/>
    <w:rsid w:val="00FC592B"/>
    <w:rsid w:val="00FC5F85"/>
    <w:rsid w:val="00FC6F0B"/>
    <w:rsid w:val="00FC79DF"/>
    <w:rsid w:val="00FD3A19"/>
    <w:rsid w:val="00FE0805"/>
    <w:rsid w:val="00FE0AF8"/>
    <w:rsid w:val="00FE1982"/>
    <w:rsid w:val="00FE249E"/>
    <w:rsid w:val="00FE3F36"/>
    <w:rsid w:val="00FE4243"/>
    <w:rsid w:val="00FE5335"/>
    <w:rsid w:val="00FE7318"/>
    <w:rsid w:val="00FE7F7B"/>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97D3D60D-DD1B-4AE5-AD8E-2D9B8073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UnresolvedMention4">
    <w:name w:val="Unresolved Mention4"/>
    <w:basedOn w:val="a0"/>
    <w:uiPriority w:val="99"/>
    <w:semiHidden/>
    <w:unhideWhenUsed/>
    <w:rsid w:val="00FF03B1"/>
    <w:rPr>
      <w:color w:val="605E5C"/>
      <w:shd w:val="clear" w:color="auto" w:fill="E1DFDD"/>
    </w:rPr>
  </w:style>
  <w:style w:type="character" w:styleId="af2">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3">
    <w:name w:val="Revision"/>
    <w:hidden/>
    <w:uiPriority w:val="99"/>
    <w:semiHidden/>
    <w:rsid w:val="00525427"/>
    <w:pPr>
      <w:spacing w:after="0" w:line="240" w:lineRule="auto"/>
    </w:pPr>
  </w:style>
  <w:style w:type="character" w:styleId="af4">
    <w:name w:val="line number"/>
    <w:basedOn w:val="a0"/>
    <w:uiPriority w:val="99"/>
    <w:semiHidden/>
    <w:unhideWhenUsed/>
    <w:rsid w:val="00633D71"/>
  </w:style>
  <w:style w:type="character" w:customStyle="1" w:styleId="11">
    <w:name w:val="未处理的提及1"/>
    <w:basedOn w:val="a0"/>
    <w:uiPriority w:val="99"/>
    <w:semiHidden/>
    <w:unhideWhenUsed/>
    <w:rsid w:val="00816D10"/>
    <w:rPr>
      <w:color w:val="605E5C"/>
      <w:shd w:val="clear" w:color="auto" w:fill="E1DFDD"/>
    </w:rPr>
  </w:style>
  <w:style w:type="character" w:styleId="af5">
    <w:name w:val="Unresolved Mention"/>
    <w:basedOn w:val="a0"/>
    <w:uiPriority w:val="99"/>
    <w:semiHidden/>
    <w:unhideWhenUsed/>
    <w:rsid w:val="00321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457293">
      <w:bodyDiv w:val="1"/>
      <w:marLeft w:val="0"/>
      <w:marRight w:val="0"/>
      <w:marTop w:val="0"/>
      <w:marBottom w:val="0"/>
      <w:divBdr>
        <w:top w:val="none" w:sz="0" w:space="0" w:color="auto"/>
        <w:left w:val="none" w:sz="0" w:space="0" w:color="auto"/>
        <w:bottom w:val="none" w:sz="0" w:space="0" w:color="auto"/>
        <w:right w:val="none" w:sz="0" w:space="0" w:color="auto"/>
      </w:divBdr>
    </w:div>
    <w:div w:id="298652861">
      <w:bodyDiv w:val="1"/>
      <w:marLeft w:val="0"/>
      <w:marRight w:val="0"/>
      <w:marTop w:val="0"/>
      <w:marBottom w:val="0"/>
      <w:divBdr>
        <w:top w:val="none" w:sz="0" w:space="0" w:color="auto"/>
        <w:left w:val="none" w:sz="0" w:space="0" w:color="auto"/>
        <w:bottom w:val="none" w:sz="0" w:space="0" w:color="auto"/>
        <w:right w:val="none" w:sz="0" w:space="0" w:color="auto"/>
      </w:divBdr>
    </w:div>
    <w:div w:id="318775356">
      <w:bodyDiv w:val="1"/>
      <w:marLeft w:val="0"/>
      <w:marRight w:val="0"/>
      <w:marTop w:val="0"/>
      <w:marBottom w:val="0"/>
      <w:divBdr>
        <w:top w:val="none" w:sz="0" w:space="0" w:color="auto"/>
        <w:left w:val="none" w:sz="0" w:space="0" w:color="auto"/>
        <w:bottom w:val="none" w:sz="0" w:space="0" w:color="auto"/>
        <w:right w:val="none" w:sz="0" w:space="0" w:color="auto"/>
      </w:divBdr>
    </w:div>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704251498">
      <w:bodyDiv w:val="1"/>
      <w:marLeft w:val="0"/>
      <w:marRight w:val="0"/>
      <w:marTop w:val="0"/>
      <w:marBottom w:val="0"/>
      <w:divBdr>
        <w:top w:val="none" w:sz="0" w:space="0" w:color="auto"/>
        <w:left w:val="none" w:sz="0" w:space="0" w:color="auto"/>
        <w:bottom w:val="none" w:sz="0" w:space="0" w:color="auto"/>
        <w:right w:val="none" w:sz="0" w:space="0" w:color="auto"/>
      </w:divBdr>
    </w:div>
    <w:div w:id="739983988">
      <w:bodyDiv w:val="1"/>
      <w:marLeft w:val="0"/>
      <w:marRight w:val="0"/>
      <w:marTop w:val="0"/>
      <w:marBottom w:val="0"/>
      <w:divBdr>
        <w:top w:val="none" w:sz="0" w:space="0" w:color="auto"/>
        <w:left w:val="none" w:sz="0" w:space="0" w:color="auto"/>
        <w:bottom w:val="none" w:sz="0" w:space="0" w:color="auto"/>
        <w:right w:val="none" w:sz="0" w:space="0" w:color="auto"/>
      </w:divBdr>
    </w:div>
    <w:div w:id="868880173">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360819711">
      <w:bodyDiv w:val="1"/>
      <w:marLeft w:val="0"/>
      <w:marRight w:val="0"/>
      <w:marTop w:val="0"/>
      <w:marBottom w:val="0"/>
      <w:divBdr>
        <w:top w:val="none" w:sz="0" w:space="0" w:color="auto"/>
        <w:left w:val="none" w:sz="0" w:space="0" w:color="auto"/>
        <w:bottom w:val="none" w:sz="0" w:space="0" w:color="auto"/>
        <w:right w:val="none" w:sz="0" w:space="0" w:color="auto"/>
      </w:divBdr>
    </w:div>
    <w:div w:id="1409814004">
      <w:bodyDiv w:val="1"/>
      <w:marLeft w:val="0"/>
      <w:marRight w:val="0"/>
      <w:marTop w:val="0"/>
      <w:marBottom w:val="0"/>
      <w:divBdr>
        <w:top w:val="none" w:sz="0" w:space="0" w:color="auto"/>
        <w:left w:val="none" w:sz="0" w:space="0" w:color="auto"/>
        <w:bottom w:val="none" w:sz="0" w:space="0" w:color="auto"/>
        <w:right w:val="none" w:sz="0" w:space="0" w:color="auto"/>
      </w:divBdr>
    </w:div>
    <w:div w:id="1611157442">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43934725">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en.wikipedia.org/wiki/Flow_stress" TargetMode="External"/><Relationship Id="rId7" Type="http://schemas.openxmlformats.org/officeDocument/2006/relationships/image" Target="media/image14.png"/><Relationship Id="rId2" Type="http://schemas.openxmlformats.org/officeDocument/2006/relationships/hyperlink" Target="https://en.wikipedia.org/wiki/Metal" TargetMode="External"/><Relationship Id="rId1" Type="http://schemas.openxmlformats.org/officeDocument/2006/relationships/image" Target="media/image10.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205" Type="http://schemas.openxmlformats.org/officeDocument/2006/relationships/oleObject" Target="embeddings/oleObject8.bin"/><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oleObject" Target="embeddings/oleObject1.bin"/><Relationship Id="rId206" Type="http://schemas.openxmlformats.org/officeDocument/2006/relationships/image" Target="media/image8.e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image" Target="media/image2.emf"/><Relationship Id="rId207" Type="http://schemas.openxmlformats.org/officeDocument/2006/relationships/oleObject" Target="embeddings/oleObject9.bin"/><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4" Type="http://schemas.openxmlformats.org/officeDocument/2006/relationships/customXml" Target="../customXml/item24.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31" Type="http://schemas.openxmlformats.org/officeDocument/2006/relationships/customXml" Target="../customXml/item131.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208" Type="http://schemas.openxmlformats.org/officeDocument/2006/relationships/image" Target="media/image9.emf"/><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209" Type="http://schemas.openxmlformats.org/officeDocument/2006/relationships/oleObject" Target="embeddings/oleObject10.bin"/><Relationship Id="rId190" Type="http://schemas.microsoft.com/office/2016/09/relationships/commentsIds" Target="commentsIds.xml"/><Relationship Id="rId204" Type="http://schemas.openxmlformats.org/officeDocument/2006/relationships/image" Target="media/image7.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10" Type="http://schemas.openxmlformats.org/officeDocument/2006/relationships/hyperlink" Target="https://www.digitalvidya.com/blog/types-of-neural-networks/" TargetMode="Externa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oleObject" Target="embeddings/oleObject6.bin"/><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11" Type="http://schemas.openxmlformats.org/officeDocument/2006/relationships/fontTable" Target="fontTable.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oleObject" Target="embeddings/oleObject4.bin"/><Relationship Id="rId201" Type="http://schemas.openxmlformats.org/officeDocument/2006/relationships/image" Target="media/image5.png"/><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12" Type="http://schemas.microsoft.com/office/2011/relationships/people" Target="people.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4.emf"/><Relationship Id="rId202" Type="http://schemas.openxmlformats.org/officeDocument/2006/relationships/image" Target="media/image6.emf"/><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1" Type="http://schemas.openxmlformats.org/officeDocument/2006/relationships/customXml" Target="../customXml/item71.xml"/><Relationship Id="rId92" Type="http://schemas.openxmlformats.org/officeDocument/2006/relationships/customXml" Target="../customXml/item92.xml"/><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customXml" Target="../customXml/item29.xml"/><Relationship Id="rId40" Type="http://schemas.openxmlformats.org/officeDocument/2006/relationships/customXml" Target="../customXml/item40.xml"/><Relationship Id="rId115" Type="http://schemas.openxmlformats.org/officeDocument/2006/relationships/customXml" Target="../customXml/item115.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99" Type="http://schemas.openxmlformats.org/officeDocument/2006/relationships/oleObject" Target="embeddings/oleObject5.bin"/><Relationship Id="rId203"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0.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00.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01.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02.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03.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104.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105.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06.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07.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08.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09.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11.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110.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11.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12.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113.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14.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15.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16.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117.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118.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119.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12.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20.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121.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122.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23.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24.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125.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26.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127.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28.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29.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3.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130.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31.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132.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133.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134.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35.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136.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37.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138.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139.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4.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140.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141.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142.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43.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44.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45.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46.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47.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148.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149.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5.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50.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51.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152.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53.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54.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155.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56.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157.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58.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59.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6.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160.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161.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162.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163.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164.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65.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166.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167.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68.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69.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7.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70.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171.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172.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173.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174.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75.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176.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77.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78.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79.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8.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80.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81.xml><?xml version="1.0" encoding="utf-8"?>
<ds:datastoreItem xmlns:ds="http://schemas.openxmlformats.org/officeDocument/2006/customXml" ds:itemID="{AB719C13-7E26-484D-989C-B3DCAFAAEAB9}">
  <ds:schemaRefs>
    <ds:schemaRef ds:uri="http://schemas.openxmlformats.org/officeDocument/2006/bibliography"/>
  </ds:schemaRefs>
</ds:datastoreItem>
</file>

<file path=customXml/itemProps19.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2.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20.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21.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22.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23.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24.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25.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26.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27.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28.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29.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3.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30.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31.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32.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33.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34.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35.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36.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37.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38.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39.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4.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40.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41.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42.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43.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44.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45.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46.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47.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48.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49.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5.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50.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51.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52.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53.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54.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55.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56.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57.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58.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59.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6.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60.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61.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62.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63.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64.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65.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66.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67.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68.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69.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7.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70.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71.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72.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73.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74.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75.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76.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77.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78.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79.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8.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80.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81.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82.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83.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84.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85.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86.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87.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88.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89.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9.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90.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91.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92.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93.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94.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95.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96.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97.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98.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99.xml><?xml version="1.0" encoding="utf-8"?>
<ds:datastoreItem xmlns:ds="http://schemas.openxmlformats.org/officeDocument/2006/customXml" ds:itemID="{0E0E3CCC-5ECE-4242-B3F0-33BA315934B9}">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3204</TotalTime>
  <Pages>1</Pages>
  <Words>36159</Words>
  <Characters>206108</Characters>
  <Application>Microsoft Office Word</Application>
  <DocSecurity>0</DocSecurity>
  <Lines>1717</Lines>
  <Paragraphs>483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Ove Jason</cp:lastModifiedBy>
  <cp:revision>111</cp:revision>
  <dcterms:created xsi:type="dcterms:W3CDTF">2019-08-11T23:48:00Z</dcterms:created>
  <dcterms:modified xsi:type="dcterms:W3CDTF">2019-08-18T09:54:00Z</dcterms:modified>
</cp:coreProperties>
</file>