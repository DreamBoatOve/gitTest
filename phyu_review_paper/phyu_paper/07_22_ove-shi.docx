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proofErr w:type="spellStart"/>
      <w:r w:rsidRPr="00BD264A">
        <w:rPr>
          <w:rFonts w:ascii="Times New Roman" w:eastAsia="Batang" w:hAnsi="Times New Roman"/>
          <w:w w:val="89"/>
          <w:sz w:val="21"/>
          <w:szCs w:val="21"/>
        </w:rPr>
        <w:t>Phyu</w:t>
      </w:r>
      <w:proofErr w:type="spellEnd"/>
      <w:r w:rsidRPr="00BD264A">
        <w:rPr>
          <w:rFonts w:ascii="Times New Roman" w:eastAsia="Batang" w:hAnsi="Times New Roman"/>
          <w:w w:val="89"/>
          <w:sz w:val="21"/>
          <w:szCs w:val="21"/>
        </w:rPr>
        <w:t xml:space="preserve"> </w:t>
      </w:r>
      <w:proofErr w:type="spellStart"/>
      <w:r w:rsidRPr="00BD264A">
        <w:rPr>
          <w:rFonts w:ascii="Times New Roman" w:eastAsia="Batang" w:hAnsi="Times New Roman"/>
          <w:w w:val="89"/>
          <w:sz w:val="21"/>
          <w:szCs w:val="21"/>
        </w:rPr>
        <w:t>Hnin</w:t>
      </w:r>
      <w:proofErr w:type="spellEnd"/>
      <w:r w:rsidRPr="00BD264A">
        <w:rPr>
          <w:rFonts w:ascii="Times New Roman" w:eastAsia="Batang" w:hAnsi="Times New Roman"/>
          <w:w w:val="89"/>
          <w:sz w:val="21"/>
          <w:szCs w:val="21"/>
        </w:rPr>
        <w:t xml:space="preserve">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proofErr w:type="spellStart"/>
      <w:r w:rsidRPr="00BD264A">
        <w:rPr>
          <w:rFonts w:ascii="Times New Roman" w:eastAsia="Batang" w:hAnsi="Times New Roman"/>
          <w:spacing w:val="-10"/>
          <w:sz w:val="21"/>
          <w:szCs w:val="21"/>
        </w:rPr>
        <w:t>Peng</w:t>
      </w:r>
      <w:proofErr w:type="spellEnd"/>
      <w:r w:rsidRPr="00BD264A">
        <w:rPr>
          <w:rFonts w:ascii="Times New Roman" w:eastAsia="Batang" w:hAnsi="Times New Roman"/>
          <w:spacing w:val="-10"/>
          <w:sz w:val="21"/>
          <w:szCs w:val="21"/>
        </w:rPr>
        <w:t xml:space="preserve">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proofErr w:type="spellStart"/>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proofErr w:type="spellEnd"/>
      <w:r w:rsidRPr="00CA0B62">
        <w:rPr>
          <w:rFonts w:ascii="Times New Roman" w:hAnsi="Times New Roman"/>
          <w:iCs/>
          <w:spacing w:val="1"/>
          <w:w w:val="74"/>
          <w:sz w:val="20"/>
          <w:szCs w:val="20"/>
        </w:rPr>
        <w:t xml:space="preserve">, </w:t>
      </w:r>
      <w:proofErr w:type="spellStart"/>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roofErr w:type="spellEnd"/>
    </w:p>
    <w:p w14:paraId="5BEBF142" w14:textId="77777777" w:rsidR="00CF1552" w:rsidRDefault="00205DC2" w:rsidP="00C3337A">
      <w:pPr>
        <w:pStyle w:val="1"/>
        <w:numPr>
          <w:ilvl w:val="0"/>
          <w:numId w:val="0"/>
        </w:numPr>
        <w:ind w:left="432" w:hanging="432"/>
      </w:pPr>
      <w:r>
        <w:t>Abstract</w:t>
      </w:r>
    </w:p>
    <w:p w14:paraId="0593505D" w14:textId="0DED11B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1226D2">
        <w:rPr>
          <w:rFonts w:ascii="Times New Roman" w:hAnsi="Times New Roman" w:cs="Times New Roman"/>
          <w:sz w:val="24"/>
          <w:szCs w:val="24"/>
        </w:rPr>
        <w:t>some typical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0AF0DA3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Keyword: </w:t>
      </w:r>
      <w:r w:rsidR="001226D2">
        <w:rPr>
          <w:rFonts w:ascii="Times New Roman" w:hAnsi="Times New Roman" w:cs="Times New Roman"/>
          <w:sz w:val="24"/>
          <w:szCs w:val="24"/>
        </w:rPr>
        <w:t xml:space="preserve">artificial neural network, </w:t>
      </w:r>
      <w:r>
        <w:rPr>
          <w:rFonts w:ascii="Times New Roman" w:hAnsi="Times New Roman" w:cs="Times New Roman"/>
          <w:sz w:val="24"/>
          <w:szCs w:val="24"/>
        </w:rPr>
        <w:t xml:space="preserve">materials performance prediction, </w:t>
      </w:r>
      <w:r w:rsidR="001226D2">
        <w:rPr>
          <w:rFonts w:ascii="Times New Roman" w:hAnsi="Times New Roman" w:cs="Times New Roman"/>
          <w:sz w:val="24"/>
          <w:szCs w:val="24"/>
        </w:rPr>
        <w:t xml:space="preserve">materials design, </w:t>
      </w:r>
      <w:r>
        <w:rPr>
          <w:rFonts w:ascii="Times New Roman" w:hAnsi="Times New Roman" w:cs="Times New Roman"/>
          <w:sz w:val="24"/>
          <w:szCs w:val="24"/>
        </w:rPr>
        <w:t>multilayer perceptron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215C6D1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artificial neural network (ANN) was evolved as an </w:t>
      </w:r>
      <w:r>
        <w:rPr>
          <w:rFonts w:ascii="Times New Roman" w:hAnsi="Times New Roman" w:cs="Times New Roman"/>
          <w:sz w:val="24"/>
          <w:szCs w:val="24"/>
        </w:rPr>
        <w:lastRenderedPageBreak/>
        <w:t xml:space="preserve">efficient way. ANN analysis can produce satisfactory prediction results of materials properties, compared to 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04F54">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27B728E0"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&lt;EndNote&gt;&lt;Cite&gt;&lt;Author&gt;Bhadeshia&lt;/Author&gt;&lt;Year&gt;2009&lt;/Year&gt;&lt;RecNum&gt;56&lt;/RecNum&gt;&lt;DisplayText&gt;[3]&lt;/DisplayText&gt;&lt;record&gt;&lt;rec-number&gt;56&lt;/rec-number&gt;&lt;foreign-keys&gt;&lt;key app="EN" db-id="909v2wsdarxet0er2papedrtdfde0xxra5af" timestamp="1560339664"&gt;56&lt;/key&gt;&lt;/foreign-keys&gt;&lt;ref-type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56" w:history="1">
        <w:r w:rsidR="00604F54">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&lt;EndNote&gt;&lt;Cite&gt;&lt;Author&gt;Vera&lt;/Author&gt;&lt;Year&gt;2014&lt;/Year&gt;&lt;RecNum&gt;54&lt;/RecNum&gt;&lt;DisplayText&gt;[4]&lt;/DisplayText&gt;&lt;record&gt;&lt;rec-number&gt;54&lt;/rec-number&gt;&lt;foreign-keys&gt;&lt;key app="EN" db-id="909v2wsdarxet0er2papedrtdfde0xxra5af" timestamp="1560339663"&gt;54&lt;/key&gt;&lt;/foreign-keys&gt;&lt;ref-type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54" w:history="1">
        <w:r w:rsidR="00604F54">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6"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6"/>
      <w:r>
        <w:rPr>
          <w:rFonts w:ascii="Times New Roman" w:hAnsi="Times New Roman" w:cs="Times New Roman"/>
          <w:sz w:val="24"/>
          <w:szCs w:val="24"/>
        </w:rPr>
        <w:t xml:space="preserve"> </w:t>
      </w:r>
    </w:p>
    <w:p w14:paraId="65E5C207" w14:textId="58BC7E21"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7"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w:t>
      </w:r>
      <w:proofErr w:type="spellStart"/>
      <w:r w:rsidR="00B93B65">
        <w:rPr>
          <w:rFonts w:ascii="Times New Roman" w:hAnsi="Times New Roman" w:cs="Times New Roman"/>
          <w:sz w:val="24"/>
          <w:szCs w:val="24"/>
        </w:rPr>
        <w:t>MLP</w:t>
      </w:r>
      <w:proofErr w:type="spellEnd"/>
      <w:r w:rsidR="00B93B65">
        <w:rPr>
          <w:rFonts w:ascii="Times New Roman" w:hAnsi="Times New Roman" w:cs="Times New Roman"/>
          <w:sz w:val="24"/>
          <w:szCs w:val="24"/>
        </w:rPr>
        <w:t xml:space="preserve"> and </w:t>
      </w:r>
      <w:proofErr w:type="spellStart"/>
      <w:r w:rsidR="00B93B65">
        <w:rPr>
          <w:rFonts w:ascii="Times New Roman" w:hAnsi="Times New Roman" w:cs="Times New Roman"/>
          <w:sz w:val="24"/>
          <w:szCs w:val="24"/>
        </w:rPr>
        <w:t>BPNN</w:t>
      </w:r>
      <w:proofErr w:type="spellEnd"/>
      <w:r w:rsidR="00B93B65">
        <w:rPr>
          <w:rFonts w:ascii="Times New Roman" w:hAnsi="Times New Roman" w:cs="Times New Roman"/>
          <w:sz w:val="24"/>
          <w:szCs w:val="24"/>
        </w:rPr>
        <w:t xml:space="preserve">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7"/>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26293821"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w:t>
      </w:r>
      <w:r w:rsidR="0002666E">
        <w:rPr>
          <w:rFonts w:ascii="Times New Roman" w:hAnsi="Times New Roman" w:cs="Times New Roman"/>
          <w:sz w:val="24"/>
          <w:szCs w:val="24"/>
        </w:rPr>
        <w:t>s</w:t>
      </w:r>
      <w:r w:rsidR="00205DC2" w:rsidRPr="00EF33B3">
        <w:rPr>
          <w:rFonts w:ascii="Times New Roman" w:hAnsi="Times New Roman" w:cs="Times New Roman"/>
          <w:sz w:val="24"/>
          <w:szCs w:val="24"/>
        </w:rPr>
        <w:t>. Those neurons are firstly grouped into layers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r w:rsidR="00205DC2" w:rsidRPr="00EF33B3">
        <w:rPr>
          <w:rFonts w:ascii="Times New Roman" w:hAnsi="Times New Roman" w:cs="Times New Roman"/>
          <w:sz w:val="24"/>
          <w:szCs w:val="24"/>
        </w:rPr>
        <w:t xml:space="preserve">That kind of movement from the input layer to the output layer is known as feed forward propagation. When there is error </w:t>
      </w:r>
      <w:r w:rsidR="00205DC2" w:rsidRPr="00EF33B3">
        <w:rPr>
          <w:rFonts w:ascii="Times New Roman" w:hAnsi="Times New Roman" w:cs="Times New Roman"/>
          <w:sz w:val="24"/>
          <w:szCs w:val="24"/>
        </w:rPr>
        <w:lastRenderedPageBreak/>
        <w:t xml:space="preserve">between the actual output and the expected output at the output layer, the weights and biases of neurons will be updated to reduce the error in </w:t>
      </w:r>
      <w:proofErr w:type="spellStart"/>
      <w:r w:rsidR="00205DC2" w:rsidRPr="00EF33B3">
        <w:rPr>
          <w:rFonts w:ascii="Times New Roman" w:hAnsi="Times New Roman" w:cs="Times New Roman"/>
          <w:sz w:val="24"/>
          <w:szCs w:val="24"/>
        </w:rPr>
        <w:t>backpropagation</w:t>
      </w:r>
      <w:proofErr w:type="spellEnd"/>
      <w:r w:rsidR="00205DC2" w:rsidRPr="00EF33B3">
        <w:rPr>
          <w:rFonts w:ascii="Times New Roman" w:hAnsi="Times New Roman" w:cs="Times New Roman"/>
          <w:sz w:val="24"/>
          <w:szCs w:val="24"/>
        </w:rPr>
        <w:t xml:space="preserve">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error between actual output and 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&lt;EndNote&gt;&lt;Cite&gt;&lt;Author&gt;Rojas&lt;/Author&gt;&lt;Year&gt;1996&lt;/Year&gt;&lt;RecNum&gt;50&lt;/RecNum&gt;&lt;DisplayText&gt;[6]&lt;/DisplayText&gt;&lt;record&gt;&lt;rec-number&gt;50&lt;/rec-number&gt;&lt;foreign-keys&gt;&lt;key app="EN" db-id="909v2wsdarxet0er2papedrtdfde0xxra5af" timestamp="1560339661"&gt;50&lt;/key&gt;&lt;/foreign-keys&gt;&lt;ref-type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 w:history="1">
        <w:r w:rsidR="00604F54">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&lt;EndNote&gt;&lt;Cite&gt;&lt;Author&gt;Demuth&lt;/Author&gt;&lt;Year&gt;2014&lt;/Year&gt;&lt;RecNum&gt;45&lt;/RecNum&gt;&lt;DisplayText&gt;[7]&lt;/DisplayText&gt;&lt;record&gt;&lt;rec-number&gt;45&lt;/rec-number&gt;&lt;foreign-keys&gt;&lt;key app="EN" db-id="909v2wsdarxet0er2papedrtdfde0xxra5af" timestamp="1560339658"&gt;45&lt;/key&gt;&lt;/foreign-keys&gt;&lt;ref-type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45" w:history="1">
        <w:r w:rsidR="00604F54">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&lt;EndNote&gt;&lt;Cite&gt;&lt;Author&gt;Fausett&lt;/Author&gt;&lt;Year&gt;1994&lt;/Year&gt;&lt;RecNum&gt;32&lt;/RecNum&gt;&lt;DisplayText&gt;[8]&lt;/DisplayText&gt;&lt;record&gt;&lt;rec-number&gt;32&lt;/rec-number&gt;&lt;foreign-keys&gt;&lt;key app="EN" db-id="909v2wsdarxet0er2papedrtdfde0xxra5af" timestamp="1560339647"&gt;32&lt;/key&gt;&lt;/foreign-keys&gt;&lt;ref-type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32" w:history="1">
        <w:r w:rsidR="00604F54">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762110E5"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&lt;EndNote&gt;&lt;Cite&gt;&lt;Author&gt;Graupe&lt;/Author&gt;&lt;Year&gt;2013&lt;/Year&gt;&lt;RecNum&gt;74&lt;/RecNum&gt;&lt;DisplayText&gt;[5]&lt;/DisplayText&gt;&lt;record&gt;&lt;rec-number&gt;74&lt;/rec-number&gt;&lt;foreign-keys&gt;&lt;key app="EN" db-id="909v2wsdarxet0er2papedrtdfde0xxra5af" timestamp="1560339679"&gt;74&lt;/key&gt;&lt;/foreign-keys&gt;&lt;ref-type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74" w:history="1">
        <w:r w:rsidR="00604F54">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8" w:name="_Hlk3226792"/>
      <w:r>
        <w:rPr>
          <w:rFonts w:ascii="Times New Roman" w:hAnsi="Times New Roman" w:cs="Times New Roman"/>
          <w:sz w:val="24"/>
          <w:szCs w:val="24"/>
        </w:rPr>
        <w:t xml:space="preserve">Fig 1 </w:t>
      </w:r>
      <w:bookmarkEnd w:id="8"/>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31793E">
        <w:rPr>
          <w:rFonts w:ascii="Times New Roman" w:hAnsi="Times New Roman" w:cs="Times New Roman"/>
          <w:sz w:val="24"/>
          <w:szCs w:val="24"/>
        </w:rPr>
        <w:t>s</w:t>
      </w:r>
      <w:r w:rsidR="00F97BCC">
        <w:rPr>
          <w:rFonts w:ascii="Times New Roman" w:hAnsi="Times New Roman" w:cs="Times New Roman"/>
          <w:sz w:val="24"/>
          <w:szCs w:val="24"/>
        </w:rPr>
        <w:t xml:space="preserve"> and </w:t>
      </w:r>
      <w:r>
        <w:rPr>
          <w:rFonts w:ascii="Times New Roman" w:hAnsi="Times New Roman" w:cs="Times New Roman"/>
          <w:sz w:val="24"/>
          <w:szCs w:val="24"/>
        </w:rPr>
        <w:t>the number of neuron</w:t>
      </w:r>
      <w:r w:rsidR="0031793E">
        <w:rPr>
          <w:rFonts w:ascii="Times New Roman" w:hAnsi="Times New Roman" w:cs="Times New Roman"/>
          <w:sz w:val="24"/>
          <w:szCs w:val="24"/>
        </w:rPr>
        <w:t>s</w:t>
      </w:r>
      <w:r>
        <w:rPr>
          <w:rFonts w:ascii="Times New Roman" w:hAnsi="Times New Roman" w:cs="Times New Roman"/>
          <w:sz w:val="24"/>
          <w:szCs w:val="24"/>
        </w:rPr>
        <w:t xml:space="preserve">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221.25pt" o:ole="">
            <v:imagedata r:id="rId189" o:title=""/>
          </v:shape>
          <o:OLEObject Type="Embed" ProgID="Visio.Drawing.11" ShapeID="_x0000_i1025" DrawAspect="Content" ObjectID="_1626012898" r:id="rId190"/>
        </w:object>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9" w:name="_Hlk1628937"/>
      <w:proofErr w:type="gramStart"/>
      <w:r w:rsidRPr="004D1704">
        <w:rPr>
          <w:rFonts w:ascii="Times New Roman" w:hAnsi="Times New Roman" w:cs="Times New Roman"/>
          <w:b/>
          <w:bCs/>
          <w:sz w:val="24"/>
          <w:szCs w:val="24"/>
        </w:rPr>
        <w:t>Fig 1</w:t>
      </w:r>
      <w:r w:rsidRPr="004D1704">
        <w:rPr>
          <w:rFonts w:ascii="Times New Roman" w:hAnsi="Times New Roman" w:cs="Times New Roman"/>
          <w:sz w:val="24"/>
          <w:szCs w:val="24"/>
        </w:rPr>
        <w:t>.</w:t>
      </w:r>
      <w:proofErr w:type="gramEnd"/>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9"/>
    </w:p>
    <w:p w14:paraId="7B859B49" w14:textId="42A9730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0" w:name="_Hlk536574483"/>
      <w:r>
        <w:rPr>
          <w:rFonts w:ascii="Times New Roman" w:hAnsi="Times New Roman" w:cs="Times New Roman"/>
          <w:sz w:val="24"/>
          <w:szCs w:val="24"/>
        </w:rPr>
        <w:t>(</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1</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2</w:t>
      </w:r>
      <w:proofErr w:type="spellEnd"/>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0"/>
      <w:r>
        <w:rPr>
          <w:rFonts w:ascii="Times New Roman" w:hAnsi="Times New Roman" w:cs="Times New Roman"/>
          <w:sz w:val="24"/>
          <w:szCs w:val="24"/>
        </w:rPr>
        <w:t xml:space="preserve">are connected to the neurons of the single layer via their corresponding weights </w:t>
      </w:r>
      <w:bookmarkStart w:id="11" w:name="_Hlk536574518"/>
      <w:r>
        <w:rPr>
          <w:rFonts w:ascii="Times New Roman" w:hAnsi="Times New Roman" w:cs="Times New Roman"/>
          <w:sz w:val="24"/>
          <w:szCs w:val="24"/>
        </w:rPr>
        <w:t>(</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11</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12</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1"/>
      <w:r>
        <w:rPr>
          <w:rFonts w:ascii="Times New Roman" w:hAnsi="Times New Roman" w:cs="Times New Roman"/>
          <w:sz w:val="24"/>
          <w:szCs w:val="24"/>
        </w:rPr>
        <w:t xml:space="preserve"> so that every neuron has the corresponding weight value for each input signal respectively. The </w:t>
      </w:r>
      <w:r>
        <w:rPr>
          <w:rFonts w:ascii="Times New Roman" w:hAnsi="Times New Roman" w:cs="Times New Roman"/>
          <w:sz w:val="24"/>
          <w:szCs w:val="24"/>
        </w:rPr>
        <w:lastRenderedPageBreak/>
        <w:t>input signal X can be expressed in vector form as</w:t>
      </w:r>
      <w:r w:rsidR="009B41A2">
        <w:rPr>
          <w:rFonts w:ascii="Times New Roman" w:hAnsi="Times New Roman" w:cs="Times New Roman"/>
          <w:sz w:val="24"/>
          <w:szCs w:val="24"/>
        </w:rPr>
        <w:t xml:space="preserve"> the following formula.</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12"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2"/>
      <w:r>
        <w:rPr>
          <w:rFonts w:ascii="Times New Roman" w:hAnsi="Times New Roman" w:cs="Times New Roman"/>
          <w:b/>
          <w:bCs/>
          <w:sz w:val="24"/>
          <w:szCs w:val="24"/>
        </w:rPr>
        <w:t xml:space="preserve">                                                               (1)</w:t>
      </w:r>
    </w:p>
    <w:p w14:paraId="46B0786E" w14:textId="1759A253" w:rsidR="00CF1552" w:rsidRDefault="009B41A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205DC2">
        <w:rPr>
          <w:rFonts w:ascii="Times New Roman" w:hAnsi="Times New Roman" w:cs="Times New Roman"/>
          <w:sz w:val="24"/>
          <w:szCs w:val="24"/>
        </w:rPr>
        <w:t xml:space="preserve">weight data </w:t>
      </w:r>
      <w:r>
        <w:rPr>
          <w:rFonts w:ascii="Times New Roman" w:hAnsi="Times New Roman" w:cs="Times New Roman"/>
          <w:sz w:val="24"/>
          <w:szCs w:val="24"/>
        </w:rPr>
        <w:t xml:space="preserve">can be expressed </w:t>
      </w:r>
      <w:r w:rsidR="00205DC2">
        <w:rPr>
          <w:rFonts w:ascii="Times New Roman" w:hAnsi="Times New Roman" w:cs="Times New Roman"/>
          <w:sz w:val="24"/>
          <w:szCs w:val="24"/>
        </w:rPr>
        <w:t>as</w:t>
      </w:r>
      <w:r>
        <w:rPr>
          <w:rFonts w:ascii="Times New Roman" w:hAnsi="Times New Roman" w:cs="Times New Roman"/>
          <w:sz w:val="24"/>
          <w:szCs w:val="24"/>
        </w:rPr>
        <w:t xml:space="preserve"> the following matrix.</w:t>
      </w:r>
    </w:p>
    <w:p w14:paraId="7B08FD9B" w14:textId="1CA52368"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r>
                        <m:rPr>
                          <m:sty m:val="bi"/>
                        </m:rPr>
                        <w:rPr>
                          <w:rFonts w:ascii="Cambria Math" w:hAnsi="Cambria Math" w:cs="Times New Roman"/>
                          <w:sz w:val="24"/>
                          <w:szCs w:val="24"/>
                        </w:rPr>
                        <m:t>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05365FD9" w:rsidR="00CF1552" w:rsidRPr="00661719" w:rsidRDefault="009B41A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H</w:t>
      </w:r>
      <w:r w:rsidR="00205DC2">
        <w:rPr>
          <w:rFonts w:ascii="Times New Roman" w:hAnsi="Times New Roman" w:cs="Times New Roman"/>
          <w:sz w:val="24"/>
          <w:szCs w:val="24"/>
        </w:rPr>
        <w:t xml:space="preserve">ere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is the number of neuron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is the number of input. Any connection between neurons and input of the network can be calculated based on the number of </w:t>
      </w:r>
      <w:r w:rsidR="00205DC2" w:rsidRPr="006D75E3">
        <w:rPr>
          <w:rFonts w:ascii="Times New Roman" w:hAnsi="Times New Roman" w:cs="Times New Roman"/>
          <w:i/>
          <w:sz w:val="24"/>
          <w:szCs w:val="24"/>
        </w:rPr>
        <w:t>n</w:t>
      </w:r>
      <w:r w:rsidR="00205DC2">
        <w:rPr>
          <w:rFonts w:ascii="Times New Roman" w:hAnsi="Times New Roman" w:cs="Times New Roman"/>
          <w:sz w:val="24"/>
          <w:szCs w:val="24"/>
        </w:rPr>
        <w:t xml:space="preserve"> and </w:t>
      </w:r>
      <w:r w:rsidR="00205DC2" w:rsidRPr="006D75E3">
        <w:rPr>
          <w:rFonts w:ascii="Times New Roman" w:hAnsi="Times New Roman" w:cs="Times New Roman"/>
          <w:i/>
          <w:sz w:val="24"/>
          <w:szCs w:val="24"/>
        </w:rPr>
        <w:t>m</w:t>
      </w:r>
      <w:r w:rsidR="00205DC2">
        <w:rPr>
          <w:rFonts w:ascii="Times New Roman" w:hAnsi="Times New Roman" w:cs="Times New Roman"/>
          <w:sz w:val="24"/>
          <w:szCs w:val="24"/>
        </w:rPr>
        <w:t xml:space="preserve">.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w:t>
      </w:r>
      <w:proofErr w:type="spellStart"/>
      <w:r w:rsidR="006A1004" w:rsidRPr="00EC50EA">
        <w:rPr>
          <w:rFonts w:ascii="Times New Roman" w:hAnsi="Times New Roman" w:cs="Times New Roman"/>
          <w:sz w:val="24"/>
          <w:szCs w:val="24"/>
        </w:rPr>
        <w:t>x</w:t>
      </w:r>
      <w:r w:rsidR="006A1004">
        <w:rPr>
          <w:rFonts w:ascii="Times New Roman" w:hAnsi="Times New Roman" w:cs="Times New Roman"/>
          <w:sz w:val="24"/>
          <w:szCs w:val="24"/>
          <w:vertAlign w:val="subscript"/>
        </w:rPr>
        <w:t>1</w:t>
      </w:r>
      <w:proofErr w:type="spellEnd"/>
      <w:r w:rsidR="006A1004" w:rsidRPr="00EC50EA">
        <w:rPr>
          <w:rFonts w:ascii="Times New Roman" w:hAnsi="Times New Roman" w:cs="Times New Roman"/>
          <w:sz w:val="24"/>
          <w:szCs w:val="24"/>
        </w:rPr>
        <w:t>) and the second neuron (</w:t>
      </w:r>
      <w:proofErr w:type="spellStart"/>
      <w:r w:rsidR="006A1004" w:rsidRPr="00EC50EA">
        <w:rPr>
          <w:rFonts w:ascii="Times New Roman" w:hAnsi="Times New Roman" w:cs="Times New Roman"/>
          <w:sz w:val="24"/>
          <w:szCs w:val="24"/>
        </w:rPr>
        <w:t>n</w:t>
      </w:r>
      <w:r w:rsidR="006A1004" w:rsidRPr="00EC50EA">
        <w:rPr>
          <w:rFonts w:ascii="Times New Roman" w:hAnsi="Times New Roman" w:cs="Times New Roman"/>
          <w:sz w:val="24"/>
          <w:szCs w:val="24"/>
          <w:vertAlign w:val="subscript"/>
        </w:rPr>
        <w:t>2</w:t>
      </w:r>
      <w:proofErr w:type="spellEnd"/>
      <w:r w:rsidR="006A1004" w:rsidRPr="00EC50EA">
        <w:rPr>
          <w:rFonts w:ascii="Times New Roman" w:hAnsi="Times New Roman" w:cs="Times New Roman"/>
          <w:sz w:val="24"/>
          <w:szCs w:val="24"/>
        </w:rPr>
        <w:t xml:space="preserve">) can be easily seen as </w:t>
      </w:r>
      <w:proofErr w:type="spellStart"/>
      <w:r w:rsidR="006A1004" w:rsidRPr="00EC50EA">
        <w:rPr>
          <w:rFonts w:ascii="Times New Roman" w:hAnsi="Times New Roman" w:cs="Times New Roman"/>
          <w:sz w:val="24"/>
          <w:szCs w:val="24"/>
        </w:rPr>
        <w:t>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proofErr w:type="spellEnd"/>
      <w:r w:rsidR="006A1004" w:rsidRPr="00EC50EA">
        <w:rPr>
          <w:rFonts w:ascii="Times New Roman" w:hAnsi="Times New Roman" w:cs="Times New Roman"/>
          <w:sz w:val="24"/>
          <w:szCs w:val="24"/>
        </w:rPr>
        <w:t>.</w:t>
      </w:r>
      <w:r w:rsidR="00205DC2">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5pt;height:213.75pt" o:ole="">
            <v:imagedata r:id="rId191" o:title=""/>
          </v:shape>
          <o:OLEObject Type="Embed" ProgID="Visio.Drawing.11" ShapeID="_x0000_i1026" DrawAspect="Content" ObjectID="_1626012899" r:id="rId192"/>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proofErr w:type="gramStart"/>
      <w:r w:rsidRPr="004D1704">
        <w:rPr>
          <w:rFonts w:ascii="Times New Roman" w:hAnsi="Times New Roman" w:cs="Times New Roman"/>
          <w:b/>
          <w:bCs/>
          <w:sz w:val="24"/>
          <w:szCs w:val="24"/>
        </w:rPr>
        <w:t>Fig 2</w:t>
      </w:r>
      <w:r w:rsidRPr="004D1704">
        <w:rPr>
          <w:rFonts w:ascii="Times New Roman" w:hAnsi="Times New Roman" w:cs="Times New Roman"/>
          <w:sz w:val="24"/>
          <w:szCs w:val="24"/>
        </w:rPr>
        <w:t>.</w:t>
      </w:r>
      <w:proofErr w:type="gramEnd"/>
      <w:r w:rsidRPr="004D1704">
        <w:rPr>
          <w:rFonts w:ascii="Times New Roman" w:hAnsi="Times New Roman" w:cs="Times New Roman"/>
          <w:sz w:val="24"/>
          <w:szCs w:val="24"/>
        </w:rPr>
        <w:t xml:space="preserve"> The working principle of a neuron</w:t>
      </w:r>
    </w:p>
    <w:p w14:paraId="51250939" w14:textId="095A905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w:t>
      </w:r>
      <w:r w:rsidR="001D4EAF">
        <w:rPr>
          <w:rFonts w:ascii="Times New Roman" w:hAnsi="Times New Roman" w:cs="Times New Roman"/>
          <w:sz w:val="24"/>
          <w:szCs w:val="24"/>
        </w:rPr>
        <w:t>Since an artificial neuron</w:t>
      </w:r>
      <w:r>
        <w:rPr>
          <w:rFonts w:ascii="Times New Roman" w:hAnsi="Times New Roman" w:cs="Times New Roman"/>
          <w:sz w:val="24"/>
          <w:szCs w:val="24"/>
        </w:rPr>
        <w:t xml:space="preserve"> is mainly constituted with two components: sum and activation function, it can be said that an </w:t>
      </w:r>
      <w:r>
        <w:rPr>
          <w:rFonts w:ascii="Times New Roman" w:hAnsi="Times New Roman" w:cs="Times New Roman"/>
          <w:sz w:val="24"/>
          <w:szCs w:val="24"/>
        </w:rPr>
        <w:lastRenderedPageBreak/>
        <w:t>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proofErr w:type="gram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proofErr w:type="gramEnd"/>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WX</w:t>
      </w:r>
      <w:proofErr w:type="spellEnd"/>
      <w:r w:rsidRPr="0019536D">
        <w:rPr>
          <w:rFonts w:ascii="Times New Roman" w:hAnsi="Times New Roman" w:cs="Times New Roman"/>
          <w:b/>
          <w:bCs/>
          <w:i/>
          <w:iCs/>
          <w:sz w:val="24"/>
          <w:szCs w:val="24"/>
        </w:rPr>
        <w:t xml:space="preserve"> =</w:t>
      </w:r>
      <w:bookmarkStart w:id="13"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3"/>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proofErr w:type="spellEnd"/>
      <w:r w:rsidRPr="0019536D">
        <w:rPr>
          <w:rFonts w:ascii="Times New Roman" w:hAnsi="Times New Roman" w:cs="Times New Roman"/>
          <w:b/>
          <w:bCs/>
          <w:i/>
          <w:iCs/>
          <w:sz w:val="24"/>
          <w:szCs w:val="24"/>
        </w:rPr>
        <w:t xml:space="preserve"> +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2</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proofErr w:type="spellEnd"/>
      <w:r w:rsidRPr="0019536D">
        <w:rPr>
          <w:rFonts w:ascii="Times New Roman" w:hAnsi="Times New Roman" w:cs="Times New Roman"/>
          <w:b/>
          <w:bCs/>
          <w:i/>
          <w:iCs/>
          <w:sz w:val="24"/>
          <w:szCs w:val="24"/>
        </w:rPr>
        <w:t xml:space="preserve"> +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3</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proofErr w:type="spellEnd"/>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7F0AB54B"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6D75E3">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40FBFB30"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xml:space="preserve">= </w:t>
      </w:r>
      <w:proofErr w:type="gramStart"/>
      <w:r w:rsidR="00205DC2">
        <w:rPr>
          <w:rFonts w:ascii="Times New Roman" w:hAnsi="Times New Roman" w:cs="Times New Roman"/>
          <w:b/>
          <w:bCs/>
          <w:i/>
          <w:iCs/>
          <w:sz w:val="24"/>
          <w:szCs w:val="24"/>
        </w:rPr>
        <w:t>F(</w:t>
      </w:r>
      <w:proofErr w:type="spellStart"/>
      <w:proofErr w:type="gramEnd"/>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t>
      </w:r>
      <w:proofErr w:type="spellStart"/>
      <w:r w:rsidR="00205DC2">
        <w:rPr>
          <w:rFonts w:ascii="Times New Roman" w:hAnsi="Times New Roman" w:cs="Times New Roman"/>
          <w:b/>
          <w:bCs/>
          <w:i/>
          <w:iCs/>
          <w:sz w:val="24"/>
          <w:szCs w:val="24"/>
        </w:rPr>
        <w:t>WX</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4DF5B66F"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w:t>
      </w:r>
      <w:r w:rsidR="006D75E3">
        <w:rPr>
          <w:rFonts w:ascii="Times New Roman" w:hAnsi="Times New Roman" w:cs="Times New Roman"/>
          <w:sz w:val="24"/>
          <w:szCs w:val="24"/>
        </w:rPr>
        <w:t>l network, some neurons include</w:t>
      </w:r>
      <w:r>
        <w:rPr>
          <w:rFonts w:ascii="Times New Roman" w:hAnsi="Times New Roman" w:cs="Times New Roman"/>
          <w:sz w:val="24"/>
          <w:szCs w:val="24"/>
        </w:rPr>
        <w:t xml:space="preserve">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p>
    <w:p w14:paraId="60043CC2" w14:textId="0115A221"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w:t>
      </w:r>
      <w:proofErr w:type="gramStart"/>
      <w:r w:rsidR="00205DC2">
        <w:rPr>
          <w:rFonts w:ascii="Times New Roman" w:hAnsi="Times New Roman" w:cs="Times New Roman"/>
          <w:b/>
          <w:bCs/>
          <w:i/>
          <w:iCs/>
          <w:sz w:val="24"/>
          <w:szCs w:val="24"/>
        </w:rPr>
        <w:t>ƒ(</w:t>
      </w:r>
      <w:proofErr w:type="spellStart"/>
      <w:proofErr w:type="gramEnd"/>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t>
      </w:r>
      <w:proofErr w:type="spellStart"/>
      <w:r w:rsidR="00205DC2">
        <w:rPr>
          <w:rFonts w:ascii="Times New Roman" w:hAnsi="Times New Roman" w:cs="Times New Roman"/>
          <w:b/>
          <w:bCs/>
          <w:i/>
          <w:iCs/>
          <w:sz w:val="24"/>
          <w:szCs w:val="24"/>
        </w:rPr>
        <w:t>WX+b</w:t>
      </w:r>
      <w:proofErr w:type="spellEnd"/>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r w:rsidR="006D75E3">
        <w:rPr>
          <w:rFonts w:ascii="Times New Roman" w:hAnsi="Times New Roman" w:cs="Times New Roman"/>
          <w:b/>
          <w:bCs/>
          <w:i/>
          <w:iCs/>
          <w:sz w:val="24"/>
          <w:szCs w:val="24"/>
        </w:rPr>
        <w:t xml:space="preserve">   </w:t>
      </w:r>
      <w:r>
        <w:rPr>
          <w:rFonts w:ascii="Times New Roman" w:hAnsi="Times New Roman" w:cs="Times New Roman"/>
          <w:b/>
          <w:bCs/>
          <w:i/>
          <w:iCs/>
          <w:sz w:val="24"/>
          <w:szCs w:val="24"/>
        </w:rPr>
        <w:t xml:space="preserve">                          </w:t>
      </w:r>
      <w:r w:rsidR="004B4379">
        <w:rPr>
          <w:rFonts w:ascii="Times New Roman" w:hAnsi="Times New Roman" w:cs="Times New Roman"/>
          <w:b/>
          <w:bCs/>
          <w:i/>
          <w:iCs/>
          <w:sz w:val="24"/>
          <w:szCs w:val="24"/>
        </w:rPr>
        <w:t xml:space="preserve">     </w:t>
      </w:r>
      <w:r w:rsidR="004B4379">
        <w:rPr>
          <w:rFonts w:ascii="Times New Roman" w:hAnsi="Times New Roman" w:cs="Times New Roman"/>
          <w:b/>
          <w:bCs/>
          <w:sz w:val="24"/>
          <w:szCs w:val="24"/>
        </w:rPr>
        <w:t>(6)</w:t>
      </w:r>
    </w:p>
    <w:p w14:paraId="1D9BC80E" w14:textId="2BA188C1" w:rsidR="00CF1552" w:rsidRDefault="00205DC2" w:rsidP="00E0463D">
      <w:pPr>
        <w:pStyle w:val="2"/>
        <w:widowControl w:val="0"/>
        <w:spacing w:after="240"/>
        <w:rPr>
          <w:sz w:val="24"/>
          <w:szCs w:val="24"/>
        </w:rPr>
      </w:pPr>
      <w:r>
        <w:rPr>
          <w:sz w:val="24"/>
          <w:szCs w:val="24"/>
        </w:rPr>
        <w:t>Activation</w:t>
      </w:r>
      <w:r w:rsidR="0033312E">
        <w:rPr>
          <w:sz w:val="24"/>
          <w:szCs w:val="24"/>
        </w:rPr>
        <w:t xml:space="preserve"> / Transfer</w:t>
      </w:r>
      <w:r>
        <w:rPr>
          <w:sz w:val="24"/>
          <w:szCs w:val="24"/>
        </w:rPr>
        <w:t xml:space="preserve">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proofErr w:type="gramStart"/>
      <w:r w:rsidRPr="004D1704">
        <w:rPr>
          <w:rFonts w:ascii="Times New Roman" w:hAnsi="Times New Roman" w:cs="Times New Roman"/>
          <w:b/>
          <w:bCs/>
          <w:sz w:val="24"/>
          <w:szCs w:val="24"/>
        </w:rPr>
        <w:lastRenderedPageBreak/>
        <w:t>Table 1</w:t>
      </w:r>
      <w:r>
        <w:rPr>
          <w:rFonts w:ascii="Times New Roman" w:hAnsi="Times New Roman" w:cs="Times New Roman"/>
          <w:sz w:val="24"/>
          <w:szCs w:val="24"/>
        </w:rPr>
        <w:t>.</w:t>
      </w:r>
      <w:proofErr w:type="gramEnd"/>
      <w:r>
        <w:rPr>
          <w:rFonts w:ascii="Times New Roman" w:hAnsi="Times New Roman" w:cs="Times New Roman"/>
          <w:sz w:val="24"/>
          <w:szCs w:val="24"/>
        </w:rPr>
        <w:t xml:space="preserve"> Activation functions mostly used in ANN</w:t>
      </w:r>
    </w:p>
    <w:tbl>
      <w:tblPr>
        <w:tblStyle w:val="a8"/>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E643B3" w:rsidRDefault="00205DC2" w:rsidP="00E0463D">
            <w:pPr>
              <w:widowControl w:val="0"/>
              <w:spacing w:before="240" w:line="360" w:lineRule="auto"/>
              <w:jc w:val="center"/>
              <w:rPr>
                <w:rFonts w:ascii="Times New Roman" w:hAnsi="Times New Roman" w:cs="Times New Roman"/>
                <w:b/>
                <w:bCs/>
                <w:sz w:val="24"/>
                <w:szCs w:val="24"/>
              </w:rPr>
            </w:pPr>
            <w:r w:rsidRPr="00E643B3">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E643B3"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15580846" w:rsidR="00CF1552" w:rsidRDefault="00E643B3"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E643B3"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E643B3"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E643B3"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0EC84F17" w14:textId="0EED392B" w:rsidTr="00810566">
        <w:trPr>
          <w:trHeight w:val="866"/>
        </w:trPr>
        <w:tc>
          <w:tcPr>
            <w:tcW w:w="3933" w:type="dxa"/>
          </w:tcPr>
          <w:p w14:paraId="5D82B73C" w14:textId="30BAACF1"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Quadratic</w:t>
            </w:r>
          </w:p>
        </w:tc>
        <w:tc>
          <w:tcPr>
            <w:tcW w:w="3623" w:type="dxa"/>
          </w:tcPr>
          <w:p w14:paraId="7ABC6A76" w14:textId="19335338"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2</m:t>
                    </m:r>
                  </m:sup>
                </m:sSup>
              </m:oMath>
            </m:oMathPara>
          </w:p>
        </w:tc>
        <w:tc>
          <w:tcPr>
            <w:tcW w:w="1656" w:type="dxa"/>
          </w:tcPr>
          <w:p w14:paraId="294D1FC3" w14:textId="555A9404" w:rsidR="00CF1552" w:rsidRPr="00E643B3" w:rsidRDefault="00205DC2" w:rsidP="00E643B3">
            <w:pPr>
              <w:widowControl w:val="0"/>
              <w:spacing w:before="240" w:line="360" w:lineRule="auto"/>
              <w:jc w:val="center"/>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2053F1"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E643B3"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2AE11DE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w:t>
      </w:r>
      <w:proofErr w:type="gramStart"/>
      <w:r>
        <w:rPr>
          <w:rFonts w:ascii="Times New Roman" w:hAnsi="Times New Roman" w:cs="Times New Roman"/>
          <w:sz w:val="24"/>
          <w:szCs w:val="24"/>
        </w:rPr>
        <w:t>as</w:t>
      </w:r>
      <w:r w:rsidR="006A1168">
        <w:rPr>
          <w:rFonts w:ascii="Times New Roman" w:hAnsi="Times New Roman" w:cs="Times New Roman"/>
          <w:sz w:val="24"/>
          <w:szCs w:val="24"/>
        </w:rPr>
        <w:t xml:space="preserve"> </w:t>
      </w:r>
      <w:proofErr w:type="gramEnd"/>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w:t>
      </w:r>
      <w:r w:rsidR="006A1168">
        <w:rPr>
          <w:rFonts w:ascii="Times New Roman" w:hAnsi="Times New Roman" w:cs="Times New Roman"/>
          <w:sz w:val="24"/>
          <w:szCs w:val="24"/>
        </w:rPr>
        <w:t xml:space="preserve"> </w:t>
      </w:r>
      <w:r>
        <w:rPr>
          <w:rFonts w:ascii="Times New Roman" w:hAnsi="Times New Roman" w:cs="Times New Roman"/>
          <w:sz w:val="24"/>
          <w:szCs w:val="24"/>
        </w:rPr>
        <w:t>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6BD472B0" w:rsidR="00CF1552" w:rsidRDefault="00205DC2" w:rsidP="00E0463D">
      <w:pPr>
        <w:widowControl w:val="0"/>
        <w:spacing w:before="240" w:line="360" w:lineRule="auto"/>
        <w:jc w:val="both"/>
        <w:rPr>
          <w:rFonts w:ascii="Times New Roman" w:hAnsi="Times New Roman" w:cs="Times New Roman"/>
          <w:sz w:val="24"/>
          <w:szCs w:val="24"/>
        </w:rPr>
      </w:pPr>
      <w:bookmarkStart w:id="14"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4131603E"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Fully connected network means that every neuron of each layer is connected to all the neurons of </w:t>
      </w:r>
      <w:r w:rsidR="00973082">
        <w:rPr>
          <w:rFonts w:ascii="Times New Roman" w:hAnsi="Times New Roman" w:cs="Times New Roman"/>
          <w:sz w:val="24"/>
          <w:szCs w:val="24"/>
        </w:rPr>
        <w:t>the</w:t>
      </w:r>
      <w:r w:rsidR="000900FE">
        <w:rPr>
          <w:rFonts w:ascii="Times New Roman" w:hAnsi="Times New Roman" w:cs="Times New Roman"/>
          <w:sz w:val="24"/>
          <w:szCs w:val="24"/>
        </w:rPr>
        <w:t xml:space="preserve"> </w:t>
      </w:r>
      <w:r>
        <w:rPr>
          <w:rFonts w:ascii="Times New Roman" w:hAnsi="Times New Roman" w:cs="Times New Roman"/>
          <w:sz w:val="24"/>
          <w:szCs w:val="24"/>
        </w:rPr>
        <w:t xml:space="preserve">neighbor layer. In such kind of network, neurons of one layer transmit their output signal as input to the neurons of next layer. One of well-known fully </w:t>
      </w:r>
      <w:r>
        <w:rPr>
          <w:rFonts w:ascii="Times New Roman" w:hAnsi="Times New Roman" w:cs="Times New Roman"/>
          <w:sz w:val="24"/>
          <w:szCs w:val="24"/>
        </w:rPr>
        <w:lastRenderedPageBreak/>
        <w:t xml:space="preserve">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 Taylor&lt;/Author&gt;&lt;Year&gt;2006&lt;/Year&gt;&lt;RecNum&gt;37&lt;/RecNum&gt;&lt;DisplayText&gt;[9]&lt;/DisplayText&gt;&lt;record&gt;&lt;rec-number&gt;37&lt;/rec-number&gt;&lt;foreign-keys&gt;&lt;key app="EN" db-id="909v2wsdarxet0er2papedrtdfde0xxra5af" timestamp="1560339652"&gt;37&lt;/key&gt;&lt;/foreign-keys&gt;&lt;ref-type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37" w:history="1">
        <w:r w:rsidR="00604F54">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D84145">
        <w:rPr>
          <w:rFonts w:ascii="Times New Roman" w:hAnsi="Times New Roman" w:cs="Times New Roman"/>
          <w:sz w:val="24"/>
          <w:szCs w:val="24"/>
        </w:rPr>
        <w:t>non-fully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corresponding neurons 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51CBBF22" w:rsidR="004A69A7" w:rsidRDefault="004A69A7" w:rsidP="00E0463D">
      <w:pPr>
        <w:pStyle w:val="3"/>
        <w:widowControl w:val="0"/>
      </w:pPr>
      <w:r>
        <w:t xml:space="preserve">From </w:t>
      </w:r>
      <w:r w:rsidR="000900FE">
        <w:t>the number of layers</w:t>
      </w:r>
      <w:r>
        <w:t xml:space="preserve"> </w:t>
      </w:r>
    </w:p>
    <w:p w14:paraId="69442D1C" w14:textId="7C236DF2"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r w:rsidR="000900FE">
        <w:rPr>
          <w:rFonts w:ascii="Times New Roman" w:hAnsi="Times New Roman" w:cs="Times New Roman"/>
          <w:sz w:val="24"/>
          <w:szCs w:val="24"/>
        </w:rPr>
        <w:t xml:space="preserve">the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4"/>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6C8307F8" w:rsidR="00CF1552" w:rsidRDefault="004E56F2" w:rsidP="0051038F">
      <w:pPr>
        <w:widowControl w:val="0"/>
        <w:spacing w:after="0" w:line="360" w:lineRule="auto"/>
        <w:jc w:val="both"/>
        <w:rPr>
          <w:rFonts w:ascii="Times New Roman" w:hAnsi="Times New Roman" w:cs="Times New Roman"/>
          <w:sz w:val="24"/>
          <w:szCs w:val="24"/>
        </w:rPr>
      </w:pPr>
      <w:bookmarkStart w:id="15"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PEVuZE5vdGU+PENpdGU+PEF1dGhvcj5XZWluZ2FlcnRuZXI8L0F1dGhvcj48WWVhcj4yMDAyPC9Z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33" w:history="1">
        <w:r w:rsidR="00604F54">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5"/>
        </w:rPr>
        <w:t>.</w:t>
      </w:r>
      <w:bookmarkEnd w:id="15"/>
      <w:r w:rsidR="00205DC2" w:rsidRPr="007A6CF7">
        <w:rPr>
          <w:rStyle w:val="a5"/>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04F54">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0EB35649" w:rsidR="00CF1552" w:rsidRDefault="00205DC2" w:rsidP="00E0463D">
      <w:pPr>
        <w:pStyle w:val="3"/>
        <w:widowControl w:val="0"/>
        <w:spacing w:after="240"/>
      </w:pPr>
      <w:bookmarkStart w:id="16" w:name="_Hlk534668065"/>
      <w:bookmarkStart w:id="17" w:name="_Hlk534790983"/>
      <w:r>
        <w:t xml:space="preserve">From </w:t>
      </w:r>
      <w:r w:rsidR="007974CB">
        <w:t>connection type</w:t>
      </w:r>
    </w:p>
    <w:p w14:paraId="16A8F4BE" w14:textId="17C731E9" w:rsidR="00CF1552" w:rsidRDefault="00205DC2" w:rsidP="00A91067">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w:t>
      </w:r>
      <w:r>
        <w:rPr>
          <w:rFonts w:ascii="Times New Roman" w:hAnsi="Times New Roman" w:cs="Times New Roman"/>
          <w:sz w:val="24"/>
          <w:szCs w:val="24"/>
        </w:rPr>
        <w:lastRenderedPageBreak/>
        <w:t>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in network in both directions, which are powerful and have more complicated structure. One of popular network models with feedback connection are known as recurrent networks (dynamic networks)</w:t>
      </w:r>
      <w:r w:rsidR="0002666E">
        <w:rPr>
          <w:rFonts w:ascii="Times New Roman" w:hAnsi="Times New Roman" w:cs="Times New Roman"/>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04F54">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r w:rsidR="00CD06D4">
        <w:rPr>
          <w:rFonts w:ascii="Times New Roman" w:hAnsi="Times New Roman" w:cs="Times New Roman"/>
          <w:sz w:val="24"/>
          <w:szCs w:val="24"/>
        </w:rPr>
        <w:t xml:space="preserve">existing </w:t>
      </w:r>
      <w:r w:rsidR="00C37E57">
        <w:rPr>
          <w:rFonts w:ascii="Times New Roman" w:hAnsi="Times New Roman" w:cs="Times New Roman"/>
          <w:sz w:val="24"/>
          <w:szCs w:val="24"/>
        </w:rPr>
        <w:t xml:space="preserve">neural network models based on two classes of feed forward and feedback neural network </w:t>
      </w:r>
      <w:r w:rsidR="00CD06D4">
        <w:rPr>
          <w:rFonts w:ascii="Times New Roman" w:hAnsi="Times New Roman" w:cs="Times New Roman"/>
          <w:sz w:val="24"/>
          <w:szCs w:val="24"/>
        </w:rPr>
        <w:t xml:space="preserve">in </w:t>
      </w:r>
      <w:r w:rsidR="007254D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&lt;EndNote&gt;&lt;Cite&gt;&lt;Author&gt;Jain&lt;/Author&gt;&lt;Year&gt;1996&lt;/Year&gt;&lt;RecNum&gt;20&lt;/RecNum&gt;&lt;DisplayText&gt;[13]&lt;/DisplayText&gt;&lt;record&gt;&lt;rec-number&gt;20&lt;/rec-number&gt;&lt;foreign-keys&gt;&lt;key app="EN" db-id="909v2wsdarxet0er2papedrtdfde0xxra5af" timestamp="1560339633"&gt;20&lt;/key&gt;&lt;/foreign-keys&gt;&lt;ref-type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20" w:history="1">
        <w:r w:rsidR="00604F54">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sidR="00F520BF">
        <w:rPr>
          <w:rFonts w:ascii="Times New Roman" w:hAnsi="Times New Roman" w:cs="Times New Roman"/>
          <w:sz w:val="24"/>
          <w:szCs w:val="24"/>
        </w:rPr>
        <w:t xml:space="preserve"> and types of ANN in </w:t>
      </w:r>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04F54">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16"/>
      <w:bookmarkEnd w:id="17"/>
      <w:r w:rsidR="002D1EF0">
        <w:rPr>
          <w:rFonts w:ascii="Times New Roman" w:hAnsi="Times New Roman" w:cs="Times New Roman"/>
          <w:sz w:val="24"/>
          <w:szCs w:val="24"/>
        </w:rPr>
        <w:t xml:space="preserve"> </w:t>
      </w:r>
    </w:p>
    <w:p w14:paraId="3A892288" w14:textId="5855FA87" w:rsidR="00E354AD" w:rsidRDefault="004A4E11" w:rsidP="00E0463D">
      <w:pPr>
        <w:widowControl w:val="0"/>
        <w:spacing w:after="0" w:line="360" w:lineRule="auto"/>
        <w:jc w:val="both"/>
        <w:rPr>
          <w:ins w:id="18" w:author="Thike" w:date="2019-07-02T01:06:00Z"/>
        </w:rPr>
      </w:pPr>
      <w:commentRangeStart w:id="19"/>
      <w:ins w:id="20" w:author="Thike" w:date="2019-07-03T03:11:00Z">
        <w:r w:rsidRPr="004A4E11">
          <w:t xml:space="preserve"> </w:t>
        </w:r>
      </w:ins>
      <w:ins w:id="21" w:author="Thike" w:date="2019-07-03T03:11:00Z">
        <w:r>
          <w:object w:dxaOrig="16897" w:dyaOrig="9273" w14:anchorId="6BC8BAB5">
            <v:shape id="_x0000_i1027" type="#_x0000_t75" style="width:467.25pt;height:256.5pt" o:ole="">
              <v:imagedata r:id="rId193" o:title=""/>
            </v:shape>
            <o:OLEObject Type="Embed" ProgID="Visio.Drawing.11" ShapeID="_x0000_i1027" DrawAspect="Content" ObjectID="_1626012900" r:id="rId194"/>
          </w:object>
        </w:r>
      </w:ins>
    </w:p>
    <w:p w14:paraId="0D80BF99" w14:textId="56531DCF" w:rsidR="00E354AD" w:rsidRPr="004D1704" w:rsidRDefault="00E354AD" w:rsidP="00E354AD">
      <w:pPr>
        <w:widowControl w:val="0"/>
        <w:spacing w:before="240" w:line="360" w:lineRule="auto"/>
        <w:jc w:val="center"/>
        <w:rPr>
          <w:ins w:id="22" w:author="Thike" w:date="2019-07-02T01:06:00Z"/>
          <w:rFonts w:ascii="Times New Roman" w:hAnsi="Times New Roman" w:cs="Times New Roman"/>
          <w:bCs/>
          <w:sz w:val="24"/>
          <w:szCs w:val="24"/>
        </w:rPr>
      </w:pPr>
      <w:proofErr w:type="gramStart"/>
      <w:ins w:id="23"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w:t>
        </w:r>
        <w:proofErr w:type="gramEnd"/>
        <w:r w:rsidRPr="004D1704">
          <w:rPr>
            <w:rFonts w:ascii="Times New Roman" w:hAnsi="Times New Roman" w:cs="Times New Roman"/>
            <w:bCs/>
            <w:sz w:val="24"/>
            <w:szCs w:val="24"/>
          </w:rPr>
          <w:t xml:space="preserve"> Types of </w:t>
        </w:r>
      </w:ins>
      <w:ins w:id="24" w:author="Thike" w:date="2019-07-03T15:24:00Z">
        <w:r w:rsidR="002A0880">
          <w:rPr>
            <w:rFonts w:ascii="Times New Roman" w:hAnsi="Times New Roman" w:cs="Times New Roman"/>
            <w:bCs/>
            <w:sz w:val="24"/>
            <w:szCs w:val="24"/>
          </w:rPr>
          <w:t>ANN</w:t>
        </w:r>
      </w:ins>
      <w:ins w:id="25" w:author="Thike" w:date="2019-07-02T01:06:00Z">
        <w:r w:rsidRPr="004D1704">
          <w:rPr>
            <w:rFonts w:ascii="Times New Roman" w:hAnsi="Times New Roman" w:cs="Times New Roman"/>
            <w:bCs/>
            <w:sz w:val="24"/>
            <w:szCs w:val="24"/>
          </w:rPr>
          <w:t xml:space="preserve"> Classified by </w:t>
        </w:r>
      </w:ins>
      <w:ins w:id="26"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27" w:author="Thike" w:date="2019-07-03T03:12:00Z">
        <w:r w:rsidR="004A4E11">
          <w:rPr>
            <w:rFonts w:ascii="Times New Roman" w:hAnsi="Times New Roman" w:cs="Times New Roman"/>
            <w:bCs/>
            <w:sz w:val="24"/>
            <w:szCs w:val="24"/>
          </w:rPr>
          <w:t>T</w:t>
        </w:r>
      </w:ins>
      <w:ins w:id="28" w:author="Thike" w:date="2019-07-03T03:11:00Z">
        <w:r w:rsidR="004A4E11" w:rsidRPr="004A4E11">
          <w:rPr>
            <w:rFonts w:ascii="Times New Roman" w:hAnsi="Times New Roman" w:cs="Times New Roman"/>
            <w:bCs/>
            <w:sz w:val="24"/>
            <w:szCs w:val="24"/>
          </w:rPr>
          <w:t>ype</w:t>
        </w:r>
      </w:ins>
      <w:commentRangeEnd w:id="19"/>
      <w:r w:rsidR="00A476A7">
        <w:rPr>
          <w:rStyle w:val="a5"/>
        </w:rPr>
        <w:commentReference w:id="19"/>
      </w:r>
    </w:p>
    <w:p w14:paraId="6AC1D61E" w14:textId="20141452"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are multilayer neural networks composed of multiple layers with different separate topologies and a special learning algorithm is needed for hybrid neural networks</w:t>
      </w:r>
      <w:bookmarkStart w:id="29" w:name="_Hlk534803254"/>
      <w:r>
        <w:rPr>
          <w:rFonts w:ascii="Times New Roman" w:hAnsi="Times New Roman" w:cs="Times New Roman"/>
          <w:sz w:val="24"/>
          <w:szCs w:val="24"/>
        </w:rPr>
        <w:t>.</w:t>
      </w:r>
    </w:p>
    <w:bookmarkEnd w:id="29"/>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76A02ECA" w:rsidR="00CF1552" w:rsidRDefault="00F145BD" w:rsidP="00E0463D">
      <w:pPr>
        <w:widowControl w:val="0"/>
        <w:spacing w:before="240" w:line="360" w:lineRule="auto"/>
        <w:jc w:val="both"/>
        <w:rPr>
          <w:rFonts w:ascii="Times New Roman" w:hAnsi="Times New Roman" w:cs="Times New Roman"/>
          <w:sz w:val="24"/>
          <w:szCs w:val="24"/>
        </w:rPr>
      </w:pPr>
      <w:bookmarkStart w:id="30" w:name="_Hlk534790540"/>
      <w:r>
        <w:rPr>
          <w:rFonts w:ascii="Times New Roman" w:hAnsi="Times New Roman" w:cs="Times New Roman"/>
          <w:sz w:val="24"/>
          <w:szCs w:val="24"/>
        </w:rPr>
        <w:t xml:space="preserve">Due to the powerful performance of </w:t>
      </w:r>
      <w:commentRangeStart w:id="31"/>
      <w:r w:rsidR="00205DC2">
        <w:rPr>
          <w:rFonts w:ascii="Times New Roman" w:hAnsi="Times New Roman" w:cs="Times New Roman"/>
          <w:sz w:val="24"/>
          <w:szCs w:val="24"/>
        </w:rPr>
        <w:t>A</w:t>
      </w:r>
      <w:r>
        <w:rPr>
          <w:rFonts w:ascii="Times New Roman" w:hAnsi="Times New Roman" w:cs="Times New Roman"/>
          <w:sz w:val="24"/>
          <w:szCs w:val="24"/>
        </w:rPr>
        <w:t>NN, it h</w:t>
      </w:r>
      <w:r w:rsidR="00205DC2">
        <w:rPr>
          <w:rFonts w:ascii="Times New Roman" w:hAnsi="Times New Roman" w:cs="Times New Roman"/>
          <w:sz w:val="24"/>
          <w:szCs w:val="24"/>
        </w:rPr>
        <w:t xml:space="preserve">as </w:t>
      </w:r>
      <w:r>
        <w:rPr>
          <w:rFonts w:ascii="Times New Roman" w:hAnsi="Times New Roman" w:cs="Times New Roman"/>
          <w:sz w:val="24"/>
          <w:szCs w:val="24"/>
        </w:rPr>
        <w:t xml:space="preserve">been </w:t>
      </w:r>
      <w:r w:rsidR="00205DC2">
        <w:rPr>
          <w:rFonts w:ascii="Times New Roman" w:hAnsi="Times New Roman" w:cs="Times New Roman"/>
          <w:sz w:val="24"/>
          <w:szCs w:val="24"/>
        </w:rPr>
        <w:t xml:space="preserve">widely applied in </w:t>
      </w:r>
      <w:r>
        <w:rPr>
          <w:rFonts w:ascii="Times New Roman" w:hAnsi="Times New Roman" w:cs="Times New Roman"/>
          <w:sz w:val="24"/>
          <w:szCs w:val="24"/>
        </w:rPr>
        <w:t xml:space="preserve">many </w:t>
      </w:r>
      <w:r w:rsidR="00C526BB">
        <w:rPr>
          <w:rFonts w:ascii="Times New Roman" w:hAnsi="Times New Roman" w:cs="Times New Roman"/>
          <w:sz w:val="24"/>
          <w:szCs w:val="24"/>
        </w:rPr>
        <w:t>fields for materials performance</w:t>
      </w:r>
      <w:r w:rsidR="00205DC2">
        <w:rPr>
          <w:rFonts w:ascii="Times New Roman" w:hAnsi="Times New Roman" w:cs="Times New Roman"/>
          <w:sz w:val="24"/>
          <w:szCs w:val="24"/>
        </w:rPr>
        <w:t xml:space="preserve">, covering mechanical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04F54">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AC6403" w:rsidRPr="00AC6403">
        <w:rPr>
          <w:rFonts w:ascii="Times New Roman" w:hAnsi="Times New Roman" w:cs="Times New Roman"/>
          <w:sz w:val="24"/>
          <w:szCs w:val="24"/>
        </w:rPr>
        <w:t>metallurgy</w:t>
      </w:r>
      <w:r w:rsidR="00AC6403">
        <w:rPr>
          <w:rFonts w:ascii="Times New Roman" w:hAnsi="Times New Roman" w:cs="Times New Roman"/>
          <w:sz w:val="24"/>
          <w:szCs w:val="24"/>
        </w:rPr>
        <w:t xml:space="preserve"> </w:t>
      </w:r>
      <w:r w:rsidR="00AC6403">
        <w:rPr>
          <w:rFonts w:ascii="Times New Roman" w:hAnsi="Times New Roman" w:cs="Times New Roman"/>
          <w:sz w:val="24"/>
          <w:szCs w:val="24"/>
        </w:rPr>
        <w:fldChar w:fldCharType="begin"/>
      </w:r>
      <w:r w:rsidR="00AC6403">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AC6403">
        <w:rPr>
          <w:rFonts w:ascii="Times New Roman" w:hAnsi="Times New Roman" w:cs="Times New Roman"/>
          <w:sz w:val="24"/>
          <w:szCs w:val="24"/>
        </w:rPr>
        <w:fldChar w:fldCharType="separate"/>
      </w:r>
      <w:r w:rsidR="00AC6403">
        <w:rPr>
          <w:rFonts w:ascii="Times New Roman" w:hAnsi="Times New Roman" w:cs="Times New Roman"/>
          <w:noProof/>
          <w:sz w:val="24"/>
          <w:szCs w:val="24"/>
        </w:rPr>
        <w:t>[</w:t>
      </w:r>
      <w:hyperlink w:anchor="_ENREF_22" w:tooltip="Yang, 2012 #3" w:history="1">
        <w:r w:rsidR="00AC6403">
          <w:rPr>
            <w:rFonts w:ascii="Times New Roman" w:hAnsi="Times New Roman" w:cs="Times New Roman"/>
            <w:noProof/>
            <w:sz w:val="24"/>
            <w:szCs w:val="24"/>
          </w:rPr>
          <w:t>22</w:t>
        </w:r>
      </w:hyperlink>
      <w:r w:rsidR="00AC6403">
        <w:rPr>
          <w:rFonts w:ascii="Times New Roman" w:hAnsi="Times New Roman" w:cs="Times New Roman"/>
          <w:noProof/>
          <w:sz w:val="24"/>
          <w:szCs w:val="24"/>
        </w:rPr>
        <w:t>]</w:t>
      </w:r>
      <w:r w:rsidR="00AC6403">
        <w:rPr>
          <w:rFonts w:ascii="Times New Roman" w:hAnsi="Times New Roman" w:cs="Times New Roman"/>
          <w:sz w:val="24"/>
          <w:szCs w:val="24"/>
        </w:rPr>
        <w:fldChar w:fldCharType="end"/>
      </w:r>
      <w:r w:rsidR="00AC6403">
        <w:rPr>
          <w:rFonts w:ascii="Times New Roman" w:hAnsi="Times New Roman" w:cs="Times New Roman"/>
          <w:sz w:val="24"/>
          <w:szCs w:val="24"/>
        </w:rPr>
        <w:t>,</w:t>
      </w:r>
      <w:r w:rsidR="00AC6403" w:rsidRPr="00AC6403">
        <w:rPr>
          <w:rFonts w:ascii="Times New Roman" w:hAnsi="Times New Roman" w:cs="Times New Roman"/>
          <w:sz w:val="24"/>
          <w:szCs w:val="24"/>
        </w:rPr>
        <w:t xml:space="preserve"> </w:t>
      </w:r>
      <w:r w:rsidR="00205DC2">
        <w:rPr>
          <w:rFonts w:ascii="Times New Roman" w:hAnsi="Times New Roman" w:cs="Times New Roman"/>
          <w:sz w:val="24"/>
          <w:szCs w:val="24"/>
        </w:rPr>
        <w:t xml:space="preserve">hydrological </w:t>
      </w:r>
      <w:r w:rsidR="00205DC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&lt;EndNote&gt;&lt;Cite&gt;&lt;Author&gt;Maier&lt;/Author&gt;&lt;Year&gt;2000&lt;/Year&gt;&lt;RecNum&gt;47&lt;/RecNum&gt;&lt;DisplayText&gt;[17]&lt;/DisplayText&gt;&lt;record&gt;&lt;rec-number&gt;47&lt;/rec-number&gt;&lt;foreign-keys&gt;&lt;key app="EN" db-id="909v2wsdarxet0er2papedrtdfde0xxra5af" timestamp="1560339659"&gt;47&lt;/key&gt;&lt;/foreign-keys&gt;&lt;ref-type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sidR="00205DC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7" w:tooltip="Maier, 2000 #47" w:history="1">
        <w:r w:rsidR="00604F54">
          <w:rPr>
            <w:rFonts w:ascii="Times New Roman" w:hAnsi="Times New Roman" w:cs="Times New Roman"/>
            <w:noProof/>
            <w:sz w:val="24"/>
            <w:szCs w:val="24"/>
          </w:rPr>
          <w:t>17</w:t>
        </w:r>
      </w:hyperlink>
      <w:r w:rsidR="00604F54">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atmospheric </w:t>
      </w:r>
      <w:r w:rsidR="007F3F3E">
        <w:rPr>
          <w:rFonts w:ascii="Times New Roman" w:hAnsi="Times New Roman" w:cs="Times New Roman"/>
          <w:sz w:val="24"/>
          <w:szCs w:val="24"/>
        </w:rPr>
        <w:t>corrosion</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&lt;EndNote&gt;&lt;Cite&gt;&lt;Author&gt;Pintos&lt;/Author&gt;&lt;Year&gt;2000&lt;/Year&gt;&lt;RecNum&gt;11&lt;/RecNum&gt;&lt;DisplayText&gt;[18]&lt;/DisplayText&gt;&lt;record&gt;&lt;rec-number&gt;11&lt;/rec-number&gt;&lt;foreign-keys&gt;&lt;key app="EN" db-id="909v2wsdarxet0er2papedrtdfde0xxra5af" timestamp="1560339626"&gt;11&lt;/key&gt;&lt;/foreign-keys&gt;&lt;ref-type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18" w:tooltip="Pintos, 2000 #11" w:history="1">
        <w:r w:rsidR="00604F54">
          <w:rPr>
            <w:rFonts w:ascii="Times New Roman" w:hAnsi="Times New Roman" w:cs="Times New Roman"/>
            <w:noProof/>
            <w:sz w:val="24"/>
            <w:szCs w:val="24"/>
          </w:rPr>
          <w:t>18</w:t>
        </w:r>
      </w:hyperlink>
      <w:r w:rsidR="00E056AF">
        <w:rPr>
          <w:rFonts w:ascii="Times New Roman" w:hAnsi="Times New Roman" w:cs="Times New Roman" w:hint="eastAsia"/>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hyperlink w:anchor="_ENREF_19" w:tooltip="Zhang, 2011 #712" w:history="1">
        <w:r w:rsidR="00604F54">
          <w:rPr>
            <w:rFonts w:ascii="Times New Roman" w:hAnsi="Times New Roman" w:cs="Times New Roman"/>
            <w:noProof/>
            <w:sz w:val="24"/>
            <w:szCs w:val="24"/>
          </w:rPr>
          <w:t>19</w:t>
        </w:r>
      </w:hyperlink>
      <w:r w:rsidR="00604F54">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94E4B">
        <w:rPr>
          <w:rFonts w:ascii="Times New Roman" w:hAnsi="Times New Roman" w:cs="Times New Roman"/>
          <w:sz w:val="24"/>
          <w:szCs w:val="24"/>
        </w:rPr>
        <w:t>,</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0" w:tooltip="Sadowski, 2013 #647" w:history="1">
        <w:r w:rsidR="00604F54">
          <w:rPr>
            <w:rFonts w:ascii="Times New Roman" w:hAnsi="Times New Roman" w:cs="Times New Roman"/>
            <w:noProof/>
            <w:sz w:val="24"/>
            <w:szCs w:val="24"/>
          </w:rPr>
          <w:t>20</w:t>
        </w:r>
      </w:hyperlink>
      <w:r w:rsidR="00604F54">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54EC8">
        <w:rPr>
          <w:rFonts w:ascii="Times New Roman" w:hAnsi="Times New Roman" w:cs="Times New Roman"/>
          <w:sz w:val="24"/>
          <w:szCs w:val="24"/>
        </w:rPr>
        <w:t>,</w:t>
      </w:r>
      <w:r w:rsidR="0047680F">
        <w:rPr>
          <w:rFonts w:ascii="Times New Roman" w:hAnsi="Times New Roman" w:cs="Times New Roman"/>
          <w:sz w:val="24"/>
          <w:szCs w:val="24"/>
        </w:rPr>
        <w:t xml:space="preserve"> </w:t>
      </w:r>
      <w:r w:rsidR="00205DC2">
        <w:rPr>
          <w:rFonts w:ascii="Times New Roman" w:hAnsi="Times New Roman" w:cs="Times New Roman"/>
          <w:sz w:val="24"/>
          <w:szCs w:val="24"/>
        </w:rPr>
        <w:t>etc</w:t>
      </w:r>
      <w:bookmarkStart w:id="32" w:name="_Hlk534811079"/>
      <w:r w:rsidR="00615CF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2053F1">
        <w:rPr>
          <w:rFonts w:ascii="Times New Roman" w:hAnsi="Times New Roman" w:cs="Times New Roman"/>
          <w:sz w:val="24"/>
          <w:szCs w:val="24"/>
        </w:rPr>
        <w:t xml:space="preserve">critical </w:t>
      </w:r>
      <w:r>
        <w:rPr>
          <w:rFonts w:ascii="Times New Roman" w:hAnsi="Times New Roman" w:cs="Times New Roman"/>
          <w:sz w:val="24"/>
          <w:szCs w:val="24"/>
        </w:rPr>
        <w:t>equipmen</w:t>
      </w:r>
      <w:r w:rsidR="00C526BB">
        <w:rPr>
          <w:rFonts w:ascii="Times New Roman" w:hAnsi="Times New Roman" w:cs="Times New Roman"/>
          <w:sz w:val="24"/>
          <w:szCs w:val="24"/>
        </w:rPr>
        <w:t xml:space="preserve">t easy to failure </w:t>
      </w:r>
      <w:r w:rsidR="00C526BB">
        <w:rPr>
          <w:rFonts w:ascii="Times New Roman" w:hAnsi="Times New Roman" w:cs="Times New Roman"/>
          <w:sz w:val="24"/>
          <w:szCs w:val="24"/>
        </w:rPr>
        <w:lastRenderedPageBreak/>
        <w:t>abstracts most</w:t>
      </w:r>
      <w:r>
        <w:rPr>
          <w:rFonts w:ascii="Times New Roman" w:hAnsi="Times New Roman" w:cs="Times New Roman"/>
          <w:sz w:val="24"/>
          <w:szCs w:val="24"/>
        </w:rPr>
        <w:t xml:space="preserve"> attention, mainly including </w:t>
      </w:r>
      <w:r w:rsidR="00205DC2">
        <w:rPr>
          <w:rFonts w:ascii="Times New Roman" w:hAnsi="Times New Roman" w:cs="Times New Roman"/>
          <w:sz w:val="24"/>
          <w:szCs w:val="24"/>
        </w:rPr>
        <w:t>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w:t>
      </w:r>
      <w:commentRangeStart w:id="33"/>
      <w:r w:rsidR="00231486">
        <w:rPr>
          <w:rFonts w:ascii="Times New Roman" w:hAnsi="Times New Roman" w:cs="Times New Roman" w:hint="eastAsia"/>
          <w:sz w:val="24"/>
          <w:szCs w:val="24"/>
        </w:rPr>
        <w:t xml:space="preserve"> </w:t>
      </w:r>
      <w:r w:rsidR="00205DC2">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404F54">
        <w:rPr>
          <w:rFonts w:ascii="Times New Roman" w:hAnsi="Times New Roman" w:cs="Times New Roman"/>
          <w:sz w:val="24"/>
          <w:szCs w:val="24"/>
        </w:rPr>
        <w:fldChar w:fldCharType="end"/>
      </w:r>
      <w:commentRangeEnd w:id="33"/>
      <w:r w:rsidR="001226D2">
        <w:rPr>
          <w:rStyle w:val="a5"/>
        </w:rPr>
        <w:commentReference w:id="33"/>
      </w:r>
      <w:r w:rsidR="00205DC2">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AC6403">
        <w:rPr>
          <w:rFonts w:ascii="Times New Roman" w:hAnsi="Times New Roman" w:cs="Times New Roman"/>
          <w:sz w:val="24"/>
          <w:szCs w:val="24"/>
        </w:rPr>
        <w:t xml:space="preserve">container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205DC2">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&lt;EndNote&gt;&lt;Cite&gt;&lt;Author&gt;Ghaisari&lt;/Author&gt;&lt;Year&gt;2012&lt;/Year&gt;&lt;RecNum&gt;17&lt;/RecNum&gt;&lt;DisplayText&gt;[28]&lt;/DisplayText&gt;&lt;record&gt;&lt;rec-number&gt;17&lt;/rec-number&gt;&lt;foreign-keys&gt;&lt;key app="EN" db-id="909v2wsdarxet0er2papedrtdfde0xxra5af" timestamp="1560339629"&gt;17&lt;/key&gt;&lt;/foreign-keys&gt;&lt;ref-type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sidR="00205DC2">
        <w:rPr>
          <w:rFonts w:ascii="Times New Roman" w:hAnsi="Times New Roman" w:cs="Times New Roman"/>
          <w:sz w:val="24"/>
          <w:szCs w:val="24"/>
        </w:rPr>
        <w:t>.</w:t>
      </w:r>
      <w:commentRangeEnd w:id="31"/>
      <w:r w:rsidR="00351EEE">
        <w:rPr>
          <w:rStyle w:val="a5"/>
        </w:rPr>
        <w:commentReference w:id="31"/>
      </w:r>
      <w:r w:rsidR="00205DC2">
        <w:rPr>
          <w:rFonts w:ascii="Times New Roman" w:hAnsi="Times New Roman" w:cs="Times New Roman"/>
          <w:sz w:val="24"/>
          <w:szCs w:val="24"/>
        </w:rPr>
        <w:t xml:space="preserve"> </w:t>
      </w:r>
      <w:r w:rsidR="00294E4B" w:rsidRPr="00294E4B">
        <w:rPr>
          <w:rFonts w:ascii="Times New Roman" w:hAnsi="Times New Roman" w:cs="Times New Roman"/>
          <w:sz w:val="24"/>
          <w:szCs w:val="24"/>
        </w:rPr>
        <w:t xml:space="preserve">ANN was established for forecasting materials performance as failure </w:t>
      </w:r>
      <w:r w:rsidR="00294E4B">
        <w:rPr>
          <w:rFonts w:ascii="Times New Roman" w:hAnsi="Times New Roman" w:cs="Times New Roman" w:hint="eastAsia"/>
          <w:sz w:val="24"/>
          <w:szCs w:val="24"/>
        </w:rPr>
        <w:t>mode</w:t>
      </w:r>
      <w:r w:rsidR="00294E4B" w:rsidRPr="00294E4B">
        <w:rPr>
          <w:rFonts w:ascii="Times New Roman" w:hAnsi="Times New Roman" w:cs="Times New Roman"/>
          <w:sz w:val="24"/>
          <w:szCs w:val="24"/>
        </w:rPr>
        <w:t>s of fatigue [31], crack [20], pitting [32], creep [33], flow stress [34], wear [35], elasticity [36], toughness and hardness [37], hot deformation behavior [38] [1], yield strength [39], ultimate strength [40], elongation to fracture [22], etc. Exclusively for the prediction of the corrosion, corrosive environments in which the applications based on ANN are applied can be specifically classified as atmosphere [28], water [29], sea [23], high temperature [30], and so on.</w:t>
      </w:r>
      <w:r w:rsidR="00294E4B" w:rsidRPr="00294E4B">
        <w:rPr>
          <w:rFonts w:ascii="Times New Roman" w:hAnsi="Times New Roman" w:cs="Times New Roman" w:hint="eastAsia"/>
          <w:sz w:val="24"/>
          <w:szCs w:val="24"/>
        </w:rPr>
        <w:t xml:space="preserve"> </w:t>
      </w:r>
      <w:bookmarkEnd w:id="32"/>
    </w:p>
    <w:p w14:paraId="27B5CD4F" w14:textId="70B1E90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DA49AA">
        <w:rPr>
          <w:rFonts w:ascii="Times New Roman" w:hAnsi="Times New Roman" w:cs="Times New Roman"/>
          <w:sz w:val="24"/>
          <w:szCs w:val="24"/>
        </w:rPr>
        <w:t xml:space="preserve"> </w:t>
      </w:r>
      <w:r w:rsidR="00E056AF">
        <w:rPr>
          <w:rFonts w:ascii="Times New Roman" w:hAnsi="Times New Roman" w:cs="Times New Roman"/>
          <w:sz w:val="24"/>
          <w:szCs w:val="24"/>
        </w:rPr>
        <w:fldChar w:fldCharType="begin"/>
      </w:r>
      <w:r w:rsidR="00E056AF">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E056AF">
        <w:rPr>
          <w:rFonts w:ascii="Times New Roman" w:hAnsi="Times New Roman" w:cs="Times New Roman"/>
          <w:sz w:val="24"/>
          <w:szCs w:val="24"/>
        </w:rPr>
        <w:fldChar w:fldCharType="separate"/>
      </w:r>
      <w:r w:rsidR="00E056AF">
        <w:rPr>
          <w:rFonts w:ascii="Times New Roman" w:hAnsi="Times New Roman" w:cs="Times New Roman"/>
          <w:noProof/>
          <w:sz w:val="24"/>
          <w:szCs w:val="24"/>
        </w:rPr>
        <w:t>[</w:t>
      </w:r>
      <w:hyperlink w:anchor="_ENREF_25" w:tooltip="Lajevardi, 2009 #69" w:history="1">
        <w:r w:rsidR="00E056AF">
          <w:rPr>
            <w:rFonts w:ascii="Times New Roman" w:hAnsi="Times New Roman" w:cs="Times New Roman"/>
            <w:noProof/>
            <w:sz w:val="24"/>
            <w:szCs w:val="24"/>
          </w:rPr>
          <w:t>25</w:t>
        </w:r>
      </w:hyperlink>
      <w:r w:rsidR="00E056AF">
        <w:rPr>
          <w:rFonts w:ascii="Times New Roman" w:hAnsi="Times New Roman" w:cs="Times New Roman" w:hint="eastAsia"/>
          <w:noProof/>
          <w:sz w:val="24"/>
          <w:szCs w:val="24"/>
        </w:rPr>
        <w:t>,</w:t>
      </w:r>
      <w:r w:rsidR="00E056AF">
        <w:rPr>
          <w:rFonts w:ascii="Times New Roman" w:hAnsi="Times New Roman" w:cs="Times New Roman"/>
          <w:sz w:val="24"/>
          <w:szCs w:val="24"/>
        </w:rPr>
        <w:fldChar w:fldCharType="end"/>
      </w:r>
      <w:r w:rsidR="00E056AF">
        <w:rPr>
          <w:rFonts w:ascii="Times New Roman" w:hAnsi="Times New Roman" w:cs="Times New Roman" w:hint="eastAsia"/>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hyperlink w:anchor="_ENREF_41" w:tooltip="Parthiban, 2005 #43" w:history="1">
        <w:r w:rsidR="00604F54">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1" w:tooltip="Shi, 2015 #67" w:history="1">
        <w:r w:rsidR="00604F54">
          <w:rPr>
            <w:rFonts w:ascii="Times New Roman" w:hAnsi="Times New Roman" w:cs="Times New Roman"/>
            <w:noProof/>
            <w:sz w:val="24"/>
            <w:szCs w:val="24"/>
          </w:rPr>
          <w:t>21</w:t>
        </w:r>
      </w:hyperlink>
      <w:r w:rsidR="00604F54">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7" w:tooltip="Zhang, 2016 #18" w:history="1">
        <w:r w:rsidR="00604F54">
          <w:rPr>
            <w:rFonts w:ascii="Times New Roman" w:hAnsi="Times New Roman" w:cs="Times New Roman"/>
            <w:noProof/>
            <w:sz w:val="24"/>
            <w:szCs w:val="24"/>
          </w:rPr>
          <w:t>27</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35" w:tooltip="Montakhab, 2010 #654" w:history="1">
        <w:r w:rsidR="00604F54">
          <w:rPr>
            <w:rFonts w:ascii="Times New Roman" w:hAnsi="Times New Roman" w:cs="Times New Roman"/>
            <w:noProof/>
            <w:sz w:val="24"/>
            <w:szCs w:val="24"/>
          </w:rPr>
          <w:t>35</w:t>
        </w:r>
      </w:hyperlink>
      <w:r w:rsidR="00604F54">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5" w:history="1">
        <w:r w:rsidR="00604F54">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are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proofErr w:type="spellStart"/>
      <w:r w:rsidR="002A0880">
        <w:rPr>
          <w:rFonts w:ascii="Times New Roman" w:hAnsi="Times New Roman" w:cs="Times New Roman"/>
          <w:sz w:val="24"/>
          <w:szCs w:val="24"/>
        </w:rPr>
        <w:t>BPNN</w:t>
      </w:r>
      <w:proofErr w:type="spellEnd"/>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w:t>
      </w:r>
      <w:proofErr w:type="spellStart"/>
      <w:r>
        <w:rPr>
          <w:rFonts w:ascii="Times New Roman" w:hAnsi="Times New Roman" w:cs="Times New Roman"/>
          <w:sz w:val="24"/>
          <w:szCs w:val="24"/>
        </w:rPr>
        <w:t>RBFNN</w:t>
      </w:r>
      <w:proofErr w:type="spellEnd"/>
      <w:r>
        <w:rPr>
          <w:rFonts w:ascii="Times New Roman" w:hAnsi="Times New Roman" w:cs="Times New Roman"/>
          <w:sz w:val="24"/>
          <w:szCs w:val="24"/>
        </w:rPr>
        <w:t>)</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sidR="00214A40">
        <w:rPr>
          <w:rFonts w:ascii="Times New Roman" w:hAnsi="Times New Roman" w:cs="Times New Roman"/>
          <w:sz w:val="24"/>
          <w:szCs w:val="24"/>
        </w:rPr>
        <w:t xml:space="preserve"> </w:t>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w:t>
      </w:r>
      <w:proofErr w:type="spellStart"/>
      <w:r>
        <w:rPr>
          <w:rFonts w:ascii="Times New Roman" w:hAnsi="Times New Roman" w:cs="Times New Roman"/>
          <w:sz w:val="24"/>
          <w:szCs w:val="24"/>
        </w:rPr>
        <w:t>GRNN</w:t>
      </w:r>
      <w:proofErr w:type="spellEnd"/>
      <w:r>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Pr>
          <w:rFonts w:ascii="Times New Roman" w:hAnsi="Times New Roman" w:cs="Times New Roman"/>
          <w:sz w:val="24"/>
          <w:szCs w:val="24"/>
        </w:rPr>
        <w:t xml:space="preserve">can also give satisfactory prediction. </w:t>
      </w:r>
      <w:r w:rsidR="005444B6">
        <w:rPr>
          <w:rFonts w:ascii="Times New Roman" w:hAnsi="Times New Roman" w:cs="Times New Roman"/>
          <w:sz w:val="24"/>
          <w:szCs w:val="24"/>
        </w:rPr>
        <w:t xml:space="preserve">The dataset for all those ANN </w:t>
      </w:r>
      <w:proofErr w:type="spellStart"/>
      <w:r w:rsidR="005444B6">
        <w:rPr>
          <w:rFonts w:ascii="Times New Roman" w:hAnsi="Times New Roman" w:cs="Times New Roman"/>
          <w:sz w:val="24"/>
          <w:szCs w:val="24"/>
        </w:rPr>
        <w:t>modellings</w:t>
      </w:r>
      <w:proofErr w:type="spellEnd"/>
      <w:r w:rsidR="005444B6">
        <w:rPr>
          <w:rFonts w:ascii="Times New Roman" w:hAnsi="Times New Roman" w:cs="Times New Roman"/>
          <w:sz w:val="24"/>
          <w:szCs w:val="24"/>
        </w:rPr>
        <w:t xml:space="preserve"> were obtained from experiments as well as from some references.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w:t>
      </w:r>
      <w:proofErr w:type="spellStart"/>
      <w:r>
        <w:rPr>
          <w:rFonts w:ascii="Times New Roman" w:hAnsi="Times New Roman" w:cs="Times New Roman"/>
          <w:sz w:val="24"/>
          <w:szCs w:val="24"/>
        </w:rPr>
        <w:t>MSE</w:t>
      </w:r>
      <w:proofErr w:type="spellEnd"/>
      <w:r>
        <w:rPr>
          <w:rFonts w:ascii="Times New Roman" w:hAnsi="Times New Roman" w:cs="Times New Roman"/>
          <w:sz w:val="24"/>
          <w:szCs w:val="24"/>
        </w:rPr>
        <w:t xml:space="preserve"> (COM),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04F54">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04F54">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&lt;EndNote&gt;&lt;Cite&gt;&lt;Author&gt;Fu&lt;/Author&gt;&lt;Year&gt;2010&lt;/Year&gt;&lt;RecNum&gt;80&lt;/RecNum&gt;&lt;DisplayText&gt;[52]&lt;/DisplayText&gt;&lt;record&gt;&lt;rec-number&gt;80&lt;/rec-number&gt;&lt;foreign-keys&gt;&lt;key app="EN" db-id="909v2wsdarxet0er2papedrtdfde0xxra5af" timestamp="1560339682"&gt;80&lt;/key&gt;&lt;/foreign-keys&gt;&lt;ref-type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80" w:history="1">
        <w:r w:rsidR="00604F54">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&lt;EndNote&gt;&lt;Cite&gt;&lt;Author&gt;Aliofkhazraei&lt;/Author&gt;&lt;Year&gt;2008&lt;/Year&gt;&lt;RecNum&gt;49&lt;/RecNum&gt;&lt;DisplayText&gt;[53]&lt;/DisplayText&gt;&lt;record&gt;&lt;rec-number&gt;49&lt;/rec-number&gt;&lt;foreign-keys&gt;&lt;key app="EN" db-id="909v2wsdarxet0er2papedrtdfde0xxra5af" timestamp="1560339660"&gt;49&lt;/key&gt;&lt;/foreign-keys&gt;&lt;ref-type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9" w:history="1">
        <w:r w:rsidR="00604F54">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&lt;EndNote&gt;&lt;Cite&gt;&lt;Author&gt;Weckman&lt;/Author&gt;&lt;Year&gt;2010&lt;/Year&gt;&lt;RecNum&gt;30&lt;/RecNum&gt;&lt;DisplayText&gt;[54]&lt;/DisplayText&gt;&lt;record&gt;&lt;rec-number&gt;30&lt;/rec-number&gt;&lt;foreign-keys&gt;&lt;key app="EN" db-id="909v2wsdarxet0er2papedrtdfde0xxra5af" timestamp="1560339641"&gt;30&lt;/key&gt;&lt;/foreign-keys&gt;&lt;ref-type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30" w:history="1">
        <w:r w:rsidR="00604F54">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30"/>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 xml:space="preserve">such as linear model (LM) (simplest form of ANN), </w:t>
      </w:r>
      <w:proofErr w:type="spellStart"/>
      <w:r>
        <w:rPr>
          <w:rFonts w:ascii="Times New Roman" w:hAnsi="Times New Roman" w:cs="Times New Roman"/>
          <w:sz w:val="24"/>
          <w:szCs w:val="24"/>
        </w:rPr>
        <w:t>MLP</w:t>
      </w:r>
      <w:proofErr w:type="spellEnd"/>
      <w:r>
        <w:rPr>
          <w:rFonts w:ascii="Times New Roman" w:hAnsi="Times New Roman" w:cs="Times New Roman"/>
          <w:sz w:val="24"/>
          <w:szCs w:val="24"/>
        </w:rPr>
        <w:t>, radial basis function (</w:t>
      </w:r>
      <w:proofErr w:type="spellStart"/>
      <w:r>
        <w:rPr>
          <w:rFonts w:ascii="Times New Roman" w:hAnsi="Times New Roman" w:cs="Times New Roman"/>
          <w:sz w:val="24"/>
          <w:szCs w:val="24"/>
        </w:rPr>
        <w:t>RBF</w:t>
      </w:r>
      <w:proofErr w:type="spellEnd"/>
      <w:r>
        <w:rPr>
          <w:rFonts w:ascii="Times New Roman" w:hAnsi="Times New Roman" w:cs="Times New Roman"/>
          <w:sz w:val="24"/>
          <w:szCs w:val="24"/>
        </w:rPr>
        <w:t>)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04F54">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04F54">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AE2D10">
        <w:rPr>
          <w:rFonts w:ascii="Times New Roman" w:hAnsi="Times New Roman" w:cs="Times New Roman"/>
          <w:sz w:val="24"/>
          <w:szCs w:val="24"/>
        </w:rPr>
        <w:t>with their comparison results with experimental results</w:t>
      </w:r>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7833BF27" w14:textId="65DE090F" w:rsidR="006A539F" w:rsidRDefault="00205DC2" w:rsidP="00E0463D">
      <w:pPr>
        <w:widowControl w:val="0"/>
        <w:spacing w:line="360" w:lineRule="auto"/>
        <w:jc w:val="both"/>
        <w:rPr>
          <w:rFonts w:ascii="Times New Roman" w:hAnsi="Times New Roman" w:cs="Times New Roman"/>
          <w:sz w:val="24"/>
          <w:szCs w:val="24"/>
        </w:rPr>
      </w:pPr>
      <w:bookmarkStart w:id="34" w:name="_Hlk534709764"/>
      <w:bookmarkStart w:id="35" w:name="_Hlk534790661"/>
      <w:r>
        <w:rPr>
          <w:rFonts w:ascii="Times New Roman" w:hAnsi="Times New Roman" w:cs="Times New Roman"/>
          <w:noProof/>
          <w:sz w:val="24"/>
          <w:szCs w:val="24"/>
        </w:rPr>
        <w:t>Bhadeshia</w:t>
      </w:r>
      <w:bookmarkEnd w:id="34"/>
      <w:r>
        <w:rPr>
          <w:rFonts w:ascii="Times New Roman" w:hAnsi="Times New Roman" w:cs="Times New Roman"/>
          <w:noProof/>
          <w:sz w:val="24"/>
          <w:szCs w:val="24"/>
        </w:rPr>
        <w:t xml:space="preserve"> </w:t>
      </w:r>
      <w:bookmarkEnd w:id="35"/>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&lt;EndNote&gt;&lt;Cite&gt;&lt;Author&gt;Bhadeshia&lt;/Author&gt;&lt;Year&gt;2008&lt;/Year&gt;&lt;RecNum&gt;48&lt;/RecNum&gt;&lt;DisplayText&gt;[58]&lt;/DisplayText&gt;&lt;record&gt;&lt;rec-number&gt;48&lt;/rec-number&gt;&lt;foreign-keys&gt;&lt;key app="EN" db-id="909v2wsdarxet0er2papedrtdfde0xxra5af" timestamp="1560339659"&gt;48&lt;/key&gt;&lt;/foreign-keys&gt;&lt;ref-type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8" w:history="1">
        <w:r w:rsidR="00604F54">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w:t>
      </w:r>
      <w:r>
        <w:rPr>
          <w:rFonts w:ascii="Times New Roman" w:hAnsi="Times New Roman" w:cs="Times New Roman"/>
          <w:sz w:val="24"/>
          <w:szCs w:val="24"/>
        </w:rPr>
        <w:lastRenderedPageBreak/>
        <w:t xml:space="preserve">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7A2A85">
        <w:rPr>
          <w:rFonts w:ascii="Times New Roman" w:hAnsi="Times New Roman" w:cs="Times New Roman" w:hint="eastAsia"/>
          <w:sz w:val="24"/>
          <w:szCs w:val="24"/>
        </w:rPr>
        <w:t>s</w:t>
      </w:r>
      <w:r w:rsidR="00F13291">
        <w:rPr>
          <w:rFonts w:ascii="Times New Roman" w:hAnsi="Times New Roman" w:cs="Times New Roman"/>
          <w:sz w:val="24"/>
          <w:szCs w:val="24"/>
        </w:rPr>
        <w:t xml:space="preserve"> of some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90276E">
        <w:rPr>
          <w:rFonts w:ascii="Times New Roman" w:hAnsi="Times New Roman" w:cs="Times New Roman"/>
          <w:sz w:val="24"/>
          <w:szCs w:val="24"/>
        </w:rPr>
        <w:t>defined by researchers were</w:t>
      </w:r>
      <w:r w:rsidR="00F13291">
        <w:rPr>
          <w:rFonts w:ascii="Times New Roman" w:hAnsi="Times New Roman" w:cs="Times New Roman"/>
          <w:sz w:val="24"/>
          <w:szCs w:val="24"/>
        </w:rPr>
        <w:t xml:space="preserve"> </w:t>
      </w:r>
      <w:r w:rsidR="00C05DCB">
        <w:rPr>
          <w:rFonts w:ascii="Times New Roman" w:hAnsi="Times New Roman" w:cs="Times New Roman"/>
          <w:sz w:val="24"/>
          <w:szCs w:val="24"/>
        </w:rPr>
        <w:t>summarized in Appendix.</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36"/>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36"/>
      <w:r w:rsidR="007B560A">
        <w:rPr>
          <w:rStyle w:val="a5"/>
        </w:rPr>
        <w:commentReference w:id="36"/>
      </w:r>
    </w:p>
    <w:tbl>
      <w:tblPr>
        <w:tblStyle w:val="ListTable2-Accent51"/>
        <w:tblW w:w="0" w:type="auto"/>
        <w:tblLook w:val="04A0" w:firstRow="1" w:lastRow="0" w:firstColumn="1" w:lastColumn="0" w:noHBand="0" w:noVBand="1"/>
      </w:tblPr>
      <w:tblGrid>
        <w:gridCol w:w="923"/>
        <w:gridCol w:w="491"/>
        <w:gridCol w:w="466"/>
        <w:gridCol w:w="1062"/>
        <w:gridCol w:w="453"/>
        <w:gridCol w:w="451"/>
        <w:gridCol w:w="451"/>
        <w:gridCol w:w="1101"/>
        <w:gridCol w:w="92"/>
        <w:gridCol w:w="897"/>
        <w:gridCol w:w="361"/>
        <w:gridCol w:w="725"/>
        <w:gridCol w:w="92"/>
        <w:gridCol w:w="649"/>
        <w:gridCol w:w="719"/>
        <w:gridCol w:w="643"/>
      </w:tblGrid>
      <w:tr w:rsidR="00604F54" w:rsidRPr="00586C90" w14:paraId="1338C6A4" w14:textId="77777777" w:rsidTr="00184F29">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0" w:type="auto"/>
            <w:gridSpan w:val="2"/>
            <w:tcBorders>
              <w:top w:val="single" w:sz="4" w:space="0" w:color="auto"/>
            </w:tcBorders>
          </w:tcPr>
          <w:p w14:paraId="28C57124" w14:textId="3020B696"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Applied Area</w:t>
            </w:r>
          </w:p>
        </w:tc>
        <w:tc>
          <w:tcPr>
            <w:tcW w:w="0" w:type="auto"/>
            <w:gridSpan w:val="4"/>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Experimental </w:t>
            </w:r>
            <w:r w:rsidR="00CC1D8F">
              <w:rPr>
                <w:rFonts w:ascii="Times New Roman" w:hAnsi="Times New Roman" w:cs="Times New Roman"/>
                <w:sz w:val="20"/>
                <w:szCs w:val="20"/>
              </w:rPr>
              <w:t>Environment</w:t>
            </w:r>
            <w:r w:rsidR="00553DA1">
              <w:rPr>
                <w:rFonts w:ascii="Times New Roman" w:hAnsi="Times New Roman" w:cs="Times New Roman"/>
                <w:sz w:val="20"/>
                <w:szCs w:val="20"/>
              </w:rPr>
              <w:t>(that produce</w:t>
            </w:r>
            <w:r w:rsidR="005417B0">
              <w:rPr>
                <w:rFonts w:ascii="Times New Roman" w:hAnsi="Times New Roman" w:cs="Times New Roman"/>
                <w:sz w:val="20"/>
                <w:szCs w:val="20"/>
              </w:rPr>
              <w:t xml:space="preserve"> </w:t>
            </w:r>
            <w:r w:rsidR="00553DA1">
              <w:rPr>
                <w:rFonts w:ascii="Times New Roman" w:hAnsi="Times New Roman" w:cs="Times New Roman"/>
                <w:sz w:val="20"/>
                <w:szCs w:val="20"/>
              </w:rPr>
              <w:t>data</w:t>
            </w:r>
            <w:r w:rsidR="005417B0">
              <w:rPr>
                <w:rFonts w:ascii="Times New Roman" w:hAnsi="Times New Roman" w:cs="Times New Roman"/>
                <w:sz w:val="20"/>
                <w:szCs w:val="20"/>
              </w:rPr>
              <w:t xml:space="preserve"> for ANN model</w:t>
            </w:r>
            <w:r w:rsidR="00553DA1">
              <w:rPr>
                <w:rFonts w:ascii="Times New Roman" w:hAnsi="Times New Roman" w:cs="Times New Roman"/>
                <w:sz w:val="20"/>
                <w:szCs w:val="20"/>
              </w:rPr>
              <w:t>)</w:t>
            </w:r>
          </w:p>
        </w:tc>
        <w:tc>
          <w:tcPr>
            <w:tcW w:w="0" w:type="auto"/>
            <w:gridSpan w:val="2"/>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0" w:type="auto"/>
            <w:gridSpan w:val="2"/>
            <w:tcBorders>
              <w:top w:val="single" w:sz="4" w:space="0" w:color="auto"/>
            </w:tcBorders>
          </w:tcPr>
          <w:p w14:paraId="3974EAB4" w14:textId="77777777" w:rsidR="00CC1D8F" w:rsidRPr="004C557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Activation Function</w:t>
            </w:r>
          </w:p>
        </w:tc>
        <w:tc>
          <w:tcPr>
            <w:tcW w:w="0" w:type="auto"/>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0" w:type="auto"/>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0" w:type="auto"/>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604F54" w:rsidRPr="00586C90" w14:paraId="5D59401D" w14:textId="77777777" w:rsidTr="004C55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gridSpan w:val="2"/>
            <w:shd w:val="clear" w:color="auto" w:fill="FFFFFF"/>
          </w:tcPr>
          <w:p w14:paraId="042938CE" w14:textId="210DF061"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2" w:tooltip="Cai, 1999 #57" w:history="1">
              <w:r w:rsidR="00604F54" w:rsidRPr="00671DCC">
                <w:rPr>
                  <w:rFonts w:ascii="Times New Roman" w:hAnsi="Times New Roman" w:cs="Times New Roman"/>
                  <w:noProof/>
                  <w:sz w:val="20"/>
                  <w:szCs w:val="20"/>
                </w:rPr>
                <w:t>42</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2786" w:type="dxa"/>
            <w:gridSpan w:val="4"/>
            <w:shd w:val="clear" w:color="auto" w:fill="FFFFFF"/>
          </w:tcPr>
          <w:p w14:paraId="3C74E54B" w14:textId="720961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4C5571">
              <w:rPr>
                <w:rFonts w:ascii="Times New Roman" w:hAnsi="Times New Roman" w:cs="Times New Roman"/>
                <w:sz w:val="20"/>
                <w:szCs w:val="20"/>
              </w:rPr>
              <w:t>ndustrial</w:t>
            </w:r>
            <w:r>
              <w:rPr>
                <w:rFonts w:ascii="Times New Roman" w:hAnsi="Times New Roman" w:cs="Times New Roman"/>
                <w:sz w:val="20"/>
                <w:szCs w:val="20"/>
              </w:rPr>
              <w:t xml:space="preserve"> applications</w:t>
            </w:r>
          </w:p>
        </w:tc>
        <w:tc>
          <w:tcPr>
            <w:tcW w:w="1755" w:type="dxa"/>
            <w:gridSpan w:val="3"/>
            <w:shd w:val="clear" w:color="auto" w:fill="FFFFFF"/>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2"/>
            <w:shd w:val="clear" w:color="auto" w:fill="FFFFFF"/>
          </w:tcPr>
          <w:p w14:paraId="6B8D3966" w14:textId="324AF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TOW, </w:t>
            </w:r>
            <w:r w:rsidRPr="00054AC8">
              <w:rPr>
                <w:rFonts w:ascii="Times New Roman" w:hAnsi="Times New Roman" w:cs="Times New Roman"/>
                <w:sz w:val="20"/>
                <w:szCs w:val="20"/>
              </w:rPr>
              <w:t xml:space="preserve">exposure time, </w:t>
            </w:r>
            <w:proofErr w:type="spellStart"/>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proofErr w:type="spellEnd"/>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7F799A">
              <w:rPr>
                <w:rFonts w:ascii="Times New Roman" w:hAnsi="Times New Roman" w:cs="Times New Roman"/>
                <w:sz w:val="20"/>
                <w:szCs w:val="20"/>
              </w:rPr>
              <w:t>Cl</w:t>
            </w:r>
            <w:proofErr w:type="spellEnd"/>
            <w:r w:rsidRPr="007F799A">
              <w:rPr>
                <w:rFonts w:ascii="Times New Roman" w:hAnsi="Times New Roman" w:cs="Times New Roman"/>
                <w:sz w:val="20"/>
                <w:szCs w:val="20"/>
                <w:vertAlign w:val="superscript"/>
              </w:rPr>
              <w:t>-</w:t>
            </w:r>
          </w:p>
        </w:tc>
        <w:tc>
          <w:tcPr>
            <w:tcW w:w="0" w:type="auto"/>
            <w:shd w:val="clear" w:color="auto" w:fill="FFFFFF"/>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0" w:type="auto"/>
            <w:shd w:val="clear" w:color="auto" w:fill="FFFFFF"/>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DD4F21E" w14:textId="00ED40B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248C714E"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43FD82DC" w14:textId="27E6846E" w:rsidR="00983AF8" w:rsidRPr="00586C90" w:rsidRDefault="00983AF8" w:rsidP="00983AF8">
            <w:pPr>
              <w:widowControl w:val="0"/>
              <w:rPr>
                <w:rFonts w:ascii="Times New Roman" w:hAnsi="Times New Roman" w:cs="Times New Roman"/>
                <w:sz w:val="20"/>
                <w:szCs w:val="20"/>
              </w:rPr>
            </w:pPr>
            <w:commentRangeStart w:id="37"/>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5" w:tooltip="Lajevardi, 2009 #69" w:history="1">
              <w:r w:rsidR="00604F54" w:rsidRPr="00604F54">
                <w:rPr>
                  <w:rFonts w:ascii="Times New Roman" w:hAnsi="Times New Roman" w:cs="Times New Roman"/>
                  <w:noProof/>
                  <w:sz w:val="20"/>
                  <w:szCs w:val="20"/>
                </w:rPr>
                <w:t>25</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4F673A32" w14:textId="7B6AF79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p>
        </w:tc>
        <w:tc>
          <w:tcPr>
            <w:tcW w:w="0" w:type="auto"/>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96F14">
              <w:rPr>
                <w:rFonts w:ascii="Times New Roman" w:hAnsi="Times New Roman" w:cs="Times New Roman"/>
                <w:sz w:val="20"/>
                <w:szCs w:val="20"/>
              </w:rPr>
              <w:t>aqueous chloride solution</w:t>
            </w:r>
          </w:p>
        </w:tc>
        <w:tc>
          <w:tcPr>
            <w:tcW w:w="0" w:type="auto"/>
            <w:gridSpan w:val="3"/>
          </w:tcPr>
          <w:p w14:paraId="46306429" w14:textId="5DEEC5F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Cl</w:t>
            </w:r>
            <w:proofErr w:type="spellEnd"/>
            <w:r w:rsidRPr="004C5571">
              <w:rPr>
                <w:rFonts w:ascii="Times New Roman" w:hAnsi="Times New Roman" w:cs="Times New Roman"/>
                <w:sz w:val="20"/>
                <w:szCs w:val="20"/>
                <w:vertAlign w:val="superscript"/>
              </w:rPr>
              <w:t>-</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P</w:t>
            </w:r>
          </w:p>
        </w:tc>
        <w:tc>
          <w:tcPr>
            <w:tcW w:w="0" w:type="auto"/>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tcPr>
          <w:p w14:paraId="32654130" w14:textId="2C2CE3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proofErr w:type="spellStart"/>
            <w:r w:rsidRPr="007F48C1">
              <w:rPr>
                <w:rFonts w:ascii="Times New Roman" w:hAnsi="Times New Roman" w:cs="Times New Roman"/>
                <w:sz w:val="20"/>
                <w:szCs w:val="20"/>
              </w:rPr>
              <w:t>SCC</w:t>
            </w:r>
            <w:proofErr w:type="spellEnd"/>
          </w:p>
        </w:tc>
        <w:tc>
          <w:tcPr>
            <w:tcW w:w="0" w:type="auto"/>
            <w:gridSpan w:val="5"/>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tcPr>
          <w:p w14:paraId="3C1FA1BC" w14:textId="471D46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commentRangeEnd w:id="37"/>
            <w:proofErr w:type="spellEnd"/>
            <w:r w:rsidR="004C5571">
              <w:rPr>
                <w:rStyle w:val="a5"/>
              </w:rPr>
              <w:commentReference w:id="37"/>
            </w:r>
          </w:p>
        </w:tc>
      </w:tr>
      <w:tr w:rsidR="00604F54" w:rsidRPr="00586C90" w14:paraId="2A2871D5"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AE3862B" w14:textId="0011203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4" w:tooltip="Kenny, 2009 #8" w:history="1">
              <w:r w:rsidR="00604F54" w:rsidRPr="00604F54">
                <w:rPr>
                  <w:rFonts w:ascii="Times New Roman" w:hAnsi="Times New Roman" w:cs="Times New Roman"/>
                  <w:noProof/>
                  <w:sz w:val="20"/>
                  <w:szCs w:val="20"/>
                </w:rPr>
                <w:t>24</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distribution and transmission electric energy lines</w:t>
            </w:r>
          </w:p>
        </w:tc>
        <w:tc>
          <w:tcPr>
            <w:tcW w:w="0" w:type="auto"/>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7C459306" w14:textId="6B391A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environmental parameters(</w:t>
            </w:r>
            <w:r w:rsidRPr="00054AC8">
              <w:rPr>
                <w:rFonts w:ascii="Times New Roman" w:hAnsi="Times New Roman" w:cs="Times New Roman"/>
                <w:sz w:val="20"/>
                <w:szCs w:val="20"/>
              </w:rPr>
              <w:t>exposure time</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T</w:t>
            </w:r>
            <w:r w:rsidRPr="004C5571">
              <w:rPr>
                <w:rFonts w:ascii="Times New Roman" w:hAnsi="Times New Roman" w:cs="Times New Roman" w:hint="eastAsia"/>
                <w:sz w:val="20"/>
                <w:szCs w:val="20"/>
              </w:rPr>
              <w:t xml:space="preserve">, </w:t>
            </w:r>
            <w:r w:rsidRPr="004C5571">
              <w:rPr>
                <w:rFonts w:ascii="Times New Roman" w:hAnsi="Times New Roman" w:cs="Times New Roman"/>
                <w:sz w:val="20"/>
                <w:szCs w:val="20"/>
              </w:rPr>
              <w:t>RH</w:t>
            </w:r>
            <w:r w:rsidRPr="004C5571">
              <w:rPr>
                <w:rFonts w:ascii="Times New Roman" w:hAnsi="Times New Roman" w:cs="Times New Roman" w:hint="eastAsia"/>
                <w:sz w:val="20"/>
                <w:szCs w:val="20"/>
              </w:rPr>
              <w:t>, precipitation, TOW, WV, solar radiation,</w:t>
            </w:r>
            <w:r>
              <w:rPr>
                <w:rFonts w:ascii="Times New Roman" w:hAnsi="Times New Roman" w:cs="Times New Roman"/>
                <w:sz w:val="20"/>
                <w:szCs w:val="20"/>
              </w:rPr>
              <w:t xml:space="preserve"> </w:t>
            </w:r>
            <w:proofErr w:type="spellStart"/>
            <w:r w:rsidRPr="00D83938">
              <w:rPr>
                <w:rFonts w:ascii="Times New Roman" w:hAnsi="Times New Roman" w:cs="Times New Roman"/>
                <w:sz w:val="20"/>
                <w:szCs w:val="20"/>
              </w:rPr>
              <w:t>Cl</w:t>
            </w:r>
            <w:proofErr w:type="spellEnd"/>
            <w:r w:rsidRPr="00D83938">
              <w:rPr>
                <w:rFonts w:ascii="Times New Roman" w:hAnsi="Times New Roman" w:cs="Times New Roman"/>
                <w:sz w:val="20"/>
                <w:szCs w:val="20"/>
                <w:vertAlign w:val="superscript"/>
              </w:rPr>
              <w:t>-</w:t>
            </w:r>
            <w:r w:rsidRPr="004C5571">
              <w:rPr>
                <w:rFonts w:ascii="Times New Roman" w:hAnsi="Times New Roman" w:cs="Times New Roman" w:hint="eastAsia"/>
                <w:sz w:val="20"/>
                <w:szCs w:val="20"/>
              </w:rPr>
              <w:t xml:space="preserve">, sulfur compounds and </w:t>
            </w:r>
            <w:proofErr w:type="spellStart"/>
            <w:r w:rsidRPr="004C5571">
              <w:rPr>
                <w:rFonts w:ascii="Times New Roman" w:hAnsi="Times New Roman" w:cs="Times New Roman" w:hint="eastAsia"/>
                <w:sz w:val="20"/>
                <w:szCs w:val="20"/>
              </w:rPr>
              <w:t>dustfall</w:t>
            </w:r>
            <w:proofErr w:type="spellEnd"/>
            <w:r w:rsidRPr="004C5571">
              <w:rPr>
                <w:rFonts w:ascii="Times New Roman" w:hAnsi="Times New Roman" w:cs="Times New Roman" w:hint="eastAsia"/>
                <w:sz w:val="20"/>
                <w:szCs w:val="20"/>
              </w:rPr>
              <w:t>)</w:t>
            </w:r>
          </w:p>
        </w:tc>
        <w:tc>
          <w:tcPr>
            <w:tcW w:w="0" w:type="auto"/>
            <w:shd w:val="clear" w:color="auto" w:fill="FFFFFF"/>
          </w:tcPr>
          <w:p w14:paraId="14263974" w14:textId="77777777" w:rsidR="00983AF8" w:rsidRPr="004C5571"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linear and sigmoidal tangent, logarithmic</w:t>
            </w:r>
          </w:p>
        </w:tc>
        <w:tc>
          <w:tcPr>
            <w:tcW w:w="0" w:type="auto"/>
            <w:gridSpan w:val="2"/>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0" w:type="auto"/>
            <w:gridSpan w:val="5"/>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8226279" w14:textId="08B0604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097E59E2" w14:textId="77777777" w:rsidTr="00184F29">
        <w:tc>
          <w:tcPr>
            <w:cnfStyle w:val="001000000000" w:firstRow="0" w:lastRow="0" w:firstColumn="1" w:lastColumn="0" w:oddVBand="0" w:evenVBand="0" w:oddHBand="0" w:evenHBand="0" w:firstRowFirstColumn="0" w:firstRowLastColumn="0" w:lastRowFirstColumn="0" w:lastRowLastColumn="0"/>
            <w:tcW w:w="0" w:type="auto"/>
          </w:tcPr>
          <w:p w14:paraId="6CA3C2DB" w14:textId="6C973F0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Iron alloy, carbon and alloy steel, </w:t>
            </w:r>
            <w:r w:rsidRPr="00586C90">
              <w:rPr>
                <w:rFonts w:ascii="Times New Roman" w:hAnsi="Times New Roman" w:cs="Times New Roman"/>
                <w:sz w:val="20"/>
                <w:szCs w:val="20"/>
              </w:rPr>
              <w:lastRenderedPageBreak/>
              <w:t>grade-2 titanium</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4" w:tooltip="Kamrunnahar, 2010 #60" w:history="1">
              <w:r w:rsidR="00604F54"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tcPr>
          <w:p w14:paraId="61773A87" w14:textId="7169DCE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i</w:t>
            </w:r>
            <w:r w:rsidRPr="00586C90">
              <w:rPr>
                <w:rFonts w:ascii="Times New Roman" w:hAnsi="Times New Roman" w:cs="Times New Roman"/>
                <w:sz w:val="20"/>
                <w:szCs w:val="20"/>
              </w:rPr>
              <w:t>ndustrial</w:t>
            </w:r>
            <w:r>
              <w:rPr>
                <w:rFonts w:ascii="Times New Roman" w:hAnsi="Times New Roman" w:cs="Times New Roman"/>
                <w:sz w:val="20"/>
                <w:szCs w:val="20"/>
              </w:rPr>
              <w:t xml:space="preserve"> applications</w:t>
            </w:r>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553DA1" w:rsidRPr="00553DA1">
              <w:rPr>
                <w:rFonts w:ascii="Times New Roman" w:hAnsi="Times New Roman" w:cs="Times New Roman"/>
                <w:sz w:val="20"/>
                <w:szCs w:val="20"/>
              </w:rPr>
              <w:t>tmospheric</w:t>
            </w:r>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w:t>
            </w:r>
            <w:r w:rsidRPr="00A3432F">
              <w:rPr>
                <w:rFonts w:ascii="Times New Roman" w:hAnsi="Times New Roman" w:cs="Times New Roman"/>
                <w:sz w:val="20"/>
                <w:szCs w:val="20"/>
              </w:rPr>
              <w:lastRenderedPageBreak/>
              <w:t>ents</w:t>
            </w:r>
          </w:p>
        </w:tc>
        <w:tc>
          <w:tcPr>
            <w:tcW w:w="0" w:type="auto"/>
            <w:gridSpan w:val="3"/>
          </w:tcPr>
          <w:p w14:paraId="31AABD00" w14:textId="48CB63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lastRenderedPageBreak/>
              <w:t xml:space="preserve">Mo content </w:t>
            </w:r>
            <w:r w:rsidRPr="00586C90">
              <w:rPr>
                <w:rFonts w:ascii="Times New Roman" w:hAnsi="Times New Roman" w:cs="Times New Roman"/>
                <w:sz w:val="20"/>
                <w:szCs w:val="20"/>
              </w:rPr>
              <w:t xml:space="preserve">x, Ni content (14 x), (x + 1), </w:t>
            </w:r>
            <w:proofErr w:type="spellStart"/>
            <w:r w:rsidRPr="00465724">
              <w:rPr>
                <w:rFonts w:ascii="Times New Roman" w:hAnsi="Times New Roman" w:cs="Times New Roman"/>
                <w:sz w:val="20"/>
                <w:szCs w:val="20"/>
              </w:rPr>
              <w:t>HCl</w:t>
            </w:r>
            <w:proofErr w:type="spellEnd"/>
            <w:r w:rsidRPr="00465724">
              <w:rPr>
                <w:rFonts w:ascii="Times New Roman" w:hAnsi="Times New Roman" w:cs="Times New Roman"/>
                <w:sz w:val="20"/>
                <w:szCs w:val="20"/>
              </w:rPr>
              <w:t xml:space="preserve">, </w:t>
            </w:r>
            <w:proofErr w:type="spellStart"/>
            <w:r w:rsidRPr="00465724">
              <w:rPr>
                <w:rFonts w:ascii="Times New Roman" w:hAnsi="Times New Roman" w:cs="Times New Roman"/>
                <w:sz w:val="20"/>
                <w:szCs w:val="20"/>
              </w:rPr>
              <w:t>H</w:t>
            </w:r>
            <w:r w:rsidRPr="004C5571">
              <w:rPr>
                <w:rFonts w:ascii="Times New Roman" w:hAnsi="Times New Roman" w:cs="Times New Roman"/>
                <w:sz w:val="20"/>
                <w:szCs w:val="20"/>
                <w:vertAlign w:val="subscript"/>
              </w:rPr>
              <w:t>2</w:t>
            </w:r>
            <w:r w:rsidRPr="00465724">
              <w:rPr>
                <w:rFonts w:ascii="Times New Roman" w:hAnsi="Times New Roman" w:cs="Times New Roman"/>
                <w:sz w:val="20"/>
                <w:szCs w:val="20"/>
              </w:rPr>
              <w:t>SO</w:t>
            </w:r>
            <w:r w:rsidRPr="004C5571">
              <w:rPr>
                <w:rFonts w:ascii="Times New Roman" w:hAnsi="Times New Roman" w:cs="Times New Roman"/>
                <w:sz w:val="20"/>
                <w:szCs w:val="20"/>
                <w:vertAlign w:val="subscript"/>
              </w:rPr>
              <w:t>4</w:t>
            </w:r>
            <w:proofErr w:type="spellEnd"/>
            <w:r w:rsidRPr="00586C90">
              <w:rPr>
                <w:rFonts w:ascii="Times New Roman" w:hAnsi="Times New Roman" w:cs="Times New Roman"/>
                <w:sz w:val="20"/>
                <w:szCs w:val="20"/>
              </w:rPr>
              <w:t xml:space="preserve">, E, </w:t>
            </w:r>
            <w:proofErr w:type="spellStart"/>
            <w:r w:rsidRPr="00586C90">
              <w:rPr>
                <w:rFonts w:ascii="Times New Roman" w:hAnsi="Times New Roman" w:cs="Times New Roman"/>
                <w:sz w:val="20"/>
                <w:szCs w:val="20"/>
              </w:rPr>
              <w:t>dE</w:t>
            </w:r>
            <w:proofErr w:type="spellEnd"/>
            <w:r>
              <w:rPr>
                <w:rFonts w:ascii="Times New Roman" w:hAnsi="Times New Roman" w:cs="Times New Roman"/>
                <w:sz w:val="20"/>
                <w:szCs w:val="20"/>
              </w:rPr>
              <w:t xml:space="preserve"> </w:t>
            </w:r>
            <w:r w:rsidRPr="00586C90">
              <w:rPr>
                <w:rFonts w:ascii="Times New Roman" w:hAnsi="Times New Roman" w:cs="Times New Roman"/>
                <w:sz w:val="20"/>
                <w:szCs w:val="20"/>
              </w:rPr>
              <w:t xml:space="preserve">(general </w:t>
            </w:r>
            <w:r w:rsidRPr="00586C90">
              <w:rPr>
                <w:rFonts w:ascii="Times New Roman" w:hAnsi="Times New Roman" w:cs="Times New Roman"/>
                <w:sz w:val="20"/>
                <w:szCs w:val="20"/>
              </w:rPr>
              <w:lastRenderedPageBreak/>
              <w:t>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r w:rsidRPr="00586C90">
              <w:rPr>
                <w:rFonts w:ascii="Times New Roman" w:hAnsi="Times New Roman" w:cs="Times New Roman"/>
                <w:sz w:val="20"/>
                <w:szCs w:val="20"/>
              </w:rPr>
              <w:t xml:space="preserve">) </w:t>
            </w:r>
          </w:p>
          <w:p w14:paraId="7E2169A9" w14:textId="6B3243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 xml:space="preserve">B, C, Cr, Cu, Fe, </w:t>
            </w:r>
            <w:proofErr w:type="spellStart"/>
            <w:r w:rsidRPr="00465724">
              <w:rPr>
                <w:rFonts w:ascii="Times New Roman" w:hAnsi="Times New Roman" w:cs="Times New Roman"/>
                <w:sz w:val="20"/>
                <w:szCs w:val="20"/>
              </w:rPr>
              <w:t>Mn</w:t>
            </w:r>
            <w:proofErr w:type="spellEnd"/>
            <w:r w:rsidRPr="00465724">
              <w:rPr>
                <w:rFonts w:ascii="Times New Roman" w:hAnsi="Times New Roman" w:cs="Times New Roman"/>
                <w:sz w:val="20"/>
                <w:szCs w:val="20"/>
              </w:rPr>
              <w:t>, Mo,</w:t>
            </w:r>
            <w:r w:rsidRPr="00465724">
              <w:rPr>
                <w:rFonts w:ascii="Times New Roman" w:hAnsi="Times New Roman" w:cs="Times New Roman"/>
                <w:sz w:val="20"/>
                <w:szCs w:val="20"/>
              </w:rPr>
              <w:br/>
            </w:r>
            <w:r w:rsidRPr="00525427">
              <w:rPr>
                <w:rFonts w:ascii="Times New Roman" w:hAnsi="Times New Roman" w:cs="Times New Roman"/>
                <w:sz w:val="20"/>
                <w:szCs w:val="20"/>
              </w:rPr>
              <w:t>Ni, P, S, Si, Ti, and V</w:t>
            </w:r>
            <w:r w:rsidRPr="00586C90">
              <w:rPr>
                <w:rFonts w:ascii="Times New Roman" w:hAnsi="Times New Roman" w:cs="Times New Roman"/>
                <w:sz w:val="20"/>
                <w:szCs w:val="20"/>
              </w:rPr>
              <w:t xml:space="preserve">), </w:t>
            </w:r>
            <w:r>
              <w:rPr>
                <w:rFonts w:ascii="Times New Roman" w:hAnsi="Times New Roman" w:cs="Times New Roman"/>
                <w:sz w:val="20"/>
                <w:szCs w:val="20"/>
              </w:rPr>
              <w:t>exposure time</w:t>
            </w:r>
            <w:r w:rsidRPr="00586C90">
              <w:rPr>
                <w:rFonts w:ascii="Times New Roman" w:hAnsi="Times New Roman" w:cs="Times New Roman"/>
                <w:sz w:val="20"/>
                <w:szCs w:val="20"/>
              </w:rPr>
              <w:t>, log (exposure</w:t>
            </w:r>
            <w:r>
              <w:rPr>
                <w:rFonts w:ascii="Times New Roman" w:hAnsi="Times New Roman" w:cs="Times New Roman"/>
                <w:sz w:val="20"/>
                <w:szCs w:val="20"/>
              </w:rPr>
              <w:t xml:space="preserve"> time</w:t>
            </w:r>
            <w:r w:rsidRPr="00586C90">
              <w:rPr>
                <w:rFonts w:ascii="Times New Roman" w:hAnsi="Times New Roman" w:cs="Times New Roman"/>
                <w:sz w:val="20"/>
                <w:szCs w:val="20"/>
              </w:rPr>
              <w:t>)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 xml:space="preserve">) </w:t>
            </w:r>
          </w:p>
          <w:p w14:paraId="62DF6F3B" w14:textId="025C5FC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incubation period and the duration of experiments</w:t>
            </w:r>
            <w:r>
              <w:rPr>
                <w:rFonts w:ascii="Times New Roman" w:hAnsi="Times New Roman" w:cs="Times New Roman"/>
                <w:sz w:val="20"/>
                <w:szCs w:val="20"/>
              </w:rPr>
              <w:t xml:space="preserve"> (l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p>
        </w:tc>
        <w:tc>
          <w:tcPr>
            <w:tcW w:w="0" w:type="auto"/>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tcPr>
          <w:p w14:paraId="121E3D6A" w14:textId="2BBD3E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proofErr w:type="spellStart"/>
            <w:r w:rsidRPr="004C5571">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C5571">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r w:rsidRPr="00FC252D">
              <w:rPr>
                <w:rFonts w:ascii="Times New Roman" w:hAnsi="Times New Roman" w:cs="Times New Roman"/>
                <w:sz w:val="20"/>
                <w:szCs w:val="20"/>
              </w:rPr>
              <w:t xml:space="preserve"> DC data </w:t>
            </w:r>
            <w:r w:rsidRPr="00FC252D">
              <w:rPr>
                <w:rFonts w:ascii="Times New Roman" w:hAnsi="Times New Roman" w:cs="Times New Roman"/>
                <w:sz w:val="20"/>
                <w:szCs w:val="20"/>
              </w:rPr>
              <w:lastRenderedPageBreak/>
              <w:t>on iron-alloy</w:t>
            </w:r>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rate and log (corrosion rate) (general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p>
          <w:p w14:paraId="43FAC9E4" w14:textId="5F3E294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8" w:name="_Hlk13189606"/>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W, Q, ratio Q/W</w:t>
            </w:r>
            <w:bookmarkEnd w:id="38"/>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O2</w:t>
            </w:r>
            <w:proofErr w:type="spellEnd"/>
            <w:r w:rsidRPr="00586C90">
              <w:rPr>
                <w:rFonts w:ascii="Times New Roman" w:hAnsi="Times New Roman" w:cs="Times New Roman"/>
                <w:sz w:val="20"/>
                <w:szCs w:val="20"/>
              </w:rPr>
              <w:t xml:space="preserve">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w:t>
            </w:r>
            <w:proofErr w:type="spellStart"/>
            <w:r w:rsidRPr="00586C90">
              <w:rPr>
                <w:rFonts w:ascii="Times New Roman" w:hAnsi="Times New Roman" w:cs="Times New Roman"/>
                <w:sz w:val="20"/>
                <w:szCs w:val="20"/>
              </w:rPr>
              <w:t>O2consumed</w:t>
            </w:r>
            <w:proofErr w:type="spellEnd"/>
            <w:r w:rsidRPr="00586C90">
              <w:rPr>
                <w:rFonts w:ascii="Times New Roman" w:hAnsi="Times New Roman" w:cs="Times New Roman"/>
                <w:sz w:val="20"/>
                <w:szCs w:val="20"/>
              </w:rPr>
              <w:t>) (</w:t>
            </w:r>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sidRPr="00586C90">
              <w:rPr>
                <w:rFonts w:ascii="Times New Roman" w:hAnsi="Times New Roman" w:cs="Times New Roman"/>
                <w:sz w:val="20"/>
                <w:szCs w:val="20"/>
              </w:rPr>
              <w:t>)</w:t>
            </w:r>
          </w:p>
        </w:tc>
        <w:tc>
          <w:tcPr>
            <w:tcW w:w="0" w:type="auto"/>
            <w:gridSpan w:val="5"/>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tcPr>
          <w:p w14:paraId="70C9D1B1" w14:textId="6EC182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458C9F52"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F4AD9D7" w14:textId="698EE77E"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nickel-based alloy 22</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6" w:tooltip="Kamrunnahar, 2011 #61" w:history="1">
              <w:r w:rsidR="00604F54" w:rsidRPr="00604F54">
                <w:rPr>
                  <w:rFonts w:ascii="Times New Roman" w:hAnsi="Times New Roman" w:cs="Times New Roman"/>
                  <w:noProof/>
                  <w:sz w:val="20"/>
                  <w:szCs w:val="20"/>
                </w:rPr>
                <w:t>26</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A1D16">
              <w:rPr>
                <w:rFonts w:ascii="Times New Roman" w:hAnsi="Times New Roman" w:cs="Times New Roman"/>
                <w:sz w:val="20"/>
                <w:szCs w:val="20"/>
              </w:rPr>
              <w:t>BSW</w:t>
            </w:r>
            <w:proofErr w:type="spellEnd"/>
            <w:r>
              <w:rPr>
                <w:rFonts w:ascii="Times New Roman" w:hAnsi="Times New Roman" w:cs="Times New Roman"/>
                <w:sz w:val="20"/>
                <w:szCs w:val="20"/>
              </w:rPr>
              <w:t xml:space="preserve">-12,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r w:rsidR="007B7C05">
              <w:rPr>
                <w:rFonts w:ascii="Times New Roman" w:hAnsi="Times New Roman" w:cs="Times New Roman"/>
                <w:sz w:val="20"/>
                <w:szCs w:val="20"/>
              </w:rPr>
              <w:t>, s</w:t>
            </w:r>
            <w:r w:rsidR="007B7C05" w:rsidRPr="007B7C05">
              <w:rPr>
                <w:rFonts w:ascii="Times New Roman" w:hAnsi="Times New Roman" w:cs="Times New Roman"/>
                <w:sz w:val="20"/>
                <w:szCs w:val="20"/>
              </w:rPr>
              <w:t xml:space="preserve">aturated </w:t>
            </w:r>
            <w:proofErr w:type="spellStart"/>
            <w:r w:rsidR="007B7C05" w:rsidRPr="007B7C05">
              <w:rPr>
                <w:rFonts w:ascii="Times New Roman" w:hAnsi="Times New Roman" w:cs="Times New Roman"/>
                <w:sz w:val="20"/>
                <w:szCs w:val="20"/>
              </w:rPr>
              <w:t>NaCl</w:t>
            </w:r>
            <w:proofErr w:type="spellEnd"/>
            <w:r w:rsidR="007B7C05" w:rsidRPr="007B7C05">
              <w:rPr>
                <w:rFonts w:ascii="Times New Roman" w:hAnsi="Times New Roman" w:cs="Times New Roman"/>
                <w:sz w:val="20"/>
                <w:szCs w:val="20"/>
              </w:rPr>
              <w:t xml:space="preserve"> electrolyte</w:t>
            </w:r>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t>
            </w:r>
            <w:r w:rsidRPr="00A3432F">
              <w:rPr>
                <w:rFonts w:ascii="Times New Roman" w:hAnsi="Times New Roman" w:cs="Times New Roman"/>
                <w:sz w:val="20"/>
                <w:szCs w:val="20"/>
              </w:rPr>
              <w:t>chemicall</w:t>
            </w:r>
            <w:r w:rsidRPr="00A3432F">
              <w:rPr>
                <w:rFonts w:ascii="Times New Roman" w:hAnsi="Times New Roman" w:cs="Times New Roman"/>
                <w:sz w:val="20"/>
                <w:szCs w:val="20"/>
              </w:rPr>
              <w:lastRenderedPageBreak/>
              <w:t>y defined environments</w:t>
            </w:r>
            <w:r>
              <w:rPr>
                <w:rFonts w:ascii="Times New Roman" w:hAnsi="Times New Roman" w:cs="Times New Roman"/>
                <w:sz w:val="20"/>
                <w:szCs w:val="20"/>
              </w:rPr>
              <w:t>)</w:t>
            </w:r>
          </w:p>
        </w:tc>
        <w:tc>
          <w:tcPr>
            <w:tcW w:w="0" w:type="auto"/>
            <w:gridSpan w:val="3"/>
            <w:shd w:val="clear" w:color="auto" w:fill="FFFFFF"/>
          </w:tcPr>
          <w:p w14:paraId="32161A06" w14:textId="4524CAF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lastRenderedPageBreak/>
              <w:t>T</w:t>
            </w:r>
            <w:r w:rsidRPr="00586C90" w:rsidDel="006C681F">
              <w:rPr>
                <w:rFonts w:ascii="Times New Roman" w:hAnsi="Times New Roman" w:cs="Times New Roman"/>
                <w:sz w:val="20"/>
                <w:szCs w:val="20"/>
              </w:rPr>
              <w:t xml:space="preserve"> </w:t>
            </w:r>
            <w:r w:rsidRPr="00586C90">
              <w:rPr>
                <w:rFonts w:ascii="Times New Roman" w:hAnsi="Times New Roman" w:cs="Times New Roman"/>
                <w:sz w:val="20"/>
                <w:szCs w:val="20"/>
              </w:rPr>
              <w:t>values, sample treatment types: welded or annealed, and exposure time</w:t>
            </w:r>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p>
          <w:p w14:paraId="14F114CD" w14:textId="2F8B81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treatments: </w:t>
            </w:r>
            <w:r w:rsidRPr="00586C90">
              <w:rPr>
                <w:rFonts w:ascii="Times New Roman" w:hAnsi="Times New Roman" w:cs="Times New Roman"/>
                <w:sz w:val="20"/>
                <w:szCs w:val="20"/>
              </w:rPr>
              <w:lastRenderedPageBreak/>
              <w:t xml:space="preserve">welded or annealed, </w:t>
            </w:r>
            <w:r w:rsidRPr="004C5571">
              <w:rPr>
                <w:rFonts w:ascii="Times New Roman" w:hAnsi="Times New Roman" w:cs="Times New Roman"/>
                <w:sz w:val="20"/>
                <w:szCs w:val="20"/>
              </w:rPr>
              <w:t>T</w:t>
            </w:r>
            <w:r w:rsidRPr="00586C90">
              <w:rPr>
                <w:rFonts w:ascii="Times New Roman" w:hAnsi="Times New Roman" w:cs="Times New Roman"/>
                <w:sz w:val="20"/>
                <w:szCs w:val="20"/>
              </w:rPr>
              <w:t>, pH,</w:t>
            </w:r>
            <w:r w:rsidRPr="00586C90">
              <w:rPr>
                <w:rFonts w:ascii="Times New Roman" w:hAnsi="Times New Roman" w:cs="Times New Roman"/>
                <w:sz w:val="20"/>
                <w:szCs w:val="20"/>
              </w:rPr>
              <w:br/>
            </w:r>
            <w:proofErr w:type="spellStart"/>
            <w:r w:rsidRPr="00586C90">
              <w:rPr>
                <w:rFonts w:ascii="Times New Roman" w:hAnsi="Times New Roman" w:cs="Times New Roman"/>
                <w:sz w:val="20"/>
                <w:szCs w:val="20"/>
              </w:rPr>
              <w:t>Cl</w:t>
            </w:r>
            <w:proofErr w:type="spellEnd"/>
            <w:r w:rsidRPr="00586C90">
              <w:rPr>
                <w:rFonts w:ascii="Times New Roman" w:hAnsi="Times New Roman" w:cs="Times New Roman"/>
                <w:sz w:val="20"/>
                <w:szCs w:val="20"/>
              </w:rPr>
              <w:t>-, aging time, types of corrosion</w:t>
            </w:r>
            <w:r w:rsidR="00710140">
              <w:rPr>
                <w:rFonts w:ascii="Times New Roman" w:hAnsi="Times New Roman" w:cs="Times New Roman"/>
                <w:sz w:val="20"/>
                <w:szCs w:val="20"/>
              </w:rPr>
              <w:t>: general or localized</w:t>
            </w:r>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r w:rsidR="00710140">
              <w:rPr>
                <w:rFonts w:ascii="Times New Roman" w:hAnsi="Times New Roman" w:cs="Times New Roman"/>
                <w:sz w:val="20"/>
                <w:szCs w:val="20"/>
              </w:rPr>
              <w:t>(service)</w:t>
            </w:r>
            <w:r w:rsidRPr="00D94107">
              <w:rPr>
                <w:rFonts w:ascii="Times New Roman" w:hAnsi="Times New Roman" w:cs="Times New Roman"/>
                <w:sz w:val="20"/>
                <w:szCs w:val="20"/>
              </w:rPr>
              <w:t>corrosion</w:t>
            </w:r>
            <w:r>
              <w:rPr>
                <w:rFonts w:ascii="Times New Roman" w:hAnsi="Times New Roman" w:cs="Times New Roman"/>
                <w:sz w:val="20"/>
                <w:szCs w:val="20"/>
              </w:rPr>
              <w:t>)</w:t>
            </w:r>
          </w:p>
          <w:p w14:paraId="7FB7ADEC" w14:textId="2E9F1413"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 and log(w)</w:t>
            </w:r>
            <w:r w:rsidR="00710140">
              <w:rPr>
                <w:rFonts w:ascii="Times New Roman" w:hAnsi="Times New Roman" w:cs="Times New Roman"/>
                <w:sz w:val="20"/>
                <w:szCs w:val="20"/>
              </w:rPr>
              <w:t xml:space="preserve"> (localized corrosion)</w:t>
            </w:r>
          </w:p>
        </w:tc>
        <w:tc>
          <w:tcPr>
            <w:tcW w:w="0" w:type="auto"/>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0" w:type="auto"/>
            <w:gridSpan w:val="2"/>
            <w:shd w:val="clear" w:color="auto" w:fill="FFFFFF"/>
          </w:tcPr>
          <w:p w14:paraId="1DD3EEB2" w14:textId="38FCF65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(general corrosion)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w:t>
            </w:r>
            <w:r w:rsidRPr="00586C90">
              <w:rPr>
                <w:rFonts w:ascii="Times New Roman" w:hAnsi="Times New Roman" w:cs="Times New Roman"/>
                <w:sz w:val="20"/>
                <w:szCs w:val="20"/>
              </w:rPr>
              <w:lastRenderedPageBreak/>
              <w:t xml:space="preserve">d corrosion), </w:t>
            </w:r>
          </w:p>
          <w:p w14:paraId="48456C03" w14:textId="0A12A8E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r>
              <w:rPr>
                <w:rFonts w:ascii="Times New Roman" w:hAnsi="Times New Roman" w:cs="Times New Roman"/>
                <w:sz w:val="20"/>
                <w:szCs w:val="20"/>
              </w:rPr>
              <w:t>,</w:t>
            </w:r>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Zi</w:t>
            </w:r>
            <w:proofErr w:type="spellEnd"/>
            <w:r w:rsidRPr="00586C90">
              <w:rPr>
                <w:rFonts w:ascii="Times New Roman" w:hAnsi="Times New Roman" w:cs="Times New Roman"/>
                <w:sz w:val="20"/>
                <w:szCs w:val="20"/>
              </w:rPr>
              <w:t>, abs(Z), and Phase (localized corrosion)</w:t>
            </w:r>
          </w:p>
        </w:tc>
        <w:tc>
          <w:tcPr>
            <w:tcW w:w="0" w:type="auto"/>
            <w:gridSpan w:val="5"/>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
          <w:p w14:paraId="7C683A2C" w14:textId="08E78A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0AB1BC8F"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EC8F803" w14:textId="051C7729"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A357</w:t>
            </w:r>
            <w:proofErr w:type="spellEnd"/>
            <w:r w:rsidRPr="00586C90">
              <w:rPr>
                <w:rFonts w:ascii="Times New Roman" w:hAnsi="Times New Roman" w:cs="Times New Roman"/>
                <w:sz w:val="20"/>
                <w:szCs w:val="20"/>
              </w:rPr>
              <w:t xml:space="preserve"> alloy</w:t>
            </w:r>
            <w:r w:rsidR="00C04130">
              <w:rPr>
                <w:rFonts w:ascii="Times New Roman" w:hAnsi="Times New Roman" w:cs="Times New Roman"/>
                <w:sz w:val="20"/>
                <w:szCs w:val="20"/>
              </w:rPr>
              <w:t xml:space="preserve">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2" w:tooltip="Yang, 2012 #3" w:history="1">
              <w:r w:rsidR="00604F54" w:rsidRPr="00604F54">
                <w:rPr>
                  <w:rFonts w:ascii="Times New Roman" w:hAnsi="Times New Roman" w:cs="Times New Roman"/>
                  <w:noProof/>
                  <w:sz w:val="20"/>
                  <w:szCs w:val="20"/>
                </w:rPr>
                <w:t>22</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AC574EC" w14:textId="4182CD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p>
        </w:tc>
        <w:tc>
          <w:tcPr>
            <w:tcW w:w="0" w:type="auto"/>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B022AB">
              <w:rPr>
                <w:rFonts w:ascii="Times New Roman" w:hAnsi="Times New Roman" w:cs="Times New Roman"/>
                <w:sz w:val="20"/>
                <w:szCs w:val="20"/>
              </w:rPr>
              <w:t>quenching operation</w:t>
            </w:r>
          </w:p>
        </w:tc>
        <w:tc>
          <w:tcPr>
            <w:tcW w:w="0" w:type="auto"/>
            <w:gridSpan w:val="3"/>
            <w:shd w:val="clear" w:color="auto" w:fill="FFFFFF"/>
          </w:tcPr>
          <w:p w14:paraId="242333CA" w14:textId="4A9AF4F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0" w:type="auto"/>
            <w:gridSpan w:val="2"/>
            <w:shd w:val="clear" w:color="auto" w:fill="FFFFFF"/>
          </w:tcPr>
          <w:p w14:paraId="45D2565A" w14:textId="35B49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314781F4" w14:textId="6C53C7B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p>
        </w:tc>
        <w:tc>
          <w:tcPr>
            <w:tcW w:w="0" w:type="auto"/>
            <w:shd w:val="clear" w:color="auto" w:fill="FFFFFF"/>
          </w:tcPr>
          <w:p w14:paraId="1F513D84" w14:textId="6522E2B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9" w:name="_Hlk13060122"/>
            <w:proofErr w:type="spellStart"/>
            <w:r w:rsidRPr="00586C90">
              <w:rPr>
                <w:rFonts w:ascii="Times New Roman" w:hAnsi="Times New Roman" w:cs="Times New Roman"/>
                <w:sz w:val="20"/>
                <w:szCs w:val="20"/>
              </w:rPr>
              <w:t>BPNN</w:t>
            </w:r>
            <w:bookmarkEnd w:id="39"/>
            <w:proofErr w:type="spellEnd"/>
          </w:p>
        </w:tc>
      </w:tr>
      <w:tr w:rsidR="00604F54" w:rsidRPr="00586C90" w14:paraId="4A77693B" w14:textId="77777777" w:rsidTr="00184F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F9B77FD" w14:textId="2DC3D2F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&lt;EndNote&gt;&lt;Cite&gt;&lt;Author&gt;Shi&lt;/Author&gt;&lt;Year&gt;2015&lt;/Year&gt;&lt;RecNum&gt;67&lt;/RecNum&gt;&lt;DisplayText&gt;[21]&lt;/DisplayText&gt;&lt;record&gt;&lt;rec-number&gt;67&lt;/rec-number&gt;&lt;foreign-keys&gt;&lt;key app="EN" db-id="909v2wsdarxet0er2papedrtdfde0xxra5af" timestamp="1560339672"&gt;67&lt;/key&gt;&lt;/foreign-keys&gt;&lt;ref-type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1" w:tooltip="Shi, 2015 #67" w:history="1">
              <w:r w:rsidR="00604F54" w:rsidRPr="00604F54">
                <w:rPr>
                  <w:rFonts w:ascii="Times New Roman" w:hAnsi="Times New Roman" w:cs="Times New Roman"/>
                  <w:noProof/>
                  <w:sz w:val="20"/>
                  <w:szCs w:val="20"/>
                </w:rPr>
                <w:t>21</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255BFF7" w14:textId="583B3620" w:rsidR="00983AF8" w:rsidRPr="004C5571" w:rsidRDefault="00983AF8" w:rsidP="00783555">
            <w:pPr>
              <w:widowControl w:val="0"/>
              <w:cnfStyle w:val="000000100000" w:firstRow="0" w:lastRow="0" w:firstColumn="0" w:lastColumn="0" w:oddVBand="0" w:evenVBand="0" w:oddHBand="1" w:evenHBand="0" w:firstRowFirstColumn="0" w:firstRowLastColumn="0" w:lastRowFirstColumn="0" w:lastRowLastColumn="0"/>
            </w:pPr>
            <w:r w:rsidRPr="00586C90">
              <w:rPr>
                <w:rFonts w:ascii="Times New Roman" w:hAnsi="Times New Roman" w:cs="Times New Roman"/>
                <w:sz w:val="20"/>
                <w:szCs w:val="20"/>
              </w:rPr>
              <w:t>pressurized water reactors (</w:t>
            </w:r>
            <w:proofErr w:type="spellStart"/>
            <w:r w:rsidRPr="00586C90">
              <w:rPr>
                <w:rFonts w:ascii="Times New Roman" w:hAnsi="Times New Roman" w:cs="Times New Roman"/>
                <w:sz w:val="20"/>
                <w:szCs w:val="20"/>
              </w:rPr>
              <w:t>PWR</w:t>
            </w:r>
            <w:proofErr w:type="spellEnd"/>
            <w:r w:rsidRPr="00586C90">
              <w:rPr>
                <w:rFonts w:ascii="Times New Roman" w:hAnsi="Times New Roman" w:cs="Times New Roman"/>
                <w:sz w:val="20"/>
                <w:szCs w:val="20"/>
              </w:rPr>
              <w:t>)</w:t>
            </w:r>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w:t>
            </w:r>
            <w:proofErr w:type="spellStart"/>
            <w:r w:rsidR="00783555" w:rsidRPr="00783555">
              <w:rPr>
                <w:rFonts w:ascii="Times New Roman" w:hAnsi="Times New Roman" w:cs="Times New Roman"/>
                <w:sz w:val="20"/>
                <w:szCs w:val="20"/>
              </w:rPr>
              <w:t>SG</w:t>
            </w:r>
            <w:proofErr w:type="spellEnd"/>
            <w:r w:rsidR="00783555" w:rsidRPr="00783555">
              <w:rPr>
                <w:rFonts w:ascii="Times New Roman" w:hAnsi="Times New Roman" w:cs="Times New Roman"/>
                <w:sz w:val="20"/>
                <w:szCs w:val="20"/>
              </w:rPr>
              <w:t>) tubing and penetration nozzles</w:t>
            </w:r>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783555">
              <w:rPr>
                <w:rFonts w:ascii="Times New Roman" w:hAnsi="Times New Roman" w:cs="Times New Roman"/>
                <w:sz w:val="20"/>
                <w:szCs w:val="20"/>
              </w:rPr>
              <w:t>PWR</w:t>
            </w:r>
            <w:proofErr w:type="spellEnd"/>
            <w:r w:rsidRPr="00783555">
              <w:rPr>
                <w:rFonts w:ascii="Times New Roman" w:hAnsi="Times New Roman" w:cs="Times New Roman"/>
                <w:sz w:val="20"/>
                <w:szCs w:val="20"/>
              </w:rPr>
              <w:t xml:space="preserve"> environments</w:t>
            </w:r>
          </w:p>
        </w:tc>
        <w:tc>
          <w:tcPr>
            <w:tcW w:w="0" w:type="auto"/>
            <w:gridSpan w:val="3"/>
            <w:shd w:val="clear" w:color="auto" w:fill="FFFFFF"/>
          </w:tcPr>
          <w:p w14:paraId="3F92B352" w14:textId="4CA03F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K</w:t>
            </w:r>
            <w:r w:rsidRPr="004C5571">
              <w:rPr>
                <w:rFonts w:ascii="Times New Roman" w:hAnsi="Times New Roman" w:cs="Times New Roman"/>
                <w:sz w:val="20"/>
                <w:szCs w:val="20"/>
                <w:vertAlign w:val="subscript"/>
              </w:rPr>
              <w:t>I</w:t>
            </w:r>
            <w:r w:rsidRPr="00586C90">
              <w:rPr>
                <w:rFonts w:ascii="Times New Roman" w:hAnsi="Times New Roman" w:cs="Times New Roman"/>
                <w:sz w:val="20"/>
                <w:szCs w:val="20"/>
              </w:rPr>
              <w:t xml:space="preserve">, pH, Conductivity, </w:t>
            </w:r>
            <w:proofErr w:type="spellStart"/>
            <w:r w:rsidRPr="00586C90">
              <w:rPr>
                <w:rFonts w:ascii="Times New Roman" w:hAnsi="Times New Roman" w:cs="Times New Roman"/>
                <w:sz w:val="20"/>
                <w:szCs w:val="20"/>
              </w:rPr>
              <w:t>ECP</w:t>
            </w:r>
            <w:proofErr w:type="spellEnd"/>
            <w:r w:rsidRPr="00586C90">
              <w:rPr>
                <w:rFonts w:ascii="Times New Roman" w:hAnsi="Times New Roman" w:cs="Times New Roman"/>
                <w:sz w:val="20"/>
                <w:szCs w:val="20"/>
              </w:rPr>
              <w:t xml:space="preserve">, </w:t>
            </w:r>
            <w:proofErr w:type="spellStart"/>
            <w:r w:rsidRPr="00176FE5">
              <w:rPr>
                <w:rFonts w:ascii="Times New Roman" w:hAnsi="Times New Roman" w:cs="Times New Roman"/>
                <w:sz w:val="24"/>
                <w:szCs w:val="28"/>
              </w:rPr>
              <w:t>YS</w:t>
            </w:r>
            <w:proofErr w:type="spellEnd"/>
            <w:r w:rsidRPr="00586C90">
              <w:rPr>
                <w:rFonts w:ascii="Times New Roman" w:hAnsi="Times New Roman" w:cs="Times New Roman"/>
                <w:sz w:val="20"/>
                <w:szCs w:val="20"/>
              </w:rPr>
              <w:t xml:space="preserve">, </w:t>
            </w:r>
            <w:proofErr w:type="spellStart"/>
            <w:r w:rsidRPr="003F28D0">
              <w:rPr>
                <w:rFonts w:ascii="Times New Roman" w:hAnsi="Times New Roman" w:cs="Times New Roman"/>
                <w:sz w:val="20"/>
                <w:szCs w:val="20"/>
              </w:rPr>
              <w:t>B</w:t>
            </w:r>
            <w:r w:rsidRPr="004C5571">
              <w:rPr>
                <w:rFonts w:ascii="Times New Roman" w:hAnsi="Times New Roman" w:cs="Times New Roman"/>
                <w:sz w:val="20"/>
                <w:szCs w:val="20"/>
                <w:vertAlign w:val="subscript"/>
              </w:rPr>
              <w:t>3</w:t>
            </w:r>
            <w:proofErr w:type="spellEnd"/>
            <w:r w:rsidRPr="003F28D0">
              <w:rPr>
                <w:rFonts w:ascii="Times New Roman" w:hAnsi="Times New Roman" w:cs="Times New Roman"/>
                <w:sz w:val="20"/>
                <w:szCs w:val="20"/>
              </w:rPr>
              <w:t>(OH)</w:t>
            </w:r>
            <w:r w:rsidRPr="004C5571">
              <w:rPr>
                <w:rFonts w:ascii="Times New Roman" w:hAnsi="Times New Roman" w:cs="Times New Roman"/>
                <w:sz w:val="20"/>
                <w:szCs w:val="20"/>
                <w:vertAlign w:val="subscript"/>
              </w:rPr>
              <w:t>3</w:t>
            </w:r>
            <w:r w:rsidRPr="00586C90">
              <w:rPr>
                <w:rFonts w:ascii="Times New Roman" w:hAnsi="Times New Roman" w:cs="Times New Roman"/>
                <w:sz w:val="20"/>
                <w:szCs w:val="20"/>
              </w:rPr>
              <w:t xml:space="preserve">, </w:t>
            </w:r>
            <w:r w:rsidRPr="003F28D0">
              <w:rPr>
                <w:rFonts w:ascii="Times New Roman" w:hAnsi="Times New Roman" w:cs="Times New Roman"/>
                <w:sz w:val="20"/>
                <w:szCs w:val="20"/>
              </w:rPr>
              <w:t>Li</w:t>
            </w:r>
          </w:p>
        </w:tc>
        <w:tc>
          <w:tcPr>
            <w:tcW w:w="0" w:type="auto"/>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hyperbolic tan (</w:t>
            </w:r>
            <w:proofErr w:type="spellStart"/>
            <w:r w:rsidRPr="004C5571">
              <w:rPr>
                <w:rFonts w:ascii="Times New Roman" w:hAnsi="Times New Roman" w:cs="Times New Roman"/>
                <w:sz w:val="20"/>
                <w:szCs w:val="20"/>
              </w:rPr>
              <w:t>tanh</w:t>
            </w:r>
            <w:proofErr w:type="spellEnd"/>
            <w:r w:rsidRPr="004C5571">
              <w:rPr>
                <w:rFonts w:ascii="Times New Roman" w:hAnsi="Times New Roman" w:cs="Times New Roman"/>
                <w:sz w:val="20"/>
                <w:szCs w:val="20"/>
              </w:rPr>
              <w:t>), linear</w:t>
            </w:r>
          </w:p>
        </w:tc>
        <w:tc>
          <w:tcPr>
            <w:tcW w:w="0" w:type="auto"/>
            <w:gridSpan w:val="2"/>
            <w:shd w:val="clear" w:color="auto" w:fill="FFFFFF"/>
          </w:tcPr>
          <w:p w14:paraId="720528B8" w14:textId="23C6D0C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CGR</w:t>
            </w:r>
            <w:proofErr w:type="spellEnd"/>
          </w:p>
        </w:tc>
        <w:tc>
          <w:tcPr>
            <w:tcW w:w="0" w:type="auto"/>
            <w:gridSpan w:val="5"/>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2B99E874" w14:textId="5854749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68471787" w14:textId="77777777" w:rsidTr="00184F29">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20CD406" w14:textId="1DBAA6C3"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Sn</w:t>
            </w:r>
            <w:proofErr w:type="spellEnd"/>
            <w:r w:rsidRPr="00586C90">
              <w:rPr>
                <w:rFonts w:ascii="Times New Roman" w:hAnsi="Times New Roman" w:cs="Times New Roman"/>
                <w:sz w:val="20"/>
                <w:szCs w:val="20"/>
              </w:rPr>
              <w:t>-Ag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6" w:tooltip="Li, 2007 #68" w:history="1">
              <w:r w:rsidR="00604F54"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electronics industry</w:t>
            </w:r>
          </w:p>
        </w:tc>
        <w:tc>
          <w:tcPr>
            <w:tcW w:w="0" w:type="auto"/>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w:t>
            </w:r>
            <w:r w:rsidR="00BC6003">
              <w:rPr>
                <w:rFonts w:ascii="Times New Roman" w:hAnsi="Times New Roman" w:cs="Times New Roman"/>
                <w:sz w:val="20"/>
                <w:szCs w:val="20"/>
              </w:rPr>
              <w:t>nhibitor</w:t>
            </w:r>
            <w:r>
              <w:rPr>
                <w:rFonts w:ascii="Times New Roman" w:hAnsi="Times New Roman" w:cs="Times New Roman"/>
                <w:sz w:val="20"/>
                <w:szCs w:val="20"/>
              </w:rPr>
              <w:t xml:space="preserve"> addition</w:t>
            </w:r>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environment)</w:t>
            </w:r>
          </w:p>
        </w:tc>
        <w:tc>
          <w:tcPr>
            <w:tcW w:w="0" w:type="auto"/>
            <w:gridSpan w:val="3"/>
            <w:shd w:val="clear" w:color="auto" w:fill="FFFFFF"/>
          </w:tcPr>
          <w:p w14:paraId="1C140F1E" w14:textId="3B0AAA7D" w:rsidR="00983AF8" w:rsidRPr="004C5571"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 xml:space="preserve">the contents of In. Bi, </w:t>
            </w:r>
            <w:proofErr w:type="spellStart"/>
            <w:r w:rsidRPr="004C5571">
              <w:rPr>
                <w:rFonts w:ascii="Times New Roman" w:hAnsi="Times New Roman" w:cs="Times New Roman"/>
                <w:sz w:val="20"/>
                <w:szCs w:val="20"/>
              </w:rPr>
              <w:t>Sb</w:t>
            </w:r>
            <w:proofErr w:type="spellEnd"/>
            <w:r w:rsidRPr="004C5571">
              <w:rPr>
                <w:rFonts w:ascii="Times New Roman" w:hAnsi="Times New Roman" w:cs="Times New Roman"/>
                <w:sz w:val="20"/>
                <w:szCs w:val="20"/>
              </w:rPr>
              <w:t xml:space="preserve">, RE, </w:t>
            </w:r>
            <w:proofErr w:type="spellStart"/>
            <w:r w:rsidRPr="004C5571">
              <w:rPr>
                <w:rFonts w:ascii="Times New Roman" w:hAnsi="Times New Roman" w:cs="Times New Roman"/>
                <w:sz w:val="20"/>
                <w:szCs w:val="20"/>
              </w:rPr>
              <w:t>Sn</w:t>
            </w:r>
            <w:proofErr w:type="spellEnd"/>
            <w:r w:rsidRPr="004C5571">
              <w:rPr>
                <w:rFonts w:ascii="Times New Roman" w:hAnsi="Times New Roman" w:cs="Times New Roman"/>
                <w:sz w:val="20"/>
                <w:szCs w:val="20"/>
              </w:rPr>
              <w:t>, Ag, Cu</w:t>
            </w:r>
          </w:p>
        </w:tc>
        <w:tc>
          <w:tcPr>
            <w:tcW w:w="0" w:type="auto"/>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temperature</w:t>
            </w:r>
          </w:p>
        </w:tc>
        <w:tc>
          <w:tcPr>
            <w:tcW w:w="0" w:type="auto"/>
            <w:gridSpan w:val="5"/>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B1C5072" w14:textId="233B562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5F884B0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5E8863" w14:textId="799D41F3"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w:t>
            </w:r>
            <w:proofErr w:type="spellStart"/>
            <w:r w:rsidRPr="00586C90">
              <w:rPr>
                <w:rFonts w:ascii="Times New Roman" w:hAnsi="Times New Roman" w:cs="Times New Roman"/>
                <w:sz w:val="20"/>
                <w:szCs w:val="20"/>
              </w:rPr>
              <w:t>5Al</w:t>
            </w:r>
            <w:proofErr w:type="spellEnd"/>
            <w:r w:rsidRPr="00586C90">
              <w:rPr>
                <w:rFonts w:ascii="Times New Roman" w:hAnsi="Times New Roman" w:cs="Times New Roman"/>
                <w:sz w:val="20"/>
                <w:szCs w:val="20"/>
              </w:rPr>
              <w:t>-</w:t>
            </w:r>
            <w:proofErr w:type="spellStart"/>
            <w:r w:rsidRPr="00586C90">
              <w:rPr>
                <w:rFonts w:ascii="Times New Roman" w:hAnsi="Times New Roman" w:cs="Times New Roman"/>
                <w:sz w:val="20"/>
                <w:szCs w:val="20"/>
              </w:rPr>
              <w:t>2Sn-</w:t>
            </w:r>
            <w:r w:rsidRPr="00586C90">
              <w:rPr>
                <w:rFonts w:ascii="Times New Roman" w:hAnsi="Times New Roman" w:cs="Times New Roman"/>
                <w:sz w:val="20"/>
                <w:szCs w:val="20"/>
              </w:rPr>
              <w:lastRenderedPageBreak/>
              <w:t>2Zr-4Cr-4Mo</w:t>
            </w:r>
            <w:proofErr w:type="spellEnd"/>
            <w:r w:rsidRPr="00586C90">
              <w:rPr>
                <w:rFonts w:ascii="Times New Roman" w:hAnsi="Times New Roman" w:cs="Times New Roman"/>
                <w:sz w:val="20"/>
                <w:szCs w:val="20"/>
              </w:rPr>
              <w:t xml:space="preserve">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&lt;EndNote&gt;&lt;Cite&gt;&lt;Author&gt;Li&lt;/Author&gt;&lt;Year&gt;1998&lt;/Year&gt;&lt;RecNum&gt;5&lt;/RecNum&gt;&lt;DisplayText&gt;[47]&lt;/DisplayText&gt;&lt;record&gt;&lt;rec-number&gt;5&lt;/rec-number&gt;&lt;foreign-keys&gt;&lt;key app="EN" db-id="909v2wsdarxet0er2papedrtdfde0xxra5af" timestamp="1560339623"&gt;5&lt;/key&gt;&lt;/foreign-keys&gt;&lt;ref-type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7" w:tooltip="Li, 1998 #5" w:history="1">
              <w:r w:rsidR="00604F54"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7A2F87B" w14:textId="3663E5DD" w:rsidR="00983AF8"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industrial </w:t>
            </w:r>
            <w:r>
              <w:rPr>
                <w:rFonts w:ascii="Times New Roman" w:hAnsi="Times New Roman" w:cs="Times New Roman"/>
                <w:sz w:val="20"/>
                <w:szCs w:val="20"/>
              </w:rPr>
              <w:lastRenderedPageBreak/>
              <w:t>applications</w:t>
            </w:r>
          </w:p>
        </w:tc>
        <w:tc>
          <w:tcPr>
            <w:tcW w:w="0" w:type="auto"/>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7413A">
              <w:rPr>
                <w:rFonts w:ascii="Times New Roman" w:hAnsi="Times New Roman" w:cs="Times New Roman"/>
                <w:sz w:val="20"/>
                <w:szCs w:val="20"/>
              </w:rPr>
              <w:lastRenderedPageBreak/>
              <w:t>elevated temperatu</w:t>
            </w:r>
            <w:r w:rsidRPr="0047413A">
              <w:rPr>
                <w:rFonts w:ascii="Times New Roman" w:hAnsi="Times New Roman" w:cs="Times New Roman"/>
                <w:sz w:val="20"/>
                <w:szCs w:val="20"/>
              </w:rPr>
              <w:lastRenderedPageBreak/>
              <w:t>re</w:t>
            </w:r>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-Z hot simulator</w:t>
            </w:r>
            <w:r>
              <w:rPr>
                <w:rFonts w:ascii="Times New Roman" w:hAnsi="Times New Roman" w:cs="Times New Roman"/>
                <w:sz w:val="20"/>
                <w:szCs w:val="20"/>
              </w:rPr>
              <w:t>)</w:t>
            </w:r>
          </w:p>
        </w:tc>
        <w:tc>
          <w:tcPr>
            <w:tcW w:w="0" w:type="auto"/>
            <w:gridSpan w:val="3"/>
            <w:shd w:val="clear" w:color="auto" w:fill="FFFFFF"/>
          </w:tcPr>
          <w:p w14:paraId="72238190" w14:textId="1AC73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deformation temperature, </w:t>
            </w:r>
            <w:r w:rsidRPr="00586C90">
              <w:rPr>
                <w:rFonts w:ascii="Times New Roman" w:hAnsi="Times New Roman" w:cs="Times New Roman"/>
                <w:sz w:val="20"/>
                <w:szCs w:val="20"/>
              </w:rPr>
              <w:lastRenderedPageBreak/>
              <w:t xml:space="preserve">equivalent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equivalent </w:t>
            </w:r>
            <w:r w:rsidRPr="004C5571">
              <w:rPr>
                <w:rFonts w:ascii="Times New Roman" w:hAnsi="Times New Roman" w:cs="Times New Roman"/>
                <w:sz w:val="20"/>
                <w:szCs w:val="20"/>
              </w:rPr>
              <w:t>S</w:t>
            </w:r>
            <w:r w:rsidRPr="00586C90">
              <w:rPr>
                <w:rFonts w:ascii="Times New Roman" w:hAnsi="Times New Roman" w:cs="Times New Roman"/>
                <w:sz w:val="20"/>
                <w:szCs w:val="20"/>
              </w:rPr>
              <w:t>,</w:t>
            </w:r>
          </w:p>
        </w:tc>
        <w:tc>
          <w:tcPr>
            <w:tcW w:w="0" w:type="auto"/>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sigmoid, </w:t>
            </w:r>
            <w:r w:rsidRPr="00586C90">
              <w:rPr>
                <w:rFonts w:ascii="Times New Roman" w:hAnsi="Times New Roman" w:cs="Times New Roman"/>
                <w:sz w:val="20"/>
                <w:szCs w:val="20"/>
              </w:rPr>
              <w:lastRenderedPageBreak/>
              <w:t xml:space="preserve">linear </w:t>
            </w:r>
          </w:p>
        </w:tc>
        <w:tc>
          <w:tcPr>
            <w:tcW w:w="0" w:type="auto"/>
            <w:gridSpan w:val="2"/>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flow </w:t>
            </w:r>
            <w:r w:rsidRPr="00586C90">
              <w:rPr>
                <w:rFonts w:ascii="Times New Roman" w:hAnsi="Times New Roman" w:cs="Times New Roman"/>
                <w:sz w:val="20"/>
                <w:szCs w:val="20"/>
              </w:rPr>
              <w:lastRenderedPageBreak/>
              <w:t>stress</w:t>
            </w:r>
          </w:p>
        </w:tc>
        <w:tc>
          <w:tcPr>
            <w:tcW w:w="0" w:type="auto"/>
            <w:gridSpan w:val="5"/>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0" w:type="auto"/>
            <w:shd w:val="clear" w:color="auto" w:fill="FFFFFF"/>
          </w:tcPr>
          <w:p w14:paraId="482571B7" w14:textId="5EE0CF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w:t>
            </w:r>
            <w:r w:rsidRPr="00586C90">
              <w:rPr>
                <w:rFonts w:ascii="Times New Roman" w:hAnsi="Times New Roman" w:cs="Times New Roman"/>
                <w:sz w:val="20"/>
                <w:szCs w:val="20"/>
              </w:rPr>
              <w:lastRenderedPageBreak/>
              <w:t>N</w:t>
            </w:r>
            <w:proofErr w:type="spellEnd"/>
          </w:p>
        </w:tc>
      </w:tr>
      <w:tr w:rsidR="00604F54" w:rsidRPr="00586C90" w14:paraId="64F26EC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0AB230D2" w14:textId="6608A72F"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lastRenderedPageBreak/>
              <w:t>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&lt;EndNote&gt;&lt;Cite&gt;&lt;Author&gt;Parthiban&lt;/Author&gt;&lt;Year&gt;2005&lt;/Year&gt;&lt;RecNum&gt;43&lt;/RecNum&gt;&lt;DisplayText&gt;[41]&lt;/DisplayText&gt;&lt;record&gt;&lt;rec-number&gt;43&lt;/rec-number&gt;&lt;foreign-keys&gt;&lt;key app="EN" db-id="909v2wsdarxet0er2papedrtdfde0xxra5af" timestamp="1560339656"&gt;43&lt;/key&gt;&lt;/foreign-keys&gt;&lt;ref-type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1" w:tooltip="Parthiban, 2005 #43" w:history="1">
              <w:r w:rsidR="00604F54"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0" w:type="auto"/>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C3D11">
              <w:rPr>
                <w:rFonts w:ascii="Times New Roman" w:hAnsi="Times New Roman" w:cs="Times New Roman"/>
                <w:sz w:val="20"/>
                <w:szCs w:val="20"/>
              </w:rPr>
              <w:t>open atmosphere</w:t>
            </w:r>
          </w:p>
        </w:tc>
        <w:tc>
          <w:tcPr>
            <w:tcW w:w="0" w:type="auto"/>
            <w:gridSpan w:val="3"/>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0" w:type="auto"/>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0" w:type="auto"/>
            <w:gridSpan w:val="5"/>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455A6F3" w14:textId="718B4B2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190848B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38F979D" w14:textId="45DCA8C0"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dual-phase (DP) steels</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&lt;EndNote&gt;&lt;Cite&gt;&lt;Author&gt;Haque&lt;/Author&gt;&lt;Year&gt;2001&lt;/Year&gt;&lt;RecNum&gt;62&lt;/RecNum&gt;&lt;DisplayText&gt;[32]&lt;/DisplayText&gt;&lt;record&gt;&lt;rec-number&gt;62&lt;/rec-number&gt;&lt;foreign-keys&gt;&lt;key app="EN" db-id="909v2wsdarxet0er2papedrtdfde0xxra5af" timestamp="1560339670"&gt;62&lt;/key&gt;&lt;/foreign-keys&gt;&lt;ref-type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32" w:tooltip="Haque, 2001 #62" w:history="1">
              <w:r w:rsidR="00604F54">
                <w:rPr>
                  <w:rFonts w:ascii="Times New Roman" w:hAnsi="Times New Roman" w:cs="Times New Roman"/>
                  <w:b w:val="0"/>
                  <w:bCs w:val="0"/>
                  <w:noProof/>
                  <w:sz w:val="20"/>
                  <w:szCs w:val="20"/>
                </w:rPr>
                <w:t>32</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76B83008" w14:textId="07CFF3D0"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0352E">
              <w:rPr>
                <w:rFonts w:ascii="Times New Roman" w:hAnsi="Times New Roman" w:cs="Times New Roman"/>
                <w:sz w:val="20"/>
                <w:szCs w:val="20"/>
              </w:rPr>
              <w:t>earthmoving machineries</w:t>
            </w:r>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p>
        </w:tc>
        <w:tc>
          <w:tcPr>
            <w:tcW w:w="0" w:type="auto"/>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corrosive</w:t>
            </w:r>
            <w:r w:rsidRPr="00586C90">
              <w:rPr>
                <w:rFonts w:ascii="Times New Roman" w:hAnsi="Times New Roman" w:cs="Times New Roman"/>
                <w:sz w:val="20"/>
                <w:szCs w:val="20"/>
              </w:rPr>
              <w:br/>
              <w:t>environment</w:t>
            </w:r>
          </w:p>
        </w:tc>
        <w:tc>
          <w:tcPr>
            <w:tcW w:w="0" w:type="auto"/>
            <w:gridSpan w:val="3"/>
            <w:shd w:val="clear" w:color="auto" w:fill="FFFFFF"/>
          </w:tcPr>
          <w:p w14:paraId="1317A67C" w14:textId="73C7D3A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SIF</w:t>
            </w:r>
            <w:proofErr w:type="spellEnd"/>
            <w:r w:rsidRPr="00586C90">
              <w:rPr>
                <w:rFonts w:ascii="Times New Roman" w:hAnsi="Times New Roman" w:cs="Times New Roman"/>
                <w:sz w:val="20"/>
                <w:szCs w:val="20"/>
              </w:rPr>
              <w:t xml:space="preserve"> (</w:t>
            </w:r>
            <w:proofErr w:type="spellStart"/>
            <w:r>
              <w:rPr>
                <w:rFonts w:cs="Calibri"/>
              </w:rPr>
              <w:t>Δ</w:t>
            </w:r>
            <w:r w:rsidRPr="004F7E9E">
              <w:rPr>
                <w:rFonts w:ascii="Times New Roman" w:hAnsi="Times New Roman" w:cs="Times New Roman"/>
                <w:sz w:val="20"/>
                <w:szCs w:val="20"/>
              </w:rPr>
              <w:t>K</w:t>
            </w:r>
            <w:proofErr w:type="spellEnd"/>
            <w:r w:rsidRPr="00586C90">
              <w:rPr>
                <w:rFonts w:ascii="Times New Roman" w:hAnsi="Times New Roman" w:cs="Times New Roman"/>
                <w:sz w:val="20"/>
                <w:szCs w:val="20"/>
              </w:rPr>
              <w:t xml:space="preserve">), and volume % of </w:t>
            </w:r>
            <w:proofErr w:type="spellStart"/>
            <w:r w:rsidRPr="00586C90">
              <w:rPr>
                <w:rFonts w:ascii="Times New Roman" w:hAnsi="Times New Roman" w:cs="Times New Roman"/>
                <w:sz w:val="20"/>
                <w:szCs w:val="20"/>
              </w:rPr>
              <w:t>martensite</w:t>
            </w:r>
            <w:proofErr w:type="spellEnd"/>
            <w:r w:rsidRPr="00586C90">
              <w:rPr>
                <w:rFonts w:ascii="Times New Roman" w:hAnsi="Times New Roman" w:cs="Times New Roman"/>
                <w:sz w:val="20"/>
                <w:szCs w:val="20"/>
              </w:rPr>
              <w:t xml:space="preserve"> content (%M)</w:t>
            </w:r>
          </w:p>
        </w:tc>
        <w:tc>
          <w:tcPr>
            <w:tcW w:w="0" w:type="auto"/>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gaussian</w:t>
            </w:r>
            <w:proofErr w:type="spellEnd"/>
          </w:p>
        </w:tc>
        <w:tc>
          <w:tcPr>
            <w:tcW w:w="0" w:type="auto"/>
            <w:gridSpan w:val="2"/>
            <w:shd w:val="clear" w:color="auto" w:fill="FFFFFF"/>
          </w:tcPr>
          <w:p w14:paraId="6713E6F0" w14:textId="541006E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064DE9">
              <w:rPr>
                <w:rFonts w:ascii="Times New Roman" w:hAnsi="Times New Roman" w:cs="Times New Roman"/>
                <w:sz w:val="20"/>
                <w:szCs w:val="20"/>
              </w:rPr>
              <w:t>FCGR</w:t>
            </w:r>
            <w:proofErr w:type="spellEnd"/>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0" w:type="auto"/>
            <w:gridSpan w:val="5"/>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069829" w14:textId="3CA8F9F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3169C624"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proofErr w:type="spellStart"/>
            <w:r w:rsidRPr="00586C90">
              <w:rPr>
                <w:rFonts w:ascii="Times New Roman" w:hAnsi="Times New Roman" w:cs="Times New Roman"/>
                <w:sz w:val="20"/>
                <w:szCs w:val="20"/>
              </w:rPr>
              <w:t>Al7075-T6</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Al2024-T315</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D16</w:t>
            </w:r>
            <w:proofErr w:type="spellEnd"/>
            <w:r w:rsidRPr="00586C90">
              <w:rPr>
                <w:rFonts w:ascii="Times New Roman" w:hAnsi="Times New Roman" w:cs="Times New Roman"/>
                <w:sz w:val="20"/>
                <w:szCs w:val="20"/>
              </w:rPr>
              <w:t xml:space="preserve"> aluminum alloy,</w:t>
            </w:r>
          </w:p>
          <w:p w14:paraId="73B52432" w14:textId="168C4012" w:rsidR="00983AF8" w:rsidRPr="004C5571"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350 </w:t>
            </w:r>
            <w:proofErr w:type="spellStart"/>
            <w:r w:rsidRPr="00586C90">
              <w:rPr>
                <w:rFonts w:ascii="Times New Roman" w:hAnsi="Times New Roman" w:cs="Times New Roman"/>
                <w:sz w:val="20"/>
                <w:szCs w:val="20"/>
              </w:rPr>
              <w:t>WT</w:t>
            </w:r>
            <w:proofErr w:type="spellEnd"/>
            <w:r w:rsidRPr="00586C90">
              <w:rPr>
                <w:rFonts w:ascii="Times New Roman" w:hAnsi="Times New Roman" w:cs="Times New Roman"/>
                <w:sz w:val="20"/>
                <w:szCs w:val="20"/>
              </w:rPr>
              <w:t xml:space="preserve"> steel</w:t>
            </w:r>
            <w:r w:rsidRPr="004C5571">
              <w:rPr>
                <w:rFonts w:ascii="Times New Roman" w:hAnsi="Times New Roman" w:cs="Times New Roman"/>
                <w:sz w:val="20"/>
                <w:szCs w:val="20"/>
              </w:rPr>
              <w:fldChar w:fldCharType="begin"/>
            </w:r>
            <w:r w:rsidR="00604F54">
              <w:rPr>
                <w:rFonts w:ascii="Times New Roman" w:hAnsi="Times New Roman" w:cs="Times New Roman"/>
                <w:b w:val="0"/>
                <w:bCs w:val="0"/>
                <w:sz w:val="20"/>
                <w:szCs w:val="20"/>
              </w:rPr>
              <w:instrText xml:space="preserve"> ADDIN EN.CITE &lt;EndNote&gt;&lt;Cite&gt;&lt;Author&gt;Zhang&lt;/Author&gt;&lt;Year&gt;2016&lt;/Year&gt;&lt;RecNum&gt;18&lt;/RecNum&gt;&lt;DisplayText&gt;[27]&lt;/DisplayText&gt;&lt;record&gt;&lt;rec-number&gt;18&lt;/rec-number&gt;&lt;foreign-keys&gt;&lt;key app="EN" db-id="909v2wsdarxet0er2papedrtdfde0xxra5af" timestamp="1560339633"&gt;18&lt;/key&gt;&lt;/foreign-keys&gt;&lt;ref-type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4C5571">
              <w:rPr>
                <w:rFonts w:ascii="Times New Roman" w:hAnsi="Times New Roman" w:cs="Times New Roman"/>
                <w:sz w:val="20"/>
                <w:szCs w:val="20"/>
              </w:rPr>
              <w:fldChar w:fldCharType="separate"/>
            </w:r>
            <w:r w:rsidR="00604F54">
              <w:rPr>
                <w:rFonts w:ascii="Times New Roman" w:hAnsi="Times New Roman" w:cs="Times New Roman"/>
                <w:b w:val="0"/>
                <w:bCs w:val="0"/>
                <w:noProof/>
                <w:sz w:val="20"/>
                <w:szCs w:val="20"/>
              </w:rPr>
              <w:t>[</w:t>
            </w:r>
            <w:hyperlink w:anchor="_ENREF_27" w:tooltip="Zhang, 2016 #18" w:history="1">
              <w:r w:rsidR="00604F54">
                <w:rPr>
                  <w:rFonts w:ascii="Times New Roman" w:hAnsi="Times New Roman" w:cs="Times New Roman"/>
                  <w:b w:val="0"/>
                  <w:bCs w:val="0"/>
                  <w:noProof/>
                  <w:sz w:val="20"/>
                  <w:szCs w:val="20"/>
                </w:rPr>
                <w:t>27</w:t>
              </w:r>
            </w:hyperlink>
            <w:r w:rsidR="00604F54">
              <w:rPr>
                <w:rFonts w:ascii="Times New Roman" w:hAnsi="Times New Roman" w:cs="Times New Roman"/>
                <w:b w:val="0"/>
                <w:bCs w:val="0"/>
                <w:noProof/>
                <w:sz w:val="20"/>
                <w:szCs w:val="20"/>
              </w:rPr>
              <w:t>]</w:t>
            </w:r>
            <w:r w:rsidRPr="004C5571">
              <w:rPr>
                <w:rFonts w:ascii="Times New Roman" w:hAnsi="Times New Roman" w:cs="Times New Roman"/>
                <w:sz w:val="20"/>
                <w:szCs w:val="20"/>
              </w:rPr>
              <w:fldChar w:fldCharType="end"/>
            </w:r>
          </w:p>
        </w:tc>
        <w:tc>
          <w:tcPr>
            <w:tcW w:w="0" w:type="auto"/>
            <w:gridSpan w:val="2"/>
            <w:shd w:val="clear" w:color="auto" w:fill="FFFFFF"/>
          </w:tcPr>
          <w:p w14:paraId="073A7AFE" w14:textId="398973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r w:rsidR="00D0352E">
              <w:rPr>
                <w:rFonts w:ascii="Times New Roman" w:hAnsi="Times New Roman" w:cs="Times New Roman"/>
                <w:sz w:val="20"/>
                <w:szCs w:val="20"/>
              </w:rPr>
              <w:t>industry</w:t>
            </w:r>
          </w:p>
        </w:tc>
        <w:tc>
          <w:tcPr>
            <w:tcW w:w="0" w:type="auto"/>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0B679F">
              <w:rPr>
                <w:rFonts w:ascii="Times New Roman" w:hAnsi="Times New Roman" w:cs="Times New Roman"/>
                <w:sz w:val="20"/>
                <w:szCs w:val="20"/>
              </w:rPr>
              <w:t>constant amplitude loading</w:t>
            </w:r>
          </w:p>
          <w:p w14:paraId="59494160" w14:textId="1A19B0DB" w:rsidR="00983AF8" w:rsidRPr="004C5571"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commentRangeStart w:id="40"/>
            <w:r w:rsidRPr="004C5571">
              <w:rPr>
                <w:rFonts w:ascii="Times New Roman" w:hAnsi="Times New Roman" w:cs="Times New Roman"/>
                <w:sz w:val="20"/>
                <w:szCs w:val="20"/>
                <w:highlight w:val="yellow"/>
              </w:rPr>
              <w:t xml:space="preserve">(from </w:t>
            </w:r>
            <w:r>
              <w:rPr>
                <w:rFonts w:ascii="Times New Roman" w:hAnsi="Times New Roman" w:cs="Times New Roman"/>
                <w:sz w:val="20"/>
                <w:szCs w:val="20"/>
                <w:highlight w:val="yellow"/>
              </w:rPr>
              <w:t xml:space="preserve">other </w:t>
            </w:r>
            <w:r w:rsidRPr="004C5571">
              <w:rPr>
                <w:rFonts w:ascii="Times New Roman" w:hAnsi="Times New Roman" w:cs="Times New Roman"/>
                <w:sz w:val="20"/>
                <w:szCs w:val="20"/>
                <w:highlight w:val="yellow"/>
              </w:rPr>
              <w:t>reference)</w:t>
            </w:r>
            <w:commentRangeEnd w:id="40"/>
            <w:r w:rsidR="004C5571">
              <w:rPr>
                <w:rStyle w:val="a5"/>
              </w:rPr>
              <w:commentReference w:id="40"/>
            </w:r>
          </w:p>
        </w:tc>
        <w:tc>
          <w:tcPr>
            <w:tcW w:w="0" w:type="auto"/>
            <w:gridSpan w:val="3"/>
            <w:shd w:val="clear" w:color="auto" w:fill="FFFFFF"/>
          </w:tcPr>
          <w:p w14:paraId="698D1A3E" w14:textId="6929BD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41" w:name="_Hlk13195438"/>
            <w:proofErr w:type="spellStart"/>
            <w:r w:rsidRPr="00586C90">
              <w:rPr>
                <w:rFonts w:ascii="Times New Roman" w:hAnsi="Times New Roman" w:cs="Times New Roman"/>
                <w:sz w:val="20"/>
                <w:szCs w:val="20"/>
              </w:rPr>
              <w:t>SIF</w:t>
            </w:r>
            <w:proofErr w:type="spellEnd"/>
            <w:r w:rsidRPr="00586C90">
              <w:rPr>
                <w:rFonts w:ascii="Times New Roman" w:hAnsi="Times New Roman" w:cs="Times New Roman"/>
                <w:sz w:val="20"/>
                <w:szCs w:val="20"/>
              </w:rPr>
              <w:t xml:space="preserve">, </w:t>
            </w:r>
            <w:bookmarkEnd w:id="41"/>
            <w:r w:rsidRPr="00586C90">
              <w:rPr>
                <w:rFonts w:ascii="Times New Roman" w:hAnsi="Times New Roman" w:cs="Times New Roman"/>
                <w:sz w:val="20"/>
                <w:szCs w:val="20"/>
              </w:rPr>
              <w:t>stress ratio</w:t>
            </w:r>
          </w:p>
        </w:tc>
        <w:tc>
          <w:tcPr>
            <w:tcW w:w="0" w:type="auto"/>
            <w:shd w:val="clear" w:color="auto" w:fill="FFFFFF"/>
          </w:tcPr>
          <w:p w14:paraId="6534B0A9" w14:textId="1C2D2D6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gaussian</w:t>
            </w:r>
            <w:proofErr w:type="spellEnd"/>
            <w:r w:rsidRPr="00586C90">
              <w:rPr>
                <w:rFonts w:ascii="Times New Roman" w:hAnsi="Times New Roman" w:cs="Times New Roman"/>
                <w:sz w:val="20"/>
                <w:szCs w:val="20"/>
              </w:rPr>
              <w:t xml:space="preserve"> </w:t>
            </w:r>
          </w:p>
        </w:tc>
        <w:tc>
          <w:tcPr>
            <w:tcW w:w="0" w:type="auto"/>
            <w:gridSpan w:val="2"/>
            <w:shd w:val="clear" w:color="auto" w:fill="FFFFFF"/>
          </w:tcPr>
          <w:p w14:paraId="316A3211" w14:textId="0C347A8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CGR</w:t>
            </w:r>
            <w:proofErr w:type="spellEnd"/>
          </w:p>
        </w:tc>
        <w:tc>
          <w:tcPr>
            <w:tcW w:w="0" w:type="auto"/>
            <w:gridSpan w:val="5"/>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35F5CA97" w14:textId="11EEA9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RBFNN</w:t>
            </w:r>
            <w:proofErr w:type="spellEnd"/>
          </w:p>
        </w:tc>
      </w:tr>
      <w:tr w:rsidR="00604F54" w:rsidRPr="00586C90" w14:paraId="767C8F38"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41E33143" w14:textId="6AFBA73A" w:rsidR="00983AF8" w:rsidRPr="00586C90" w:rsidRDefault="00983AF8" w:rsidP="00983AF8">
            <w:pPr>
              <w:widowControl w:val="0"/>
              <w:spacing w:after="0"/>
              <w:rPr>
                <w:rFonts w:ascii="Times New Roman" w:hAnsi="Times New Roman" w:cs="Times New Roman"/>
                <w:sz w:val="20"/>
                <w:szCs w:val="20"/>
              </w:rPr>
            </w:pPr>
            <w:bookmarkStart w:id="42" w:name="_Hlk2622627"/>
            <w:proofErr w:type="spellStart"/>
            <w:r w:rsidRPr="00586C90">
              <w:rPr>
                <w:rFonts w:ascii="Times New Roman" w:hAnsi="Times New Roman" w:cs="Times New Roman"/>
                <w:sz w:val="20"/>
                <w:szCs w:val="20"/>
              </w:rPr>
              <w:t>polyphenylene</w:t>
            </w:r>
            <w:proofErr w:type="spellEnd"/>
            <w:r w:rsidRPr="00586C90">
              <w:rPr>
                <w:rFonts w:ascii="Times New Roman" w:hAnsi="Times New Roman" w:cs="Times New Roman"/>
                <w:sz w:val="20"/>
                <w:szCs w:val="20"/>
              </w:rPr>
              <w:t xml:space="preserv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04F54">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0" w:type="auto"/>
            <w:gridSpan w:val="2"/>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tribological</w:t>
            </w:r>
            <w:proofErr w:type="spellEnd"/>
            <w:r w:rsidRPr="00586C90">
              <w:rPr>
                <w:rFonts w:ascii="Times New Roman" w:hAnsi="Times New Roman" w:cs="Times New Roman"/>
                <w:sz w:val="20"/>
                <w:szCs w:val="20"/>
              </w:rPr>
              <w:br/>
              <w:t>application</w:t>
            </w:r>
          </w:p>
        </w:tc>
        <w:tc>
          <w:tcPr>
            <w:tcW w:w="0" w:type="auto"/>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p>
        </w:tc>
        <w:tc>
          <w:tcPr>
            <w:tcW w:w="0" w:type="auto"/>
            <w:gridSpan w:val="3"/>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43" w:name="_Hlk2557070"/>
            <w:r w:rsidRPr="00586C90">
              <w:rPr>
                <w:rFonts w:ascii="Times New Roman" w:hAnsi="Times New Roman" w:cs="Times New Roman"/>
                <w:sz w:val="20"/>
                <w:szCs w:val="20"/>
              </w:rPr>
              <w:t xml:space="preserve">Short carbon fiber, </w:t>
            </w:r>
            <w:proofErr w:type="spellStart"/>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43"/>
            <w:proofErr w:type="spellEnd"/>
            <w:r w:rsidRPr="00525427">
              <w:rPr>
                <w:rFonts w:ascii="Times New Roman" w:hAnsi="Times New Roman" w:cs="Times New Roman"/>
                <w:sz w:val="20"/>
                <w:szCs w:val="20"/>
              </w:rPr>
              <w:t>,</w:t>
            </w:r>
            <w:r w:rsidRPr="004C5571">
              <w:rPr>
                <w:rFonts w:ascii="Times New Roman" w:hAnsi="Times New Roman" w:cs="Times New Roman"/>
                <w:sz w:val="20"/>
                <w:szCs w:val="20"/>
              </w:rPr>
              <w:t xml:space="preserve"> </w:t>
            </w:r>
            <w:proofErr w:type="spellStart"/>
            <w:r w:rsidRPr="00465724">
              <w:rPr>
                <w:rFonts w:ascii="Times New Roman" w:hAnsi="Times New Roman" w:cs="Times New Roman"/>
                <w:sz w:val="20"/>
                <w:szCs w:val="20"/>
              </w:rPr>
              <w:t>PTFE</w:t>
            </w:r>
            <w:proofErr w:type="spellEnd"/>
            <w:r w:rsidRPr="00586C90">
              <w:rPr>
                <w:rFonts w:ascii="Times New Roman" w:hAnsi="Times New Roman" w:cs="Times New Roman"/>
                <w:sz w:val="20"/>
                <w:szCs w:val="20"/>
              </w:rPr>
              <w:t xml:space="preserve">, Graphite), Testing conditions (Sliding speed, </w:t>
            </w:r>
            <w:r w:rsidRPr="00586C90">
              <w:rPr>
                <w:rFonts w:ascii="Times New Roman" w:hAnsi="Times New Roman" w:cs="Times New Roman"/>
                <w:sz w:val="20"/>
                <w:szCs w:val="20"/>
              </w:rPr>
              <w:lastRenderedPageBreak/>
              <w:t>Applied pressure)</w:t>
            </w:r>
          </w:p>
        </w:tc>
        <w:tc>
          <w:tcPr>
            <w:tcW w:w="0" w:type="auto"/>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4C5571">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tribological</w:t>
            </w:r>
            <w:proofErr w:type="spellEnd"/>
            <w:r w:rsidRPr="00586C90">
              <w:rPr>
                <w:rFonts w:ascii="Times New Roman" w:hAnsi="Times New Roman" w:cs="Times New Roman"/>
                <w:sz w:val="20"/>
                <w:szCs w:val="20"/>
              </w:rPr>
              <w:t xml:space="preserve"> characteristic (Coefficient of friction, Specific wear rate)</w:t>
            </w:r>
          </w:p>
        </w:tc>
        <w:tc>
          <w:tcPr>
            <w:tcW w:w="0" w:type="auto"/>
            <w:gridSpan w:val="5"/>
            <w:shd w:val="clear" w:color="auto" w:fill="FFFFFF"/>
          </w:tcPr>
          <w:p w14:paraId="4B8E4723" w14:textId="0BE19E55" w:rsidR="00983AF8" w:rsidRPr="00586C90" w:rsidRDefault="006C1282"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mechanical</w:t>
            </w:r>
            <w:r w:rsidRPr="00586C90">
              <w:rPr>
                <w:rFonts w:ascii="Times New Roman" w:hAnsi="Times New Roman" w:cs="Times New Roman"/>
                <w:sz w:val="20"/>
                <w:szCs w:val="20"/>
              </w:rPr>
              <w:t xml:space="preserve"> </w:t>
            </w:r>
          </w:p>
        </w:tc>
        <w:tc>
          <w:tcPr>
            <w:tcW w:w="0" w:type="auto"/>
            <w:shd w:val="clear" w:color="auto" w:fill="FFFFFF"/>
          </w:tcPr>
          <w:p w14:paraId="2C4BE428" w14:textId="6983CE8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bookmarkEnd w:id="42"/>
      <w:tr w:rsidR="00604F54" w:rsidRPr="00586C90" w14:paraId="07D5E4F9"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38F5C7E" w14:textId="0E3F8D97"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0" w:tooltip="Narimani, 2015 #635" w:history="1">
              <w:r w:rsidR="00604F54"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0" w:type="auto"/>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r>
              <w:rPr>
                <w:rFonts w:ascii="Times New Roman" w:hAnsi="Times New Roman" w:cs="Times New Roman"/>
                <w:sz w:val="20"/>
                <w:szCs w:val="20"/>
              </w:rPr>
              <w:t xml:space="preserve"> </w:t>
            </w:r>
          </w:p>
        </w:tc>
        <w:tc>
          <w:tcPr>
            <w:tcW w:w="0" w:type="auto"/>
            <w:gridSpan w:val="3"/>
            <w:shd w:val="clear" w:color="auto" w:fill="FFFFFF"/>
          </w:tcPr>
          <w:p w14:paraId="10A0D274" w14:textId="013C493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r w:rsidRPr="00B449A7">
              <w:rPr>
                <w:rFonts w:ascii="Times New Roman" w:hAnsi="Times New Roman" w:cs="Times New Roman"/>
                <w:sz w:val="20"/>
                <w:szCs w:val="20"/>
              </w:rPr>
              <w:t xml:space="preserve">C, </w:t>
            </w:r>
            <w:proofErr w:type="spellStart"/>
            <w:r w:rsidRPr="00B449A7">
              <w:rPr>
                <w:rFonts w:ascii="Times New Roman" w:hAnsi="Times New Roman" w:cs="Times New Roman"/>
                <w:sz w:val="20"/>
                <w:szCs w:val="20"/>
              </w:rPr>
              <w:t>Mn</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Ti, N,</w:t>
            </w:r>
            <w:r>
              <w:rPr>
                <w:rFonts w:ascii="Times New Roman" w:hAnsi="Times New Roman" w:cs="Times New Roman"/>
                <w:sz w:val="20"/>
                <w:szCs w:val="20"/>
              </w:rPr>
              <w:t xml:space="preserve"> </w:t>
            </w:r>
            <w:r w:rsidRPr="00B449A7">
              <w:rPr>
                <w:rFonts w:ascii="Times New Roman" w:hAnsi="Times New Roman" w:cs="Times New Roman"/>
                <w:sz w:val="20"/>
                <w:szCs w:val="20"/>
              </w:rPr>
              <w:t xml:space="preserve">Mo, Ni, Al, Cu, Cr, V and </w:t>
            </w:r>
            <w:proofErr w:type="spellStart"/>
            <w:r w:rsidRPr="00B449A7">
              <w:rPr>
                <w:rFonts w:ascii="Times New Roman" w:hAnsi="Times New Roman" w:cs="Times New Roman"/>
                <w:sz w:val="20"/>
                <w:szCs w:val="20"/>
              </w:rPr>
              <w:t>C</w:t>
            </w:r>
            <w:r w:rsidRPr="004C5571">
              <w:rPr>
                <w:rFonts w:ascii="Times New Roman" w:hAnsi="Times New Roman" w:cs="Times New Roman"/>
                <w:sz w:val="20"/>
                <w:szCs w:val="20"/>
                <w:vertAlign w:val="subscript"/>
              </w:rPr>
              <w:t>EIIW</w:t>
            </w:r>
            <w:proofErr w:type="spellEnd"/>
            <w:r w:rsidRPr="00586C90">
              <w:rPr>
                <w:rFonts w:ascii="Times New Roman" w:hAnsi="Times New Roman" w:cs="Times New Roman"/>
                <w:sz w:val="20"/>
                <w:szCs w:val="20"/>
              </w:rPr>
              <w:t>)</w:t>
            </w:r>
            <w:r w:rsidRPr="002F3712">
              <w:rPr>
                <w:rFonts w:ascii="AdvGulliv-R" w:hAnsi="AdvGulliv-R"/>
                <w:color w:val="000000"/>
                <w:sz w:val="16"/>
                <w:szCs w:val="16"/>
              </w:rPr>
              <w:t xml:space="preserve">, </w:t>
            </w:r>
            <w:r w:rsidRPr="004C5571">
              <w:rPr>
                <w:rFonts w:ascii="Times New Roman" w:hAnsi="Times New Roman" w:cs="Times New Roman" w:hint="eastAsia"/>
                <w:sz w:val="20"/>
                <w:szCs w:val="20"/>
              </w:rPr>
              <w:t>microstructure consist of</w:t>
            </w:r>
            <w:r w:rsidRPr="004C5571">
              <w:rPr>
                <w:rFonts w:ascii="Times New Roman" w:hAnsi="Times New Roman" w:cs="Times New Roman" w:hint="eastAsia"/>
                <w:sz w:val="20"/>
                <w:szCs w:val="20"/>
              </w:rPr>
              <w:br/>
              <w:t>diffusion (ferrite/pearlite) and shear (</w:t>
            </w:r>
            <w:proofErr w:type="spellStart"/>
            <w:r w:rsidRPr="004C5571">
              <w:rPr>
                <w:rFonts w:ascii="Times New Roman" w:hAnsi="Times New Roman" w:cs="Times New Roman" w:hint="eastAsia"/>
                <w:sz w:val="20"/>
                <w:szCs w:val="20"/>
              </w:rPr>
              <w:t>bainite</w:t>
            </w:r>
            <w:proofErr w:type="spellEnd"/>
            <w:r w:rsidRPr="004C5571">
              <w:rPr>
                <w:rFonts w:ascii="Times New Roman" w:hAnsi="Times New Roman" w:cs="Times New Roman" w:hint="eastAsia"/>
                <w:sz w:val="20"/>
                <w:szCs w:val="20"/>
              </w:rPr>
              <w:t>/</w:t>
            </w:r>
            <w:proofErr w:type="spellStart"/>
            <w:r w:rsidRPr="004C5571">
              <w:rPr>
                <w:rFonts w:ascii="Times New Roman" w:hAnsi="Times New Roman" w:cs="Times New Roman" w:hint="eastAsia"/>
                <w:sz w:val="20"/>
                <w:szCs w:val="20"/>
              </w:rPr>
              <w:t>martensite</w:t>
            </w:r>
            <w:proofErr w:type="spellEnd"/>
            <w:r w:rsidRPr="004C5571">
              <w:rPr>
                <w:rFonts w:ascii="Times New Roman" w:hAnsi="Times New Roman" w:cs="Times New Roman" w:hint="eastAsia"/>
                <w:sz w:val="20"/>
                <w:szCs w:val="20"/>
              </w:rPr>
              <w:t>)</w:t>
            </w:r>
            <w:r w:rsidRPr="004C5571">
              <w:rPr>
                <w:rFonts w:ascii="Times New Roman" w:hAnsi="Times New Roman" w:cs="Times New Roman" w:hint="eastAsia"/>
                <w:sz w:val="20"/>
                <w:szCs w:val="20"/>
              </w:rPr>
              <w:br/>
              <w:t>transformations</w:t>
            </w:r>
            <w:r w:rsidRPr="002F3712">
              <w:rPr>
                <w:rFonts w:ascii="AdvGulliv-R" w:hAnsi="AdvGulliv-R"/>
                <w:color w:val="000000"/>
                <w:sz w:val="16"/>
                <w:szCs w:val="16"/>
              </w:rPr>
              <w:t xml:space="preserve">, </w:t>
            </w:r>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proofErr w:type="spellStart"/>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O2</w:t>
            </w:r>
            <w:proofErr w:type="spellEnd"/>
            <w:r w:rsidRPr="00586C90">
              <w:rPr>
                <w:rFonts w:ascii="Times New Roman" w:hAnsi="Times New Roman" w:cs="Times New Roman"/>
                <w:sz w:val="20"/>
                <w:szCs w:val="20"/>
              </w:rPr>
              <w:t xml:space="preserve">, </w:t>
            </w:r>
            <w:proofErr w:type="spellStart"/>
            <w:r w:rsidRPr="004F378F">
              <w:rPr>
                <w:rFonts w:ascii="Times New Roman" w:hAnsi="Times New Roman" w:cs="Times New Roman"/>
                <w:sz w:val="20"/>
                <w:szCs w:val="20"/>
              </w:rPr>
              <w:t>P</w:t>
            </w:r>
            <w:r w:rsidRPr="004C5571">
              <w:rPr>
                <w:rFonts w:ascii="Times New Roman" w:hAnsi="Times New Roman" w:cs="Times New Roman"/>
                <w:sz w:val="20"/>
                <w:szCs w:val="20"/>
                <w:vertAlign w:val="subscript"/>
              </w:rPr>
              <w:t>CO2</w:t>
            </w:r>
            <w:proofErr w:type="spellEnd"/>
            <w:r w:rsidRPr="00586C90">
              <w:rPr>
                <w:rFonts w:ascii="Times New Roman" w:hAnsi="Times New Roman" w:cs="Times New Roman"/>
                <w:sz w:val="20"/>
                <w:szCs w:val="20"/>
              </w:rPr>
              <w:t xml:space="preserve">, </w:t>
            </w:r>
            <w:commentRangeStart w:id="44"/>
            <w:proofErr w:type="spellStart"/>
            <w:r w:rsidRPr="004F378F">
              <w:rPr>
                <w:rFonts w:ascii="Times New Roman" w:hAnsi="Times New Roman" w:cs="Times New Roman"/>
                <w:sz w:val="20"/>
                <w:szCs w:val="20"/>
              </w:rPr>
              <w:t>NaCl</w:t>
            </w:r>
            <w:commentRangeEnd w:id="44"/>
            <w:proofErr w:type="spellEnd"/>
            <w:r>
              <w:rPr>
                <w:rStyle w:val="a5"/>
              </w:rPr>
              <w:commentReference w:id="44"/>
            </w:r>
            <w:r w:rsidRPr="00586C90">
              <w:rPr>
                <w:rFonts w:ascii="Times New Roman" w:hAnsi="Times New Roman" w:cs="Times New Roman"/>
                <w:sz w:val="20"/>
                <w:szCs w:val="20"/>
              </w:rPr>
              <w:t>, bicarbonate concentration)</w:t>
            </w:r>
          </w:p>
        </w:tc>
        <w:tc>
          <w:tcPr>
            <w:tcW w:w="0" w:type="auto"/>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hyperbolic sigmoid, linear</w:t>
            </w:r>
          </w:p>
        </w:tc>
        <w:tc>
          <w:tcPr>
            <w:tcW w:w="0" w:type="auto"/>
            <w:gridSpan w:val="2"/>
            <w:shd w:val="clear" w:color="auto" w:fill="FFFFFF"/>
          </w:tcPr>
          <w:p w14:paraId="0C7D2A8F" w14:textId="379880DB"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F378F">
              <w:rPr>
                <w:rFonts w:ascii="Times New Roman" w:hAnsi="Times New Roman" w:cs="Times New Roman"/>
                <w:sz w:val="20"/>
                <w:szCs w:val="20"/>
              </w:rPr>
              <w:t>I</w:t>
            </w:r>
            <w:r w:rsidRPr="004C5571">
              <w:rPr>
                <w:rFonts w:ascii="Times New Roman" w:hAnsi="Times New Roman" w:cs="Times New Roman"/>
                <w:sz w:val="20"/>
                <w:szCs w:val="20"/>
                <w:vertAlign w:val="subscript"/>
              </w:rPr>
              <w:t>corr</w:t>
            </w:r>
            <w:proofErr w:type="spellEnd"/>
            <w:r w:rsidRPr="004F378F" w:rsidDel="004F378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proofErr w:type="spellStart"/>
            <w:r w:rsidRPr="004F378F">
              <w:rPr>
                <w:rFonts w:ascii="Times New Roman" w:hAnsi="Times New Roman" w:cs="Times New Roman"/>
                <w:sz w:val="20"/>
                <w:szCs w:val="20"/>
              </w:rPr>
              <w:t>E</w:t>
            </w:r>
            <w:r w:rsidRPr="004C5571">
              <w:rPr>
                <w:rFonts w:ascii="Times New Roman" w:hAnsi="Times New Roman" w:cs="Times New Roman"/>
                <w:sz w:val="20"/>
                <w:szCs w:val="20"/>
                <w:vertAlign w:val="subscript"/>
              </w:rPr>
              <w:t>corr</w:t>
            </w:r>
            <w:proofErr w:type="spellEnd"/>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gridSpan w:val="5"/>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B702205" w14:textId="7094360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4776D0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3BDDF0D" w14:textId="58B1CF82"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 xml:space="preserve">API </w:t>
            </w:r>
            <w:proofErr w:type="spellStart"/>
            <w:r w:rsidRPr="00586C90">
              <w:rPr>
                <w:rFonts w:ascii="Times New Roman" w:hAnsi="Times New Roman" w:cs="Times New Roman"/>
                <w:sz w:val="20"/>
                <w:szCs w:val="20"/>
              </w:rPr>
              <w:t>X70</w:t>
            </w:r>
            <w:proofErr w:type="spellEnd"/>
            <w:r w:rsidRPr="00586C90">
              <w:rPr>
                <w:rFonts w:ascii="Times New Roman" w:hAnsi="Times New Roman" w:cs="Times New Roman"/>
                <w:sz w:val="20"/>
                <w:szCs w:val="20"/>
              </w:rPr>
              <w:t xml:space="preserve"> line pipe steels</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&lt;EndNote&gt;&lt;Cite&gt;&lt;Author&gt;Faizabadi&lt;/Author&gt;&lt;Year&gt;2014&lt;/Year&gt;&lt;RecNum&gt;72&lt;/RecNum&gt;&lt;DisplayText&gt;[37]&lt;/DisplayText&gt;&lt;record&gt;&lt;rec-number&gt;72&lt;/rec-number&gt;&lt;foreign-keys&gt;&lt;key app="EN" db-id="909v2wsdarxet0er2papedrtdfde0xxra5af" timestamp="1560339676"&gt;72&lt;/key&gt;&lt;/foreign-keys&gt;&lt;ref-type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7" w:tooltip="Faizabadi, 2014 #72" w:history="1">
              <w:r w:rsidR="00604F54"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0" w:type="auto"/>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hint="eastAsia"/>
                <w:sz w:val="20"/>
                <w:szCs w:val="20"/>
              </w:rPr>
              <w:t>thermomechanical</w:t>
            </w:r>
            <w:proofErr w:type="spellEnd"/>
            <w:r w:rsidRPr="004C5571">
              <w:rPr>
                <w:rFonts w:ascii="Times New Roman" w:hAnsi="Times New Roman" w:cs="Times New Roman" w:hint="eastAsia"/>
                <w:sz w:val="20"/>
                <w:szCs w:val="20"/>
              </w:rPr>
              <w:t xml:space="preserve"> processing</w:t>
            </w:r>
            <w:r>
              <w:rPr>
                <w:rFonts w:ascii="Times New Roman" w:hAnsi="Times New Roman" w:cs="Times New Roman"/>
                <w:sz w:val="20"/>
                <w:szCs w:val="20"/>
              </w:rPr>
              <w:t xml:space="preserve"> environment</w:t>
            </w:r>
          </w:p>
        </w:tc>
        <w:tc>
          <w:tcPr>
            <w:tcW w:w="0" w:type="auto"/>
            <w:gridSpan w:val="3"/>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r>
              <w:rPr>
                <w:rFonts w:ascii="Times New Roman" w:hAnsi="Times New Roman" w:cs="Times New Roman"/>
                <w:sz w:val="20"/>
                <w:szCs w:val="20"/>
              </w:rPr>
              <w:t>(</w:t>
            </w:r>
            <w:proofErr w:type="spellStart"/>
            <w:r>
              <w:rPr>
                <w:rStyle w:val="fontstyle01"/>
              </w:rPr>
              <w:t>CE</w:t>
            </w:r>
            <w:r>
              <w:rPr>
                <w:rStyle w:val="fontstyle01"/>
                <w:sz w:val="14"/>
                <w:szCs w:val="14"/>
              </w:rPr>
              <w:t>IIW</w:t>
            </w:r>
            <w:proofErr w:type="spellEnd"/>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proofErr w:type="spellEnd"/>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proofErr w:type="spellEnd"/>
            <w:r>
              <w:rPr>
                <w:rStyle w:val="fontstyle01"/>
              </w:rPr>
              <w:t xml:space="preserve">) </w:t>
            </w:r>
            <w:r w:rsidRPr="00586C90">
              <w:rPr>
                <w:rFonts w:ascii="Times New Roman" w:hAnsi="Times New Roman" w:cs="Times New Roman"/>
                <w:sz w:val="20"/>
                <w:szCs w:val="20"/>
              </w:rPr>
              <w:t>and tensile properties</w:t>
            </w:r>
            <w:r>
              <w:rPr>
                <w:rFonts w:ascii="Times New Roman" w:hAnsi="Times New Roman" w:cs="Times New Roman"/>
                <w:sz w:val="20"/>
                <w:szCs w:val="20"/>
              </w:rPr>
              <w:t xml:space="preserve"> (</w:t>
            </w:r>
            <w:proofErr w:type="spellStart"/>
            <w:r>
              <w:rPr>
                <w:rStyle w:val="fontstyle01"/>
              </w:rPr>
              <w:t>YS</w:t>
            </w:r>
            <w:proofErr w:type="spellEnd"/>
            <w:r>
              <w:rPr>
                <w:rStyle w:val="fontstyle01"/>
              </w:rPr>
              <w:t xml:space="preserve">, </w:t>
            </w:r>
            <w:proofErr w:type="spellStart"/>
            <w:r>
              <w:rPr>
                <w:rStyle w:val="fontstyle01"/>
              </w:rPr>
              <w:t>UTS</w:t>
            </w:r>
            <w:proofErr w:type="spellEnd"/>
            <w:r>
              <w:rPr>
                <w:rStyle w:val="fontstyle01"/>
              </w:rPr>
              <w:t>, El)</w:t>
            </w:r>
          </w:p>
        </w:tc>
        <w:tc>
          <w:tcPr>
            <w:tcW w:w="0" w:type="auto"/>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0" w:type="auto"/>
            <w:gridSpan w:val="2"/>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0" w:type="auto"/>
            <w:gridSpan w:val="5"/>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48AD9D42" w14:textId="00E9E7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7F7721C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4318E2A" w14:textId="08B6A637"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sz w:val="20"/>
                <w:szCs w:val="20"/>
              </w:rPr>
              <w:fldChar w:fldCharType="separate"/>
            </w:r>
            <w:r w:rsidR="00F5227B">
              <w:rPr>
                <w:rFonts w:ascii="Times New Roman" w:hAnsi="Times New Roman" w:cs="Times New Roman"/>
                <w:b w:val="0"/>
                <w:bCs w:val="0"/>
                <w:noProof/>
                <w:sz w:val="20"/>
                <w:szCs w:val="20"/>
              </w:rPr>
              <w:t>[</w:t>
            </w:r>
            <w:hyperlink w:anchor="_ENREF_61" w:tooltip="Xu, 2014 #648" w:history="1">
              <w:r w:rsidR="00604F54">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C27B600" w14:textId="03B948E0" w:rsidR="00983AF8" w:rsidRPr="00586C90"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r w:rsidR="00983AF8" w:rsidRPr="00586C90">
              <w:rPr>
                <w:rFonts w:ascii="Times New Roman" w:hAnsi="Times New Roman" w:cs="Times New Roman"/>
                <w:sz w:val="20"/>
                <w:szCs w:val="20"/>
              </w:rPr>
              <w:t xml:space="preserve"> </w:t>
            </w:r>
          </w:p>
        </w:tc>
        <w:tc>
          <w:tcPr>
            <w:tcW w:w="0" w:type="auto"/>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sidRPr="004C5571">
              <w:rPr>
                <w:rFonts w:ascii="Times New Roman" w:hAnsi="Times New Roman" w:cs="Times New Roman" w:hint="eastAsia"/>
                <w:sz w:val="20"/>
                <w:szCs w:val="20"/>
              </w:rPr>
              <w:t xml:space="preserve">ultrasonic </w:t>
            </w:r>
            <w:proofErr w:type="spellStart"/>
            <w:r w:rsidRPr="004C5571">
              <w:rPr>
                <w:rFonts w:ascii="Times New Roman" w:hAnsi="Times New Roman" w:cs="Times New Roman" w:hint="eastAsia"/>
                <w:sz w:val="20"/>
                <w:szCs w:val="20"/>
              </w:rPr>
              <w:t>electrodeposition</w:t>
            </w:r>
            <w:proofErr w:type="spellEnd"/>
            <w:r w:rsidRPr="004C5571">
              <w:rPr>
                <w:rFonts w:ascii="Times New Roman" w:hAnsi="Times New Roman" w:cs="Times New Roman" w:hint="eastAsia"/>
                <w:sz w:val="20"/>
                <w:szCs w:val="20"/>
              </w:rPr>
              <w:t xml:space="preserve"> cell</w:t>
            </w:r>
          </w:p>
        </w:tc>
        <w:tc>
          <w:tcPr>
            <w:tcW w:w="0" w:type="auto"/>
            <w:gridSpan w:val="3"/>
            <w:shd w:val="clear" w:color="auto" w:fill="FFFFFF"/>
          </w:tcPr>
          <w:p w14:paraId="3D1C7B92" w14:textId="357038F1"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r w:rsidRPr="00586C90">
              <w:rPr>
                <w:rFonts w:ascii="Times New Roman" w:hAnsi="Times New Roman" w:cs="Times New Roman"/>
                <w:sz w:val="20"/>
                <w:szCs w:val="20"/>
              </w:rPr>
              <w:t xml:space="preserve">, </w:t>
            </w:r>
            <w:proofErr w:type="spellStart"/>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sic</w:t>
            </w:r>
            <w:proofErr w:type="spellEnd"/>
            <w:r w:rsidRPr="00586C90">
              <w:rPr>
                <w:rFonts w:ascii="Times New Roman" w:hAnsi="Times New Roman" w:cs="Times New Roman"/>
                <w:sz w:val="20"/>
                <w:szCs w:val="20"/>
              </w:rPr>
              <w:t xml:space="preserve">, and </w:t>
            </w:r>
            <w:r w:rsidRPr="00D0298C">
              <w:rPr>
                <w:rFonts w:ascii="Times New Roman" w:hAnsi="Times New Roman" w:cs="Times New Roman"/>
                <w:sz w:val="20"/>
                <w:szCs w:val="20"/>
              </w:rPr>
              <w:t>C</w:t>
            </w:r>
            <w:r w:rsidRPr="004C5571">
              <w:rPr>
                <w:rFonts w:ascii="Times New Roman" w:hAnsi="Times New Roman" w:cs="Times New Roman"/>
                <w:sz w:val="20"/>
                <w:szCs w:val="20"/>
                <w:vertAlign w:val="subscript"/>
              </w:rPr>
              <w:t>d</w:t>
            </w:r>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0" w:type="auto"/>
            <w:gridSpan w:val="2"/>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0" w:type="auto"/>
            <w:gridSpan w:val="5"/>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7AF761FD" w14:textId="2D454A1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7660DA2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8583E64" w14:textId="661977A1" w:rsidR="00983AF8" w:rsidRPr="00586C90" w:rsidRDefault="00983AF8" w:rsidP="00983AF8">
            <w:pPr>
              <w:widowControl w:val="0"/>
              <w:spacing w:after="0"/>
              <w:rPr>
                <w:rFonts w:ascii="Times New Roman" w:hAnsi="Times New Roman" w:cs="Times New Roman"/>
                <w:sz w:val="20"/>
                <w:szCs w:val="20"/>
              </w:rPr>
            </w:pPr>
            <w:bookmarkStart w:id="45" w:name="_Hlk13183402"/>
            <w:proofErr w:type="spellStart"/>
            <w:r w:rsidRPr="00586C90">
              <w:rPr>
                <w:rFonts w:ascii="Times New Roman" w:hAnsi="Times New Roman" w:cs="Times New Roman"/>
                <w:sz w:val="20"/>
                <w:szCs w:val="20"/>
              </w:rPr>
              <w:lastRenderedPageBreak/>
              <w:t>prestressed</w:t>
            </w:r>
            <w:proofErr w:type="spellEnd"/>
            <w:r w:rsidRPr="00586C90">
              <w:rPr>
                <w:rFonts w:ascii="Times New Roman" w:hAnsi="Times New Roman" w:cs="Times New Roman"/>
                <w:sz w:val="20"/>
                <w:szCs w:val="20"/>
              </w:rPr>
              <w:t>,</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2" w:tooltip="Lu, 2009 #643" w:history="1">
              <w:r w:rsidR="00604F54"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0C5E4D7C" w14:textId="56376A2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and structural engineering applications</w:t>
            </w:r>
          </w:p>
        </w:tc>
        <w:tc>
          <w:tcPr>
            <w:tcW w:w="0" w:type="auto"/>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F3AB0">
              <w:rPr>
                <w:rFonts w:ascii="Times New Roman" w:hAnsi="Times New Roman" w:cs="Times New Roman"/>
                <w:sz w:val="20"/>
                <w:szCs w:val="20"/>
              </w:rPr>
              <w:t>accelerated carbonation experiment</w:t>
            </w:r>
          </w:p>
        </w:tc>
        <w:tc>
          <w:tcPr>
            <w:tcW w:w="0" w:type="auto"/>
            <w:gridSpan w:val="3"/>
            <w:shd w:val="clear" w:color="auto" w:fill="FFFFFF"/>
          </w:tcPr>
          <w:p w14:paraId="08C59546" w14:textId="344BBE0C"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SL</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W/C</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C/FA</w:t>
            </w:r>
            <w:r w:rsidRPr="00586C90">
              <w:rPr>
                <w:rFonts w:ascii="Times New Roman" w:hAnsi="Times New Roman" w:cs="Times New Roman"/>
                <w:sz w:val="20"/>
                <w:szCs w:val="20"/>
              </w:rPr>
              <w:t xml:space="preserve">, </w:t>
            </w:r>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r w:rsidRPr="00586C90">
              <w:rPr>
                <w:rFonts w:ascii="Times New Roman" w:hAnsi="Times New Roman" w:cs="Times New Roman"/>
                <w:sz w:val="20"/>
                <w:szCs w:val="20"/>
              </w:rPr>
              <w:t xml:space="preserve">and </w:t>
            </w:r>
            <w:r w:rsidRPr="0061353F">
              <w:rPr>
                <w:rFonts w:ascii="Times New Roman" w:hAnsi="Times New Roman" w:cs="Times New Roman"/>
                <w:sz w:val="20"/>
                <w:szCs w:val="20"/>
              </w:rPr>
              <w:t>TA</w:t>
            </w:r>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shd w:val="clear" w:color="auto" w:fill="FFFFFF"/>
          </w:tcPr>
          <w:p w14:paraId="63229710" w14:textId="366FC2C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not clearly defined for </w:t>
            </w:r>
            <w:proofErr w:type="spellStart"/>
            <w:r>
              <w:rPr>
                <w:rFonts w:ascii="Times New Roman" w:hAnsi="Times New Roman" w:cs="Times New Roman"/>
                <w:sz w:val="20"/>
                <w:szCs w:val="20"/>
              </w:rPr>
              <w:t>BPNN</w:t>
            </w:r>
            <w:proofErr w:type="spellEnd"/>
            <w:r>
              <w:rPr>
                <w:rFonts w:ascii="Times New Roman" w:hAnsi="Times New Roman" w:cs="Times New Roman"/>
                <w:sz w:val="20"/>
                <w:szCs w:val="20"/>
              </w:rPr>
              <w:t xml:space="preserve">, radial basis function for </w:t>
            </w:r>
            <w:proofErr w:type="spellStart"/>
            <w:r>
              <w:rPr>
                <w:rFonts w:ascii="Times New Roman" w:hAnsi="Times New Roman" w:cs="Times New Roman"/>
                <w:sz w:val="20"/>
                <w:szCs w:val="20"/>
              </w:rPr>
              <w:t>RBFNN</w:t>
            </w:r>
            <w:proofErr w:type="spellEnd"/>
            <w:r w:rsidRPr="00586C90" w:rsidDel="00083343">
              <w:rPr>
                <w:rFonts w:ascii="Times New Roman" w:hAnsi="Times New Roman" w:cs="Times New Roman"/>
                <w:sz w:val="20"/>
                <w:szCs w:val="20"/>
              </w:rPr>
              <w:t xml:space="preserve"> </w:t>
            </w:r>
          </w:p>
        </w:tc>
        <w:tc>
          <w:tcPr>
            <w:tcW w:w="0" w:type="auto"/>
            <w:gridSpan w:val="2"/>
            <w:shd w:val="clear" w:color="auto" w:fill="FFFFFF"/>
          </w:tcPr>
          <w:p w14:paraId="410A38B3" w14:textId="788F176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C3A15">
              <w:rPr>
                <w:rFonts w:ascii="Minion-Regular" w:hAnsi="Minion-Regular"/>
                <w:color w:val="242021"/>
                <w:sz w:val="20"/>
                <w:szCs w:val="20"/>
              </w:rPr>
              <w:t>DC</w:t>
            </w:r>
          </w:p>
        </w:tc>
        <w:tc>
          <w:tcPr>
            <w:tcW w:w="0" w:type="auto"/>
            <w:gridSpan w:val="5"/>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E55A327" w14:textId="30C320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r w:rsidRPr="00586C90">
              <w:rPr>
                <w:rFonts w:ascii="Times New Roman" w:hAnsi="Times New Roman" w:cs="Times New Roman"/>
                <w:sz w:val="20"/>
                <w:szCs w:val="20"/>
              </w:rPr>
              <w:t xml:space="preserve"> and </w:t>
            </w:r>
            <w:proofErr w:type="spellStart"/>
            <w:r w:rsidRPr="004C5571">
              <w:rPr>
                <w:rFonts w:ascii="Times New Roman" w:hAnsi="Times New Roman" w:cs="Times New Roman"/>
                <w:sz w:val="20"/>
                <w:szCs w:val="20"/>
              </w:rPr>
              <w:t>RBFNN</w:t>
            </w:r>
            <w:proofErr w:type="spellEnd"/>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45"/>
      <w:tr w:rsidR="00604F54" w:rsidRPr="00586C90" w14:paraId="4E0BF6F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C9E9D00" w14:textId="31D24D96"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steel reinforced concrete</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0" w:tooltip="Sadowski, 2013 #647" w:history="1">
              <w:r w:rsidR="00604F54" w:rsidRPr="00604F54">
                <w:rPr>
                  <w:rFonts w:ascii="Times New Roman" w:hAnsi="Times New Roman" w:cs="Times New Roman"/>
                  <w:noProof/>
                  <w:sz w:val="20"/>
                  <w:szCs w:val="20"/>
                </w:rPr>
                <w:t>20</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0" w:type="auto"/>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p>
        </w:tc>
        <w:tc>
          <w:tcPr>
            <w:tcW w:w="0" w:type="auto"/>
            <w:gridSpan w:val="3"/>
            <w:shd w:val="clear" w:color="auto" w:fill="FFFFFF"/>
          </w:tcPr>
          <w:p w14:paraId="73BB5090" w14:textId="48C97D8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p>
        </w:tc>
        <w:tc>
          <w:tcPr>
            <w:tcW w:w="0" w:type="auto"/>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70BEAE37" w14:textId="74E1F82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sidRPr="00586C90">
              <w:rPr>
                <w:rFonts w:ascii="Times New Roman" w:hAnsi="Times New Roman" w:cs="Times New Roman"/>
                <w:sz w:val="20"/>
                <w:szCs w:val="20"/>
              </w:rPr>
              <w:t xml:space="preserve"> </w:t>
            </w:r>
          </w:p>
        </w:tc>
        <w:tc>
          <w:tcPr>
            <w:tcW w:w="0" w:type="auto"/>
            <w:gridSpan w:val="5"/>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34E19B34" w14:textId="1BFA45B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187345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3C0DB90C" w14:textId="31E2CEC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3" w:tooltip="Sonar, 2005 #645" w:history="1">
              <w:r w:rsidR="00604F54"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580C2FE" w14:textId="6B514AE1"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building industry</w:t>
            </w:r>
          </w:p>
        </w:tc>
        <w:tc>
          <w:tcPr>
            <w:tcW w:w="0" w:type="auto"/>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tc>
        <w:tc>
          <w:tcPr>
            <w:tcW w:w="0" w:type="auto"/>
            <w:gridSpan w:val="3"/>
            <w:shd w:val="clear" w:color="auto" w:fill="FFFFFF"/>
          </w:tcPr>
          <w:p w14:paraId="67C58EF8" w14:textId="6ED2EF63"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r w:rsidRPr="00846E86">
              <w:rPr>
                <w:rFonts w:ascii="Times New Roman" w:hAnsi="Times New Roman" w:cs="Times New Roman"/>
                <w:i/>
                <w:iCs/>
                <w:sz w:val="20"/>
                <w:szCs w:val="20"/>
              </w:rPr>
              <w:t>f, v, d</w:t>
            </w:r>
            <w:r w:rsidRPr="00846E86" w:rsidDel="00B54D70">
              <w:rPr>
                <w:rFonts w:ascii="Times New Roman" w:hAnsi="Times New Roman" w:cs="Times New Roman"/>
                <w:i/>
                <w:iCs/>
                <w:sz w:val="20"/>
                <w:szCs w:val="20"/>
              </w:rPr>
              <w:t xml:space="preserve"> </w:t>
            </w:r>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a</w:t>
            </w:r>
          </w:p>
        </w:tc>
        <w:tc>
          <w:tcPr>
            <w:tcW w:w="0" w:type="auto"/>
            <w:shd w:val="clear" w:color="auto" w:fill="FFFFFF"/>
          </w:tcPr>
          <w:p w14:paraId="210AB44F" w14:textId="2D36A17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gaussian</w:t>
            </w:r>
            <w:proofErr w:type="spellEnd"/>
            <w:r w:rsidRPr="00586C90">
              <w:rPr>
                <w:rFonts w:ascii="Times New Roman" w:hAnsi="Times New Roman" w:cs="Times New Roman"/>
                <w:sz w:val="20"/>
                <w:szCs w:val="20"/>
              </w:rPr>
              <w:t xml:space="preserve"> </w:t>
            </w:r>
          </w:p>
        </w:tc>
        <w:tc>
          <w:tcPr>
            <w:tcW w:w="0" w:type="auto"/>
            <w:gridSpan w:val="2"/>
            <w:shd w:val="clear" w:color="auto" w:fill="FFFFFF"/>
          </w:tcPr>
          <w:p w14:paraId="32B409F9" w14:textId="23DC959E"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4C5571">
              <w:rPr>
                <w:rFonts w:ascii="Times New Roman" w:hAnsi="Times New Roman" w:cs="Times New Roman"/>
                <w:sz w:val="20"/>
                <w:szCs w:val="20"/>
                <w:vertAlign w:val="subscript"/>
              </w:rPr>
              <w:t>a</w:t>
            </w:r>
          </w:p>
        </w:tc>
        <w:tc>
          <w:tcPr>
            <w:tcW w:w="0" w:type="auto"/>
            <w:gridSpan w:val="5"/>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604F54" w:rsidRPr="00586C90" w14:paraId="5C20E3E3"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945FA56" w14:textId="5B4B2FE9"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4" w:tooltip="Li, 2013 #649" w:history="1">
              <w:r w:rsidR="00604F54"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0" w:type="auto"/>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1C6A3492" w14:textId="606483E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r>
              <w:rPr>
                <w:rFonts w:ascii="Times New Roman" w:hAnsi="Times New Roman" w:cs="Times New Roman"/>
                <w:sz w:val="20"/>
                <w:szCs w:val="20"/>
              </w:rPr>
              <w:t>temperature</w:t>
            </w:r>
            <w:r w:rsidRPr="00586C90">
              <w:rPr>
                <w:rFonts w:ascii="Times New Roman" w:hAnsi="Times New Roman" w:cs="Times New Roman"/>
                <w:sz w:val="20"/>
                <w:szCs w:val="20"/>
              </w:rPr>
              <w:t>, average humidity, annual average sunshine and annual rainfall</w:t>
            </w:r>
          </w:p>
        </w:tc>
        <w:tc>
          <w:tcPr>
            <w:tcW w:w="0" w:type="auto"/>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r>
              <w:rPr>
                <w:rFonts w:ascii="Times New Roman" w:hAnsi="Times New Roman" w:cs="Times New Roman"/>
                <w:sz w:val="20"/>
                <w:szCs w:val="20"/>
              </w:rPr>
              <w:t xml:space="preserve"> rate</w:t>
            </w:r>
          </w:p>
        </w:tc>
        <w:tc>
          <w:tcPr>
            <w:tcW w:w="0" w:type="auto"/>
            <w:gridSpan w:val="5"/>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DAA5F91" w14:textId="0B24DC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68304B1A"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74D36DBA" w14:textId="4E32D6B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5" w:tooltip="Jančíková, 2013 #650" w:history="1">
              <w:r w:rsidR="00604F54"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E2578D8" w14:textId="202E10CD"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2E99F579" w14:textId="111D4FE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RH</w:t>
            </w:r>
            <w:r w:rsidRPr="00586C90">
              <w:rPr>
                <w:rFonts w:ascii="Times New Roman" w:hAnsi="Times New Roman" w:cs="Times New Roman"/>
                <w:sz w:val="20"/>
                <w:szCs w:val="20"/>
              </w:rPr>
              <w:t xml:space="preserve">, amount of precipitation, pH, </w:t>
            </w:r>
            <w:proofErr w:type="spellStart"/>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proofErr w:type="spellEnd"/>
            <w:r w:rsidRPr="00586C90">
              <w:rPr>
                <w:rFonts w:ascii="Times New Roman" w:hAnsi="Times New Roman" w:cs="Times New Roman"/>
                <w:sz w:val="20"/>
                <w:szCs w:val="20"/>
              </w:rPr>
              <w:t xml:space="preserve"> 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0" w:type="auto"/>
            <w:gridSpan w:val="5"/>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0304BF6C" w14:textId="2C8E9E6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69813CBF"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FBE1F7B" w14:textId="7EFFEF38"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AA3004</w:t>
            </w:r>
            <w:proofErr w:type="spellEnd"/>
            <w:r w:rsidRPr="00586C90">
              <w:rPr>
                <w:rFonts w:ascii="Times New Roman" w:hAnsi="Times New Roman" w:cs="Times New Roman"/>
                <w:sz w:val="20"/>
                <w:szCs w:val="20"/>
              </w:rPr>
              <w:t xml:space="preserve"> aluminum alloy</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43" w:tooltip="Forouzan, 2007 #63" w:history="1">
              <w:r w:rsidR="00604F54"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can making</w:t>
            </w:r>
          </w:p>
        </w:tc>
        <w:tc>
          <w:tcPr>
            <w:tcW w:w="0" w:type="auto"/>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hint="eastAsia"/>
                <w:sz w:val="20"/>
                <w:szCs w:val="20"/>
              </w:rPr>
              <w:t xml:space="preserve">hot rolling, cold rolling </w:t>
            </w:r>
            <w:r w:rsidRPr="004C5571">
              <w:rPr>
                <w:rFonts w:ascii="Times New Roman" w:hAnsi="Times New Roman" w:cs="Times New Roman" w:hint="eastAsia"/>
                <w:sz w:val="20"/>
                <w:szCs w:val="20"/>
              </w:rPr>
              <w:lastRenderedPageBreak/>
              <w:t>and annealing</w:t>
            </w:r>
            <w:r>
              <w:rPr>
                <w:rFonts w:ascii="Times New Roman" w:hAnsi="Times New Roman" w:cs="Times New Roman"/>
                <w:sz w:val="20"/>
                <w:szCs w:val="20"/>
              </w:rPr>
              <w:t xml:space="preserve"> processes</w:t>
            </w:r>
          </w:p>
        </w:tc>
        <w:tc>
          <w:tcPr>
            <w:tcW w:w="0" w:type="auto"/>
            <w:gridSpan w:val="3"/>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the ratio of initial to final thicknesses, reduction, </w:t>
            </w:r>
            <w:r w:rsidRPr="00586C90">
              <w:rPr>
                <w:rFonts w:ascii="Times New Roman" w:hAnsi="Times New Roman" w:cs="Times New Roman"/>
                <w:sz w:val="20"/>
                <w:szCs w:val="20"/>
              </w:rPr>
              <w:lastRenderedPageBreak/>
              <w:t>preheating time and temperature, finish rolling temperature and the final annealing</w:t>
            </w:r>
            <w:r w:rsidRPr="00586C90">
              <w:rPr>
                <w:rFonts w:ascii="Times New Roman" w:hAnsi="Times New Roman" w:cs="Times New Roman"/>
                <w:sz w:val="20"/>
                <w:szCs w:val="20"/>
              </w:rPr>
              <w:br/>
              <w:t>temperature</w:t>
            </w:r>
          </w:p>
        </w:tc>
        <w:tc>
          <w:tcPr>
            <w:tcW w:w="0" w:type="auto"/>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logistic sigmoid</w:t>
            </w:r>
          </w:p>
        </w:tc>
        <w:tc>
          <w:tcPr>
            <w:tcW w:w="0" w:type="auto"/>
            <w:gridSpan w:val="2"/>
            <w:shd w:val="clear" w:color="auto" w:fill="FFFFFF"/>
          </w:tcPr>
          <w:p w14:paraId="2E392603" w14:textId="0149AD8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YS</w:t>
            </w:r>
            <w:proofErr w:type="spellEnd"/>
            <w:r w:rsidRPr="00586C90">
              <w:rPr>
                <w:rFonts w:ascii="Times New Roman" w:hAnsi="Times New Roman" w:cs="Times New Roman"/>
                <w:sz w:val="20"/>
                <w:szCs w:val="20"/>
              </w:rPr>
              <w:t xml:space="preserve">, </w:t>
            </w:r>
            <w:r>
              <w:rPr>
                <w:rFonts w:ascii="Times New Roman" w:hAnsi="Times New Roman" w:cs="Times New Roman"/>
                <w:sz w:val="20"/>
                <w:szCs w:val="20"/>
              </w:rPr>
              <w:t>El</w:t>
            </w:r>
            <w:r w:rsidRPr="00586C90">
              <w:rPr>
                <w:rFonts w:ascii="Times New Roman" w:hAnsi="Times New Roman" w:cs="Times New Roman"/>
                <w:sz w:val="20"/>
                <w:szCs w:val="20"/>
              </w:rPr>
              <w:t xml:space="preserve">, </w:t>
            </w:r>
            <w:proofErr w:type="spellStart"/>
            <w:r>
              <w:rPr>
                <w:rFonts w:ascii="Times New Roman" w:hAnsi="Times New Roman" w:cs="Times New Roman"/>
                <w:sz w:val="20"/>
                <w:szCs w:val="20"/>
              </w:rPr>
              <w:t>UTS</w:t>
            </w:r>
            <w:proofErr w:type="spellEnd"/>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0" w:type="auto"/>
            <w:gridSpan w:val="5"/>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3B73EE14" w14:textId="71E99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57975FF0"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E04502B" w14:textId="7BDDD6BC" w:rsidR="00983AF8" w:rsidRPr="00586C90" w:rsidRDefault="00983AF8" w:rsidP="00983AF8">
            <w:pPr>
              <w:widowControl w:val="0"/>
              <w:spacing w:after="0"/>
              <w:rPr>
                <w:rFonts w:ascii="Times New Roman" w:hAnsi="Times New Roman" w:cs="Times New Roman"/>
                <w:sz w:val="20"/>
                <w:szCs w:val="20"/>
              </w:rPr>
            </w:pPr>
            <w:bookmarkStart w:id="46" w:name="_Hlk3132756"/>
            <w:r w:rsidRPr="00586C90">
              <w:rPr>
                <w:rFonts w:ascii="Times New Roman" w:hAnsi="Times New Roman" w:cs="Times New Roman"/>
                <w:sz w:val="20"/>
                <w:szCs w:val="20"/>
              </w:rPr>
              <w:lastRenderedPageBreak/>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6" w:tooltip="Kermanpur, 2007 #652" w:history="1">
              <w:r w:rsidR="00604F54"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68440DD" w14:textId="289FC76B"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96E3E">
              <w:rPr>
                <w:rFonts w:ascii="Times New Roman" w:hAnsi="Times New Roman" w:cs="Times New Roman"/>
                <w:sz w:val="20"/>
                <w:szCs w:val="20"/>
              </w:rPr>
              <w:t>HP hydraulic</w:t>
            </w:r>
            <w:r>
              <w:rPr>
                <w:rFonts w:ascii="Times New Roman" w:hAnsi="Times New Roman" w:cs="Times New Roman"/>
                <w:sz w:val="20"/>
                <w:szCs w:val="20"/>
              </w:rPr>
              <w:t xml:space="preserve"> </w:t>
            </w:r>
            <w:r w:rsidRPr="00E96E3E">
              <w:rPr>
                <w:rFonts w:ascii="Times New Roman" w:hAnsi="Times New Roman" w:cs="Times New Roman"/>
                <w:sz w:val="20"/>
                <w:szCs w:val="20"/>
              </w:rPr>
              <w:t>descaling operation</w:t>
            </w:r>
          </w:p>
        </w:tc>
        <w:tc>
          <w:tcPr>
            <w:tcW w:w="0" w:type="auto"/>
            <w:gridSpan w:val="3"/>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r>
            <w:proofErr w:type="spellStart"/>
            <w:r w:rsidRPr="00586C90">
              <w:rPr>
                <w:rFonts w:ascii="Times New Roman" w:hAnsi="Times New Roman" w:cs="Times New Roman"/>
                <w:sz w:val="20"/>
                <w:szCs w:val="20"/>
              </w:rPr>
              <w:t>flowrate</w:t>
            </w:r>
            <w:proofErr w:type="spellEnd"/>
            <w:r w:rsidRPr="00586C90">
              <w:rPr>
                <w:rFonts w:ascii="Times New Roman" w:hAnsi="Times New Roman" w:cs="Times New Roman"/>
                <w:sz w:val="20"/>
                <w:szCs w:val="20"/>
              </w:rPr>
              <w:t>, spray angle and vertical spray height</w:t>
            </w:r>
          </w:p>
        </w:tc>
        <w:tc>
          <w:tcPr>
            <w:tcW w:w="0" w:type="auto"/>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0" w:type="auto"/>
            <w:gridSpan w:val="2"/>
            <w:shd w:val="clear" w:color="auto" w:fill="FFFFFF"/>
          </w:tcPr>
          <w:p w14:paraId="55A5FCEC" w14:textId="14B21AA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p>
        </w:tc>
        <w:tc>
          <w:tcPr>
            <w:tcW w:w="0" w:type="auto"/>
            <w:gridSpan w:val="5"/>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3748175" w14:textId="0FB651A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bookmarkEnd w:id="46"/>
      <w:tr w:rsidR="00604F54" w:rsidRPr="00586C90" w14:paraId="09A18AF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65484C88" w14:textId="0D4D1F9A"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-based, particulate-reinforced metal matrix composites (</w:t>
            </w:r>
            <w:proofErr w:type="spellStart"/>
            <w:r w:rsidRPr="00586C90">
              <w:rPr>
                <w:rFonts w:ascii="Times New Roman" w:hAnsi="Times New Roman" w:cs="Times New Roman"/>
                <w:sz w:val="20"/>
                <w:szCs w:val="20"/>
              </w:rPr>
              <w:t>MMCs</w:t>
            </w:r>
            <w:proofErr w:type="spellEnd"/>
            <w:r w:rsidRPr="00586C90">
              <w:rPr>
                <w:rFonts w:ascii="Times New Roman" w:hAnsi="Times New Roman" w:cs="Times New Roman"/>
                <w:sz w:val="20"/>
                <w:szCs w:val="20"/>
              </w:rPr>
              <w:t xml:space="preserve">) </w:t>
            </w:r>
            <w:r w:rsidRPr="00603A7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7" w:tooltip="Altinkok, 2006 #41" w:history="1">
              <w:r w:rsidR="00604F54"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0" w:type="auto"/>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p>
        </w:tc>
        <w:tc>
          <w:tcPr>
            <w:tcW w:w="0" w:type="auto"/>
            <w:gridSpan w:val="3"/>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0" w:type="auto"/>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0" w:type="auto"/>
            <w:gridSpan w:val="2"/>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0" w:type="auto"/>
            <w:gridSpan w:val="5"/>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F2355DA" w14:textId="6066BE8B"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25AB127E"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5D5930" w14:textId="79C8C986"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IN625</w:t>
            </w:r>
            <w:proofErr w:type="spellEnd"/>
            <w:r w:rsidRPr="00586C90">
              <w:rPr>
                <w:rFonts w:ascii="Times New Roman" w:hAnsi="Times New Roman" w:cs="Times New Roman"/>
                <w:sz w:val="20"/>
                <w:szCs w:val="20"/>
              </w:rPr>
              <w:t xml:space="preserve"> alloy </w:t>
            </w:r>
            <w:r w:rsidRPr="004C5571">
              <w:rPr>
                <w:rFonts w:ascii="Times New Roman" w:hAnsi="Times New Roman" w:cs="Times New Roman"/>
                <w:noProof/>
                <w:sz w:val="20"/>
                <w:szCs w:val="20"/>
              </w:rPr>
              <w:fldChar w:fldCharType="begin"/>
            </w:r>
            <w:r w:rsidR="00604F54">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&lt;EndNote&gt;&lt;Cite&gt;&lt;Author&gt;Montakhab&lt;/Author&gt;&lt;Year&gt;2010&lt;/Year&gt;&lt;RecNum&gt;654&lt;/RecNum&gt;&lt;DisplayText&gt;[35]&lt;/DisplayText&gt;&lt;record&gt;&lt;rec-number&gt;654&lt;/rec-number&gt;&lt;foreign-keys&gt;&lt;key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4C5571">
              <w:rPr>
                <w:rFonts w:ascii="Times New Roman" w:hAnsi="Times New Roman" w:cs="Times New Roman"/>
                <w:noProof/>
                <w:sz w:val="20"/>
                <w:szCs w:val="20"/>
              </w:rPr>
              <w:fldChar w:fldCharType="separate"/>
            </w:r>
            <w:r w:rsidR="00604F54">
              <w:rPr>
                <w:rFonts w:ascii="Times New Roman" w:hAnsi="Times New Roman" w:cs="Times New Roman"/>
                <w:b w:val="0"/>
                <w:bCs w:val="0"/>
                <w:noProof/>
                <w:sz w:val="20"/>
                <w:szCs w:val="20"/>
              </w:rPr>
              <w:t>[</w:t>
            </w:r>
            <w:hyperlink w:anchor="_ENREF_35" w:tooltip="Montakhab, 2010 #654" w:history="1">
              <w:r w:rsidR="00604F54">
                <w:rPr>
                  <w:rFonts w:ascii="Times New Roman" w:hAnsi="Times New Roman" w:cs="Times New Roman"/>
                  <w:b w:val="0"/>
                  <w:bCs w:val="0"/>
                  <w:noProof/>
                  <w:sz w:val="20"/>
                  <w:szCs w:val="20"/>
                </w:rPr>
                <w:t>35</w:t>
              </w:r>
            </w:hyperlink>
            <w:r w:rsidR="00604F54">
              <w:rPr>
                <w:rFonts w:ascii="Times New Roman" w:hAnsi="Times New Roman" w:cs="Times New Roman"/>
                <w:b w:val="0"/>
                <w:bCs w:val="0"/>
                <w:noProof/>
                <w:sz w:val="20"/>
                <w:szCs w:val="20"/>
              </w:rPr>
              <w:t>]</w:t>
            </w:r>
            <w:r w:rsidRPr="004C5571">
              <w:rPr>
                <w:rFonts w:ascii="Times New Roman" w:hAnsi="Times New Roman" w:cs="Times New Roman"/>
                <w:noProof/>
                <w:sz w:val="20"/>
                <w:szCs w:val="20"/>
              </w:rPr>
              <w:fldChar w:fldCharType="end"/>
            </w:r>
          </w:p>
        </w:tc>
        <w:tc>
          <w:tcPr>
            <w:tcW w:w="0" w:type="auto"/>
            <w:gridSpan w:val="2"/>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0" w:type="auto"/>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Pr="004C5571">
              <w:rPr>
                <w:rFonts w:ascii="Times New Roman" w:hAnsi="Times New Roman" w:cs="Times New Roman" w:hint="eastAsia"/>
                <w:sz w:val="20"/>
                <w:szCs w:val="20"/>
              </w:rPr>
              <w:t xml:space="preserve">ot compression </w:t>
            </w:r>
            <w:r w:rsidRPr="004C5571">
              <w:rPr>
                <w:rFonts w:ascii="Times New Roman" w:hAnsi="Times New Roman" w:cs="Times New Roman"/>
                <w:sz w:val="20"/>
                <w:szCs w:val="20"/>
              </w:rPr>
              <w:t>test</w:t>
            </w:r>
          </w:p>
          <w:p w14:paraId="19CA0F0A" w14:textId="0B9FAC98" w:rsidR="008C50F4" w:rsidRPr="004C5571"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
            </w:pPr>
            <w:commentRangeStart w:id="47"/>
            <w:r>
              <w:rPr>
                <w:rFonts w:ascii="Times New Roman" w:hAnsi="Times New Roman" w:cs="Times New Roman"/>
                <w:sz w:val="20"/>
                <w:szCs w:val="20"/>
              </w:rPr>
              <w:t>(</w:t>
            </w:r>
            <w:r w:rsidRPr="004C5571">
              <w:rPr>
                <w:rFonts w:ascii="Times New Roman" w:hAnsi="Times New Roman" w:cs="Times New Roman"/>
                <w:sz w:val="20"/>
                <w:szCs w:val="20"/>
                <w:highlight w:val="yellow"/>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commentRangeEnd w:id="47"/>
            <w:r w:rsidR="00DD3F70">
              <w:rPr>
                <w:rStyle w:val="a5"/>
              </w:rPr>
              <w:commentReference w:id="47"/>
            </w:r>
          </w:p>
        </w:tc>
        <w:tc>
          <w:tcPr>
            <w:tcW w:w="0" w:type="auto"/>
            <w:gridSpan w:val="3"/>
            <w:shd w:val="clear" w:color="auto" w:fill="FFFFFF"/>
          </w:tcPr>
          <w:p w14:paraId="7D6CB5BD" w14:textId="521F8C4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w:t>
            </w:r>
            <w:r w:rsidRPr="004C5571">
              <w:rPr>
                <w:rFonts w:ascii="Times New Roman" w:hAnsi="Times New Roman" w:cs="Times New Roman"/>
                <w:sz w:val="20"/>
                <w:szCs w:val="20"/>
              </w:rPr>
              <w:t>SR</w:t>
            </w:r>
            <w:r w:rsidRPr="00586C90">
              <w:rPr>
                <w:rFonts w:ascii="Times New Roman" w:hAnsi="Times New Roman" w:cs="Times New Roman"/>
                <w:sz w:val="20"/>
                <w:szCs w:val="20"/>
              </w:rPr>
              <w:t xml:space="preserve"> and </w:t>
            </w:r>
            <w:r w:rsidRPr="004C5571">
              <w:rPr>
                <w:rFonts w:ascii="Times New Roman" w:hAnsi="Times New Roman" w:cs="Times New Roman"/>
                <w:sz w:val="20"/>
                <w:szCs w:val="20"/>
              </w:rPr>
              <w:t>S</w:t>
            </w:r>
          </w:p>
        </w:tc>
        <w:tc>
          <w:tcPr>
            <w:tcW w:w="0" w:type="auto"/>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4C5571">
              <w:rPr>
                <w:rFonts w:ascii="Times New Roman" w:hAnsi="Times New Roman" w:cs="Times New Roman" w:hint="eastAsia"/>
                <w:sz w:val="20"/>
                <w:szCs w:val="20"/>
              </w:rPr>
              <w:t>tansig</w:t>
            </w:r>
            <w:proofErr w:type="spellEnd"/>
            <w:r w:rsidRPr="004C5571">
              <w:rPr>
                <w:rFonts w:ascii="Times New Roman" w:hAnsi="Times New Roman" w:cs="Times New Roman" w:hint="eastAsia"/>
                <w:sz w:val="20"/>
                <w:szCs w:val="20"/>
              </w:rPr>
              <w:br/>
              <w:t xml:space="preserve">and </w:t>
            </w:r>
            <w:proofErr w:type="spellStart"/>
            <w:r w:rsidRPr="004C5571">
              <w:rPr>
                <w:rFonts w:ascii="Times New Roman" w:hAnsi="Times New Roman" w:cs="Times New Roman" w:hint="eastAsia"/>
                <w:sz w:val="20"/>
                <w:szCs w:val="20"/>
              </w:rPr>
              <w:t>logsig</w:t>
            </w:r>
            <w:proofErr w:type="spellEnd"/>
            <w:r w:rsidRPr="00586C90">
              <w:rPr>
                <w:rFonts w:ascii="Times New Roman" w:hAnsi="Times New Roman" w:cs="Times New Roman"/>
                <w:sz w:val="20"/>
                <w:szCs w:val="20"/>
              </w:rPr>
              <w:t>)</w:t>
            </w:r>
          </w:p>
        </w:tc>
        <w:tc>
          <w:tcPr>
            <w:tcW w:w="0" w:type="auto"/>
            <w:gridSpan w:val="2"/>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0" w:type="auto"/>
            <w:gridSpan w:val="5"/>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755A563B" w14:textId="1F54B7C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6A8F8C80"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EF12565" w14:textId="3EA3B03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mild steel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8" w:tooltip="Khaled, 2012 #656" w:history="1">
              <w:r w:rsidR="00604F54"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74346150" w14:textId="0AC5133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and industri</w:t>
            </w:r>
            <w:r w:rsidR="00473CFE">
              <w:rPr>
                <w:rFonts w:ascii="Times New Roman" w:hAnsi="Times New Roman" w:cs="Times New Roman"/>
                <w:sz w:val="20"/>
                <w:szCs w:val="20"/>
              </w:rPr>
              <w:t xml:space="preserve">al </w:t>
            </w:r>
            <w:r w:rsidR="00473CFE">
              <w:rPr>
                <w:rFonts w:ascii="Times New Roman" w:hAnsi="Times New Roman" w:cs="Times New Roman"/>
                <w:sz w:val="20"/>
                <w:szCs w:val="20"/>
              </w:rPr>
              <w:lastRenderedPageBreak/>
              <w:t>applications</w:t>
            </w:r>
          </w:p>
        </w:tc>
        <w:tc>
          <w:tcPr>
            <w:tcW w:w="0" w:type="auto"/>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473CFE">
              <w:rPr>
                <w:rFonts w:ascii="Times New Roman" w:hAnsi="Times New Roman" w:cs="Times New Roman"/>
                <w:sz w:val="20"/>
                <w:szCs w:val="20"/>
              </w:rPr>
              <w:lastRenderedPageBreak/>
              <w:t xml:space="preserve">three-compartment glass </w:t>
            </w:r>
            <w:r w:rsidRPr="00473CFE">
              <w:rPr>
                <w:rFonts w:ascii="Times New Roman" w:hAnsi="Times New Roman" w:cs="Times New Roman"/>
                <w:sz w:val="20"/>
                <w:szCs w:val="20"/>
              </w:rPr>
              <w:lastRenderedPageBreak/>
              <w:t>cell</w:t>
            </w:r>
          </w:p>
        </w:tc>
        <w:tc>
          <w:tcPr>
            <w:tcW w:w="0" w:type="auto"/>
            <w:gridSpan w:val="3"/>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Hammett constants, dipole moment,</w:t>
            </w:r>
            <w:r w:rsidRPr="00586C90">
              <w:rPr>
                <w:rFonts w:ascii="Times New Roman" w:hAnsi="Times New Roman" w:cs="Times New Roman"/>
                <w:sz w:val="20"/>
                <w:szCs w:val="20"/>
              </w:rPr>
              <w:br/>
            </w:r>
            <w:r w:rsidRPr="00586C90">
              <w:rPr>
                <w:rFonts w:ascii="Times New Roman" w:hAnsi="Times New Roman" w:cs="Times New Roman"/>
                <w:sz w:val="20"/>
                <w:szCs w:val="20"/>
              </w:rPr>
              <w:lastRenderedPageBreak/>
              <w:t xml:space="preserve">HOMO energy, </w:t>
            </w:r>
            <w:proofErr w:type="spellStart"/>
            <w:r w:rsidRPr="00586C90">
              <w:rPr>
                <w:rFonts w:ascii="Times New Roman" w:hAnsi="Times New Roman" w:cs="Times New Roman"/>
                <w:sz w:val="20"/>
                <w:szCs w:val="20"/>
              </w:rPr>
              <w:t>LUMO</w:t>
            </w:r>
            <w:proofErr w:type="spellEnd"/>
            <w:r w:rsidRPr="00586C90">
              <w:rPr>
                <w:rFonts w:ascii="Times New Roman" w:hAnsi="Times New Roman" w:cs="Times New Roman"/>
                <w:sz w:val="20"/>
                <w:szCs w:val="20"/>
              </w:rPr>
              <w:t xml:space="preserve"> energy, energy gap, molecular area and volume</w:t>
            </w:r>
          </w:p>
        </w:tc>
        <w:tc>
          <w:tcPr>
            <w:tcW w:w="0" w:type="auto"/>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sigmoid</w:t>
            </w:r>
          </w:p>
        </w:tc>
        <w:tc>
          <w:tcPr>
            <w:tcW w:w="0" w:type="auto"/>
            <w:gridSpan w:val="2"/>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inhibitor efficienc</w:t>
            </w:r>
            <w:r w:rsidRPr="00586C90">
              <w:rPr>
                <w:rFonts w:ascii="Times New Roman" w:hAnsi="Times New Roman" w:cs="Times New Roman"/>
                <w:sz w:val="20"/>
                <w:szCs w:val="20"/>
              </w:rPr>
              <w:lastRenderedPageBreak/>
              <w:t>y</w:t>
            </w:r>
          </w:p>
        </w:tc>
        <w:tc>
          <w:tcPr>
            <w:tcW w:w="0" w:type="auto"/>
            <w:gridSpan w:val="5"/>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0" w:type="auto"/>
            <w:shd w:val="clear" w:color="auto" w:fill="FFFFFF"/>
          </w:tcPr>
          <w:p w14:paraId="56FAB21B" w14:textId="457FD5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22CCD7B5"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00E016A" w14:textId="6EEEAB1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&lt;EndNote&gt;&lt;Cite&gt;&lt;Author&gt;Asteris&lt;/Author&gt;&lt;Year&gt;2017&lt;/Year&gt;&lt;RecNum&gt;31&lt;/RecNum&gt;&lt;DisplayText&gt;[36]&lt;/DisplayText&gt;&lt;record&gt;&lt;rec-number&gt;31&lt;/rec-number&gt;&lt;foreign-keys&gt;&lt;key app="EN" db-id="909v2wsdarxet0er2papedrtdfde0xxra5af" timestamp="1560339643"&gt;31&lt;/key&gt;&lt;/foreign-keys&gt;&lt;ref-type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sz w:val="20"/>
                <w:szCs w:val="20"/>
              </w:rPr>
              <w:fldChar w:fldCharType="separate"/>
            </w:r>
            <w:r w:rsidR="00671DCC" w:rsidRPr="00671DCC">
              <w:rPr>
                <w:rFonts w:ascii="Times New Roman" w:hAnsi="Times New Roman" w:cs="Times New Roman"/>
                <w:noProof/>
                <w:sz w:val="20"/>
                <w:szCs w:val="20"/>
              </w:rPr>
              <w:t>[</w:t>
            </w:r>
            <w:hyperlink w:anchor="_ENREF_36" w:tooltip="Asteris, 2017 #31" w:history="1">
              <w:r w:rsidR="00604F54"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0" w:type="auto"/>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p>
          <w:p w14:paraId="6BF0C6B7" w14:textId="66AF7E30" w:rsidR="00C63437" w:rsidRPr="0087276F" w:rsidDel="00D617E0" w:rsidRDefault="00C63437" w:rsidP="004C5571">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74F28DC2" w14:textId="20F3B0F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7276F">
              <w:rPr>
                <w:rFonts w:ascii="Times New Roman" w:hAnsi="Times New Roman" w:cs="Times New Roman"/>
                <w:sz w:val="20"/>
                <w:szCs w:val="20"/>
              </w:rPr>
              <w:t>W/B,</w:t>
            </w:r>
            <w:r w:rsidRPr="0087276F">
              <w:rPr>
                <w:rFonts w:ascii="Times New Roman" w:hAnsi="Times New Roman" w:cs="Times New Roman"/>
                <w:sz w:val="20"/>
                <w:szCs w:val="20"/>
              </w:rPr>
              <w:br/>
              <w:t xml:space="preserve">MK, B, </w:t>
            </w:r>
            <w:proofErr w:type="spellStart"/>
            <w:r w:rsidRPr="0087276F">
              <w:rPr>
                <w:rFonts w:ascii="Times New Roman" w:hAnsi="Times New Roman" w:cs="Times New Roman"/>
                <w:sz w:val="20"/>
                <w:szCs w:val="20"/>
              </w:rPr>
              <w:t>SP</w:t>
            </w:r>
            <w:proofErr w:type="spellEnd"/>
            <w:r>
              <w:rPr>
                <w:rFonts w:ascii="Times New Roman" w:hAnsi="Times New Roman" w:cs="Times New Roman"/>
                <w:sz w:val="20"/>
                <w:szCs w:val="20"/>
              </w:rPr>
              <w:t xml:space="preserve"> </w:t>
            </w:r>
            <w:r w:rsidRPr="0087276F">
              <w:rPr>
                <w:rFonts w:ascii="Times New Roman" w:hAnsi="Times New Roman" w:cs="Times New Roman"/>
                <w:sz w:val="20"/>
                <w:szCs w:val="20"/>
              </w:rPr>
              <w:t xml:space="preserve">and </w:t>
            </w:r>
            <w:r w:rsidRPr="0087276F">
              <w:rPr>
                <w:rFonts w:ascii="Times New Roman" w:hAnsi="Times New Roman" w:cs="Times New Roman"/>
                <w:sz w:val="20"/>
                <w:szCs w:val="20"/>
              </w:rPr>
              <w:br/>
              <w:t>UV</w:t>
            </w:r>
          </w:p>
        </w:tc>
        <w:tc>
          <w:tcPr>
            <w:tcW w:w="0" w:type="auto"/>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0" w:type="auto"/>
            <w:gridSpan w:val="2"/>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0" w:type="auto"/>
            <w:gridSpan w:val="5"/>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175B40AC" w14:textId="3FD80CA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BPNN</w:t>
            </w:r>
            <w:proofErr w:type="spellEnd"/>
          </w:p>
        </w:tc>
      </w:tr>
      <w:tr w:rsidR="00604F54" w:rsidRPr="00586C90" w14:paraId="34900FEA" w14:textId="77777777" w:rsidTr="00184F29">
        <w:trPr>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277C10B3" w14:textId="7C9E57B6" w:rsidR="00983AF8" w:rsidRPr="00586C90" w:rsidRDefault="00983AF8" w:rsidP="00983AF8">
            <w:pPr>
              <w:widowControl w:val="0"/>
              <w:rPr>
                <w:rFonts w:ascii="Times New Roman" w:hAnsi="Times New Roman" w:cs="Times New Roman"/>
                <w:sz w:val="20"/>
                <w:szCs w:val="20"/>
              </w:rPr>
            </w:pPr>
            <w:bookmarkStart w:id="48"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04F54">
              <w:rPr>
                <w:rFonts w:ascii="Times New Roman" w:hAnsi="Times New Roman" w:cs="Times New Roman"/>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sz w:val="20"/>
                <w:szCs w:val="20"/>
              </w:rPr>
              <w:fldChar w:fldCharType="separate"/>
            </w:r>
            <w:r w:rsidR="00604F54" w:rsidRPr="00604F54">
              <w:rPr>
                <w:rFonts w:ascii="Times New Roman" w:hAnsi="Times New Roman" w:cs="Times New Roman"/>
                <w:noProof/>
                <w:sz w:val="20"/>
                <w:szCs w:val="20"/>
              </w:rPr>
              <w:t>[</w:t>
            </w:r>
            <w:hyperlink w:anchor="_ENREF_29" w:tooltip="Seidl, 2012 #657" w:history="1">
              <w:r w:rsidR="00604F54" w:rsidRPr="00604F54">
                <w:rPr>
                  <w:rFonts w:ascii="Times New Roman" w:hAnsi="Times New Roman" w:cs="Times New Roman"/>
                  <w:noProof/>
                  <w:sz w:val="20"/>
                  <w:szCs w:val="20"/>
                </w:rPr>
                <w:t>29</w:t>
              </w:r>
            </w:hyperlink>
            <w:r w:rsidR="00604F54" w:rsidRPr="00604F54">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0" w:type="auto"/>
            <w:gridSpan w:val="2"/>
            <w:shd w:val="clear" w:color="auto" w:fill="FFFFFF"/>
          </w:tcPr>
          <w:p w14:paraId="5D99639D" w14:textId="5E6958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applications</w:t>
            </w:r>
          </w:p>
        </w:tc>
        <w:tc>
          <w:tcPr>
            <w:tcW w:w="0" w:type="auto"/>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environment</w:t>
            </w:r>
          </w:p>
        </w:tc>
        <w:tc>
          <w:tcPr>
            <w:tcW w:w="0" w:type="auto"/>
            <w:gridSpan w:val="3"/>
            <w:shd w:val="clear" w:color="auto" w:fill="FFFFFF"/>
          </w:tcPr>
          <w:p w14:paraId="608F6DE7" w14:textId="6D3DF8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Pr="00586C90">
              <w:rPr>
                <w:rFonts w:ascii="Times New Roman" w:hAnsi="Times New Roman" w:cs="Times New Roman"/>
                <w:sz w:val="20"/>
                <w:szCs w:val="20"/>
              </w:rPr>
              <w:t xml:space="preserve">, </w:t>
            </w:r>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r w:rsidRPr="00023589">
              <w:rPr>
                <w:rFonts w:ascii="Times New Roman" w:hAnsi="Times New Roman" w:cs="Times New Roman"/>
                <w:sz w:val="20"/>
                <w:szCs w:val="20"/>
              </w:rPr>
              <w:t>, preci</w:t>
            </w:r>
            <w:r w:rsidRPr="00586C90">
              <w:rPr>
                <w:rFonts w:ascii="Times New Roman" w:hAnsi="Times New Roman" w:cs="Times New Roman"/>
                <w:sz w:val="20"/>
                <w:szCs w:val="20"/>
              </w:rPr>
              <w:t xml:space="preserve">pitation, pH, </w:t>
            </w:r>
            <w:proofErr w:type="spellStart"/>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proofErr w:type="spellEnd"/>
            <w:r>
              <w:rPr>
                <w:rFonts w:ascii="Times New Roman" w:hAnsi="Times New Roman" w:cs="Times New Roman"/>
                <w:sz w:val="20"/>
                <w:szCs w:val="20"/>
              </w:rPr>
              <w:t xml:space="preserve"> </w:t>
            </w:r>
            <w:r w:rsidRPr="00586C90">
              <w:rPr>
                <w:rFonts w:ascii="Times New Roman" w:hAnsi="Times New Roman" w:cs="Times New Roman"/>
                <w:sz w:val="20"/>
                <w:szCs w:val="20"/>
              </w:rPr>
              <w:t>and expos</w:t>
            </w:r>
            <w:r>
              <w:rPr>
                <w:rFonts w:ascii="Times New Roman" w:hAnsi="Times New Roman" w:cs="Times New Roman"/>
                <w:sz w:val="20"/>
                <w:szCs w:val="20"/>
              </w:rPr>
              <w:t>ure</w:t>
            </w:r>
            <w:r w:rsidRPr="00586C90">
              <w:rPr>
                <w:rFonts w:ascii="Times New Roman" w:hAnsi="Times New Roman" w:cs="Times New Roman"/>
                <w:sz w:val="20"/>
                <w:szCs w:val="20"/>
              </w:rPr>
              <w:t xml:space="preserve"> time</w:t>
            </w:r>
          </w:p>
        </w:tc>
        <w:tc>
          <w:tcPr>
            <w:tcW w:w="0" w:type="auto"/>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0" w:type="auto"/>
            <w:gridSpan w:val="2"/>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0" w:type="auto"/>
            <w:gridSpan w:val="5"/>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shd w:val="clear" w:color="auto" w:fill="FFFFFF"/>
          </w:tcPr>
          <w:p w14:paraId="2A7062EE" w14:textId="7D85C2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bookmarkEnd w:id="48"/>
      <w:tr w:rsidR="00604F54" w:rsidRPr="00586C90" w14:paraId="2C5771AB" w14:textId="77777777" w:rsidTr="00184F29">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cPr>
          <w:p w14:paraId="15BF5A7A" w14:textId="35B74DCE"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w:t>
            </w:r>
            <w:proofErr w:type="spellStart"/>
            <w:r w:rsidRPr="00586C90">
              <w:rPr>
                <w:rFonts w:ascii="Times New Roman" w:hAnsi="Times New Roman" w:cs="Times New Roman"/>
                <w:sz w:val="20"/>
                <w:szCs w:val="20"/>
              </w:rPr>
              <w:t>6Al</w:t>
            </w:r>
            <w:proofErr w:type="spellEnd"/>
            <w:r w:rsidRPr="00586C90">
              <w:rPr>
                <w:rFonts w:ascii="Times New Roman" w:hAnsi="Times New Roman" w:cs="Times New Roman"/>
                <w:sz w:val="20"/>
                <w:szCs w:val="20"/>
              </w:rPr>
              <w:t>–</w:t>
            </w:r>
            <w:proofErr w:type="spellStart"/>
            <w:r w:rsidRPr="00586C90">
              <w:rPr>
                <w:rFonts w:ascii="Times New Roman" w:hAnsi="Times New Roman" w:cs="Times New Roman"/>
                <w:sz w:val="20"/>
                <w:szCs w:val="20"/>
              </w:rPr>
              <w:t>4V</w:t>
            </w:r>
            <w:proofErr w:type="spellEnd"/>
            <w:r w:rsidRPr="00586C90">
              <w:rPr>
                <w:rFonts w:ascii="Times New Roman" w:hAnsi="Times New Roman" w:cs="Times New Roman"/>
                <w:sz w:val="20"/>
                <w:szCs w:val="20"/>
              </w:rPr>
              <w:t xml:space="preserve">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69" w:tooltip="Upadhyay, 2013 #658" w:history="1">
              <w:r w:rsidR="00604F54"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shd w:val="clear" w:color="auto" w:fill="FFFFFF"/>
          </w:tcPr>
          <w:p w14:paraId="68FEC552" w14:textId="0F7AD2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p>
        </w:tc>
        <w:tc>
          <w:tcPr>
            <w:tcW w:w="0" w:type="auto"/>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turning process</w:t>
            </w:r>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0" w:type="auto"/>
            <w:gridSpan w:val="3"/>
            <w:shd w:val="clear" w:color="auto" w:fill="FFFFFF"/>
          </w:tcPr>
          <w:p w14:paraId="10E4D42D" w14:textId="5E45B12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Pr="00586C90">
              <w:rPr>
                <w:rFonts w:ascii="Times New Roman" w:hAnsi="Times New Roman" w:cs="Times New Roman"/>
                <w:sz w:val="20"/>
                <w:szCs w:val="20"/>
              </w:rPr>
              <w:t xml:space="preserve">, t, </w:t>
            </w:r>
            <w:r>
              <w:rPr>
                <w:rFonts w:ascii="Times New Roman" w:hAnsi="Times New Roman" w:cs="Times New Roman"/>
                <w:sz w:val="20"/>
                <w:szCs w:val="20"/>
              </w:rPr>
              <w:t>v</w:t>
            </w:r>
          </w:p>
        </w:tc>
        <w:tc>
          <w:tcPr>
            <w:tcW w:w="0" w:type="auto"/>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0" w:type="auto"/>
            <w:gridSpan w:val="2"/>
            <w:shd w:val="clear" w:color="auto" w:fill="FFFFFF"/>
          </w:tcPr>
          <w:p w14:paraId="35AC6041" w14:textId="32A963C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p>
        </w:tc>
        <w:tc>
          <w:tcPr>
            <w:tcW w:w="0" w:type="auto"/>
            <w:gridSpan w:val="5"/>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0" w:type="auto"/>
            <w:shd w:val="clear" w:color="auto" w:fill="FFFFFF"/>
          </w:tcPr>
          <w:p w14:paraId="52DABB7C" w14:textId="2764CD5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MLP</w:t>
            </w:r>
            <w:proofErr w:type="spellEnd"/>
          </w:p>
        </w:tc>
      </w:tr>
      <w:tr w:rsidR="00604F54" w:rsidRPr="00586C90" w14:paraId="48EC52D0" w14:textId="77777777" w:rsidTr="00184F29">
        <w:trPr>
          <w:trHeight w:val="1412"/>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FFFFF"/>
          </w:tcPr>
          <w:p w14:paraId="31B07CFF" w14:textId="7281A8E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sz w:val="20"/>
                <w:szCs w:val="20"/>
              </w:rPr>
              <w:fldChar w:fldCharType="separate"/>
            </w:r>
            <w:r w:rsidR="00F5227B" w:rsidRPr="00F5227B">
              <w:rPr>
                <w:rFonts w:ascii="Times New Roman" w:hAnsi="Times New Roman" w:cs="Times New Roman"/>
                <w:noProof/>
                <w:sz w:val="20"/>
                <w:szCs w:val="20"/>
              </w:rPr>
              <w:t>[</w:t>
            </w:r>
            <w:hyperlink w:anchor="_ENREF_70" w:tooltip="Komijani, 2016 #662" w:history="1">
              <w:r w:rsidR="00604F54"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0" w:type="auto"/>
            <w:gridSpan w:val="2"/>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0" w:type="auto"/>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260CEA">
              <w:rPr>
                <w:rFonts w:ascii="TimesNewRomanPSMT" w:hAnsi="TimesNewRomanPSMT"/>
                <w:color w:val="242021"/>
                <w:sz w:val="20"/>
                <w:szCs w:val="20"/>
              </w:rPr>
              <w:t>corrosive environment</w:t>
            </w:r>
          </w:p>
        </w:tc>
        <w:tc>
          <w:tcPr>
            <w:tcW w:w="0" w:type="auto"/>
            <w:gridSpan w:val="3"/>
            <w:tcBorders>
              <w:bottom w:val="single" w:sz="4" w:space="0" w:color="auto"/>
            </w:tcBorders>
            <w:shd w:val="clear" w:color="auto" w:fill="FFFFFF"/>
          </w:tcPr>
          <w:p w14:paraId="62071E90" w14:textId="612731F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r w:rsidRPr="004C5571">
              <w:rPr>
                <w:rFonts w:ascii="Times New Roman" w:hAnsi="Times New Roman" w:cs="Times New Roman"/>
                <w:sz w:val="20"/>
                <w:szCs w:val="20"/>
              </w:rPr>
              <w:t>T</w:t>
            </w:r>
            <w:r w:rsidRPr="00586C90">
              <w:rPr>
                <w:rFonts w:ascii="Times New Roman" w:hAnsi="Times New Roman" w:cs="Times New Roman"/>
                <w:sz w:val="20"/>
                <w:szCs w:val="20"/>
              </w:rPr>
              <w:t xml:space="preserve"> and inhibitor concentration</w:t>
            </w:r>
            <w:r w:rsidRPr="004C5571">
              <w:rPr>
                <w:rFonts w:ascii="Times New Roman" w:hAnsi="Times New Roman" w:cs="Times New Roman" w:hint="eastAsia"/>
                <w:sz w:val="20"/>
                <w:szCs w:val="20"/>
              </w:rPr>
              <w:t xml:space="preserve"> </w:t>
            </w:r>
            <w:r w:rsidRPr="00586C90">
              <w:rPr>
                <w:rFonts w:ascii="Times New Roman" w:hAnsi="Times New Roman" w:cs="Times New Roman"/>
                <w:sz w:val="20"/>
                <w:szCs w:val="20"/>
              </w:rPr>
              <w:t>of inhibitor</w:t>
            </w:r>
          </w:p>
        </w:tc>
        <w:tc>
          <w:tcPr>
            <w:tcW w:w="0" w:type="auto"/>
            <w:tcBorders>
              <w:bottom w:val="single" w:sz="4" w:space="0" w:color="auto"/>
            </w:tcBorders>
            <w:shd w:val="clear" w:color="auto" w:fill="FFFFFF"/>
          </w:tcPr>
          <w:p w14:paraId="462C6370" w14:textId="37B5A28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gaussian</w:t>
            </w:r>
            <w:proofErr w:type="spellEnd"/>
            <w:r w:rsidRPr="00586C90">
              <w:rPr>
                <w:rFonts w:ascii="Times New Roman" w:hAnsi="Times New Roman" w:cs="Times New Roman"/>
                <w:sz w:val="20"/>
                <w:szCs w:val="20"/>
              </w:rPr>
              <w:t xml:space="preserve"> </w:t>
            </w:r>
          </w:p>
        </w:tc>
        <w:tc>
          <w:tcPr>
            <w:tcW w:w="0" w:type="auto"/>
            <w:gridSpan w:val="2"/>
            <w:tcBorders>
              <w:bottom w:val="single" w:sz="4" w:space="0" w:color="auto"/>
            </w:tcBorders>
            <w:shd w:val="clear" w:color="auto" w:fill="FFFFFF"/>
          </w:tcPr>
          <w:p w14:paraId="2FEF9375" w14:textId="4E2828C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w:t>
            </w:r>
            <w:proofErr w:type="spellStart"/>
            <w:r w:rsidRPr="007F2027">
              <w:rPr>
                <w:rFonts w:ascii="Times New Roman" w:hAnsi="Times New Roman" w:cs="Times New Roman"/>
                <w:sz w:val="20"/>
                <w:szCs w:val="20"/>
              </w:rPr>
              <w:t>Zi</w:t>
            </w:r>
            <w:proofErr w:type="spellEnd"/>
          </w:p>
        </w:tc>
        <w:tc>
          <w:tcPr>
            <w:tcW w:w="0" w:type="auto"/>
            <w:gridSpan w:val="5"/>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0" w:type="auto"/>
            <w:tcBorders>
              <w:bottom w:val="single" w:sz="4" w:space="0" w:color="auto"/>
            </w:tcBorders>
            <w:shd w:val="clear" w:color="auto" w:fill="FFFFFF"/>
          </w:tcPr>
          <w:p w14:paraId="27BE41BA" w14:textId="75B0FBB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4C5571">
              <w:rPr>
                <w:rFonts w:ascii="Times New Roman" w:hAnsi="Times New Roman" w:cs="Times New Roman"/>
                <w:sz w:val="20"/>
                <w:szCs w:val="20"/>
              </w:rPr>
              <w:t>RBFNN</w:t>
            </w:r>
            <w:proofErr w:type="spellEnd"/>
          </w:p>
        </w:tc>
      </w:tr>
    </w:tbl>
    <w:p w14:paraId="781EEFE2" w14:textId="2B5D252B" w:rsidR="00166FB5" w:rsidRDefault="00166FB5" w:rsidP="00E0463D">
      <w:pPr>
        <w:widowControl w:val="0"/>
        <w:spacing w:after="0"/>
        <w:rPr>
          <w:noProof/>
        </w:rPr>
      </w:pPr>
    </w:p>
    <w:p w14:paraId="6B530F90" w14:textId="318579D8" w:rsidR="00CF1552" w:rsidRDefault="00BB5F6D" w:rsidP="00EC07F5">
      <w:pPr>
        <w:pStyle w:val="2"/>
        <w:spacing w:after="240"/>
        <w:rPr>
          <w:noProof/>
        </w:rPr>
      </w:pPr>
      <w:r>
        <w:rPr>
          <w:noProof/>
        </w:rPr>
        <w:t xml:space="preserve"> </w:t>
      </w:r>
      <w:r w:rsidR="00205DC2">
        <w:rPr>
          <w:noProof/>
        </w:rPr>
        <w:t xml:space="preserve">ANN for </w:t>
      </w:r>
      <w:r w:rsidR="00AC2B96">
        <w:rPr>
          <w:noProof/>
        </w:rPr>
        <w:t xml:space="preserve">Typical </w:t>
      </w:r>
      <w:r w:rsidR="00205DC2">
        <w:rPr>
          <w:noProof/>
        </w:rPr>
        <w:t xml:space="preserve">Materials </w:t>
      </w:r>
      <w:r w:rsidR="00205DC2" w:rsidRPr="0041599D">
        <w:rPr>
          <w:noProof/>
        </w:rPr>
        <w:t>Performance Prediction</w:t>
      </w:r>
    </w:p>
    <w:p w14:paraId="6C88E9EA" w14:textId="45DA1B1B"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&lt;EndNote&gt;&lt;Cite&gt;&lt;Author&gt;Zhang&lt;/Author&gt;&lt;Year&gt;2007&lt;/Year&gt;&lt;RecNum&gt;7&lt;/RecNum&gt;&lt;DisplayText&gt;[71]&lt;/DisplayText&gt;&lt;record&gt;&lt;rec-number&gt;7&lt;/rec-number&gt;&lt;foreign-keys&gt;&lt;key app="EN" db-id="909v2wsdarxet0er2papedrtdfde0xxra5af" timestamp="1560339624"&gt;7&lt;/key&gt;&lt;/foreign-keys&gt;&lt;ref-type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7" w:history="1">
        <w:r w:rsidR="00604F54">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00246761">
        <w:rPr>
          <w:rFonts w:ascii="Times New Roman" w:hAnsi="Times New Roman" w:cs="Times New Roman"/>
          <w:noProof/>
          <w:sz w:val="24"/>
          <w:szCs w:val="24"/>
        </w:rPr>
        <w:t>mechanical</w:t>
      </w:r>
      <w:r w:rsidR="003E68CC">
        <w:rPr>
          <w:rFonts w:ascii="Times New Roman" w:hAnsi="Times New Roman" w:cs="Times New Roman"/>
          <w:noProof/>
          <w:sz w:val="24"/>
          <w:szCs w:val="24"/>
        </w:rPr>
        <w:t xml:space="preserve"> </w:t>
      </w:r>
      <w:commentRangeStart w:id="49"/>
      <w:r w:rsidR="003E68CC">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PEVuZE5vdGU+PENpdGU+PEF1dGhvcj5TYXNpa3VtYXI8L0F1dGhvcj48WWVhcj4yMDA4PC9ZZWFy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 xml:space="preserve">, </w:t>
      </w:r>
      <w:hyperlink w:anchor="_ENREF_28" w:tooltip="Ghaisari, 2012 #17" w:history="1">
        <w:r w:rsidR="00604F54">
          <w:rPr>
            <w:rFonts w:ascii="Times New Roman" w:hAnsi="Times New Roman" w:cs="Times New Roman"/>
            <w:noProof/>
            <w:sz w:val="24"/>
            <w:szCs w:val="24"/>
          </w:rPr>
          <w:t>28</w:t>
        </w:r>
      </w:hyperlink>
      <w:r w:rsidR="00604F54">
        <w:rPr>
          <w:rFonts w:ascii="Times New Roman" w:hAnsi="Times New Roman" w:cs="Times New Roman"/>
          <w:noProof/>
          <w:sz w:val="24"/>
          <w:szCs w:val="24"/>
        </w:rPr>
        <w:t xml:space="preserve">, </w:t>
      </w:r>
      <w:hyperlink w:anchor="_ENREF_40" w:tooltip="Sasikumar, 2008 #15" w:history="1">
        <w:r w:rsidR="00604F54">
          <w:rPr>
            <w:rFonts w:ascii="Times New Roman" w:hAnsi="Times New Roman" w:cs="Times New Roman"/>
            <w:noProof/>
            <w:sz w:val="24"/>
            <w:szCs w:val="24"/>
          </w:rPr>
          <w:t>40</w:t>
        </w:r>
      </w:hyperlink>
      <w:r w:rsidR="00604F54">
        <w:rPr>
          <w:rFonts w:ascii="Times New Roman" w:hAnsi="Times New Roman" w:cs="Times New Roman"/>
          <w:noProof/>
          <w:sz w:val="24"/>
          <w:szCs w:val="24"/>
        </w:rPr>
        <w:t xml:space="preserve">, </w:t>
      </w:r>
      <w:hyperlink w:anchor="_ENREF_72" w:tooltip="Rajendraboopathy, 2008 #6" w:history="1">
        <w:r w:rsidR="00604F54">
          <w:rPr>
            <w:rFonts w:ascii="Times New Roman" w:hAnsi="Times New Roman" w:cs="Times New Roman"/>
            <w:noProof/>
            <w:sz w:val="24"/>
            <w:szCs w:val="24"/>
          </w:rPr>
          <w:t>72</w:t>
        </w:r>
      </w:hyperlink>
      <w:r w:rsidR="00604F54">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E3265F">
        <w:rPr>
          <w:rFonts w:ascii="Times New Roman" w:hAnsi="Times New Roman" w:cs="Times New Roman" w:hint="eastAsia"/>
          <w:noProof/>
          <w:sz w:val="24"/>
          <w:szCs w:val="24"/>
        </w:rPr>
        <w:t>,</w:t>
      </w:r>
      <w:r w:rsidRPr="00A22183">
        <w:rPr>
          <w:rFonts w:ascii="Times New Roman" w:hAnsi="Times New Roman" w:cs="Times New Roman"/>
          <w:noProof/>
          <w:sz w:val="24"/>
          <w:szCs w:val="24"/>
        </w:rPr>
        <w:t xml:space="preserve"> tribological </w:t>
      </w:r>
      <w:r w:rsidR="00973C8D">
        <w:rPr>
          <w:rFonts w:ascii="Times New Roman" w:hAnsi="Times New Roman" w:cs="Times New Roman"/>
          <w:noProof/>
          <w:sz w:val="24"/>
          <w:szCs w:val="24"/>
        </w:rPr>
        <w:t xml:space="preserve">and wear </w:t>
      </w:r>
      <w:r w:rsidR="008E0F2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r w:rsidR="00E3265F">
        <w:rPr>
          <w:rFonts w:ascii="Times New Roman" w:hAnsi="Times New Roman" w:cs="Times New Roman"/>
          <w:noProof/>
          <w:sz w:val="24"/>
          <w:szCs w:val="24"/>
        </w:rPr>
        <w:fldChar w:fldCharType="begin"/>
      </w:r>
      <w:r w:rsidR="00E3265F">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E3265F">
        <w:rPr>
          <w:rFonts w:ascii="Times New Roman" w:hAnsi="Times New Roman" w:cs="Times New Roman"/>
          <w:noProof/>
          <w:sz w:val="24"/>
          <w:szCs w:val="24"/>
        </w:rPr>
        <w:fldChar w:fldCharType="separate"/>
      </w:r>
      <w:hyperlink w:anchor="_ENREF_59" w:tooltip=",  #241" w:history="1">
        <w:r w:rsidR="00E3265F">
          <w:rPr>
            <w:rFonts w:ascii="Times New Roman" w:hAnsi="Times New Roman" w:cs="Times New Roman"/>
            <w:noProof/>
            <w:sz w:val="24"/>
            <w:szCs w:val="24"/>
          </w:rPr>
          <w:t>59</w:t>
        </w:r>
      </w:hyperlink>
      <w:r w:rsidR="00E3265F">
        <w:rPr>
          <w:rFonts w:ascii="Times New Roman" w:hAnsi="Times New Roman" w:cs="Times New Roman" w:hint="eastAsia"/>
          <w:noProof/>
          <w:sz w:val="24"/>
          <w:szCs w:val="24"/>
        </w:rPr>
        <w:t xml:space="preserve">, </w:t>
      </w:r>
      <w:r w:rsidR="00E3265F">
        <w:rPr>
          <w:rFonts w:ascii="Times New Roman" w:hAnsi="Times New Roman" w:cs="Times New Roman"/>
          <w:noProof/>
          <w:sz w:val="24"/>
          <w:szCs w:val="24"/>
        </w:rPr>
        <w:fldChar w:fldCharType="end"/>
      </w:r>
      <w:hyperlink w:anchor="_ENREF_73" w:tooltip="LiuJie, 2007 #70" w:history="1">
        <w:r w:rsidR="00604F54">
          <w:rPr>
            <w:rFonts w:ascii="Times New Roman" w:hAnsi="Times New Roman" w:cs="Times New Roman"/>
            <w:noProof/>
            <w:sz w:val="24"/>
            <w:szCs w:val="24"/>
          </w:rPr>
          <w:t>73</w:t>
        </w:r>
      </w:hyperlink>
      <w:r w:rsidR="00E3265F">
        <w:rPr>
          <w:rFonts w:ascii="Times New Roman" w:hAnsi="Times New Roman" w:cs="Times New Roman" w:hint="eastAsia"/>
          <w:noProof/>
          <w:sz w:val="24"/>
          <w:szCs w:val="24"/>
        </w:rPr>
        <w:t xml:space="preserve">, </w:t>
      </w:r>
      <w:r w:rsidR="008E0F2C">
        <w:rPr>
          <w:rFonts w:ascii="Times New Roman" w:hAnsi="Times New Roman" w:cs="Times New Roman"/>
          <w:noProof/>
          <w:sz w:val="24"/>
          <w:szCs w:val="24"/>
        </w:rPr>
        <w:fldChar w:fldCharType="end"/>
      </w:r>
      <w:r w:rsidRPr="00A22183">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&lt;EndNote&gt;&lt;Cite&gt;&lt;Author&gt;Ramesh&lt;/Author&gt;&lt;Year&gt;2007&lt;/Year&gt;&lt;RecNum&gt;14&lt;/RecNum&gt;&lt;DisplayText&gt;[74]&lt;/DisplayText&gt;&lt;record&gt;&lt;rec-number&gt;14&lt;/rec-number&gt;&lt;foreign-keys&gt;&lt;key app="EN" db-id="909v2wsdarxet0er2papedrtdfde0xxra5af" timestamp="1560339627"&gt;14&lt;/key&gt;&lt;/foreign-keys&gt;&lt;ref-type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hyperlink w:anchor="_ENREF_74" w:tooltip="Ramesh, 2007 #14" w:history="1">
        <w:r w:rsidR="00604F54">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commentRangeEnd w:id="49"/>
      <w:r w:rsidR="009C65CD">
        <w:rPr>
          <w:rStyle w:val="a5"/>
        </w:rPr>
        <w:commentReference w:id="49"/>
      </w:r>
      <w:r w:rsidRPr="00A22183">
        <w:rPr>
          <w:rFonts w:ascii="Times New Roman" w:hAnsi="Times New Roman" w:cs="Times New Roman"/>
          <w:noProof/>
          <w:sz w:val="24"/>
          <w:szCs w:val="24"/>
        </w:rPr>
        <w:t xml:space="preserve">. 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 </w:instrText>
      </w:r>
      <w:r w:rsidR="00604F54">
        <w:rPr>
          <w:rFonts w:ascii="Times New Roman" w:hAnsi="Times New Roman" w:cs="Times New Roman"/>
          <w:noProof/>
          <w:sz w:val="24"/>
          <w:szCs w:val="24"/>
        </w:rPr>
        <w:fldChar w:fldCharType="begin">
          <w:fldData xml:space="preserve">PEVuZE5vdGU+PENpdGU+PEF1dGhvcj5LaGFsZWQ8L0F1dGhvcj48WWVhcj4yMDEzPC9ZZWFyPjxS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</w:fldData>
        </w:fldChar>
      </w:r>
      <w:r w:rsidR="00604F54">
        <w:rPr>
          <w:rFonts w:ascii="Times New Roman" w:hAnsi="Times New Roman" w:cs="Times New Roman"/>
          <w:noProof/>
          <w:sz w:val="24"/>
          <w:szCs w:val="24"/>
        </w:rPr>
        <w:instrText xml:space="preserve"> ADDIN EN.CITE.DATA </w:instrText>
      </w:r>
      <w:r w:rsidR="00604F54">
        <w:rPr>
          <w:rFonts w:ascii="Times New Roman" w:hAnsi="Times New Roman" w:cs="Times New Roman"/>
          <w:noProof/>
          <w:sz w:val="24"/>
          <w:szCs w:val="24"/>
        </w:rPr>
      </w:r>
      <w:r w:rsidR="00604F54">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 xml:space="preserve">, </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 xml:space="preserve">, </w:t>
      </w:r>
      <w:hyperlink w:anchor="_ENREF_44" w:tooltip="Kamrunnahar, 2010 #60" w:history="1">
        <w:r w:rsidR="00604F54">
          <w:rPr>
            <w:rFonts w:ascii="Times New Roman" w:hAnsi="Times New Roman" w:cs="Times New Roman"/>
            <w:noProof/>
            <w:sz w:val="24"/>
            <w:szCs w:val="24"/>
          </w:rPr>
          <w:t>44</w:t>
        </w:r>
      </w:hyperlink>
      <w:r w:rsidR="00604F54">
        <w:rPr>
          <w:rFonts w:ascii="Times New Roman" w:hAnsi="Times New Roman" w:cs="Times New Roman"/>
          <w:noProof/>
          <w:sz w:val="24"/>
          <w:szCs w:val="24"/>
        </w:rPr>
        <w:t xml:space="preserve">, </w:t>
      </w:r>
      <w:hyperlink w:anchor="_ENREF_75" w:tooltip="Khaled, 2013 #81" w:history="1">
        <w:r w:rsidR="00604F54">
          <w:rPr>
            <w:rFonts w:ascii="Times New Roman" w:hAnsi="Times New Roman" w:cs="Times New Roman"/>
            <w:noProof/>
            <w:sz w:val="24"/>
            <w:szCs w:val="24"/>
          </w:rPr>
          <w:t>75-78</w:t>
        </w:r>
      </w:hyperlink>
      <w:r w:rsidR="00604F54">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 xml:space="preserve">Some experimental </w:t>
      </w:r>
      <w:r>
        <w:rPr>
          <w:rFonts w:ascii="Times New Roman" w:hAnsi="Times New Roman" w:cs="Times New Roman"/>
          <w:sz w:val="24"/>
          <w:szCs w:val="24"/>
        </w:rPr>
        <w:lastRenderedPageBreak/>
        <w:t>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6D548E95"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40C0BA98" w:rsidR="00B022AB" w:rsidRPr="00525427" w:rsidRDefault="00B022AB" w:rsidP="000E604A">
      <w:pPr>
        <w:pStyle w:val="3"/>
        <w:spacing w:after="240"/>
      </w:pPr>
      <w:r>
        <w:t>Chemical Property</w:t>
      </w:r>
    </w:p>
    <w:p w14:paraId="40CE84C7" w14:textId="13AF5D33"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proofErr w:type="spellStart"/>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proofErr w:type="spellEnd"/>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&lt;EndNote&gt;&lt;Cite&gt;&lt;Author&gt;Kenny&lt;/Author&gt;&lt;Year&gt;2009&lt;/Year&gt;&lt;RecNum&gt;8&lt;/RecNum&gt;&lt;DisplayText&gt;[24]&lt;/DisplayText&gt;&lt;record&gt;&lt;rec-number&gt;8&lt;/rec-number&gt;&lt;foreign-keys&gt;&lt;key app="EN" db-id="909v2wsdarxet0er2papedrtdfde0xxra5af" timestamp="1560339624"&gt;8&lt;/key&gt;&lt;/foreign-keys&gt;&lt;ref-type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4" w:tooltip="Kenny, 2009 #8" w:history="1">
        <w:r w:rsidR="00604F54">
          <w:rPr>
            <w:rFonts w:ascii="Times New Roman" w:hAnsi="Times New Roman" w:cs="Times New Roman"/>
            <w:noProof/>
            <w:sz w:val="24"/>
            <w:szCs w:val="24"/>
          </w:rPr>
          <w:t>24</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 xml:space="preserve">Meterological data </w:t>
      </w:r>
      <w:r w:rsidR="000E604A">
        <w:rPr>
          <w:rFonts w:ascii="Times New Roman" w:hAnsi="Times New Roman" w:cs="Times New Roman" w:hint="eastAsia"/>
          <w:noProof/>
          <w:sz w:val="24"/>
          <w:szCs w:val="24"/>
        </w:rPr>
        <w:t xml:space="preserve">contains </w:t>
      </w:r>
      <w:r w:rsidR="00DA721F">
        <w:rPr>
          <w:rFonts w:ascii="Times New Roman" w:hAnsi="Times New Roman" w:cs="Times New Roman"/>
          <w:noProof/>
          <w:sz w:val="24"/>
          <w:szCs w:val="24"/>
        </w:rPr>
        <w:t>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variables</w:t>
      </w:r>
      <w:r w:rsidR="000E604A">
        <w:rPr>
          <w:rFonts w:ascii="Times New Roman" w:hAnsi="Times New Roman" w:cs="Times New Roman" w:hint="eastAsia"/>
          <w:noProof/>
          <w:sz w:val="24"/>
          <w:szCs w:val="24"/>
        </w:rPr>
        <w:t>, including TOE</w:t>
      </w:r>
      <w:r w:rsidR="007D7D4C">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w:t>
      </w:r>
      <w:r w:rsidR="001178FA" w:rsidRPr="004956D6">
        <w:rPr>
          <w:rFonts w:ascii="Times New Roman" w:hAnsi="Times New Roman" w:cs="Times New Roman"/>
          <w:noProof/>
          <w:sz w:val="24"/>
          <w:szCs w:val="24"/>
        </w:rPr>
        <w:t>time of exposure</w:t>
      </w:r>
      <w:r w:rsidR="004956D6">
        <w:rPr>
          <w:rFonts w:ascii="Times New Roman" w:hAnsi="Times New Roman" w:cs="Times New Roman"/>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T</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temperature</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relative humidity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precipitation, </w:t>
      </w:r>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time of wetness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586C90">
        <w:rPr>
          <w:rFonts w:ascii="Times New Roman" w:hAnsi="Times New Roman" w:cs="Times New Roman"/>
          <w:sz w:val="24"/>
          <w:szCs w:val="28"/>
        </w:rPr>
        <w:t>WV</w:t>
      </w:r>
      <w:r w:rsidR="000E604A">
        <w:rPr>
          <w:rFonts w:ascii="Times New Roman" w:hAnsi="Times New Roman" w:cs="Times New Roman" w:hint="eastAsia"/>
          <w:sz w:val="24"/>
          <w:szCs w:val="28"/>
        </w:rPr>
        <w:t xml:space="preserve"> (</w:t>
      </w:r>
      <w:r w:rsidR="001178FA" w:rsidRPr="001178FA">
        <w:rPr>
          <w:rFonts w:ascii="Times New Roman" w:hAnsi="Times New Roman" w:cs="Times New Roman"/>
          <w:noProof/>
          <w:sz w:val="24"/>
          <w:szCs w:val="24"/>
        </w:rPr>
        <w:t>wind velocity</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SR (</w:t>
      </w:r>
      <w:r w:rsidR="001178FA" w:rsidRPr="001178FA">
        <w:rPr>
          <w:rFonts w:ascii="Times New Roman" w:hAnsi="Times New Roman" w:cs="Times New Roman"/>
          <w:noProof/>
          <w:sz w:val="24"/>
          <w:szCs w:val="24"/>
        </w:rPr>
        <w:t>solar radiation</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w:t>
      </w:r>
      <w:r w:rsidR="000E604A">
        <w:rPr>
          <w:rFonts w:ascii="Times New Roman" w:hAnsi="Times New Roman" w:cs="Times New Roman"/>
          <w:noProof/>
          <w:sz w:val="24"/>
          <w:szCs w:val="24"/>
        </w:rPr>
        <w:t xml:space="preserve"> </w:t>
      </w:r>
      <w:r w:rsidR="00B022AB">
        <w:rPr>
          <w:rFonts w:ascii="Times New Roman" w:hAnsi="Times New Roman" w:cs="Times New Roman"/>
          <w:noProof/>
          <w:sz w:val="24"/>
          <w:szCs w:val="24"/>
        </w:rPr>
        <w:t>Cl</w:t>
      </w:r>
      <w:r w:rsidR="00B022AB" w:rsidRPr="000E604A">
        <w:rPr>
          <w:rFonts w:ascii="Times New Roman" w:hAnsi="Times New Roman" w:cs="Times New Roman"/>
          <w:noProof/>
          <w:sz w:val="24"/>
          <w:szCs w:val="24"/>
          <w:vertAlign w:val="superscript"/>
        </w:rPr>
        <w:t>-</w:t>
      </w:r>
      <w:r w:rsidR="000E604A" w:rsidRP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w:t>
      </w:r>
      <w:r w:rsidR="000E604A" w:rsidRPr="001178FA">
        <w:rPr>
          <w:rFonts w:ascii="Times New Roman" w:hAnsi="Times New Roman" w:cs="Times New Roman"/>
          <w:noProof/>
          <w:sz w:val="24"/>
          <w:szCs w:val="24"/>
        </w:rPr>
        <w:t>chloride</w:t>
      </w:r>
      <w:r w:rsidR="000E604A">
        <w:rPr>
          <w:rFonts w:ascii="Times New Roman" w:hAnsi="Times New Roman" w:cs="Times New Roman"/>
          <w:noProof/>
          <w:sz w:val="24"/>
          <w:szCs w:val="24"/>
        </w:rPr>
        <w:t xml:space="preserve"> </w:t>
      </w:r>
      <w:r w:rsidR="000E604A" w:rsidRPr="001178FA">
        <w:rPr>
          <w:rFonts w:ascii="Times New Roman" w:hAnsi="Times New Roman" w:cs="Times New Roman"/>
          <w:noProof/>
          <w:sz w:val="24"/>
          <w:szCs w:val="24"/>
        </w:rPr>
        <w:t>ions</w:t>
      </w:r>
      <w:r w:rsidR="000E604A">
        <w:rPr>
          <w:rFonts w:ascii="Times New Roman" w:hAnsi="Times New Roman" w:cs="Times New Roman" w:hint="eastAsia"/>
          <w:noProof/>
          <w:sz w:val="24"/>
          <w:szCs w:val="24"/>
        </w:rPr>
        <w:t>)</w:t>
      </w:r>
      <w:r w:rsidR="001178FA" w:rsidRPr="001178FA">
        <w:rPr>
          <w:rFonts w:ascii="Times New Roman" w:hAnsi="Times New Roman" w:cs="Times New Roman"/>
          <w:noProof/>
          <w:sz w:val="24"/>
          <w:szCs w:val="24"/>
        </w:rPr>
        <w:t>, sulfur compounds and dustfall</w:t>
      </w:r>
      <w:r w:rsidR="000E604A">
        <w:rPr>
          <w:rFonts w:ascii="Times New Roman" w:hAnsi="Times New Roman" w:cs="Times New Roman" w:hint="eastAsia"/>
          <w:noProof/>
          <w:sz w:val="24"/>
          <w:szCs w:val="24"/>
        </w:rPr>
        <w:t>.</w:t>
      </w:r>
      <w:r w:rsidR="001178FA">
        <w:rPr>
          <w:rFonts w:ascii="Times New Roman" w:hAnsi="Times New Roman" w:cs="Times New Roman"/>
          <w:noProof/>
          <w:sz w:val="24"/>
          <w:szCs w:val="24"/>
        </w:rPr>
        <w:t xml:space="preserve"> </w:t>
      </w:r>
      <w:r w:rsidR="000E604A">
        <w:rPr>
          <w:rFonts w:ascii="Times New Roman" w:hAnsi="Times New Roman" w:cs="Times New Roman" w:hint="eastAsia"/>
          <w:noProof/>
          <w:sz w:val="24"/>
          <w:szCs w:val="24"/>
        </w:rPr>
        <w:t xml:space="preserve">They are </w:t>
      </w:r>
      <w:r w:rsidR="007D7D4C">
        <w:rPr>
          <w:rFonts w:ascii="Times New Roman" w:hAnsi="Times New Roman" w:cs="Times New Roman"/>
          <w:noProof/>
          <w:sz w:val="24"/>
          <w:szCs w:val="24"/>
        </w:rPr>
        <w:t xml:space="preserve">collected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&lt;EndNote&gt;&lt;Cite&gt;&lt;Author&gt;M. Pourbaix&lt;/Author&gt;&lt;Year&gt;1990&lt;/Year&gt;&lt;RecNum&gt;35&lt;/RecNum&gt;&lt;DisplayText&gt;[79]&lt;/DisplayText&gt;&lt;record&gt;&lt;rec-number&gt;35&lt;/rec-number&gt;&lt;foreign-keys&gt;&lt;key app="EN" db-id="909v2wsdarxet0er2papedrtdfde0xxra5af" timestamp="1560339648"&gt;35&lt;/key&gt;&lt;/foreign-keys&gt;&lt;ref-type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35" w:history="1">
        <w:r w:rsidR="00604F54">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4D946D56"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&lt;EndNote&gt;&lt;Cite&gt;&lt;Author&gt;Kamrunnahar&lt;/Author&gt;&lt;Year&gt;2011&lt;/Year&gt;&lt;RecNum&gt;61&lt;/RecNum&gt;&lt;DisplayText&gt;[26]&lt;/DisplayText&gt;&lt;record&gt;&lt;rec-number&gt;61&lt;/rec-number&gt;&lt;foreign-keys&gt;&lt;key app="EN" db-id="909v2wsdarxet0er2papedrtdfde0xxra5af" timestamp="1560339669"&gt;61&lt;/key&gt;&lt;/foreign-keys&gt;&lt;ref-type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6" w:tooltip="Kamrunnahar, 2011 #61" w:history="1">
        <w:r w:rsidR="00604F54">
          <w:rPr>
            <w:rFonts w:ascii="Times New Roman" w:hAnsi="Times New Roman" w:cs="Times New Roman"/>
            <w:noProof/>
            <w:sz w:val="24"/>
            <w:szCs w:val="24"/>
          </w:rPr>
          <w:t>26</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&lt;EndNote&gt;&lt;Cite&gt;&lt;Author&gt;Kamrunnahar&lt;/Author&gt;&lt;Year&gt;2010&lt;/Year&gt;&lt;RecNum&gt;60&lt;/RecNum&gt;&lt;DisplayText&gt;[44]&lt;/DisplayText&gt;&lt;record&gt;&lt;rec-number&gt;60&lt;/rec-number&gt;&lt;foreign-keys&gt;&lt;key app="EN" db-id="909v2wsdarxet0er2papedrtdfde0xxra5af" timestamp="1560339669"&gt;60&lt;/key&gt;&lt;/foreign-keys&gt;&lt;ref-type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60" w:history="1">
        <w:r w:rsidR="00604F54">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73E2762B" w:rsidR="00CB5EAF" w:rsidRDefault="008C0A8F" w:rsidP="003E21DC">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Concerned</w:t>
      </w:r>
      <w:r w:rsidR="003E21DC">
        <w:rPr>
          <w:rFonts w:ascii="Times New Roman" w:hAnsi="Times New Roman" w:cs="Times New Roman"/>
          <w:noProof/>
          <w:sz w:val="24"/>
          <w:szCs w:val="24"/>
        </w:rPr>
        <w:t xml:space="preserve"> with electrochemical reaction, </w:t>
      </w:r>
      <w:r w:rsidR="003E21DC" w:rsidRPr="003E21DC">
        <w:rPr>
          <w:rFonts w:ascii="Times New Roman" w:hAnsi="Times New Roman" w:cs="Times New Roman"/>
          <w:noProof/>
          <w:sz w:val="24"/>
          <w:szCs w:val="24"/>
        </w:rPr>
        <w:t>Bassam et al.</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&lt;EndNote&gt;&lt;Cite&gt;&lt;Author&gt;Bassam&lt;/Author&gt;&lt;Year&gt;2008&lt;/Year&gt;&lt;RecNum&gt;10&lt;/RecNum&gt;&lt;DisplayText&gt;[77]&lt;/DisplayText&gt;&lt;record&gt;&lt;rec-number&gt;10&lt;/rec-number&gt;&lt;foreign-keys&gt;&lt;key app="EN" db-id="909v2wsdarxet0er2papedrtdfde0xxra5af" timestamp="1560339625"&gt;10&lt;/key&gt;&lt;/foreign-keys&gt;&lt;ref-type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7" w:tooltip="Bassam, 2008 #10" w:history="1">
        <w:r w:rsidR="00604F54">
          <w:rPr>
            <w:rFonts w:ascii="Times New Roman" w:hAnsi="Times New Roman" w:cs="Times New Roman"/>
            <w:noProof/>
            <w:sz w:val="24"/>
            <w:szCs w:val="24"/>
          </w:rPr>
          <w:t>77</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&lt;EndNote&gt;&lt;Cite&gt;&lt;Author&gt;Colorado-Garrido&lt;/Author&gt;&lt;Year&gt;2008&lt;/Year&gt;&lt;RecNum&gt;46&lt;/RecNum&gt;&lt;DisplayText&gt;[78]&lt;/DisplayText&gt;&lt;record&gt;&lt;rec-number&gt;46&lt;/rec-number&gt;&lt;foreign-keys&gt;&lt;key app="EN" db-id="909v2wsdarxet0er2papedrtdfde0xxra5af" timestamp="1560339659"&gt;46&lt;/key&gt;&lt;/foreign-keys&gt;&lt;ref-type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sidR="003E21D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8" w:tooltip="Colorado-Garrido, 2008 #46" w:history="1">
        <w:r w:rsidR="00604F54">
          <w:rPr>
            <w:rFonts w:ascii="Times New Roman" w:hAnsi="Times New Roman" w:cs="Times New Roman"/>
            <w:noProof/>
            <w:sz w:val="24"/>
            <w:szCs w:val="24"/>
          </w:rPr>
          <w:t>78</w:t>
        </w:r>
      </w:hyperlink>
      <w:r w:rsidR="00F5227B">
        <w:rPr>
          <w:rFonts w:ascii="Times New Roman" w:hAnsi="Times New Roman" w:cs="Times New Roman"/>
          <w:noProof/>
          <w:sz w:val="24"/>
          <w:szCs w:val="24"/>
        </w:rPr>
        <w:t>]</w:t>
      </w:r>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have also implemented prediction ability of </w:t>
      </w:r>
      <w:proofErr w:type="spellStart"/>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proofErr w:type="spellEnd"/>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trained a </w:t>
      </w:r>
      <w:proofErr w:type="spellStart"/>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proofErr w:type="spellEnd"/>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r w:rsidR="00450400">
        <w:rPr>
          <w:rFonts w:ascii="Times New Roman" w:hAnsi="Times New Roman" w:cs="Times New Roman"/>
          <w:noProof/>
          <w:sz w:val="24"/>
          <w:szCs w:val="24"/>
        </w:rPr>
        <w:t>s</w:t>
      </w:r>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described the application of </w:t>
      </w:r>
      <w:proofErr w:type="spellStart"/>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proofErr w:type="spellEnd"/>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r w:rsidR="00CB5EAF">
        <w:rPr>
          <w:rFonts w:ascii="Times New Roman" w:hAnsi="Times New Roman" w:cs="Times New Roman"/>
          <w:noProof/>
          <w:sz w:val="24"/>
          <w:szCs w:val="24"/>
        </w:rPr>
        <w:t>,.</w:t>
      </w:r>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w:t>
      </w:r>
      <w:r w:rsidR="003E21DC">
        <w:rPr>
          <w:rFonts w:ascii="Times New Roman" w:hAnsi="Times New Roman" w:cs="Times New Roman"/>
          <w:noProof/>
          <w:sz w:val="24"/>
          <w:szCs w:val="24"/>
        </w:rPr>
        <w:lastRenderedPageBreak/>
        <w:t>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p>
    <w:p w14:paraId="6E58D0BD" w14:textId="5A32AB5E" w:rsidR="003E21DC" w:rsidRDefault="00CB5EAF">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As a note came up from above materials corrosion predictive researches, more than one ANN models can differently and separately be developed for different aspects of the problem. Kenny et al.</w:t>
      </w:r>
      <w:r w:rsidR="00A34791">
        <w:rPr>
          <w:rFonts w:ascii="Times New Roman" w:hAnsi="Times New Roman" w:cs="Times New Roman"/>
          <w:noProof/>
          <w:sz w:val="24"/>
          <w:szCs w:val="24"/>
        </w:rPr>
        <w:t>,</w:t>
      </w:r>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r w:rsidR="00A34791">
        <w:rPr>
          <w:rFonts w:ascii="Times New Roman" w:hAnsi="Times New Roman" w:cs="Times New Roman"/>
          <w:noProof/>
          <w:sz w:val="24"/>
          <w:szCs w:val="24"/>
        </w:rPr>
        <w:t>Also</w:t>
      </w:r>
      <w:r w:rsidR="003E21DC">
        <w:rPr>
          <w:rFonts w:ascii="Times New Roman" w:hAnsi="Times New Roman" w:cs="Times New Roman"/>
          <w:noProof/>
          <w:sz w:val="24"/>
          <w:szCs w:val="24"/>
        </w:rPr>
        <w:t>,</w:t>
      </w:r>
      <w:r w:rsidR="00A34791">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r w:rsidR="00A34791">
        <w:rPr>
          <w:rFonts w:ascii="Times New Roman" w:hAnsi="Times New Roman" w:cs="Times New Roman"/>
          <w:noProof/>
          <w:sz w:val="24"/>
          <w:szCs w:val="24"/>
        </w:rPr>
        <w:t>,</w:t>
      </w:r>
      <w:r w:rsidR="00A34791" w:rsidRPr="00A34791">
        <w:rPr>
          <w:rFonts w:ascii="Times New Roman" w:hAnsi="Times New Roman" w:cs="Times New Roman"/>
          <w:noProof/>
          <w:sz w:val="24"/>
          <w:szCs w:val="24"/>
        </w:rPr>
        <w:t xml:space="preserve"> </w:t>
      </w:r>
      <w:r w:rsidR="00A34791">
        <w:rPr>
          <w:rFonts w:ascii="Times New Roman" w:hAnsi="Times New Roman" w:cs="Times New Roman"/>
          <w:noProof/>
          <w:sz w:val="24"/>
          <w:szCs w:val="24"/>
        </w:rPr>
        <w:t xml:space="preserve">from the works of </w:t>
      </w:r>
      <w:r w:rsidR="00A34791" w:rsidRPr="003E21DC">
        <w:rPr>
          <w:rFonts w:ascii="Times New Roman" w:hAnsi="Times New Roman" w:cs="Times New Roman"/>
          <w:noProof/>
          <w:sz w:val="24"/>
          <w:szCs w:val="24"/>
        </w:rPr>
        <w:t>Bassam et al.</w:t>
      </w:r>
      <w:r w:rsidR="00A34791">
        <w:rPr>
          <w:rFonts w:ascii="Times New Roman" w:hAnsi="Times New Roman" w:cs="Times New Roman"/>
          <w:noProof/>
          <w:sz w:val="24"/>
          <w:szCs w:val="24"/>
        </w:rPr>
        <w:t xml:space="preserve">, and </w:t>
      </w:r>
      <w:r w:rsidR="00A34791" w:rsidRPr="003E21DC">
        <w:rPr>
          <w:rFonts w:ascii="Times New Roman" w:hAnsi="Times New Roman" w:cs="Times New Roman"/>
          <w:noProof/>
          <w:sz w:val="24"/>
          <w:szCs w:val="24"/>
        </w:rPr>
        <w:t>Colorado-Garrido et al</w:t>
      </w:r>
      <w:r w:rsidR="00A34791">
        <w:rPr>
          <w:rFonts w:ascii="Times New Roman" w:hAnsi="Times New Roman" w:cs="Times New Roman"/>
          <w:noProof/>
          <w:sz w:val="24"/>
          <w:szCs w:val="24"/>
        </w:rPr>
        <w:t xml:space="preserve">.  </w:t>
      </w:r>
    </w:p>
    <w:p w14:paraId="26884A4F" w14:textId="2E198ADC" w:rsidR="00B022AB" w:rsidRDefault="00B022AB" w:rsidP="006F13F9">
      <w:pPr>
        <w:pStyle w:val="3"/>
        <w:spacing w:after="240"/>
        <w:rPr>
          <w:noProof/>
        </w:rPr>
      </w:pPr>
      <w:r>
        <w:rPr>
          <w:noProof/>
        </w:rPr>
        <w:t>Mechanical Property</w:t>
      </w:r>
    </w:p>
    <w:p w14:paraId="66F7EE5D" w14:textId="42E10B4B"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AF3B2E">
        <w:rPr>
          <w:rFonts w:ascii="Times New Roman" w:hAnsi="Times New Roman" w:cs="Times New Roman"/>
          <w:noProof/>
          <w:sz w:val="24"/>
          <w:szCs w:val="24"/>
        </w:rPr>
        <w:t>,</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50"/>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&lt;EndNote&gt;&lt;Cite&gt;&lt;Author&gt;Yang&lt;/Author&gt;&lt;Year&gt;2012&lt;/Year&gt;&lt;RecNum&gt;3&lt;/RecNum&gt;&lt;DisplayText&gt;[22]&lt;/DisplayText&gt;&lt;record&gt;&lt;rec-number&gt;3&lt;/rec-number&gt;&lt;foreign-keys&gt;&lt;key app="EN" db-id="909v2wsdarxet0er2papedrtdfde0xxra5af" timestamp="1560339622"&gt;3&lt;/key&gt;&lt;/foreign-keys&gt;&lt;ref-type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2" w:tooltip="Yang, 2012 #3" w:history="1">
        <w:r w:rsidR="00604F54">
          <w:rPr>
            <w:rFonts w:ascii="Times New Roman" w:hAnsi="Times New Roman" w:cs="Times New Roman"/>
            <w:noProof/>
            <w:sz w:val="24"/>
            <w:szCs w:val="24"/>
          </w:rPr>
          <w:t>22</w:t>
        </w:r>
      </w:hyperlink>
      <w:r w:rsidR="00604F54">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50"/>
      <w:r w:rsidR="002721CE">
        <w:rPr>
          <w:rStyle w:val="a5"/>
        </w:rPr>
        <w:commentReference w:id="50"/>
      </w:r>
      <w:r w:rsidR="00205DC2">
        <w:rPr>
          <w:rFonts w:ascii="Times New Roman" w:hAnsi="Times New Roman" w:cs="Times New Roman"/>
          <w:noProof/>
          <w:sz w:val="24"/>
          <w:szCs w:val="24"/>
        </w:rPr>
        <w:t xml:space="preserve"> developed an accurate thermal stress model</w:t>
      </w:r>
      <w:r w:rsidR="004B44A5">
        <w:rPr>
          <w:rFonts w:ascii="Times New Roman" w:hAnsi="Times New Roman" w:cs="Times New Roman"/>
          <w:noProof/>
          <w:sz w:val="24"/>
          <w:szCs w:val="24"/>
        </w:rPr>
        <w:t xml:space="preserve"> </w:t>
      </w:r>
      <w:r w:rsidR="008F785B">
        <w:rPr>
          <w:rFonts w:ascii="Times New Roman" w:hAnsi="Times New Roman" w:cs="Times New Roman"/>
          <w:noProof/>
          <w:sz w:val="24"/>
          <w:szCs w:val="24"/>
        </w:rPr>
        <w:t>with</w:t>
      </w:r>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lastRenderedPageBreak/>
        <w:t>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427B2209" w14:textId="11A5C8CB"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51"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51"/>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&lt;EndNote&gt;&lt;Cite&gt;&lt;Author&gt;Sasikumar&lt;/Author&gt;&lt;Year&gt;2008&lt;/Year&gt;&lt;RecNum&gt;15&lt;/RecNum&gt;&lt;DisplayText&gt;[40]&lt;/DisplayText&gt;&lt;record&gt;&lt;rec-number&gt;15&lt;/rec-number&gt;&lt;foreign-keys&gt;&lt;key app="EN" db-id="909v2wsdarxet0er2papedrtdfde0xxra5af" timestamp="1560339627"&gt;15&lt;/key&gt;&lt;/foreign-keys&gt;&lt;ref-type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15" w:history="1">
        <w:r w:rsidR="00604F54">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52" w:name="_Hlk534790749"/>
      <w:r w:rsidR="00205DC2">
        <w:rPr>
          <w:rFonts w:ascii="Times New Roman" w:hAnsi="Times New Roman" w:cs="Times New Roman"/>
          <w:noProof/>
          <w:sz w:val="24"/>
          <w:szCs w:val="24"/>
        </w:rPr>
        <w:t>presented a BP neural network</w:t>
      </w:r>
      <w:bookmarkStart w:id="53"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52"/>
    </w:p>
    <w:p w14:paraId="677C5458" w14:textId="2462CC95"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&lt;EndNote&gt;&lt;Cite&gt;&lt;Author&gt;Rajendraboopathy&lt;/Author&gt;&lt;Year&gt;2008&lt;/Year&gt;&lt;RecNum&gt;6&lt;/RecNum&gt;&lt;DisplayText&gt;[72]&lt;/DisplayText&gt;&lt;record&gt;&lt;rec-number&gt;6&lt;/rec-number&gt;&lt;foreign-keys&gt;&lt;key app="EN" db-id="909v2wsdarxet0er2papedrtdfde0xxra5af" timestamp="1560339623"&gt;6&lt;/key&gt;&lt;/foreign-keys&gt;&lt;ref-type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6" w:history="1">
        <w:r w:rsidR="00604F54">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54" w:name="_Hlk534790830"/>
      <w:r w:rsidR="00205DC2">
        <w:rPr>
          <w:rFonts w:ascii="Times New Roman" w:hAnsi="Times New Roman" w:cs="Times New Roman"/>
          <w:noProof/>
          <w:sz w:val="24"/>
          <w:szCs w:val="24"/>
        </w:rPr>
        <w:t xml:space="preserve">. </w:t>
      </w:r>
      <w:bookmarkEnd w:id="54"/>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55" w:name="_Hlk534839244"/>
      <w:r w:rsidR="00205DC2">
        <w:rPr>
          <w:rFonts w:ascii="Times New Roman" w:hAnsi="Times New Roman" w:cs="Times New Roman"/>
          <w:noProof/>
          <w:sz w:val="24"/>
          <w:szCs w:val="24"/>
        </w:rPr>
        <w:t>constructed with 30% of AE data</w:t>
      </w:r>
      <w:bookmarkEnd w:id="55"/>
      <w:r w:rsidR="00205DC2">
        <w:rPr>
          <w:rFonts w:ascii="Times New Roman" w:hAnsi="Times New Roman" w:cs="Times New Roman"/>
          <w:noProof/>
          <w:sz w:val="24"/>
          <w:szCs w:val="24"/>
        </w:rPr>
        <w:t>, 66-22-1</w:t>
      </w:r>
      <w:r w:rsidR="00205DC2">
        <w:t xml:space="preserve"> </w:t>
      </w:r>
      <w:bookmarkStart w:id="56" w:name="_Hlk534839296"/>
      <w:r w:rsidR="00205DC2">
        <w:rPr>
          <w:rFonts w:ascii="Times New Roman" w:hAnsi="Times New Roman" w:cs="Times New Roman"/>
          <w:noProof/>
          <w:sz w:val="24"/>
          <w:szCs w:val="24"/>
        </w:rPr>
        <w:t xml:space="preserve">constructed with 40% of AE data </w:t>
      </w:r>
      <w:bookmarkEnd w:id="56"/>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r w:rsidR="007D3574">
        <w:rPr>
          <w:rFonts w:ascii="Times New Roman" w:hAnsi="Times New Roman" w:cs="Times New Roman"/>
          <w:noProof/>
          <w:sz w:val="24"/>
          <w:szCs w:val="24"/>
        </w:rPr>
        <w:t xml:space="preserve">by </w:t>
      </w:r>
      <w:commentRangeStart w:id="57"/>
      <w:r w:rsidR="007D3574">
        <w:rPr>
          <w:rFonts w:ascii="Times New Roman" w:hAnsi="Times New Roman" w:cs="Times New Roman"/>
          <w:noProof/>
          <w:sz w:val="24"/>
          <w:szCs w:val="24"/>
        </w:rPr>
        <w:t>Sasikumar et al.</w:t>
      </w:r>
      <w:commentRangeEnd w:id="57"/>
      <w:r w:rsidR="00BB39E2">
        <w:rPr>
          <w:rStyle w:val="a5"/>
        </w:rPr>
        <w:commentReference w:id="57"/>
      </w:r>
      <w:r w:rsidR="007D3574">
        <w:rPr>
          <w:rFonts w:ascii="Times New Roman" w:hAnsi="Times New Roman" w:cs="Times New Roman"/>
          <w:noProof/>
          <w:sz w:val="24"/>
          <w:szCs w:val="24"/>
        </w:rPr>
        <w:t xml:space="preserve">, </w:t>
      </w:r>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58"/>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58"/>
      <w:r w:rsidR="003E68CC">
        <w:rPr>
          <w:rStyle w:val="a5"/>
        </w:rPr>
        <w:commentReference w:id="58"/>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50270C4E" w:rsidR="00CF1552" w:rsidRDefault="00825748" w:rsidP="00825748">
      <w:pPr>
        <w:pStyle w:val="3"/>
        <w:rPr>
          <w:noProof/>
        </w:rPr>
      </w:pPr>
      <w:r>
        <w:rPr>
          <w:noProof/>
        </w:rPr>
        <w:lastRenderedPageBreak/>
        <w:t xml:space="preserve">Tribological </w:t>
      </w:r>
      <w:r w:rsidR="00444BF2">
        <w:rPr>
          <w:rFonts w:hint="eastAsia"/>
          <w:noProof/>
        </w:rPr>
        <w:t xml:space="preserve">and Wear </w:t>
      </w:r>
      <w:r>
        <w:rPr>
          <w:noProof/>
        </w:rPr>
        <w:t>Property</w:t>
      </w:r>
    </w:p>
    <w:p w14:paraId="3CB8240C" w14:textId="1D1F91C2" w:rsidR="001F0520" w:rsidRDefault="00E56E82" w:rsidP="00444BF2">
      <w:pPr>
        <w:pStyle w:val="a3"/>
        <w:widowControl w:val="0"/>
        <w:tabs>
          <w:tab w:val="left" w:pos="8355"/>
        </w:tabs>
        <w:spacing w:before="100" w:beforeAutospacing="1" w:after="200" w:line="360" w:lineRule="auto"/>
        <w:ind w:left="0"/>
        <w:contextualSpacing w:val="0"/>
        <w:jc w:val="both"/>
        <w:rPr>
          <w:rFonts w:eastAsia="等线 Light"/>
          <w:noProof/>
        </w:rPr>
      </w:pPr>
      <w:r>
        <w:rPr>
          <w:noProof/>
        </w:rPr>
        <w:t>Predicting tribological properties of polymer composites</w:t>
      </w:r>
      <w:r w:rsidR="005F3527">
        <w:rPr>
          <w:noProof/>
        </w:rPr>
        <w:t xml:space="preserve"> friction materials</w:t>
      </w:r>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9F119A">
        <w:rPr>
          <w:noProof/>
        </w:rPr>
        <w:t>,</w:t>
      </w:r>
      <w:r w:rsidR="00CD4937">
        <w:rPr>
          <w:noProof/>
        </w:rPr>
        <w:t xml:space="preserve"> and the process of developing and testing a new composite material</w:t>
      </w:r>
      <w:r w:rsidR="005F3527">
        <w:rPr>
          <w:noProof/>
        </w:rPr>
        <w:t xml:space="preserve"> on trail-error based </w:t>
      </w:r>
      <w:r w:rsidR="003634B7">
        <w:rPr>
          <w:noProof/>
        </w:rPr>
        <w:t xml:space="preserve">experimental </w:t>
      </w:r>
      <w:r w:rsidR="005F3527">
        <w:rPr>
          <w:noProof/>
        </w:rPr>
        <w:t>method</w:t>
      </w:r>
      <w:r w:rsidR="00CD4937">
        <w:rPr>
          <w:noProof/>
        </w:rPr>
        <w:t xml:space="preserve"> is </w:t>
      </w:r>
      <w:r w:rsidR="009F119A">
        <w:rPr>
          <w:noProof/>
        </w:rPr>
        <w:t>time-consuming</w:t>
      </w:r>
      <w:r w:rsidR="005F3527">
        <w:rPr>
          <w:noProof/>
        </w:rPr>
        <w:t xml:space="preserve"> and laborious</w:t>
      </w:r>
      <w:r w:rsidR="009F119A">
        <w:rPr>
          <w:noProof/>
        </w:rPr>
        <w:t xml:space="preserve"> as well as </w:t>
      </w:r>
      <w:r w:rsidR="00CD4937">
        <w:rPr>
          <w:noProof/>
        </w:rPr>
        <w:t>complex and costly</w:t>
      </w:r>
      <w:r>
        <w:rPr>
          <w:noProof/>
        </w:rPr>
        <w:t>.</w:t>
      </w:r>
      <w:r w:rsidR="00466CD3">
        <w:rPr>
          <w:noProof/>
        </w:rPr>
        <w:t xml:space="preserve"> ANN can make the problem-independent solution </w:t>
      </w:r>
      <w:r w:rsidR="009F119A">
        <w:rPr>
          <w:noProof/>
        </w:rPr>
        <w:t xml:space="preserve">to prediction of tribological properties </w:t>
      </w:r>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hyperlink w:anchor="_ENREF_80" w:tooltip="Gyurova, 2011 #718" w:history="1">
        <w:r w:rsidR="00604F54">
          <w:rPr>
            <w:noProof/>
          </w:rPr>
          <w:t>80</w:t>
        </w:r>
      </w:hyperlink>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proofErr w:type="spellStart"/>
      <w:r w:rsidR="00990898">
        <w:rPr>
          <w:rFonts w:hint="eastAsia"/>
          <w:szCs w:val="28"/>
        </w:rPr>
        <w:t>M</w:t>
      </w:r>
      <w:r w:rsidR="00990898">
        <w:rPr>
          <w:szCs w:val="28"/>
        </w:rPr>
        <w:t>LP</w:t>
      </w:r>
      <w:proofErr w:type="spellEnd"/>
      <w:r w:rsidR="00990898" w:rsidDel="00990898">
        <w:rPr>
          <w:noProof/>
        </w:rPr>
        <w:t xml:space="preserve"> </w:t>
      </w:r>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p>
    <w:p w14:paraId="26CDD0AF" w14:textId="56DD2570" w:rsidR="002242CF" w:rsidRDefault="00F61457" w:rsidP="00444BF2">
      <w:pPr>
        <w:pStyle w:val="a3"/>
        <w:widowControl w:val="0"/>
        <w:tabs>
          <w:tab w:val="left" w:pos="8355"/>
        </w:tabs>
        <w:spacing w:before="240" w:after="200" w:line="360" w:lineRule="auto"/>
        <w:ind w:left="0"/>
        <w:contextualSpacing w:val="0"/>
        <w:jc w:val="both"/>
        <w:rPr>
          <w:rFonts w:eastAsia="等线 Light"/>
          <w:noProof/>
        </w:rPr>
      </w:pPr>
      <w:r w:rsidRPr="00F61457">
        <w:rPr>
          <w:noProof/>
        </w:rPr>
        <w:t>LiuJie</w:t>
      </w:r>
      <w:r w:rsidR="00062985">
        <w:rPr>
          <w:rFonts w:eastAsia="等线 Light"/>
          <w:noProof/>
        </w:rPr>
        <w:t xml:space="preserve">, et al., (2007) </w:t>
      </w:r>
      <w:r>
        <w:rPr>
          <w:rFonts w:eastAsia="等线 Light"/>
          <w:noProof/>
        </w:rPr>
        <w:fldChar w:fldCharType="begin"/>
      </w:r>
      <w:r w:rsidR="00604F54">
        <w:rPr>
          <w:rFonts w:eastAsia="等线 Light"/>
          <w:noProof/>
        </w:rPr>
        <w:instrText xml:space="preserve"> ADDIN EN.CITE &lt;EndNote&gt;&lt;Cite&gt;&lt;Author&gt;LiuJie&lt;/Author&gt;&lt;Year&gt;2007&lt;/Year&gt;&lt;RecNum&gt;70&lt;/RecNum&gt;&lt;DisplayText&gt;[73]&lt;/DisplayText&gt;&lt;record&gt;&lt;rec-number&gt;70&lt;/rec-number&gt;&lt;foreign-keys&gt;&lt;key app="EN" db-id="909v2wsdarxet0er2papedrtdfde0xxra5af" timestamp="1560339675"&gt;70&lt;/key&gt;&lt;/foreign-keys&gt;&lt;ref-type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hyperlink w:anchor="_ENREF_73" w:tooltip="LiuJie, 2007 #70" w:history="1">
        <w:r w:rsidR="00604F54">
          <w:rPr>
            <w:rFonts w:eastAsia="等线 Light"/>
            <w:noProof/>
          </w:rPr>
          <w:t>73</w:t>
        </w:r>
      </w:hyperlink>
      <w:r w:rsidR="00F5227B">
        <w:rPr>
          <w:rFonts w:eastAsia="等线 Light"/>
          <w:noProof/>
        </w:rPr>
        <w:t>]</w:t>
      </w:r>
      <w:r>
        <w:rPr>
          <w:rFonts w:eastAsia="等线 Light"/>
          <w:noProof/>
        </w:rPr>
        <w:fldChar w:fldCharType="end"/>
      </w:r>
      <w:r w:rsidR="00062985">
        <w:rPr>
          <w:rFonts w:eastAsia="等线 Light"/>
          <w:noProof/>
        </w:rPr>
        <w:t xml:space="preserve"> predicted </w:t>
      </w:r>
      <w:r w:rsidR="00062985" w:rsidRPr="00062985">
        <w:rPr>
          <w:rFonts w:eastAsia="等线 Light"/>
          <w:noProof/>
        </w:rPr>
        <w:t>friction coefficient and wear weight loss</w:t>
      </w:r>
      <w:r w:rsidR="00F62F84">
        <w:rPr>
          <w:rFonts w:eastAsia="等线 Light"/>
          <w:noProof/>
        </w:rPr>
        <w:t xml:space="preserve"> of </w:t>
      </w:r>
      <w:r w:rsidR="00F62F84" w:rsidRPr="00F62F84">
        <w:rPr>
          <w:rFonts w:eastAsia="等线 Light"/>
          <w:noProof/>
        </w:rPr>
        <w:t>carbon-fibre-reinforced polyetheretherketone composite (PEEK-CF30)</w:t>
      </w:r>
      <w:r w:rsidR="00730A4F">
        <w:rPr>
          <w:rFonts w:eastAsia="等线 Light"/>
          <w:noProof/>
        </w:rPr>
        <w:t xml:space="preserve"> as a function of </w:t>
      </w:r>
      <w:r w:rsidR="00730A4F" w:rsidRPr="00444BF2">
        <w:rPr>
          <w:rFonts w:eastAsia="等线 Light"/>
          <w:i/>
          <w:iCs/>
          <w:noProof/>
        </w:rPr>
        <w:t xml:space="preserve">pv </w:t>
      </w:r>
      <w:r w:rsidR="00730A4F" w:rsidRPr="00730A4F">
        <w:rPr>
          <w:rFonts w:eastAsia="等线 Light"/>
          <w:noProof/>
        </w:rPr>
        <w:t>factor and contact temperature</w:t>
      </w:r>
      <w:r w:rsidR="00F62F84">
        <w:rPr>
          <w:rFonts w:eastAsia="等线 Light"/>
          <w:noProof/>
        </w:rPr>
        <w:t xml:space="preserve"> by </w:t>
      </w:r>
      <w:r w:rsidR="005C5CA7">
        <w:rPr>
          <w:rFonts w:eastAsia="等线 Light"/>
          <w:noProof/>
        </w:rPr>
        <w:t>two</w:t>
      </w:r>
      <w:r w:rsidR="004B2811">
        <w:rPr>
          <w:rFonts w:eastAsia="等线 Light"/>
          <w:noProof/>
        </w:rPr>
        <w:t xml:space="preserve"> BP neural network model</w:t>
      </w:r>
      <w:r w:rsidR="005C5CA7">
        <w:rPr>
          <w:rFonts w:eastAsia="等线 Light"/>
          <w:noProof/>
        </w:rPr>
        <w:t>s</w:t>
      </w:r>
      <w:r w:rsidR="004B2811">
        <w:rPr>
          <w:rFonts w:eastAsia="等线 Light"/>
          <w:noProof/>
        </w:rPr>
        <w:t xml:space="preserve"> </w:t>
      </w:r>
      <w:r w:rsidR="007A4B78">
        <w:rPr>
          <w:rFonts w:eastAsia="等线 Light"/>
          <w:noProof/>
        </w:rPr>
        <w:t>of which</w:t>
      </w:r>
      <w:r w:rsidR="004B2811">
        <w:rPr>
          <w:rFonts w:eastAsia="等线 Light"/>
          <w:noProof/>
        </w:rPr>
        <w:t xml:space="preserve"> generalization capability was improved by implementing </w:t>
      </w:r>
      <w:r w:rsidR="004B2811" w:rsidRPr="004B2811">
        <w:rPr>
          <w:rFonts w:eastAsia="等线 Light"/>
          <w:noProof/>
        </w:rPr>
        <w:t>Bayesian regularization in combination with Levenberg–Marquardt</w:t>
      </w:r>
      <w:r w:rsidR="004B2811">
        <w:rPr>
          <w:rFonts w:eastAsia="等线 Light"/>
          <w:noProof/>
        </w:rPr>
        <w:t xml:space="preserve"> learning </w:t>
      </w:r>
      <w:r w:rsidR="004B2811">
        <w:rPr>
          <w:rFonts w:eastAsia="等线 Light"/>
          <w:noProof/>
        </w:rPr>
        <w:lastRenderedPageBreak/>
        <w:t>algorithm.</w:t>
      </w:r>
      <w:r w:rsidR="005C5CA7">
        <w:rPr>
          <w:rFonts w:eastAsia="等线 Light"/>
          <w:noProof/>
        </w:rPr>
        <w:t xml:space="preserve"> </w:t>
      </w:r>
      <w:r w:rsidR="00C334CA">
        <w:rPr>
          <w:rFonts w:eastAsia="等线 Light"/>
          <w:noProof/>
        </w:rPr>
        <w:t>The  best network was obtained with (2-7-1) and (2-8-1) architectures and 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 In this work, the authors were dealed with </w:t>
      </w:r>
      <w:r w:rsidR="00CC1291">
        <w:rPr>
          <w:rFonts w:eastAsia="等线 Light"/>
          <w:noProof/>
        </w:rPr>
        <w:t xml:space="preserve">data </w:t>
      </w:r>
      <w:r w:rsidR="00C334CA">
        <w:rPr>
          <w:rFonts w:eastAsia="等线 Light"/>
          <w:noProof/>
        </w:rPr>
        <w:t>normaliz</w:t>
      </w:r>
      <w:r w:rsidR="00CC1291">
        <w:rPr>
          <w:rFonts w:eastAsia="等线 Light"/>
          <w:noProof/>
        </w:rPr>
        <w:t>ation</w:t>
      </w:r>
      <w:r w:rsidR="00C334CA">
        <w:rPr>
          <w:rFonts w:eastAsia="等线 Light"/>
          <w:noProof/>
        </w:rPr>
        <w:t xml:space="preserve"> and unnormaliz</w:t>
      </w:r>
      <w:r w:rsidR="00CC1291">
        <w:rPr>
          <w:rFonts w:eastAsia="等线 Light"/>
          <w:noProof/>
        </w:rPr>
        <w:t>ation</w:t>
      </w:r>
      <w:r w:rsidR="00C334CA">
        <w:rPr>
          <w:rFonts w:eastAsia="等线 Light"/>
          <w:noProof/>
        </w:rPr>
        <w:t xml:space="preserve"> methods </w:t>
      </w:r>
      <w:r w:rsidR="00CC1291">
        <w:rPr>
          <w:rFonts w:eastAsia="等线 Light"/>
          <w:noProof/>
        </w:rPr>
        <w:t xml:space="preserve">so that the importance of each parameter was balanced and the networks were trained smoothly about </w:t>
      </w:r>
      <w:r w:rsidR="00CC1291" w:rsidRPr="00CC1291">
        <w:rPr>
          <w:rFonts w:eastAsia="等线 Light"/>
          <w:noProof/>
        </w:rPr>
        <w:t>33 and 56 cycles</w:t>
      </w:r>
      <w:r w:rsidR="00CC1291">
        <w:rPr>
          <w:rFonts w:eastAsia="等线 Light"/>
          <w:noProof/>
        </w:rPr>
        <w:t xml:space="preserve">. Those well-trained ANNs </w:t>
      </w:r>
      <w:r w:rsidR="002242CF">
        <w:rPr>
          <w:rFonts w:eastAsia="等线 Light"/>
          <w:noProof/>
        </w:rPr>
        <w:t>gave optimized generalization capability such that friction coefficient and wear weight loss were predicted with high accuracy of relative error lower than 10%.</w:t>
      </w:r>
      <w:r w:rsidR="008C465F">
        <w:rPr>
          <w:rFonts w:eastAsia="等线 Light"/>
          <w:noProof/>
        </w:rPr>
        <w:t xml:space="preserve"> From the analysis, it was found that friction coefficient </w:t>
      </w:r>
      <w:r w:rsidR="0022551D">
        <w:rPr>
          <w:rFonts w:eastAsia="等线 Light"/>
          <w:noProof/>
        </w:rPr>
        <w:t xml:space="preserve">was strongly effected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whereas compact temperature is the strongly influencing factor for wear weight loss.</w:t>
      </w:r>
    </w:p>
    <w:p w14:paraId="1CA3260C" w14:textId="78797309" w:rsidR="0022551D" w:rsidRPr="0022551D" w:rsidRDefault="0022551D" w:rsidP="006D3722">
      <w:pPr>
        <w:pStyle w:val="a3"/>
        <w:widowControl w:val="0"/>
        <w:tabs>
          <w:tab w:val="left" w:pos="8355"/>
        </w:tabs>
        <w:spacing w:before="100" w:beforeAutospacing="1" w:after="200" w:line="360" w:lineRule="auto"/>
        <w:ind w:left="0"/>
        <w:contextualSpacing w:val="0"/>
        <w:jc w:val="both"/>
        <w:rPr>
          <w:rFonts w:eastAsia="等线 Light"/>
          <w:noProof/>
        </w:rPr>
      </w:pPr>
      <w:r>
        <w:rPr>
          <w:rFonts w:eastAsia="等线 Light"/>
          <w:noProof/>
        </w:rPr>
        <w:t>It was shown that t</w:t>
      </w:r>
      <w:r w:rsidRPr="00204986">
        <w:rPr>
          <w:rFonts w:eastAsia="等线 Light"/>
          <w:noProof/>
        </w:rPr>
        <w:t>he advantage of ANN</w:t>
      </w:r>
      <w:r>
        <w:rPr>
          <w:rFonts w:eastAsia="等线 Light"/>
          <w:noProof/>
        </w:rPr>
        <w:t>, its generalization ability,</w:t>
      </w:r>
      <w:r w:rsidRPr="00204986">
        <w:rPr>
          <w:rFonts w:eastAsia="等线 Light"/>
          <w:noProof/>
        </w:rPr>
        <w:t xml:space="preserve"> </w:t>
      </w:r>
      <w:r w:rsidR="00177712">
        <w:rPr>
          <w:rFonts w:eastAsia="等线 Light"/>
          <w:noProof/>
        </w:rPr>
        <w:t xml:space="preserve">makes </w:t>
      </w:r>
      <w:r>
        <w:rPr>
          <w:rFonts w:eastAsia="等线 Light"/>
          <w:noProof/>
        </w:rPr>
        <w:t>existing ANN</w:t>
      </w:r>
      <w:r w:rsidRPr="00204986">
        <w:rPr>
          <w:rFonts w:eastAsia="等线 Light"/>
          <w:noProof/>
        </w:rPr>
        <w:t xml:space="preserve"> models </w:t>
      </w:r>
      <w:r w:rsidR="00177712">
        <w:rPr>
          <w:rFonts w:eastAsia="等线 Light"/>
          <w:noProof/>
        </w:rPr>
        <w:t xml:space="preserve">to be used </w:t>
      </w:r>
      <w:r w:rsidRPr="00204986">
        <w:rPr>
          <w:rFonts w:eastAsia="等线 Light"/>
          <w:noProof/>
        </w:rPr>
        <w:t>for other problems with similar natur</w:t>
      </w:r>
      <w:r w:rsidR="00177712">
        <w:rPr>
          <w:rFonts w:eastAsia="等线 Light"/>
          <w:noProof/>
        </w:rPr>
        <w:t xml:space="preserve">e and produces the highly accurate prediction results. </w:t>
      </w:r>
      <w:r w:rsidR="00AA27E7">
        <w:rPr>
          <w:rFonts w:eastAsia="等线 Light"/>
          <w:noProof/>
        </w:rPr>
        <w:t xml:space="preserve">It can be seen that predicting triobological properties of materials by ANN models reduces excessive experimental work </w:t>
      </w:r>
      <w:r w:rsidR="009E3337">
        <w:rPr>
          <w:rFonts w:eastAsia="等线 Light"/>
          <w:noProof/>
        </w:rPr>
        <w:t xml:space="preserve">by yielding satisfactory and acceptable results compared to experimental results </w:t>
      </w:r>
      <w:r w:rsidR="00AA27E7">
        <w:rPr>
          <w:rFonts w:eastAsia="等线 Light"/>
          <w:noProof/>
        </w:rPr>
        <w:t xml:space="preserve">and </w:t>
      </w:r>
      <w:r w:rsidR="00177712">
        <w:rPr>
          <w:rFonts w:eastAsia="等线 Light"/>
          <w:noProof/>
        </w:rPr>
        <w:t xml:space="preserve">ANN performance can </w:t>
      </w:r>
      <w:r w:rsidR="007F4427">
        <w:rPr>
          <w:rFonts w:eastAsia="等线 Light"/>
          <w:noProof/>
        </w:rPr>
        <w:t xml:space="preserve">also </w:t>
      </w:r>
      <w:r w:rsidR="00177712">
        <w:rPr>
          <w:rFonts w:eastAsia="等线 Light"/>
          <w:noProof/>
        </w:rPr>
        <w:t>be optimized with other computing technologies, such as bayesian regularisation framework.</w:t>
      </w:r>
    </w:p>
    <w:bookmarkEnd w:id="53"/>
    <w:p w14:paraId="78867C9F" w14:textId="77D9E764" w:rsidR="00CF1552" w:rsidRDefault="00205DC2" w:rsidP="00444BF2">
      <w:pPr>
        <w:pStyle w:val="2"/>
        <w:spacing w:after="240"/>
        <w:rPr>
          <w:noProof/>
        </w:rPr>
      </w:pPr>
      <w:r>
        <w:rPr>
          <w:noProof/>
        </w:rPr>
        <w:t xml:space="preserve">ANN for Materials </w:t>
      </w:r>
      <w:r w:rsidRPr="00567A4A">
        <w:rPr>
          <w:noProof/>
        </w:rPr>
        <w:t>Design</w:t>
      </w:r>
      <w:r w:rsidR="00CC1291">
        <w:rPr>
          <w:noProof/>
        </w:rPr>
        <w:t xml:space="preserve"> </w:t>
      </w:r>
    </w:p>
    <w:p w14:paraId="0F18B021" w14:textId="1B5B12CE"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&lt;EndNote&gt;&lt;Cite&gt;&lt;Author&gt;Li&lt;/Author&gt;&lt;Year&gt;2007&lt;/Year&gt;&lt;RecNum&gt;68&lt;/RecNum&gt;&lt;DisplayText&gt;[46]&lt;/DisplayText&gt;&lt;record&gt;&lt;rec-number&gt;68&lt;/rec-number&gt;&lt;foreign-keys&gt;&lt;key app="EN" db-id="909v2wsdarxet0er2papedrtdfde0xxra5af" timestamp="1560339673"&gt;68&lt;/key&gt;&lt;/foreign-keys&gt;&lt;ref-type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6" w:tooltip="Li, 2007 #68" w:history="1">
        <w:r w:rsidR="00604F54">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444BF2">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w:t>
      </w:r>
      <w:r w:rsidR="000664F7">
        <w:rPr>
          <w:rFonts w:ascii="Times New Roman" w:hAnsi="Times New Roman" w:cs="Times New Roman"/>
          <w:noProof/>
          <w:sz w:val="24"/>
          <w:szCs w:val="24"/>
        </w:rPr>
        <w:lastRenderedPageBreak/>
        <w:t xml:space="preserve">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5F2A0D3A"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w:t>
      </w:r>
      <w:proofErr w:type="spellStart"/>
      <w:r>
        <w:rPr>
          <w:rFonts w:ascii="Times New Roman" w:hAnsi="Times New Roman" w:cs="Times New Roman"/>
          <w:sz w:val="24"/>
          <w:szCs w:val="24"/>
        </w:rPr>
        <w:t>DFT</w:t>
      </w:r>
      <w:proofErr w:type="spellEnd"/>
      <w:r>
        <w:rPr>
          <w:rFonts w:ascii="Times New Roman" w:hAnsi="Times New Roman" w:cs="Times New Roman"/>
          <w:sz w:val="24"/>
          <w:szCs w:val="24"/>
        </w:rPr>
        <w: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&lt;EndNote&gt;&lt;Cite&gt;&lt;Author&gt;Jain&lt;/Author&gt;&lt;Year&gt;2013&lt;/Year&gt;&lt;RecNum&gt;24&lt;/RecNum&gt;&lt;DisplayText&gt;[81]&lt;/DisplayText&gt;&lt;record&gt;&lt;rec-number&gt;24&lt;/rec-number&gt;&lt;foreign-keys&gt;&lt;key app="EN" db-id="909v2wsdarxet0er2papedrtdfde0xxra5af" timestamp="1560339638"&gt;24&lt;/key&gt;&lt;/foreign-keys&gt;&lt;ref-type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24" w:history="1">
        <w:r w:rsidR="00604F54">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w:t>
      </w:r>
      <w:proofErr w:type="spellStart"/>
      <w:r w:rsidR="004C189F" w:rsidRPr="004C189F">
        <w:rPr>
          <w:rFonts w:ascii="Times New Roman" w:hAnsi="Times New Roman" w:cs="Times New Roman"/>
          <w:sz w:val="24"/>
          <w:szCs w:val="24"/>
        </w:rPr>
        <w:t>CGCNN</w:t>
      </w:r>
      <w:proofErr w:type="spellEnd"/>
      <w:r w:rsidR="004C189F" w:rsidRPr="004C189F">
        <w:rPr>
          <w:rFonts w:ascii="Times New Roman" w:hAnsi="Times New Roman" w:cs="Times New Roman"/>
          <w:sz w:val="24"/>
          <w:szCs w:val="24"/>
        </w:rPr>
        <w:t xml:space="preserve">) framework, an innovated universal and interpretable representation of 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 xml:space="preserve">discover empirical rules of materials design, that were consistent with the common knowledge for discovering more stable materials. Thus, the search space for high-throughput screening could significantly be reduced by additional information provided by </w:t>
      </w:r>
      <w:proofErr w:type="spellStart"/>
      <w:r>
        <w:rPr>
          <w:rFonts w:ascii="Times New Roman" w:hAnsi="Times New Roman" w:cs="Times New Roman"/>
          <w:sz w:val="24"/>
          <w:szCs w:val="24"/>
        </w:rPr>
        <w:t>CGCNN</w:t>
      </w:r>
      <w:proofErr w:type="spellEnd"/>
      <w:r>
        <w:rPr>
          <w:rFonts w:ascii="Times New Roman" w:hAnsi="Times New Roman" w:cs="Times New Roman"/>
          <w:sz w:val="24"/>
          <w:szCs w:val="24"/>
        </w:rPr>
        <w:t xml:space="preserve"> for material design. Traditional methods used to represent the arbitrary size of crystal systems as a fixed length vector was well replaced by </w:t>
      </w:r>
      <w:proofErr w:type="spellStart"/>
      <w:r>
        <w:rPr>
          <w:rFonts w:ascii="Times New Roman" w:hAnsi="Times New Roman" w:cs="Times New Roman"/>
          <w:sz w:val="24"/>
          <w:szCs w:val="24"/>
        </w:rPr>
        <w:t>CGCNN</w:t>
      </w:r>
      <w:proofErr w:type="spellEnd"/>
      <w:r>
        <w:rPr>
          <w:rFonts w:ascii="Times New Roman" w:hAnsi="Times New Roman" w:cs="Times New Roman"/>
          <w:sz w:val="24"/>
          <w:szCs w:val="24"/>
        </w:rPr>
        <w:t xml:space="preserve"> by grabbing the benefit of deep learning. The authors also designed a new convolution function to make learning deeper networks </w:t>
      </w:r>
      <w:proofErr w:type="gramStart"/>
      <w:r>
        <w:rPr>
          <w:rFonts w:ascii="Times New Roman" w:hAnsi="Times New Roman" w:cs="Times New Roman"/>
          <w:sz w:val="24"/>
          <w:szCs w:val="24"/>
        </w:rPr>
        <w:t>easier, that</w:t>
      </w:r>
      <w:proofErr w:type="gramEnd"/>
      <w:r>
        <w:rPr>
          <w:rFonts w:ascii="Times New Roman" w:hAnsi="Times New Roman" w:cs="Times New Roman"/>
          <w:sz w:val="24"/>
          <w:szCs w:val="24"/>
        </w:rPr>
        <w:t xml:space="preserve">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w:t>
      </w:r>
      <w:proofErr w:type="spellStart"/>
      <w:r>
        <w:rPr>
          <w:rFonts w:ascii="Times New Roman" w:hAnsi="Times New Roman" w:cs="Times New Roman"/>
          <w:sz w:val="24"/>
          <w:szCs w:val="24"/>
        </w:rPr>
        <w:t>CGCNN</w:t>
      </w:r>
      <w:proofErr w:type="spellEnd"/>
      <w:r>
        <w:rPr>
          <w:rFonts w:ascii="Times New Roman" w:hAnsi="Times New Roman" w:cs="Times New Roman"/>
          <w:sz w:val="24"/>
          <w:szCs w:val="24"/>
        </w:rPr>
        <w:t xml:space="preserve">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006D3722">
        <w:rPr>
          <w:rFonts w:ascii="Times New Roman" w:hAnsi="Times New Roman" w:cs="Times New Roman" w:hint="eastAsia"/>
          <w:sz w:val="24"/>
          <w:szCs w:val="24"/>
        </w:rPr>
        <w:t>D</w:t>
      </w:r>
      <w:r w:rsidR="00F61457" w:rsidRPr="00444BF2">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&lt;EndNote&gt;&lt;Cite&gt;&lt;Author&gt;de Jong&lt;/Author&gt;&lt;Year&gt;2016&lt;/Year&gt;&lt;RecNum&gt;78&lt;/RecNum&gt;&lt;DisplayText&gt;[82]&lt;/DisplayText&gt;&lt;record&gt;&lt;rec-number&gt;78&lt;/rec-number&gt;&lt;foreign-keys&gt;&lt;key app="EN" db-id="909v2wsdarxet0er2papedrtdfde0xxra5af" timestamp="1560339680"&gt;78&lt;/key&gt;&lt;/foreign-keys&gt;&lt;ref-type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78" w:history="1">
        <w:r w:rsidR="00604F54">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w:t>
      </w:r>
      <w:proofErr w:type="spellStart"/>
      <w:r w:rsidRPr="002724D4">
        <w:rPr>
          <w:rFonts w:ascii="Times New Roman" w:hAnsi="Times New Roman" w:cs="Times New Roman"/>
          <w:sz w:val="24"/>
          <w:szCs w:val="24"/>
        </w:rPr>
        <w:t>CGCNN</w:t>
      </w:r>
      <w:proofErr w:type="spellEnd"/>
      <w:r w:rsidRPr="002724D4">
        <w:rPr>
          <w:rFonts w:ascii="Times New Roman" w:hAnsi="Times New Roman" w:cs="Times New Roman"/>
          <w:sz w:val="24"/>
          <w:szCs w:val="24"/>
        </w:rPr>
        <w:t xml:space="preserve">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 xml:space="preserve">when </w:t>
      </w:r>
      <w:proofErr w:type="spellStart"/>
      <w:r w:rsidRPr="002724D4">
        <w:rPr>
          <w:rFonts w:ascii="Times New Roman" w:hAnsi="Times New Roman" w:cs="Times New Roman"/>
          <w:sz w:val="24"/>
          <w:szCs w:val="24"/>
        </w:rPr>
        <w:t>CGCNN</w:t>
      </w:r>
      <w:proofErr w:type="spellEnd"/>
      <w:r w:rsidRPr="002724D4">
        <w:rPr>
          <w:rFonts w:ascii="Times New Roman" w:hAnsi="Times New Roman" w:cs="Times New Roman"/>
          <w:sz w:val="24"/>
          <w:szCs w:val="24"/>
        </w:rPr>
        <w:t xml:space="preserve">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proofErr w:type="spellStart"/>
      <w:r>
        <w:rPr>
          <w:rFonts w:ascii="Times New Roman" w:hAnsi="Times New Roman" w:cs="Times New Roman"/>
          <w:sz w:val="24"/>
          <w:szCs w:val="24"/>
        </w:rPr>
        <w:t>CGCNN</w:t>
      </w:r>
      <w:proofErr w:type="spellEnd"/>
      <w:r>
        <w:rPr>
          <w:rFonts w:ascii="Times New Roman" w:hAnsi="Times New Roman" w:cs="Times New Roman"/>
          <w:sz w:val="24"/>
          <w:szCs w:val="24"/>
        </w:rPr>
        <w:t xml:space="preserve">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59" w:name="_Hlk534715697"/>
    </w:p>
    <w:p w14:paraId="6E93C50E" w14:textId="6564D358"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curren</w:t>
      </w:r>
      <w:r w:rsidR="00F44808" w:rsidRPr="006D3722">
        <w:rPr>
          <w:rFonts w:ascii="Times New Roman" w:hAnsi="Times New Roman" w:cs="Times New Roman"/>
          <w:sz w:val="24"/>
          <w:szCs w:val="24"/>
        </w:rPr>
        <w:t xml:space="preserve">t </w:t>
      </w:r>
      <w:r w:rsidR="00187509" w:rsidRPr="006D3722">
        <w:rPr>
          <w:rFonts w:ascii="Times New Roman" w:hAnsi="Times New Roman" w:cs="Times New Roman"/>
          <w:sz w:val="24"/>
          <w:szCs w:val="24"/>
        </w:rPr>
        <w:t xml:space="preserve">materials </w:t>
      </w:r>
      <w:r w:rsidR="00491C48" w:rsidRPr="006D3722">
        <w:rPr>
          <w:rFonts w:ascii="Times New Roman" w:hAnsi="Times New Roman" w:cs="Times New Roman"/>
          <w:sz w:val="24"/>
          <w:szCs w:val="24"/>
        </w:rPr>
        <w:t>applications</w:t>
      </w:r>
      <w:r w:rsidR="00D615E0" w:rsidRPr="006D3722">
        <w:rPr>
          <w:rFonts w:ascii="Times New Roman" w:hAnsi="Times New Roman" w:cs="Times New Roman"/>
          <w:sz w:val="24"/>
          <w:szCs w:val="24"/>
        </w:rPr>
        <w:t xml:space="preserve"> based on ANN</w:t>
      </w:r>
      <w:r w:rsidR="00491C48">
        <w:rPr>
          <w:rFonts w:ascii="Times New Roman" w:hAnsi="Times New Roman" w:cs="Times New Roman"/>
          <w:sz w:val="24"/>
          <w:szCs w:val="24"/>
        </w:rPr>
        <w:t xml:space="preserve">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neural networks</w:t>
      </w:r>
      <w:r w:rsidR="00FA4AB1">
        <w:rPr>
          <w:rFonts w:ascii="Times New Roman" w:hAnsi="Times New Roman" w:cs="Times New Roman"/>
          <w:sz w:val="24"/>
          <w:szCs w:val="24"/>
        </w:rPr>
        <w:t>,</w:t>
      </w:r>
      <w:r w:rsidR="00491C48">
        <w:rPr>
          <w:rFonts w:ascii="Times New Roman" w:hAnsi="Times New Roman" w:cs="Times New Roman"/>
          <w:sz w:val="24"/>
          <w:szCs w:val="24"/>
        </w:rPr>
        <w:t xml:space="preserve"> and </w:t>
      </w:r>
      <w:r w:rsidR="00FA4AB1">
        <w:rPr>
          <w:rFonts w:ascii="Times New Roman" w:hAnsi="Times New Roman" w:cs="Times New Roman"/>
          <w:sz w:val="24"/>
          <w:szCs w:val="24"/>
        </w:rPr>
        <w:t xml:space="preserve">their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sidR="00DB332F">
        <w:rPr>
          <w:rFonts w:ascii="Times New Roman" w:hAnsi="Times New Roman" w:cs="Times New Roman"/>
          <w:sz w:val="24"/>
          <w:szCs w:val="24"/>
        </w:rPr>
        <w:t xml:space="preserve">as </w:t>
      </w:r>
      <w:r>
        <w:rPr>
          <w:rFonts w:ascii="Times New Roman" w:hAnsi="Times New Roman" w:cs="Times New Roman"/>
          <w:sz w:val="24"/>
          <w:szCs w:val="24"/>
        </w:rPr>
        <w:t>being</w:t>
      </w:r>
      <w:r w:rsidR="00F44808">
        <w:rPr>
          <w:rFonts w:ascii="Times New Roman" w:hAnsi="Times New Roman" w:cs="Times New Roman"/>
          <w:sz w:val="24"/>
          <w:szCs w:val="24"/>
        </w:rPr>
        <w:t xml:space="preserve"> </w:t>
      </w:r>
      <w:r w:rsidR="00F44808" w:rsidRPr="00133CB8">
        <w:rPr>
          <w:rFonts w:ascii="Times New Roman" w:hAnsi="Times New Roman" w:cs="Times New Roman"/>
          <w:sz w:val="24"/>
          <w:szCs w:val="24"/>
        </w:rPr>
        <w:t>similar</w:t>
      </w:r>
      <w:r w:rsidRPr="00133CB8">
        <w:rPr>
          <w:rFonts w:ascii="Times New Roman" w:hAnsi="Times New Roman" w:cs="Times New Roman"/>
          <w:sz w:val="24"/>
          <w:szCs w:val="24"/>
        </w:rPr>
        <w:t xml:space="preserve"> in making comparison with experimental results</w:t>
      </w:r>
      <w:r w:rsidR="00491C48" w:rsidRPr="00133CB8">
        <w:rPr>
          <w:rFonts w:ascii="Times New Roman" w:hAnsi="Times New Roman" w:cs="Times New Roman"/>
          <w:sz w:val="24"/>
          <w:szCs w:val="24"/>
        </w:rPr>
        <w:t>.</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&lt;EndNote&gt;&lt;Cite&gt;&lt;Author&gt;Xie&lt;/Author&gt;&lt;Year&gt;2018&lt;/Year&gt;&lt;RecNum&gt;27&lt;/RecNum&gt;&lt;DisplayText&gt;[48]&lt;/DisplayText&gt;&lt;record&gt;&lt;rec-number&gt;27&lt;/rec-number&gt;&lt;foreign-keys&gt;&lt;key app="EN" db-id="909v2wsdarxet0er2papedrtdfde0xxra5af" timestamp="1560339640"&gt;27&lt;/key&gt;&lt;/foreign-keys&gt;&lt;ref-type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27" w:history="1">
        <w:r w:rsidR="00604F54">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p>
    <w:bookmarkEnd w:id="59"/>
    <w:p w14:paraId="5747A8C7" w14:textId="77777777" w:rsidR="00B94A49" w:rsidRDefault="00B94A49" w:rsidP="006D3722">
      <w:pPr>
        <w:pStyle w:val="2"/>
      </w:pPr>
      <w:r>
        <w:lastRenderedPageBreak/>
        <w:t>ANN with Other Computing Paradigms</w:t>
      </w:r>
    </w:p>
    <w:p w14:paraId="48970DC3" w14:textId="1680D09E"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r w:rsidR="00F61457">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&lt;EndNote&gt;&lt;Cite&gt;&lt;Author&gt;Cai&lt;/Author&gt;&lt;Year&gt;1999&lt;/Year&gt;&lt;RecNum&gt;57&lt;/RecNum&gt;&lt;DisplayText&gt;[42]&lt;/DisplayText&gt;&lt;record&gt;&lt;rec-number&gt;57&lt;/rec-number&gt;&lt;foreign-keys&gt;&lt;key app="EN" db-id="909v2wsdarxet0er2papedrtdfde0xxra5af" timestamp="1560339665"&gt;57&lt;/key&gt;&lt;/foreign-keys&gt;&lt;ref-type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57" w:history="1">
        <w:r w:rsidR="00604F54">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00D37A7F" w:rsidRPr="006D3722">
        <w:rPr>
          <w:rFonts w:ascii="Times New Roman" w:hAnsi="Times New Roman" w:cs="Times New Roman"/>
          <w:sz w:val="24"/>
          <w:szCs w:val="24"/>
        </w:rPr>
        <w:t>T</w:t>
      </w:r>
      <w:r w:rsidRPr="006D3722">
        <w:rPr>
          <w:rFonts w:ascii="Times New Roman" w:hAnsi="Times New Roman" w:cs="Times New Roman"/>
          <w:sz w:val="24"/>
          <w:szCs w:val="24"/>
        </w:rPr>
        <w:t xml:space="preserve">, </w:t>
      </w:r>
      <w:r w:rsidR="006D3722">
        <w:rPr>
          <w:rFonts w:ascii="Times New Roman" w:hAnsi="Times New Roman" w:cs="Times New Roman"/>
          <w:sz w:val="24"/>
          <w:szCs w:val="24"/>
        </w:rPr>
        <w:t>TOW</w:t>
      </w:r>
      <w:r w:rsidRPr="006D3722">
        <w:rPr>
          <w:rFonts w:ascii="Times New Roman" w:hAnsi="Times New Roman" w:cs="Times New Roman"/>
          <w:sz w:val="24"/>
          <w:szCs w:val="24"/>
        </w:rPr>
        <w:t xml:space="preserve">, exposure time and concentrations of </w:t>
      </w:r>
      <w:proofErr w:type="spellStart"/>
      <w:r w:rsidR="00EC66AB" w:rsidRPr="006D3722">
        <w:rPr>
          <w:rFonts w:ascii="Times New Roman" w:hAnsi="Times New Roman" w:cs="Times New Roman"/>
          <w:sz w:val="24"/>
          <w:szCs w:val="24"/>
        </w:rPr>
        <w:t>Sulphur</w:t>
      </w:r>
      <w:proofErr w:type="spellEnd"/>
      <w:r w:rsidRPr="006D3722">
        <w:rPr>
          <w:rFonts w:ascii="Times New Roman" w:hAnsi="Times New Roman" w:cs="Times New Roman"/>
          <w:sz w:val="24"/>
          <w:szCs w:val="24"/>
        </w:rPr>
        <w:t xml:space="preserve"> dioxide</w:t>
      </w:r>
      <w:r w:rsidR="00D37A7F" w:rsidRPr="006D3722">
        <w:rPr>
          <w:rFonts w:ascii="Times New Roman" w:hAnsi="Times New Roman" w:cs="Times New Roman"/>
          <w:sz w:val="24"/>
          <w:szCs w:val="24"/>
        </w:rPr>
        <w:t xml:space="preserve"> (</w:t>
      </w:r>
      <w:proofErr w:type="spellStart"/>
      <w:r w:rsidR="00D37A7F" w:rsidRPr="006D3722">
        <w:rPr>
          <w:rFonts w:ascii="Times New Roman" w:hAnsi="Times New Roman" w:cs="Times New Roman"/>
          <w:sz w:val="24"/>
          <w:szCs w:val="24"/>
        </w:rPr>
        <w:t>SO</w:t>
      </w:r>
      <w:r w:rsidR="00D37A7F" w:rsidRPr="006D3722">
        <w:rPr>
          <w:rFonts w:ascii="Times New Roman" w:hAnsi="Times New Roman" w:cs="Times New Roman"/>
          <w:sz w:val="24"/>
          <w:szCs w:val="24"/>
          <w:vertAlign w:val="subscript"/>
        </w:rPr>
        <w:t>2</w:t>
      </w:r>
      <w:proofErr w:type="spellEnd"/>
      <w:r w:rsidR="00D37A7F" w:rsidRPr="006D3722">
        <w:rPr>
          <w:rFonts w:ascii="Times New Roman" w:hAnsi="Times New Roman" w:cs="Times New Roman"/>
          <w:sz w:val="24"/>
          <w:szCs w:val="24"/>
        </w:rPr>
        <w:t>)</w:t>
      </w:r>
      <w:r w:rsidRPr="006D3722">
        <w:rPr>
          <w:rFonts w:ascii="Times New Roman" w:hAnsi="Times New Roman" w:cs="Times New Roman"/>
          <w:sz w:val="24"/>
          <w:szCs w:val="24"/>
        </w:rPr>
        <w:t xml:space="preserve"> and </w:t>
      </w:r>
      <w:proofErr w:type="spellStart"/>
      <w:r w:rsidR="00D37A7F" w:rsidRPr="006D3722">
        <w:rPr>
          <w:rFonts w:ascii="Times New Roman" w:hAnsi="Times New Roman" w:cs="Times New Roman"/>
          <w:sz w:val="24"/>
          <w:szCs w:val="24"/>
        </w:rPr>
        <w:t>Cl</w:t>
      </w:r>
      <w:proofErr w:type="spellEnd"/>
      <w:r w:rsidR="00782C35" w:rsidRPr="006D3722">
        <w:rPr>
          <w:rFonts w:ascii="Times New Roman" w:hAnsi="Times New Roman" w:cs="Times New Roman"/>
          <w:sz w:val="24"/>
          <w:szCs w:val="24"/>
          <w:vertAlign w:val="superscript"/>
        </w:rPr>
        <w:t>-</w:t>
      </w:r>
      <w:r w:rsidR="00D37A7F" w:rsidRPr="006D3722">
        <w:rPr>
          <w:rFonts w:ascii="Times New Roman" w:hAnsi="Times New Roman" w:cs="Times New Roman"/>
          <w:sz w:val="24"/>
          <w:szCs w:val="24"/>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w:t>
      </w:r>
      <w:proofErr w:type="spellStart"/>
      <w:r w:rsidR="00D37A7F">
        <w:rPr>
          <w:rFonts w:ascii="Times New Roman" w:hAnsi="Times New Roman" w:cs="Times New Roman"/>
          <w:sz w:val="24"/>
          <w:szCs w:val="24"/>
        </w:rPr>
        <w:t>SO</w:t>
      </w:r>
      <w:r w:rsidR="00D37A7F" w:rsidRPr="00D37A7F">
        <w:rPr>
          <w:rFonts w:ascii="Times New Roman" w:hAnsi="Times New Roman" w:cs="Times New Roman"/>
          <w:sz w:val="24"/>
          <w:szCs w:val="24"/>
          <w:vertAlign w:val="subscript"/>
        </w:rPr>
        <w:t>2</w:t>
      </w:r>
      <w:proofErr w:type="spellEnd"/>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6D3722">
        <w:rPr>
          <w:rFonts w:ascii="Times New Roman" w:hAnsi="Times New Roman" w:cs="Times New Roman"/>
          <w:sz w:val="24"/>
          <w:szCs w:val="24"/>
        </w:rPr>
        <w:t xml:space="preserve">with one hidden layer </w:t>
      </w:r>
      <w:r w:rsidRPr="00567A4A">
        <w:rPr>
          <w:rFonts w:ascii="Times New Roman" w:hAnsi="Times New Roman" w:cs="Times New Roman"/>
          <w:sz w:val="24"/>
          <w:szCs w:val="24"/>
        </w:rPr>
        <w:t xml:space="preserve">and sigmoid </w:t>
      </w:r>
      <w:r w:rsidRPr="006D3722">
        <w:rPr>
          <w:rFonts w:ascii="Times New Roman" w:hAnsi="Times New Roman" w:cs="Times New Roman"/>
          <w:sz w:val="24"/>
          <w:szCs w:val="24"/>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6D3722">
        <w:rPr>
          <w:rFonts w:ascii="Times New Roman" w:hAnsi="Times New Roman" w:cs="Times New Roman"/>
          <w:sz w:val="24"/>
          <w:szCs w:val="24"/>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770CF881"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6D3722">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6D3722">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&lt;EndNote&gt;&lt;Cite&gt;&lt;Author&gt;Lajevardi&lt;/Author&gt;&lt;Year&gt;2009&lt;/Year&gt;&lt;RecNum&gt;69&lt;/RecNum&gt;&lt;DisplayText&gt;[25]&lt;/DisplayText&gt;&lt;record&gt;&lt;rec-number&gt;69&lt;/rec-number&gt;&lt;foreign-keys&gt;&lt;key app="EN" db-id="909v2wsdarxet0er2papedrtdfde0xxra5af" timestamp="1560339673"&gt;69&lt;/key&gt;&lt;/foreign-keys&gt;&lt;ref-type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04F54">
        <w:rPr>
          <w:rFonts w:ascii="Times New Roman" w:hAnsi="Times New Roman" w:cs="Times New Roman"/>
          <w:noProof/>
          <w:sz w:val="24"/>
          <w:szCs w:val="24"/>
        </w:rPr>
        <w:t>[</w:t>
      </w:r>
      <w:hyperlink w:anchor="_ENREF_25" w:tooltip="Lajevardi, 2009 #69" w:history="1">
        <w:r w:rsidR="00604F54">
          <w:rPr>
            <w:rFonts w:ascii="Times New Roman" w:hAnsi="Times New Roman" w:cs="Times New Roman"/>
            <w:noProof/>
            <w:sz w:val="24"/>
            <w:szCs w:val="24"/>
          </w:rPr>
          <w:t>25</w:t>
        </w:r>
      </w:hyperlink>
      <w:r w:rsidR="00604F54">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 xml:space="preserve">adopted by </w:t>
      </w:r>
      <w:proofErr w:type="spellStart"/>
      <w:r w:rsidR="00B94A49" w:rsidRPr="00205DC2">
        <w:rPr>
          <w:rFonts w:ascii="Times New Roman" w:hAnsi="Times New Roman" w:cs="Times New Roman"/>
          <w:sz w:val="24"/>
          <w:szCs w:val="24"/>
        </w:rPr>
        <w:t>Cai</w:t>
      </w:r>
      <w:proofErr w:type="spellEnd"/>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proofErr w:type="spellStart"/>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proofErr w:type="spellEnd"/>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 xml:space="preserve">with </w:t>
      </w:r>
      <w:proofErr w:type="spellStart"/>
      <w:r w:rsidR="00B94A49" w:rsidRPr="00205DC2">
        <w:rPr>
          <w:rFonts w:ascii="Times New Roman" w:hAnsi="Times New Roman" w:cs="Times New Roman"/>
          <w:sz w:val="24"/>
          <w:szCs w:val="24"/>
        </w:rPr>
        <w:t>backpropagation</w:t>
      </w:r>
      <w:proofErr w:type="spellEnd"/>
      <w:r w:rsidR="00B94A49" w:rsidRPr="00205DC2">
        <w:rPr>
          <w:rFonts w:ascii="Times New Roman" w:hAnsi="Times New Roman" w:cs="Times New Roman"/>
          <w:sz w:val="24"/>
          <w:szCs w:val="24"/>
        </w:rPr>
        <w:t xml:space="preserve"> algorithm was constructed and evaluated using the collection of experimental data associated with the </w:t>
      </w:r>
      <w:proofErr w:type="spellStart"/>
      <w:r w:rsidR="00B94A49" w:rsidRPr="00205DC2">
        <w:rPr>
          <w:rFonts w:ascii="Times New Roman" w:hAnsi="Times New Roman" w:cs="Times New Roman"/>
          <w:sz w:val="24"/>
          <w:szCs w:val="24"/>
        </w:rPr>
        <w:t>SCC</w:t>
      </w:r>
      <w:proofErr w:type="spellEnd"/>
      <w:r w:rsidR="00B94A49" w:rsidRPr="00205DC2">
        <w:rPr>
          <w:rFonts w:ascii="Times New Roman" w:hAnsi="Times New Roman" w:cs="Times New Roman"/>
          <w:sz w:val="24"/>
          <w:szCs w:val="24"/>
        </w:rPr>
        <w:t xml:space="preserve"> of </w:t>
      </w:r>
      <w:proofErr w:type="spellStart"/>
      <w:r w:rsidR="00B94A49" w:rsidRPr="00205DC2">
        <w:rPr>
          <w:rFonts w:ascii="Times New Roman" w:hAnsi="Times New Roman" w:cs="Times New Roman"/>
          <w:sz w:val="24"/>
          <w:szCs w:val="24"/>
        </w:rPr>
        <w:t>AISI</w:t>
      </w:r>
      <w:proofErr w:type="spellEnd"/>
      <w:r w:rsidR="00B94A49" w:rsidRPr="00205DC2">
        <w:rPr>
          <w:rFonts w:ascii="Times New Roman" w:hAnsi="Times New Roman" w:cs="Times New Roman"/>
          <w:sz w:val="24"/>
          <w:szCs w:val="24"/>
        </w:rPr>
        <w:t xml:space="preserve">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showed that among three input </w:t>
      </w:r>
      <w:r w:rsidR="00062DCA" w:rsidRPr="00567A4A">
        <w:rPr>
          <w:rFonts w:ascii="Times New Roman" w:hAnsi="Times New Roman" w:cs="Times New Roman"/>
          <w:sz w:val="24"/>
          <w:szCs w:val="24"/>
        </w:rPr>
        <w:t xml:space="preserve">parameters (applied stress, temperature and </w:t>
      </w:r>
      <w:proofErr w:type="spellStart"/>
      <w:r w:rsidR="009473D0">
        <w:rPr>
          <w:rFonts w:ascii="Times New Roman" w:hAnsi="Times New Roman" w:cs="Times New Roman"/>
          <w:sz w:val="24"/>
          <w:szCs w:val="28"/>
        </w:rPr>
        <w:t>Cl</w:t>
      </w:r>
      <w:proofErr w:type="spellEnd"/>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w:t>
      </w:r>
      <w:proofErr w:type="gramStart"/>
      <w:r w:rsidR="00062DCA" w:rsidRPr="00567A4A">
        <w:rPr>
          <w:rFonts w:ascii="Times New Roman" w:hAnsi="Times New Roman" w:cs="Times New Roman"/>
          <w:sz w:val="24"/>
          <w:szCs w:val="24"/>
        </w:rPr>
        <w:t>,</w:t>
      </w:r>
      <w:proofErr w:type="gramEnd"/>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 xml:space="preserve">applied stress was regarded as the most </w:t>
      </w:r>
      <w:r w:rsidR="00062DCA">
        <w:rPr>
          <w:rFonts w:ascii="Times New Roman" w:hAnsi="Times New Roman" w:cs="Times New Roman"/>
          <w:sz w:val="24"/>
          <w:szCs w:val="24"/>
        </w:rPr>
        <w:lastRenderedPageBreak/>
        <w:t>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5F8A99C5" w14:textId="3E68C731"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F61457">
        <w:rPr>
          <w:rFonts w:ascii="Times New Roman" w:hAnsi="Times New Roman" w:cs="Times New Roman"/>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&lt;EndNote&gt;&lt;Cite&gt;&lt;Author&gt;Xia&lt;/Author&gt;&lt;Year&gt;2016&lt;/Year&gt;&lt;RecNum&gt;9&lt;/RecNum&gt;&lt;DisplayText&gt;[45]&lt;/DisplayText&gt;&lt;record&gt;&lt;rec-number&gt;9&lt;/rec-number&gt;&lt;foreign-keys&gt;&lt;key app="EN" db-id="909v2wsdarxet0er2papedrtdfde0xxra5af" timestamp="1560339625"&gt;9&lt;/key&gt;&lt;/foreign-keys&gt;&lt;ref-type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9" w:history="1">
        <w:r w:rsidR="00604F54">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6D3722">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6D3722">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C</w:t>
      </w:r>
      <w:r>
        <w:rPr>
          <w:rFonts w:ascii="Times New Roman" w:hAnsi="Times New Roman" w:cs="Times New Roman" w:hint="eastAsia"/>
          <w:sz w:val="24"/>
          <w:szCs w:val="24"/>
          <w:vertAlign w:val="subscript"/>
        </w:rPr>
        <w:t>a</w:t>
      </w:r>
      <w:proofErr w:type="spellEnd"/>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60" w:name="_Hlk534902158"/>
      <m:oMath>
        <m:r>
          <m:rPr>
            <m:sty m:val="p"/>
          </m:rPr>
          <w:rPr>
            <w:rFonts w:ascii="Cambria Math" w:hAnsi="Cambria Math" w:cs="Times New Roman"/>
            <w:sz w:val="24"/>
            <w:szCs w:val="24"/>
          </w:rPr>
          <m:t>&gt;</m:t>
        </m:r>
      </m:oMath>
      <w:bookmarkEnd w:id="60"/>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r w:rsidR="00957DAF">
        <w:rPr>
          <w:rFonts w:ascii="Times New Roman" w:hAnsi="Times New Roman" w:cs="Times New Roman"/>
          <w:sz w:val="24"/>
          <w:szCs w:val="24"/>
        </w:rPr>
        <w:t xml:space="preserve">and </w:t>
      </w:r>
      <w:r>
        <w:rPr>
          <w:rFonts w:ascii="Times New Roman" w:hAnsi="Times New Roman" w:cs="Times New Roman"/>
          <w:sz w:val="24"/>
          <w:szCs w:val="24"/>
        </w:rPr>
        <w:t xml:space="preserve">to </w:t>
      </w:r>
      <w:r w:rsidR="00957DAF">
        <w:rPr>
          <w:rFonts w:ascii="Times New Roman" w:hAnsi="Times New Roman" w:cs="Times New Roman"/>
          <w:sz w:val="24"/>
          <w:szCs w:val="24"/>
        </w:rPr>
        <w:t xml:space="preserve">be </w:t>
      </w:r>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w:t>
      </w:r>
      <w:proofErr w:type="spellStart"/>
      <w:r w:rsidR="00BD10AB">
        <w:rPr>
          <w:rFonts w:ascii="Times New Roman" w:hAnsi="Times New Roman" w:cs="Times New Roman"/>
          <w:sz w:val="24"/>
          <w:szCs w:val="24"/>
        </w:rPr>
        <w:t>modelling</w:t>
      </w:r>
      <w:proofErr w:type="spellEnd"/>
      <w:r w:rsidR="00BD10AB">
        <w:rPr>
          <w:rFonts w:ascii="Times New Roman" w:hAnsi="Times New Roman" w:cs="Times New Roman"/>
          <w:sz w:val="24"/>
          <w:szCs w:val="24"/>
        </w:rPr>
        <w:t xml:space="preserve">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w:t>
      </w:r>
      <w:r w:rsidR="00BD10AB">
        <w:rPr>
          <w:rFonts w:ascii="Times New Roman" w:hAnsi="Times New Roman" w:cs="Times New Roman"/>
          <w:sz w:val="24"/>
          <w:szCs w:val="24"/>
        </w:rPr>
        <w:lastRenderedPageBreak/>
        <w:t xml:space="preserve">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1F2D0F9F"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w:t>
      </w:r>
      <w:proofErr w:type="spellStart"/>
      <w:r w:rsidRPr="007627C3">
        <w:rPr>
          <w:rFonts w:ascii="Times New Roman" w:hAnsi="Times New Roman" w:cs="Times New Roman"/>
          <w:sz w:val="24"/>
          <w:szCs w:val="24"/>
        </w:rPr>
        <w:t>overfitting</w:t>
      </w:r>
      <w:proofErr w:type="spellEnd"/>
      <w:r w:rsidRPr="007627C3">
        <w:rPr>
          <w:rFonts w:ascii="Times New Roman" w:hAnsi="Times New Roman" w:cs="Times New Roman"/>
          <w:sz w:val="24"/>
          <w:szCs w:val="24"/>
        </w:rPr>
        <w:t xml:space="preserve">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 </w:instrText>
      </w:r>
      <w:r w:rsidR="00604F54">
        <w:rPr>
          <w:rFonts w:ascii="Times New Roman" w:hAnsi="Times New Roman" w:cs="Times New Roman"/>
          <w:sz w:val="24"/>
          <w:szCs w:val="24"/>
        </w:rPr>
        <w:fldChar w:fldCharType="begin">
          <w:fldData xml:space="preserve">PEVuZE5vdGU+PENpdGU+PEF1dGhvcj5IdWFuZzwvQXV0aG9yPjxZZWFyPjIwMTg8L1llYXI+PFJl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</w:fldData>
        </w:fldChar>
      </w:r>
      <w:r w:rsidR="00604F54">
        <w:rPr>
          <w:rFonts w:ascii="Times New Roman" w:hAnsi="Times New Roman" w:cs="Times New Roman"/>
          <w:sz w:val="24"/>
          <w:szCs w:val="24"/>
        </w:rPr>
        <w:instrText xml:space="preserve"> ADDIN EN.CITE.DATA </w:instrText>
      </w:r>
      <w:r w:rsidR="00604F54">
        <w:rPr>
          <w:rFonts w:ascii="Times New Roman" w:hAnsi="Times New Roman" w:cs="Times New Roman"/>
          <w:sz w:val="24"/>
          <w:szCs w:val="24"/>
        </w:rPr>
      </w:r>
      <w:r w:rsidR="00604F54">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42" w:history="1">
        <w:r w:rsidR="00604F54">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 xml:space="preserve">hree forecasting models: strain-compensation Arrhenius (SA), back propagation (BP) ANN and an optimized </w:t>
      </w:r>
      <w:proofErr w:type="spellStart"/>
      <w:r w:rsidR="00B94A49">
        <w:rPr>
          <w:rFonts w:ascii="Times New Roman" w:hAnsi="Times New Roman" w:cs="Times New Roman"/>
          <w:sz w:val="24"/>
          <w:szCs w:val="24"/>
        </w:rPr>
        <w:t>BPANN</w:t>
      </w:r>
      <w:proofErr w:type="spellEnd"/>
      <w:r w:rsidR="00B94A49">
        <w:rPr>
          <w:rFonts w:ascii="Times New Roman" w:hAnsi="Times New Roman" w:cs="Times New Roman"/>
          <w:sz w:val="24"/>
          <w:szCs w:val="24"/>
        </w:rPr>
        <w:t xml:space="preserve">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proofErr w:type="spellStart"/>
      <w:r w:rsidR="00B94A49">
        <w:rPr>
          <w:rFonts w:ascii="Times New Roman" w:hAnsi="Times New Roman" w:cs="Times New Roman"/>
          <w:sz w:val="24"/>
          <w:szCs w:val="24"/>
        </w:rPr>
        <w:t>BPANN</w:t>
      </w:r>
      <w:proofErr w:type="spellEnd"/>
      <w:r w:rsidR="00B94A49">
        <w:rPr>
          <w:rFonts w:ascii="Times New Roman" w:hAnsi="Times New Roman" w:cs="Times New Roman"/>
          <w:sz w:val="24"/>
          <w:szCs w:val="24"/>
        </w:rPr>
        <w:t xml:space="preserve">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 xml:space="preserve">But it was found that </w:t>
      </w:r>
      <w:proofErr w:type="spellStart"/>
      <w:r w:rsidR="00F7582E">
        <w:rPr>
          <w:rFonts w:ascii="Times New Roman" w:hAnsi="Times New Roman" w:cs="Times New Roman"/>
          <w:sz w:val="24"/>
          <w:szCs w:val="24"/>
        </w:rPr>
        <w:t>BPANN</w:t>
      </w:r>
      <w:proofErr w:type="spellEnd"/>
      <w:r w:rsidR="00F7582E">
        <w:rPr>
          <w:rFonts w:ascii="Times New Roman" w:hAnsi="Times New Roman" w:cs="Times New Roman"/>
          <w:sz w:val="24"/>
          <w:szCs w:val="24"/>
        </w:rPr>
        <w:t xml:space="preserve">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w:t>
      </w:r>
      <w:proofErr w:type="spellStart"/>
      <w:r w:rsidR="00972113" w:rsidRPr="00972113">
        <w:rPr>
          <w:rFonts w:ascii="Times New Roman" w:hAnsi="Times New Roman" w:cs="Times New Roman"/>
          <w:sz w:val="24"/>
          <w:szCs w:val="24"/>
        </w:rPr>
        <w:t>BPANN</w:t>
      </w:r>
      <w:proofErr w:type="spellEnd"/>
      <w:r w:rsidR="00972113" w:rsidRPr="00972113">
        <w:rPr>
          <w:rFonts w:ascii="Times New Roman" w:hAnsi="Times New Roman" w:cs="Times New Roman"/>
          <w:sz w:val="24"/>
          <w:szCs w:val="24"/>
        </w:rPr>
        <w:t xml:space="preserve">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w:t>
      </w:r>
      <w:proofErr w:type="spellStart"/>
      <w:r w:rsidR="00972113" w:rsidRPr="00972113">
        <w:rPr>
          <w:rFonts w:ascii="Times New Roman" w:hAnsi="Times New Roman" w:cs="Times New Roman"/>
          <w:sz w:val="24"/>
          <w:szCs w:val="24"/>
        </w:rPr>
        <w:t>ARRE</w:t>
      </w:r>
      <w:proofErr w:type="spellEnd"/>
      <w:r w:rsidR="00972113" w:rsidRPr="00972113">
        <w:rPr>
          <w:rFonts w:ascii="Times New Roman" w:hAnsi="Times New Roman" w:cs="Times New Roman"/>
          <w:sz w:val="24"/>
          <w:szCs w:val="24"/>
        </w:rPr>
        <w:t>=0.0232–1.0485)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2F123A6"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04F54">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w:t>
      </w:r>
      <w:proofErr w:type="spellStart"/>
      <w:r w:rsidR="00B94A49">
        <w:rPr>
          <w:rFonts w:ascii="Times New Roman" w:hAnsi="Times New Roman" w:cs="Times New Roman"/>
          <w:sz w:val="24"/>
          <w:szCs w:val="24"/>
        </w:rPr>
        <w:t>AANN</w:t>
      </w:r>
      <w:proofErr w:type="spellEnd"/>
      <w:r w:rsidR="00B94A49">
        <w:rPr>
          <w:rFonts w:ascii="Times New Roman" w:hAnsi="Times New Roman" w:cs="Times New Roman"/>
          <w:sz w:val="24"/>
          <w:szCs w:val="24"/>
        </w:rPr>
        <w:t>)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 xml:space="preserve">water </w:t>
      </w:r>
      <w:proofErr w:type="spellStart"/>
      <w:r w:rsidR="003E079D" w:rsidRPr="003E079D">
        <w:rPr>
          <w:rFonts w:ascii="Times New Roman" w:hAnsi="Times New Roman" w:cs="Times New Roman"/>
          <w:sz w:val="24"/>
          <w:szCs w:val="24"/>
        </w:rPr>
        <w:t>flowrate</w:t>
      </w:r>
      <w:proofErr w:type="spellEnd"/>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 xml:space="preserve">that can reduce the </w:t>
      </w:r>
      <w:proofErr w:type="spellStart"/>
      <w:r w:rsidR="00DA54D5" w:rsidRPr="00DA54D5">
        <w:rPr>
          <w:rFonts w:ascii="Times New Roman" w:hAnsi="Times New Roman" w:cs="Times New Roman"/>
          <w:sz w:val="24"/>
          <w:szCs w:val="24"/>
        </w:rPr>
        <w:t>overfitting</w:t>
      </w:r>
      <w:proofErr w:type="spellEnd"/>
      <w:r w:rsidR="00DA54D5" w:rsidRPr="00DA54D5">
        <w:rPr>
          <w:rFonts w:ascii="Times New Roman" w:hAnsi="Times New Roman" w:cs="Times New Roman"/>
          <w:sz w:val="24"/>
          <w:szCs w:val="24"/>
        </w:rPr>
        <w:t xml:space="preserve"> problem of </w:t>
      </w:r>
      <w:proofErr w:type="spellStart"/>
      <w:r w:rsidR="00DA54D5" w:rsidRPr="00DA54D5">
        <w:rPr>
          <w:rFonts w:ascii="Times New Roman" w:hAnsi="Times New Roman" w:cs="Times New Roman"/>
          <w:sz w:val="24"/>
          <w:szCs w:val="24"/>
        </w:rPr>
        <w:t>Levenberg</w:t>
      </w:r>
      <w:proofErr w:type="spellEnd"/>
      <w:r w:rsidR="00DA54D5" w:rsidRPr="00DA54D5">
        <w:rPr>
          <w:rFonts w:ascii="Times New Roman" w:hAnsi="Times New Roman" w:cs="Times New Roman"/>
          <w:sz w:val="24"/>
          <w:szCs w:val="24"/>
        </w:rPr>
        <w:t>–Marquardt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xml:space="preserve">, a maximum amount </w:t>
      </w:r>
      <w:r w:rsidR="00B94A49">
        <w:rPr>
          <w:rFonts w:ascii="Times New Roman" w:hAnsi="Times New Roman" w:cs="Times New Roman"/>
          <w:sz w:val="24"/>
          <w:szCs w:val="24"/>
        </w:rPr>
        <w:lastRenderedPageBreak/>
        <w:t>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 xml:space="preserve">The prediction result showed good agreement with correlation coefficient </w:t>
      </w:r>
      <w:proofErr w:type="spellStart"/>
      <w:r w:rsidR="000C0414" w:rsidRPr="000C0414">
        <w:rPr>
          <w:rFonts w:ascii="Times New Roman" w:hAnsi="Times New Roman" w:cs="Times New Roman"/>
          <w:sz w:val="24"/>
          <w:szCs w:val="24"/>
        </w:rPr>
        <w:t>R</w:t>
      </w:r>
      <w:r w:rsidR="000C0414" w:rsidRPr="006D3722">
        <w:rPr>
          <w:rFonts w:ascii="Times New Roman" w:hAnsi="Times New Roman" w:cs="Times New Roman"/>
          <w:sz w:val="24"/>
          <w:szCs w:val="24"/>
          <w:vertAlign w:val="superscript"/>
        </w:rPr>
        <w:t>2</w:t>
      </w:r>
      <w:proofErr w:type="spellEnd"/>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 xml:space="preserve">impact is followed by the spray height. The authors were also progressively using their current </w:t>
      </w:r>
      <w:proofErr w:type="spellStart"/>
      <w:r w:rsidR="00B94A49">
        <w:rPr>
          <w:rFonts w:ascii="Times New Roman" w:hAnsi="Times New Roman" w:cs="Times New Roman"/>
          <w:sz w:val="24"/>
          <w:szCs w:val="24"/>
        </w:rPr>
        <w:t>AANN</w:t>
      </w:r>
      <w:proofErr w:type="spellEnd"/>
      <w:r w:rsidR="00B94A49">
        <w:rPr>
          <w:rFonts w:ascii="Times New Roman" w:hAnsi="Times New Roman" w:cs="Times New Roman"/>
          <w:sz w:val="24"/>
          <w:szCs w:val="24"/>
        </w:rPr>
        <w:t xml:space="preserve"> model to predict the effect of all input parameters on the spray overlap.</w:t>
      </w:r>
    </w:p>
    <w:p w14:paraId="2C679874" w14:textId="3A4E9F98"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in a major role</w:t>
      </w:r>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6D3722">
      <w:pPr>
        <w:pStyle w:val="2"/>
        <w:spacing w:after="240"/>
      </w:pPr>
      <w:r>
        <w:t>Other Powerful ANN Models in Materials Applications</w:t>
      </w:r>
    </w:p>
    <w:p w14:paraId="02709A1C" w14:textId="20EF9B9C"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proofErr w:type="spellStart"/>
      <w:r w:rsidR="00980269">
        <w:rPr>
          <w:rFonts w:ascii="Times New Roman" w:hAnsi="Times New Roman" w:cs="Times New Roman" w:hint="eastAsia"/>
          <w:sz w:val="24"/>
          <w:szCs w:val="24"/>
        </w:rPr>
        <w:t>BPNN</w:t>
      </w:r>
      <w:proofErr w:type="spellEnd"/>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&lt;EndNote&gt;&lt;Cite&gt;&lt;Author&gt;Yilmaz&lt;/Author&gt;&lt;Year&gt;2007&lt;/Year&gt;&lt;RecNum&gt;65&lt;/RecNum&gt;&lt;DisplayText&gt;[49]&lt;/DisplayText&gt;&lt;record&gt;&lt;rec-number&gt;65&lt;/rec-number&gt;&lt;foreign-keys&gt;&lt;key app="EN" db-id="909v2wsdarxet0er2papedrtdfde0xxra5af" timestamp="1560339671"&gt;65&lt;/key&gt;&lt;/foreign-keys&gt;&lt;ref-type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65" w:history="1">
        <w:r w:rsidR="00604F54">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61"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61"/>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r w:rsidR="00272071">
        <w:rPr>
          <w:rFonts w:ascii="Times New Roman" w:hAnsi="Times New Roman" w:cs="Times New Roman"/>
          <w:noProof/>
          <w:sz w:val="24"/>
          <w:szCs w:val="24"/>
        </w:rPr>
        <w:t>e</w:t>
      </w:r>
      <w:r w:rsidR="0012088E">
        <w:rPr>
          <w:rFonts w:ascii="Times New Roman" w:hAnsi="Times New Roman" w:cs="Times New Roman"/>
          <w:noProof/>
          <w:sz w:val="24"/>
          <w:szCs w:val="24"/>
        </w:rPr>
        <w:t xml:space="preserve">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09083C2D" w14:textId="16E35E39"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&lt;EndNote&gt;&lt;Cite&gt;&lt;Author&gt;Kappatos&lt;/Author&gt;&lt;Year&gt;2010&lt;/Year&gt;&lt;RecNum&gt;21&lt;/RecNum&gt;&lt;DisplayText&gt;[23]&lt;/DisplayText&gt;&lt;record&gt;&lt;rec-number&gt;21&lt;/rec-number&gt;&lt;foreign-keys&gt;&lt;key app="EN" db-id="909v2wsdarxet0er2papedrtdfde0xxra5af" timestamp="1560339634"&gt;21&lt;/key&gt;&lt;/foreign-keys&gt;&lt;ref-type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04F54">
        <w:rPr>
          <w:rFonts w:ascii="Times New Roman" w:hAnsi="Times New Roman" w:cs="Times New Roman"/>
          <w:noProof/>
          <w:sz w:val="24"/>
          <w:szCs w:val="24"/>
        </w:rPr>
        <w:t>[</w:t>
      </w:r>
      <w:hyperlink w:anchor="_ENREF_23" w:tooltip="Kappatos, 2010 #21" w:history="1">
        <w:r w:rsidR="00604F54">
          <w:rPr>
            <w:rFonts w:ascii="Times New Roman" w:hAnsi="Times New Roman" w:cs="Times New Roman"/>
            <w:noProof/>
            <w:sz w:val="24"/>
            <w:szCs w:val="24"/>
          </w:rPr>
          <w:t>23</w:t>
        </w:r>
      </w:hyperlink>
      <w:r w:rsidR="00604F54">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w:t>
      </w:r>
      <w:r>
        <w:rPr>
          <w:rFonts w:ascii="Times New Roman" w:hAnsi="Times New Roman" w:cs="Times New Roman"/>
          <w:noProof/>
          <w:sz w:val="24"/>
          <w:szCs w:val="24"/>
        </w:rPr>
        <w:lastRenderedPageBreak/>
        <w:t xml:space="preserve">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62" w:name="_Hlk9817478"/>
      <w:r>
        <w:rPr>
          <w:rFonts w:ascii="Times New Roman" w:hAnsi="Times New Roman" w:cs="Times New Roman"/>
          <w:noProof/>
          <w:sz w:val="24"/>
          <w:szCs w:val="24"/>
        </w:rPr>
        <w:t>ultimate tensile strength</w:t>
      </w:r>
      <w:bookmarkEnd w:id="62"/>
      <w:r>
        <w:rPr>
          <w:rFonts w:ascii="Times New Roman" w:hAnsi="Times New Roman" w:cs="Times New Roman"/>
          <w:noProof/>
          <w:sz w:val="24"/>
          <w:szCs w:val="24"/>
        </w:rPr>
        <w:t xml:space="preserve">, 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17B5A576"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133CB8">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6D3722">
      <w:pPr>
        <w:pStyle w:val="2"/>
        <w:spacing w:after="240"/>
      </w:pPr>
      <w:r>
        <w:t>ANN Models in Comparison</w:t>
      </w:r>
      <w:r w:rsidR="00EA29BE">
        <w:t xml:space="preserve"> and Hybrid ANN Models</w:t>
      </w:r>
    </w:p>
    <w:p w14:paraId="3CBA17EB" w14:textId="6EB9EAE3"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proofErr w:type="spellStart"/>
      <w:r>
        <w:rPr>
          <w:rFonts w:ascii="Times New Roman" w:hAnsi="Times New Roman" w:cs="Times New Roman"/>
          <w:sz w:val="24"/>
          <w:szCs w:val="24"/>
        </w:rPr>
        <w:t>MLP</w:t>
      </w:r>
      <w:proofErr w:type="spellEnd"/>
      <w:r>
        <w:rPr>
          <w:rFonts w:ascii="Times New Roman" w:hAnsi="Times New Roman" w:cs="Times New Roman"/>
          <w:sz w:val="24"/>
          <w:szCs w:val="24"/>
        </w:rPr>
        <w:t xml:space="preserve">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proofErr w:type="spellStart"/>
      <w:r w:rsidR="00D03F1A">
        <w:rPr>
          <w:rFonts w:ascii="Times New Roman" w:hAnsi="Times New Roman" w:cs="Times New Roman"/>
          <w:sz w:val="24"/>
          <w:szCs w:val="24"/>
        </w:rPr>
        <w:t>MLP</w:t>
      </w:r>
      <w:proofErr w:type="spellEnd"/>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Unlike </w:t>
      </w:r>
      <w:proofErr w:type="spellStart"/>
      <w:r w:rsidR="0076393C">
        <w:rPr>
          <w:rFonts w:ascii="Times New Roman" w:hAnsi="Times New Roman" w:cs="Times New Roman"/>
          <w:sz w:val="24"/>
          <w:szCs w:val="24"/>
        </w:rPr>
        <w:t>MLP</w:t>
      </w:r>
      <w:proofErr w:type="spellEnd"/>
      <w:r w:rsidR="0076393C">
        <w:rPr>
          <w:rFonts w:ascii="Times New Roman" w:hAnsi="Times New Roman" w:cs="Times New Roman"/>
          <w:sz w:val="24"/>
          <w:szCs w:val="24"/>
        </w:rPr>
        <w:t>,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radial basis function (</w:t>
      </w:r>
      <w:proofErr w:type="spellStart"/>
      <w:r w:rsidR="0076393C">
        <w:rPr>
          <w:rFonts w:ascii="Times New Roman" w:hAnsi="Times New Roman" w:cs="Times New Roman"/>
          <w:sz w:val="24"/>
          <w:szCs w:val="24"/>
        </w:rPr>
        <w:t>RBF</w:t>
      </w:r>
      <w:proofErr w:type="spellEnd"/>
      <w:r w:rsidR="0076393C">
        <w:rPr>
          <w:rFonts w:ascii="Times New Roman" w:hAnsi="Times New Roman" w:cs="Times New Roman"/>
          <w:sz w:val="24"/>
          <w:szCs w:val="24"/>
        </w:rPr>
        <w:t xml:space="preserve">)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04F54">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 xml:space="preserve">used the advantage of </w:t>
      </w:r>
      <w:proofErr w:type="spellStart"/>
      <w:r w:rsidR="00CB4C9A">
        <w:rPr>
          <w:rFonts w:ascii="Times New Roman" w:hAnsi="Times New Roman" w:cs="Times New Roman"/>
          <w:sz w:val="24"/>
          <w:szCs w:val="24"/>
        </w:rPr>
        <w:t>RBF</w:t>
      </w:r>
      <w:proofErr w:type="spellEnd"/>
      <w:r w:rsidR="00CB4C9A">
        <w:rPr>
          <w:rFonts w:ascii="Times New Roman" w:hAnsi="Times New Roman" w:cs="Times New Roman"/>
          <w:sz w:val="24"/>
          <w:szCs w:val="24"/>
        </w:rPr>
        <w:t xml:space="preserve">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 xml:space="preserve">rate ( </w:t>
      </w:r>
      <w:r w:rsidR="00555A8A" w:rsidRPr="00846E86">
        <w:rPr>
          <w:rFonts w:ascii="Times New Roman" w:hAnsi="Times New Roman" w:cs="Times New Roman"/>
          <w:i/>
          <w:iCs/>
          <w:sz w:val="24"/>
          <w:szCs w:val="24"/>
        </w:rPr>
        <w:t xml:space="preserve">f </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 xml:space="preserve">by </w:t>
      </w:r>
      <w:proofErr w:type="spellStart"/>
      <w:r w:rsidR="002477AE">
        <w:rPr>
          <w:rFonts w:ascii="Times New Roman" w:hAnsi="Times New Roman" w:cs="Times New Roman"/>
          <w:sz w:val="24"/>
          <w:szCs w:val="24"/>
        </w:rPr>
        <w:t>HSS</w:t>
      </w:r>
      <w:proofErr w:type="spellEnd"/>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w:t>
      </w:r>
      <w:proofErr w:type="spellStart"/>
      <w:r>
        <w:rPr>
          <w:rFonts w:ascii="Times New Roman" w:hAnsi="Times New Roman" w:cs="Times New Roman"/>
          <w:sz w:val="24"/>
          <w:szCs w:val="24"/>
        </w:rPr>
        <w:t>MLP</w:t>
      </w:r>
      <w:proofErr w:type="spellEnd"/>
      <w:r>
        <w:rPr>
          <w:rFonts w:ascii="Times New Roman" w:hAnsi="Times New Roman" w:cs="Times New Roman"/>
          <w:sz w:val="24"/>
          <w:szCs w:val="24"/>
        </w:rPr>
        <w:t xml:space="preserve"> neural network by </w:t>
      </w:r>
      <w:proofErr w:type="spellStart"/>
      <w:r>
        <w:rPr>
          <w:rFonts w:ascii="Times New Roman" w:hAnsi="Times New Roman" w:cs="Times New Roman"/>
          <w:sz w:val="24"/>
          <w:szCs w:val="24"/>
        </w:rPr>
        <w:t>Kohli</w:t>
      </w:r>
      <w:proofErr w:type="spellEnd"/>
      <w:r>
        <w:rPr>
          <w:rFonts w:ascii="Times New Roman" w:hAnsi="Times New Roman" w:cs="Times New Roman"/>
          <w:sz w:val="24"/>
          <w:szCs w:val="24"/>
        </w:rPr>
        <w:t xml:space="preserve"> and Dixit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&lt;EndNote&gt;&lt;Cite&gt;&lt;Author&gt;Kohli&lt;/Author&gt;&lt;Year&gt;2004&lt;/Year&gt;&lt;RecNum&gt;51&lt;/RecNum&gt;&lt;DisplayText&gt;[83]&lt;/DisplayText&gt;&lt;record&gt;&lt;rec-number&gt;51&lt;/rec-number&gt;&lt;foreign-keys&gt;&lt;key app="EN" db-id="909v2wsdarxet0er2papedrtdfde0xxra5af" timestamp="1560339662"&gt;51&lt;/key&gt;&lt;/foreign-keys&gt;&lt;ref-type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51" w:history="1">
        <w:r w:rsidR="00604F54">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 xml:space="preserve">The </w:t>
      </w:r>
      <w:proofErr w:type="spellStart"/>
      <w:r w:rsidR="00C11B35">
        <w:rPr>
          <w:rFonts w:ascii="Times New Roman" w:hAnsi="Times New Roman" w:cs="Times New Roman"/>
          <w:sz w:val="24"/>
          <w:szCs w:val="24"/>
        </w:rPr>
        <w:t>RBF</w:t>
      </w:r>
      <w:proofErr w:type="spellEnd"/>
      <w:r w:rsidR="00C11B35">
        <w:rPr>
          <w:rFonts w:ascii="Times New Roman" w:hAnsi="Times New Roman" w:cs="Times New Roman"/>
          <w:sz w:val="24"/>
          <w:szCs w:val="24"/>
        </w:rPr>
        <w:t xml:space="preserve">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w:t>
      </w:r>
      <w:r w:rsidR="00C11B35">
        <w:rPr>
          <w:rFonts w:ascii="Times New Roman" w:hAnsi="Times New Roman" w:cs="Times New Roman"/>
          <w:sz w:val="24"/>
          <w:szCs w:val="24"/>
        </w:rPr>
        <w:lastRenderedPageBreak/>
        <w:t>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w:t>
      </w:r>
      <w:proofErr w:type="spellStart"/>
      <w:r>
        <w:rPr>
          <w:rFonts w:ascii="Times New Roman" w:hAnsi="Times New Roman" w:cs="Times New Roman"/>
          <w:sz w:val="24"/>
          <w:szCs w:val="24"/>
        </w:rPr>
        <w:t>MLP</w:t>
      </w:r>
      <w:proofErr w:type="spellEnd"/>
      <w:r>
        <w:rPr>
          <w:rFonts w:ascii="Times New Roman" w:hAnsi="Times New Roman" w:cs="Times New Roman"/>
          <w:sz w:val="24"/>
          <w:szCs w:val="24"/>
        </w:rPr>
        <w:t xml:space="preserve">, the root mean squares errors of </w:t>
      </w:r>
      <w:proofErr w:type="spellStart"/>
      <w:r>
        <w:rPr>
          <w:rFonts w:ascii="Times New Roman" w:hAnsi="Times New Roman" w:cs="Times New Roman"/>
          <w:sz w:val="24"/>
          <w:szCs w:val="24"/>
        </w:rPr>
        <w:t>RBF</w:t>
      </w:r>
      <w:proofErr w:type="spellEnd"/>
      <w:r>
        <w:rPr>
          <w:rFonts w:ascii="Times New Roman" w:hAnsi="Times New Roman" w:cs="Times New Roman"/>
          <w:sz w:val="24"/>
          <w:szCs w:val="24"/>
        </w:rPr>
        <w:t xml:space="preserve"> are nearly the same as </w:t>
      </w:r>
      <w:proofErr w:type="spellStart"/>
      <w:r>
        <w:rPr>
          <w:rFonts w:ascii="Times New Roman" w:hAnsi="Times New Roman" w:cs="Times New Roman"/>
          <w:sz w:val="24"/>
          <w:szCs w:val="24"/>
        </w:rPr>
        <w:t>MLP</w:t>
      </w:r>
      <w:proofErr w:type="spellEnd"/>
      <w:r>
        <w:rPr>
          <w:rFonts w:ascii="Times New Roman" w:hAnsi="Times New Roman" w:cs="Times New Roman"/>
          <w:sz w:val="24"/>
          <w:szCs w:val="24"/>
        </w:rPr>
        <w:t xml:space="preserve">. But </w:t>
      </w:r>
      <w:proofErr w:type="spellStart"/>
      <w:r>
        <w:rPr>
          <w:rFonts w:ascii="Times New Roman" w:hAnsi="Times New Roman" w:cs="Times New Roman"/>
          <w:sz w:val="24"/>
          <w:szCs w:val="24"/>
        </w:rPr>
        <w:t>RBF</w:t>
      </w:r>
      <w:proofErr w:type="spellEnd"/>
      <w:r>
        <w:rPr>
          <w:rFonts w:ascii="Times New Roman" w:hAnsi="Times New Roman" w:cs="Times New Roman"/>
          <w:sz w:val="24"/>
          <w:szCs w:val="24"/>
        </w:rPr>
        <w:t xml:space="preserve"> made slightly inferior performance against </w:t>
      </w:r>
      <w:proofErr w:type="spellStart"/>
      <w:r>
        <w:rPr>
          <w:rFonts w:ascii="Times New Roman" w:hAnsi="Times New Roman" w:cs="Times New Roman"/>
          <w:sz w:val="24"/>
          <w:szCs w:val="24"/>
        </w:rPr>
        <w:t>MLP</w:t>
      </w:r>
      <w:proofErr w:type="spellEnd"/>
      <w:r>
        <w:rPr>
          <w:rFonts w:ascii="Times New Roman" w:hAnsi="Times New Roman" w:cs="Times New Roman"/>
          <w:sz w:val="24"/>
          <w:szCs w:val="24"/>
        </w:rPr>
        <w:t xml:space="preserve">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341261B"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04F54">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 xml:space="preserve">analyzed the carbonation depth of </w:t>
      </w:r>
      <w:proofErr w:type="spellStart"/>
      <w:r w:rsidR="00205DC2">
        <w:rPr>
          <w:rFonts w:ascii="Times New Roman" w:hAnsi="Times New Roman" w:cs="Times New Roman"/>
          <w:sz w:val="24"/>
          <w:szCs w:val="24"/>
        </w:rPr>
        <w:t>prestressed</w:t>
      </w:r>
      <w:proofErr w:type="spellEnd"/>
      <w:r w:rsidR="00205DC2">
        <w:rPr>
          <w:rFonts w:ascii="Times New Roman" w:hAnsi="Times New Roman" w:cs="Times New Roman"/>
          <w:sz w:val="24"/>
          <w:szCs w:val="24"/>
        </w:rPr>
        <w:t xml:space="preserve">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 xml:space="preserve">forward </w:t>
      </w:r>
      <w:proofErr w:type="spellStart"/>
      <w:r w:rsidR="00205DC2">
        <w:rPr>
          <w:rFonts w:ascii="Times New Roman" w:hAnsi="Times New Roman" w:cs="Times New Roman"/>
          <w:sz w:val="24"/>
          <w:szCs w:val="24"/>
        </w:rPr>
        <w:t>ANNs</w:t>
      </w:r>
      <w:proofErr w:type="spellEnd"/>
      <w:r w:rsidR="00205DC2">
        <w:rPr>
          <w:rFonts w:ascii="Times New Roman" w:hAnsi="Times New Roman" w:cs="Times New Roman"/>
          <w:sz w:val="24"/>
          <w:szCs w:val="24"/>
        </w:rPr>
        <w:t xml:space="preserve">, </w:t>
      </w:r>
      <w:proofErr w:type="spellStart"/>
      <w:r w:rsidR="00205DC2">
        <w:rPr>
          <w:rFonts w:ascii="Times New Roman" w:hAnsi="Times New Roman" w:cs="Times New Roman"/>
          <w:sz w:val="24"/>
          <w:szCs w:val="24"/>
        </w:rPr>
        <w:t>BPNN</w:t>
      </w:r>
      <w:proofErr w:type="spellEnd"/>
      <w:r w:rsidR="00205DC2">
        <w:rPr>
          <w:rFonts w:ascii="Times New Roman" w:hAnsi="Times New Roman" w:cs="Times New Roman"/>
          <w:sz w:val="24"/>
          <w:szCs w:val="24"/>
        </w:rPr>
        <w:t xml:space="preserve"> and </w:t>
      </w:r>
      <w:proofErr w:type="spellStart"/>
      <w:r w:rsidR="00205DC2">
        <w:rPr>
          <w:rFonts w:ascii="Times New Roman" w:hAnsi="Times New Roman" w:cs="Times New Roman"/>
          <w:sz w:val="24"/>
          <w:szCs w:val="24"/>
        </w:rPr>
        <w:t>RBFNN</w:t>
      </w:r>
      <w:proofErr w:type="spellEnd"/>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 xml:space="preserve">Training data and test data for two </w:t>
      </w:r>
      <w:proofErr w:type="spellStart"/>
      <w:r w:rsidR="00205DC2">
        <w:rPr>
          <w:rFonts w:ascii="Times New Roman" w:hAnsi="Times New Roman" w:cs="Times New Roman"/>
          <w:sz w:val="24"/>
          <w:szCs w:val="24"/>
        </w:rPr>
        <w:t>ANNs</w:t>
      </w:r>
      <w:proofErr w:type="spellEnd"/>
      <w:r w:rsidR="00205DC2">
        <w:rPr>
          <w:rFonts w:ascii="Times New Roman" w:hAnsi="Times New Roman" w:cs="Times New Roman"/>
          <w:sz w:val="24"/>
          <w:szCs w:val="24"/>
        </w:rPr>
        <w:t xml:space="preserve"> were produced by</w:t>
      </w:r>
      <w:r w:rsidR="00205DC2">
        <w:t xml:space="preserve"> </w:t>
      </w:r>
      <w:r w:rsidR="00205DC2">
        <w:rPr>
          <w:rFonts w:ascii="Times New Roman" w:hAnsi="Times New Roman" w:cs="Times New Roman"/>
          <w:sz w:val="24"/>
          <w:szCs w:val="24"/>
        </w:rPr>
        <w:t xml:space="preserve">an accelerated carbonation practical experiment of </w:t>
      </w:r>
      <w:proofErr w:type="spellStart"/>
      <w:r w:rsidR="00205DC2">
        <w:rPr>
          <w:rFonts w:ascii="Times New Roman" w:hAnsi="Times New Roman" w:cs="Times New Roman"/>
          <w:sz w:val="24"/>
          <w:szCs w:val="24"/>
        </w:rPr>
        <w:t>prestressed</w:t>
      </w:r>
      <w:proofErr w:type="spellEnd"/>
      <w:r w:rsidR="00205DC2">
        <w:rPr>
          <w:rFonts w:ascii="Times New Roman" w:hAnsi="Times New Roman" w:cs="Times New Roman"/>
          <w:sz w:val="24"/>
          <w:szCs w:val="24"/>
        </w:rPr>
        <w:t xml:space="preserve"> concrete. The 5-10-1 structure of </w:t>
      </w:r>
      <w:proofErr w:type="spellStart"/>
      <w:r w:rsidR="00205DC2">
        <w:rPr>
          <w:rFonts w:ascii="Times New Roman" w:hAnsi="Times New Roman" w:cs="Times New Roman"/>
          <w:sz w:val="24"/>
          <w:szCs w:val="24"/>
        </w:rPr>
        <w:t>BPNN</w:t>
      </w:r>
      <w:proofErr w:type="spellEnd"/>
      <w:r w:rsidR="00205DC2">
        <w:rPr>
          <w:rFonts w:ascii="Times New Roman" w:hAnsi="Times New Roman" w:cs="Times New Roman"/>
          <w:sz w:val="24"/>
          <w:szCs w:val="24"/>
        </w:rPr>
        <w:t xml:space="preserve">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 xml:space="preserve">structure for prediction. </w:t>
      </w:r>
      <w:proofErr w:type="spellStart"/>
      <w:r w:rsidR="00205DC2">
        <w:rPr>
          <w:rFonts w:ascii="Times New Roman" w:hAnsi="Times New Roman" w:cs="Times New Roman"/>
          <w:sz w:val="24"/>
          <w:szCs w:val="24"/>
        </w:rPr>
        <w:t>RBFNN</w:t>
      </w:r>
      <w:proofErr w:type="spellEnd"/>
      <w:r w:rsidR="00205DC2">
        <w:rPr>
          <w:rFonts w:ascii="Times New Roman" w:hAnsi="Times New Roman" w:cs="Times New Roman"/>
          <w:sz w:val="24"/>
          <w:szCs w:val="24"/>
        </w:rPr>
        <w:t xml:space="preserve">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w:t>
      </w:r>
      <w:proofErr w:type="spellStart"/>
      <w:r w:rsidR="00205DC2">
        <w:rPr>
          <w:rFonts w:ascii="Times New Roman" w:hAnsi="Times New Roman" w:cs="Times New Roman"/>
          <w:sz w:val="24"/>
          <w:szCs w:val="24"/>
        </w:rPr>
        <w:t>RBFNN</w:t>
      </w:r>
      <w:proofErr w:type="spellEnd"/>
      <w:r w:rsidR="00205DC2">
        <w:rPr>
          <w:rFonts w:ascii="Times New Roman" w:hAnsi="Times New Roman" w:cs="Times New Roman"/>
          <w:sz w:val="24"/>
          <w:szCs w:val="24"/>
        </w:rPr>
        <w:t xml:space="preserve">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w:t>
      </w:r>
      <w:proofErr w:type="spellStart"/>
      <w:r w:rsidR="00D03F1A">
        <w:rPr>
          <w:rFonts w:ascii="Times New Roman" w:hAnsi="Times New Roman" w:cs="Times New Roman"/>
          <w:sz w:val="24"/>
          <w:szCs w:val="24"/>
        </w:rPr>
        <w:t>BPNN</w:t>
      </w:r>
      <w:proofErr w:type="spellEnd"/>
      <w:r w:rsidR="00D03F1A">
        <w:rPr>
          <w:rFonts w:ascii="Times New Roman" w:hAnsi="Times New Roman" w:cs="Times New Roman"/>
          <w:sz w:val="24"/>
          <w:szCs w:val="24"/>
        </w:rPr>
        <w:t xml:space="preserve"> is 10.88%</w:t>
      </w:r>
      <w:r w:rsidR="001814CD">
        <w:rPr>
          <w:rFonts w:ascii="Times New Roman" w:hAnsi="Times New Roman" w:cs="Times New Roman"/>
          <w:sz w:val="24"/>
          <w:szCs w:val="24"/>
        </w:rPr>
        <w:t xml:space="preserve">. In this work, although </w:t>
      </w:r>
      <w:proofErr w:type="spellStart"/>
      <w:r w:rsidR="001814CD">
        <w:rPr>
          <w:rFonts w:ascii="Times New Roman" w:hAnsi="Times New Roman" w:cs="Times New Roman"/>
          <w:sz w:val="24"/>
          <w:szCs w:val="24"/>
        </w:rPr>
        <w:t>RBFNN</w:t>
      </w:r>
      <w:proofErr w:type="spellEnd"/>
      <w:r w:rsidR="001814CD">
        <w:rPr>
          <w:rFonts w:ascii="Times New Roman" w:hAnsi="Times New Roman" w:cs="Times New Roman"/>
          <w:sz w:val="24"/>
          <w:szCs w:val="24"/>
        </w:rPr>
        <w:t xml:space="preserve"> </w:t>
      </w:r>
      <w:r w:rsidR="00205DC2">
        <w:rPr>
          <w:rFonts w:ascii="Times New Roman" w:hAnsi="Times New Roman" w:cs="Times New Roman"/>
          <w:sz w:val="24"/>
          <w:szCs w:val="24"/>
        </w:rPr>
        <w:t xml:space="preserve">gave better precision than </w:t>
      </w:r>
      <w:proofErr w:type="spellStart"/>
      <w:r w:rsidR="00205DC2">
        <w:rPr>
          <w:rFonts w:ascii="Times New Roman" w:hAnsi="Times New Roman" w:cs="Times New Roman"/>
          <w:sz w:val="24"/>
          <w:szCs w:val="24"/>
        </w:rPr>
        <w:t>BPNN</w:t>
      </w:r>
      <w:proofErr w:type="spellEnd"/>
      <w:r w:rsidR="00205DC2">
        <w:rPr>
          <w:rFonts w:ascii="Times New Roman" w:hAnsi="Times New Roman" w:cs="Times New Roman"/>
          <w:sz w:val="24"/>
          <w:szCs w:val="24"/>
        </w:rPr>
        <w:t xml:space="preserve">, </w:t>
      </w:r>
      <w:r w:rsidR="001814CD">
        <w:rPr>
          <w:rFonts w:ascii="Times New Roman" w:hAnsi="Times New Roman" w:cs="Times New Roman"/>
          <w:sz w:val="24"/>
          <w:szCs w:val="24"/>
        </w:rPr>
        <w:t xml:space="preserve">the precision level of </w:t>
      </w:r>
      <w:proofErr w:type="spellStart"/>
      <w:r w:rsidR="001814CD">
        <w:rPr>
          <w:rFonts w:ascii="Times New Roman" w:hAnsi="Times New Roman" w:cs="Times New Roman"/>
          <w:sz w:val="24"/>
          <w:szCs w:val="24"/>
        </w:rPr>
        <w:t>BPNN</w:t>
      </w:r>
      <w:proofErr w:type="spellEnd"/>
      <w:r w:rsidR="001814CD">
        <w:rPr>
          <w:rFonts w:ascii="Times New Roman" w:hAnsi="Times New Roman" w:cs="Times New Roman"/>
          <w:sz w:val="24"/>
          <w:szCs w:val="24"/>
        </w:rPr>
        <w:t xml:space="preserve">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133CB8">
        <w:rPr>
          <w:rFonts w:ascii="Times New Roman" w:hAnsi="Times New Roman" w:cs="Times New Roman"/>
          <w:sz w:val="24"/>
          <w:szCs w:val="24"/>
        </w:rPr>
        <w:t>Since</w:t>
      </w:r>
      <w:r w:rsidR="003B791D">
        <w:rPr>
          <w:rFonts w:ascii="Times New Roman" w:hAnsi="Times New Roman" w:cs="Times New Roman"/>
          <w:sz w:val="24"/>
          <w:szCs w:val="24"/>
        </w:rPr>
        <w:t xml:space="preserv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proofErr w:type="spellStart"/>
      <w:r w:rsidR="00205DC2">
        <w:rPr>
          <w:rFonts w:ascii="Times New Roman" w:hAnsi="Times New Roman" w:cs="Times New Roman"/>
          <w:sz w:val="24"/>
          <w:szCs w:val="24"/>
        </w:rPr>
        <w:t>RBFNN</w:t>
      </w:r>
      <w:proofErr w:type="spellEnd"/>
      <w:r w:rsidR="00205DC2">
        <w:rPr>
          <w:rFonts w:ascii="Times New Roman" w:hAnsi="Times New Roman" w:cs="Times New Roman"/>
          <w:sz w:val="24"/>
          <w:szCs w:val="24"/>
        </w:rPr>
        <w:t xml:space="preserve">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0CB2CAD8" w14:textId="456F2CF8"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r w:rsidR="00555870">
        <w:rPr>
          <w:rFonts w:ascii="Times New Roman" w:hAnsi="Times New Roman" w:cs="Times New Roman"/>
          <w:sz w:val="24"/>
          <w:szCs w:val="24"/>
        </w:rPr>
        <w:t xml:space="preserve">ot only single ANN alone but also hybrid ANN (that combines two or more different </w:t>
      </w:r>
      <w:proofErr w:type="spellStart"/>
      <w:r w:rsidR="00555870">
        <w:rPr>
          <w:rFonts w:ascii="Times New Roman" w:hAnsi="Times New Roman" w:cs="Times New Roman"/>
          <w:sz w:val="24"/>
          <w:szCs w:val="24"/>
        </w:rPr>
        <w:t>ANNs</w:t>
      </w:r>
      <w:proofErr w:type="spellEnd"/>
      <w:r w:rsidR="00555870">
        <w:rPr>
          <w:rFonts w:ascii="Times New Roman" w:hAnsi="Times New Roman" w:cs="Times New Roman"/>
          <w:sz w:val="24"/>
          <w:szCs w:val="24"/>
        </w:rPr>
        <w:t xml:space="preserve">) can give </w:t>
      </w:r>
      <w:r w:rsidR="002C4462">
        <w:rPr>
          <w:rFonts w:ascii="Times New Roman" w:hAnsi="Times New Roman" w:cs="Times New Roman"/>
          <w:sz w:val="24"/>
          <w:szCs w:val="24"/>
        </w:rPr>
        <w:t>reasonable and acceptable</w:t>
      </w:r>
      <w:r w:rsidR="00555870">
        <w:rPr>
          <w:rFonts w:ascii="Times New Roman" w:hAnsi="Times New Roman" w:cs="Times New Roman"/>
          <w:sz w:val="24"/>
          <w:szCs w:val="24"/>
        </w:rPr>
        <w:t xml:space="preserve"> results for prediction. That fact was supported by </w:t>
      </w:r>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04F54">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w:t>
      </w:r>
      <w:proofErr w:type="spellStart"/>
      <w:r w:rsidR="00B228D8">
        <w:rPr>
          <w:rFonts w:ascii="Times New Roman" w:hAnsi="Times New Roman" w:cs="Times New Roman"/>
          <w:sz w:val="24"/>
          <w:szCs w:val="24"/>
        </w:rPr>
        <w:t>HNN</w:t>
      </w:r>
      <w:proofErr w:type="spellEnd"/>
      <w:r w:rsidR="00B228D8">
        <w:rPr>
          <w:rFonts w:ascii="Times New Roman" w:hAnsi="Times New Roman" w:cs="Times New Roman"/>
          <w:sz w:val="24"/>
          <w:szCs w:val="24"/>
        </w:rPr>
        <w:t xml:space="preserve">)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proofErr w:type="spellStart"/>
      <w:r w:rsidR="004B6B95">
        <w:rPr>
          <w:rFonts w:ascii="Times New Roman" w:hAnsi="Times New Roman" w:cs="Times New Roman"/>
          <w:sz w:val="24"/>
          <w:szCs w:val="24"/>
        </w:rPr>
        <w:t>RBF</w:t>
      </w:r>
      <w:proofErr w:type="spellEnd"/>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proofErr w:type="spellStart"/>
      <w:r w:rsidR="00111F25" w:rsidRPr="00111F25">
        <w:rPr>
          <w:rFonts w:ascii="Times New Roman" w:hAnsi="Times New Roman" w:cs="Times New Roman"/>
          <w:sz w:val="24"/>
          <w:szCs w:val="24"/>
        </w:rPr>
        <w:t>tribological</w:t>
      </w:r>
      <w:proofErr w:type="spellEnd"/>
      <w:r w:rsidR="00111F25" w:rsidRPr="00111F25">
        <w:rPr>
          <w:rFonts w:ascii="Times New Roman" w:hAnsi="Times New Roman" w:cs="Times New Roman"/>
          <w:sz w:val="24"/>
          <w:szCs w:val="24"/>
        </w:rPr>
        <w:t xml:space="preserve">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 xml:space="preserve">solid </w:t>
      </w:r>
      <w:r w:rsidR="00111F25" w:rsidRPr="00111F25">
        <w:rPr>
          <w:rFonts w:ascii="Times New Roman" w:hAnsi="Times New Roman" w:cs="Times New Roman"/>
          <w:sz w:val="24"/>
          <w:szCs w:val="24"/>
        </w:rPr>
        <w:lastRenderedPageBreak/>
        <w:t>lubricants reinforced</w:t>
      </w:r>
      <w:r w:rsidR="00111F25">
        <w:rPr>
          <w:rFonts w:ascii="Times New Roman" w:hAnsi="Times New Roman" w:cs="Times New Roman"/>
          <w:sz w:val="24"/>
          <w:szCs w:val="24"/>
        </w:rPr>
        <w:t xml:space="preserve"> </w:t>
      </w:r>
      <w:proofErr w:type="spellStart"/>
      <w:r w:rsidR="00111F25" w:rsidRPr="00111F25">
        <w:rPr>
          <w:rFonts w:ascii="Times New Roman" w:hAnsi="Times New Roman" w:cs="Times New Roman"/>
          <w:sz w:val="24"/>
          <w:szCs w:val="24"/>
        </w:rPr>
        <w:t>nano-TiO2</w:t>
      </w:r>
      <w:proofErr w:type="spellEnd"/>
      <w:r w:rsidR="00111F25" w:rsidRPr="00111F25">
        <w:rPr>
          <w:rFonts w:ascii="Times New Roman" w:hAnsi="Times New Roman" w:cs="Times New Roman"/>
          <w:sz w:val="24"/>
          <w:szCs w:val="24"/>
        </w:rPr>
        <w:t>/</w:t>
      </w:r>
      <w:proofErr w:type="spellStart"/>
      <w:r w:rsidR="00111F25" w:rsidRPr="00111F25">
        <w:rPr>
          <w:rFonts w:ascii="Times New Roman" w:hAnsi="Times New Roman" w:cs="Times New Roman"/>
          <w:sz w:val="24"/>
          <w:szCs w:val="24"/>
        </w:rPr>
        <w:t>polyamide6</w:t>
      </w:r>
      <w:proofErr w:type="spellEnd"/>
      <w:r w:rsidR="00111F25" w:rsidRPr="00111F25">
        <w:rPr>
          <w:rFonts w:ascii="Times New Roman" w:hAnsi="Times New Roman" w:cs="Times New Roman"/>
          <w:sz w:val="24"/>
          <w:szCs w:val="24"/>
        </w:rPr>
        <w:t xml:space="preserve">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xml:space="preserve">, that computes the optimal number of hidden neurons and mixed coefficients of BP and </w:t>
      </w:r>
      <w:proofErr w:type="spellStart"/>
      <w:r w:rsidR="002C4462">
        <w:rPr>
          <w:rFonts w:ascii="Times New Roman" w:hAnsi="Times New Roman" w:cs="Times New Roman"/>
          <w:sz w:val="24"/>
          <w:szCs w:val="24"/>
        </w:rPr>
        <w:t>RBF</w:t>
      </w:r>
      <w:proofErr w:type="spellEnd"/>
      <w:r w:rsidR="002C4462">
        <w:rPr>
          <w:rFonts w:ascii="Times New Roman" w:hAnsi="Times New Roman" w:cs="Times New Roman"/>
          <w:sz w:val="24"/>
          <w:szCs w:val="24"/>
        </w:rPr>
        <w:t>,</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w:t>
      </w:r>
      <w:proofErr w:type="spellStart"/>
      <w:r w:rsidR="00B228D8">
        <w:rPr>
          <w:rFonts w:ascii="Times New Roman" w:hAnsi="Times New Roman" w:cs="Times New Roman"/>
          <w:sz w:val="24"/>
          <w:szCs w:val="24"/>
        </w:rPr>
        <w:t>HNN</w:t>
      </w:r>
      <w:proofErr w:type="spellEnd"/>
      <w:r w:rsidR="00B228D8">
        <w:rPr>
          <w:rFonts w:ascii="Times New Roman" w:hAnsi="Times New Roman" w:cs="Times New Roman"/>
          <w:sz w:val="24"/>
          <w:szCs w:val="24"/>
        </w:rPr>
        <w:t xml:space="preserve">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w:t>
      </w:r>
      <w:proofErr w:type="spellStart"/>
      <w:r w:rsidR="00A72E3C">
        <w:rPr>
          <w:rFonts w:ascii="Times New Roman" w:hAnsi="Times New Roman" w:cs="Times New Roman"/>
          <w:sz w:val="24"/>
          <w:szCs w:val="24"/>
        </w:rPr>
        <w:t>HNN</w:t>
      </w:r>
      <w:proofErr w:type="spellEnd"/>
      <w:r w:rsidR="00A72E3C">
        <w:rPr>
          <w:rFonts w:ascii="Times New Roman" w:hAnsi="Times New Roman" w:cs="Times New Roman"/>
          <w:sz w:val="24"/>
          <w:szCs w:val="24"/>
        </w:rPr>
        <w:t xml:space="preserve"> could estimate the </w:t>
      </w:r>
      <w:proofErr w:type="spellStart"/>
      <w:r w:rsidR="00A72E3C">
        <w:rPr>
          <w:rFonts w:ascii="Times New Roman" w:hAnsi="Times New Roman" w:cs="Times New Roman"/>
          <w:sz w:val="24"/>
          <w:szCs w:val="24"/>
        </w:rPr>
        <w:t>tribological</w:t>
      </w:r>
      <w:proofErr w:type="spellEnd"/>
      <w:r w:rsidR="00A72E3C">
        <w:rPr>
          <w:rFonts w:ascii="Times New Roman" w:hAnsi="Times New Roman" w:cs="Times New Roman"/>
          <w:sz w:val="24"/>
          <w:szCs w:val="24"/>
        </w:rPr>
        <w:t xml:space="preserve"> properties with high accuracy of </w:t>
      </w:r>
      <w:proofErr w:type="gramStart"/>
      <w:r w:rsidR="00A72E3C">
        <w:rPr>
          <w:rFonts w:ascii="Times New Roman" w:hAnsi="Times New Roman" w:cs="Times New Roman"/>
          <w:sz w:val="24"/>
          <w:szCs w:val="24"/>
        </w:rPr>
        <w:t>under</w:t>
      </w:r>
      <w:proofErr w:type="gramEnd"/>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w:t>
      </w:r>
      <w:proofErr w:type="spellStart"/>
      <w:r w:rsidR="00A72E3C">
        <w:rPr>
          <w:rFonts w:ascii="Times New Roman" w:hAnsi="Times New Roman" w:cs="Times New Roman"/>
          <w:sz w:val="24"/>
          <w:szCs w:val="24"/>
        </w:rPr>
        <w:t>tribological</w:t>
      </w:r>
      <w:proofErr w:type="spellEnd"/>
      <w:r w:rsidR="00A72E3C">
        <w:rPr>
          <w:rFonts w:ascii="Times New Roman" w:hAnsi="Times New Roman" w:cs="Times New Roman"/>
          <w:sz w:val="24"/>
          <w:szCs w:val="24"/>
        </w:rPr>
        <w:t xml:space="preserve">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activation function and number of hidden 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358A4">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w:t>
      </w:r>
      <w:r w:rsidR="00784640">
        <w:rPr>
          <w:rFonts w:ascii="Times New Roman" w:hAnsi="Times New Roman" w:cs="Times New Roman"/>
          <w:noProof/>
          <w:sz w:val="24"/>
          <w:szCs w:val="24"/>
        </w:rPr>
        <w:lastRenderedPageBreak/>
        <w:t>unnecessary computational overhead and increased size of training data can be reduced to attain high classification performance.</w:t>
      </w:r>
    </w:p>
    <w:p w14:paraId="70E00B83" w14:textId="7E606C6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&lt;EndNote&gt;&lt;Cite&gt;&lt;Author&gt;Altinkok&lt;/Author&gt;&lt;Year&gt;2006&lt;/Year&gt;&lt;RecNum&gt;41&lt;/RecNum&gt;&lt;DisplayText&gt;[67]&lt;/DisplayText&gt;&lt;record&gt;&lt;rec-number&gt;41&lt;/rec-number&gt;&lt;foreign-keys&gt;&lt;key app="EN" db-id="909v2wsdarxet0er2papedrtdfde0xxra5af" timestamp="1560339653"&gt;41&lt;/key&gt;&lt;/foreign-keys&gt;&lt;ref-type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41" w:history="1">
        <w:r w:rsidR="00604F54">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&lt;EndNote&gt;&lt;Cite&gt;&lt;Author&gt;Koker&lt;/Author&gt;&lt;Year&gt;2007&lt;/Year&gt;&lt;RecNum&gt;44&lt;/RecNum&gt;&lt;DisplayText&gt;[84]&lt;/DisplayText&gt;&lt;record&gt;&lt;rec-number&gt;44&lt;/rec-number&gt;&lt;foreign-keys&gt;&lt;key app="EN" db-id="909v2wsdarxet0er2papedrtdfde0xxra5af" timestamp="1560339656"&gt;44&lt;/key&gt;&lt;/foreign-keys&gt;&lt;ref-type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44" w:history="1">
        <w:r w:rsidR="00604F54">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04F54">
        <w:rPr>
          <w:rFonts w:ascii="Times New Roman" w:hAnsi="Times New Roman" w:cs="Times New Roman"/>
          <w:noProof/>
          <w:sz w:val="24"/>
          <w:szCs w:val="24"/>
        </w:rPr>
        <w:instrText xml:space="preserve"> ADDIN EN.CITE &lt;EndNote&gt;&lt;Cite&gt;&lt;Author&gt;Forouzan&lt;/Author&gt;&lt;Year&gt;2007&lt;/Year&gt;&lt;RecNum&gt;63&lt;/RecNum&gt;&lt;DisplayText&gt;[43]&lt;/DisplayText&gt;&lt;record&gt;&lt;rec-number&gt;63&lt;/rec-number&gt;&lt;foreign-keys&gt;&lt;key app="EN" db-id="909v2wsdarxet0er2papedrtdfde0xxra5af" timestamp="1560339670"&gt;63&lt;/key&gt;&lt;/foreign-keys&gt;&lt;ref-type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63" w:history="1">
        <w:r w:rsidR="00604F54">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472E2F4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604F54">
        <w:rPr>
          <w:rFonts w:ascii="Times New Roman" w:hAnsi="Times New Roman" w:cs="Times New Roman"/>
          <w:sz w:val="24"/>
          <w:szCs w:val="24"/>
        </w:rPr>
        <w:instrText xml:space="preserve"> ADDIN EN.CITE &lt;EndNote&gt;&lt;Cite&gt;&lt;Year&gt;June 2007&lt;/Year&gt;&lt;RecNum&gt;82&lt;/RecNum&gt;&lt;DisplayText&gt;[85]&lt;/DisplayText&gt;&lt;record&gt;&lt;rec-number&gt;82&lt;/rec-number&gt;&lt;foreign-keys&gt;&lt;key app="EN" db-id="909v2wsdarxet0er2papedrtdfde0xxra5af" timestamp="1560339683"&gt;82&lt;/key&gt;&lt;/foreign-keys&gt;&lt;ref-type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82" w:history="1">
        <w:r w:rsidR="00604F54">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prediction results will be</w:t>
      </w:r>
      <w:r>
        <w:rPr>
          <w:rFonts w:ascii="Times New Roman" w:hAnsi="Times New Roman" w:cs="Times New Roman"/>
          <w:noProof/>
          <w:sz w:val="24"/>
          <w:szCs w:val="24"/>
        </w:rPr>
        <w:t xml:space="preserve"> more exact for future use. </w:t>
      </w:r>
      <w:r w:rsidR="00B86443">
        <w:rPr>
          <w:rFonts w:ascii="Times New Roman" w:hAnsi="Times New Roman" w:cs="Times New Roman"/>
          <w:noProof/>
          <w:sz w:val="24"/>
          <w:szCs w:val="24"/>
        </w:rPr>
        <w:t>Since ANN has the abilities of  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w:t>
      </w:r>
      <w:r w:rsidR="00B86443">
        <w:rPr>
          <w:rFonts w:ascii="Times New Roman" w:hAnsi="Times New Roman" w:cs="Times New Roman"/>
          <w:noProof/>
          <w:sz w:val="24"/>
          <w:szCs w:val="24"/>
        </w:rPr>
        <w:lastRenderedPageBreak/>
        <w:t>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missing</w:t>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the </w:t>
      </w:r>
      <w:r w:rsidR="00B57699">
        <w:rPr>
          <w:rFonts w:ascii="Times New Roman" w:hAnsi="Times New Roman" w:cs="Times New Roman"/>
          <w:noProof/>
          <w:sz w:val="24"/>
          <w:szCs w:val="24"/>
        </w:rPr>
        <w:t xml:space="preserve">whole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211328A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r w:rsidR="00126B1E" w:rsidRPr="00126B1E">
        <w:rPr>
          <w:rFonts w:ascii="Times New Roman" w:hAnsi="Times New Roman" w:cs="Times New Roman"/>
          <w:sz w:val="24"/>
          <w:szCs w:val="24"/>
        </w:rPr>
        <w:t>Long/Short Term Memory Neural Network</w:t>
      </w:r>
      <w:r>
        <w:rPr>
          <w:rFonts w:ascii="Times New Roman" w:hAnsi="Times New Roman" w:cs="Times New Roman"/>
          <w:sz w:val="24"/>
          <w:szCs w:val="24"/>
        </w:rPr>
        <w:t>, etc.), that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126B1E">
        <w:rPr>
          <w:rFonts w:ascii="Times New Roman" w:hAnsi="Times New Roman" w:cs="Times New Roman"/>
          <w:sz w:val="24"/>
          <w:szCs w:val="24"/>
        </w:rPr>
        <w:t>. 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w:t>
      </w:r>
      <w:r w:rsidR="00D327FF">
        <w:rPr>
          <w:rFonts w:ascii="Times New Roman" w:hAnsi="Times New Roman" w:cs="Times New Roman"/>
          <w:sz w:val="24"/>
          <w:szCs w:val="24"/>
        </w:rPr>
        <w:t>me</w:t>
      </w:r>
      <w:r w:rsidR="00365216">
        <w:rPr>
          <w:rFonts w:ascii="Times New Roman" w:hAnsi="Times New Roman" w:cs="Times New Roman"/>
          <w:sz w:val="24"/>
          <w:szCs w:val="24"/>
        </w:rPr>
        <w:t xml:space="preserv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 xml:space="preserve">in </w:t>
      </w:r>
      <w:r w:rsidR="006A043C" w:rsidRPr="006A043C">
        <w:rPr>
          <w:rFonts w:ascii="Times New Roman" w:hAnsi="Times New Roman" w:cs="Times New Roman"/>
          <w:sz w:val="24"/>
          <w:szCs w:val="24"/>
        </w:rPr>
        <w:t>long term horizon</w:t>
      </w:r>
      <w:r w:rsidR="00CA15D2" w:rsidRPr="006A0BA6">
        <w:rPr>
          <w:rFonts w:ascii="Times New Roman" w:hAnsi="Times New Roman" w:cs="Times New Roman"/>
          <w:sz w:val="24"/>
          <w:szCs w:val="24"/>
        </w:rPr>
        <w:t>.</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02AAEC96" w14:textId="68AF82EC" w:rsidR="005A0E23" w:rsidRDefault="005A0E23" w:rsidP="00E0463D">
      <w:pPr>
        <w:widowControl w:val="0"/>
        <w:tabs>
          <w:tab w:val="left" w:pos="8355"/>
        </w:tabs>
        <w:spacing w:line="360" w:lineRule="auto"/>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w:t>
      </w:r>
      <w:r w:rsidRPr="00671BAD">
        <w:rPr>
          <w:rFonts w:ascii="Times New Roman" w:hAnsi="Times New Roman"/>
          <w:sz w:val="24"/>
          <w:szCs w:val="24"/>
        </w:rPr>
        <w:t>thank the financial support from the Ministry of Science and Technology, China for the national key research and development plan (</w:t>
      </w:r>
      <w:proofErr w:type="spellStart"/>
      <w:r w:rsidRPr="00671BAD">
        <w:rPr>
          <w:rFonts w:ascii="Times New Roman" w:hAnsi="Times New Roman"/>
          <w:sz w:val="24"/>
          <w:szCs w:val="24"/>
        </w:rPr>
        <w:t>2017YFB0701904</w:t>
      </w:r>
      <w:proofErr w:type="spellEnd"/>
      <w:r w:rsidRPr="00671BAD">
        <w:rPr>
          <w:rFonts w:ascii="Times New Roman" w:hAnsi="Times New Roman"/>
          <w:sz w:val="24"/>
          <w:szCs w:val="24"/>
        </w:rPr>
        <w:t xml:space="preserve">). And the authors are also grateful for support from the 111 Project (Grant No. </w:t>
      </w:r>
      <w:proofErr w:type="spellStart"/>
      <w:proofErr w:type="gramStart"/>
      <w:r w:rsidRPr="00671BAD">
        <w:rPr>
          <w:rFonts w:ascii="Times New Roman" w:hAnsi="Times New Roman"/>
          <w:sz w:val="24"/>
          <w:szCs w:val="24"/>
        </w:rPr>
        <w:t>B12012</w:t>
      </w:r>
      <w:proofErr w:type="spellEnd"/>
      <w:r w:rsidRPr="00671BAD">
        <w:rPr>
          <w:rFonts w:ascii="Times New Roman" w:hAnsi="Times New Roman"/>
          <w:sz w:val="24"/>
          <w:szCs w:val="24"/>
        </w:rPr>
        <w:t>) in China for promoting international exchange.</w:t>
      </w:r>
      <w:proofErr w:type="gramEnd"/>
    </w:p>
    <w:p w14:paraId="6984C98D" w14:textId="03F96A38" w:rsidR="00F217B7" w:rsidRDefault="00F217B7" w:rsidP="00FD3A19">
      <w:pPr>
        <w:pStyle w:val="1"/>
        <w:numPr>
          <w:ilvl w:val="0"/>
          <w:numId w:val="0"/>
        </w:numPr>
        <w:spacing w:after="240"/>
        <w:ind w:left="432" w:hanging="432"/>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FD3A19" w:rsidRDefault="00B54D70" w:rsidP="00B54D70">
      <w:pPr>
        <w:rPr>
          <w:rFonts w:ascii="Times New Roman" w:hAnsi="Times New Roman" w:cs="Times New Roman"/>
          <w:sz w:val="24"/>
          <w:szCs w:val="28"/>
        </w:rPr>
      </w:pPr>
      <w:proofErr w:type="spellStart"/>
      <w:proofErr w:type="gramStart"/>
      <w:r w:rsidRPr="00FD3A19">
        <w:rPr>
          <w:rFonts w:ascii="Times New Roman" w:hAnsi="Times New Roman" w:cs="Times New Roman"/>
          <w:i/>
          <w:iCs/>
          <w:sz w:val="24"/>
          <w:szCs w:val="28"/>
        </w:rPr>
        <w:lastRenderedPageBreak/>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proofErr w:type="spellStart"/>
      <w:proofErr w:type="gramStart"/>
      <w:r w:rsidRPr="00FD3A19">
        <w:rPr>
          <w:rFonts w:ascii="Times New Roman" w:hAnsi="Times New Roman" w:cs="Times New Roman"/>
          <w:sz w:val="24"/>
          <w:szCs w:val="28"/>
        </w:rPr>
        <w:t>B</w:t>
      </w:r>
      <w:r w:rsidRPr="00FD3A19">
        <w:rPr>
          <w:rFonts w:ascii="Times New Roman" w:hAnsi="Times New Roman" w:cs="Times New Roman"/>
          <w:sz w:val="24"/>
          <w:szCs w:val="28"/>
          <w:vertAlign w:val="subscript"/>
        </w:rPr>
        <w:t>3</w:t>
      </w:r>
      <w:proofErr w:type="spellEnd"/>
      <w:r w:rsidRPr="003F28D0">
        <w:rPr>
          <w:rFonts w:ascii="Times New Roman" w:hAnsi="Times New Roman" w:cs="Times New Roman"/>
          <w:sz w:val="20"/>
          <w:szCs w:val="20"/>
        </w:rPr>
        <w:t>(</w:t>
      </w:r>
      <w:proofErr w:type="gramEnd"/>
      <w:r w:rsidRPr="00FD3A19">
        <w:rPr>
          <w:rFonts w:ascii="Times New Roman" w:hAnsi="Times New Roman" w:cs="Times New Roman"/>
          <w:sz w:val="24"/>
          <w:szCs w:val="28"/>
        </w:rPr>
        <w:t>OH</w:t>
      </w:r>
      <w:r w:rsidRPr="003F28D0">
        <w:rPr>
          <w:rFonts w:ascii="Times New Roman" w:hAnsi="Times New Roman" w:cs="Times New Roman"/>
          <w:sz w:val="20"/>
          <w:szCs w:val="20"/>
        </w:rPr>
        <w:t>)</w:t>
      </w:r>
      <w:r w:rsidRPr="00FD3A19">
        <w:rPr>
          <w:rFonts w:ascii="Times New Roman" w:hAnsi="Times New Roman" w:cs="Times New Roman"/>
          <w:sz w:val="24"/>
          <w:szCs w:val="28"/>
          <w:vertAlign w:val="subscript"/>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proofErr w:type="spellStart"/>
      <w:r w:rsidRPr="00FD3A19">
        <w:rPr>
          <w:rFonts w:ascii="Times New Roman" w:hAnsi="Times New Roman" w:cs="Times New Roman"/>
          <w:sz w:val="24"/>
          <w:szCs w:val="28"/>
        </w:rPr>
        <w:t>BSW</w:t>
      </w:r>
      <w:proofErr w:type="spellEnd"/>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FD3A19">
        <w:rPr>
          <w:rFonts w:ascii="Times New Roman" w:hAnsi="Times New Roman" w:cs="Times New Roman"/>
          <w:sz w:val="24"/>
          <w:szCs w:val="28"/>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63"/>
      <w:proofErr w:type="spellStart"/>
      <w:r w:rsidRPr="00FD3A19">
        <w:rPr>
          <w:rFonts w:ascii="Times New Roman" w:hAnsi="Times New Roman" w:cs="Times New Roman" w:hint="eastAsia"/>
          <w:sz w:val="24"/>
          <w:szCs w:val="28"/>
        </w:rPr>
        <w:t>C</w:t>
      </w:r>
      <w:r w:rsidRPr="00FD3A19">
        <w:rPr>
          <w:rFonts w:ascii="Times New Roman" w:hAnsi="Times New Roman" w:cs="Times New Roman" w:hint="eastAsia"/>
          <w:sz w:val="24"/>
          <w:szCs w:val="28"/>
          <w:vertAlign w:val="subscript"/>
        </w:rPr>
        <w:t>EIIW</w:t>
      </w:r>
      <w:proofErr w:type="spellEnd"/>
      <w:r w:rsidRPr="00FD3A19">
        <w:rPr>
          <w:rFonts w:ascii="Times New Roman" w:hAnsi="Times New Roman" w:cs="Times New Roman" w:hint="eastAsia"/>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FD3A19">
        <w:rPr>
          <w:rFonts w:ascii="Times New Roman" w:hAnsi="Times New Roman" w:cs="Times New Roman"/>
          <w:sz w:val="24"/>
          <w:szCs w:val="28"/>
        </w:rPr>
        <w:t>carbon equivalent</w:t>
      </w:r>
      <w:commentRangeEnd w:id="63"/>
      <w:r w:rsidRPr="00133CB8">
        <w:rPr>
          <w:rFonts w:ascii="Times New Roman" w:hAnsi="Times New Roman" w:cs="Times New Roman"/>
          <w:sz w:val="24"/>
          <w:szCs w:val="28"/>
        </w:rPr>
        <w:commentReference w:id="63"/>
      </w:r>
    </w:p>
    <w:p w14:paraId="0B747A33" w14:textId="1AC105D2" w:rsidR="001F625F" w:rsidRDefault="001F625F" w:rsidP="00F217B7">
      <w:pPr>
        <w:rPr>
          <w:rFonts w:ascii="Times New Roman" w:hAnsi="Times New Roman" w:cs="Times New Roman"/>
          <w:sz w:val="20"/>
          <w:szCs w:val="20"/>
        </w:rPr>
      </w:pPr>
      <w:proofErr w:type="spellStart"/>
      <w:r>
        <w:rPr>
          <w:rStyle w:val="fontstyle01"/>
        </w:rPr>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133CB8">
        <w:rPr>
          <w:rFonts w:ascii="Times New Roman" w:hAnsi="Times New Roman" w:cs="Times New Roman" w:hint="eastAsia"/>
          <w:sz w:val="24"/>
          <w:szCs w:val="28"/>
        </w:rPr>
        <w:t>carbon equivalent based on the Ito-</w:t>
      </w:r>
      <w:proofErr w:type="spellStart"/>
      <w:r w:rsidRPr="00133CB8">
        <w:rPr>
          <w:rFonts w:ascii="Times New Roman" w:hAnsi="Times New Roman" w:cs="Times New Roman" w:hint="eastAsia"/>
          <w:sz w:val="24"/>
          <w:szCs w:val="28"/>
        </w:rPr>
        <w:t>Bessyo</w:t>
      </w:r>
      <w:proofErr w:type="spellEnd"/>
      <w:r w:rsidRPr="00133CB8">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proofErr w:type="spellStart"/>
      <w:r w:rsidRPr="00923573">
        <w:rPr>
          <w:rFonts w:ascii="Times New Roman" w:hAnsi="Times New Roman" w:cs="Times New Roman"/>
          <w:sz w:val="24"/>
          <w:szCs w:val="28"/>
        </w:rPr>
        <w:t>CGR</w:t>
      </w:r>
      <w:proofErr w:type="spellEnd"/>
      <w:r w:rsidRPr="0092357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Cl</w:t>
      </w:r>
      <w:proofErr w:type="spellEnd"/>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rsidP="00133CB8">
      <w:pPr>
        <w:jc w:val="both"/>
        <w:rPr>
          <w:rFonts w:ascii="Times New Roman" w:hAnsi="Times New Roman" w:cs="Times New Roman"/>
          <w:sz w:val="24"/>
          <w:szCs w:val="28"/>
        </w:rPr>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133CB8">
        <w:rPr>
          <w:rFonts w:ascii="Times New Roman" w:hAnsi="Times New Roman" w:cs="Times New Roman" w:hint="eastAsia"/>
          <w:sz w:val="24"/>
          <w:szCs w:val="28"/>
        </w:rPr>
        <w:t>CrMoNiCu</w:t>
      </w:r>
      <w:proofErr w:type="spellEnd"/>
      <w:r>
        <w:rPr>
          <w:rStyle w:val="fontstyle01"/>
        </w:rPr>
        <w:tab/>
      </w:r>
      <w:r w:rsidRPr="00133CB8">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proofErr w:type="gramStart"/>
      <w:r w:rsidRPr="00846E86">
        <w:rPr>
          <w:rFonts w:ascii="Times New Roman" w:hAnsi="Times New Roman" w:cs="Times New Roman"/>
          <w:i/>
          <w:iCs/>
          <w:sz w:val="24"/>
          <w:szCs w:val="28"/>
        </w:rPr>
        <w:t>d</w:t>
      </w:r>
      <w:proofErr w:type="gramEnd"/>
      <w:r w:rsidRPr="00846E86">
        <w:rPr>
          <w:i/>
          <w:iCs/>
        </w:rPr>
        <w:t xml:space="preserve"> </w:t>
      </w:r>
      <w:r w:rsidR="007F2027">
        <w:t>(</w:t>
      </w:r>
      <w:r w:rsidR="007F2027" w:rsidRPr="00133CB8">
        <w:rPr>
          <w:rFonts w:ascii="Times New Roman" w:hAnsi="Times New Roman" w:cs="Times New Roman"/>
          <w:sz w:val="24"/>
          <w:szCs w:val="28"/>
        </w:rPr>
        <w:t>or</w:t>
      </w:r>
      <w:r w:rsidR="007F2027">
        <w:rPr>
          <w:rFonts w:ascii="Times New Roman" w:hAnsi="Times New Roman" w:cs="Times New Roman"/>
          <w:sz w:val="24"/>
          <w:szCs w:val="28"/>
        </w:rPr>
        <w:t>)</w:t>
      </w:r>
      <w:r w:rsidR="007F2027" w:rsidRPr="00133CB8">
        <w:rPr>
          <w:rFonts w:ascii="Times New Roman" w:hAnsi="Times New Roman" w:cs="Times New Roman"/>
          <w:sz w:val="24"/>
          <w:szCs w:val="28"/>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proofErr w:type="spellStart"/>
      <w:r w:rsidRPr="00E20F9A">
        <w:rPr>
          <w:rFonts w:ascii="Times New Roman" w:hAnsi="Times New Roman" w:cs="Times New Roman"/>
          <w:sz w:val="24"/>
          <w:szCs w:val="28"/>
        </w:rPr>
        <w:lastRenderedPageBreak/>
        <w:t>ECP</w:t>
      </w:r>
      <w:proofErr w:type="spellEnd"/>
      <w:r w:rsidRPr="00E20F9A">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proofErr w:type="gramStart"/>
      <w:r w:rsidRPr="00846E86">
        <w:rPr>
          <w:rFonts w:ascii="Times New Roman" w:hAnsi="Times New Roman" w:cs="Times New Roman"/>
          <w:i/>
          <w:iCs/>
          <w:sz w:val="24"/>
          <w:szCs w:val="28"/>
        </w:rPr>
        <w:t>f</w:t>
      </w:r>
      <w:proofErr w:type="gramEnd"/>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133CB8">
        <w:rPr>
          <w:rFonts w:ascii="Times New Roman" w:hAnsi="Times New Roman" w:cs="Times New Roman" w:hint="eastAsia"/>
          <w:sz w:val="24"/>
          <w:szCs w:val="28"/>
        </w:rPr>
        <w:t>feed rate</w:t>
      </w:r>
    </w:p>
    <w:p w14:paraId="6225FD46" w14:textId="44CACED7" w:rsidR="00064DE9" w:rsidRDefault="00064DE9" w:rsidP="00F217B7">
      <w:pPr>
        <w:rPr>
          <w:rFonts w:ascii="Times New Roman" w:hAnsi="Times New Roman" w:cs="Times New Roman"/>
          <w:sz w:val="24"/>
          <w:szCs w:val="28"/>
        </w:rPr>
      </w:pPr>
      <w:proofErr w:type="spellStart"/>
      <w:r w:rsidRPr="00064DE9">
        <w:rPr>
          <w:rFonts w:ascii="Times New Roman" w:hAnsi="Times New Roman" w:cs="Times New Roman"/>
          <w:sz w:val="24"/>
          <w:szCs w:val="28"/>
        </w:rPr>
        <w:t>FCGR</w:t>
      </w:r>
      <w:proofErr w:type="spellEnd"/>
      <w:r w:rsidRPr="00064DE9">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proofErr w:type="spellStart"/>
      <w:r w:rsidRPr="00615ADC">
        <w:rPr>
          <w:rFonts w:ascii="Times New Roman" w:hAnsi="Times New Roman" w:cs="Times New Roman"/>
          <w:sz w:val="24"/>
          <w:szCs w:val="28"/>
        </w:rPr>
        <w:t>H</w:t>
      </w:r>
      <w:r w:rsidRPr="00133CB8">
        <w:rPr>
          <w:rFonts w:ascii="Times New Roman" w:hAnsi="Times New Roman" w:cs="Times New Roman"/>
          <w:sz w:val="24"/>
          <w:szCs w:val="28"/>
          <w:vertAlign w:val="subscript"/>
        </w:rPr>
        <w:t>2</w:t>
      </w:r>
      <w:r w:rsidRPr="00615ADC">
        <w:rPr>
          <w:rFonts w:ascii="Times New Roman" w:hAnsi="Times New Roman" w:cs="Times New Roman"/>
          <w:sz w:val="24"/>
          <w:szCs w:val="28"/>
        </w:rPr>
        <w:t>SO</w:t>
      </w:r>
      <w:r w:rsidRPr="00133CB8">
        <w:rPr>
          <w:rFonts w:ascii="Times New Roman" w:hAnsi="Times New Roman" w:cs="Times New Roman"/>
          <w:sz w:val="24"/>
          <w:szCs w:val="28"/>
          <w:vertAlign w:val="subscript"/>
        </w:rPr>
        <w:t>4</w:t>
      </w:r>
      <w:proofErr w:type="spellEnd"/>
      <w:r w:rsidR="004B3C63" w:rsidRPr="00133CB8">
        <w:rPr>
          <w:rFonts w:ascii="Times New Roman" w:hAnsi="Times New Roman" w:cs="Times New Roman"/>
          <w:sz w:val="24"/>
          <w:szCs w:val="28"/>
          <w:vertAlign w:val="subscript"/>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proofErr w:type="spellStart"/>
      <w:r w:rsidRPr="00615ADC">
        <w:rPr>
          <w:rFonts w:ascii="Times New Roman" w:hAnsi="Times New Roman" w:cs="Times New Roman"/>
          <w:sz w:val="24"/>
          <w:szCs w:val="28"/>
        </w:rPr>
        <w:t>HCl</w:t>
      </w:r>
      <w:proofErr w:type="spellEnd"/>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proofErr w:type="gram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proofErr w:type="gram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133CB8">
        <w:rPr>
          <w:rFonts w:ascii="Times New Roman" w:hAnsi="Times New Roman" w:cs="Times New Roman"/>
          <w:sz w:val="24"/>
          <w:szCs w:val="28"/>
          <w:vertAlign w:val="subscript"/>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133CB8">
        <w:rPr>
          <w:rFonts w:ascii="Times New Roman" w:hAnsi="Times New Roman" w:cs="Times New Roman"/>
          <w:sz w:val="24"/>
          <w:szCs w:val="28"/>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133CB8">
        <w:rPr>
          <w:rFonts w:ascii="Times New Roman" w:hAnsi="Times New Roman" w:cs="Times New Roman"/>
          <w:sz w:val="24"/>
          <w:szCs w:val="28"/>
        </w:rPr>
        <w:t>MK</w:t>
      </w:r>
      <w:r>
        <w:tab/>
      </w:r>
      <w:r>
        <w:tab/>
      </w:r>
      <w:r>
        <w:tab/>
      </w:r>
      <w:r>
        <w:tab/>
      </w:r>
      <w:proofErr w:type="spellStart"/>
      <w:r w:rsidRPr="00133CB8">
        <w:rPr>
          <w:rFonts w:ascii="Times New Roman" w:hAnsi="Times New Roman" w:cs="Times New Roman"/>
          <w:sz w:val="24"/>
          <w:szCs w:val="28"/>
        </w:rPr>
        <w:t>metakaolin</w:t>
      </w:r>
      <w:proofErr w:type="spellEnd"/>
      <w:r w:rsidRPr="00133CB8">
        <w:rPr>
          <w:rFonts w:ascii="Times New Roman" w:hAnsi="Times New Roman" w:cs="Times New Roman"/>
          <w:sz w:val="24"/>
          <w:szCs w:val="28"/>
        </w:rPr>
        <w:t xml:space="preserve"> addition</w:t>
      </w:r>
    </w:p>
    <w:p w14:paraId="22954D81" w14:textId="1C7E62DD" w:rsidR="00A6255F" w:rsidRDefault="00A6255F" w:rsidP="00F217B7">
      <w:pPr>
        <w:rPr>
          <w:rFonts w:ascii="Times New Roman" w:hAnsi="Times New Roman" w:cs="Times New Roman"/>
          <w:sz w:val="24"/>
          <w:szCs w:val="28"/>
        </w:rPr>
      </w:pPr>
      <w:proofErr w:type="spellStart"/>
      <w:r w:rsidRPr="00133CB8">
        <w:rPr>
          <w:rFonts w:ascii="Times New Roman" w:hAnsi="Times New Roman" w:cs="Times New Roman"/>
          <w:sz w:val="24"/>
          <w:szCs w:val="28"/>
        </w:rPr>
        <w:t>Mn</w:t>
      </w:r>
      <w:proofErr w:type="spellEnd"/>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133CB8">
        <w:rPr>
          <w:rFonts w:ascii="Times New Roman" w:hAnsi="Times New Roman" w:cs="Times New Roman"/>
          <w:sz w:val="24"/>
          <w:szCs w:val="28"/>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proofErr w:type="spellStart"/>
      <w:r>
        <w:rPr>
          <w:rFonts w:ascii="Times New Roman" w:hAnsi="Times New Roman" w:cs="Times New Roman"/>
          <w:sz w:val="20"/>
          <w:szCs w:val="20"/>
        </w:rPr>
        <w:t>NaCl</w:t>
      </w:r>
      <w:proofErr w:type="spellEnd"/>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133CB8">
        <w:rPr>
          <w:rFonts w:ascii="Times New Roman" w:hAnsi="Times New Roman" w:cs="Times New Roman"/>
          <w:sz w:val="24"/>
          <w:szCs w:val="28"/>
        </w:rPr>
        <w:t>chloride</w:t>
      </w:r>
      <w:r>
        <w:rPr>
          <w:rFonts w:ascii="Times New Roman" w:hAnsi="Times New Roman" w:cs="Times New Roman"/>
          <w:sz w:val="20"/>
          <w:szCs w:val="20"/>
        </w:rPr>
        <w:t xml:space="preserve"> </w:t>
      </w:r>
      <w:r w:rsidR="00001157" w:rsidRPr="00133CB8">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133CB8">
        <w:rPr>
          <w:rFonts w:ascii="Times New Roman" w:hAnsi="Times New Roman" w:cs="Times New Roman"/>
          <w:sz w:val="24"/>
          <w:szCs w:val="28"/>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33CB8">
        <w:rPr>
          <w:rFonts w:ascii="Times New Roman" w:hAnsi="Times New Roman" w:cs="Times New Roman"/>
          <w:sz w:val="24"/>
          <w:szCs w:val="28"/>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133CB8">
        <w:rPr>
          <w:rFonts w:ascii="Times New Roman" w:hAnsi="Times New Roman" w:cs="Times New Roman" w:hint="eastAsia"/>
          <w:sz w:val="24"/>
          <w:szCs w:val="28"/>
        </w:rPr>
        <w:t>the sum of niobium and vanadium concentrations</w:t>
      </w:r>
      <w:r>
        <w:rPr>
          <w:rStyle w:val="fontstyle01"/>
        </w:rPr>
        <w:t xml:space="preserve"> </w:t>
      </w:r>
    </w:p>
    <w:p w14:paraId="36A34CD2" w14:textId="1B3FA0C1" w:rsidR="001F625F" w:rsidRPr="00133CB8"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64"/>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64"/>
      <w:r w:rsidR="00C2181C">
        <w:rPr>
          <w:rStyle w:val="a5"/>
        </w:rPr>
        <w:commentReference w:id="64"/>
      </w:r>
    </w:p>
    <w:p w14:paraId="48428BE7" w14:textId="4EE8B6E5" w:rsidR="004F378F" w:rsidRDefault="004F378F" w:rsidP="004F378F">
      <w:pPr>
        <w:rPr>
          <w:rFonts w:ascii="Times New Roman" w:hAnsi="Times New Roman" w:cs="Times New Roman"/>
          <w:sz w:val="24"/>
          <w:szCs w:val="28"/>
        </w:rPr>
      </w:pPr>
      <w:proofErr w:type="spellStart"/>
      <w:r w:rsidRPr="004F378F">
        <w:rPr>
          <w:rFonts w:ascii="Times New Roman" w:hAnsi="Times New Roman" w:cs="Times New Roman"/>
          <w:sz w:val="24"/>
          <w:szCs w:val="28"/>
        </w:rPr>
        <w:t>P</w:t>
      </w:r>
      <w:r w:rsidRPr="00133CB8">
        <w:rPr>
          <w:rFonts w:ascii="Times New Roman" w:hAnsi="Times New Roman" w:cs="Times New Roman"/>
          <w:sz w:val="24"/>
          <w:szCs w:val="28"/>
          <w:vertAlign w:val="subscript"/>
        </w:rPr>
        <w:t>CO2</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proofErr w:type="spellStart"/>
      <w:r w:rsidRPr="00133CB8">
        <w:rPr>
          <w:rFonts w:ascii="Times New Roman" w:hAnsi="Times New Roman" w:cs="Times New Roman"/>
          <w:sz w:val="24"/>
          <w:szCs w:val="28"/>
        </w:rPr>
        <w:t>P</w:t>
      </w:r>
      <w:r w:rsidRPr="00133CB8">
        <w:rPr>
          <w:rFonts w:ascii="Times New Roman" w:hAnsi="Times New Roman" w:cs="Times New Roman"/>
          <w:sz w:val="24"/>
          <w:szCs w:val="28"/>
          <w:vertAlign w:val="subscript"/>
        </w:rPr>
        <w:t>O2</w:t>
      </w:r>
      <w:proofErr w:type="spellEnd"/>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proofErr w:type="spellStart"/>
      <w:r w:rsidRPr="002C1800">
        <w:rPr>
          <w:rFonts w:ascii="Times New Roman" w:hAnsi="Times New Roman" w:cs="Times New Roman"/>
          <w:sz w:val="24"/>
          <w:szCs w:val="28"/>
        </w:rPr>
        <w:t>PTFE</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2C1800">
        <w:rPr>
          <w:rFonts w:ascii="Times New Roman" w:hAnsi="Times New Roman" w:cs="Times New Roman"/>
          <w:sz w:val="24"/>
          <w:szCs w:val="28"/>
        </w:rPr>
        <w:t>Polytetrafluoroethylene</w:t>
      </w:r>
      <w:proofErr w:type="spellEnd"/>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lastRenderedPageBreak/>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2053F1"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proofErr w:type="gramStart"/>
      <w:r w:rsidR="00602D2B" w:rsidRPr="00602D2B">
        <w:rPr>
          <w:rFonts w:ascii="Times New Roman" w:hAnsi="Times New Roman" w:cs="Times New Roman"/>
          <w:sz w:val="24"/>
          <w:szCs w:val="28"/>
        </w:rPr>
        <w:t>planar</w:t>
      </w:r>
      <w:proofErr w:type="gramEnd"/>
      <w:r w:rsidR="00602D2B" w:rsidRPr="00602D2B">
        <w:rPr>
          <w:rFonts w:ascii="Times New Roman" w:hAnsi="Times New Roman" w:cs="Times New Roman"/>
          <w:sz w:val="24"/>
          <w:szCs w:val="28"/>
        </w:rPr>
        <w:t xml:space="preserve">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133CB8">
        <w:rPr>
          <w:rFonts w:ascii="Times New Roman" w:hAnsi="Times New Roman" w:cs="Times New Roman"/>
          <w:sz w:val="24"/>
          <w:szCs w:val="28"/>
          <w:vertAlign w:val="subscript"/>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133CB8">
        <w:rPr>
          <w:rFonts w:ascii="Times New Roman" w:hAnsi="Times New Roman" w:cs="Times New Roman"/>
          <w:sz w:val="24"/>
          <w:szCs w:val="28"/>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65"/>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65"/>
      <w:r w:rsidR="00C2181C">
        <w:rPr>
          <w:rStyle w:val="a5"/>
        </w:rPr>
        <w:commentReference w:id="65"/>
      </w:r>
    </w:p>
    <w:p w14:paraId="11174F6B" w14:textId="17F65669" w:rsidR="00615ADC" w:rsidRDefault="00615ADC" w:rsidP="00F217B7">
      <w:pPr>
        <w:rPr>
          <w:rFonts w:ascii="Times New Roman" w:hAnsi="Times New Roman" w:cs="Times New Roman"/>
          <w:sz w:val="24"/>
          <w:szCs w:val="28"/>
        </w:rPr>
      </w:pPr>
      <w:proofErr w:type="spellStart"/>
      <w:r>
        <w:rPr>
          <w:rFonts w:ascii="Times New Roman" w:hAnsi="Times New Roman" w:cs="Times New Roman"/>
          <w:sz w:val="24"/>
          <w:szCs w:val="28"/>
        </w:rPr>
        <w:t>S</w:t>
      </w:r>
      <w:r w:rsidRPr="00615ADC">
        <w:rPr>
          <w:rFonts w:ascii="Times New Roman" w:hAnsi="Times New Roman" w:cs="Times New Roman"/>
          <w:sz w:val="24"/>
          <w:szCs w:val="28"/>
        </w:rPr>
        <w:t>b</w:t>
      </w:r>
      <w:proofErr w:type="spellEnd"/>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proofErr w:type="spellStart"/>
      <w:r w:rsidRPr="007F48C1">
        <w:rPr>
          <w:rFonts w:ascii="Times New Roman" w:hAnsi="Times New Roman" w:cs="Times New Roman"/>
          <w:sz w:val="24"/>
          <w:szCs w:val="28"/>
        </w:rPr>
        <w:t>SCC</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proofErr w:type="spellStart"/>
      <w:r w:rsidRPr="00064DE9">
        <w:rPr>
          <w:rFonts w:ascii="Times New Roman" w:hAnsi="Times New Roman" w:cs="Times New Roman"/>
          <w:sz w:val="24"/>
          <w:szCs w:val="28"/>
        </w:rPr>
        <w:t>SIF</w:t>
      </w:r>
      <w:proofErr w:type="spellEnd"/>
      <w:r w:rsidRPr="00064DE9">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proofErr w:type="spellStart"/>
      <w:r w:rsidRPr="00615ADC">
        <w:rPr>
          <w:rFonts w:ascii="Times New Roman" w:hAnsi="Times New Roman" w:cs="Times New Roman"/>
          <w:sz w:val="24"/>
          <w:szCs w:val="28"/>
        </w:rPr>
        <w:t>Sn</w:t>
      </w:r>
      <w:proofErr w:type="spellEnd"/>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proofErr w:type="spellStart"/>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proofErr w:type="spellStart"/>
      <w:r w:rsidRPr="004C6DE8">
        <w:rPr>
          <w:rFonts w:ascii="Times New Roman" w:hAnsi="Times New Roman" w:cs="Times New Roman"/>
          <w:sz w:val="24"/>
          <w:szCs w:val="28"/>
        </w:rPr>
        <w:t>SP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4C6DE8">
        <w:rPr>
          <w:rFonts w:ascii="Times New Roman" w:hAnsi="Times New Roman" w:cs="Times New Roman"/>
          <w:sz w:val="24"/>
          <w:szCs w:val="28"/>
        </w:rPr>
        <w:t>superplasticizer</w:t>
      </w:r>
      <w:proofErr w:type="spellEnd"/>
      <w:r w:rsidRPr="004C6DE8">
        <w:rPr>
          <w:rFonts w:ascii="Times New Roman" w:hAnsi="Times New Roman" w:cs="Times New Roman"/>
          <w:sz w:val="24"/>
          <w:szCs w:val="28"/>
        </w:rPr>
        <w:t xml:space="preserve">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Ti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proofErr w:type="spellStart"/>
      <w:r w:rsidRPr="002C1800">
        <w:rPr>
          <w:rFonts w:ascii="Times New Roman" w:hAnsi="Times New Roman" w:cs="Times New Roman"/>
          <w:sz w:val="24"/>
          <w:szCs w:val="28"/>
        </w:rPr>
        <w:t>TiO2</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bookmarkStart w:id="66" w:name="_GoBack"/>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133CB8">
        <w:rPr>
          <w:rFonts w:ascii="Times New Roman" w:hAnsi="Times New Roman" w:cs="Times New Roman"/>
          <w:sz w:val="24"/>
          <w:szCs w:val="28"/>
          <w:vertAlign w:val="subscript"/>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133CB8">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proofErr w:type="spellStart"/>
      <w:r w:rsidRPr="00176FE5">
        <w:rPr>
          <w:rFonts w:ascii="Times New Roman" w:hAnsi="Times New Roman" w:cs="Times New Roman"/>
          <w:sz w:val="24"/>
          <w:szCs w:val="28"/>
        </w:rPr>
        <w:t>UTS</w:t>
      </w:r>
      <w:proofErr w:type="spellEnd"/>
      <w:r w:rsidRPr="00176FE5">
        <w:t xml:space="preserve"> </w:t>
      </w:r>
      <w:r>
        <w:tab/>
      </w:r>
      <w:r>
        <w:tab/>
      </w:r>
      <w:r>
        <w:tab/>
      </w:r>
      <w:r>
        <w:tab/>
      </w:r>
      <w:r w:rsidRPr="00133CB8">
        <w:rPr>
          <w:rFonts w:ascii="Times New Roman" w:hAnsi="Times New Roman" w:cs="Times New Roman" w:hint="eastAsia"/>
          <w:sz w:val="24"/>
          <w:szCs w:val="28"/>
        </w:rPr>
        <w:t>ultimate tensile strength</w:t>
      </w:r>
    </w:p>
    <w:bookmarkEnd w:id="66"/>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lastRenderedPageBreak/>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proofErr w:type="gramStart"/>
      <w:r w:rsidRPr="00846E86">
        <w:rPr>
          <w:rFonts w:ascii="Times New Roman" w:hAnsi="Times New Roman" w:cs="Times New Roman"/>
          <w:i/>
          <w:iCs/>
          <w:sz w:val="24"/>
          <w:szCs w:val="28"/>
        </w:rPr>
        <w:t>v</w:t>
      </w:r>
      <w:proofErr w:type="gramEnd"/>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proofErr w:type="gramStart"/>
      <w:r>
        <w:rPr>
          <w:rFonts w:ascii="Times New Roman" w:hAnsi="Times New Roman" w:cs="Times New Roman"/>
          <w:sz w:val="24"/>
          <w:szCs w:val="28"/>
        </w:rPr>
        <w:t>w</w:t>
      </w:r>
      <w:proofErr w:type="gram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proofErr w:type="spellStart"/>
      <w:r w:rsidRPr="00176FE5">
        <w:rPr>
          <w:rFonts w:ascii="Times New Roman" w:hAnsi="Times New Roman" w:cs="Times New Roman"/>
          <w:sz w:val="24"/>
          <w:szCs w:val="28"/>
        </w:rPr>
        <w:t>YS</w:t>
      </w:r>
      <w:proofErr w:type="spellEnd"/>
      <w:r w:rsidRPr="00176FE5">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w:t>
      </w:r>
      <w:proofErr w:type="spellStart"/>
      <w:r w:rsidRPr="007E5CC8">
        <w:rPr>
          <w:rFonts w:ascii="Times New Roman" w:hAnsi="Times New Roman" w:cs="Times New Roman"/>
          <w:sz w:val="24"/>
          <w:szCs w:val="28"/>
        </w:rPr>
        <w:t>Zi</w:t>
      </w:r>
      <w:proofErr w:type="spellEnd"/>
      <w:r w:rsidRPr="007E5CC8">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96510F" w:rsidRDefault="00D6662D" w:rsidP="00D6662D">
      <w:pPr>
        <w:pStyle w:val="1"/>
        <w:numPr>
          <w:ilvl w:val="0"/>
          <w:numId w:val="0"/>
        </w:numPr>
        <w:spacing w:after="240"/>
        <w:ind w:left="432"/>
      </w:pPr>
      <w:r>
        <w:t>Reference</w:t>
      </w:r>
    </w:p>
    <w:bookmarkEnd w:id="3"/>
    <w:p w14:paraId="6FE786FB" w14:textId="77777777" w:rsidR="00604F54" w:rsidRPr="00604F54" w:rsidRDefault="00205DC2" w:rsidP="00604F54">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67" w:name="_ENREF_1"/>
      <w:r w:rsidR="00604F54" w:rsidRPr="00604F54">
        <w:rPr>
          <w:noProof/>
        </w:rPr>
        <w:t>1.</w:t>
      </w:r>
      <w:r w:rsidR="00604F54" w:rsidRPr="00604F54">
        <w:rPr>
          <w:noProof/>
        </w:rPr>
        <w:tab/>
        <w:t xml:space="preserve">Liu, Y., et al., </w:t>
      </w:r>
      <w:r w:rsidR="00604F54" w:rsidRPr="00604F54">
        <w:rPr>
          <w:i/>
          <w:noProof/>
        </w:rPr>
        <w:t>Artificial neural network modelling to predict hot deformation behaviour of zinc–aluminium alloy</w:t>
      </w:r>
      <w:r w:rsidR="00604F54" w:rsidRPr="00604F54">
        <w:rPr>
          <w:noProof/>
        </w:rPr>
        <w:t>. Vol. 29. 2013. 184-189.</w:t>
      </w:r>
      <w:bookmarkEnd w:id="67"/>
    </w:p>
    <w:p w14:paraId="06AE2F24" w14:textId="77777777" w:rsidR="00604F54" w:rsidRPr="00604F54" w:rsidRDefault="00604F54" w:rsidP="00604F54">
      <w:pPr>
        <w:pStyle w:val="EndNoteBibliography"/>
        <w:spacing w:after="0"/>
        <w:ind w:left="720" w:hanging="720"/>
        <w:rPr>
          <w:noProof/>
        </w:rPr>
      </w:pPr>
      <w:bookmarkStart w:id="68" w:name="_ENREF_2"/>
      <w:r w:rsidRPr="00604F54">
        <w:rPr>
          <w:noProof/>
        </w:rPr>
        <w:t>2.</w:t>
      </w:r>
      <w:r w:rsidRPr="00604F54">
        <w:rPr>
          <w:noProof/>
        </w:rPr>
        <w:tab/>
        <w:t xml:space="preserve">Huang, C., X. Jia, and Z. Zhang, </w:t>
      </w:r>
      <w:r w:rsidRPr="00604F54">
        <w:rPr>
          <w:i/>
          <w:noProof/>
        </w:rPr>
        <w:t>A Modified Back Propagation Artificial Neural Network Model Based on Genetic Algorithm to Predict the Flow Behavior of 5754 Aluminum Alloy.</w:t>
      </w:r>
      <w:r w:rsidRPr="00604F54">
        <w:rPr>
          <w:noProof/>
        </w:rPr>
        <w:t xml:space="preserve"> Materials (Basel), 2018. </w:t>
      </w:r>
      <w:r w:rsidRPr="00604F54">
        <w:rPr>
          <w:b/>
          <w:noProof/>
        </w:rPr>
        <w:t>11</w:t>
      </w:r>
      <w:r w:rsidRPr="00604F54">
        <w:rPr>
          <w:noProof/>
        </w:rPr>
        <w:t>(5).</w:t>
      </w:r>
      <w:bookmarkEnd w:id="68"/>
    </w:p>
    <w:p w14:paraId="0AAEE1C2" w14:textId="77777777" w:rsidR="00604F54" w:rsidRPr="00604F54" w:rsidRDefault="00604F54" w:rsidP="00604F54">
      <w:pPr>
        <w:pStyle w:val="EndNoteBibliography"/>
        <w:spacing w:after="0"/>
        <w:ind w:left="720" w:hanging="720"/>
        <w:rPr>
          <w:noProof/>
        </w:rPr>
      </w:pPr>
      <w:bookmarkStart w:id="69" w:name="_ENREF_3"/>
      <w:r w:rsidRPr="00604F54">
        <w:rPr>
          <w:noProof/>
        </w:rPr>
        <w:t>3.</w:t>
      </w:r>
      <w:r w:rsidRPr="00604F54">
        <w:rPr>
          <w:noProof/>
        </w:rPr>
        <w:tab/>
        <w:t xml:space="preserve">Bhadeshia, H.K.D.H., et al., </w:t>
      </w:r>
      <w:r w:rsidRPr="00604F54">
        <w:rPr>
          <w:i/>
          <w:noProof/>
        </w:rPr>
        <w:t>Performance of neural networks in materials science.</w:t>
      </w:r>
      <w:r w:rsidRPr="00604F54">
        <w:rPr>
          <w:noProof/>
        </w:rPr>
        <w:t xml:space="preserve"> Materials Science and Technology, 2009. </w:t>
      </w:r>
      <w:r w:rsidRPr="00604F54">
        <w:rPr>
          <w:b/>
          <w:noProof/>
        </w:rPr>
        <w:t>25</w:t>
      </w:r>
      <w:r w:rsidRPr="00604F54">
        <w:rPr>
          <w:noProof/>
        </w:rPr>
        <w:t>(4): p. 504-510.</w:t>
      </w:r>
      <w:bookmarkEnd w:id="69"/>
    </w:p>
    <w:p w14:paraId="37D361FC" w14:textId="77777777" w:rsidR="00604F54" w:rsidRPr="00604F54" w:rsidRDefault="00604F54" w:rsidP="00604F54">
      <w:pPr>
        <w:pStyle w:val="EndNoteBibliography"/>
        <w:spacing w:after="0"/>
        <w:ind w:left="720" w:hanging="720"/>
        <w:rPr>
          <w:noProof/>
        </w:rPr>
      </w:pPr>
      <w:bookmarkStart w:id="70" w:name="_ENREF_4"/>
      <w:r w:rsidRPr="00604F54">
        <w:rPr>
          <w:noProof/>
        </w:rPr>
        <w:t>4.</w:t>
      </w:r>
      <w:r w:rsidRPr="00604F54">
        <w:rPr>
          <w:noProof/>
        </w:rPr>
        <w:tab/>
        <w:t xml:space="preserve">Vera, R. and S. Ossandón, </w:t>
      </w:r>
      <w:r w:rsidRPr="00604F54">
        <w:rPr>
          <w:i/>
          <w:noProof/>
        </w:rPr>
        <w:t>On the Prediction of Atmospheric Corrosion of Metals and Alloys in Chile Using Artificial Neural Networks</w:t>
      </w:r>
      <w:r w:rsidRPr="00604F54">
        <w:rPr>
          <w:noProof/>
        </w:rPr>
        <w:t>. Vol. 9. 2014. 7131-7151.</w:t>
      </w:r>
      <w:bookmarkEnd w:id="70"/>
    </w:p>
    <w:p w14:paraId="3A73BB15" w14:textId="77777777" w:rsidR="00604F54" w:rsidRPr="00604F54" w:rsidRDefault="00604F54" w:rsidP="00604F54">
      <w:pPr>
        <w:pStyle w:val="EndNoteBibliography"/>
        <w:spacing w:after="0"/>
        <w:ind w:left="720" w:hanging="720"/>
        <w:rPr>
          <w:noProof/>
        </w:rPr>
      </w:pPr>
      <w:bookmarkStart w:id="71" w:name="_ENREF_5"/>
      <w:r w:rsidRPr="00604F54">
        <w:rPr>
          <w:noProof/>
        </w:rPr>
        <w:t>5.</w:t>
      </w:r>
      <w:r w:rsidRPr="00604F54">
        <w:rPr>
          <w:noProof/>
        </w:rPr>
        <w:tab/>
        <w:t xml:space="preserve">Graupe, D., </w:t>
      </w:r>
      <w:r w:rsidRPr="00604F54">
        <w:rPr>
          <w:i/>
          <w:noProof/>
        </w:rPr>
        <w:t>Principles of Artificial Neural Networks</w:t>
      </w:r>
      <w:r w:rsidRPr="00604F54">
        <w:rPr>
          <w:noProof/>
        </w:rPr>
        <w:t>. Advanced Series in Circuits and Systems. Vol. Volume 7. 2013: WORLD SCIENTIFIC. 384.</w:t>
      </w:r>
      <w:bookmarkEnd w:id="71"/>
    </w:p>
    <w:p w14:paraId="2762698C" w14:textId="77777777" w:rsidR="00604F54" w:rsidRPr="00604F54" w:rsidRDefault="00604F54" w:rsidP="00604F54">
      <w:pPr>
        <w:pStyle w:val="EndNoteBibliography"/>
        <w:spacing w:after="0"/>
        <w:ind w:left="720" w:hanging="720"/>
        <w:rPr>
          <w:noProof/>
        </w:rPr>
      </w:pPr>
      <w:bookmarkStart w:id="72" w:name="_ENREF_6"/>
      <w:r w:rsidRPr="00604F54">
        <w:rPr>
          <w:noProof/>
        </w:rPr>
        <w:t>6.</w:t>
      </w:r>
      <w:r w:rsidRPr="00604F54">
        <w:rPr>
          <w:noProof/>
        </w:rPr>
        <w:tab/>
        <w:t xml:space="preserve">Rojas, R., </w:t>
      </w:r>
      <w:r w:rsidRPr="00604F54">
        <w:rPr>
          <w:i/>
          <w:noProof/>
        </w:rPr>
        <w:t>Neural networks: a systematic introduction</w:t>
      </w:r>
      <w:r w:rsidRPr="00604F54">
        <w:rPr>
          <w:noProof/>
        </w:rPr>
        <w:t>. 1996: Springer-Verlag. 502.</w:t>
      </w:r>
      <w:bookmarkEnd w:id="72"/>
    </w:p>
    <w:p w14:paraId="6576E7EC" w14:textId="77777777" w:rsidR="00604F54" w:rsidRPr="00604F54" w:rsidRDefault="00604F54" w:rsidP="00604F54">
      <w:pPr>
        <w:pStyle w:val="EndNoteBibliography"/>
        <w:spacing w:after="0"/>
        <w:ind w:left="720" w:hanging="720"/>
        <w:rPr>
          <w:noProof/>
        </w:rPr>
      </w:pPr>
      <w:bookmarkStart w:id="73" w:name="_ENREF_7"/>
      <w:r w:rsidRPr="00604F54">
        <w:rPr>
          <w:noProof/>
        </w:rPr>
        <w:t>7.</w:t>
      </w:r>
      <w:r w:rsidRPr="00604F54">
        <w:rPr>
          <w:noProof/>
        </w:rPr>
        <w:tab/>
        <w:t xml:space="preserve">Demuth, H.B., et al., </w:t>
      </w:r>
      <w:r w:rsidRPr="00604F54">
        <w:rPr>
          <w:i/>
          <w:noProof/>
        </w:rPr>
        <w:t>Neural Network Design</w:t>
      </w:r>
      <w:r w:rsidRPr="00604F54">
        <w:rPr>
          <w:noProof/>
        </w:rPr>
        <w:t>. 2014: Martin Hagan. 800.</w:t>
      </w:r>
      <w:bookmarkEnd w:id="73"/>
    </w:p>
    <w:p w14:paraId="5B81A43E" w14:textId="77777777" w:rsidR="00604F54" w:rsidRPr="00604F54" w:rsidRDefault="00604F54" w:rsidP="00604F54">
      <w:pPr>
        <w:pStyle w:val="EndNoteBibliography"/>
        <w:spacing w:after="0"/>
        <w:ind w:left="720" w:hanging="720"/>
        <w:rPr>
          <w:noProof/>
        </w:rPr>
      </w:pPr>
      <w:bookmarkStart w:id="74" w:name="_ENREF_8"/>
      <w:r w:rsidRPr="00604F54">
        <w:rPr>
          <w:noProof/>
        </w:rPr>
        <w:t>8.</w:t>
      </w:r>
      <w:r w:rsidRPr="00604F54">
        <w:rPr>
          <w:noProof/>
        </w:rPr>
        <w:tab/>
        <w:t xml:space="preserve">Fausett, L.V., </w:t>
      </w:r>
      <w:r w:rsidRPr="00604F54">
        <w:rPr>
          <w:i/>
          <w:noProof/>
        </w:rPr>
        <w:t>Fundamentals of neural networks: architectures, algorithms, and applications</w:t>
      </w:r>
      <w:r w:rsidRPr="00604F54">
        <w:rPr>
          <w:noProof/>
        </w:rPr>
        <w:t>. Vol. 3. 1994: Prentice-Hall Englewood Cliffs.</w:t>
      </w:r>
      <w:bookmarkEnd w:id="74"/>
    </w:p>
    <w:p w14:paraId="2A83299C" w14:textId="77777777" w:rsidR="00604F54" w:rsidRPr="00604F54" w:rsidRDefault="00604F54" w:rsidP="00604F54">
      <w:pPr>
        <w:pStyle w:val="EndNoteBibliography"/>
        <w:spacing w:after="0"/>
        <w:ind w:left="720" w:hanging="720"/>
        <w:rPr>
          <w:noProof/>
        </w:rPr>
      </w:pPr>
      <w:bookmarkStart w:id="75" w:name="_ENREF_9"/>
      <w:r w:rsidRPr="00604F54">
        <w:rPr>
          <w:noProof/>
        </w:rPr>
        <w:t>9.</w:t>
      </w:r>
      <w:r w:rsidRPr="00604F54">
        <w:rPr>
          <w:noProof/>
        </w:rPr>
        <w:tab/>
        <w:t xml:space="preserve">J. Taylor, B., </w:t>
      </w:r>
      <w:r w:rsidRPr="00604F54">
        <w:rPr>
          <w:i/>
          <w:noProof/>
        </w:rPr>
        <w:t>Methods and Procedures for the Verification and Validation of Artificial Neural Networks</w:t>
      </w:r>
      <w:r w:rsidRPr="00604F54">
        <w:rPr>
          <w:noProof/>
        </w:rPr>
        <w:t>. 2006.</w:t>
      </w:r>
      <w:bookmarkEnd w:id="75"/>
    </w:p>
    <w:p w14:paraId="10158428" w14:textId="77777777" w:rsidR="00604F54" w:rsidRPr="00604F54" w:rsidRDefault="00604F54" w:rsidP="00604F54">
      <w:pPr>
        <w:pStyle w:val="EndNoteBibliography"/>
        <w:spacing w:after="0"/>
        <w:ind w:left="720" w:hanging="720"/>
        <w:rPr>
          <w:noProof/>
        </w:rPr>
      </w:pPr>
      <w:bookmarkStart w:id="76" w:name="_ENREF_10"/>
      <w:r w:rsidRPr="00604F54">
        <w:rPr>
          <w:noProof/>
        </w:rPr>
        <w:t>10.</w:t>
      </w:r>
      <w:r w:rsidRPr="00604F54">
        <w:rPr>
          <w:noProof/>
        </w:rPr>
        <w:tab/>
        <w:t xml:space="preserve">Weingaertner, D., et al. </w:t>
      </w:r>
      <w:r w:rsidRPr="00604F54">
        <w:rPr>
          <w:i/>
          <w:noProof/>
        </w:rPr>
        <w:t>Hierarchical evolution of heterogeneous neural networks</w:t>
      </w:r>
      <w:r w:rsidRPr="00604F54">
        <w:rPr>
          <w:noProof/>
        </w:rPr>
        <w:t xml:space="preserve">. in </w:t>
      </w:r>
      <w:r w:rsidRPr="00604F54">
        <w:rPr>
          <w:i/>
          <w:noProof/>
        </w:rPr>
        <w:t>Proceedings of the 2002 Congress on Evolutionary Computation. CEC'02 (Cat. No.02TH8600)</w:t>
      </w:r>
      <w:r w:rsidRPr="00604F54">
        <w:rPr>
          <w:noProof/>
        </w:rPr>
        <w:t>. 2002.</w:t>
      </w:r>
      <w:bookmarkEnd w:id="76"/>
    </w:p>
    <w:p w14:paraId="3615527A" w14:textId="77777777" w:rsidR="00604F54" w:rsidRPr="00604F54" w:rsidRDefault="00604F54" w:rsidP="00604F54">
      <w:pPr>
        <w:pStyle w:val="EndNoteBibliography"/>
        <w:spacing w:after="0"/>
        <w:ind w:left="720" w:hanging="720"/>
        <w:rPr>
          <w:noProof/>
        </w:rPr>
      </w:pPr>
      <w:bookmarkStart w:id="77" w:name="_ENREF_11"/>
      <w:r w:rsidRPr="00604F54">
        <w:rPr>
          <w:noProof/>
        </w:rPr>
        <w:t>11.</w:t>
      </w:r>
      <w:r w:rsidRPr="00604F54">
        <w:rPr>
          <w:noProof/>
        </w:rPr>
        <w:tab/>
        <w:t xml:space="preserve">Lee, A., et al., </w:t>
      </w:r>
      <w:r w:rsidRPr="00604F54">
        <w:rPr>
          <w:i/>
          <w:noProof/>
        </w:rPr>
        <w:t>Conditional Activation for Diverse Neurons in Heterogeneous Networks</w:t>
      </w:r>
      <w:r w:rsidRPr="00604F54">
        <w:rPr>
          <w:noProof/>
        </w:rPr>
        <w:t>. 2018.</w:t>
      </w:r>
      <w:bookmarkEnd w:id="77"/>
    </w:p>
    <w:p w14:paraId="62CA1A10" w14:textId="77777777" w:rsidR="00604F54" w:rsidRPr="00604F54" w:rsidRDefault="00604F54" w:rsidP="00604F54">
      <w:pPr>
        <w:pStyle w:val="EndNoteBibliography"/>
        <w:spacing w:after="0"/>
        <w:ind w:left="720" w:hanging="720"/>
        <w:rPr>
          <w:noProof/>
        </w:rPr>
      </w:pPr>
      <w:bookmarkStart w:id="78" w:name="_ENREF_12"/>
      <w:r w:rsidRPr="00604F54">
        <w:rPr>
          <w:noProof/>
        </w:rPr>
        <w:lastRenderedPageBreak/>
        <w:t>12.</w:t>
      </w:r>
      <w:r w:rsidRPr="00604F54">
        <w:rPr>
          <w:noProof/>
        </w:rPr>
        <w:tab/>
        <w:t xml:space="preserve">Sinha, N.K., M.M. Gupta, and D.H. Rao. </w:t>
      </w:r>
      <w:r w:rsidRPr="00604F54">
        <w:rPr>
          <w:i/>
          <w:noProof/>
        </w:rPr>
        <w:t>Dynamic neural networks: an overview</w:t>
      </w:r>
      <w:r w:rsidRPr="00604F54">
        <w:rPr>
          <w:noProof/>
        </w:rPr>
        <w:t xml:space="preserve">. in </w:t>
      </w:r>
      <w:r w:rsidRPr="00604F54">
        <w:rPr>
          <w:i/>
          <w:noProof/>
        </w:rPr>
        <w:t>Proceedings of IEEE International Conference on Industrial Technology 2000 (IEEE Cat. No.00TH8482)</w:t>
      </w:r>
      <w:r w:rsidRPr="00604F54">
        <w:rPr>
          <w:noProof/>
        </w:rPr>
        <w:t>. 2000.</w:t>
      </w:r>
      <w:bookmarkEnd w:id="78"/>
    </w:p>
    <w:p w14:paraId="7D016446" w14:textId="77777777" w:rsidR="00604F54" w:rsidRPr="00604F54" w:rsidRDefault="00604F54" w:rsidP="00604F54">
      <w:pPr>
        <w:pStyle w:val="EndNoteBibliography"/>
        <w:spacing w:after="0"/>
        <w:ind w:left="720" w:hanging="720"/>
        <w:rPr>
          <w:noProof/>
        </w:rPr>
      </w:pPr>
      <w:bookmarkStart w:id="79" w:name="_ENREF_13"/>
      <w:r w:rsidRPr="00604F54">
        <w:rPr>
          <w:noProof/>
        </w:rPr>
        <w:t>13.</w:t>
      </w:r>
      <w:r w:rsidRPr="00604F54">
        <w:rPr>
          <w:noProof/>
        </w:rPr>
        <w:tab/>
        <w:t xml:space="preserve">Jain, A.K., J. Mao, and K.M. Mohiuddin, </w:t>
      </w:r>
      <w:r w:rsidRPr="00604F54">
        <w:rPr>
          <w:i/>
          <w:noProof/>
        </w:rPr>
        <w:t>Artificial Neural Networks: A Tutorial.</w:t>
      </w:r>
      <w:r w:rsidRPr="00604F54">
        <w:rPr>
          <w:noProof/>
        </w:rPr>
        <w:t xml:space="preserve"> IEEE Computer, 1996. </w:t>
      </w:r>
      <w:r w:rsidRPr="00604F54">
        <w:rPr>
          <w:b/>
          <w:noProof/>
        </w:rPr>
        <w:t>29</w:t>
      </w:r>
      <w:r w:rsidRPr="00604F54">
        <w:rPr>
          <w:noProof/>
        </w:rPr>
        <w:t>(3): p. 31-44.</w:t>
      </w:r>
      <w:bookmarkEnd w:id="79"/>
    </w:p>
    <w:p w14:paraId="385223BC" w14:textId="4A3BEDBB" w:rsidR="00604F54" w:rsidRPr="00604F54" w:rsidRDefault="00604F54" w:rsidP="00604F54">
      <w:pPr>
        <w:pStyle w:val="EndNoteBibliography"/>
        <w:spacing w:after="0"/>
        <w:ind w:left="720" w:hanging="720"/>
        <w:rPr>
          <w:noProof/>
        </w:rPr>
      </w:pPr>
      <w:bookmarkStart w:id="80" w:name="_ENREF_14"/>
      <w:r w:rsidRPr="00604F54">
        <w:rPr>
          <w:noProof/>
        </w:rPr>
        <w:t>14.</w:t>
      </w:r>
      <w:r w:rsidRPr="00604F54">
        <w:rPr>
          <w:noProof/>
        </w:rPr>
        <w:tab/>
        <w:t xml:space="preserve">Networks, A.C.G.t.T.o.N., </w:t>
      </w:r>
      <w:r w:rsidRPr="00604F54">
        <w:rPr>
          <w:i/>
          <w:noProof/>
        </w:rPr>
        <w:t>Available Online:.</w:t>
      </w:r>
      <w:r w:rsidRPr="00604F54">
        <w:rPr>
          <w:noProof/>
        </w:rPr>
        <w:t xml:space="preserve"> </w:t>
      </w:r>
      <w:hyperlink r:id="rId196" w:history="1">
        <w:r w:rsidRPr="00604F54">
          <w:rPr>
            <w:rStyle w:val="a7"/>
            <w:noProof/>
          </w:rPr>
          <w:t>https://www.digitalvidya.com/blog/types-of-neural-networks/</w:t>
        </w:r>
      </w:hyperlink>
      <w:r w:rsidRPr="00604F54">
        <w:rPr>
          <w:noProof/>
        </w:rPr>
        <w:t>.</w:t>
      </w:r>
      <w:bookmarkEnd w:id="80"/>
    </w:p>
    <w:p w14:paraId="090CE0E6" w14:textId="77777777" w:rsidR="00604F54" w:rsidRPr="00604F54" w:rsidRDefault="00604F54" w:rsidP="00604F54">
      <w:pPr>
        <w:pStyle w:val="EndNoteBibliography"/>
        <w:spacing w:after="0"/>
        <w:ind w:left="720" w:hanging="720"/>
        <w:rPr>
          <w:noProof/>
        </w:rPr>
      </w:pPr>
      <w:bookmarkStart w:id="81" w:name="_ENREF_15"/>
      <w:r w:rsidRPr="00604F54">
        <w:rPr>
          <w:noProof/>
        </w:rPr>
        <w:t>15.</w:t>
      </w:r>
      <w:r w:rsidRPr="00604F54">
        <w:rPr>
          <w:noProof/>
        </w:rPr>
        <w:tab/>
        <w:t xml:space="preserve">Ashtiani, H.R.R. and P. Shahsavari, </w:t>
      </w:r>
      <w:r w:rsidRPr="00604F54">
        <w:rPr>
          <w:i/>
          <w:noProof/>
        </w:rPr>
        <w:t>A comparative study on the phenomenological and artificial neural network models to predict hot deformation behavior of AlCuMgPb alloy.</w:t>
      </w:r>
      <w:r w:rsidRPr="00604F54">
        <w:rPr>
          <w:noProof/>
        </w:rPr>
        <w:t xml:space="preserve"> Journal of Alloys and Compounds, 2016. </w:t>
      </w:r>
      <w:r w:rsidRPr="00604F54">
        <w:rPr>
          <w:b/>
          <w:noProof/>
        </w:rPr>
        <w:t>687</w:t>
      </w:r>
      <w:r w:rsidRPr="00604F54">
        <w:rPr>
          <w:noProof/>
        </w:rPr>
        <w:t>: p. 263-273.</w:t>
      </w:r>
      <w:bookmarkEnd w:id="81"/>
    </w:p>
    <w:p w14:paraId="7FF6FFD9" w14:textId="77777777" w:rsidR="00604F54" w:rsidRPr="00604F54" w:rsidRDefault="00604F54" w:rsidP="00604F54">
      <w:pPr>
        <w:pStyle w:val="EndNoteBibliography"/>
        <w:spacing w:after="0"/>
        <w:ind w:left="720" w:hanging="720"/>
        <w:rPr>
          <w:noProof/>
        </w:rPr>
      </w:pPr>
      <w:bookmarkStart w:id="82" w:name="_ENREF_16"/>
      <w:r w:rsidRPr="00604F54">
        <w:rPr>
          <w:noProof/>
        </w:rPr>
        <w:t>16.</w:t>
      </w:r>
      <w:r w:rsidRPr="00604F54">
        <w:rPr>
          <w:noProof/>
        </w:rPr>
        <w:tab/>
        <w:t xml:space="preserve">Xu, L.J., et al., </w:t>
      </w:r>
      <w:r w:rsidRPr="00604F54">
        <w:rPr>
          <w:i/>
          <w:noProof/>
        </w:rPr>
        <w:t>Artificial neural network prediction on wear properties of high vanadium high speed steel (HVHSS) rolls</w:t>
      </w:r>
      <w:r w:rsidRPr="00604F54">
        <w:rPr>
          <w:noProof/>
        </w:rPr>
        <w:t>. Vol. 23. 2007. 315-319.</w:t>
      </w:r>
      <w:bookmarkEnd w:id="82"/>
    </w:p>
    <w:p w14:paraId="4EBDA781" w14:textId="77777777" w:rsidR="00604F54" w:rsidRPr="00604F54" w:rsidRDefault="00604F54" w:rsidP="00604F54">
      <w:pPr>
        <w:pStyle w:val="EndNoteBibliography"/>
        <w:spacing w:after="0"/>
        <w:ind w:left="720" w:hanging="720"/>
        <w:rPr>
          <w:noProof/>
        </w:rPr>
      </w:pPr>
      <w:bookmarkStart w:id="83" w:name="_ENREF_17"/>
      <w:r w:rsidRPr="00604F54">
        <w:rPr>
          <w:noProof/>
        </w:rPr>
        <w:t>17.</w:t>
      </w:r>
      <w:r w:rsidRPr="00604F54">
        <w:rPr>
          <w:noProof/>
        </w:rPr>
        <w:tab/>
        <w:t xml:space="preserve">Maier, H.R. and G.C. Dandy, </w:t>
      </w:r>
      <w:r w:rsidRPr="00604F54">
        <w:rPr>
          <w:i/>
          <w:noProof/>
        </w:rPr>
        <w:t>Neural networks for the prediction and forecasting of water resources variables: a review of modelling issues and applications.</w:t>
      </w:r>
      <w:r w:rsidRPr="00604F54">
        <w:rPr>
          <w:noProof/>
        </w:rPr>
        <w:t xml:space="preserve"> Environmental Modelling &amp; Software, 2000. </w:t>
      </w:r>
      <w:r w:rsidRPr="00604F54">
        <w:rPr>
          <w:b/>
          <w:noProof/>
        </w:rPr>
        <w:t>15</w:t>
      </w:r>
      <w:r w:rsidRPr="00604F54">
        <w:rPr>
          <w:noProof/>
        </w:rPr>
        <w:t>(1): p. 101-124.</w:t>
      </w:r>
      <w:bookmarkEnd w:id="83"/>
    </w:p>
    <w:p w14:paraId="2DACD960" w14:textId="77777777" w:rsidR="00604F54" w:rsidRPr="00604F54" w:rsidRDefault="00604F54" w:rsidP="00604F54">
      <w:pPr>
        <w:pStyle w:val="EndNoteBibliography"/>
        <w:spacing w:after="0"/>
        <w:ind w:left="720" w:hanging="720"/>
        <w:rPr>
          <w:noProof/>
        </w:rPr>
      </w:pPr>
      <w:bookmarkStart w:id="84" w:name="_ENREF_18"/>
      <w:r w:rsidRPr="00604F54">
        <w:rPr>
          <w:noProof/>
        </w:rPr>
        <w:t>18.</w:t>
      </w:r>
      <w:r w:rsidRPr="00604F54">
        <w:rPr>
          <w:noProof/>
        </w:rPr>
        <w:tab/>
        <w:t xml:space="preserve">Pintos, S., et al., </w:t>
      </w:r>
      <w:r w:rsidRPr="00604F54">
        <w:rPr>
          <w:i/>
          <w:noProof/>
        </w:rPr>
        <w:t>Artificial neural network modeling of atmospheric corrosion in the MICAT project.</w:t>
      </w:r>
      <w:r w:rsidRPr="00604F54">
        <w:rPr>
          <w:noProof/>
        </w:rPr>
        <w:t xml:space="preserve"> Corrosion Science, 2000. </w:t>
      </w:r>
      <w:r w:rsidRPr="00604F54">
        <w:rPr>
          <w:b/>
          <w:noProof/>
        </w:rPr>
        <w:t>42</w:t>
      </w:r>
      <w:r w:rsidRPr="00604F54">
        <w:rPr>
          <w:noProof/>
        </w:rPr>
        <w:t>(1): p. 35-52.</w:t>
      </w:r>
      <w:bookmarkEnd w:id="84"/>
    </w:p>
    <w:p w14:paraId="7FFBD65E" w14:textId="77777777" w:rsidR="00604F54" w:rsidRPr="00604F54" w:rsidRDefault="00604F54" w:rsidP="00604F54">
      <w:pPr>
        <w:pStyle w:val="EndNoteBibliography"/>
        <w:spacing w:after="0"/>
        <w:ind w:left="720" w:hanging="720"/>
        <w:rPr>
          <w:noProof/>
        </w:rPr>
      </w:pPr>
      <w:bookmarkStart w:id="85" w:name="_ENREF_19"/>
      <w:r w:rsidRPr="00604F54">
        <w:rPr>
          <w:noProof/>
        </w:rPr>
        <w:t>19.</w:t>
      </w:r>
      <w:r w:rsidRPr="00604F54">
        <w:rPr>
          <w:noProof/>
        </w:rPr>
        <w:tab/>
        <w:t xml:space="preserve">Zhang, M., et al., </w:t>
      </w:r>
      <w:r w:rsidRPr="00604F54">
        <w:rPr>
          <w:i/>
          <w:noProof/>
        </w:rPr>
        <w:t>Analysis in Atmospheric Corrosion Behavior of Bainite Steel Exposed in Offshore Platform Based on the Artificial Neural Network.</w:t>
      </w:r>
      <w:r w:rsidRPr="00604F54">
        <w:rPr>
          <w:noProof/>
        </w:rPr>
        <w:t xml:space="preserve"> Advanced Materials Research, 2011. </w:t>
      </w:r>
      <w:r w:rsidRPr="00604F54">
        <w:rPr>
          <w:b/>
          <w:noProof/>
        </w:rPr>
        <w:t>291-294</w:t>
      </w:r>
      <w:r w:rsidRPr="00604F54">
        <w:rPr>
          <w:noProof/>
        </w:rPr>
        <w:t>: p. 1212-1216.</w:t>
      </w:r>
      <w:bookmarkEnd w:id="85"/>
    </w:p>
    <w:p w14:paraId="7CB9F99F" w14:textId="77777777" w:rsidR="00604F54" w:rsidRPr="00604F54" w:rsidRDefault="00604F54" w:rsidP="00604F54">
      <w:pPr>
        <w:pStyle w:val="EndNoteBibliography"/>
        <w:spacing w:after="0"/>
        <w:ind w:left="720" w:hanging="720"/>
        <w:rPr>
          <w:noProof/>
        </w:rPr>
      </w:pPr>
      <w:bookmarkStart w:id="86" w:name="_ENREF_20"/>
      <w:r w:rsidRPr="00604F54">
        <w:rPr>
          <w:noProof/>
        </w:rPr>
        <w:t>20.</w:t>
      </w:r>
      <w:r w:rsidRPr="00604F54">
        <w:rPr>
          <w:noProof/>
        </w:rPr>
        <w:tab/>
        <w:t xml:space="preserve">Sadowski, L., </w:t>
      </w:r>
      <w:r w:rsidRPr="00604F54">
        <w:rPr>
          <w:i/>
          <w:noProof/>
        </w:rPr>
        <w:t>Non-destructive investigation of corrosion current density in steel reinforced concrete by artificial neural networks.</w:t>
      </w:r>
      <w:r w:rsidRPr="00604F54">
        <w:rPr>
          <w:noProof/>
        </w:rPr>
        <w:t xml:space="preserve"> Archives of Civil and Mechanical Engineering, 2013. </w:t>
      </w:r>
      <w:r w:rsidRPr="00604F54">
        <w:rPr>
          <w:b/>
          <w:noProof/>
        </w:rPr>
        <w:t>13</w:t>
      </w:r>
      <w:r w:rsidRPr="00604F54">
        <w:rPr>
          <w:noProof/>
        </w:rPr>
        <w:t>(1): p. 104-111.</w:t>
      </w:r>
      <w:bookmarkEnd w:id="86"/>
    </w:p>
    <w:p w14:paraId="72B506EB" w14:textId="77777777" w:rsidR="00604F54" w:rsidRPr="00604F54" w:rsidRDefault="00604F54" w:rsidP="00604F54">
      <w:pPr>
        <w:pStyle w:val="EndNoteBibliography"/>
        <w:spacing w:after="0"/>
        <w:ind w:left="720" w:hanging="720"/>
        <w:rPr>
          <w:noProof/>
        </w:rPr>
      </w:pPr>
      <w:bookmarkStart w:id="87" w:name="_ENREF_21"/>
      <w:r w:rsidRPr="00604F54">
        <w:rPr>
          <w:noProof/>
        </w:rPr>
        <w:t>21.</w:t>
      </w:r>
      <w:r w:rsidRPr="00604F54">
        <w:rPr>
          <w:noProof/>
        </w:rPr>
        <w:tab/>
        <w:t xml:space="preserve">Shi, J., J. Wang, and D.D. Macdonald, </w:t>
      </w:r>
      <w:r w:rsidRPr="00604F54">
        <w:rPr>
          <w:i/>
          <w:noProof/>
        </w:rPr>
        <w:t>Prediction of primary water stress corrosion crack growth rates in Alloy 600 using artificial neural networks.</w:t>
      </w:r>
      <w:r w:rsidRPr="00604F54">
        <w:rPr>
          <w:noProof/>
        </w:rPr>
        <w:t xml:space="preserve"> Corrosion Science, 2015. </w:t>
      </w:r>
      <w:r w:rsidRPr="00604F54">
        <w:rPr>
          <w:b/>
          <w:noProof/>
        </w:rPr>
        <w:t>92</w:t>
      </w:r>
      <w:r w:rsidRPr="00604F54">
        <w:rPr>
          <w:noProof/>
        </w:rPr>
        <w:t>: p. 217-227.</w:t>
      </w:r>
      <w:bookmarkEnd w:id="87"/>
    </w:p>
    <w:p w14:paraId="14A6DB13" w14:textId="77777777" w:rsidR="00604F54" w:rsidRPr="00604F54" w:rsidRDefault="00604F54" w:rsidP="00604F54">
      <w:pPr>
        <w:pStyle w:val="EndNoteBibliography"/>
        <w:spacing w:after="0"/>
        <w:ind w:left="720" w:hanging="720"/>
        <w:rPr>
          <w:noProof/>
        </w:rPr>
      </w:pPr>
      <w:bookmarkStart w:id="88" w:name="_ENREF_22"/>
      <w:r w:rsidRPr="00604F54">
        <w:rPr>
          <w:noProof/>
        </w:rPr>
        <w:t>22.</w:t>
      </w:r>
      <w:r w:rsidRPr="00604F54">
        <w:rPr>
          <w:noProof/>
        </w:rPr>
        <w:tab/>
        <w:t xml:space="preserve">Yang, X.W., et al., </w:t>
      </w:r>
      <w:r w:rsidRPr="00604F54">
        <w:rPr>
          <w:i/>
          <w:noProof/>
        </w:rPr>
        <w:t>Application of artificial neural network to predict flow stress of as quenched A357 alloy.</w:t>
      </w:r>
      <w:r w:rsidRPr="00604F54">
        <w:rPr>
          <w:noProof/>
        </w:rPr>
        <w:t xml:space="preserve"> Materials Science and Technology, 2012. </w:t>
      </w:r>
      <w:r w:rsidRPr="00604F54">
        <w:rPr>
          <w:b/>
          <w:noProof/>
        </w:rPr>
        <w:t>28</w:t>
      </w:r>
      <w:r w:rsidRPr="00604F54">
        <w:rPr>
          <w:noProof/>
        </w:rPr>
        <w:t>(2): p. 151-155.</w:t>
      </w:r>
      <w:bookmarkEnd w:id="88"/>
    </w:p>
    <w:p w14:paraId="3B0EC742" w14:textId="77777777" w:rsidR="00604F54" w:rsidRPr="00604F54" w:rsidRDefault="00604F54" w:rsidP="00604F54">
      <w:pPr>
        <w:pStyle w:val="EndNoteBibliography"/>
        <w:spacing w:after="0"/>
        <w:ind w:left="720" w:hanging="720"/>
        <w:rPr>
          <w:noProof/>
        </w:rPr>
      </w:pPr>
      <w:bookmarkStart w:id="89" w:name="_ENREF_23"/>
      <w:r w:rsidRPr="00604F54">
        <w:rPr>
          <w:noProof/>
        </w:rPr>
        <w:t>23.</w:t>
      </w:r>
      <w:r w:rsidRPr="00604F54">
        <w:rPr>
          <w:noProof/>
        </w:rPr>
        <w:tab/>
        <w:t xml:space="preserve">Kappatos, V., A.N. Chamos, and S.G. Pantelakis, </w:t>
      </w:r>
      <w:r w:rsidRPr="00604F54">
        <w:rPr>
          <w:i/>
          <w:noProof/>
        </w:rPr>
        <w:t>Assessment of the effect of existing corrosion on the tensile behaviour of magnesium alloy AZ31 using neural networks.</w:t>
      </w:r>
      <w:r w:rsidRPr="00604F54">
        <w:rPr>
          <w:noProof/>
        </w:rPr>
        <w:t xml:space="preserve"> Materials &amp; Design, 2010. </w:t>
      </w:r>
      <w:r w:rsidRPr="00604F54">
        <w:rPr>
          <w:b/>
          <w:noProof/>
        </w:rPr>
        <w:t>31</w:t>
      </w:r>
      <w:r w:rsidRPr="00604F54">
        <w:rPr>
          <w:noProof/>
        </w:rPr>
        <w:t>(1): p. 336-342.</w:t>
      </w:r>
      <w:bookmarkEnd w:id="89"/>
    </w:p>
    <w:p w14:paraId="1297B063" w14:textId="77777777" w:rsidR="00604F54" w:rsidRPr="00604F54" w:rsidRDefault="00604F54" w:rsidP="00604F54">
      <w:pPr>
        <w:pStyle w:val="EndNoteBibliography"/>
        <w:spacing w:after="0"/>
        <w:ind w:left="720" w:hanging="720"/>
        <w:rPr>
          <w:noProof/>
        </w:rPr>
      </w:pPr>
      <w:bookmarkStart w:id="90" w:name="_ENREF_24"/>
      <w:r w:rsidRPr="00604F54">
        <w:rPr>
          <w:noProof/>
        </w:rPr>
        <w:t>24.</w:t>
      </w:r>
      <w:r w:rsidRPr="00604F54">
        <w:rPr>
          <w:noProof/>
        </w:rPr>
        <w:tab/>
        <w:t xml:space="preserve">Kenny, E.D., et al., </w:t>
      </w:r>
      <w:r w:rsidRPr="00604F54">
        <w:rPr>
          <w:i/>
          <w:noProof/>
        </w:rPr>
        <w:t>Artificial neural network corrosion modeling for metals in an equatorial climate.</w:t>
      </w:r>
      <w:r w:rsidRPr="00604F54">
        <w:rPr>
          <w:noProof/>
        </w:rPr>
        <w:t xml:space="preserve"> Corrosion Science, 2009. </w:t>
      </w:r>
      <w:r w:rsidRPr="00604F54">
        <w:rPr>
          <w:b/>
          <w:noProof/>
        </w:rPr>
        <w:t>51</w:t>
      </w:r>
      <w:r w:rsidRPr="00604F54">
        <w:rPr>
          <w:noProof/>
        </w:rPr>
        <w:t>(10): p. 2266-2278.</w:t>
      </w:r>
      <w:bookmarkEnd w:id="90"/>
    </w:p>
    <w:p w14:paraId="727777AC" w14:textId="77777777" w:rsidR="00604F54" w:rsidRPr="00604F54" w:rsidRDefault="00604F54" w:rsidP="00604F54">
      <w:pPr>
        <w:pStyle w:val="EndNoteBibliography"/>
        <w:spacing w:after="0"/>
        <w:ind w:left="720" w:hanging="720"/>
        <w:rPr>
          <w:noProof/>
        </w:rPr>
      </w:pPr>
      <w:bookmarkStart w:id="91" w:name="_ENREF_25"/>
      <w:r w:rsidRPr="00604F54">
        <w:rPr>
          <w:noProof/>
        </w:rPr>
        <w:t>25.</w:t>
      </w:r>
      <w:r w:rsidRPr="00604F54">
        <w:rPr>
          <w:noProof/>
        </w:rPr>
        <w:tab/>
        <w:t xml:space="preserve">Lajevardi, S.A., et al., </w:t>
      </w:r>
      <w:r w:rsidRPr="00604F54">
        <w:rPr>
          <w:i/>
          <w:noProof/>
        </w:rPr>
        <w:t>Prediction of time to failure in stress corrosion cracking of 304 stainless steel in aqueous chloride solution by artificial neural network.</w:t>
      </w:r>
      <w:r w:rsidRPr="00604F54">
        <w:rPr>
          <w:noProof/>
        </w:rPr>
        <w:t xml:space="preserve"> Protection of Metals and Physical Chemistry of Surfaces, 2009. </w:t>
      </w:r>
      <w:r w:rsidRPr="00604F54">
        <w:rPr>
          <w:b/>
          <w:noProof/>
        </w:rPr>
        <w:t>45</w:t>
      </w:r>
      <w:r w:rsidRPr="00604F54">
        <w:rPr>
          <w:noProof/>
        </w:rPr>
        <w:t>(5): p. 610-615.</w:t>
      </w:r>
      <w:bookmarkEnd w:id="91"/>
    </w:p>
    <w:p w14:paraId="47601B1F" w14:textId="77777777" w:rsidR="00604F54" w:rsidRPr="00604F54" w:rsidRDefault="00604F54" w:rsidP="00604F54">
      <w:pPr>
        <w:pStyle w:val="EndNoteBibliography"/>
        <w:spacing w:after="0"/>
        <w:ind w:left="720" w:hanging="720"/>
        <w:rPr>
          <w:noProof/>
        </w:rPr>
      </w:pPr>
      <w:bookmarkStart w:id="92" w:name="_ENREF_26"/>
      <w:r w:rsidRPr="00604F54">
        <w:rPr>
          <w:noProof/>
        </w:rPr>
        <w:t>26.</w:t>
      </w:r>
      <w:r w:rsidRPr="00604F54">
        <w:rPr>
          <w:noProof/>
        </w:rPr>
        <w:tab/>
        <w:t xml:space="preserve">Kamrunnahar, M. and M. Urquidi-Macdonald, </w:t>
      </w:r>
      <w:r w:rsidRPr="00604F54">
        <w:rPr>
          <w:i/>
          <w:noProof/>
        </w:rPr>
        <w:t>Prediction of corrosion behaviour of Alloy 22 using neural network as a data mining tool.</w:t>
      </w:r>
      <w:r w:rsidRPr="00604F54">
        <w:rPr>
          <w:noProof/>
        </w:rPr>
        <w:t xml:space="preserve"> Corrosion Science, 2011. </w:t>
      </w:r>
      <w:r w:rsidRPr="00604F54">
        <w:rPr>
          <w:b/>
          <w:noProof/>
        </w:rPr>
        <w:t>53</w:t>
      </w:r>
      <w:r w:rsidRPr="00604F54">
        <w:rPr>
          <w:noProof/>
        </w:rPr>
        <w:t>(3): p. 961-967.</w:t>
      </w:r>
      <w:bookmarkEnd w:id="92"/>
    </w:p>
    <w:p w14:paraId="2E021BB8" w14:textId="77777777" w:rsidR="00604F54" w:rsidRPr="00604F54" w:rsidRDefault="00604F54" w:rsidP="00604F54">
      <w:pPr>
        <w:pStyle w:val="EndNoteBibliography"/>
        <w:spacing w:after="0"/>
        <w:ind w:left="720" w:hanging="720"/>
        <w:rPr>
          <w:noProof/>
        </w:rPr>
      </w:pPr>
      <w:bookmarkStart w:id="93" w:name="_ENREF_27"/>
      <w:r w:rsidRPr="00604F54">
        <w:rPr>
          <w:noProof/>
        </w:rPr>
        <w:t>27.</w:t>
      </w:r>
      <w:r w:rsidRPr="00604F54">
        <w:rPr>
          <w:noProof/>
        </w:rPr>
        <w:tab/>
        <w:t xml:space="preserve">Zhang, W., et al., </w:t>
      </w:r>
      <w:r w:rsidRPr="00604F54">
        <w:rPr>
          <w:i/>
          <w:noProof/>
        </w:rPr>
        <w:t>An Artificial Neural Network-Based Algorithm for Evaluation of Fatigue Crack Propagation Considering Nonlinear Damage Accumulation.</w:t>
      </w:r>
      <w:r w:rsidRPr="00604F54">
        <w:rPr>
          <w:noProof/>
        </w:rPr>
        <w:t xml:space="preserve"> Materials (Basel), 2016. </w:t>
      </w:r>
      <w:r w:rsidRPr="00604F54">
        <w:rPr>
          <w:b/>
          <w:noProof/>
        </w:rPr>
        <w:t>9</w:t>
      </w:r>
      <w:r w:rsidRPr="00604F54">
        <w:rPr>
          <w:noProof/>
        </w:rPr>
        <w:t>(6).</w:t>
      </w:r>
      <w:bookmarkEnd w:id="93"/>
    </w:p>
    <w:p w14:paraId="78652353" w14:textId="77777777" w:rsidR="00604F54" w:rsidRPr="00604F54" w:rsidRDefault="00604F54" w:rsidP="00604F54">
      <w:pPr>
        <w:pStyle w:val="EndNoteBibliography"/>
        <w:spacing w:after="0"/>
        <w:ind w:left="720" w:hanging="720"/>
        <w:rPr>
          <w:noProof/>
        </w:rPr>
      </w:pPr>
      <w:bookmarkStart w:id="94" w:name="_ENREF_28"/>
      <w:r w:rsidRPr="00604F54">
        <w:rPr>
          <w:noProof/>
        </w:rPr>
        <w:t>28.</w:t>
      </w:r>
      <w:r w:rsidRPr="00604F54">
        <w:rPr>
          <w:noProof/>
        </w:rPr>
        <w:tab/>
        <w:t xml:space="preserve">Ghaisari, J., H. Jannesari, and M. Vatani, </w:t>
      </w:r>
      <w:r w:rsidRPr="00604F54">
        <w:rPr>
          <w:i/>
          <w:noProof/>
        </w:rPr>
        <w:t>Artificial neural network predictors for mechanical properties of cold rolling products.</w:t>
      </w:r>
      <w:r w:rsidRPr="00604F54">
        <w:rPr>
          <w:noProof/>
        </w:rPr>
        <w:t xml:space="preserve"> Advances in Engineering Software, 2012. </w:t>
      </w:r>
      <w:r w:rsidRPr="00604F54">
        <w:rPr>
          <w:b/>
          <w:noProof/>
        </w:rPr>
        <w:t>45</w:t>
      </w:r>
      <w:r w:rsidRPr="00604F54">
        <w:rPr>
          <w:noProof/>
        </w:rPr>
        <w:t>(1): p. 91-99.</w:t>
      </w:r>
      <w:bookmarkEnd w:id="94"/>
    </w:p>
    <w:p w14:paraId="08C784C7" w14:textId="77777777" w:rsidR="00604F54" w:rsidRPr="00604F54" w:rsidRDefault="00604F54" w:rsidP="00604F54">
      <w:pPr>
        <w:pStyle w:val="EndNoteBibliography"/>
        <w:spacing w:after="0"/>
        <w:ind w:left="720" w:hanging="720"/>
        <w:rPr>
          <w:noProof/>
        </w:rPr>
      </w:pPr>
      <w:bookmarkStart w:id="95" w:name="_ENREF_29"/>
      <w:r w:rsidRPr="00604F54">
        <w:rPr>
          <w:noProof/>
        </w:rPr>
        <w:lastRenderedPageBreak/>
        <w:t>29.</w:t>
      </w:r>
      <w:r w:rsidRPr="00604F54">
        <w:rPr>
          <w:noProof/>
        </w:rPr>
        <w:tab/>
        <w:t xml:space="preserve">Seidl, D., et al., </w:t>
      </w:r>
      <w:r w:rsidRPr="00604F54">
        <w:rPr>
          <w:i/>
          <w:noProof/>
        </w:rPr>
        <w:t>Exploitation of Artificial Intelligence Methods for Prediction of Atmospheric Corrosion.</w:t>
      </w:r>
      <w:r w:rsidRPr="00604F54">
        <w:rPr>
          <w:noProof/>
        </w:rPr>
        <w:t xml:space="preserve"> Defect and Diffusion Forum, 2012. </w:t>
      </w:r>
      <w:r w:rsidRPr="00604F54">
        <w:rPr>
          <w:b/>
          <w:noProof/>
        </w:rPr>
        <w:t>326-328</w:t>
      </w:r>
      <w:r w:rsidRPr="00604F54">
        <w:rPr>
          <w:noProof/>
        </w:rPr>
        <w:t>: p. 65-68.</w:t>
      </w:r>
      <w:bookmarkEnd w:id="95"/>
    </w:p>
    <w:p w14:paraId="40023D9A" w14:textId="77777777" w:rsidR="00604F54" w:rsidRPr="00604F54" w:rsidRDefault="00604F54" w:rsidP="00604F54">
      <w:pPr>
        <w:pStyle w:val="EndNoteBibliography"/>
        <w:spacing w:after="0"/>
        <w:ind w:left="720" w:hanging="720"/>
        <w:rPr>
          <w:noProof/>
        </w:rPr>
      </w:pPr>
      <w:bookmarkStart w:id="96" w:name="_ENREF_30"/>
      <w:r w:rsidRPr="00604F54">
        <w:rPr>
          <w:noProof/>
        </w:rPr>
        <w:t>30.</w:t>
      </w:r>
      <w:r w:rsidRPr="00604F54">
        <w:rPr>
          <w:noProof/>
        </w:rPr>
        <w:tab/>
        <w:t xml:space="preserve">Jiang, G., et al., </w:t>
      </w:r>
      <w:r w:rsidRPr="00604F54">
        <w:rPr>
          <w:i/>
          <w:noProof/>
        </w:rPr>
        <w:t>Predicting concrete corrosion of sewers using artificial neural network.</w:t>
      </w:r>
      <w:r w:rsidRPr="00604F54">
        <w:rPr>
          <w:noProof/>
        </w:rPr>
        <w:t xml:space="preserve"> Water Res, 2016. </w:t>
      </w:r>
      <w:r w:rsidRPr="00604F54">
        <w:rPr>
          <w:b/>
          <w:noProof/>
        </w:rPr>
        <w:t>92</w:t>
      </w:r>
      <w:r w:rsidRPr="00604F54">
        <w:rPr>
          <w:noProof/>
        </w:rPr>
        <w:t>: p. 52-60.</w:t>
      </w:r>
      <w:bookmarkEnd w:id="96"/>
    </w:p>
    <w:p w14:paraId="75F224DE" w14:textId="77777777" w:rsidR="00604F54" w:rsidRPr="00604F54" w:rsidRDefault="00604F54" w:rsidP="00604F54">
      <w:pPr>
        <w:pStyle w:val="EndNoteBibliography"/>
        <w:spacing w:after="0"/>
        <w:ind w:left="720" w:hanging="720"/>
        <w:rPr>
          <w:noProof/>
        </w:rPr>
      </w:pPr>
      <w:bookmarkStart w:id="97" w:name="_ENREF_31"/>
      <w:r w:rsidRPr="00604F54">
        <w:rPr>
          <w:noProof/>
        </w:rPr>
        <w:t>31.</w:t>
      </w:r>
      <w:r w:rsidRPr="00604F54">
        <w:rPr>
          <w:noProof/>
        </w:rPr>
        <w:tab/>
        <w:t xml:space="preserve">Osgerby, S. and A.T. Fry, </w:t>
      </w:r>
      <w:r w:rsidRPr="00604F54">
        <w:rPr>
          <w:i/>
          <w:noProof/>
        </w:rPr>
        <w:t>The use of neural networks in understanding and predicting oxidation and corrosion behaviour in advanced energy conversion systems.</w:t>
      </w:r>
      <w:r w:rsidRPr="00604F54">
        <w:rPr>
          <w:noProof/>
        </w:rPr>
        <w:t xml:space="preserve"> Materials at High Temperatures, 2007. </w:t>
      </w:r>
      <w:r w:rsidRPr="00604F54">
        <w:rPr>
          <w:b/>
          <w:noProof/>
        </w:rPr>
        <w:t>24</w:t>
      </w:r>
      <w:r w:rsidRPr="00604F54">
        <w:rPr>
          <w:noProof/>
        </w:rPr>
        <w:t>(4): p. 259-263.</w:t>
      </w:r>
      <w:bookmarkEnd w:id="97"/>
    </w:p>
    <w:p w14:paraId="12A16D92" w14:textId="77777777" w:rsidR="00604F54" w:rsidRPr="00604F54" w:rsidRDefault="00604F54" w:rsidP="00604F54">
      <w:pPr>
        <w:pStyle w:val="EndNoteBibliography"/>
        <w:spacing w:after="0"/>
        <w:ind w:left="720" w:hanging="720"/>
        <w:rPr>
          <w:noProof/>
        </w:rPr>
      </w:pPr>
      <w:bookmarkStart w:id="98" w:name="_ENREF_32"/>
      <w:r w:rsidRPr="00604F54">
        <w:rPr>
          <w:noProof/>
        </w:rPr>
        <w:t>32.</w:t>
      </w:r>
      <w:r w:rsidRPr="00604F54">
        <w:rPr>
          <w:noProof/>
        </w:rPr>
        <w:tab/>
        <w:t xml:space="preserve">Haque, M., </w:t>
      </w:r>
      <w:r w:rsidRPr="00604F54">
        <w:rPr>
          <w:i/>
          <w:noProof/>
        </w:rPr>
        <w:t>Prediction of corrosion–fatigue behavior of DP steel through artificial neural network.</w:t>
      </w:r>
      <w:r w:rsidRPr="00604F54">
        <w:rPr>
          <w:noProof/>
        </w:rPr>
        <w:t xml:space="preserve"> International Journal of Fatigue, 2001. </w:t>
      </w:r>
      <w:r w:rsidRPr="00604F54">
        <w:rPr>
          <w:b/>
          <w:noProof/>
        </w:rPr>
        <w:t>23</w:t>
      </w:r>
      <w:r w:rsidRPr="00604F54">
        <w:rPr>
          <w:noProof/>
        </w:rPr>
        <w:t>(1): p. 1-4.</w:t>
      </w:r>
      <w:bookmarkEnd w:id="98"/>
    </w:p>
    <w:p w14:paraId="70A8DF32" w14:textId="77777777" w:rsidR="00604F54" w:rsidRPr="00604F54" w:rsidRDefault="00604F54" w:rsidP="00604F54">
      <w:pPr>
        <w:pStyle w:val="EndNoteBibliography"/>
        <w:spacing w:after="0"/>
        <w:ind w:left="720" w:hanging="720"/>
        <w:rPr>
          <w:noProof/>
        </w:rPr>
      </w:pPr>
      <w:bookmarkStart w:id="99" w:name="_ENREF_33"/>
      <w:r w:rsidRPr="00604F54">
        <w:rPr>
          <w:noProof/>
        </w:rPr>
        <w:t>33.</w:t>
      </w:r>
      <w:r w:rsidRPr="00604F54">
        <w:rPr>
          <w:noProof/>
        </w:rPr>
        <w:tab/>
        <w:t xml:space="preserve">Jiménez-Come, M.J., et al., </w:t>
      </w:r>
      <w:r w:rsidRPr="00604F54">
        <w:rPr>
          <w:i/>
          <w:noProof/>
        </w:rPr>
        <w:t>Characterization of pitting corrosion of stainless steel using artificial neural networks.</w:t>
      </w:r>
      <w:r w:rsidRPr="00604F54">
        <w:rPr>
          <w:noProof/>
        </w:rPr>
        <w:t xml:space="preserve"> Materials and Corrosion, 2015. </w:t>
      </w:r>
      <w:r w:rsidRPr="00604F54">
        <w:rPr>
          <w:b/>
          <w:noProof/>
        </w:rPr>
        <w:t>66</w:t>
      </w:r>
      <w:r w:rsidRPr="00604F54">
        <w:rPr>
          <w:noProof/>
        </w:rPr>
        <w:t>(10): p. 1084-1091.</w:t>
      </w:r>
      <w:bookmarkEnd w:id="99"/>
    </w:p>
    <w:p w14:paraId="31F498D9" w14:textId="77777777" w:rsidR="00604F54" w:rsidRPr="00604F54" w:rsidRDefault="00604F54" w:rsidP="00604F54">
      <w:pPr>
        <w:pStyle w:val="EndNoteBibliography"/>
        <w:spacing w:after="0"/>
        <w:ind w:left="720" w:hanging="720"/>
        <w:rPr>
          <w:noProof/>
        </w:rPr>
      </w:pPr>
      <w:bookmarkStart w:id="100" w:name="_ENREF_34"/>
      <w:r w:rsidRPr="00604F54">
        <w:rPr>
          <w:noProof/>
        </w:rPr>
        <w:t>34.</w:t>
      </w:r>
      <w:r w:rsidRPr="00604F54">
        <w:rPr>
          <w:noProof/>
        </w:rPr>
        <w:tab/>
        <w:t xml:space="preserve">Evans, M., </w:t>
      </w:r>
      <w:r w:rsidRPr="00604F54">
        <w:rPr>
          <w:i/>
          <w:noProof/>
        </w:rPr>
        <w:t>Method for improving parametric creep rupture life of 2·25Cr–1Mo steel using artificial neural networks.</w:t>
      </w:r>
      <w:r w:rsidRPr="00604F54">
        <w:rPr>
          <w:noProof/>
        </w:rPr>
        <w:t xml:space="preserve"> Materials Science and Technology, 1999. </w:t>
      </w:r>
      <w:r w:rsidRPr="00604F54">
        <w:rPr>
          <w:b/>
          <w:noProof/>
        </w:rPr>
        <w:t>15</w:t>
      </w:r>
      <w:r w:rsidRPr="00604F54">
        <w:rPr>
          <w:noProof/>
        </w:rPr>
        <w:t>(6): p. 647-658.</w:t>
      </w:r>
      <w:bookmarkEnd w:id="100"/>
    </w:p>
    <w:p w14:paraId="6A46A842" w14:textId="77777777" w:rsidR="00604F54" w:rsidRPr="00604F54" w:rsidRDefault="00604F54" w:rsidP="00604F54">
      <w:pPr>
        <w:pStyle w:val="EndNoteBibliography"/>
        <w:spacing w:after="0"/>
        <w:ind w:left="720" w:hanging="720"/>
        <w:rPr>
          <w:noProof/>
        </w:rPr>
      </w:pPr>
      <w:bookmarkStart w:id="101" w:name="_ENREF_35"/>
      <w:r w:rsidRPr="00604F54">
        <w:rPr>
          <w:noProof/>
        </w:rPr>
        <w:t>35.</w:t>
      </w:r>
      <w:r w:rsidRPr="00604F54">
        <w:rPr>
          <w:noProof/>
        </w:rPr>
        <w:tab/>
        <w:t xml:space="preserve">Montakhab, M. and P. Behjati, </w:t>
      </w:r>
      <w:r w:rsidRPr="00604F54">
        <w:rPr>
          <w:i/>
          <w:noProof/>
        </w:rPr>
        <w:t>Modelling correlation between hot working parameters and flow stress of IN625 alloy using neural network.</w:t>
      </w:r>
      <w:r w:rsidRPr="00604F54">
        <w:rPr>
          <w:noProof/>
        </w:rPr>
        <w:t xml:space="preserve"> Materials Science and Technology, 2010. </w:t>
      </w:r>
      <w:r w:rsidRPr="00604F54">
        <w:rPr>
          <w:b/>
          <w:noProof/>
        </w:rPr>
        <w:t>26</w:t>
      </w:r>
      <w:r w:rsidRPr="00604F54">
        <w:rPr>
          <w:noProof/>
        </w:rPr>
        <w:t>(5): p. 621-625.</w:t>
      </w:r>
      <w:bookmarkEnd w:id="101"/>
    </w:p>
    <w:p w14:paraId="6C10BD75" w14:textId="77777777" w:rsidR="00604F54" w:rsidRPr="00604F54" w:rsidRDefault="00604F54" w:rsidP="00604F54">
      <w:pPr>
        <w:pStyle w:val="EndNoteBibliography"/>
        <w:spacing w:after="0"/>
        <w:ind w:left="720" w:hanging="720"/>
        <w:rPr>
          <w:noProof/>
        </w:rPr>
      </w:pPr>
      <w:bookmarkStart w:id="102" w:name="_ENREF_36"/>
      <w:r w:rsidRPr="00604F54">
        <w:rPr>
          <w:noProof/>
        </w:rPr>
        <w:t>36.</w:t>
      </w:r>
      <w:r w:rsidRPr="00604F54">
        <w:rPr>
          <w:noProof/>
        </w:rPr>
        <w:tab/>
        <w:t xml:space="preserve">Asteris, P.G., P.C. Roussis, and M.G. Douvika, </w:t>
      </w:r>
      <w:r w:rsidRPr="00604F54">
        <w:rPr>
          <w:i/>
          <w:noProof/>
        </w:rPr>
        <w:t>Feed-Forward Neural Network Prediction of the Mechanical Properties of Sandcrete Materials.</w:t>
      </w:r>
      <w:r w:rsidRPr="00604F54">
        <w:rPr>
          <w:noProof/>
        </w:rPr>
        <w:t xml:space="preserve"> Sensors (Basel), 2017. </w:t>
      </w:r>
      <w:r w:rsidRPr="00604F54">
        <w:rPr>
          <w:b/>
          <w:noProof/>
        </w:rPr>
        <w:t>17</w:t>
      </w:r>
      <w:r w:rsidRPr="00604F54">
        <w:rPr>
          <w:noProof/>
        </w:rPr>
        <w:t>(6).</w:t>
      </w:r>
      <w:bookmarkEnd w:id="102"/>
    </w:p>
    <w:p w14:paraId="0D66CC07" w14:textId="77777777" w:rsidR="00604F54" w:rsidRPr="00604F54" w:rsidRDefault="00604F54" w:rsidP="00604F54">
      <w:pPr>
        <w:pStyle w:val="EndNoteBibliography"/>
        <w:spacing w:after="0"/>
        <w:ind w:left="720" w:hanging="720"/>
        <w:rPr>
          <w:noProof/>
        </w:rPr>
      </w:pPr>
      <w:bookmarkStart w:id="103" w:name="_ENREF_37"/>
      <w:r w:rsidRPr="00604F54">
        <w:rPr>
          <w:noProof/>
        </w:rPr>
        <w:t>37.</w:t>
      </w:r>
      <w:r w:rsidRPr="00604F54">
        <w:rPr>
          <w:noProof/>
        </w:rPr>
        <w:tab/>
        <w:t xml:space="preserve">Faizabadi, M.J., et al., </w:t>
      </w:r>
      <w:r w:rsidRPr="00604F54">
        <w:rPr>
          <w:i/>
          <w:noProof/>
        </w:rPr>
        <w:t>Predictions of toughness and hardness by using chemical composition and tensile properties in microalloyed line pipe steels.</w:t>
      </w:r>
      <w:r w:rsidRPr="00604F54">
        <w:rPr>
          <w:noProof/>
        </w:rPr>
        <w:t xml:space="preserve"> Neural Computing and Applications, 2014. </w:t>
      </w:r>
      <w:r w:rsidRPr="00604F54">
        <w:rPr>
          <w:b/>
          <w:noProof/>
        </w:rPr>
        <w:t>25</w:t>
      </w:r>
      <w:r w:rsidRPr="00604F54">
        <w:rPr>
          <w:noProof/>
        </w:rPr>
        <w:t>(7-8): p. 1993-1999.</w:t>
      </w:r>
      <w:bookmarkEnd w:id="103"/>
    </w:p>
    <w:p w14:paraId="208B5D44" w14:textId="77777777" w:rsidR="00604F54" w:rsidRPr="00604F54" w:rsidRDefault="00604F54" w:rsidP="00604F54">
      <w:pPr>
        <w:pStyle w:val="EndNoteBibliography"/>
        <w:spacing w:after="0"/>
        <w:ind w:left="720" w:hanging="720"/>
        <w:rPr>
          <w:noProof/>
        </w:rPr>
      </w:pPr>
      <w:bookmarkStart w:id="104" w:name="_ENREF_38"/>
      <w:r w:rsidRPr="00604F54">
        <w:rPr>
          <w:noProof/>
        </w:rPr>
        <w:t>38.</w:t>
      </w:r>
      <w:r w:rsidRPr="00604F54">
        <w:rPr>
          <w:noProof/>
        </w:rPr>
        <w:tab/>
        <w:t xml:space="preserve">Yao, C.G., et al., </w:t>
      </w:r>
      <w:r w:rsidRPr="00604F54">
        <w:rPr>
          <w:i/>
          <w:noProof/>
        </w:rPr>
        <w:t>Artificial neural network modelling to predict hot deformation behaviour of as HIPed FGH4169 superalloy.</w:t>
      </w:r>
      <w:r w:rsidRPr="00604F54">
        <w:rPr>
          <w:noProof/>
        </w:rPr>
        <w:t xml:space="preserve"> Materials Science and Technology, 2013. </w:t>
      </w:r>
      <w:r w:rsidRPr="00604F54">
        <w:rPr>
          <w:b/>
          <w:noProof/>
        </w:rPr>
        <w:t>30</w:t>
      </w:r>
      <w:r w:rsidRPr="00604F54">
        <w:rPr>
          <w:noProof/>
        </w:rPr>
        <w:t>(10): p. 1170-1176.</w:t>
      </w:r>
      <w:bookmarkEnd w:id="104"/>
    </w:p>
    <w:p w14:paraId="442FCC4A" w14:textId="77777777" w:rsidR="00604F54" w:rsidRPr="00604F54" w:rsidRDefault="00604F54" w:rsidP="00604F54">
      <w:pPr>
        <w:pStyle w:val="EndNoteBibliography"/>
        <w:spacing w:after="0"/>
        <w:ind w:left="720" w:hanging="720"/>
        <w:rPr>
          <w:noProof/>
        </w:rPr>
      </w:pPr>
      <w:bookmarkStart w:id="105" w:name="_ENREF_39"/>
      <w:r w:rsidRPr="00604F54">
        <w:rPr>
          <w:noProof/>
        </w:rPr>
        <w:t>39.</w:t>
      </w:r>
      <w:r w:rsidRPr="00604F54">
        <w:rPr>
          <w:noProof/>
        </w:rPr>
        <w:tab/>
        <w:t xml:space="preserve">Birbilis, N., et al., </w:t>
      </w:r>
      <w:r w:rsidRPr="00604F54">
        <w:rPr>
          <w:i/>
          <w:noProof/>
        </w:rPr>
        <w:t>A combined neural network and mechanistic approach for the prediction of corrosion rate and yield strength of magnesium-rare earth alloys.</w:t>
      </w:r>
      <w:r w:rsidRPr="00604F54">
        <w:rPr>
          <w:noProof/>
        </w:rPr>
        <w:t xml:space="preserve"> Corrosion Science, 2011. </w:t>
      </w:r>
      <w:r w:rsidRPr="00604F54">
        <w:rPr>
          <w:b/>
          <w:noProof/>
        </w:rPr>
        <w:t>53</w:t>
      </w:r>
      <w:r w:rsidRPr="00604F54">
        <w:rPr>
          <w:noProof/>
        </w:rPr>
        <w:t>(1): p. 168-176.</w:t>
      </w:r>
      <w:bookmarkEnd w:id="105"/>
    </w:p>
    <w:p w14:paraId="04B28882" w14:textId="77777777" w:rsidR="00604F54" w:rsidRPr="00604F54" w:rsidRDefault="00604F54" w:rsidP="00604F54">
      <w:pPr>
        <w:pStyle w:val="EndNoteBibliography"/>
        <w:spacing w:after="0"/>
        <w:ind w:left="720" w:hanging="720"/>
        <w:rPr>
          <w:noProof/>
        </w:rPr>
      </w:pPr>
      <w:bookmarkStart w:id="106" w:name="_ENREF_40"/>
      <w:r w:rsidRPr="00604F54">
        <w:rPr>
          <w:noProof/>
        </w:rPr>
        <w:t>40.</w:t>
      </w:r>
      <w:r w:rsidRPr="00604F54">
        <w:rPr>
          <w:noProof/>
        </w:rPr>
        <w:tab/>
        <w:t xml:space="preserve">Sasikumar, T., et al., </w:t>
      </w:r>
      <w:r w:rsidRPr="00604F54">
        <w:rPr>
          <w:i/>
          <w:noProof/>
        </w:rPr>
        <w:t>Artificial Neural Network Prediction of Ultimate Strength of Unidirectional T-300/914 Tensile Specimens Using Acoustic Emission Response.</w:t>
      </w:r>
      <w:r w:rsidRPr="00604F54">
        <w:rPr>
          <w:noProof/>
        </w:rPr>
        <w:t xml:space="preserve"> Journal of Nondestructive Evaluation, 2008. </w:t>
      </w:r>
      <w:r w:rsidRPr="00604F54">
        <w:rPr>
          <w:b/>
          <w:noProof/>
        </w:rPr>
        <w:t>27</w:t>
      </w:r>
      <w:r w:rsidRPr="00604F54">
        <w:rPr>
          <w:noProof/>
        </w:rPr>
        <w:t>(4): p. 127-133.</w:t>
      </w:r>
      <w:bookmarkEnd w:id="106"/>
    </w:p>
    <w:p w14:paraId="2F9C3894" w14:textId="77777777" w:rsidR="00604F54" w:rsidRPr="00604F54" w:rsidRDefault="00604F54" w:rsidP="00604F54">
      <w:pPr>
        <w:pStyle w:val="EndNoteBibliography"/>
        <w:spacing w:after="0"/>
        <w:ind w:left="720" w:hanging="720"/>
        <w:rPr>
          <w:noProof/>
        </w:rPr>
      </w:pPr>
      <w:bookmarkStart w:id="107" w:name="_ENREF_41"/>
      <w:r w:rsidRPr="00604F54">
        <w:rPr>
          <w:noProof/>
        </w:rPr>
        <w:t>41.</w:t>
      </w:r>
      <w:r w:rsidRPr="00604F54">
        <w:rPr>
          <w:noProof/>
        </w:rPr>
        <w:tab/>
        <w:t xml:space="preserve">Parthiban, T., et al., </w:t>
      </w:r>
      <w:r w:rsidRPr="00604F54">
        <w:rPr>
          <w:i/>
          <w:noProof/>
        </w:rPr>
        <w:t>Neural network analysis for corrosion of steel in concrete.</w:t>
      </w:r>
      <w:r w:rsidRPr="00604F54">
        <w:rPr>
          <w:noProof/>
        </w:rPr>
        <w:t xml:space="preserve"> Corrosion Science, 2005. </w:t>
      </w:r>
      <w:r w:rsidRPr="00604F54">
        <w:rPr>
          <w:b/>
          <w:noProof/>
        </w:rPr>
        <w:t>47</w:t>
      </w:r>
      <w:r w:rsidRPr="00604F54">
        <w:rPr>
          <w:noProof/>
        </w:rPr>
        <w:t>(7): p. 1625-1642.</w:t>
      </w:r>
      <w:bookmarkEnd w:id="107"/>
    </w:p>
    <w:p w14:paraId="6AC03563" w14:textId="77777777" w:rsidR="00604F54" w:rsidRPr="00604F54" w:rsidRDefault="00604F54" w:rsidP="00604F54">
      <w:pPr>
        <w:pStyle w:val="EndNoteBibliography"/>
        <w:spacing w:after="0"/>
        <w:ind w:left="720" w:hanging="720"/>
        <w:rPr>
          <w:noProof/>
        </w:rPr>
      </w:pPr>
      <w:bookmarkStart w:id="108" w:name="_ENREF_42"/>
      <w:r w:rsidRPr="00604F54">
        <w:rPr>
          <w:noProof/>
        </w:rPr>
        <w:t>42.</w:t>
      </w:r>
      <w:r w:rsidRPr="00604F54">
        <w:rPr>
          <w:noProof/>
        </w:rPr>
        <w:tab/>
        <w:t xml:space="preserve">Cai, J., R.A. Cottis, and S.B. Lyon, </w:t>
      </w:r>
      <w:r w:rsidRPr="00604F54">
        <w:rPr>
          <w:i/>
          <w:noProof/>
        </w:rPr>
        <w:t>Phenomenological modelling of atmospheric corrosion using an artificial neural network.</w:t>
      </w:r>
      <w:r w:rsidRPr="00604F54">
        <w:rPr>
          <w:noProof/>
        </w:rPr>
        <w:t xml:space="preserve"> Corrosion Science, 1999. </w:t>
      </w:r>
      <w:r w:rsidRPr="00604F54">
        <w:rPr>
          <w:b/>
          <w:noProof/>
        </w:rPr>
        <w:t>41</w:t>
      </w:r>
      <w:r w:rsidRPr="00604F54">
        <w:rPr>
          <w:noProof/>
        </w:rPr>
        <w:t>(10): p. 2001-2030.</w:t>
      </w:r>
      <w:bookmarkEnd w:id="108"/>
    </w:p>
    <w:p w14:paraId="02AC83B8" w14:textId="77777777" w:rsidR="00604F54" w:rsidRPr="00604F54" w:rsidRDefault="00604F54" w:rsidP="00604F54">
      <w:pPr>
        <w:pStyle w:val="EndNoteBibliography"/>
        <w:spacing w:after="0"/>
        <w:ind w:left="720" w:hanging="720"/>
        <w:rPr>
          <w:noProof/>
        </w:rPr>
      </w:pPr>
      <w:bookmarkStart w:id="109" w:name="_ENREF_43"/>
      <w:r w:rsidRPr="00604F54">
        <w:rPr>
          <w:noProof/>
        </w:rPr>
        <w:t>43.</w:t>
      </w:r>
      <w:r w:rsidRPr="00604F54">
        <w:rPr>
          <w:noProof/>
        </w:rPr>
        <w:tab/>
        <w:t xml:space="preserve">Forouzan, S. and A. Akbarzadeh, </w:t>
      </w:r>
      <w:r w:rsidRPr="00604F54">
        <w:rPr>
          <w:i/>
          <w:noProof/>
        </w:rPr>
        <w:t>Prediction of effect of thermo-mechanical parameters on mechanical properties and anisotropy of aluminum alloy AA3004 using artificial neural network.</w:t>
      </w:r>
      <w:r w:rsidRPr="00604F54">
        <w:rPr>
          <w:noProof/>
        </w:rPr>
        <w:t xml:space="preserve"> Materials &amp; Design, 2007. </w:t>
      </w:r>
      <w:r w:rsidRPr="00604F54">
        <w:rPr>
          <w:b/>
          <w:noProof/>
        </w:rPr>
        <w:t>28</w:t>
      </w:r>
      <w:r w:rsidRPr="00604F54">
        <w:rPr>
          <w:noProof/>
        </w:rPr>
        <w:t>(5): p. 1678-1684.</w:t>
      </w:r>
      <w:bookmarkEnd w:id="109"/>
    </w:p>
    <w:p w14:paraId="256B0E6C" w14:textId="77777777" w:rsidR="00604F54" w:rsidRPr="00604F54" w:rsidRDefault="00604F54" w:rsidP="00604F54">
      <w:pPr>
        <w:pStyle w:val="EndNoteBibliography"/>
        <w:spacing w:after="0"/>
        <w:ind w:left="720" w:hanging="720"/>
        <w:rPr>
          <w:noProof/>
        </w:rPr>
      </w:pPr>
      <w:bookmarkStart w:id="110" w:name="_ENREF_44"/>
      <w:r w:rsidRPr="00604F54">
        <w:rPr>
          <w:noProof/>
        </w:rPr>
        <w:t>44.</w:t>
      </w:r>
      <w:r w:rsidRPr="00604F54">
        <w:rPr>
          <w:noProof/>
        </w:rPr>
        <w:tab/>
        <w:t xml:space="preserve">Kamrunnahar, M. and M. Urquidi-Macdonald, </w:t>
      </w:r>
      <w:r w:rsidRPr="00604F54">
        <w:rPr>
          <w:i/>
          <w:noProof/>
        </w:rPr>
        <w:t>Prediction of corrosion behavior using neural network as a data mining tool.</w:t>
      </w:r>
      <w:r w:rsidRPr="00604F54">
        <w:rPr>
          <w:noProof/>
        </w:rPr>
        <w:t xml:space="preserve"> Corrosion Science, 2010. </w:t>
      </w:r>
      <w:r w:rsidRPr="00604F54">
        <w:rPr>
          <w:b/>
          <w:noProof/>
        </w:rPr>
        <w:t>52</w:t>
      </w:r>
      <w:r w:rsidRPr="00604F54">
        <w:rPr>
          <w:noProof/>
        </w:rPr>
        <w:t>(3): p. 669-677.</w:t>
      </w:r>
      <w:bookmarkEnd w:id="110"/>
    </w:p>
    <w:p w14:paraId="17BA31AB" w14:textId="77777777" w:rsidR="00604F54" w:rsidRPr="00604F54" w:rsidRDefault="00604F54" w:rsidP="00604F54">
      <w:pPr>
        <w:pStyle w:val="EndNoteBibliography"/>
        <w:spacing w:after="0"/>
        <w:ind w:left="720" w:hanging="720"/>
        <w:rPr>
          <w:noProof/>
        </w:rPr>
      </w:pPr>
      <w:bookmarkStart w:id="111" w:name="_ENREF_45"/>
      <w:r w:rsidRPr="00604F54">
        <w:rPr>
          <w:noProof/>
        </w:rPr>
        <w:t>45.</w:t>
      </w:r>
      <w:r w:rsidRPr="00604F54">
        <w:rPr>
          <w:noProof/>
        </w:rPr>
        <w:tab/>
        <w:t xml:space="preserve">Xia, X., et al., </w:t>
      </w:r>
      <w:r w:rsidRPr="00604F54">
        <w:rPr>
          <w:i/>
          <w:noProof/>
        </w:rPr>
        <w:t>An artificial neural network for predicting corrosion rate and hardness of magnesium alloys.</w:t>
      </w:r>
      <w:r w:rsidRPr="00604F54">
        <w:rPr>
          <w:noProof/>
        </w:rPr>
        <w:t xml:space="preserve"> Materials &amp; Design, 2016. </w:t>
      </w:r>
      <w:r w:rsidRPr="00604F54">
        <w:rPr>
          <w:b/>
          <w:noProof/>
        </w:rPr>
        <w:t>90</w:t>
      </w:r>
      <w:r w:rsidRPr="00604F54">
        <w:rPr>
          <w:noProof/>
        </w:rPr>
        <w:t>: p. 1034-1043.</w:t>
      </w:r>
      <w:bookmarkEnd w:id="111"/>
    </w:p>
    <w:p w14:paraId="53E2DC54" w14:textId="77777777" w:rsidR="00604F54" w:rsidRPr="00604F54" w:rsidRDefault="00604F54" w:rsidP="00604F54">
      <w:pPr>
        <w:pStyle w:val="EndNoteBibliography"/>
        <w:spacing w:after="0"/>
        <w:ind w:left="720" w:hanging="720"/>
        <w:rPr>
          <w:noProof/>
        </w:rPr>
      </w:pPr>
      <w:bookmarkStart w:id="112" w:name="_ENREF_46"/>
      <w:r w:rsidRPr="00604F54">
        <w:rPr>
          <w:noProof/>
        </w:rPr>
        <w:lastRenderedPageBreak/>
        <w:t>46.</w:t>
      </w:r>
      <w:r w:rsidRPr="00604F54">
        <w:rPr>
          <w:noProof/>
        </w:rPr>
        <w:tab/>
        <w:t xml:space="preserve">Li, S., et al., </w:t>
      </w:r>
      <w:r w:rsidRPr="00604F54">
        <w:rPr>
          <w:i/>
          <w:noProof/>
        </w:rPr>
        <w:t>The Prediction of Sn-Ag Solder Properties Based on BP Algorithm of Artificial Neutral Network</w:t>
      </w:r>
      <w:r w:rsidRPr="00604F54">
        <w:rPr>
          <w:noProof/>
        </w:rPr>
        <w:t xml:space="preserve">, in </w:t>
      </w:r>
      <w:r w:rsidRPr="00604F54">
        <w:rPr>
          <w:i/>
          <w:noProof/>
        </w:rPr>
        <w:t>2007 8th International Conference on Electronic Packaging Technology</w:t>
      </w:r>
      <w:r w:rsidRPr="00604F54">
        <w:rPr>
          <w:noProof/>
        </w:rPr>
        <w:t>. 2007, IEEE.</w:t>
      </w:r>
      <w:bookmarkEnd w:id="112"/>
    </w:p>
    <w:p w14:paraId="3B59F480" w14:textId="77777777" w:rsidR="00604F54" w:rsidRPr="00604F54" w:rsidRDefault="00604F54" w:rsidP="00604F54">
      <w:pPr>
        <w:pStyle w:val="EndNoteBibliography"/>
        <w:spacing w:after="0"/>
        <w:ind w:left="720" w:hanging="720"/>
        <w:rPr>
          <w:noProof/>
        </w:rPr>
      </w:pPr>
      <w:bookmarkStart w:id="113" w:name="_ENREF_47"/>
      <w:r w:rsidRPr="00604F54">
        <w:rPr>
          <w:noProof/>
        </w:rPr>
        <w:t>47.</w:t>
      </w:r>
      <w:r w:rsidRPr="00604F54">
        <w:rPr>
          <w:noProof/>
        </w:rPr>
        <w:tab/>
        <w:t xml:space="preserve">Li, M., et al., </w:t>
      </w:r>
      <w:r w:rsidRPr="00604F54">
        <w:rPr>
          <w:i/>
          <w:noProof/>
        </w:rPr>
        <w:t>Approach to constitutive relationships of a Ti-5AI-2Sn-2Zr-4Cr-4Mo alloy by artificial neural networks.</w:t>
      </w:r>
      <w:r w:rsidRPr="00604F54">
        <w:rPr>
          <w:noProof/>
        </w:rPr>
        <w:t xml:space="preserve"> Materials Science and Technology, 1998. </w:t>
      </w:r>
      <w:r w:rsidRPr="00604F54">
        <w:rPr>
          <w:b/>
          <w:noProof/>
        </w:rPr>
        <w:t>14</w:t>
      </w:r>
      <w:r w:rsidRPr="00604F54">
        <w:rPr>
          <w:noProof/>
        </w:rPr>
        <w:t>(2): p. 136-138.</w:t>
      </w:r>
      <w:bookmarkEnd w:id="113"/>
    </w:p>
    <w:p w14:paraId="62A30A2F" w14:textId="77777777" w:rsidR="00604F54" w:rsidRPr="00604F54" w:rsidRDefault="00604F54" w:rsidP="00604F54">
      <w:pPr>
        <w:pStyle w:val="EndNoteBibliography"/>
        <w:spacing w:after="0"/>
        <w:ind w:left="720" w:hanging="720"/>
        <w:rPr>
          <w:noProof/>
        </w:rPr>
      </w:pPr>
      <w:bookmarkStart w:id="114" w:name="_ENREF_48"/>
      <w:r w:rsidRPr="00604F54">
        <w:rPr>
          <w:noProof/>
        </w:rPr>
        <w:t>48.</w:t>
      </w:r>
      <w:r w:rsidRPr="00604F54">
        <w:rPr>
          <w:noProof/>
        </w:rPr>
        <w:tab/>
        <w:t xml:space="preserve">Xie, T. and J.C. Grossman, </w:t>
      </w:r>
      <w:r w:rsidRPr="00604F54">
        <w:rPr>
          <w:i/>
          <w:noProof/>
        </w:rPr>
        <w:t>Crystal Graph Convolutional Neural Networks for an Accurate and Interpretable Prediction of Material Properties.</w:t>
      </w:r>
      <w:r w:rsidRPr="00604F54">
        <w:rPr>
          <w:noProof/>
        </w:rPr>
        <w:t xml:space="preserve"> Phys Rev Lett, 2018. </w:t>
      </w:r>
      <w:r w:rsidRPr="00604F54">
        <w:rPr>
          <w:b/>
          <w:noProof/>
        </w:rPr>
        <w:t>120</w:t>
      </w:r>
      <w:r w:rsidRPr="00604F54">
        <w:rPr>
          <w:noProof/>
        </w:rPr>
        <w:t>(14): p. 145301.</w:t>
      </w:r>
      <w:bookmarkEnd w:id="114"/>
    </w:p>
    <w:p w14:paraId="1B6FD993" w14:textId="77777777" w:rsidR="00604F54" w:rsidRPr="00604F54" w:rsidRDefault="00604F54" w:rsidP="00604F54">
      <w:pPr>
        <w:pStyle w:val="EndNoteBibliography"/>
        <w:spacing w:after="0"/>
        <w:ind w:left="720" w:hanging="720"/>
        <w:rPr>
          <w:noProof/>
        </w:rPr>
      </w:pPr>
      <w:bookmarkStart w:id="115" w:name="_ENREF_49"/>
      <w:r w:rsidRPr="00604F54">
        <w:rPr>
          <w:noProof/>
        </w:rPr>
        <w:t>49.</w:t>
      </w:r>
      <w:r w:rsidRPr="00604F54">
        <w:rPr>
          <w:noProof/>
        </w:rPr>
        <w:tab/>
        <w:t xml:space="preserve">Yilmaz, M. and H.M. Ertunc, </w:t>
      </w:r>
      <w:r w:rsidRPr="00604F54">
        <w:rPr>
          <w:i/>
          <w:noProof/>
        </w:rPr>
        <w:t>The prediction of mechanical behavior for steel wires and cord materials using neural networks.</w:t>
      </w:r>
      <w:r w:rsidRPr="00604F54">
        <w:rPr>
          <w:noProof/>
        </w:rPr>
        <w:t xml:space="preserve"> Materials &amp; Design, 2007. </w:t>
      </w:r>
      <w:r w:rsidRPr="00604F54">
        <w:rPr>
          <w:b/>
          <w:noProof/>
        </w:rPr>
        <w:t>28</w:t>
      </w:r>
      <w:r w:rsidRPr="00604F54">
        <w:rPr>
          <w:noProof/>
        </w:rPr>
        <w:t>(2): p. 599-608.</w:t>
      </w:r>
      <w:bookmarkEnd w:id="115"/>
    </w:p>
    <w:p w14:paraId="25EC9FB4" w14:textId="77777777" w:rsidR="00604F54" w:rsidRPr="00604F54" w:rsidRDefault="00604F54" w:rsidP="00604F54">
      <w:pPr>
        <w:pStyle w:val="EndNoteBibliography"/>
        <w:spacing w:after="0"/>
        <w:ind w:left="720" w:hanging="720"/>
        <w:rPr>
          <w:noProof/>
        </w:rPr>
      </w:pPr>
      <w:bookmarkStart w:id="116" w:name="_ENREF_50"/>
      <w:r w:rsidRPr="00604F54">
        <w:rPr>
          <w:noProof/>
        </w:rPr>
        <w:t>50.</w:t>
      </w:r>
      <w:r w:rsidRPr="00604F54">
        <w:rPr>
          <w:noProof/>
        </w:rPr>
        <w:tab/>
        <w:t xml:space="preserve">Sung, A.H., </w:t>
      </w:r>
      <w:r w:rsidRPr="00604F54">
        <w:rPr>
          <w:i/>
          <w:noProof/>
        </w:rPr>
        <w:t>Ranking importance of input parameters of neural networks.</w:t>
      </w:r>
      <w:r w:rsidRPr="00604F54">
        <w:rPr>
          <w:noProof/>
        </w:rPr>
        <w:t xml:space="preserve"> Expert Systems with Applications, 1998. </w:t>
      </w:r>
      <w:r w:rsidRPr="00604F54">
        <w:rPr>
          <w:b/>
          <w:noProof/>
        </w:rPr>
        <w:t>15</w:t>
      </w:r>
      <w:r w:rsidRPr="00604F54">
        <w:rPr>
          <w:noProof/>
        </w:rPr>
        <w:t>(3): p. 405-411.</w:t>
      </w:r>
      <w:bookmarkEnd w:id="116"/>
    </w:p>
    <w:p w14:paraId="6CE2104E" w14:textId="77777777" w:rsidR="00604F54" w:rsidRPr="00604F54" w:rsidRDefault="00604F54" w:rsidP="00604F54">
      <w:pPr>
        <w:pStyle w:val="EndNoteBibliography"/>
        <w:spacing w:after="0"/>
        <w:ind w:left="720" w:hanging="720"/>
        <w:rPr>
          <w:noProof/>
        </w:rPr>
      </w:pPr>
      <w:bookmarkStart w:id="117" w:name="_ENREF_51"/>
      <w:r w:rsidRPr="00604F54">
        <w:rPr>
          <w:noProof/>
        </w:rPr>
        <w:t>51.</w:t>
      </w:r>
      <w:r w:rsidRPr="00604F54">
        <w:rPr>
          <w:noProof/>
        </w:rPr>
        <w:tab/>
        <w:t xml:space="preserve">Vasudevan, M., et al., </w:t>
      </w:r>
      <w:r w:rsidRPr="00604F54">
        <w:rPr>
          <w:i/>
          <w:noProof/>
        </w:rPr>
        <w:t>Modelling correlation between alloy composition and ferrite number in duplex stainless steel welds using artificial neural networks.</w:t>
      </w:r>
      <w:r w:rsidRPr="00604F54">
        <w:rPr>
          <w:noProof/>
        </w:rPr>
        <w:t xml:space="preserve"> Materials Science and Technology, 2005. </w:t>
      </w:r>
      <w:r w:rsidRPr="00604F54">
        <w:rPr>
          <w:b/>
          <w:noProof/>
        </w:rPr>
        <w:t>21</w:t>
      </w:r>
      <w:r w:rsidRPr="00604F54">
        <w:rPr>
          <w:noProof/>
        </w:rPr>
        <w:t>(4): p. 387-392.</w:t>
      </w:r>
      <w:bookmarkEnd w:id="117"/>
    </w:p>
    <w:p w14:paraId="2C703B19" w14:textId="77777777" w:rsidR="00604F54" w:rsidRPr="00604F54" w:rsidRDefault="00604F54" w:rsidP="00604F54">
      <w:pPr>
        <w:pStyle w:val="EndNoteBibliography"/>
        <w:spacing w:after="0"/>
        <w:ind w:left="720" w:hanging="720"/>
        <w:rPr>
          <w:noProof/>
        </w:rPr>
      </w:pPr>
      <w:bookmarkStart w:id="118" w:name="_ENREF_52"/>
      <w:r w:rsidRPr="00604F54">
        <w:rPr>
          <w:noProof/>
        </w:rPr>
        <w:t>52.</w:t>
      </w:r>
      <w:r w:rsidRPr="00604F54">
        <w:rPr>
          <w:noProof/>
        </w:rPr>
        <w:tab/>
        <w:t xml:space="preserve">Fu, Z., et al., </w:t>
      </w:r>
      <w:r w:rsidRPr="00604F54">
        <w:rPr>
          <w:i/>
          <w:noProof/>
        </w:rPr>
        <w:t>Using genetic algorithm-back propagation neural network prediction and finite-element model simulation to optimize the process of multiple-step incremental air-bending forming of sheet metal.</w:t>
      </w:r>
      <w:r w:rsidRPr="00604F54">
        <w:rPr>
          <w:noProof/>
        </w:rPr>
        <w:t xml:space="preserve"> Materials &amp; Design, 2010. </w:t>
      </w:r>
      <w:r w:rsidRPr="00604F54">
        <w:rPr>
          <w:b/>
          <w:noProof/>
        </w:rPr>
        <w:t>31</w:t>
      </w:r>
      <w:r w:rsidRPr="00604F54">
        <w:rPr>
          <w:noProof/>
        </w:rPr>
        <w:t>(1): p. 267-277.</w:t>
      </w:r>
      <w:bookmarkEnd w:id="118"/>
    </w:p>
    <w:p w14:paraId="1EE9F7EA" w14:textId="77777777" w:rsidR="00604F54" w:rsidRPr="00604F54" w:rsidRDefault="00604F54" w:rsidP="00604F54">
      <w:pPr>
        <w:pStyle w:val="EndNoteBibliography"/>
        <w:spacing w:after="0"/>
        <w:ind w:left="720" w:hanging="720"/>
        <w:rPr>
          <w:noProof/>
        </w:rPr>
      </w:pPr>
      <w:bookmarkStart w:id="119" w:name="_ENREF_53"/>
      <w:r w:rsidRPr="00604F54">
        <w:rPr>
          <w:noProof/>
        </w:rPr>
        <w:t>53.</w:t>
      </w:r>
      <w:r w:rsidRPr="00604F54">
        <w:rPr>
          <w:noProof/>
        </w:rPr>
        <w:tab/>
        <w:t xml:space="preserve">Aliofkhazraei, M. and A.S. Rouhaghdam, </w:t>
      </w:r>
      <w:r w:rsidRPr="00604F54">
        <w:rPr>
          <w:i/>
          <w:noProof/>
        </w:rPr>
        <w:t>Neural networks prediction of different frequencies effects on corrosion resistance obtained from pulsed nanocrystalline plasma electrolytic carburizing.</w:t>
      </w:r>
      <w:r w:rsidRPr="00604F54">
        <w:rPr>
          <w:noProof/>
        </w:rPr>
        <w:t xml:space="preserve"> Materials Letters, 2008. </w:t>
      </w:r>
      <w:r w:rsidRPr="00604F54">
        <w:rPr>
          <w:b/>
          <w:noProof/>
        </w:rPr>
        <w:t>62</w:t>
      </w:r>
      <w:r w:rsidRPr="00604F54">
        <w:rPr>
          <w:noProof/>
        </w:rPr>
        <w:t>(14): p. 2192-2195.</w:t>
      </w:r>
      <w:bookmarkEnd w:id="119"/>
    </w:p>
    <w:p w14:paraId="533E3DF3" w14:textId="77777777" w:rsidR="00604F54" w:rsidRPr="00604F54" w:rsidRDefault="00604F54" w:rsidP="00604F54">
      <w:pPr>
        <w:pStyle w:val="EndNoteBibliography"/>
        <w:spacing w:after="0"/>
        <w:ind w:left="720" w:hanging="720"/>
        <w:rPr>
          <w:noProof/>
        </w:rPr>
      </w:pPr>
      <w:bookmarkStart w:id="120" w:name="_ENREF_54"/>
      <w:r w:rsidRPr="00604F54">
        <w:rPr>
          <w:noProof/>
        </w:rPr>
        <w:t>54.</w:t>
      </w:r>
      <w:r w:rsidRPr="00604F54">
        <w:rPr>
          <w:noProof/>
        </w:rPr>
        <w:tab/>
        <w:t xml:space="preserve">Weckman, G.R., et al., </w:t>
      </w:r>
      <w:r w:rsidRPr="00604F54">
        <w:rPr>
          <w:i/>
          <w:noProof/>
        </w:rPr>
        <w:t>EXTRACTING KNOWLEDGE FROM CARBON DIOXIDE CORROSION INHIBITION WITH ARTIFICIAL NEURAL NETWORKS.</w:t>
      </w:r>
      <w:r w:rsidRPr="00604F54">
        <w:rPr>
          <w:noProof/>
        </w:rPr>
        <w:t xml:space="preserve"> International Journal of Industrial Engineering: Theory, Applications and Practice; Vol 17, No 1 (2010), 2010.</w:t>
      </w:r>
      <w:bookmarkEnd w:id="120"/>
    </w:p>
    <w:p w14:paraId="05E829E7" w14:textId="77777777" w:rsidR="00604F54" w:rsidRPr="00604F54" w:rsidRDefault="00604F54" w:rsidP="00604F54">
      <w:pPr>
        <w:pStyle w:val="EndNoteBibliography"/>
        <w:spacing w:after="0"/>
        <w:ind w:left="720" w:hanging="720"/>
        <w:rPr>
          <w:noProof/>
        </w:rPr>
      </w:pPr>
      <w:bookmarkStart w:id="121" w:name="_ENREF_55"/>
      <w:r w:rsidRPr="00604F54">
        <w:rPr>
          <w:noProof/>
        </w:rPr>
        <w:t>55.</w:t>
      </w:r>
      <w:r w:rsidRPr="00604F54">
        <w:rPr>
          <w:noProof/>
        </w:rPr>
        <w:tab/>
        <w:t xml:space="preserve">Fathi, A. and A. Aghakouchak, </w:t>
      </w:r>
      <w:r w:rsidRPr="00604F54">
        <w:rPr>
          <w:i/>
          <w:noProof/>
        </w:rPr>
        <w:t>Prediction of fatigue crack growth rate in welded tubular joints using neural network.</w:t>
      </w:r>
      <w:r w:rsidRPr="00604F54">
        <w:rPr>
          <w:noProof/>
        </w:rPr>
        <w:t xml:space="preserve"> International Journal of Fatigue, 2007. </w:t>
      </w:r>
      <w:r w:rsidRPr="00604F54">
        <w:rPr>
          <w:b/>
          <w:noProof/>
        </w:rPr>
        <w:t>29</w:t>
      </w:r>
      <w:r w:rsidRPr="00604F54">
        <w:rPr>
          <w:noProof/>
        </w:rPr>
        <w:t>(2): p. 261-275.</w:t>
      </w:r>
      <w:bookmarkEnd w:id="121"/>
    </w:p>
    <w:p w14:paraId="7B9DAA77" w14:textId="77777777" w:rsidR="00604F54" w:rsidRPr="00604F54" w:rsidRDefault="00604F54" w:rsidP="00604F54">
      <w:pPr>
        <w:pStyle w:val="EndNoteBibliography"/>
        <w:spacing w:after="0"/>
        <w:ind w:left="720" w:hanging="720"/>
        <w:rPr>
          <w:noProof/>
        </w:rPr>
      </w:pPr>
      <w:bookmarkStart w:id="122" w:name="_ENREF_56"/>
      <w:r w:rsidRPr="00604F54">
        <w:rPr>
          <w:noProof/>
        </w:rPr>
        <w:t>56.</w:t>
      </w:r>
      <w:r w:rsidRPr="00604F54">
        <w:rPr>
          <w:noProof/>
        </w:rPr>
        <w:tab/>
        <w:t xml:space="preserve">Khadom, A.A., </w:t>
      </w:r>
      <w:r w:rsidRPr="00604F54">
        <w:rPr>
          <w:i/>
          <w:noProof/>
        </w:rPr>
        <w:t>Modeling of corrosion reaction data in inhibited acid environment using regressions and artificial neural networks.</w:t>
      </w:r>
      <w:r w:rsidRPr="00604F54">
        <w:rPr>
          <w:noProof/>
        </w:rPr>
        <w:t xml:space="preserve"> Korean Journal of Chemical Engineering, 2013. </w:t>
      </w:r>
      <w:r w:rsidRPr="00604F54">
        <w:rPr>
          <w:b/>
          <w:noProof/>
        </w:rPr>
        <w:t>30</w:t>
      </w:r>
      <w:r w:rsidRPr="00604F54">
        <w:rPr>
          <w:noProof/>
        </w:rPr>
        <w:t>(12): p. 2197-2204.</w:t>
      </w:r>
      <w:bookmarkEnd w:id="122"/>
    </w:p>
    <w:p w14:paraId="5377D7DD" w14:textId="77777777" w:rsidR="00604F54" w:rsidRPr="00604F54" w:rsidRDefault="00604F54" w:rsidP="00604F54">
      <w:pPr>
        <w:pStyle w:val="EndNoteBibliography"/>
        <w:spacing w:after="0"/>
        <w:ind w:left="720" w:hanging="720"/>
        <w:rPr>
          <w:noProof/>
        </w:rPr>
      </w:pPr>
      <w:bookmarkStart w:id="123" w:name="_ENREF_57"/>
      <w:r w:rsidRPr="00604F54">
        <w:rPr>
          <w:noProof/>
        </w:rPr>
        <w:t>57.</w:t>
      </w:r>
      <w:r w:rsidRPr="00604F54">
        <w:rPr>
          <w:noProof/>
        </w:rPr>
        <w:tab/>
        <w:t xml:space="preserve">Li, D., et al., </w:t>
      </w:r>
      <w:r w:rsidRPr="00604F54">
        <w:rPr>
          <w:i/>
          <w:noProof/>
        </w:rPr>
        <w:t>Hybrid neural network-based prediction model for tribological properties of polyamide6-based friction materials.</w:t>
      </w:r>
      <w:r w:rsidRPr="00604F54">
        <w:rPr>
          <w:noProof/>
        </w:rPr>
        <w:t xml:space="preserve"> Polymer Composites, 2017. </w:t>
      </w:r>
      <w:r w:rsidRPr="00604F54">
        <w:rPr>
          <w:b/>
          <w:noProof/>
        </w:rPr>
        <w:t>38</w:t>
      </w:r>
      <w:r w:rsidRPr="00604F54">
        <w:rPr>
          <w:noProof/>
        </w:rPr>
        <w:t>(8): p. 1705-1711.</w:t>
      </w:r>
      <w:bookmarkEnd w:id="123"/>
    </w:p>
    <w:p w14:paraId="0021B46F" w14:textId="77777777" w:rsidR="00604F54" w:rsidRPr="00604F54" w:rsidRDefault="00604F54" w:rsidP="00604F54">
      <w:pPr>
        <w:pStyle w:val="EndNoteBibliography"/>
        <w:spacing w:after="0"/>
        <w:ind w:left="720" w:hanging="720"/>
        <w:rPr>
          <w:noProof/>
        </w:rPr>
      </w:pPr>
      <w:bookmarkStart w:id="124" w:name="_ENREF_58"/>
      <w:r w:rsidRPr="00604F54">
        <w:rPr>
          <w:noProof/>
        </w:rPr>
        <w:t>58.</w:t>
      </w:r>
      <w:r w:rsidRPr="00604F54">
        <w:rPr>
          <w:noProof/>
        </w:rPr>
        <w:tab/>
        <w:t xml:space="preserve">Bhadeshia, H.K.D.H., </w:t>
      </w:r>
      <w:r w:rsidRPr="00604F54">
        <w:rPr>
          <w:i/>
          <w:noProof/>
        </w:rPr>
        <w:t>Neural Networks in Materials Science</w:t>
      </w:r>
      <w:r w:rsidRPr="00604F54">
        <w:rPr>
          <w:noProof/>
        </w:rPr>
        <w:t xml:space="preserve">, in </w:t>
      </w:r>
      <w:r w:rsidRPr="00604F54">
        <w:rPr>
          <w:i/>
          <w:noProof/>
        </w:rPr>
        <w:t>Encyclopedia of Materials: Science and Technology</w:t>
      </w:r>
      <w:r w:rsidRPr="00604F54">
        <w:rPr>
          <w:noProof/>
        </w:rPr>
        <w:t>. 2008, Elsevier. p. 1-5.</w:t>
      </w:r>
      <w:bookmarkEnd w:id="124"/>
    </w:p>
    <w:p w14:paraId="18333A7E" w14:textId="77777777" w:rsidR="00604F54" w:rsidRPr="00604F54" w:rsidRDefault="00604F54" w:rsidP="00604F54">
      <w:pPr>
        <w:pStyle w:val="EndNoteBibliography"/>
        <w:spacing w:after="0"/>
        <w:ind w:left="720" w:hanging="720"/>
        <w:rPr>
          <w:i/>
          <w:noProof/>
        </w:rPr>
      </w:pPr>
      <w:bookmarkStart w:id="125" w:name="_ENREF_59"/>
      <w:r w:rsidRPr="00604F54">
        <w:rPr>
          <w:noProof/>
        </w:rPr>
        <w:t>59.</w:t>
      </w:r>
      <w:r w:rsidRPr="00604F54">
        <w:rPr>
          <w:noProof/>
        </w:rPr>
        <w:tab/>
      </w:r>
      <w:r w:rsidRPr="00604F54">
        <w:rPr>
          <w:i/>
          <w:noProof/>
        </w:rPr>
        <w:t>Artificial neural networks for predicting sliding friction and wear properties of polyphenylene sulfide composites.</w:t>
      </w:r>
      <w:bookmarkEnd w:id="125"/>
    </w:p>
    <w:p w14:paraId="43BE2E5B" w14:textId="77777777" w:rsidR="00604F54" w:rsidRPr="00604F54" w:rsidRDefault="00604F54" w:rsidP="00604F54">
      <w:pPr>
        <w:pStyle w:val="EndNoteBibliography"/>
        <w:spacing w:after="0"/>
        <w:ind w:left="720" w:hanging="720"/>
        <w:rPr>
          <w:noProof/>
        </w:rPr>
      </w:pPr>
      <w:bookmarkStart w:id="126" w:name="_ENREF_60"/>
      <w:r w:rsidRPr="00604F54">
        <w:rPr>
          <w:noProof/>
        </w:rPr>
        <w:t>60.</w:t>
      </w:r>
      <w:r w:rsidRPr="00604F54">
        <w:rPr>
          <w:noProof/>
        </w:rPr>
        <w:tab/>
        <w:t xml:space="preserve">Narimani, N., et al., </w:t>
      </w:r>
      <w:r w:rsidRPr="00604F54">
        <w:rPr>
          <w:i/>
          <w:noProof/>
        </w:rPr>
        <w:t>Predictions of corrosion current density and potential by using chemical composition and corrosion cell characteristics in microalloyed pipeline steels.</w:t>
      </w:r>
      <w:r w:rsidRPr="00604F54">
        <w:rPr>
          <w:noProof/>
        </w:rPr>
        <w:t xml:space="preserve"> Measurement, 2015. </w:t>
      </w:r>
      <w:r w:rsidRPr="00604F54">
        <w:rPr>
          <w:b/>
          <w:noProof/>
        </w:rPr>
        <w:t>62</w:t>
      </w:r>
      <w:r w:rsidRPr="00604F54">
        <w:rPr>
          <w:noProof/>
        </w:rPr>
        <w:t>: p. 97-107.</w:t>
      </w:r>
      <w:bookmarkEnd w:id="126"/>
    </w:p>
    <w:p w14:paraId="051A9894" w14:textId="77777777" w:rsidR="00604F54" w:rsidRPr="00604F54" w:rsidRDefault="00604F54" w:rsidP="00604F54">
      <w:pPr>
        <w:pStyle w:val="EndNoteBibliography"/>
        <w:spacing w:after="0"/>
        <w:ind w:left="720" w:hanging="720"/>
        <w:rPr>
          <w:noProof/>
        </w:rPr>
      </w:pPr>
      <w:bookmarkStart w:id="127" w:name="_ENREF_61"/>
      <w:r w:rsidRPr="00604F54">
        <w:rPr>
          <w:noProof/>
        </w:rPr>
        <w:t>61.</w:t>
      </w:r>
      <w:r w:rsidRPr="00604F54">
        <w:rPr>
          <w:noProof/>
        </w:rPr>
        <w:tab/>
        <w:t xml:space="preserve">Xu, Y., et al., </w:t>
      </w:r>
      <w:r w:rsidRPr="00604F54">
        <w:rPr>
          <w:i/>
          <w:noProof/>
        </w:rPr>
        <w:t>Application of artificial neural networks to predict corrosion behavior of Ni–SiC composite coatings deposited by ultrasonic electrodeposition.</w:t>
      </w:r>
      <w:r w:rsidRPr="00604F54">
        <w:rPr>
          <w:noProof/>
        </w:rPr>
        <w:t xml:space="preserve"> Ceramics International, 2014. </w:t>
      </w:r>
      <w:r w:rsidRPr="00604F54">
        <w:rPr>
          <w:b/>
          <w:noProof/>
        </w:rPr>
        <w:t>40</w:t>
      </w:r>
      <w:r w:rsidRPr="00604F54">
        <w:rPr>
          <w:noProof/>
        </w:rPr>
        <w:t>(4): p. 5425-5430.</w:t>
      </w:r>
      <w:bookmarkEnd w:id="127"/>
    </w:p>
    <w:p w14:paraId="7BB3728F" w14:textId="77777777" w:rsidR="00604F54" w:rsidRPr="00604F54" w:rsidRDefault="00604F54" w:rsidP="00604F54">
      <w:pPr>
        <w:pStyle w:val="EndNoteBibliography"/>
        <w:spacing w:after="0"/>
        <w:ind w:left="720" w:hanging="720"/>
        <w:rPr>
          <w:noProof/>
        </w:rPr>
      </w:pPr>
      <w:bookmarkStart w:id="128" w:name="_ENREF_62"/>
      <w:r w:rsidRPr="00604F54">
        <w:rPr>
          <w:noProof/>
        </w:rPr>
        <w:t>62.</w:t>
      </w:r>
      <w:r w:rsidRPr="00604F54">
        <w:rPr>
          <w:noProof/>
        </w:rPr>
        <w:tab/>
        <w:t xml:space="preserve">Lu, C. and R. Liu, </w:t>
      </w:r>
      <w:r w:rsidRPr="00604F54">
        <w:rPr>
          <w:i/>
          <w:noProof/>
        </w:rPr>
        <w:t>Predicting Carbonation Depth of Prestressed Concrete under Different Stress States Using Artificial Neural Network.</w:t>
      </w:r>
      <w:r w:rsidRPr="00604F54">
        <w:rPr>
          <w:noProof/>
        </w:rPr>
        <w:t xml:space="preserve"> Advances in Artificial Neural Systems, 2009. </w:t>
      </w:r>
      <w:r w:rsidRPr="00604F54">
        <w:rPr>
          <w:b/>
          <w:noProof/>
        </w:rPr>
        <w:t>2009</w:t>
      </w:r>
      <w:r w:rsidRPr="00604F54">
        <w:rPr>
          <w:noProof/>
        </w:rPr>
        <w:t>: p. 1-8.</w:t>
      </w:r>
      <w:bookmarkEnd w:id="128"/>
    </w:p>
    <w:p w14:paraId="4235E765" w14:textId="77777777" w:rsidR="00604F54" w:rsidRPr="00604F54" w:rsidRDefault="00604F54" w:rsidP="00604F54">
      <w:pPr>
        <w:pStyle w:val="EndNoteBibliography"/>
        <w:spacing w:after="0"/>
        <w:ind w:left="720" w:hanging="720"/>
        <w:rPr>
          <w:noProof/>
        </w:rPr>
      </w:pPr>
      <w:bookmarkStart w:id="129" w:name="_ENREF_63"/>
      <w:r w:rsidRPr="00604F54">
        <w:rPr>
          <w:noProof/>
        </w:rPr>
        <w:lastRenderedPageBreak/>
        <w:t>63.</w:t>
      </w:r>
      <w:r w:rsidRPr="00604F54">
        <w:rPr>
          <w:noProof/>
        </w:rPr>
        <w:tab/>
        <w:t xml:space="preserve">Sonar, D.K., U.S. Dixit, and D.K. Ojha, </w:t>
      </w:r>
      <w:r w:rsidRPr="00604F54">
        <w:rPr>
          <w:i/>
          <w:noProof/>
        </w:rPr>
        <w:t>The application of a radial basis function neural network for predicting the surface roughness in a turning process.</w:t>
      </w:r>
      <w:r w:rsidRPr="00604F54">
        <w:rPr>
          <w:noProof/>
        </w:rPr>
        <w:t xml:space="preserve"> The International Journal of Advanced Manufacturing Technology, 2005. </w:t>
      </w:r>
      <w:r w:rsidRPr="00604F54">
        <w:rPr>
          <w:b/>
          <w:noProof/>
        </w:rPr>
        <w:t>27</w:t>
      </w:r>
      <w:r w:rsidRPr="00604F54">
        <w:rPr>
          <w:noProof/>
        </w:rPr>
        <w:t>(7-8): p. 661-666.</w:t>
      </w:r>
      <w:bookmarkEnd w:id="129"/>
    </w:p>
    <w:p w14:paraId="3D6014C4" w14:textId="77777777" w:rsidR="00604F54" w:rsidRPr="00604F54" w:rsidRDefault="00604F54" w:rsidP="00604F54">
      <w:pPr>
        <w:pStyle w:val="EndNoteBibliography"/>
        <w:spacing w:after="0"/>
        <w:ind w:left="720" w:hanging="720"/>
        <w:rPr>
          <w:noProof/>
        </w:rPr>
      </w:pPr>
      <w:bookmarkStart w:id="130" w:name="_ENREF_64"/>
      <w:r w:rsidRPr="00604F54">
        <w:rPr>
          <w:noProof/>
        </w:rPr>
        <w:t>64.</w:t>
      </w:r>
      <w:r w:rsidRPr="00604F54">
        <w:rPr>
          <w:noProof/>
        </w:rPr>
        <w:tab/>
        <w:t xml:space="preserve">Li, L., et al., </w:t>
      </w:r>
      <w:r w:rsidRPr="00604F54">
        <w:rPr>
          <w:i/>
          <w:noProof/>
        </w:rPr>
        <w:t>Research on Corrosion Rate Prediction of Aluminum Alloys in Typical Domestic Areas Based on BP Artificial Neural Network.</w:t>
      </w:r>
      <w:r w:rsidRPr="00604F54">
        <w:rPr>
          <w:noProof/>
        </w:rPr>
        <w:t xml:space="preserve"> Advanced Materials Research, 2013. </w:t>
      </w:r>
      <w:r w:rsidRPr="00604F54">
        <w:rPr>
          <w:b/>
          <w:noProof/>
        </w:rPr>
        <w:t>652-654</w:t>
      </w:r>
      <w:r w:rsidRPr="00604F54">
        <w:rPr>
          <w:noProof/>
        </w:rPr>
        <w:t>: p. 1088-1091.</w:t>
      </w:r>
      <w:bookmarkEnd w:id="130"/>
    </w:p>
    <w:p w14:paraId="5A8F9F4C" w14:textId="77777777" w:rsidR="00604F54" w:rsidRPr="00604F54" w:rsidRDefault="00604F54" w:rsidP="00604F54">
      <w:pPr>
        <w:pStyle w:val="EndNoteBibliography"/>
        <w:spacing w:after="0"/>
        <w:ind w:left="720" w:hanging="720"/>
        <w:rPr>
          <w:noProof/>
        </w:rPr>
      </w:pPr>
      <w:bookmarkStart w:id="131" w:name="_ENREF_65"/>
      <w:r w:rsidRPr="00604F54">
        <w:rPr>
          <w:noProof/>
        </w:rPr>
        <w:t>65.</w:t>
      </w:r>
      <w:r w:rsidRPr="00604F54">
        <w:rPr>
          <w:noProof/>
        </w:rPr>
        <w:tab/>
        <w:t xml:space="preserve">Jančíková, Z., O. Zimný, and P. Koštial, </w:t>
      </w:r>
      <w:r w:rsidRPr="00604F54">
        <w:rPr>
          <w:i/>
          <w:noProof/>
        </w:rPr>
        <w:t>Prediction of metal corrosion by neural networks</w:t>
      </w:r>
      <w:r w:rsidRPr="00604F54">
        <w:rPr>
          <w:noProof/>
        </w:rPr>
        <w:t>. Vol. 52. 2013. 379-381.</w:t>
      </w:r>
      <w:bookmarkEnd w:id="131"/>
    </w:p>
    <w:p w14:paraId="4C60C606" w14:textId="77777777" w:rsidR="00604F54" w:rsidRPr="00604F54" w:rsidRDefault="00604F54" w:rsidP="00604F54">
      <w:pPr>
        <w:pStyle w:val="EndNoteBibliography"/>
        <w:spacing w:after="0"/>
        <w:ind w:left="720" w:hanging="720"/>
        <w:rPr>
          <w:noProof/>
        </w:rPr>
      </w:pPr>
      <w:bookmarkStart w:id="132" w:name="_ENREF_66"/>
      <w:r w:rsidRPr="00604F54">
        <w:rPr>
          <w:noProof/>
        </w:rPr>
        <w:t>66.</w:t>
      </w:r>
      <w:r w:rsidRPr="00604F54">
        <w:rPr>
          <w:noProof/>
        </w:rPr>
        <w:tab/>
        <w:t xml:space="preserve">Kermanpur, A., A. Ebnonnasir, and M. Hedayati, </w:t>
      </w:r>
      <w:r w:rsidRPr="00604F54">
        <w:rPr>
          <w:i/>
          <w:noProof/>
        </w:rPr>
        <w:t>A novel analytical–artificial neural network model to improve efficiency of high pressure descaling nozzles in hot strip rolling of steels.</w:t>
      </w:r>
      <w:r w:rsidRPr="00604F54">
        <w:rPr>
          <w:noProof/>
        </w:rPr>
        <w:t xml:space="preserve"> Materials Science and Technology, 2007. </w:t>
      </w:r>
      <w:r w:rsidRPr="00604F54">
        <w:rPr>
          <w:b/>
          <w:noProof/>
        </w:rPr>
        <w:t>23</w:t>
      </w:r>
      <w:r w:rsidRPr="00604F54">
        <w:rPr>
          <w:noProof/>
        </w:rPr>
        <w:t>(8): p. 951-957.</w:t>
      </w:r>
      <w:bookmarkEnd w:id="132"/>
    </w:p>
    <w:p w14:paraId="0C836210" w14:textId="77777777" w:rsidR="00604F54" w:rsidRPr="00604F54" w:rsidRDefault="00604F54" w:rsidP="00604F54">
      <w:pPr>
        <w:pStyle w:val="EndNoteBibliography"/>
        <w:spacing w:after="0"/>
        <w:ind w:left="720" w:hanging="720"/>
        <w:rPr>
          <w:noProof/>
        </w:rPr>
      </w:pPr>
      <w:bookmarkStart w:id="133" w:name="_ENREF_67"/>
      <w:r w:rsidRPr="00604F54">
        <w:rPr>
          <w:noProof/>
        </w:rPr>
        <w:t>67.</w:t>
      </w:r>
      <w:r w:rsidRPr="00604F54">
        <w:rPr>
          <w:noProof/>
        </w:rPr>
        <w:tab/>
        <w:t xml:space="preserve">Altinkok, N. and R. Koker, </w:t>
      </w:r>
      <w:r w:rsidRPr="00604F54">
        <w:rPr>
          <w:i/>
          <w:noProof/>
        </w:rPr>
        <w:t>Modelling of the prediction of tensile and density properties in particle reinforced metal matrix composites by using neural networks.</w:t>
      </w:r>
      <w:r w:rsidRPr="00604F54">
        <w:rPr>
          <w:noProof/>
        </w:rPr>
        <w:t xml:space="preserve"> Materials &amp; Design, 2006. </w:t>
      </w:r>
      <w:r w:rsidRPr="00604F54">
        <w:rPr>
          <w:b/>
          <w:noProof/>
        </w:rPr>
        <w:t>27</w:t>
      </w:r>
      <w:r w:rsidRPr="00604F54">
        <w:rPr>
          <w:noProof/>
        </w:rPr>
        <w:t>(8): p. 625-631.</w:t>
      </w:r>
      <w:bookmarkEnd w:id="133"/>
    </w:p>
    <w:p w14:paraId="1FD43826" w14:textId="77777777" w:rsidR="00604F54" w:rsidRPr="00604F54" w:rsidRDefault="00604F54" w:rsidP="00604F54">
      <w:pPr>
        <w:pStyle w:val="EndNoteBibliography"/>
        <w:spacing w:after="0"/>
        <w:ind w:left="720" w:hanging="720"/>
        <w:rPr>
          <w:noProof/>
        </w:rPr>
      </w:pPr>
      <w:bookmarkStart w:id="134" w:name="_ENREF_68"/>
      <w:r w:rsidRPr="00604F54">
        <w:rPr>
          <w:noProof/>
        </w:rPr>
        <w:t>68.</w:t>
      </w:r>
      <w:r w:rsidRPr="00604F54">
        <w:rPr>
          <w:noProof/>
        </w:rPr>
        <w:tab/>
        <w:t xml:space="preserve">Khaled, K. and N.A. Al-Mobarak, </w:t>
      </w:r>
      <w:r w:rsidRPr="00604F54">
        <w:rPr>
          <w:i/>
          <w:noProof/>
        </w:rPr>
        <w:t>A Predictive Model for Corrosion Inhibition of Mild Steel by Thiophene and Its Derivatives Using Artificial Neural Network</w:t>
      </w:r>
      <w:r w:rsidRPr="00604F54">
        <w:rPr>
          <w:noProof/>
        </w:rPr>
        <w:t>. Vol. 7. 2012. 1045-1059.</w:t>
      </w:r>
      <w:bookmarkEnd w:id="134"/>
    </w:p>
    <w:p w14:paraId="6666B9E6" w14:textId="77777777" w:rsidR="00604F54" w:rsidRPr="00604F54" w:rsidRDefault="00604F54" w:rsidP="00604F54">
      <w:pPr>
        <w:pStyle w:val="EndNoteBibliography"/>
        <w:spacing w:after="0"/>
        <w:ind w:left="720" w:hanging="720"/>
        <w:rPr>
          <w:noProof/>
        </w:rPr>
      </w:pPr>
      <w:bookmarkStart w:id="135" w:name="_ENREF_69"/>
      <w:r w:rsidRPr="00604F54">
        <w:rPr>
          <w:noProof/>
        </w:rPr>
        <w:t>69.</w:t>
      </w:r>
      <w:r w:rsidRPr="00604F54">
        <w:rPr>
          <w:noProof/>
        </w:rPr>
        <w:tab/>
        <w:t xml:space="preserve">Upadhyay, V., P.K. Jain, and N.K. Mehta, </w:t>
      </w:r>
      <w:r w:rsidRPr="00604F54">
        <w:rPr>
          <w:i/>
          <w:noProof/>
        </w:rPr>
        <w:t>In-process prediction of surface roughness in turning of Ti–6Al–4V alloy using cutting parameters and vibration signals.</w:t>
      </w:r>
      <w:r w:rsidRPr="00604F54">
        <w:rPr>
          <w:noProof/>
        </w:rPr>
        <w:t xml:space="preserve"> Measurement, 2013. </w:t>
      </w:r>
      <w:r w:rsidRPr="00604F54">
        <w:rPr>
          <w:b/>
          <w:noProof/>
        </w:rPr>
        <w:t>46</w:t>
      </w:r>
      <w:r w:rsidRPr="00604F54">
        <w:rPr>
          <w:noProof/>
        </w:rPr>
        <w:t>(1): p. 154-160.</w:t>
      </w:r>
      <w:bookmarkEnd w:id="135"/>
    </w:p>
    <w:p w14:paraId="1760FB90" w14:textId="77777777" w:rsidR="00604F54" w:rsidRPr="00604F54" w:rsidRDefault="00604F54" w:rsidP="00604F54">
      <w:pPr>
        <w:pStyle w:val="EndNoteBibliography"/>
        <w:spacing w:after="0"/>
        <w:ind w:left="720" w:hanging="720"/>
        <w:rPr>
          <w:noProof/>
        </w:rPr>
      </w:pPr>
      <w:bookmarkStart w:id="136" w:name="_ENREF_70"/>
      <w:r w:rsidRPr="00604F54">
        <w:rPr>
          <w:noProof/>
        </w:rPr>
        <w:t>70.</w:t>
      </w:r>
      <w:r w:rsidRPr="00604F54">
        <w:rPr>
          <w:noProof/>
        </w:rPr>
        <w:tab/>
        <w:t xml:space="preserve">Komijani, H., et al., </w:t>
      </w:r>
      <w:r w:rsidRPr="00604F54">
        <w:rPr>
          <w:i/>
          <w:noProof/>
        </w:rPr>
        <w:t>Radial Basis Function Neural Network for Electrochemical Impedance Prediction at Presence of Corrosion Inhibitor.</w:t>
      </w:r>
      <w:r w:rsidRPr="00604F54">
        <w:rPr>
          <w:noProof/>
        </w:rPr>
        <w:t xml:space="preserve"> Periodica Polytechnica Chemical Engineering, 2016.</w:t>
      </w:r>
      <w:bookmarkEnd w:id="136"/>
    </w:p>
    <w:p w14:paraId="6937005F" w14:textId="77777777" w:rsidR="00604F54" w:rsidRPr="00604F54" w:rsidRDefault="00604F54" w:rsidP="00604F54">
      <w:pPr>
        <w:pStyle w:val="EndNoteBibliography"/>
        <w:spacing w:after="0"/>
        <w:ind w:left="720" w:hanging="720"/>
        <w:rPr>
          <w:noProof/>
        </w:rPr>
      </w:pPr>
      <w:bookmarkStart w:id="137" w:name="_ENREF_71"/>
      <w:r w:rsidRPr="00604F54">
        <w:rPr>
          <w:noProof/>
        </w:rPr>
        <w:t>71.</w:t>
      </w:r>
      <w:r w:rsidRPr="00604F54">
        <w:rPr>
          <w:noProof/>
        </w:rPr>
        <w:tab/>
        <w:t xml:space="preserve">Zhang, H.J., et al., </w:t>
      </w:r>
      <w:r w:rsidRPr="00604F54">
        <w:rPr>
          <w:i/>
          <w:noProof/>
        </w:rPr>
        <w:t>Artificial neural network analysis of preparation of nanoα-Al2O3powders by thermal decomposition of ammonium aluminium carbonate hydroxide.</w:t>
      </w:r>
      <w:r w:rsidRPr="00604F54">
        <w:rPr>
          <w:noProof/>
        </w:rPr>
        <w:t xml:space="preserve"> Materials Science and Technology, 2007. </w:t>
      </w:r>
      <w:r w:rsidRPr="00604F54">
        <w:rPr>
          <w:b/>
          <w:noProof/>
        </w:rPr>
        <w:t>23</w:t>
      </w:r>
      <w:r w:rsidRPr="00604F54">
        <w:rPr>
          <w:noProof/>
        </w:rPr>
        <w:t>(9): p. 1021-1026.</w:t>
      </w:r>
      <w:bookmarkEnd w:id="137"/>
    </w:p>
    <w:p w14:paraId="3D45B68E" w14:textId="77777777" w:rsidR="00604F54" w:rsidRPr="00604F54" w:rsidRDefault="00604F54" w:rsidP="00604F54">
      <w:pPr>
        <w:pStyle w:val="EndNoteBibliography"/>
        <w:spacing w:after="0"/>
        <w:ind w:left="720" w:hanging="720"/>
        <w:rPr>
          <w:noProof/>
        </w:rPr>
      </w:pPr>
      <w:bookmarkStart w:id="138" w:name="_ENREF_72"/>
      <w:r w:rsidRPr="00604F54">
        <w:rPr>
          <w:noProof/>
        </w:rPr>
        <w:t>72.</w:t>
      </w:r>
      <w:r w:rsidRPr="00604F54">
        <w:rPr>
          <w:noProof/>
        </w:rPr>
        <w:tab/>
        <w:t xml:space="preserve">Rajendraboopathy, S., et al., </w:t>
      </w:r>
      <w:r w:rsidRPr="00604F54">
        <w:rPr>
          <w:i/>
          <w:noProof/>
        </w:rPr>
        <w:t>Artificial neural network a tool for predicting failure strength of composite tensile coupons using acoustic emission technique.</w:t>
      </w:r>
      <w:r w:rsidRPr="00604F54">
        <w:rPr>
          <w:noProof/>
        </w:rPr>
        <w:t xml:space="preserve"> The International Journal of Advanced Manufacturing Technology, 2008. </w:t>
      </w:r>
      <w:r w:rsidRPr="00604F54">
        <w:rPr>
          <w:b/>
          <w:noProof/>
        </w:rPr>
        <w:t>44</w:t>
      </w:r>
      <w:r w:rsidRPr="00604F54">
        <w:rPr>
          <w:noProof/>
        </w:rPr>
        <w:t>(3-4): p. 399-404.</w:t>
      </w:r>
      <w:bookmarkEnd w:id="138"/>
    </w:p>
    <w:p w14:paraId="713D1BD5" w14:textId="77777777" w:rsidR="00604F54" w:rsidRPr="00604F54" w:rsidRDefault="00604F54" w:rsidP="00604F54">
      <w:pPr>
        <w:pStyle w:val="EndNoteBibliography"/>
        <w:spacing w:after="0"/>
        <w:ind w:left="720" w:hanging="720"/>
        <w:rPr>
          <w:noProof/>
        </w:rPr>
      </w:pPr>
      <w:bookmarkStart w:id="139" w:name="_ENREF_73"/>
      <w:r w:rsidRPr="00604F54">
        <w:rPr>
          <w:noProof/>
        </w:rPr>
        <w:t>73.</w:t>
      </w:r>
      <w:r w:rsidRPr="00604F54">
        <w:rPr>
          <w:noProof/>
        </w:rPr>
        <w:tab/>
        <w:t xml:space="preserve">LiuJie, X., J.P. Davim, and R. Cardoso, </w:t>
      </w:r>
      <w:r w:rsidRPr="00604F54">
        <w:rPr>
          <w:i/>
          <w:noProof/>
        </w:rPr>
        <w:t>Prediction on tribological behaviour of composite PEEK-CF30 using artificial neural networks.</w:t>
      </w:r>
      <w:r w:rsidRPr="00604F54">
        <w:rPr>
          <w:noProof/>
        </w:rPr>
        <w:t xml:space="preserve"> Journal of Materials Processing Technology, 2007. </w:t>
      </w:r>
      <w:r w:rsidRPr="00604F54">
        <w:rPr>
          <w:b/>
          <w:noProof/>
        </w:rPr>
        <w:t>189</w:t>
      </w:r>
      <w:r w:rsidRPr="00604F54">
        <w:rPr>
          <w:noProof/>
        </w:rPr>
        <w:t>(1-3): p. 374-378.</w:t>
      </w:r>
      <w:bookmarkEnd w:id="139"/>
    </w:p>
    <w:p w14:paraId="74A396A2" w14:textId="77777777" w:rsidR="00604F54" w:rsidRPr="00604F54" w:rsidRDefault="00604F54" w:rsidP="00604F54">
      <w:pPr>
        <w:pStyle w:val="EndNoteBibliography"/>
        <w:spacing w:after="0"/>
        <w:ind w:left="720" w:hanging="720"/>
        <w:rPr>
          <w:noProof/>
        </w:rPr>
      </w:pPr>
      <w:bookmarkStart w:id="140" w:name="_ENREF_74"/>
      <w:r w:rsidRPr="00604F54">
        <w:rPr>
          <w:noProof/>
        </w:rPr>
        <w:t>74.</w:t>
      </w:r>
      <w:r w:rsidRPr="00604F54">
        <w:rPr>
          <w:noProof/>
        </w:rPr>
        <w:tab/>
        <w:t xml:space="preserve">Ramesh, R. and R. Gnanamoorthy, </w:t>
      </w:r>
      <w:r w:rsidRPr="00604F54">
        <w:rPr>
          <w:i/>
          <w:noProof/>
        </w:rPr>
        <w:t>Artificial Neural Network Prediction of Fretting Wear Behavior of Structural Steel, En 24 Against Bearing Steel, En 31.</w:t>
      </w:r>
      <w:r w:rsidRPr="00604F54">
        <w:rPr>
          <w:noProof/>
        </w:rPr>
        <w:t xml:space="preserve"> Journal of Materials Engineering and Performance, 2007. </w:t>
      </w:r>
      <w:r w:rsidRPr="00604F54">
        <w:rPr>
          <w:b/>
          <w:noProof/>
        </w:rPr>
        <w:t>16</w:t>
      </w:r>
      <w:r w:rsidRPr="00604F54">
        <w:rPr>
          <w:noProof/>
        </w:rPr>
        <w:t>(6): p. 703-709.</w:t>
      </w:r>
      <w:bookmarkEnd w:id="140"/>
    </w:p>
    <w:p w14:paraId="44AE77B2" w14:textId="77777777" w:rsidR="00604F54" w:rsidRPr="00604F54" w:rsidRDefault="00604F54" w:rsidP="00604F54">
      <w:pPr>
        <w:pStyle w:val="EndNoteBibliography"/>
        <w:spacing w:after="0"/>
        <w:ind w:left="720" w:hanging="720"/>
        <w:rPr>
          <w:noProof/>
        </w:rPr>
      </w:pPr>
      <w:bookmarkStart w:id="141" w:name="_ENREF_75"/>
      <w:r w:rsidRPr="00604F54">
        <w:rPr>
          <w:noProof/>
        </w:rPr>
        <w:t>75.</w:t>
      </w:r>
      <w:r w:rsidRPr="00604F54">
        <w:rPr>
          <w:noProof/>
        </w:rPr>
        <w:tab/>
        <w:t xml:space="preserve">Khaled, K. and A. Sherik, </w:t>
      </w:r>
      <w:r w:rsidRPr="00604F54">
        <w:rPr>
          <w:i/>
          <w:noProof/>
        </w:rPr>
        <w:t>Using Neural Networks for Corrosion Inhibition Efficiency Prediction during Corrosion of Steel in Chloride Solutions</w:t>
      </w:r>
      <w:r w:rsidRPr="00604F54">
        <w:rPr>
          <w:noProof/>
        </w:rPr>
        <w:t>. Vol. 8. 2013. 9918-9935.</w:t>
      </w:r>
      <w:bookmarkEnd w:id="141"/>
    </w:p>
    <w:p w14:paraId="6B1B0D36" w14:textId="77777777" w:rsidR="00604F54" w:rsidRPr="00604F54" w:rsidRDefault="00604F54" w:rsidP="00604F54">
      <w:pPr>
        <w:pStyle w:val="EndNoteBibliography"/>
        <w:spacing w:after="0"/>
        <w:ind w:left="720" w:hanging="720"/>
        <w:rPr>
          <w:noProof/>
        </w:rPr>
      </w:pPr>
      <w:bookmarkStart w:id="142" w:name="_ENREF_76"/>
      <w:r w:rsidRPr="00604F54">
        <w:rPr>
          <w:noProof/>
        </w:rPr>
        <w:t>76.</w:t>
      </w:r>
      <w:r w:rsidRPr="00604F54">
        <w:rPr>
          <w:noProof/>
        </w:rPr>
        <w:tab/>
        <w:t xml:space="preserve">Díaz, V. and C. López, </w:t>
      </w:r>
      <w:r w:rsidRPr="00604F54">
        <w:rPr>
          <w:i/>
          <w:noProof/>
        </w:rPr>
        <w:t>Discovering key meteorological variables in atmospheric corrosion through an artificial neural network model.</w:t>
      </w:r>
      <w:r w:rsidRPr="00604F54">
        <w:rPr>
          <w:noProof/>
        </w:rPr>
        <w:t xml:space="preserve"> Corrosion Science, 2007. </w:t>
      </w:r>
      <w:r w:rsidRPr="00604F54">
        <w:rPr>
          <w:b/>
          <w:noProof/>
        </w:rPr>
        <w:t>49</w:t>
      </w:r>
      <w:r w:rsidRPr="00604F54">
        <w:rPr>
          <w:noProof/>
        </w:rPr>
        <w:t>(3): p. 949-962.</w:t>
      </w:r>
      <w:bookmarkEnd w:id="142"/>
    </w:p>
    <w:p w14:paraId="41B45773" w14:textId="77777777" w:rsidR="00604F54" w:rsidRPr="00604F54" w:rsidRDefault="00604F54" w:rsidP="00604F54">
      <w:pPr>
        <w:pStyle w:val="EndNoteBibliography"/>
        <w:spacing w:after="0"/>
        <w:ind w:left="720" w:hanging="720"/>
        <w:rPr>
          <w:noProof/>
        </w:rPr>
      </w:pPr>
      <w:bookmarkStart w:id="143" w:name="_ENREF_77"/>
      <w:r w:rsidRPr="00604F54">
        <w:rPr>
          <w:noProof/>
        </w:rPr>
        <w:t>77.</w:t>
      </w:r>
      <w:r w:rsidRPr="00604F54">
        <w:rPr>
          <w:noProof/>
        </w:rPr>
        <w:tab/>
        <w:t xml:space="preserve">Bassam, A., et al., </w:t>
      </w:r>
      <w:r w:rsidRPr="00604F54">
        <w:rPr>
          <w:i/>
          <w:noProof/>
        </w:rPr>
        <w:t>Artificial neural network for the evaluation of CO2 corrosion in a pipeline steel.</w:t>
      </w:r>
      <w:r w:rsidRPr="00604F54">
        <w:rPr>
          <w:noProof/>
        </w:rPr>
        <w:t xml:space="preserve"> Journal of Solid State Electrochemistry, 2008. </w:t>
      </w:r>
      <w:r w:rsidRPr="00604F54">
        <w:rPr>
          <w:b/>
          <w:noProof/>
        </w:rPr>
        <w:t>13</w:t>
      </w:r>
      <w:r w:rsidRPr="00604F54">
        <w:rPr>
          <w:noProof/>
        </w:rPr>
        <w:t>(5): p. 773-780.</w:t>
      </w:r>
      <w:bookmarkEnd w:id="143"/>
    </w:p>
    <w:p w14:paraId="1253946F" w14:textId="77777777" w:rsidR="00604F54" w:rsidRPr="00604F54" w:rsidRDefault="00604F54" w:rsidP="00604F54">
      <w:pPr>
        <w:pStyle w:val="EndNoteBibliography"/>
        <w:spacing w:after="0"/>
        <w:ind w:left="720" w:hanging="720"/>
        <w:rPr>
          <w:noProof/>
        </w:rPr>
      </w:pPr>
      <w:bookmarkStart w:id="144" w:name="_ENREF_78"/>
      <w:r w:rsidRPr="00604F54">
        <w:rPr>
          <w:noProof/>
        </w:rPr>
        <w:t>78.</w:t>
      </w:r>
      <w:r w:rsidRPr="00604F54">
        <w:rPr>
          <w:noProof/>
        </w:rPr>
        <w:tab/>
        <w:t xml:space="preserve">Colorado-Garrido, D., et al., </w:t>
      </w:r>
      <w:r w:rsidRPr="00604F54">
        <w:rPr>
          <w:i/>
          <w:noProof/>
        </w:rPr>
        <w:t>Neural networks for Nyquist plots prediction during corrosion inhibition of a pipeline steel.</w:t>
      </w:r>
      <w:r w:rsidRPr="00604F54">
        <w:rPr>
          <w:noProof/>
        </w:rPr>
        <w:t xml:space="preserve"> Journal of Solid State Electrochemistry, 2008. </w:t>
      </w:r>
      <w:r w:rsidRPr="00604F54">
        <w:rPr>
          <w:b/>
          <w:noProof/>
        </w:rPr>
        <w:t>13</w:t>
      </w:r>
      <w:r w:rsidRPr="00604F54">
        <w:rPr>
          <w:noProof/>
        </w:rPr>
        <w:t>(11): p. 1715-1722.</w:t>
      </w:r>
      <w:bookmarkEnd w:id="144"/>
    </w:p>
    <w:p w14:paraId="6C9C5FB3" w14:textId="77777777" w:rsidR="00604F54" w:rsidRPr="00604F54" w:rsidRDefault="00604F54" w:rsidP="00604F54">
      <w:pPr>
        <w:pStyle w:val="EndNoteBibliography"/>
        <w:spacing w:after="0"/>
        <w:ind w:left="720" w:hanging="720"/>
        <w:rPr>
          <w:noProof/>
        </w:rPr>
      </w:pPr>
      <w:bookmarkStart w:id="145" w:name="_ENREF_79"/>
      <w:r w:rsidRPr="00604F54">
        <w:rPr>
          <w:noProof/>
        </w:rPr>
        <w:lastRenderedPageBreak/>
        <w:t>79.</w:t>
      </w:r>
      <w:r w:rsidRPr="00604F54">
        <w:rPr>
          <w:noProof/>
        </w:rPr>
        <w:tab/>
        <w:t xml:space="preserve">M. Pourbaix, s., </w:t>
      </w:r>
      <w:r w:rsidRPr="00604F54">
        <w:rPr>
          <w:i/>
          <w:noProof/>
        </w:rPr>
        <w:t>International cooperation in the prevention of corrosion of materials.</w:t>
      </w:r>
      <w:r w:rsidRPr="00604F54">
        <w:rPr>
          <w:noProof/>
        </w:rPr>
        <w:t xml:space="preserve"> IX International Congress of Metallic Corrosion,  Florença, Itália, Anais, 1990.</w:t>
      </w:r>
      <w:bookmarkEnd w:id="145"/>
    </w:p>
    <w:p w14:paraId="1A839287" w14:textId="77777777" w:rsidR="00604F54" w:rsidRPr="00604F54" w:rsidRDefault="00604F54" w:rsidP="00604F54">
      <w:pPr>
        <w:pStyle w:val="EndNoteBibliography"/>
        <w:spacing w:after="0"/>
        <w:ind w:left="720" w:hanging="720"/>
        <w:rPr>
          <w:noProof/>
        </w:rPr>
      </w:pPr>
      <w:bookmarkStart w:id="146" w:name="_ENREF_80"/>
      <w:r w:rsidRPr="00604F54">
        <w:rPr>
          <w:noProof/>
        </w:rPr>
        <w:t>80.</w:t>
      </w:r>
      <w:r w:rsidRPr="00604F54">
        <w:rPr>
          <w:noProof/>
        </w:rPr>
        <w:tab/>
        <w:t xml:space="preserve">Gyurova, L.A. and K. Friedrich, </w:t>
      </w:r>
      <w:r w:rsidRPr="00604F54">
        <w:rPr>
          <w:i/>
          <w:noProof/>
        </w:rPr>
        <w:t>Artificial neural networks for predicting sliding friction and wear properties of polyphenylene sulfide composites.</w:t>
      </w:r>
      <w:r w:rsidRPr="00604F54">
        <w:rPr>
          <w:noProof/>
        </w:rPr>
        <w:t xml:space="preserve"> Tribology International, 2011. </w:t>
      </w:r>
      <w:r w:rsidRPr="00604F54">
        <w:rPr>
          <w:b/>
          <w:noProof/>
        </w:rPr>
        <w:t>44</w:t>
      </w:r>
      <w:r w:rsidRPr="00604F54">
        <w:rPr>
          <w:noProof/>
        </w:rPr>
        <w:t>(5): p. 603-609.</w:t>
      </w:r>
      <w:bookmarkEnd w:id="146"/>
    </w:p>
    <w:p w14:paraId="544328B0" w14:textId="77777777" w:rsidR="00604F54" w:rsidRPr="00604F54" w:rsidRDefault="00604F54" w:rsidP="00604F54">
      <w:pPr>
        <w:pStyle w:val="EndNoteBibliography"/>
        <w:spacing w:after="0"/>
        <w:ind w:left="720" w:hanging="720"/>
        <w:rPr>
          <w:noProof/>
        </w:rPr>
      </w:pPr>
      <w:bookmarkStart w:id="147" w:name="_ENREF_81"/>
      <w:r w:rsidRPr="00604F54">
        <w:rPr>
          <w:noProof/>
        </w:rPr>
        <w:t>81.</w:t>
      </w:r>
      <w:r w:rsidRPr="00604F54">
        <w:rPr>
          <w:noProof/>
        </w:rPr>
        <w:tab/>
        <w:t xml:space="preserve">Jain, A., et al., </w:t>
      </w:r>
      <w:r w:rsidRPr="00604F54">
        <w:rPr>
          <w:i/>
          <w:noProof/>
        </w:rPr>
        <w:t>Commentary: The Materials Project: A materials genome approach to accelerating materials innovation.</w:t>
      </w:r>
      <w:r w:rsidRPr="00604F54">
        <w:rPr>
          <w:noProof/>
        </w:rPr>
        <w:t xml:space="preserve"> APL Materials, 2013. </w:t>
      </w:r>
      <w:r w:rsidRPr="00604F54">
        <w:rPr>
          <w:b/>
          <w:noProof/>
        </w:rPr>
        <w:t>1</w:t>
      </w:r>
      <w:r w:rsidRPr="00604F54">
        <w:rPr>
          <w:noProof/>
        </w:rPr>
        <w:t>(1): p. 011002.</w:t>
      </w:r>
      <w:bookmarkEnd w:id="147"/>
    </w:p>
    <w:p w14:paraId="60761D36" w14:textId="77777777" w:rsidR="00604F54" w:rsidRPr="00604F54" w:rsidRDefault="00604F54" w:rsidP="00604F54">
      <w:pPr>
        <w:pStyle w:val="EndNoteBibliography"/>
        <w:spacing w:after="0"/>
        <w:ind w:left="720" w:hanging="720"/>
        <w:rPr>
          <w:noProof/>
        </w:rPr>
      </w:pPr>
      <w:bookmarkStart w:id="148" w:name="_ENREF_82"/>
      <w:r w:rsidRPr="00604F54">
        <w:rPr>
          <w:noProof/>
        </w:rPr>
        <w:t>82.</w:t>
      </w:r>
      <w:r w:rsidRPr="00604F54">
        <w:rPr>
          <w:noProof/>
        </w:rPr>
        <w:tab/>
        <w:t xml:space="preserve">de Jong, M., et al., </w:t>
      </w:r>
      <w:r w:rsidRPr="00604F54">
        <w:rPr>
          <w:i/>
          <w:noProof/>
        </w:rPr>
        <w:t>A Statistical Learning Framework for Materials Science: Application to Elastic Moduli of k-nary Inorganic Polycrystalline Compounds.</w:t>
      </w:r>
      <w:r w:rsidRPr="00604F54">
        <w:rPr>
          <w:noProof/>
        </w:rPr>
        <w:t xml:space="preserve"> 2016.</w:t>
      </w:r>
      <w:bookmarkEnd w:id="148"/>
    </w:p>
    <w:p w14:paraId="1BBDF8DE" w14:textId="77777777" w:rsidR="00604F54" w:rsidRPr="00604F54" w:rsidRDefault="00604F54" w:rsidP="00604F54">
      <w:pPr>
        <w:pStyle w:val="EndNoteBibliography"/>
        <w:spacing w:after="0"/>
        <w:ind w:left="720" w:hanging="720"/>
        <w:rPr>
          <w:noProof/>
        </w:rPr>
      </w:pPr>
      <w:bookmarkStart w:id="149" w:name="_ENREF_83"/>
      <w:r w:rsidRPr="00604F54">
        <w:rPr>
          <w:noProof/>
        </w:rPr>
        <w:t>83.</w:t>
      </w:r>
      <w:r w:rsidRPr="00604F54">
        <w:rPr>
          <w:noProof/>
        </w:rPr>
        <w:tab/>
        <w:t xml:space="preserve">Kohli, A. and U.S. Dixit, </w:t>
      </w:r>
      <w:r w:rsidRPr="00604F54">
        <w:rPr>
          <w:i/>
          <w:noProof/>
        </w:rPr>
        <w:t>A neural-network-based methodology for the prediction of surface roughness in a turning process.</w:t>
      </w:r>
      <w:r w:rsidRPr="00604F54">
        <w:rPr>
          <w:noProof/>
        </w:rPr>
        <w:t xml:space="preserve"> The International Journal of Advanced Manufacturing Technology, 2004. </w:t>
      </w:r>
      <w:r w:rsidRPr="00604F54">
        <w:rPr>
          <w:b/>
          <w:noProof/>
        </w:rPr>
        <w:t>25</w:t>
      </w:r>
      <w:r w:rsidRPr="00604F54">
        <w:rPr>
          <w:noProof/>
        </w:rPr>
        <w:t>(1-2): p. 118-129.</w:t>
      </w:r>
      <w:bookmarkEnd w:id="149"/>
    </w:p>
    <w:p w14:paraId="023F1281" w14:textId="77777777" w:rsidR="00604F54" w:rsidRPr="00604F54" w:rsidRDefault="00604F54" w:rsidP="00604F54">
      <w:pPr>
        <w:pStyle w:val="EndNoteBibliography"/>
        <w:spacing w:after="0"/>
        <w:ind w:left="720" w:hanging="720"/>
        <w:rPr>
          <w:noProof/>
        </w:rPr>
      </w:pPr>
      <w:bookmarkStart w:id="150" w:name="_ENREF_84"/>
      <w:r w:rsidRPr="00604F54">
        <w:rPr>
          <w:noProof/>
        </w:rPr>
        <w:t>84.</w:t>
      </w:r>
      <w:r w:rsidRPr="00604F54">
        <w:rPr>
          <w:noProof/>
        </w:rPr>
        <w:tab/>
        <w:t xml:space="preserve">Koker, R., N. Altinkok, and A. Demir, </w:t>
      </w:r>
      <w:r w:rsidRPr="00604F54">
        <w:rPr>
          <w:i/>
          <w:noProof/>
        </w:rPr>
        <w:t>Neural network based prediction of mechanical properties of particulate reinforced metal matrix composites using various training algorithms.</w:t>
      </w:r>
      <w:r w:rsidRPr="00604F54">
        <w:rPr>
          <w:noProof/>
        </w:rPr>
        <w:t xml:space="preserve"> Materials &amp; Design, 2007. </w:t>
      </w:r>
      <w:r w:rsidRPr="00604F54">
        <w:rPr>
          <w:b/>
          <w:noProof/>
        </w:rPr>
        <w:t>28</w:t>
      </w:r>
      <w:r w:rsidRPr="00604F54">
        <w:rPr>
          <w:noProof/>
        </w:rPr>
        <w:t>(2): p. 616-627.</w:t>
      </w:r>
      <w:bookmarkEnd w:id="150"/>
    </w:p>
    <w:p w14:paraId="02B7D6A5" w14:textId="77777777" w:rsidR="00604F54" w:rsidRPr="00604F54" w:rsidRDefault="00604F54" w:rsidP="00604F54">
      <w:pPr>
        <w:pStyle w:val="EndNoteBibliography"/>
        <w:ind w:left="720" w:hanging="720"/>
        <w:rPr>
          <w:noProof/>
        </w:rPr>
      </w:pPr>
      <w:bookmarkStart w:id="151" w:name="_ENREF_85"/>
      <w:r w:rsidRPr="00604F54">
        <w:rPr>
          <w:noProof/>
        </w:rPr>
        <w:t>85.</w:t>
      </w:r>
      <w:r w:rsidRPr="00604F54">
        <w:rPr>
          <w:noProof/>
        </w:rPr>
        <w:tab/>
      </w:r>
      <w:r w:rsidRPr="00604F54">
        <w:rPr>
          <w:i/>
          <w:noProof/>
        </w:rPr>
        <w:t>A Vision of Materials Science in the Year 2020.</w:t>
      </w:r>
      <w:r w:rsidRPr="00604F54">
        <w:rPr>
          <w:noProof/>
        </w:rPr>
        <w:t xml:space="preserve"> Excerpts from the 2020 NIMS Policy Paper, Independent Administrative Institution National Institute for Materials Science, June 2007.</w:t>
      </w:r>
      <w:bookmarkEnd w:id="151"/>
    </w:p>
    <w:p w14:paraId="5878C9FF" w14:textId="1F46FE89" w:rsidR="00CF1552" w:rsidRPr="0096510F"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sectPr w:rsidR="00CF1552" w:rsidRPr="0096510F" w:rsidSect="00633D71">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Jason Ove" w:date="2019-07-22T21:29:00Z" w:initials="OJ">
    <w:p w14:paraId="6B0BFF12" w14:textId="2EBA2898" w:rsidR="002053F1" w:rsidRDefault="002053F1" w:rsidP="00A476A7">
      <w:pPr>
        <w:pStyle w:val="a4"/>
      </w:pPr>
      <w:r>
        <w:rPr>
          <w:rStyle w:val="a5"/>
        </w:rPr>
        <w:annotationRef/>
      </w:r>
      <w:proofErr w:type="gramStart"/>
      <w:r>
        <w:rPr>
          <w:rFonts w:hint="eastAsia"/>
        </w:rPr>
        <w:t>d</w:t>
      </w:r>
      <w:r>
        <w:t>elete</w:t>
      </w:r>
      <w:proofErr w:type="gramEnd"/>
      <w:r>
        <w:t xml:space="preserve"> this figure because it is very similar with some figures displayed in other articles and webs. So, there are no outstanding features contained in this fig.</w:t>
      </w:r>
    </w:p>
    <w:p w14:paraId="4E9E8A12" w14:textId="77777777" w:rsidR="002053F1" w:rsidRDefault="002053F1" w:rsidP="00A476A7">
      <w:pPr>
        <w:pStyle w:val="a4"/>
      </w:pPr>
      <w:r>
        <w:t xml:space="preserve">Instead, we are going to make a table to demonstrate the properties of each type of </w:t>
      </w:r>
      <w:proofErr w:type="spellStart"/>
      <w:r>
        <w:t>NN</w:t>
      </w:r>
      <w:proofErr w:type="spellEnd"/>
      <w:r>
        <w:t xml:space="preserve"> (activation function, loss function, </w:t>
      </w:r>
      <w:proofErr w:type="spellStart"/>
      <w:r>
        <w:t>feedforward</w:t>
      </w:r>
      <w:proofErr w:type="spellEnd"/>
      <w:r>
        <w:t>/</w:t>
      </w:r>
      <w:proofErr w:type="spellStart"/>
      <w:r>
        <w:t>feedbackward</w:t>
      </w:r>
      <w:proofErr w:type="spellEnd"/>
      <w:r>
        <w:t xml:space="preserve"> …)</w:t>
      </w:r>
    </w:p>
    <w:p w14:paraId="25E268EA" w14:textId="6D1E1C7A" w:rsidR="002053F1" w:rsidRDefault="002053F1" w:rsidP="00A476A7">
      <w:pPr>
        <w:pStyle w:val="a4"/>
      </w:pPr>
      <w:r>
        <w:t xml:space="preserve">I will make a template of the table as sufficient as possible for u to fill in the content </w:t>
      </w:r>
      <w:proofErr w:type="gramStart"/>
      <w:r>
        <w:t>later(</w:t>
      </w:r>
      <w:proofErr w:type="gramEnd"/>
      <w:r>
        <w:t xml:space="preserve"> in excel format)</w:t>
      </w:r>
    </w:p>
  </w:comment>
  <w:comment w:id="33" w:author="SHI" w:date="2019-07-30T17:18:00Z" w:initials="S">
    <w:p w14:paraId="72C8D682" w14:textId="5BD0420F" w:rsidR="001226D2" w:rsidRDefault="001226D2">
      <w:pPr>
        <w:pStyle w:val="a4"/>
      </w:pPr>
      <w:r>
        <w:rPr>
          <w:rStyle w:val="a5"/>
        </w:rPr>
        <w:annotationRef/>
      </w:r>
      <w:r>
        <w:t xml:space="preserve">To </w:t>
      </w:r>
      <w:proofErr w:type="spellStart"/>
      <w:r>
        <w:t>phyu</w:t>
      </w:r>
      <w:proofErr w:type="spellEnd"/>
      <w:r>
        <w:t>: confirm the reference and change the noun as a kind of equipment. If it is not an equipment, delete it.</w:t>
      </w:r>
    </w:p>
  </w:comment>
  <w:comment w:id="31" w:author="Jason Ove" w:date="2019-07-30T12:54:00Z" w:initials="JO">
    <w:p w14:paraId="674B231F" w14:textId="0B4E06B8" w:rsidR="002053F1" w:rsidRDefault="002053F1">
      <w:pPr>
        <w:pStyle w:val="a4"/>
      </w:pPr>
      <w:r>
        <w:rPr>
          <w:rStyle w:val="a5"/>
        </w:rPr>
        <w:annotationRef/>
      </w:r>
      <w:r>
        <w:t>Really confusing…</w:t>
      </w:r>
    </w:p>
    <w:p w14:paraId="6D2B838A" w14:textId="77777777" w:rsidR="002053F1" w:rsidRPr="001226D2" w:rsidRDefault="002053F1">
      <w:pPr>
        <w:pStyle w:val="a4"/>
      </w:pPr>
    </w:p>
    <w:p w14:paraId="779F6503" w14:textId="6D179AAA" w:rsidR="002053F1" w:rsidRDefault="002053F1">
      <w:pPr>
        <w:pStyle w:val="a4"/>
      </w:pPr>
      <w:r>
        <w:rPr>
          <w:rFonts w:hint="eastAsia"/>
        </w:rPr>
        <w:t>先说大面上的各行业，再说</w:t>
      </w:r>
      <w:proofErr w:type="gramStart"/>
      <w:r>
        <w:rPr>
          <w:rFonts w:hint="eastAsia"/>
        </w:rPr>
        <w:t>各个实际</w:t>
      </w:r>
      <w:proofErr w:type="gramEnd"/>
      <w:r>
        <w:rPr>
          <w:rFonts w:hint="eastAsia"/>
        </w:rPr>
        <w:t>的部件，后面说的失效模式，及腐蚀的环境（这个有点牵强，和前面不并列）</w:t>
      </w:r>
    </w:p>
  </w:comment>
  <w:comment w:id="36" w:author="SHI" w:date="2019-07-30T11:41:00Z" w:initials="S">
    <w:p w14:paraId="2348A091" w14:textId="6A89A780" w:rsidR="002053F1" w:rsidRDefault="002053F1">
      <w:pPr>
        <w:pStyle w:val="a4"/>
      </w:pPr>
      <w:r>
        <w:rPr>
          <w:rStyle w:val="a5"/>
        </w:rPr>
        <w:annotationRef/>
      </w:r>
      <w:r>
        <w:rPr>
          <w:rFonts w:hint="eastAsia"/>
        </w:rPr>
        <w:t xml:space="preserve">To </w:t>
      </w:r>
      <w:proofErr w:type="spellStart"/>
      <w:r>
        <w:rPr>
          <w:rFonts w:hint="eastAsia"/>
        </w:rPr>
        <w:t>ove</w:t>
      </w:r>
      <w:proofErr w:type="spellEnd"/>
      <w:r>
        <w:rPr>
          <w:rFonts w:hint="eastAsia"/>
        </w:rPr>
        <w:t xml:space="preserve">: </w:t>
      </w:r>
      <w:r>
        <w:rPr>
          <w:rFonts w:hint="eastAsia"/>
        </w:rPr>
        <w:t>可以采取横向的表，这样会好看很多</w:t>
      </w:r>
    </w:p>
  </w:comment>
  <w:comment w:id="37" w:author="SHI" w:date="2019-07-29T23:02:00Z" w:initials="S">
    <w:p w14:paraId="24CEB0E5" w14:textId="5EE0EAED" w:rsidR="002053F1" w:rsidRDefault="002053F1">
      <w:pPr>
        <w:pStyle w:val="a4"/>
      </w:pPr>
      <w:r>
        <w:rPr>
          <w:rStyle w:val="a5"/>
        </w:rPr>
        <w:annotationRef/>
      </w:r>
      <w:r>
        <w:t>W</w:t>
      </w:r>
      <w:r>
        <w:rPr>
          <w:rFonts w:hint="eastAsia"/>
        </w:rPr>
        <w:t>hy the two rows have different number of columns?</w:t>
      </w:r>
    </w:p>
  </w:comment>
  <w:comment w:id="40" w:author="SHI" w:date="2019-07-29T23:03:00Z" w:initials="S">
    <w:p w14:paraId="4F6DD7DF" w14:textId="35ED8CCD" w:rsidR="002053F1" w:rsidRDefault="002053F1">
      <w:pPr>
        <w:pStyle w:val="a4"/>
      </w:pPr>
      <w:r>
        <w:rPr>
          <w:rStyle w:val="a5"/>
        </w:rPr>
        <w:annotationRef/>
      </w:r>
      <w:r>
        <w:rPr>
          <w:rFonts w:hint="eastAsia"/>
        </w:rPr>
        <w:t>?</w:t>
      </w:r>
    </w:p>
  </w:comment>
  <w:comment w:id="44" w:author="Thike" w:date="2019-07-30T11:42:00Z" w:initials="T">
    <w:p w14:paraId="0B514D2F" w14:textId="68191880" w:rsidR="002053F1" w:rsidRDefault="002053F1">
      <w:pPr>
        <w:pStyle w:val="a4"/>
        <w:rPr>
          <w:rFonts w:ascii="AdvGulliv-I" w:hAnsi="AdvGulliv-I" w:hint="eastAsia"/>
          <w:color w:val="000000"/>
          <w:sz w:val="16"/>
          <w:szCs w:val="16"/>
        </w:rPr>
      </w:pPr>
      <w:r>
        <w:rPr>
          <w:rStyle w:val="a5"/>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w:t>
      </w:r>
      <w:proofErr w:type="spellStart"/>
      <w:r>
        <w:rPr>
          <w:rFonts w:ascii="AdvGulliv-I" w:hAnsi="AdvGulliv-I"/>
          <w:color w:val="000000"/>
          <w:sz w:val="16"/>
          <w:szCs w:val="16"/>
        </w:rPr>
        <w:t>NaCl</w:t>
      </w:r>
      <w:proofErr w:type="spellEnd"/>
      <w:r>
        <w:rPr>
          <w:rFonts w:ascii="AdvGulliv-I" w:hAnsi="AdvGulliv-I"/>
          <w:color w:val="000000"/>
          <w:sz w:val="16"/>
          <w:szCs w:val="16"/>
        </w:rPr>
        <w:t xml:space="preserve">. </w:t>
      </w:r>
      <w:r>
        <w:rPr>
          <w:rFonts w:ascii="AdvGulliv-I" w:hAnsi="AdvGulliv-I" w:hint="eastAsia"/>
          <w:color w:val="000000"/>
          <w:sz w:val="16"/>
          <w:szCs w:val="16"/>
        </w:rPr>
        <w:t>I</w:t>
      </w:r>
      <w:r>
        <w:rPr>
          <w:rFonts w:ascii="AdvGulliv-I" w:hAnsi="AdvGulliv-I"/>
          <w:color w:val="000000"/>
          <w:sz w:val="16"/>
          <w:szCs w:val="16"/>
        </w:rPr>
        <w:t>s it possible?</w:t>
      </w:r>
    </w:p>
    <w:p w14:paraId="234B28CF" w14:textId="54A88549" w:rsidR="002053F1" w:rsidRDefault="002053F1">
      <w:pPr>
        <w:pStyle w:val="a4"/>
      </w:pPr>
      <w:proofErr w:type="spellStart"/>
      <w:r>
        <w:rPr>
          <w:rFonts w:ascii="AdvGulliv-I" w:hAnsi="AdvGulliv-I" w:hint="eastAsia"/>
          <w:color w:val="000000"/>
          <w:sz w:val="16"/>
          <w:szCs w:val="16"/>
        </w:rPr>
        <w:t>Ove</w:t>
      </w:r>
      <w:proofErr w:type="spellEnd"/>
      <w:r>
        <w:rPr>
          <w:rFonts w:ascii="AdvGulliv-I" w:hAnsi="AdvGulliv-I" w:hint="eastAsia"/>
          <w:color w:val="000000"/>
          <w:sz w:val="16"/>
          <w:szCs w:val="16"/>
        </w:rPr>
        <w:t xml:space="preserve"> can confirm it? </w:t>
      </w:r>
    </w:p>
  </w:comment>
  <w:comment w:id="47" w:author="SHI" w:date="2019-07-29T23:03:00Z" w:initials="S">
    <w:p w14:paraId="72E23F8D" w14:textId="426A93F9" w:rsidR="002053F1" w:rsidRDefault="002053F1">
      <w:pPr>
        <w:pStyle w:val="a4"/>
      </w:pPr>
      <w:r>
        <w:rPr>
          <w:rStyle w:val="a5"/>
        </w:rPr>
        <w:annotationRef/>
      </w:r>
      <w:r>
        <w:rPr>
          <w:rFonts w:hint="eastAsia"/>
        </w:rPr>
        <w:t>?</w:t>
      </w:r>
    </w:p>
  </w:comment>
  <w:comment w:id="49" w:author="SHI" w:date="2019-07-29T23:00:00Z" w:initials="S">
    <w:p w14:paraId="2DE4C2EF" w14:textId="0E54913E" w:rsidR="002053F1" w:rsidRDefault="002053F1">
      <w:pPr>
        <w:pStyle w:val="a4"/>
      </w:pPr>
      <w:r>
        <w:rPr>
          <w:rStyle w:val="a5"/>
        </w:rPr>
        <w:annotationRef/>
      </w:r>
      <w:proofErr w:type="spellStart"/>
      <w:r>
        <w:rPr>
          <w:rFonts w:hint="eastAsia"/>
        </w:rPr>
        <w:t>Plz</w:t>
      </w:r>
      <w:proofErr w:type="spellEnd"/>
      <w:r>
        <w:rPr>
          <w:rFonts w:hint="eastAsia"/>
        </w:rPr>
        <w:t xml:space="preserve"> confirm it</w:t>
      </w:r>
    </w:p>
  </w:comment>
  <w:comment w:id="50" w:author="Thike" w:date="2019-07-30T12:35:00Z" w:initials="T">
    <w:p w14:paraId="769CBE82" w14:textId="77777777" w:rsidR="002053F1" w:rsidRDefault="002053F1">
      <w:pPr>
        <w:pStyle w:val="a4"/>
      </w:pPr>
      <w:r>
        <w:rPr>
          <w:rStyle w:val="a5"/>
        </w:rPr>
        <w:annotationRef/>
      </w:r>
      <w:hyperlink r:id="rId1" w:history="1">
        <w:r>
          <w:rPr>
            <w:rStyle w:val="a7"/>
          </w:rPr>
          <w:t>https://</w:t>
        </w:r>
        <w:proofErr w:type="spellStart"/>
        <w:r>
          <w:rPr>
            <w:rStyle w:val="a7"/>
          </w:rPr>
          <w:t>en.wikipedia.org</w:t>
        </w:r>
        <w:proofErr w:type="spellEnd"/>
        <w:r>
          <w:rPr>
            <w:rStyle w:val="a7"/>
          </w:rPr>
          <w:t>/wiki/</w:t>
        </w:r>
        <w:proofErr w:type="spellStart"/>
        <w:r>
          <w:rPr>
            <w:rStyle w:val="a7"/>
          </w:rPr>
          <w:t>Flow_stress</w:t>
        </w:r>
        <w:proofErr w:type="spellEnd"/>
      </w:hyperlink>
    </w:p>
    <w:p w14:paraId="0330D5DD" w14:textId="1645A0CC" w:rsidR="002053F1" w:rsidRDefault="002053F1">
      <w:pPr>
        <w:pStyle w:val="a4"/>
      </w:pPr>
      <w:r>
        <w:t xml:space="preserve">I think flow stress is mechanical property </w:t>
      </w:r>
    </w:p>
    <w:p w14:paraId="119CF897" w14:textId="77777777" w:rsidR="002053F1" w:rsidRDefault="002053F1">
      <w:pPr>
        <w:pStyle w:val="a4"/>
      </w:pPr>
    </w:p>
    <w:p w14:paraId="55478D82" w14:textId="331D27C8" w:rsidR="002053F1" w:rsidRDefault="002053F1">
      <w:pPr>
        <w:pStyle w:val="a4"/>
      </w:pPr>
      <w:r>
        <w:rPr>
          <w:rFonts w:hint="eastAsia"/>
        </w:rPr>
        <w:t xml:space="preserve">To </w:t>
      </w:r>
      <w:proofErr w:type="spellStart"/>
      <w:r>
        <w:rPr>
          <w:rFonts w:hint="eastAsia"/>
        </w:rPr>
        <w:t>ove</w:t>
      </w:r>
      <w:proofErr w:type="spellEnd"/>
      <w:r>
        <w:rPr>
          <w:rFonts w:hint="eastAsia"/>
        </w:rPr>
        <w:t>: you are the expert of materials science, I think you can revise it directly.</w:t>
      </w:r>
    </w:p>
  </w:comment>
  <w:comment w:id="57" w:author="SHI" w:date="2019-07-30T17:23:00Z" w:initials="S">
    <w:p w14:paraId="0D009E7D" w14:textId="6F05A229" w:rsidR="00BB39E2" w:rsidRDefault="00BB39E2" w:rsidP="00BB39E2">
      <w:pPr>
        <w:pStyle w:val="a4"/>
        <w:numPr>
          <w:ilvl w:val="0"/>
          <w:numId w:val="8"/>
        </w:numPr>
      </w:pPr>
      <w:r>
        <w:rPr>
          <w:rStyle w:val="a5"/>
        </w:rPr>
        <w:annotationRef/>
      </w:r>
      <w:r>
        <w:t xml:space="preserve">Why there is </w:t>
      </w:r>
      <w:proofErr w:type="gramStart"/>
      <w:r>
        <w:t>a ,</w:t>
      </w:r>
      <w:proofErr w:type="gramEnd"/>
      <w:r>
        <w:t xml:space="preserve"> </w:t>
      </w:r>
      <w:r w:rsidR="00133CB8">
        <w:t>after et al. the grammar is correct?</w:t>
      </w:r>
    </w:p>
    <w:p w14:paraId="3405C382" w14:textId="0CA0CB56" w:rsidR="00BB39E2" w:rsidRDefault="00BB39E2" w:rsidP="00BB39E2">
      <w:pPr>
        <w:pStyle w:val="a4"/>
        <w:numPr>
          <w:ilvl w:val="0"/>
          <w:numId w:val="8"/>
        </w:numPr>
      </w:pPr>
      <w:r>
        <w:t>.add reference number [*]</w:t>
      </w:r>
    </w:p>
  </w:comment>
  <w:comment w:id="58" w:author="Thike" w:date="2019-07-03T18:09:00Z" w:initials="T">
    <w:p w14:paraId="6EEF2244" w14:textId="52BED9B2" w:rsidR="002053F1" w:rsidRDefault="002053F1">
      <w:pPr>
        <w:pStyle w:val="a4"/>
      </w:pPr>
      <w:r>
        <w:rPr>
          <w:rStyle w:val="a5"/>
        </w:rPr>
        <w:annotationRef/>
      </w:r>
      <w:proofErr w:type="spellStart"/>
      <w:r>
        <w:t>Pls</w:t>
      </w:r>
      <w:proofErr w:type="spellEnd"/>
      <w:r>
        <w:t xml:space="preserve"> </w:t>
      </w:r>
      <w:proofErr w:type="spellStart"/>
      <w:r>
        <w:t>chk</w:t>
      </w:r>
      <w:proofErr w:type="spellEnd"/>
      <w:r>
        <w:t xml:space="preserve"> reference and confirm it</w:t>
      </w:r>
    </w:p>
  </w:comment>
  <w:comment w:id="63" w:author="Thike" w:date="2019-07-04T18:12:00Z" w:initials="T">
    <w:p w14:paraId="4A7A43BA" w14:textId="77777777" w:rsidR="002053F1" w:rsidRDefault="002053F1" w:rsidP="00A6255F">
      <w:pPr>
        <w:pStyle w:val="a4"/>
      </w:pPr>
      <w:r>
        <w:rPr>
          <w:rStyle w:val="a5"/>
        </w:rPr>
        <w:annotationRef/>
      </w:r>
      <w:r>
        <w:t>Is there any abbreviation for them? If so, could u please mention?</w:t>
      </w:r>
    </w:p>
  </w:comment>
  <w:comment w:id="64" w:author="Thike" w:date="2019-07-06T05:32:00Z" w:initials="T">
    <w:p w14:paraId="5CD6D6C6" w14:textId="51CCB9E6" w:rsidR="002053F1" w:rsidRDefault="002053F1">
      <w:pPr>
        <w:pStyle w:val="a4"/>
      </w:pPr>
      <w:r>
        <w:rPr>
          <w:rStyle w:val="a5"/>
        </w:rPr>
        <w:annotationRef/>
      </w:r>
      <w:r>
        <w:t>???</w:t>
      </w:r>
    </w:p>
  </w:comment>
  <w:comment w:id="65" w:author="Thike" w:date="2019-07-06T05:33:00Z" w:initials="T">
    <w:p w14:paraId="02240D10" w14:textId="3635DC28" w:rsidR="002053F1" w:rsidRDefault="002053F1">
      <w:pPr>
        <w:pStyle w:val="a4"/>
      </w:pPr>
      <w:r>
        <w:rPr>
          <w:rStyle w:val="a5"/>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5D4CB3" w15:done="0"/>
  <w15:commentEx w15:paraId="303B4AAA" w15:done="0"/>
  <w15:commentEx w15:paraId="7CB1A797" w15:done="0"/>
  <w15:commentEx w15:paraId="2C366B94" w15:done="0"/>
  <w15:commentEx w15:paraId="45095BAF" w15:done="0"/>
  <w15:commentEx w15:paraId="000D79CF" w15:paraIdParent="45095BAF" w15:done="0"/>
  <w15:commentEx w15:paraId="6EC61216" w15:done="0"/>
  <w15:commentEx w15:paraId="25E268EA" w15:done="0"/>
  <w15:commentEx w15:paraId="1F3B1793" w15:done="0"/>
  <w15:commentEx w15:paraId="4D30A87A" w15:paraIdParent="1F3B1793" w15:done="0"/>
  <w15:commentEx w15:paraId="674B231F" w15:done="0"/>
  <w15:commentEx w15:paraId="6CB9868E" w15:done="0"/>
  <w15:commentEx w15:paraId="0A4B77EA" w15:done="0"/>
  <w15:commentEx w15:paraId="64159712" w15:done="0"/>
  <w15:commentEx w15:paraId="77138C26" w15:done="0"/>
  <w15:commentEx w15:paraId="5472B969" w15:paraIdParent="77138C26" w15:done="0"/>
  <w15:commentEx w15:paraId="2289BAC5" w15:done="0"/>
  <w15:commentEx w15:paraId="44236E64" w15:done="0"/>
  <w15:commentEx w15:paraId="52BF51FE" w15:done="0"/>
  <w15:commentEx w15:paraId="3B584E16" w15:done="0"/>
  <w15:commentEx w15:paraId="42686DF6" w15:done="0"/>
  <w15:commentEx w15:paraId="0B514D2F" w15:done="0"/>
  <w15:commentEx w15:paraId="321683B9" w15:done="0"/>
  <w15:commentEx w15:paraId="530D5780" w15:done="0"/>
  <w15:commentEx w15:paraId="253F9D8D" w15:done="0"/>
  <w15:commentEx w15:paraId="66AA27BA" w15:done="0"/>
  <w15:commentEx w15:paraId="745164D8" w15:done="0"/>
  <w15:commentEx w15:paraId="0330D5DD" w15:done="0"/>
  <w15:commentEx w15:paraId="6EEF2244" w15:done="0"/>
  <w15:commentEx w15:paraId="784283F5" w15:done="0"/>
  <w15:commentEx w15:paraId="6474D0A5" w15:done="0"/>
  <w15:commentEx w15:paraId="6E012FA6" w15:done="0"/>
  <w15:commentEx w15:paraId="6B5866E7" w15:done="0"/>
  <w15:commentEx w15:paraId="22756CDE"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5D4CB3" w16cid:durableId="20E0A377"/>
  <w16cid:commentId w16cid:paraId="303B4AAA" w16cid:durableId="20E0A439"/>
  <w16cid:commentId w16cid:paraId="7CB1A797" w16cid:durableId="20E0A460"/>
  <w16cid:commentId w16cid:paraId="2C366B94" w16cid:durableId="20C68CB1"/>
  <w16cid:commentId w16cid:paraId="45095BAF" w16cid:durableId="20D142D3"/>
  <w16cid:commentId w16cid:paraId="000D79CF" w16cid:durableId="20E1A2AD"/>
  <w16cid:commentId w16cid:paraId="6EC61216" w16cid:durableId="20E1B904"/>
  <w16cid:commentId w16cid:paraId="25E268EA" w16cid:durableId="20E0A91E"/>
  <w16cid:commentId w16cid:paraId="1F3B1793" w16cid:durableId="20C89695"/>
  <w16cid:commentId w16cid:paraId="4D30A87A" w16cid:durableId="20E1A347"/>
  <w16cid:commentId w16cid:paraId="674B231F" w16cid:durableId="20E1A6BB"/>
  <w16cid:commentId w16cid:paraId="6CB9868E" w16cid:durableId="20E0AAA0"/>
  <w16cid:commentId w16cid:paraId="0A4B77EA" w16cid:durableId="20C93849"/>
  <w16cid:commentId w16cid:paraId="64159712" w16cid:durableId="20E1B4FB"/>
  <w16cid:commentId w16cid:paraId="77138C26" w16cid:durableId="20CCB902"/>
  <w16cid:commentId w16cid:paraId="5472B969" w16cid:durableId="20CE4EED"/>
  <w16cid:commentId w16cid:paraId="2289BAC5" w16cid:durableId="20CE3C8F"/>
  <w16cid:commentId w16cid:paraId="44236E64" w16cid:durableId="20CCC23D"/>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530D5780" w16cid:durableId="20E0B40F"/>
  <w16cid:commentId w16cid:paraId="253F9D8D" w16cid:durableId="20E0B9E3"/>
  <w16cid:commentId w16cid:paraId="66AA27BA" w16cid:durableId="20E14C4F"/>
  <w16cid:commentId w16cid:paraId="745164D8" w16cid:durableId="20E14CFE"/>
  <w16cid:commentId w16cid:paraId="0330D5DD" w16cid:durableId="20CEBCD1"/>
  <w16cid:commentId w16cid:paraId="6EEF2244" w16cid:durableId="20C76DDC"/>
  <w16cid:commentId w16cid:paraId="784283F5" w16cid:durableId="20E1549A"/>
  <w16cid:commentId w16cid:paraId="6474D0A5" w16cid:durableId="20C614CF"/>
  <w16cid:commentId w16cid:paraId="6E012FA6" w16cid:durableId="20E155E8"/>
  <w16cid:commentId w16cid:paraId="6B5866E7" w16cid:durableId="20E1567E"/>
  <w16cid:commentId w16cid:paraId="22756CDE" w16cid:durableId="20E158F9"/>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E8B462" w14:textId="77777777" w:rsidR="000A161C" w:rsidRDefault="000A161C" w:rsidP="00CD3778">
      <w:pPr>
        <w:spacing w:after="0" w:line="240" w:lineRule="auto"/>
      </w:pPr>
      <w:r>
        <w:separator/>
      </w:r>
    </w:p>
  </w:endnote>
  <w:endnote w:type="continuationSeparator" w:id="0">
    <w:p w14:paraId="2C98AD11" w14:textId="77777777" w:rsidR="000A161C" w:rsidRDefault="000A161C"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0F3C52" w:usb2="00000016" w:usb3="00000000" w:csb0="0004001F" w:csb1="00000000"/>
  </w:font>
  <w:font w:name="Minion-Regular">
    <w:altName w:val="Cambria"/>
    <w:panose1 w:val="00000000000000000000"/>
    <w:charset w:val="00"/>
    <w:family w:val="roman"/>
    <w:notTrueType/>
    <w:pitch w:val="default"/>
  </w:font>
  <w:font w:name="Myanmar Text">
    <w:altName w:val="Arial Unicode MS"/>
    <w:charset w:val="00"/>
    <w:family w:val="swiss"/>
    <w:pitch w:val="variable"/>
    <w:sig w:usb0="80000003" w:usb1="00000000" w:usb2="00000400" w:usb3="00000000" w:csb0="00000001" w:csb1="00000000"/>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AdvOTf9433e2d">
    <w:altName w:val="Cambria"/>
    <w:panose1 w:val="00000000000000000000"/>
    <w:charset w:val="00"/>
    <w:family w:val="roman"/>
    <w:notTrueType/>
    <w:pitch w:val="default"/>
  </w:font>
  <w:font w:name="等线">
    <w:altName w:val="DengXian"/>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575E0" w14:textId="77777777" w:rsidR="000A161C" w:rsidRDefault="000A161C" w:rsidP="00CD3778">
      <w:pPr>
        <w:spacing w:after="0" w:line="240" w:lineRule="auto"/>
      </w:pPr>
      <w:r>
        <w:separator/>
      </w:r>
    </w:p>
  </w:footnote>
  <w:footnote w:type="continuationSeparator" w:id="0">
    <w:p w14:paraId="1B0ACAAD" w14:textId="77777777" w:rsidR="000A161C" w:rsidRDefault="000A161C" w:rsidP="00CD37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0A15751"/>
    <w:multiLevelType w:val="hybridMultilevel"/>
    <w:tmpl w:val="9E4C773C"/>
    <w:lvl w:ilvl="0" w:tplc="19BCB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3"/>
  </w:num>
  <w:num w:numId="5">
    <w:abstractNumId w:val="2"/>
  </w:num>
  <w:num w:numId="6">
    <w:abstractNumId w:val="0"/>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rson w15:author="Jason Ove">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909v2wsdarxet0er2papedrtdfde0xxra5af&quot;&gt;My EndNote Library&lt;record-ids&gt;&lt;item&gt;3&lt;/item&gt;&lt;item&gt;5&lt;/item&gt;&lt;item&gt;6&lt;/item&gt;&lt;item&gt;7&lt;/item&gt;&lt;item&gt;8&lt;/item&gt;&lt;item&gt;9&lt;/item&gt;&lt;item&gt;10&lt;/item&gt;&lt;item&gt;11&lt;/item&gt;&lt;item&gt;14&lt;/item&gt;&lt;item&gt;15&lt;/item&gt;&lt;item&gt;17&lt;/item&gt;&lt;item&gt;18&lt;/item&gt;&lt;item&gt;20&lt;/item&gt;&lt;item&gt;21&lt;/item&gt;&lt;item&gt;22&lt;/item&gt;&lt;item&gt;23&lt;/item&gt;&lt;item&gt;24&lt;/item&gt;&lt;item&gt;27&lt;/item&gt;&lt;item&gt;28&lt;/item&gt;&lt;item&gt;30&lt;/item&gt;&lt;item&gt;31&lt;/item&gt;&lt;item&gt;32&lt;/item&gt;&lt;item&gt;33&lt;/item&gt;&lt;item&gt;35&lt;/item&gt;&lt;item&gt;37&lt;/item&gt;&lt;item&gt;41&lt;/item&gt;&lt;item&gt;42&lt;/item&gt;&lt;item&gt;43&lt;/item&gt;&lt;item&gt;44&lt;/item&gt;&lt;item&gt;45&lt;/item&gt;&lt;item&gt;46&lt;/item&gt;&lt;item&gt;47&lt;/item&gt;&lt;item&gt;48&lt;/item&gt;&lt;item&gt;49&lt;/item&gt;&lt;item&gt;50&lt;/item&gt;&lt;item&gt;51&lt;/item&gt;&lt;item&gt;54&lt;/item&gt;&lt;item&gt;56&lt;/item&gt;&lt;item&gt;57&lt;/item&gt;&lt;item&gt;59&lt;/item&gt;&lt;item&gt;60&lt;/item&gt;&lt;item&gt;61&lt;/item&gt;&lt;item&gt;62&lt;/item&gt;&lt;item&gt;63&lt;/item&gt;&lt;item&gt;65&lt;/item&gt;&lt;item&gt;67&lt;/item&gt;&lt;item&gt;68&lt;/item&gt;&lt;item&gt;69&lt;/item&gt;&lt;item&gt;70&lt;/item&gt;&lt;item&gt;72&lt;/item&gt;&lt;item&gt;74&lt;/item&gt;&lt;item&gt;78&lt;/item&gt;&lt;item&gt;80&lt;/item&gt;&lt;item&gt;81&lt;/item&gt;&lt;item&gt;82&lt;/item&gt;&lt;/record-ids&gt;&lt;/item&gt;&lt;/Libraries&gt;"/>
  </w:docVars>
  <w:rsids>
    <w:rsidRoot w:val="00CF1552"/>
    <w:rsid w:val="00001157"/>
    <w:rsid w:val="00003EDC"/>
    <w:rsid w:val="00004373"/>
    <w:rsid w:val="0001329D"/>
    <w:rsid w:val="0001791A"/>
    <w:rsid w:val="00017EF7"/>
    <w:rsid w:val="00023589"/>
    <w:rsid w:val="0002424C"/>
    <w:rsid w:val="0002666E"/>
    <w:rsid w:val="00027281"/>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103A"/>
    <w:rsid w:val="00083343"/>
    <w:rsid w:val="000873A1"/>
    <w:rsid w:val="000900FE"/>
    <w:rsid w:val="00090390"/>
    <w:rsid w:val="00090DC2"/>
    <w:rsid w:val="000951AF"/>
    <w:rsid w:val="000A161C"/>
    <w:rsid w:val="000A1746"/>
    <w:rsid w:val="000A4146"/>
    <w:rsid w:val="000A757E"/>
    <w:rsid w:val="000A7C0D"/>
    <w:rsid w:val="000B0309"/>
    <w:rsid w:val="000B36C5"/>
    <w:rsid w:val="000B4F4A"/>
    <w:rsid w:val="000B679F"/>
    <w:rsid w:val="000C0414"/>
    <w:rsid w:val="000C19A3"/>
    <w:rsid w:val="000C469A"/>
    <w:rsid w:val="000C5C69"/>
    <w:rsid w:val="000D13A9"/>
    <w:rsid w:val="000D3068"/>
    <w:rsid w:val="000D3BEA"/>
    <w:rsid w:val="000D69B3"/>
    <w:rsid w:val="000E07A4"/>
    <w:rsid w:val="000E604A"/>
    <w:rsid w:val="000E6184"/>
    <w:rsid w:val="000E6A0C"/>
    <w:rsid w:val="000F3B79"/>
    <w:rsid w:val="000F7528"/>
    <w:rsid w:val="00100504"/>
    <w:rsid w:val="001016D7"/>
    <w:rsid w:val="00102270"/>
    <w:rsid w:val="00104488"/>
    <w:rsid w:val="00107033"/>
    <w:rsid w:val="0010787C"/>
    <w:rsid w:val="00111B1B"/>
    <w:rsid w:val="00111F25"/>
    <w:rsid w:val="001145D5"/>
    <w:rsid w:val="0011647A"/>
    <w:rsid w:val="001178FA"/>
    <w:rsid w:val="0012088E"/>
    <w:rsid w:val="001226D2"/>
    <w:rsid w:val="001250D9"/>
    <w:rsid w:val="001264DB"/>
    <w:rsid w:val="00126B1E"/>
    <w:rsid w:val="001309F8"/>
    <w:rsid w:val="00133CB8"/>
    <w:rsid w:val="00141C94"/>
    <w:rsid w:val="001427C2"/>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4F29"/>
    <w:rsid w:val="00187108"/>
    <w:rsid w:val="00187509"/>
    <w:rsid w:val="001911C1"/>
    <w:rsid w:val="001930DC"/>
    <w:rsid w:val="00194A7A"/>
    <w:rsid w:val="001A16D2"/>
    <w:rsid w:val="001A42A5"/>
    <w:rsid w:val="001A4BA0"/>
    <w:rsid w:val="001B6AFD"/>
    <w:rsid w:val="001C3D20"/>
    <w:rsid w:val="001C5B8A"/>
    <w:rsid w:val="001C6FD1"/>
    <w:rsid w:val="001D1F31"/>
    <w:rsid w:val="001D2232"/>
    <w:rsid w:val="001D28CB"/>
    <w:rsid w:val="001D4EAF"/>
    <w:rsid w:val="001D5C79"/>
    <w:rsid w:val="001D6901"/>
    <w:rsid w:val="001D6BDD"/>
    <w:rsid w:val="001E7089"/>
    <w:rsid w:val="001F0520"/>
    <w:rsid w:val="001F07C5"/>
    <w:rsid w:val="001F625F"/>
    <w:rsid w:val="0020062D"/>
    <w:rsid w:val="002021AA"/>
    <w:rsid w:val="00204986"/>
    <w:rsid w:val="00204E17"/>
    <w:rsid w:val="002053F1"/>
    <w:rsid w:val="00205DC2"/>
    <w:rsid w:val="0020671D"/>
    <w:rsid w:val="00214A40"/>
    <w:rsid w:val="0021666C"/>
    <w:rsid w:val="00221934"/>
    <w:rsid w:val="0022315F"/>
    <w:rsid w:val="002242CF"/>
    <w:rsid w:val="0022551D"/>
    <w:rsid w:val="00226227"/>
    <w:rsid w:val="00227DC0"/>
    <w:rsid w:val="00231486"/>
    <w:rsid w:val="00232372"/>
    <w:rsid w:val="00233B3F"/>
    <w:rsid w:val="00240942"/>
    <w:rsid w:val="0024674D"/>
    <w:rsid w:val="00246761"/>
    <w:rsid w:val="0024763B"/>
    <w:rsid w:val="002477AE"/>
    <w:rsid w:val="0025028D"/>
    <w:rsid w:val="00250CC4"/>
    <w:rsid w:val="00253708"/>
    <w:rsid w:val="00257CB8"/>
    <w:rsid w:val="00257E28"/>
    <w:rsid w:val="00260CEA"/>
    <w:rsid w:val="00263818"/>
    <w:rsid w:val="00271B7E"/>
    <w:rsid w:val="00272071"/>
    <w:rsid w:val="002721CE"/>
    <w:rsid w:val="002724D4"/>
    <w:rsid w:val="0027288F"/>
    <w:rsid w:val="0027522B"/>
    <w:rsid w:val="002752FF"/>
    <w:rsid w:val="002776A4"/>
    <w:rsid w:val="00277D86"/>
    <w:rsid w:val="002820B6"/>
    <w:rsid w:val="00287EFA"/>
    <w:rsid w:val="00291798"/>
    <w:rsid w:val="002922D5"/>
    <w:rsid w:val="00293894"/>
    <w:rsid w:val="00294E4B"/>
    <w:rsid w:val="002A082C"/>
    <w:rsid w:val="002A0880"/>
    <w:rsid w:val="002A103F"/>
    <w:rsid w:val="002A1DEA"/>
    <w:rsid w:val="002A34F4"/>
    <w:rsid w:val="002A35D5"/>
    <w:rsid w:val="002A3D58"/>
    <w:rsid w:val="002A3DF1"/>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FE6"/>
    <w:rsid w:val="002F3712"/>
    <w:rsid w:val="00304B28"/>
    <w:rsid w:val="00312B11"/>
    <w:rsid w:val="003176D0"/>
    <w:rsid w:val="0031793E"/>
    <w:rsid w:val="0032384F"/>
    <w:rsid w:val="003260F5"/>
    <w:rsid w:val="003312BF"/>
    <w:rsid w:val="00331CA6"/>
    <w:rsid w:val="0033221E"/>
    <w:rsid w:val="00332440"/>
    <w:rsid w:val="00332F78"/>
    <w:rsid w:val="0033312E"/>
    <w:rsid w:val="003331E5"/>
    <w:rsid w:val="00333B6F"/>
    <w:rsid w:val="003345D4"/>
    <w:rsid w:val="00335241"/>
    <w:rsid w:val="00335D13"/>
    <w:rsid w:val="003370F8"/>
    <w:rsid w:val="00342415"/>
    <w:rsid w:val="003505D4"/>
    <w:rsid w:val="00351B32"/>
    <w:rsid w:val="00351EEE"/>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26670"/>
    <w:rsid w:val="00431DAC"/>
    <w:rsid w:val="00440C52"/>
    <w:rsid w:val="004424E0"/>
    <w:rsid w:val="004438C2"/>
    <w:rsid w:val="0044473E"/>
    <w:rsid w:val="00444BF2"/>
    <w:rsid w:val="00447285"/>
    <w:rsid w:val="00450400"/>
    <w:rsid w:val="004553A0"/>
    <w:rsid w:val="00455B9E"/>
    <w:rsid w:val="00457D78"/>
    <w:rsid w:val="004601E9"/>
    <w:rsid w:val="00460E18"/>
    <w:rsid w:val="004641E1"/>
    <w:rsid w:val="00465724"/>
    <w:rsid w:val="00466CD3"/>
    <w:rsid w:val="00473CFE"/>
    <w:rsid w:val="0047413A"/>
    <w:rsid w:val="0047680F"/>
    <w:rsid w:val="0048326C"/>
    <w:rsid w:val="00491C48"/>
    <w:rsid w:val="00493B95"/>
    <w:rsid w:val="004956D6"/>
    <w:rsid w:val="004958DF"/>
    <w:rsid w:val="004A4E11"/>
    <w:rsid w:val="004A4FB8"/>
    <w:rsid w:val="004A69A7"/>
    <w:rsid w:val="004B2811"/>
    <w:rsid w:val="004B3AEA"/>
    <w:rsid w:val="004B3C63"/>
    <w:rsid w:val="004B4379"/>
    <w:rsid w:val="004B44A5"/>
    <w:rsid w:val="004B6B95"/>
    <w:rsid w:val="004C189F"/>
    <w:rsid w:val="004C29D3"/>
    <w:rsid w:val="004C378D"/>
    <w:rsid w:val="004C5571"/>
    <w:rsid w:val="004C6DE8"/>
    <w:rsid w:val="004C7BA2"/>
    <w:rsid w:val="004D1704"/>
    <w:rsid w:val="004D60BF"/>
    <w:rsid w:val="004D758A"/>
    <w:rsid w:val="004E06D0"/>
    <w:rsid w:val="004E112D"/>
    <w:rsid w:val="004E56F2"/>
    <w:rsid w:val="004E6FBA"/>
    <w:rsid w:val="004F18D3"/>
    <w:rsid w:val="004F378F"/>
    <w:rsid w:val="004F37C5"/>
    <w:rsid w:val="004F7E9E"/>
    <w:rsid w:val="00507D51"/>
    <w:rsid w:val="0051038F"/>
    <w:rsid w:val="005111D5"/>
    <w:rsid w:val="0051319F"/>
    <w:rsid w:val="005142DB"/>
    <w:rsid w:val="00514311"/>
    <w:rsid w:val="00521BF8"/>
    <w:rsid w:val="00525427"/>
    <w:rsid w:val="00530F12"/>
    <w:rsid w:val="005358A4"/>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7A4A"/>
    <w:rsid w:val="00574398"/>
    <w:rsid w:val="00575310"/>
    <w:rsid w:val="005803AD"/>
    <w:rsid w:val="00582653"/>
    <w:rsid w:val="0058554F"/>
    <w:rsid w:val="00585EC5"/>
    <w:rsid w:val="00586C90"/>
    <w:rsid w:val="005871EF"/>
    <w:rsid w:val="00587A30"/>
    <w:rsid w:val="00592C56"/>
    <w:rsid w:val="00592F68"/>
    <w:rsid w:val="00597D8B"/>
    <w:rsid w:val="005A0E23"/>
    <w:rsid w:val="005A1D16"/>
    <w:rsid w:val="005A52CD"/>
    <w:rsid w:val="005A59A0"/>
    <w:rsid w:val="005B201F"/>
    <w:rsid w:val="005B2480"/>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512C"/>
    <w:rsid w:val="005E5782"/>
    <w:rsid w:val="005E7306"/>
    <w:rsid w:val="005E78E4"/>
    <w:rsid w:val="005F19BB"/>
    <w:rsid w:val="005F3527"/>
    <w:rsid w:val="005F3B84"/>
    <w:rsid w:val="005F7872"/>
    <w:rsid w:val="005F7C5D"/>
    <w:rsid w:val="0060134D"/>
    <w:rsid w:val="00601AA2"/>
    <w:rsid w:val="006029D0"/>
    <w:rsid w:val="00602D2B"/>
    <w:rsid w:val="00603A7D"/>
    <w:rsid w:val="00604F54"/>
    <w:rsid w:val="00605F88"/>
    <w:rsid w:val="00611CA3"/>
    <w:rsid w:val="0061353F"/>
    <w:rsid w:val="00615ADC"/>
    <w:rsid w:val="00615CF7"/>
    <w:rsid w:val="00621466"/>
    <w:rsid w:val="00630D29"/>
    <w:rsid w:val="006337EF"/>
    <w:rsid w:val="00633D71"/>
    <w:rsid w:val="00635222"/>
    <w:rsid w:val="00641261"/>
    <w:rsid w:val="00642C70"/>
    <w:rsid w:val="00646E12"/>
    <w:rsid w:val="00647735"/>
    <w:rsid w:val="006528C9"/>
    <w:rsid w:val="00661322"/>
    <w:rsid w:val="00661719"/>
    <w:rsid w:val="00663DD6"/>
    <w:rsid w:val="00671DCC"/>
    <w:rsid w:val="006728C6"/>
    <w:rsid w:val="00674159"/>
    <w:rsid w:val="006755DB"/>
    <w:rsid w:val="00676B9D"/>
    <w:rsid w:val="00680FE8"/>
    <w:rsid w:val="00681067"/>
    <w:rsid w:val="00683020"/>
    <w:rsid w:val="00683862"/>
    <w:rsid w:val="00687359"/>
    <w:rsid w:val="0069069B"/>
    <w:rsid w:val="00691D80"/>
    <w:rsid w:val="00691E49"/>
    <w:rsid w:val="006925B2"/>
    <w:rsid w:val="006961F6"/>
    <w:rsid w:val="006A043C"/>
    <w:rsid w:val="006A1004"/>
    <w:rsid w:val="006A1168"/>
    <w:rsid w:val="006A2F2D"/>
    <w:rsid w:val="006A3877"/>
    <w:rsid w:val="006A3F53"/>
    <w:rsid w:val="006A539F"/>
    <w:rsid w:val="006B37D4"/>
    <w:rsid w:val="006B5B62"/>
    <w:rsid w:val="006C1282"/>
    <w:rsid w:val="006C2A50"/>
    <w:rsid w:val="006C3A15"/>
    <w:rsid w:val="006C3C4E"/>
    <w:rsid w:val="006C47AF"/>
    <w:rsid w:val="006C65BD"/>
    <w:rsid w:val="006C681F"/>
    <w:rsid w:val="006D3066"/>
    <w:rsid w:val="006D3722"/>
    <w:rsid w:val="006D6458"/>
    <w:rsid w:val="006D75E3"/>
    <w:rsid w:val="006F13F9"/>
    <w:rsid w:val="006F1EB1"/>
    <w:rsid w:val="006F6E63"/>
    <w:rsid w:val="00700ED9"/>
    <w:rsid w:val="00702FAF"/>
    <w:rsid w:val="00706D19"/>
    <w:rsid w:val="007071A0"/>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74CB"/>
    <w:rsid w:val="007A260E"/>
    <w:rsid w:val="007A2A85"/>
    <w:rsid w:val="007A4B78"/>
    <w:rsid w:val="007A6CF7"/>
    <w:rsid w:val="007A7D58"/>
    <w:rsid w:val="007B03E0"/>
    <w:rsid w:val="007B07EB"/>
    <w:rsid w:val="007B117F"/>
    <w:rsid w:val="007B33F5"/>
    <w:rsid w:val="007B3E10"/>
    <w:rsid w:val="007B560A"/>
    <w:rsid w:val="007B7C05"/>
    <w:rsid w:val="007C4781"/>
    <w:rsid w:val="007D1B80"/>
    <w:rsid w:val="007D3574"/>
    <w:rsid w:val="007D4576"/>
    <w:rsid w:val="007D4CFE"/>
    <w:rsid w:val="007D7B0E"/>
    <w:rsid w:val="007D7D4C"/>
    <w:rsid w:val="007E2C94"/>
    <w:rsid w:val="007E581B"/>
    <w:rsid w:val="007E5CC8"/>
    <w:rsid w:val="007F2027"/>
    <w:rsid w:val="007F2B6A"/>
    <w:rsid w:val="007F2F12"/>
    <w:rsid w:val="007F3F3E"/>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40116"/>
    <w:rsid w:val="008406BA"/>
    <w:rsid w:val="00840F17"/>
    <w:rsid w:val="008415B5"/>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E2C44"/>
    <w:rsid w:val="008E4978"/>
    <w:rsid w:val="008F299E"/>
    <w:rsid w:val="008F3AB0"/>
    <w:rsid w:val="008F50B2"/>
    <w:rsid w:val="008F541E"/>
    <w:rsid w:val="008F785B"/>
    <w:rsid w:val="0090276E"/>
    <w:rsid w:val="00906C50"/>
    <w:rsid w:val="009141F2"/>
    <w:rsid w:val="009156C1"/>
    <w:rsid w:val="00915C34"/>
    <w:rsid w:val="00923573"/>
    <w:rsid w:val="00924A8B"/>
    <w:rsid w:val="009267DD"/>
    <w:rsid w:val="00927809"/>
    <w:rsid w:val="009317F5"/>
    <w:rsid w:val="009349F5"/>
    <w:rsid w:val="009365CE"/>
    <w:rsid w:val="0093660A"/>
    <w:rsid w:val="00936A08"/>
    <w:rsid w:val="00937069"/>
    <w:rsid w:val="0094259E"/>
    <w:rsid w:val="009473D0"/>
    <w:rsid w:val="00947AE5"/>
    <w:rsid w:val="00950F46"/>
    <w:rsid w:val="00952C35"/>
    <w:rsid w:val="00953687"/>
    <w:rsid w:val="00957DAF"/>
    <w:rsid w:val="00957F16"/>
    <w:rsid w:val="00963ECF"/>
    <w:rsid w:val="0096510F"/>
    <w:rsid w:val="009670E7"/>
    <w:rsid w:val="00972113"/>
    <w:rsid w:val="00973082"/>
    <w:rsid w:val="00973C8D"/>
    <w:rsid w:val="0097407D"/>
    <w:rsid w:val="009766A1"/>
    <w:rsid w:val="00980269"/>
    <w:rsid w:val="00980CD8"/>
    <w:rsid w:val="00980DE7"/>
    <w:rsid w:val="00982155"/>
    <w:rsid w:val="00983AF8"/>
    <w:rsid w:val="00983B78"/>
    <w:rsid w:val="00986D88"/>
    <w:rsid w:val="00990898"/>
    <w:rsid w:val="00991A1C"/>
    <w:rsid w:val="00994F53"/>
    <w:rsid w:val="00997D1A"/>
    <w:rsid w:val="009A48B0"/>
    <w:rsid w:val="009A6D1A"/>
    <w:rsid w:val="009B2854"/>
    <w:rsid w:val="009B41A2"/>
    <w:rsid w:val="009B4435"/>
    <w:rsid w:val="009B504A"/>
    <w:rsid w:val="009C65CD"/>
    <w:rsid w:val="009D0955"/>
    <w:rsid w:val="009D0963"/>
    <w:rsid w:val="009D170A"/>
    <w:rsid w:val="009E07DC"/>
    <w:rsid w:val="009E161D"/>
    <w:rsid w:val="009E2815"/>
    <w:rsid w:val="009E3337"/>
    <w:rsid w:val="009E56BF"/>
    <w:rsid w:val="009E7AB6"/>
    <w:rsid w:val="009F119A"/>
    <w:rsid w:val="009F143D"/>
    <w:rsid w:val="009F1E7B"/>
    <w:rsid w:val="009F3075"/>
    <w:rsid w:val="009F63A6"/>
    <w:rsid w:val="00A0196B"/>
    <w:rsid w:val="00A02434"/>
    <w:rsid w:val="00A056DC"/>
    <w:rsid w:val="00A10BD5"/>
    <w:rsid w:val="00A136E1"/>
    <w:rsid w:val="00A17FFA"/>
    <w:rsid w:val="00A22183"/>
    <w:rsid w:val="00A25339"/>
    <w:rsid w:val="00A258E2"/>
    <w:rsid w:val="00A3432F"/>
    <w:rsid w:val="00A34791"/>
    <w:rsid w:val="00A360CD"/>
    <w:rsid w:val="00A36A6A"/>
    <w:rsid w:val="00A373EF"/>
    <w:rsid w:val="00A40599"/>
    <w:rsid w:val="00A4465F"/>
    <w:rsid w:val="00A44CE7"/>
    <w:rsid w:val="00A476A7"/>
    <w:rsid w:val="00A559BB"/>
    <w:rsid w:val="00A55AC7"/>
    <w:rsid w:val="00A61C94"/>
    <w:rsid w:val="00A621E2"/>
    <w:rsid w:val="00A6255F"/>
    <w:rsid w:val="00A62A20"/>
    <w:rsid w:val="00A720BA"/>
    <w:rsid w:val="00A72E3C"/>
    <w:rsid w:val="00A80D09"/>
    <w:rsid w:val="00A91067"/>
    <w:rsid w:val="00A94D32"/>
    <w:rsid w:val="00A95384"/>
    <w:rsid w:val="00AA129D"/>
    <w:rsid w:val="00AA27E7"/>
    <w:rsid w:val="00AA2FF2"/>
    <w:rsid w:val="00AA3C6D"/>
    <w:rsid w:val="00AA547C"/>
    <w:rsid w:val="00AA6D9A"/>
    <w:rsid w:val="00AB0020"/>
    <w:rsid w:val="00AB12DD"/>
    <w:rsid w:val="00AB131F"/>
    <w:rsid w:val="00AB1687"/>
    <w:rsid w:val="00AB47E0"/>
    <w:rsid w:val="00AC2B96"/>
    <w:rsid w:val="00AC338C"/>
    <w:rsid w:val="00AC4E30"/>
    <w:rsid w:val="00AC6403"/>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54F4"/>
    <w:rsid w:val="00B56836"/>
    <w:rsid w:val="00B57699"/>
    <w:rsid w:val="00B57EA8"/>
    <w:rsid w:val="00B65B86"/>
    <w:rsid w:val="00B660AC"/>
    <w:rsid w:val="00B66355"/>
    <w:rsid w:val="00B676E9"/>
    <w:rsid w:val="00B720C6"/>
    <w:rsid w:val="00B73CBF"/>
    <w:rsid w:val="00B7515F"/>
    <w:rsid w:val="00B75518"/>
    <w:rsid w:val="00B77C6D"/>
    <w:rsid w:val="00B82915"/>
    <w:rsid w:val="00B832E1"/>
    <w:rsid w:val="00B85CB1"/>
    <w:rsid w:val="00B86443"/>
    <w:rsid w:val="00B86AB9"/>
    <w:rsid w:val="00B86B35"/>
    <w:rsid w:val="00B904B8"/>
    <w:rsid w:val="00B93B65"/>
    <w:rsid w:val="00B93D73"/>
    <w:rsid w:val="00B9477D"/>
    <w:rsid w:val="00B94A49"/>
    <w:rsid w:val="00B95CE9"/>
    <w:rsid w:val="00BA0B77"/>
    <w:rsid w:val="00BA1F52"/>
    <w:rsid w:val="00BA2C26"/>
    <w:rsid w:val="00BB0F15"/>
    <w:rsid w:val="00BB39E2"/>
    <w:rsid w:val="00BB5F6D"/>
    <w:rsid w:val="00BC09DE"/>
    <w:rsid w:val="00BC32F7"/>
    <w:rsid w:val="00BC6003"/>
    <w:rsid w:val="00BD10AB"/>
    <w:rsid w:val="00BD66BF"/>
    <w:rsid w:val="00BE0578"/>
    <w:rsid w:val="00BE0D40"/>
    <w:rsid w:val="00BE743A"/>
    <w:rsid w:val="00BF0B8D"/>
    <w:rsid w:val="00BF1766"/>
    <w:rsid w:val="00BF72B4"/>
    <w:rsid w:val="00C04130"/>
    <w:rsid w:val="00C05DCB"/>
    <w:rsid w:val="00C06778"/>
    <w:rsid w:val="00C0788A"/>
    <w:rsid w:val="00C11A95"/>
    <w:rsid w:val="00C11B35"/>
    <w:rsid w:val="00C17B87"/>
    <w:rsid w:val="00C2181C"/>
    <w:rsid w:val="00C21F45"/>
    <w:rsid w:val="00C220B8"/>
    <w:rsid w:val="00C24AD3"/>
    <w:rsid w:val="00C326BE"/>
    <w:rsid w:val="00C3337A"/>
    <w:rsid w:val="00C334CA"/>
    <w:rsid w:val="00C34A21"/>
    <w:rsid w:val="00C37E57"/>
    <w:rsid w:val="00C40E7B"/>
    <w:rsid w:val="00C46244"/>
    <w:rsid w:val="00C46AFC"/>
    <w:rsid w:val="00C51030"/>
    <w:rsid w:val="00C526BB"/>
    <w:rsid w:val="00C54C6D"/>
    <w:rsid w:val="00C57112"/>
    <w:rsid w:val="00C57B9C"/>
    <w:rsid w:val="00C602E3"/>
    <w:rsid w:val="00C63437"/>
    <w:rsid w:val="00C662A2"/>
    <w:rsid w:val="00C671F5"/>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ED6"/>
    <w:rsid w:val="00D11236"/>
    <w:rsid w:val="00D129AF"/>
    <w:rsid w:val="00D164E4"/>
    <w:rsid w:val="00D1739A"/>
    <w:rsid w:val="00D17D8D"/>
    <w:rsid w:val="00D2687A"/>
    <w:rsid w:val="00D327FF"/>
    <w:rsid w:val="00D3363F"/>
    <w:rsid w:val="00D33F14"/>
    <w:rsid w:val="00D37A7F"/>
    <w:rsid w:val="00D4373B"/>
    <w:rsid w:val="00D52875"/>
    <w:rsid w:val="00D54EC8"/>
    <w:rsid w:val="00D551C2"/>
    <w:rsid w:val="00D561F4"/>
    <w:rsid w:val="00D615E0"/>
    <w:rsid w:val="00D617E0"/>
    <w:rsid w:val="00D6662D"/>
    <w:rsid w:val="00D74470"/>
    <w:rsid w:val="00D84145"/>
    <w:rsid w:val="00D8568B"/>
    <w:rsid w:val="00D92FDB"/>
    <w:rsid w:val="00D94107"/>
    <w:rsid w:val="00D9470E"/>
    <w:rsid w:val="00D960AB"/>
    <w:rsid w:val="00DA49AA"/>
    <w:rsid w:val="00DA54D5"/>
    <w:rsid w:val="00DA721F"/>
    <w:rsid w:val="00DA7FFC"/>
    <w:rsid w:val="00DB332F"/>
    <w:rsid w:val="00DD0E5F"/>
    <w:rsid w:val="00DD10E6"/>
    <w:rsid w:val="00DD1BE9"/>
    <w:rsid w:val="00DD2788"/>
    <w:rsid w:val="00DD3F70"/>
    <w:rsid w:val="00DD5CA5"/>
    <w:rsid w:val="00DD6C3F"/>
    <w:rsid w:val="00DE006C"/>
    <w:rsid w:val="00DE6054"/>
    <w:rsid w:val="00DF3058"/>
    <w:rsid w:val="00DF6EB0"/>
    <w:rsid w:val="00DF770C"/>
    <w:rsid w:val="00E0102B"/>
    <w:rsid w:val="00E01950"/>
    <w:rsid w:val="00E0463D"/>
    <w:rsid w:val="00E056AF"/>
    <w:rsid w:val="00E07637"/>
    <w:rsid w:val="00E10F5B"/>
    <w:rsid w:val="00E17096"/>
    <w:rsid w:val="00E20F9A"/>
    <w:rsid w:val="00E21E71"/>
    <w:rsid w:val="00E24DDE"/>
    <w:rsid w:val="00E317F7"/>
    <w:rsid w:val="00E3265F"/>
    <w:rsid w:val="00E354AD"/>
    <w:rsid w:val="00E409CC"/>
    <w:rsid w:val="00E418D4"/>
    <w:rsid w:val="00E44244"/>
    <w:rsid w:val="00E44586"/>
    <w:rsid w:val="00E44B60"/>
    <w:rsid w:val="00E555DE"/>
    <w:rsid w:val="00E56E82"/>
    <w:rsid w:val="00E643B3"/>
    <w:rsid w:val="00E656B7"/>
    <w:rsid w:val="00E656D0"/>
    <w:rsid w:val="00E65EBD"/>
    <w:rsid w:val="00E7473B"/>
    <w:rsid w:val="00E9421A"/>
    <w:rsid w:val="00E96E3E"/>
    <w:rsid w:val="00EA0AD5"/>
    <w:rsid w:val="00EA29BE"/>
    <w:rsid w:val="00EA37CD"/>
    <w:rsid w:val="00EA457C"/>
    <w:rsid w:val="00EB1D16"/>
    <w:rsid w:val="00EB1D91"/>
    <w:rsid w:val="00EB1EE4"/>
    <w:rsid w:val="00EB4FB9"/>
    <w:rsid w:val="00EB5497"/>
    <w:rsid w:val="00EB64C7"/>
    <w:rsid w:val="00EC07F5"/>
    <w:rsid w:val="00EC2300"/>
    <w:rsid w:val="00EC2E5A"/>
    <w:rsid w:val="00EC66AB"/>
    <w:rsid w:val="00EC66D2"/>
    <w:rsid w:val="00ED132C"/>
    <w:rsid w:val="00ED14D8"/>
    <w:rsid w:val="00ED4272"/>
    <w:rsid w:val="00EE126D"/>
    <w:rsid w:val="00EE5AE3"/>
    <w:rsid w:val="00EE5C39"/>
    <w:rsid w:val="00EF33B3"/>
    <w:rsid w:val="00F00283"/>
    <w:rsid w:val="00F0158C"/>
    <w:rsid w:val="00F0383C"/>
    <w:rsid w:val="00F13291"/>
    <w:rsid w:val="00F145BD"/>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A4AB1"/>
    <w:rsid w:val="00FB07B7"/>
    <w:rsid w:val="00FB1887"/>
    <w:rsid w:val="00FB4EEA"/>
    <w:rsid w:val="00FB676F"/>
    <w:rsid w:val="00FC252D"/>
    <w:rsid w:val="00FC592B"/>
    <w:rsid w:val="00FC6F0B"/>
    <w:rsid w:val="00FD3A19"/>
    <w:rsid w:val="00FE0AF8"/>
    <w:rsid w:val="00FE249E"/>
    <w:rsid w:val="00FE4243"/>
    <w:rsid w:val="00FE5335"/>
    <w:rsid w:val="00FE7318"/>
    <w:rsid w:val="00FE7F7B"/>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next w:val="a"/>
    <w:link w:val="1Char"/>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Char"/>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Char"/>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Char"/>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Char"/>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Char"/>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Char"/>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Char"/>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Char"/>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Pr>
      <w:rFonts w:ascii="Times New Roman" w:eastAsia="等线 Light" w:hAnsi="Times New Roman"/>
      <w:b/>
      <w:sz w:val="28"/>
      <w:szCs w:val="32"/>
    </w:rPr>
  </w:style>
  <w:style w:type="character" w:customStyle="1" w:styleId="2Char">
    <w:name w:val="标题 2 Char"/>
    <w:basedOn w:val="a0"/>
    <w:link w:val="2"/>
    <w:uiPriority w:val="9"/>
    <w:rPr>
      <w:rFonts w:ascii="Times New Roman" w:eastAsia="等线 Light" w:hAnsi="Times New Roman" w:cs="宋体"/>
      <w:b/>
      <w:sz w:val="28"/>
      <w:szCs w:val="26"/>
    </w:rPr>
  </w:style>
  <w:style w:type="character" w:customStyle="1" w:styleId="3Char">
    <w:name w:val="标题 3 Char"/>
    <w:basedOn w:val="a0"/>
    <w:link w:val="3"/>
    <w:uiPriority w:val="9"/>
    <w:rPr>
      <w:rFonts w:ascii="Times New Roman" w:eastAsia="等线 Light" w:hAnsi="Times New Roman"/>
      <w:b/>
      <w:sz w:val="24"/>
      <w:szCs w:val="24"/>
    </w:rPr>
  </w:style>
  <w:style w:type="character" w:customStyle="1" w:styleId="4Char">
    <w:name w:val="标题 4 Char"/>
    <w:basedOn w:val="a0"/>
    <w:link w:val="4"/>
    <w:uiPriority w:val="9"/>
    <w:rPr>
      <w:rFonts w:ascii="Calibri Light" w:eastAsia="等线 Light" w:hAnsi="Calibri Light" w:cs="宋体"/>
      <w:i/>
      <w:iCs/>
      <w:color w:val="2F5496"/>
    </w:rPr>
  </w:style>
  <w:style w:type="character" w:customStyle="1" w:styleId="5Char">
    <w:name w:val="标题 5 Char"/>
    <w:basedOn w:val="a0"/>
    <w:link w:val="5"/>
    <w:uiPriority w:val="9"/>
    <w:rPr>
      <w:rFonts w:ascii="Calibri Light" w:eastAsia="等线 Light" w:hAnsi="Calibri Light" w:cs="宋体"/>
      <w:color w:val="2F5496"/>
    </w:rPr>
  </w:style>
  <w:style w:type="character" w:customStyle="1" w:styleId="6Char">
    <w:name w:val="标题 6 Char"/>
    <w:basedOn w:val="a0"/>
    <w:link w:val="6"/>
    <w:uiPriority w:val="9"/>
    <w:rPr>
      <w:rFonts w:ascii="Calibri Light" w:eastAsia="等线 Light" w:hAnsi="Calibri Light" w:cs="宋体"/>
      <w:color w:val="1F3763"/>
    </w:rPr>
  </w:style>
  <w:style w:type="character" w:customStyle="1" w:styleId="7Char">
    <w:name w:val="标题 7 Char"/>
    <w:basedOn w:val="a0"/>
    <w:link w:val="7"/>
    <w:uiPriority w:val="9"/>
    <w:rPr>
      <w:rFonts w:ascii="Calibri Light" w:eastAsia="等线 Light" w:hAnsi="Calibri Light" w:cs="宋体"/>
      <w:i/>
      <w:iCs/>
      <w:color w:val="1F3763"/>
    </w:rPr>
  </w:style>
  <w:style w:type="character" w:customStyle="1" w:styleId="8Char">
    <w:name w:val="标题 8 Char"/>
    <w:basedOn w:val="a0"/>
    <w:link w:val="8"/>
    <w:uiPriority w:val="9"/>
    <w:rPr>
      <w:rFonts w:ascii="Calibri Light" w:eastAsia="等线 Light" w:hAnsi="Calibri Light" w:cs="宋体"/>
      <w:color w:val="272727"/>
      <w:sz w:val="21"/>
      <w:szCs w:val="21"/>
    </w:rPr>
  </w:style>
  <w:style w:type="character" w:customStyle="1" w:styleId="9Char">
    <w:name w:val="标题 9 Char"/>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Ind w:w="0" w:type="dxa"/>
      <w:tblBorders>
        <w:top w:val="single" w:sz="4" w:space="0" w:color="9CC2E5"/>
        <w:bottom w:val="single" w:sz="4" w:space="0" w:color="9CC2E5"/>
        <w:insideH w:val="single" w:sz="4" w:space="0" w:color="9CC2E5"/>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Char"/>
    <w:uiPriority w:val="99"/>
  </w:style>
  <w:style w:type="character" w:customStyle="1" w:styleId="Char">
    <w:name w:val="批注文字 Char"/>
    <w:basedOn w:val="a0"/>
    <w:link w:val="a4"/>
    <w:uiPriority w:val="99"/>
    <w:rPr>
      <w:rFonts w:ascii="Calibri" w:hAnsi="Calibri" w:cs="宋体"/>
    </w:rPr>
  </w:style>
  <w:style w:type="character" w:styleId="a5">
    <w:name w:val="annotation reference"/>
    <w:basedOn w:val="a0"/>
    <w:uiPriority w:val="99"/>
    <w:rPr>
      <w:sz w:val="21"/>
      <w:szCs w:val="21"/>
    </w:rPr>
  </w:style>
  <w:style w:type="paragraph" w:styleId="a6">
    <w:name w:val="Balloon Text"/>
    <w:basedOn w:val="a"/>
    <w:link w:val="Char0"/>
    <w:uiPriority w:val="99"/>
    <w:pPr>
      <w:spacing w:after="0" w:line="240" w:lineRule="auto"/>
    </w:pPr>
    <w:rPr>
      <w:rFonts w:ascii="Arial" w:hAnsi="Arial" w:cs="Arial"/>
      <w:sz w:val="18"/>
      <w:szCs w:val="18"/>
    </w:rPr>
  </w:style>
  <w:style w:type="character" w:customStyle="1" w:styleId="Char0">
    <w:name w:val="批注框文本 Char"/>
    <w:basedOn w:val="a0"/>
    <w:link w:val="a6"/>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7">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8">
    <w:name w:val="Table Grid"/>
    <w:basedOn w:val="a1"/>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a1"/>
    <w:uiPriority w:val="49"/>
    <w:pPr>
      <w:spacing w:after="0" w:line="240" w:lineRule="auto"/>
    </w:p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9">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a">
    <w:name w:val="header"/>
    <w:basedOn w:val="a"/>
    <w:link w:val="Char1"/>
    <w:uiPriority w:val="99"/>
    <w:pPr>
      <w:tabs>
        <w:tab w:val="center" w:pos="4680"/>
        <w:tab w:val="right" w:pos="9360"/>
      </w:tabs>
      <w:spacing w:after="0" w:line="240" w:lineRule="auto"/>
    </w:pPr>
  </w:style>
  <w:style w:type="character" w:customStyle="1" w:styleId="Char1">
    <w:name w:val="页眉 Char"/>
    <w:basedOn w:val="a0"/>
    <w:link w:val="aa"/>
    <w:uiPriority w:val="99"/>
    <w:rPr>
      <w:rFonts w:ascii="Calibri" w:hAnsi="Calibri" w:cs="宋体"/>
    </w:rPr>
  </w:style>
  <w:style w:type="paragraph" w:styleId="ab">
    <w:name w:val="footer"/>
    <w:basedOn w:val="a"/>
    <w:link w:val="Char2"/>
    <w:uiPriority w:val="99"/>
    <w:pPr>
      <w:tabs>
        <w:tab w:val="center" w:pos="4680"/>
        <w:tab w:val="right" w:pos="9360"/>
      </w:tabs>
      <w:spacing w:after="0" w:line="240" w:lineRule="auto"/>
    </w:pPr>
  </w:style>
  <w:style w:type="character" w:customStyle="1" w:styleId="Char2">
    <w:name w:val="页脚 Char"/>
    <w:basedOn w:val="a0"/>
    <w:link w:val="ab"/>
    <w:uiPriority w:val="99"/>
    <w:rPr>
      <w:rFonts w:ascii="Calibri" w:hAnsi="Calibri" w:cs="宋体"/>
    </w:rPr>
  </w:style>
  <w:style w:type="paragraph" w:styleId="ac">
    <w:name w:val="annotation subject"/>
    <w:basedOn w:val="a4"/>
    <w:next w:val="a4"/>
    <w:link w:val="Char3"/>
    <w:uiPriority w:val="99"/>
    <w:rPr>
      <w:b/>
      <w:bCs/>
    </w:rPr>
  </w:style>
  <w:style w:type="character" w:customStyle="1" w:styleId="Char3">
    <w:name w:val="批注主题 Char"/>
    <w:basedOn w:val="Char"/>
    <w:link w:val="ac"/>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UnresolvedMention">
    <w:name w:val="Unresolved Mention"/>
    <w:basedOn w:val="a0"/>
    <w:uiPriority w:val="99"/>
    <w:semiHidden/>
    <w:unhideWhenUsed/>
    <w:rsid w:val="00FF03B1"/>
    <w:rPr>
      <w:color w:val="605E5C"/>
      <w:shd w:val="clear" w:color="auto" w:fill="E1DFDD"/>
    </w:rPr>
  </w:style>
  <w:style w:type="character" w:styleId="ad">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e">
    <w:name w:val="Revision"/>
    <w:hidden/>
    <w:uiPriority w:val="99"/>
    <w:semiHidden/>
    <w:rsid w:val="00525427"/>
    <w:pPr>
      <w:spacing w:after="0" w:line="240" w:lineRule="auto"/>
    </w:pPr>
  </w:style>
  <w:style w:type="character" w:styleId="af">
    <w:name w:val="line number"/>
    <w:basedOn w:val="a0"/>
    <w:uiPriority w:val="99"/>
    <w:semiHidden/>
    <w:unhideWhenUsed/>
    <w:rsid w:val="00633D7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next w:val="a"/>
    <w:link w:val="1Char"/>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Char"/>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Char"/>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Char"/>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Char"/>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Char"/>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Char"/>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Char"/>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Char"/>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Pr>
      <w:rFonts w:ascii="Times New Roman" w:eastAsia="等线 Light" w:hAnsi="Times New Roman"/>
      <w:b/>
      <w:sz w:val="28"/>
      <w:szCs w:val="32"/>
    </w:rPr>
  </w:style>
  <w:style w:type="character" w:customStyle="1" w:styleId="2Char">
    <w:name w:val="标题 2 Char"/>
    <w:basedOn w:val="a0"/>
    <w:link w:val="2"/>
    <w:uiPriority w:val="9"/>
    <w:rPr>
      <w:rFonts w:ascii="Times New Roman" w:eastAsia="等线 Light" w:hAnsi="Times New Roman" w:cs="宋体"/>
      <w:b/>
      <w:sz w:val="28"/>
      <w:szCs w:val="26"/>
    </w:rPr>
  </w:style>
  <w:style w:type="character" w:customStyle="1" w:styleId="3Char">
    <w:name w:val="标题 3 Char"/>
    <w:basedOn w:val="a0"/>
    <w:link w:val="3"/>
    <w:uiPriority w:val="9"/>
    <w:rPr>
      <w:rFonts w:ascii="Times New Roman" w:eastAsia="等线 Light" w:hAnsi="Times New Roman"/>
      <w:b/>
      <w:sz w:val="24"/>
      <w:szCs w:val="24"/>
    </w:rPr>
  </w:style>
  <w:style w:type="character" w:customStyle="1" w:styleId="4Char">
    <w:name w:val="标题 4 Char"/>
    <w:basedOn w:val="a0"/>
    <w:link w:val="4"/>
    <w:uiPriority w:val="9"/>
    <w:rPr>
      <w:rFonts w:ascii="Calibri Light" w:eastAsia="等线 Light" w:hAnsi="Calibri Light" w:cs="宋体"/>
      <w:i/>
      <w:iCs/>
      <w:color w:val="2F5496"/>
    </w:rPr>
  </w:style>
  <w:style w:type="character" w:customStyle="1" w:styleId="5Char">
    <w:name w:val="标题 5 Char"/>
    <w:basedOn w:val="a0"/>
    <w:link w:val="5"/>
    <w:uiPriority w:val="9"/>
    <w:rPr>
      <w:rFonts w:ascii="Calibri Light" w:eastAsia="等线 Light" w:hAnsi="Calibri Light" w:cs="宋体"/>
      <w:color w:val="2F5496"/>
    </w:rPr>
  </w:style>
  <w:style w:type="character" w:customStyle="1" w:styleId="6Char">
    <w:name w:val="标题 6 Char"/>
    <w:basedOn w:val="a0"/>
    <w:link w:val="6"/>
    <w:uiPriority w:val="9"/>
    <w:rPr>
      <w:rFonts w:ascii="Calibri Light" w:eastAsia="等线 Light" w:hAnsi="Calibri Light" w:cs="宋体"/>
      <w:color w:val="1F3763"/>
    </w:rPr>
  </w:style>
  <w:style w:type="character" w:customStyle="1" w:styleId="7Char">
    <w:name w:val="标题 7 Char"/>
    <w:basedOn w:val="a0"/>
    <w:link w:val="7"/>
    <w:uiPriority w:val="9"/>
    <w:rPr>
      <w:rFonts w:ascii="Calibri Light" w:eastAsia="等线 Light" w:hAnsi="Calibri Light" w:cs="宋体"/>
      <w:i/>
      <w:iCs/>
      <w:color w:val="1F3763"/>
    </w:rPr>
  </w:style>
  <w:style w:type="character" w:customStyle="1" w:styleId="8Char">
    <w:name w:val="标题 8 Char"/>
    <w:basedOn w:val="a0"/>
    <w:link w:val="8"/>
    <w:uiPriority w:val="9"/>
    <w:rPr>
      <w:rFonts w:ascii="Calibri Light" w:eastAsia="等线 Light" w:hAnsi="Calibri Light" w:cs="宋体"/>
      <w:color w:val="272727"/>
      <w:sz w:val="21"/>
      <w:szCs w:val="21"/>
    </w:rPr>
  </w:style>
  <w:style w:type="character" w:customStyle="1" w:styleId="9Char">
    <w:name w:val="标题 9 Char"/>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Ind w:w="0" w:type="dxa"/>
      <w:tblBorders>
        <w:top w:val="single" w:sz="4" w:space="0" w:color="9CC2E5"/>
        <w:bottom w:val="single" w:sz="4" w:space="0" w:color="9CC2E5"/>
        <w:insideH w:val="single" w:sz="4" w:space="0" w:color="9CC2E5"/>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Char"/>
    <w:uiPriority w:val="99"/>
  </w:style>
  <w:style w:type="character" w:customStyle="1" w:styleId="Char">
    <w:name w:val="批注文字 Char"/>
    <w:basedOn w:val="a0"/>
    <w:link w:val="a4"/>
    <w:uiPriority w:val="99"/>
    <w:rPr>
      <w:rFonts w:ascii="Calibri" w:hAnsi="Calibri" w:cs="宋体"/>
    </w:rPr>
  </w:style>
  <w:style w:type="character" w:styleId="a5">
    <w:name w:val="annotation reference"/>
    <w:basedOn w:val="a0"/>
    <w:uiPriority w:val="99"/>
    <w:rPr>
      <w:sz w:val="21"/>
      <w:szCs w:val="21"/>
    </w:rPr>
  </w:style>
  <w:style w:type="paragraph" w:styleId="a6">
    <w:name w:val="Balloon Text"/>
    <w:basedOn w:val="a"/>
    <w:link w:val="Char0"/>
    <w:uiPriority w:val="99"/>
    <w:pPr>
      <w:spacing w:after="0" w:line="240" w:lineRule="auto"/>
    </w:pPr>
    <w:rPr>
      <w:rFonts w:ascii="Arial" w:hAnsi="Arial" w:cs="Arial"/>
      <w:sz w:val="18"/>
      <w:szCs w:val="18"/>
    </w:rPr>
  </w:style>
  <w:style w:type="character" w:customStyle="1" w:styleId="Char0">
    <w:name w:val="批注框文本 Char"/>
    <w:basedOn w:val="a0"/>
    <w:link w:val="a6"/>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7">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8">
    <w:name w:val="Table Grid"/>
    <w:basedOn w:val="a1"/>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a1"/>
    <w:uiPriority w:val="49"/>
    <w:pPr>
      <w:spacing w:after="0" w:line="240" w:lineRule="auto"/>
    </w:p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9">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a">
    <w:name w:val="header"/>
    <w:basedOn w:val="a"/>
    <w:link w:val="Char1"/>
    <w:uiPriority w:val="99"/>
    <w:pPr>
      <w:tabs>
        <w:tab w:val="center" w:pos="4680"/>
        <w:tab w:val="right" w:pos="9360"/>
      </w:tabs>
      <w:spacing w:after="0" w:line="240" w:lineRule="auto"/>
    </w:pPr>
  </w:style>
  <w:style w:type="character" w:customStyle="1" w:styleId="Char1">
    <w:name w:val="页眉 Char"/>
    <w:basedOn w:val="a0"/>
    <w:link w:val="aa"/>
    <w:uiPriority w:val="99"/>
    <w:rPr>
      <w:rFonts w:ascii="Calibri" w:hAnsi="Calibri" w:cs="宋体"/>
    </w:rPr>
  </w:style>
  <w:style w:type="paragraph" w:styleId="ab">
    <w:name w:val="footer"/>
    <w:basedOn w:val="a"/>
    <w:link w:val="Char2"/>
    <w:uiPriority w:val="99"/>
    <w:pPr>
      <w:tabs>
        <w:tab w:val="center" w:pos="4680"/>
        <w:tab w:val="right" w:pos="9360"/>
      </w:tabs>
      <w:spacing w:after="0" w:line="240" w:lineRule="auto"/>
    </w:pPr>
  </w:style>
  <w:style w:type="character" w:customStyle="1" w:styleId="Char2">
    <w:name w:val="页脚 Char"/>
    <w:basedOn w:val="a0"/>
    <w:link w:val="ab"/>
    <w:uiPriority w:val="99"/>
    <w:rPr>
      <w:rFonts w:ascii="Calibri" w:hAnsi="Calibri" w:cs="宋体"/>
    </w:rPr>
  </w:style>
  <w:style w:type="paragraph" w:styleId="ac">
    <w:name w:val="annotation subject"/>
    <w:basedOn w:val="a4"/>
    <w:next w:val="a4"/>
    <w:link w:val="Char3"/>
    <w:uiPriority w:val="99"/>
    <w:rPr>
      <w:b/>
      <w:bCs/>
    </w:rPr>
  </w:style>
  <w:style w:type="character" w:customStyle="1" w:styleId="Char3">
    <w:name w:val="批注主题 Char"/>
    <w:basedOn w:val="Char"/>
    <w:link w:val="ac"/>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UnresolvedMention">
    <w:name w:val="Unresolved Mention"/>
    <w:basedOn w:val="a0"/>
    <w:uiPriority w:val="99"/>
    <w:semiHidden/>
    <w:unhideWhenUsed/>
    <w:rsid w:val="00FF03B1"/>
    <w:rPr>
      <w:color w:val="605E5C"/>
      <w:shd w:val="clear" w:color="auto" w:fill="E1DFDD"/>
    </w:rPr>
  </w:style>
  <w:style w:type="character" w:styleId="ad">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e">
    <w:name w:val="Revision"/>
    <w:hidden/>
    <w:uiPriority w:val="99"/>
    <w:semiHidden/>
    <w:rsid w:val="00525427"/>
    <w:pPr>
      <w:spacing w:after="0" w:line="240" w:lineRule="auto"/>
    </w:pPr>
  </w:style>
  <w:style w:type="character" w:styleId="af">
    <w:name w:val="line number"/>
    <w:basedOn w:val="a0"/>
    <w:uiPriority w:val="99"/>
    <w:semiHidden/>
    <w:unhideWhenUsed/>
    <w:rsid w:val="00633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n.wikipedia.org/wiki/Flow_stress"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2.emf"/><Relationship Id="rId196" Type="http://schemas.openxmlformats.org/officeDocument/2006/relationships/hyperlink" Target="https://www.digitalvidya.com/blog/types-of-neural-networks/" TargetMode="External"/><Relationship Id="rId205" Type="http://schemas.microsoft.com/office/2011/relationships/people" Target="people.xml"/><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28" Type="http://schemas.openxmlformats.org/officeDocument/2006/relationships/customXml" Target="../customXml/item128.xml"/><Relationship Id="rId144" Type="http://schemas.openxmlformats.org/officeDocument/2006/relationships/customXml" Target="../customXml/item144.xml"/><Relationship Id="rId149" Type="http://schemas.openxmlformats.org/officeDocument/2006/relationships/customXml" Target="../customXml/item149.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160" Type="http://schemas.openxmlformats.org/officeDocument/2006/relationships/customXml" Target="../customXml/item160.xml"/><Relationship Id="rId165" Type="http://schemas.openxmlformats.org/officeDocument/2006/relationships/customXml" Target="../customXml/item165.xml"/><Relationship Id="rId181" Type="http://schemas.openxmlformats.org/officeDocument/2006/relationships/customXml" Target="../customXml/item181.xml"/><Relationship Id="rId186" Type="http://schemas.openxmlformats.org/officeDocument/2006/relationships/webSettings" Target="webSettings.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customXml" Target="../customXml/item118.xml"/><Relationship Id="rId134" Type="http://schemas.openxmlformats.org/officeDocument/2006/relationships/customXml" Target="../customXml/item134.xml"/><Relationship Id="rId139" Type="http://schemas.openxmlformats.org/officeDocument/2006/relationships/customXml" Target="../customXml/item139.xml"/><Relationship Id="rId80" Type="http://schemas.openxmlformats.org/officeDocument/2006/relationships/customXml" Target="../customXml/item80.xml"/><Relationship Id="rId85" Type="http://schemas.openxmlformats.org/officeDocument/2006/relationships/customXml" Target="../customXml/item85.xml"/><Relationship Id="rId150" Type="http://schemas.openxmlformats.org/officeDocument/2006/relationships/customXml" Target="../customXml/item150.xml"/><Relationship Id="rId155" Type="http://schemas.openxmlformats.org/officeDocument/2006/relationships/customXml" Target="../customXml/item155.xml"/><Relationship Id="rId171" Type="http://schemas.openxmlformats.org/officeDocument/2006/relationships/customXml" Target="../customXml/item171.xml"/><Relationship Id="rId176" Type="http://schemas.openxmlformats.org/officeDocument/2006/relationships/customXml" Target="../customXml/item176.xml"/><Relationship Id="rId192" Type="http://schemas.openxmlformats.org/officeDocument/2006/relationships/oleObject" Target="embeddings/oleObject2.bin"/><Relationship Id="rId197" Type="http://schemas.openxmlformats.org/officeDocument/2006/relationships/fontTable" Target="fontTable.xml"/><Relationship Id="rId206" Type="http://schemas.microsoft.com/office/2011/relationships/commentsExtended" Target="commentsExtended.xml"/><Relationship Id="rId12" Type="http://schemas.openxmlformats.org/officeDocument/2006/relationships/customXml" Target="../customXml/item12.xml"/><Relationship Id="rId17" Type="http://schemas.openxmlformats.org/officeDocument/2006/relationships/customXml" Target="../customXml/item17.xml"/><Relationship Id="rId33" Type="http://schemas.openxmlformats.org/officeDocument/2006/relationships/customXml" Target="../customXml/item33.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08" Type="http://schemas.openxmlformats.org/officeDocument/2006/relationships/customXml" Target="../customXml/item108.xml"/><Relationship Id="rId124" Type="http://schemas.openxmlformats.org/officeDocument/2006/relationships/customXml" Target="../customXml/item124.xml"/><Relationship Id="rId129" Type="http://schemas.openxmlformats.org/officeDocument/2006/relationships/customXml" Target="../customXml/item129.xml"/><Relationship Id="rId54" Type="http://schemas.openxmlformats.org/officeDocument/2006/relationships/customXml" Target="../customXml/item54.xml"/><Relationship Id="rId70" Type="http://schemas.openxmlformats.org/officeDocument/2006/relationships/customXml" Target="../customXml/item70.xml"/><Relationship Id="rId75" Type="http://schemas.openxmlformats.org/officeDocument/2006/relationships/customXml" Target="../customXml/item75.xml"/><Relationship Id="rId91" Type="http://schemas.openxmlformats.org/officeDocument/2006/relationships/customXml" Target="../customXml/item91.xml"/><Relationship Id="rId96" Type="http://schemas.openxmlformats.org/officeDocument/2006/relationships/customXml" Target="../customXml/item96.xml"/><Relationship Id="rId140" Type="http://schemas.openxmlformats.org/officeDocument/2006/relationships/customXml" Target="../customXml/item140.xml"/><Relationship Id="rId145" Type="http://schemas.openxmlformats.org/officeDocument/2006/relationships/customXml" Target="../customXml/item145.xml"/><Relationship Id="rId161" Type="http://schemas.openxmlformats.org/officeDocument/2006/relationships/customXml" Target="../customXml/item161.xml"/><Relationship Id="rId166" Type="http://schemas.openxmlformats.org/officeDocument/2006/relationships/customXml" Target="../customXml/item166.xml"/><Relationship Id="rId182" Type="http://schemas.openxmlformats.org/officeDocument/2006/relationships/numbering" Target="numbering.xml"/><Relationship Id="rId187" Type="http://schemas.openxmlformats.org/officeDocument/2006/relationships/footnotes" Target="footnotes.xm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customXml" Target="../customXml/item23.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119" Type="http://schemas.openxmlformats.org/officeDocument/2006/relationships/customXml" Target="../customXml/item119.xml"/><Relationship Id="rId44" Type="http://schemas.openxmlformats.org/officeDocument/2006/relationships/customXml" Target="../customXml/item44.xml"/><Relationship Id="rId60" Type="http://schemas.openxmlformats.org/officeDocument/2006/relationships/customXml" Target="../customXml/item60.xml"/><Relationship Id="rId65" Type="http://schemas.openxmlformats.org/officeDocument/2006/relationships/customXml" Target="../customXml/item65.xml"/><Relationship Id="rId81" Type="http://schemas.openxmlformats.org/officeDocument/2006/relationships/customXml" Target="../customXml/item81.xml"/><Relationship Id="rId86" Type="http://schemas.openxmlformats.org/officeDocument/2006/relationships/customXml" Target="../customXml/item86.xml"/><Relationship Id="rId130" Type="http://schemas.openxmlformats.org/officeDocument/2006/relationships/customXml" Target="../customXml/item130.xml"/><Relationship Id="rId135" Type="http://schemas.openxmlformats.org/officeDocument/2006/relationships/customXml" Target="../customXml/item135.xml"/><Relationship Id="rId151" Type="http://schemas.openxmlformats.org/officeDocument/2006/relationships/customXml" Target="../customXml/item151.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theme" Target="theme/theme1.xml"/><Relationship Id="rId172" Type="http://schemas.openxmlformats.org/officeDocument/2006/relationships/customXml" Target="../customXml/item172.xml"/><Relationship Id="rId193" Type="http://schemas.openxmlformats.org/officeDocument/2006/relationships/image" Target="media/image3.emf"/><Relationship Id="rId207" Type="http://schemas.microsoft.com/office/2016/09/relationships/commentsIds" Target="commentsIds.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customXml" Target="../customXml/item120.xml"/><Relationship Id="rId125" Type="http://schemas.openxmlformats.org/officeDocument/2006/relationships/customXml" Target="../customXml/item125.xml"/><Relationship Id="rId141" Type="http://schemas.openxmlformats.org/officeDocument/2006/relationships/customXml" Target="../customXml/item141.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endnotes" Target="endnotes.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3.bin"/><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microsoft.com/office/2007/relationships/stylesWithEffects" Target="stylesWithEffects.xml"/><Relationship Id="rId189" Type="http://schemas.openxmlformats.org/officeDocument/2006/relationships/image" Target="media/image1.emf"/><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comments" Target="comments.xml"/><Relationship Id="rId190" Type="http://schemas.openxmlformats.org/officeDocument/2006/relationships/oleObject" Target="embeddings/oleObject1.bin"/><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settings" Target="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0.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00.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101.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102.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103.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04.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105.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06.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07.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08.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09.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1.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110.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11.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112.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13.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14.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115.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116.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117.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18.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19.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2.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20.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121.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122.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23.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24.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125.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26.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27.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28.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29.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3.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130.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131.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32.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133.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134.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35.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36.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137.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38.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39.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14.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40.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41.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42.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43.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44.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145.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146.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47.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148.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49.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15.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50.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51.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52.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53.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54.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55.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56.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57.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158.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59.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6.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160.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61.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162.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63.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64.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65.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66.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67.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68.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69.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17.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70.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71.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72.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73.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74.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75.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176.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77.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78.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79.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18.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80.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81.xml><?xml version="1.0" encoding="utf-8"?>
<ds:datastoreItem xmlns:ds="http://schemas.openxmlformats.org/officeDocument/2006/customXml" ds:itemID="{7A42B1C5-E216-4D58-BCC9-BEF438CCD19D}">
  <ds:schemaRefs>
    <ds:schemaRef ds:uri="http://schemas.openxmlformats.org/officeDocument/2006/bibliography"/>
  </ds:schemaRefs>
</ds:datastoreItem>
</file>

<file path=customXml/itemProps19.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2.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20.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21.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22.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23.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24.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25.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26.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27.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28.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29.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3.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30.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31.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32.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33.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34.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35.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36.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37.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38.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39.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4.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40.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41.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42.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43.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44.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45.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46.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47.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48.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49.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5.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50.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51.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52.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53.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54.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55.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56.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57.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58.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59.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6.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60.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61.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62.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63.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64.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65.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66.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67.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68.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69.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7.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70.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71.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72.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73.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74.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75.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76.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77.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78.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79.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8.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80.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81.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82.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83.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84.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85.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86.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87.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88.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89.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9.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90.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91.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92.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93.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94.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95.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96.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97.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98.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99.xml><?xml version="1.0" encoding="utf-8"?>
<ds:datastoreItem xmlns:ds="http://schemas.openxmlformats.org/officeDocument/2006/customXml" ds:itemID="{99813913-FAE9-4F50-BE7C-417795265FC8}">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43</Pages>
  <Words>34102</Words>
  <Characters>194384</Characters>
  <Application>Microsoft Office Word</Application>
  <DocSecurity>0</DocSecurity>
  <Lines>1619</Lines>
  <Paragraphs>456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228030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SHI</cp:lastModifiedBy>
  <cp:revision>72</cp:revision>
  <dcterms:created xsi:type="dcterms:W3CDTF">2019-07-22T12:52:00Z</dcterms:created>
  <dcterms:modified xsi:type="dcterms:W3CDTF">2019-07-30T09:28:00Z</dcterms:modified>
</cp:coreProperties>
</file>