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3A6AF4FC"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E0463D">
      <w:pPr>
        <w:widowControl w:val="0"/>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0593505D" w14:textId="2E3A5175"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 xml:space="preserve">Traditional regression analysis models in materials science are still not perfect, </w:t>
      </w:r>
      <w:commentRangeStart w:id="5"/>
      <w:r>
        <w:rPr>
          <w:rFonts w:ascii="Times New Roman" w:hAnsi="Times New Roman" w:cs="Times New Roman"/>
          <w:sz w:val="24"/>
          <w:szCs w:val="24"/>
        </w:rPr>
        <w:t>unable to handle large amount of data</w:t>
      </w:r>
      <w:commentRangeEnd w:id="5"/>
      <w:r w:rsidR="0092628F">
        <w:rPr>
          <w:rStyle w:val="a6"/>
        </w:rPr>
        <w:commentReference w:id="5"/>
      </w:r>
      <w:r>
        <w:rPr>
          <w:rFonts w:ascii="Times New Roman" w:hAnsi="Times New Roman" w:cs="Times New Roman"/>
          <w:sz w:val="24"/>
          <w:szCs w:val="24"/>
        </w:rPr>
        <w:t xml:space="preserve">, limited to capture nonlinearities of data and time-consuming for prediction.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various </w:t>
      </w:r>
      <w:bookmarkStart w:id="6" w:name="_Hlk534899642"/>
      <w:r>
        <w:rPr>
          <w:rFonts w:ascii="Times New Roman" w:hAnsi="Times New Roman" w:cs="Times New Roman"/>
          <w:sz w:val="24"/>
          <w:szCs w:val="24"/>
        </w:rPr>
        <w:t>ANN</w:t>
      </w:r>
      <w:bookmarkEnd w:id="6"/>
      <w:r>
        <w:rPr>
          <w:rFonts w:ascii="Times New Roman" w:hAnsi="Times New Roman" w:cs="Times New Roman"/>
          <w:sz w:val="24"/>
          <w:szCs w:val="24"/>
        </w:rPr>
        <w:t xml:space="preserve"> applications for predicting various</w:t>
      </w:r>
      <w:ins w:id="7" w:author="Jason Ove [2]" w:date="2019-06-10T14:27:00Z">
        <w:r w:rsidR="00F2533E">
          <w:rPr>
            <w:rFonts w:ascii="Times New Roman" w:hAnsi="Times New Roman" w:cs="Times New Roman"/>
            <w:sz w:val="24"/>
            <w:szCs w:val="24"/>
          </w:rPr>
          <w:t>/numerous</w:t>
        </w:r>
      </w:ins>
      <w:r>
        <w:rPr>
          <w:rFonts w:ascii="Times New Roman" w:hAnsi="Times New Roman" w:cs="Times New Roman"/>
          <w:sz w:val="24"/>
          <w:szCs w:val="24"/>
        </w:rPr>
        <w:t xml:space="preserve"> properties of different materials in various materials related areas were reviewed. It highlights the significance of ANN in materials related problems and the trend of ANN in context of materials science with some limitations.</w:t>
      </w:r>
    </w:p>
    <w:p w14:paraId="7F7EBC06" w14:textId="045A864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Keyword: materials performance prediction, artificial neural network, multilayer perceptron, backpropagation, feedforward</w:t>
      </w:r>
      <w:r w:rsidR="005F19BB">
        <w:rPr>
          <w:rFonts w:ascii="Times New Roman" w:hAnsi="Times New Roman" w:cs="Times New Roman"/>
          <w:sz w:val="24"/>
          <w:szCs w:val="24"/>
        </w:rPr>
        <w:t>, radial basis function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05CFED5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Pr="00B1303E">
        <w:rPr>
          <w:rFonts w:ascii="Times New Roman" w:hAnsi="Times New Roman" w:cs="Times New Roman"/>
          <w:color w:val="FF0000"/>
          <w:sz w:val="24"/>
          <w:szCs w:val="24"/>
          <w:rPrChange w:id="8" w:author="Jason Ove [2]" w:date="2019-06-10T15:12:00Z">
            <w:rPr>
              <w:rFonts w:ascii="Times New Roman" w:hAnsi="Times New Roman" w:cs="Times New Roman"/>
              <w:sz w:val="24"/>
              <w:szCs w:val="24"/>
            </w:rPr>
          </w:rPrChange>
        </w:rPr>
        <w:t>unable to handle large amount of data</w:t>
      </w:r>
      <w:r>
        <w:rPr>
          <w:rFonts w:ascii="Times New Roman" w:hAnsi="Times New Roman" w:cs="Times New Roman"/>
          <w:sz w:val="24"/>
          <w:szCs w:val="24"/>
        </w:rPr>
        <w:t xml:space="preserve">, limited to capture complex relationship and </w:t>
      </w:r>
      <w:commentRangeStart w:id="9"/>
      <w:r w:rsidRPr="009B6075">
        <w:rPr>
          <w:rFonts w:ascii="Times New Roman" w:hAnsi="Times New Roman" w:cs="Times New Roman"/>
          <w:color w:val="FF0000"/>
          <w:sz w:val="24"/>
          <w:szCs w:val="24"/>
          <w:rPrChange w:id="10" w:author="Jason Ove [2]" w:date="2019-06-10T15:12:00Z">
            <w:rPr>
              <w:rFonts w:ascii="Times New Roman" w:hAnsi="Times New Roman" w:cs="Times New Roman"/>
              <w:sz w:val="24"/>
              <w:szCs w:val="24"/>
            </w:rPr>
          </w:rPrChange>
        </w:rPr>
        <w:t>time-consuming</w:t>
      </w:r>
      <w:commentRangeEnd w:id="9"/>
      <w:r w:rsidR="009B6075">
        <w:rPr>
          <w:rStyle w:val="a6"/>
        </w:rPr>
        <w:commentReference w:id="9"/>
      </w:r>
      <w:r>
        <w:rPr>
          <w:rFonts w:ascii="Times New Roman" w:hAnsi="Times New Roman" w:cs="Times New Roman"/>
          <w:sz w:val="24"/>
          <w:szCs w:val="24"/>
        </w:rPr>
        <w:t xml:space="preserve"> for prediction. In recent years, an emerging area of materials performance evaluation and prediction by artificial neural network (ANN) was evolved as an efficient way. ANN analysis can produce satisfactory prediction results of materials properties, compared to traditional data </w:t>
      </w:r>
      <w:r>
        <w:rPr>
          <w:rFonts w:ascii="Times New Roman" w:hAnsi="Times New Roman" w:cs="Times New Roman"/>
          <w:sz w:val="24"/>
          <w:szCs w:val="24"/>
        </w:rPr>
        <w:lastRenderedPageBreak/>
        <w:t xml:space="preserve">analysis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"_ENREF_1" \o "Xie, 2018 #553" </w:instrText>
      </w:r>
      <w:r w:rsidR="00480C6B">
        <w:fldChar w:fldCharType="separate"/>
      </w:r>
      <w:r w:rsidR="002A3DF1">
        <w:rPr>
          <w:rFonts w:ascii="Times New Roman" w:hAnsi="Times New Roman" w:cs="Times New Roman"/>
          <w:noProof/>
          <w:sz w:val="24"/>
          <w:szCs w:val="24"/>
        </w:rPr>
        <w:t>1</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"_ENREF_2" \o "Gyurova, 2011 #718" </w:instrText>
      </w:r>
      <w:r w:rsidR="00480C6B">
        <w:fldChar w:fldCharType="separate"/>
      </w:r>
      <w:r w:rsidR="002A3DF1">
        <w:rPr>
          <w:rFonts w:ascii="Times New Roman" w:hAnsi="Times New Roman" w:cs="Times New Roman"/>
          <w:noProof/>
          <w:sz w:val="24"/>
          <w:szCs w:val="24"/>
        </w:rPr>
        <w:t>2</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"_ENREF_3" \o "Liu, 2013 #717" </w:instrText>
      </w:r>
      <w:r w:rsidR="00480C6B">
        <w:fldChar w:fldCharType="separate"/>
      </w:r>
      <w:r w:rsidR="002A3DF1">
        <w:rPr>
          <w:rFonts w:ascii="Times New Roman" w:hAnsi="Times New Roman" w:cs="Times New Roman"/>
          <w:noProof/>
          <w:sz w:val="24"/>
          <w:szCs w:val="24"/>
        </w:rPr>
        <w:t>3</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"_ENREF_4" \o "Jiménez-Come, 2015 #438" </w:instrText>
      </w:r>
      <w:r w:rsidR="00480C6B">
        <w:fldChar w:fldCharType="separate"/>
      </w:r>
      <w:r w:rsidR="002A3DF1">
        <w:rPr>
          <w:rFonts w:ascii="Times New Roman" w:hAnsi="Times New Roman" w:cs="Times New Roman"/>
          <w:noProof/>
          <w:sz w:val="24"/>
          <w:szCs w:val="24"/>
        </w:rPr>
        <w:t>4</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70255BA6"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w:t>
      </w:r>
      <w:commentRangeStart w:id="11"/>
      <w:r w:rsidRPr="00870B30">
        <w:rPr>
          <w:rFonts w:ascii="Times New Roman" w:hAnsi="Times New Roman" w:cs="Times New Roman"/>
          <w:color w:val="FF0000"/>
          <w:sz w:val="24"/>
          <w:szCs w:val="24"/>
          <w:rPrChange w:id="12" w:author="Jason Ove [2]" w:date="2019-06-10T15:25:00Z">
            <w:rPr>
              <w:rFonts w:ascii="Times New Roman" w:hAnsi="Times New Roman" w:cs="Times New Roman"/>
              <w:sz w:val="24"/>
              <w:szCs w:val="24"/>
            </w:rPr>
          </w:rPrChange>
        </w:rPr>
        <w:t xml:space="preserve">ANN can predict the output by exploring arbitrary interactions </w:t>
      </w:r>
      <w:r w:rsidR="00CD3778" w:rsidRPr="00870B30">
        <w:rPr>
          <w:rFonts w:ascii="Times New Roman" w:hAnsi="Times New Roman" w:cs="Times New Roman"/>
          <w:color w:val="FF0000"/>
          <w:sz w:val="24"/>
          <w:szCs w:val="24"/>
          <w:rPrChange w:id="13" w:author="Jason Ove [2]" w:date="2019-06-10T15:25:00Z">
            <w:rPr>
              <w:rFonts w:ascii="Times New Roman" w:hAnsi="Times New Roman" w:cs="Times New Roman"/>
              <w:sz w:val="24"/>
              <w:szCs w:val="24"/>
            </w:rPr>
          </w:rPrChange>
        </w:rPr>
        <w:t>among</w:t>
      </w:r>
      <w:r w:rsidRPr="00870B30">
        <w:rPr>
          <w:rFonts w:ascii="Times New Roman" w:hAnsi="Times New Roman" w:cs="Times New Roman"/>
          <w:color w:val="FF0000"/>
          <w:sz w:val="24"/>
          <w:szCs w:val="24"/>
          <w:rPrChange w:id="14" w:author="Jason Ove [2]" w:date="2019-06-10T15:25:00Z">
            <w:rPr>
              <w:rFonts w:ascii="Times New Roman" w:hAnsi="Times New Roman" w:cs="Times New Roman"/>
              <w:sz w:val="24"/>
              <w:szCs w:val="24"/>
            </w:rPr>
          </w:rPrChange>
        </w:rPr>
        <w:t xml:space="preserve"> the variables and enabling quantitative expression and understanding of very complicated problems </w:t>
      </w:r>
      <w:r w:rsidRPr="00870B30">
        <w:rPr>
          <w:rFonts w:ascii="Times New Roman" w:hAnsi="Times New Roman" w:cs="Times New Roman"/>
          <w:color w:val="FF0000"/>
          <w:sz w:val="24"/>
          <w:szCs w:val="24"/>
          <w:rPrChange w:id="15" w:author="Jason Ove [2]" w:date="2019-06-10T15:25:00Z">
            <w:rPr>
              <w:rFonts w:ascii="Times New Roman" w:hAnsi="Times New Roman" w:cs="Times New Roman"/>
              <w:sz w:val="24"/>
              <w:szCs w:val="24"/>
            </w:rPr>
          </w:rPrChange>
        </w:rPr>
        <w:fldChar w:fldCharType="begin"/>
      </w:r>
      <w:r w:rsidR="007B33F5" w:rsidRPr="00870B30">
        <w:rPr>
          <w:rFonts w:ascii="Times New Roman" w:hAnsi="Times New Roman" w:cs="Times New Roman"/>
          <w:color w:val="FF0000"/>
          <w:sz w:val="24"/>
          <w:szCs w:val="24"/>
          <w:rPrChange w:id="16" w:author="Jason Ove [2]" w:date="2019-06-10T15:25:00Z">
            <w:rPr>
              <w:rFonts w:ascii="Times New Roman" w:hAnsi="Times New Roman" w:cs="Times New Roman"/>
              <w:sz w:val="24"/>
              <w:szCs w:val="24"/>
            </w:rPr>
          </w:rPrChange>
        </w:rPr>
        <w:instrText xml:space="preserve"> ADDIN EN.CITE &lt;EndNote&gt;&lt;Cite&gt;&lt;Author&gt;Bhadeshia&lt;/Author&gt;&lt;Year&gt;2009&lt;/Year&gt;&lt;RecNum&gt;496&lt;/RecNum&gt;&lt;DisplayText&gt;[5]&lt;/DisplayText&gt;&lt;record&gt;&lt;rec-number&gt;496&lt;/rec-number&gt;&lt;foreign-keys&gt;&lt;key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sidRPr="00870B30">
        <w:rPr>
          <w:rFonts w:ascii="Times New Roman" w:hAnsi="Times New Roman" w:cs="Times New Roman"/>
          <w:color w:val="FF0000"/>
          <w:sz w:val="24"/>
          <w:szCs w:val="24"/>
          <w:rPrChange w:id="17" w:author="Jason Ove [2]" w:date="2019-06-10T15:25:00Z">
            <w:rPr>
              <w:rFonts w:ascii="Times New Roman" w:hAnsi="Times New Roman" w:cs="Times New Roman"/>
              <w:sz w:val="24"/>
              <w:szCs w:val="24"/>
            </w:rPr>
          </w:rPrChange>
        </w:rPr>
        <w:fldChar w:fldCharType="separate"/>
      </w:r>
      <w:r w:rsidR="007B33F5" w:rsidRPr="00870B30">
        <w:rPr>
          <w:rFonts w:ascii="Times New Roman" w:hAnsi="Times New Roman" w:cs="Times New Roman"/>
          <w:noProof/>
          <w:color w:val="FF0000"/>
          <w:sz w:val="24"/>
          <w:szCs w:val="24"/>
          <w:rPrChange w:id="18" w:author="Jason Ove [2]" w:date="2019-06-10T15:25:00Z">
            <w:rPr>
              <w:rFonts w:ascii="Times New Roman" w:hAnsi="Times New Roman" w:cs="Times New Roman"/>
              <w:noProof/>
              <w:sz w:val="24"/>
              <w:szCs w:val="24"/>
            </w:rPr>
          </w:rPrChange>
        </w:rPr>
        <w:t>[</w:t>
      </w:r>
      <w:r w:rsidR="00592720" w:rsidRPr="00870B30">
        <w:rPr>
          <w:color w:val="FF0000"/>
          <w:rPrChange w:id="19" w:author="Jason Ove [2]" w:date="2019-06-10T15:25:00Z">
            <w:rPr/>
          </w:rPrChange>
        </w:rPr>
        <w:fldChar w:fldCharType="begin"/>
      </w:r>
      <w:r w:rsidR="00592720" w:rsidRPr="00870B30">
        <w:rPr>
          <w:color w:val="FF0000"/>
          <w:rPrChange w:id="20" w:author="Jason Ove [2]" w:date="2019-06-10T15:25:00Z">
            <w:rPr/>
          </w:rPrChange>
        </w:rPr>
        <w:instrText xml:space="preserve"> HYPERLINK \l "_ENREF_5" \o "Bhadeshia, 2009 #496" </w:instrText>
      </w:r>
      <w:r w:rsidR="00592720" w:rsidRPr="00870B30">
        <w:rPr>
          <w:color w:val="FF0000"/>
          <w:rPrChange w:id="21" w:author="Jason Ove [2]" w:date="2019-06-10T15:25:00Z">
            <w:rPr>
              <w:rFonts w:ascii="Times New Roman" w:hAnsi="Times New Roman" w:cs="Times New Roman"/>
              <w:noProof/>
              <w:sz w:val="24"/>
              <w:szCs w:val="24"/>
            </w:rPr>
          </w:rPrChange>
        </w:rPr>
        <w:fldChar w:fldCharType="separate"/>
      </w:r>
      <w:r w:rsidR="002A3DF1" w:rsidRPr="00870B30">
        <w:rPr>
          <w:rFonts w:ascii="Times New Roman" w:hAnsi="Times New Roman" w:cs="Times New Roman"/>
          <w:noProof/>
          <w:color w:val="FF0000"/>
          <w:sz w:val="24"/>
          <w:szCs w:val="24"/>
          <w:rPrChange w:id="22" w:author="Jason Ove [2]" w:date="2019-06-10T15:25:00Z">
            <w:rPr>
              <w:rFonts w:ascii="Times New Roman" w:hAnsi="Times New Roman" w:cs="Times New Roman"/>
              <w:noProof/>
              <w:sz w:val="24"/>
              <w:szCs w:val="24"/>
            </w:rPr>
          </w:rPrChange>
        </w:rPr>
        <w:t>5</w:t>
      </w:r>
      <w:r w:rsidR="00592720" w:rsidRPr="00870B30">
        <w:rPr>
          <w:rFonts w:ascii="Times New Roman" w:hAnsi="Times New Roman" w:cs="Times New Roman"/>
          <w:noProof/>
          <w:color w:val="FF0000"/>
          <w:sz w:val="24"/>
          <w:szCs w:val="24"/>
          <w:rPrChange w:id="23" w:author="Jason Ove [2]" w:date="2019-06-10T15:25:00Z">
            <w:rPr>
              <w:rFonts w:ascii="Times New Roman" w:hAnsi="Times New Roman" w:cs="Times New Roman"/>
              <w:noProof/>
              <w:sz w:val="24"/>
              <w:szCs w:val="24"/>
            </w:rPr>
          </w:rPrChange>
        </w:rPr>
        <w:fldChar w:fldCharType="end"/>
      </w:r>
      <w:r w:rsidR="007B33F5" w:rsidRPr="00870B30">
        <w:rPr>
          <w:rFonts w:ascii="Times New Roman" w:hAnsi="Times New Roman" w:cs="Times New Roman"/>
          <w:noProof/>
          <w:color w:val="FF0000"/>
          <w:sz w:val="24"/>
          <w:szCs w:val="24"/>
          <w:rPrChange w:id="24" w:author="Jason Ove [2]" w:date="2019-06-10T15:25:00Z">
            <w:rPr>
              <w:rFonts w:ascii="Times New Roman" w:hAnsi="Times New Roman" w:cs="Times New Roman"/>
              <w:noProof/>
              <w:sz w:val="24"/>
              <w:szCs w:val="24"/>
            </w:rPr>
          </w:rPrChange>
        </w:rPr>
        <w:t>]</w:t>
      </w:r>
      <w:r w:rsidRPr="00870B30">
        <w:rPr>
          <w:rFonts w:ascii="Times New Roman" w:hAnsi="Times New Roman" w:cs="Times New Roman"/>
          <w:color w:val="FF0000"/>
          <w:sz w:val="24"/>
          <w:szCs w:val="24"/>
          <w:rPrChange w:id="25" w:author="Jason Ove [2]" w:date="2019-06-10T15:25:00Z">
            <w:rPr>
              <w:rFonts w:ascii="Times New Roman" w:hAnsi="Times New Roman" w:cs="Times New Roman"/>
              <w:sz w:val="24"/>
              <w:szCs w:val="24"/>
            </w:rPr>
          </w:rPrChange>
        </w:rPr>
        <w:fldChar w:fldCharType="end"/>
      </w:r>
      <w:commentRangeEnd w:id="11"/>
      <w:r w:rsidR="00870B30">
        <w:rPr>
          <w:rStyle w:val="a6"/>
        </w:rPr>
        <w:commentReference w:id="11"/>
      </w:r>
      <w:r>
        <w:rPr>
          <w:rFonts w:ascii="Times New Roman" w:hAnsi="Times New Roman" w:cs="Times New Roman"/>
          <w:sz w:val="24"/>
          <w:szCs w:val="24"/>
        </w:rPr>
        <w:t xml:space="preserve">. Because of its </w:t>
      </w:r>
      <w:commentRangeStart w:id="26"/>
      <w:r>
        <w:rPr>
          <w:rFonts w:ascii="Times New Roman" w:hAnsi="Times New Roman" w:cs="Times New Roman"/>
          <w:sz w:val="24"/>
          <w:szCs w:val="24"/>
        </w:rPr>
        <w:t>parallel structure</w:t>
      </w:r>
      <w:commentRangeEnd w:id="26"/>
      <w:r w:rsidR="00870B30">
        <w:rPr>
          <w:rStyle w:val="a6"/>
        </w:rPr>
        <w:commentReference w:id="26"/>
      </w:r>
      <w:r>
        <w:rPr>
          <w:rFonts w:ascii="Times New Roman" w:hAnsi="Times New Roman" w:cs="Times New Roman"/>
          <w:sz w:val="24"/>
          <w:szCs w:val="24"/>
        </w:rPr>
        <w:t xml:space="preserv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 xml:space="preserve">s in applications such as pattern recognition, prediction, system identification and control. The main benefit of neural network is its generalization ability, noise tolerance and prediction ability of output of unseen test data with savings in cost and time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&lt;EndNote&gt;&lt;Cite&gt;&lt;Author&gt;Vera&lt;/Author&gt;&lt;Year&gt;2014&lt;/Year&gt;&lt;RecNum&gt;472&lt;/RecNum&gt;&lt;DisplayText&gt;[6]&lt;/DisplayText&gt;&lt;record&gt;&lt;rec-number&gt;472&lt;/rec-number&gt;&lt;foreign-keys&gt;&lt;key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"_ENREF_6" \o "Vera, 2014 #472" </w:instrText>
      </w:r>
      <w:r w:rsidR="00480C6B">
        <w:fldChar w:fldCharType="separate"/>
      </w:r>
      <w:r w:rsidR="002A3DF1">
        <w:rPr>
          <w:rFonts w:ascii="Times New Roman" w:hAnsi="Times New Roman" w:cs="Times New Roman"/>
          <w:noProof/>
          <w:sz w:val="24"/>
          <w:szCs w:val="24"/>
        </w:rPr>
        <w:t>6</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670BEAE9" w:rsidR="00CF1552" w:rsidRDefault="00205DC2" w:rsidP="00E0463D">
      <w:pPr>
        <w:widowControl w:val="0"/>
        <w:spacing w:before="240" w:after="0" w:line="360" w:lineRule="auto"/>
        <w:jc w:val="both"/>
        <w:rPr>
          <w:rFonts w:ascii="Times New Roman" w:hAnsi="Times New Roman" w:cs="Times New Roman"/>
          <w:sz w:val="24"/>
          <w:szCs w:val="24"/>
        </w:rPr>
      </w:pPr>
      <w:bookmarkStart w:id="27" w:name="_Hlk534039465"/>
      <w:r>
        <w:rPr>
          <w:rFonts w:ascii="Times New Roman" w:hAnsi="Times New Roman" w:cs="Times New Roman"/>
          <w:sz w:val="24"/>
          <w:szCs w:val="24"/>
        </w:rPr>
        <w:t xml:space="preserve">This </w:t>
      </w:r>
      <w:r w:rsidRPr="005420A3">
        <w:rPr>
          <w:rFonts w:ascii="Times New Roman" w:hAnsi="Times New Roman" w:cs="Times New Roman"/>
          <w:color w:val="FF0000"/>
          <w:sz w:val="24"/>
          <w:szCs w:val="24"/>
          <w:rPrChange w:id="28" w:author="Jason Ove [2]" w:date="2019-06-10T15:38:00Z">
            <w:rPr>
              <w:rFonts w:ascii="Times New Roman" w:hAnsi="Times New Roman" w:cs="Times New Roman"/>
              <w:sz w:val="24"/>
              <w:szCs w:val="24"/>
            </w:rPr>
          </w:rPrChange>
        </w:rPr>
        <w:t>paper</w:t>
      </w:r>
      <w:r>
        <w:rPr>
          <w:rFonts w:ascii="Times New Roman" w:hAnsi="Times New Roman" w:cs="Times New Roman"/>
          <w:sz w:val="24"/>
          <w:szCs w:val="24"/>
        </w:rPr>
        <w:t xml:space="preserve"> aims to give a hand to material</w:t>
      </w:r>
      <w:del w:id="29" w:author="Jason Ove [2]" w:date="2019-06-10T15:32:00Z">
        <w:r w:rsidDel="009F1872">
          <w:rPr>
            <w:rFonts w:ascii="Times New Roman" w:hAnsi="Times New Roman" w:cs="Times New Roman"/>
            <w:sz w:val="24"/>
            <w:szCs w:val="24"/>
          </w:rPr>
          <w:delText>s</w:delText>
        </w:r>
      </w:del>
      <w:r>
        <w:rPr>
          <w:rFonts w:ascii="Times New Roman" w:hAnsi="Times New Roman" w:cs="Times New Roman"/>
          <w:sz w:val="24"/>
          <w:szCs w:val="24"/>
        </w:rPr>
        <w:t xml:space="preserve"> and computer researchers with</w:t>
      </w:r>
      <w:ins w:id="30" w:author="Jason Ove [2]" w:date="2019-06-10T15:36:00Z">
        <w:r w:rsidR="005420A3">
          <w:rPr>
            <w:rFonts w:ascii="Times New Roman" w:hAnsi="Times New Roman" w:cs="Times New Roman"/>
            <w:sz w:val="24"/>
            <w:szCs w:val="24"/>
          </w:rPr>
          <w:t>out</w:t>
        </w:r>
      </w:ins>
      <w:r>
        <w:rPr>
          <w:rFonts w:ascii="Times New Roman" w:hAnsi="Times New Roman" w:cs="Times New Roman"/>
          <w:sz w:val="24"/>
          <w:szCs w:val="24"/>
        </w:rPr>
        <w:t xml:space="preserve"> a comprehensive view of ANN models implemented in various prediction applications in material science researches.  This </w:t>
      </w:r>
      <w:r w:rsidRPr="005420A3">
        <w:rPr>
          <w:rFonts w:ascii="Times New Roman" w:hAnsi="Times New Roman" w:cs="Times New Roman"/>
          <w:color w:val="FF0000"/>
          <w:sz w:val="24"/>
          <w:szCs w:val="24"/>
          <w:rPrChange w:id="31" w:author="Jason Ove [2]" w:date="2019-06-10T15:38:00Z">
            <w:rPr>
              <w:rFonts w:ascii="Times New Roman" w:hAnsi="Times New Roman" w:cs="Times New Roman"/>
              <w:sz w:val="24"/>
              <w:szCs w:val="24"/>
            </w:rPr>
          </w:rPrChange>
        </w:rPr>
        <w:t>review</w:t>
      </w:r>
      <w:r>
        <w:rPr>
          <w:rFonts w:ascii="Times New Roman" w:hAnsi="Times New Roman" w:cs="Times New Roman"/>
          <w:sz w:val="24"/>
          <w:szCs w:val="24"/>
        </w:rPr>
        <w:t xml:space="preserve"> will highlight the significance of ANN in materials related areas and the facts that </w:t>
      </w:r>
      <w:commentRangeStart w:id="32"/>
      <w:r>
        <w:rPr>
          <w:rFonts w:ascii="Times New Roman" w:hAnsi="Times New Roman" w:cs="Times New Roman"/>
          <w:sz w:val="24"/>
          <w:szCs w:val="24"/>
        </w:rPr>
        <w:t>arouse continuous ANN implementation in future materials related problems</w:t>
      </w:r>
      <w:commentRangeEnd w:id="32"/>
      <w:r w:rsidR="005E0201">
        <w:rPr>
          <w:rStyle w:val="a6"/>
        </w:rPr>
        <w:commentReference w:id="32"/>
      </w:r>
      <w:r>
        <w:rPr>
          <w:rFonts w:ascii="Times New Roman" w:hAnsi="Times New Roman" w:cs="Times New Roman"/>
          <w:sz w:val="24"/>
          <w:szCs w:val="24"/>
        </w:rPr>
        <w:t>.</w:t>
      </w:r>
      <w:bookmarkEnd w:id="27"/>
      <w:r>
        <w:rPr>
          <w:rFonts w:ascii="Times New Roman" w:hAnsi="Times New Roman" w:cs="Times New Roman"/>
          <w:sz w:val="24"/>
          <w:szCs w:val="24"/>
        </w:rPr>
        <w:t xml:space="preserve"> </w:t>
      </w:r>
    </w:p>
    <w:p w14:paraId="65E5C207" w14:textId="601634F5"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followed by the principal idea of ANN, the simplest ANN model, various activation functions used in ANNs and different classifications of ANN models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33"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 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33"/>
    </w:p>
    <w:p w14:paraId="3A517729" w14:textId="1F58C1A1" w:rsidR="00CF1552" w:rsidRDefault="00205DC2" w:rsidP="00E0463D">
      <w:pPr>
        <w:pStyle w:val="1"/>
        <w:widowControl w:val="0"/>
        <w:spacing w:after="240"/>
        <w:rPr>
          <w:rFonts w:cs="Times New Roman"/>
          <w:szCs w:val="28"/>
        </w:rPr>
      </w:pPr>
      <w:del w:id="34" w:author="Jason Ove [2]" w:date="2019-05-28T15:13:00Z">
        <w:r w:rsidDel="00781D47">
          <w:rPr>
            <w:rFonts w:cs="Times New Roman"/>
            <w:szCs w:val="28"/>
          </w:rPr>
          <w:delText xml:space="preserve">Introduction to </w:delText>
        </w:r>
      </w:del>
      <w:r>
        <w:rPr>
          <w:rFonts w:cs="Times New Roman"/>
          <w:szCs w:val="28"/>
        </w:rPr>
        <w:t>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3B0A1B0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Artificial neural network is one kind of network model established in mathematical way that is </w:t>
      </w:r>
      <w:commentRangeStart w:id="35"/>
      <w:r w:rsidRPr="00AD67CA">
        <w:rPr>
          <w:rFonts w:ascii="Times New Roman" w:hAnsi="Times New Roman" w:cs="Times New Roman"/>
          <w:color w:val="FF0000"/>
          <w:sz w:val="24"/>
          <w:szCs w:val="24"/>
          <w:rPrChange w:id="36" w:author="Jason Ove [2]" w:date="2019-05-28T15:15:00Z">
            <w:rPr>
              <w:rFonts w:ascii="Times New Roman" w:hAnsi="Times New Roman" w:cs="Times New Roman"/>
              <w:sz w:val="24"/>
              <w:szCs w:val="24"/>
            </w:rPr>
          </w:rPrChange>
        </w:rPr>
        <w:t xml:space="preserve">based </w:t>
      </w:r>
      <w:r w:rsidR="00CD3778" w:rsidRPr="00AD67CA">
        <w:rPr>
          <w:rFonts w:ascii="Times New Roman" w:hAnsi="Times New Roman" w:cs="Times New Roman"/>
          <w:color w:val="FF0000"/>
          <w:sz w:val="24"/>
          <w:szCs w:val="24"/>
          <w:rPrChange w:id="37" w:author="Jason Ove [2]" w:date="2019-05-28T15:15:00Z">
            <w:rPr>
              <w:rFonts w:ascii="Times New Roman" w:hAnsi="Times New Roman" w:cs="Times New Roman"/>
              <w:sz w:val="24"/>
              <w:szCs w:val="24"/>
            </w:rPr>
          </w:rPrChange>
        </w:rPr>
        <w:t>upon</w:t>
      </w:r>
      <w:commentRangeEnd w:id="35"/>
      <w:r w:rsidR="00FC32DC">
        <w:rPr>
          <w:rStyle w:val="a6"/>
        </w:rPr>
        <w:commentReference w:id="35"/>
      </w:r>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ins w:id="38" w:author="Jason Ove [2]" w:date="2019-06-10T15:51:00Z">
        <w:r w:rsidR="00FC32DC">
          <w:rPr>
            <w:rFonts w:ascii="Times New Roman" w:hAnsi="Times New Roman" w:cs="Times New Roman"/>
            <w:sz w:val="24"/>
            <w:szCs w:val="24"/>
          </w:rPr>
          <w:t>s</w:t>
        </w:r>
      </w:ins>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w:t>
      </w:r>
      <w:ins w:id="39" w:author="Jason Ove [2]" w:date="2019-06-10T15:54:00Z">
        <w:r w:rsidR="00EA1EE8">
          <w:rPr>
            <w:rFonts w:ascii="Times New Roman" w:hAnsi="Times New Roman" w:cs="Times New Roman"/>
            <w:sz w:val="24"/>
            <w:szCs w:val="24"/>
          </w:rPr>
          <w:t>combinatori</w:t>
        </w:r>
      </w:ins>
      <w:ins w:id="40" w:author="Jason Ove [2]" w:date="2019-06-10T15:55:00Z">
        <w:r w:rsidR="00EA1EE8">
          <w:rPr>
            <w:rFonts w:ascii="Times New Roman" w:hAnsi="Times New Roman" w:cs="Times New Roman"/>
            <w:sz w:val="24"/>
            <w:szCs w:val="24"/>
          </w:rPr>
          <w:t xml:space="preserve">al </w:t>
        </w:r>
      </w:ins>
      <w:ins w:id="41" w:author="Jason Ove [2]" w:date="2019-06-10T15:54:00Z">
        <w:r w:rsidR="00EA1EE8">
          <w:rPr>
            <w:rFonts w:ascii="Times New Roman" w:hAnsi="Times New Roman" w:cs="Times New Roman"/>
            <w:sz w:val="24"/>
            <w:szCs w:val="24"/>
          </w:rPr>
          <w:t xml:space="preserve">weighted </w:t>
        </w:r>
      </w:ins>
      <w:r w:rsidRPr="00700ED9">
        <w:rPr>
          <w:rFonts w:ascii="Times New Roman" w:hAnsi="Times New Roman" w:cs="Times New Roman"/>
          <w:sz w:val="24"/>
          <w:szCs w:val="24"/>
        </w:rPr>
        <w:t xml:space="preserve">input to the hidden layer that will do </w:t>
      </w:r>
      <w:ins w:id="42" w:author="Jason Ove [2]" w:date="2019-06-10T15:55:00Z">
        <w:r w:rsidR="00EA1EE8">
          <w:rPr>
            <w:rFonts w:ascii="Times New Roman" w:hAnsi="Times New Roman" w:cs="Times New Roman"/>
            <w:sz w:val="24"/>
            <w:szCs w:val="24"/>
          </w:rPr>
          <w:t xml:space="preserve">non-linear </w:t>
        </w:r>
        <w:proofErr w:type="spellStart"/>
        <w:r w:rsidR="00EA1EE8">
          <w:rPr>
            <w:rFonts w:ascii="Times New Roman" w:hAnsi="Times New Roman" w:cs="Times New Roman"/>
            <w:sz w:val="24"/>
            <w:szCs w:val="24"/>
          </w:rPr>
          <w:t>mapping</w:t>
        </w:r>
      </w:ins>
      <w:del w:id="43" w:author="Jason Ove [2]" w:date="2019-06-10T15:55:00Z">
        <w:r w:rsidRPr="00700ED9" w:rsidDel="00EA1EE8">
          <w:rPr>
            <w:rFonts w:ascii="Times New Roman" w:hAnsi="Times New Roman" w:cs="Times New Roman"/>
            <w:sz w:val="24"/>
            <w:szCs w:val="24"/>
          </w:rPr>
          <w:delText xml:space="preserve">processing </w:delText>
        </w:r>
      </w:del>
      <w:r w:rsidRPr="00700ED9">
        <w:rPr>
          <w:rFonts w:ascii="Times New Roman" w:hAnsi="Times New Roman" w:cs="Times New Roman"/>
          <w:sz w:val="24"/>
          <w:szCs w:val="24"/>
        </w:rPr>
        <w:t>to</w:t>
      </w:r>
      <w:proofErr w:type="spellEnd"/>
      <w:r w:rsidRPr="00700ED9">
        <w:rPr>
          <w:rFonts w:ascii="Times New Roman" w:hAnsi="Times New Roman" w:cs="Times New Roman"/>
          <w:sz w:val="24"/>
          <w:szCs w:val="24"/>
        </w:rPr>
        <w:t xml:space="preserve"> produce the</w:t>
      </w:r>
      <w:ins w:id="44" w:author="Jason Ove [2]" w:date="2019-06-10T15:57:00Z">
        <w:r w:rsidR="002A3011">
          <w:rPr>
            <w:rFonts w:ascii="Times New Roman" w:hAnsi="Times New Roman" w:cs="Times New Roman"/>
            <w:sz w:val="24"/>
            <w:szCs w:val="24"/>
          </w:rPr>
          <w:t>ir</w:t>
        </w:r>
      </w:ins>
      <w:r w:rsidRPr="00700ED9">
        <w:rPr>
          <w:rFonts w:ascii="Times New Roman" w:hAnsi="Times New Roman" w:cs="Times New Roman"/>
          <w:sz w:val="24"/>
          <w:szCs w:val="24"/>
        </w:rPr>
        <w:t xml:space="preserve"> </w:t>
      </w:r>
      <w:del w:id="45" w:author="Jason Ove [2]" w:date="2019-06-10T15:57:00Z">
        <w:r w:rsidRPr="00700ED9" w:rsidDel="002A3011">
          <w:rPr>
            <w:rFonts w:ascii="Times New Roman" w:hAnsi="Times New Roman" w:cs="Times New Roman"/>
            <w:sz w:val="24"/>
            <w:szCs w:val="24"/>
          </w:rPr>
          <w:delText xml:space="preserve">final </w:delText>
        </w:r>
      </w:del>
      <w:r w:rsidRPr="00700ED9">
        <w:rPr>
          <w:rFonts w:ascii="Times New Roman" w:hAnsi="Times New Roman" w:cs="Times New Roman"/>
          <w:sz w:val="24"/>
          <w:szCs w:val="24"/>
        </w:rPr>
        <w:t xml:space="preserve">output and </w:t>
      </w:r>
      <w:ins w:id="46" w:author="Jason Ove [2]" w:date="2019-06-10T15:57:00Z">
        <w:r w:rsidR="002A3011">
          <w:rPr>
            <w:rFonts w:ascii="Times New Roman" w:hAnsi="Times New Roman" w:cs="Times New Roman"/>
            <w:sz w:val="24"/>
            <w:szCs w:val="24"/>
          </w:rPr>
          <w:t>combine th</w:t>
        </w:r>
      </w:ins>
      <w:ins w:id="47" w:author="Jason Ove [2]" w:date="2019-06-10T15:58:00Z">
        <w:r w:rsidR="002A3011">
          <w:rPr>
            <w:rFonts w:ascii="Times New Roman" w:hAnsi="Times New Roman" w:cs="Times New Roman"/>
            <w:sz w:val="24"/>
            <w:szCs w:val="24"/>
          </w:rPr>
          <w:t>eir weighted outputs</w:t>
        </w:r>
        <w:r w:rsidR="007F3E01">
          <w:rPr>
            <w:rFonts w:ascii="Times New Roman" w:hAnsi="Times New Roman" w:cs="Times New Roman"/>
            <w:sz w:val="24"/>
            <w:szCs w:val="24"/>
          </w:rPr>
          <w:t xml:space="preserve"> for </w:t>
        </w:r>
      </w:ins>
      <w:del w:id="48" w:author="Jason Ove [2]" w:date="2019-06-10T15:59:00Z">
        <w:r w:rsidRPr="00700ED9" w:rsidDel="007F3E01">
          <w:rPr>
            <w:rFonts w:ascii="Times New Roman" w:hAnsi="Times New Roman" w:cs="Times New Roman"/>
            <w:sz w:val="24"/>
            <w:szCs w:val="24"/>
          </w:rPr>
          <w:delText xml:space="preserve">sent </w:delText>
        </w:r>
      </w:del>
      <w:r w:rsidRPr="00700ED9">
        <w:rPr>
          <w:rFonts w:ascii="Times New Roman" w:hAnsi="Times New Roman" w:cs="Times New Roman"/>
          <w:sz w:val="24"/>
          <w:szCs w:val="24"/>
        </w:rPr>
        <w:t xml:space="preserve">the </w:t>
      </w:r>
      <w:del w:id="49" w:author="Jason Ove [2]" w:date="2019-06-10T15:59:00Z">
        <w:r w:rsidRPr="00700ED9" w:rsidDel="007F3E01">
          <w:rPr>
            <w:rFonts w:ascii="Times New Roman" w:hAnsi="Times New Roman" w:cs="Times New Roman"/>
            <w:sz w:val="24"/>
            <w:szCs w:val="24"/>
          </w:rPr>
          <w:delText>output to output</w:delText>
        </w:r>
      </w:del>
      <w:ins w:id="50" w:author="Jason Ove [2]" w:date="2019-06-10T15:59:00Z">
        <w:r w:rsidR="007F3E01">
          <w:rPr>
            <w:rFonts w:ascii="Times New Roman" w:hAnsi="Times New Roman" w:cs="Times New Roman"/>
            <w:sz w:val="24"/>
            <w:szCs w:val="24"/>
          </w:rPr>
          <w:t>final</w:t>
        </w:r>
        <w:r w:rsidR="00890A9D">
          <w:rPr>
            <w:rFonts w:ascii="Times New Roman" w:hAnsi="Times New Roman" w:cs="Times New Roman"/>
            <w:sz w:val="24"/>
            <w:szCs w:val="24"/>
          </w:rPr>
          <w:t xml:space="preserve"> output</w:t>
        </w:r>
      </w:ins>
      <w:r w:rsidRPr="00700ED9">
        <w:rPr>
          <w:rFonts w:ascii="Times New Roman" w:hAnsi="Times New Roman" w:cs="Times New Roman"/>
          <w:sz w:val="24"/>
          <w:szCs w:val="24"/>
        </w:rPr>
        <w:t xml:space="preserve"> layer. </w:t>
      </w:r>
      <w:r w:rsidRPr="00EF33B3">
        <w:rPr>
          <w:rFonts w:ascii="Times New Roman" w:hAnsi="Times New Roman" w:cs="Times New Roman"/>
          <w:sz w:val="24"/>
          <w:szCs w:val="24"/>
        </w:rPr>
        <w:t xml:space="preserve">That kind of movement from the input layer to the output layer </w:t>
      </w:r>
      <w:r w:rsidRPr="00EF33B3">
        <w:rPr>
          <w:rFonts w:ascii="Times New Roman" w:hAnsi="Times New Roman" w:cs="Times New Roman"/>
          <w:sz w:val="24"/>
          <w:szCs w:val="24"/>
        </w:rPr>
        <w:lastRenderedPageBreak/>
        <w:t>is known as feed forward propagation. When there is error between the actual output and the expected output at the output layer, the weights and biases of neurons will be updated to reduce 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xml:space="preserve">, </w:t>
      </w:r>
      <w:ins w:id="51" w:author="Jason Ove [2]" w:date="2019-06-10T16:02:00Z">
        <w:r w:rsidR="002438B5">
          <w:rPr>
            <w:rFonts w:ascii="Times New Roman" w:hAnsi="Times New Roman" w:cs="Times New Roman"/>
            <w:sz w:val="24"/>
            <w:szCs w:val="24"/>
          </w:rPr>
          <w:t xml:space="preserve">also </w:t>
        </w:r>
      </w:ins>
      <w:r w:rsidR="00D52875">
        <w:rPr>
          <w:rFonts w:ascii="Times New Roman" w:hAnsi="Times New Roman" w:cs="Times New Roman"/>
          <w:sz w:val="24"/>
          <w:szCs w:val="24"/>
        </w:rPr>
        <w:t>called as training,</w:t>
      </w:r>
      <w:r>
        <w:rPr>
          <w:rFonts w:ascii="Times New Roman" w:hAnsi="Times New Roman" w:cs="Times New Roman"/>
          <w:sz w:val="24"/>
          <w:szCs w:val="24"/>
        </w:rPr>
        <w:t xml:space="preserve"> can learn from previous data and iteratively adjust the weight </w:t>
      </w:r>
      <w:del w:id="52" w:author="Jason Ove [2]" w:date="2019-06-10T16:02:00Z">
        <w:r w:rsidDel="002438B5">
          <w:rPr>
            <w:rFonts w:ascii="Times New Roman" w:hAnsi="Times New Roman" w:cs="Times New Roman"/>
            <w:sz w:val="24"/>
            <w:szCs w:val="24"/>
          </w:rPr>
          <w:delText xml:space="preserve">values </w:delText>
        </w:r>
      </w:del>
      <w:r>
        <w:rPr>
          <w:rFonts w:ascii="Times New Roman" w:hAnsi="Times New Roman" w:cs="Times New Roman"/>
          <w:sz w:val="24"/>
          <w:szCs w:val="24"/>
        </w:rPr>
        <w:t xml:space="preserve">to reduce </w:t>
      </w:r>
      <w:ins w:id="53" w:author="Jason Ove [2]" w:date="2019-06-10T16:02:00Z">
        <w:r w:rsidR="002438B5">
          <w:rPr>
            <w:rFonts w:ascii="Times New Roman" w:hAnsi="Times New Roman" w:cs="Times New Roman"/>
            <w:sz w:val="24"/>
            <w:szCs w:val="24"/>
          </w:rPr>
          <w:t xml:space="preserve">the </w:t>
        </w:r>
      </w:ins>
      <w:r>
        <w:rPr>
          <w:rFonts w:ascii="Times New Roman" w:hAnsi="Times New Roman" w:cs="Times New Roman"/>
          <w:sz w:val="24"/>
          <w:szCs w:val="24"/>
        </w:rPr>
        <w:t xml:space="preserve">error between actual output and desired output. </w:t>
      </w:r>
      <w:r w:rsidRPr="00FE5335">
        <w:rPr>
          <w:rFonts w:ascii="Times New Roman" w:hAnsi="Times New Roman" w:cs="Times New Roman"/>
          <w:sz w:val="24"/>
          <w:szCs w:val="24"/>
        </w:rPr>
        <w:t xml:space="preserve">When the </w:t>
      </w:r>
      <w:del w:id="54" w:author="Jason Ove [2]" w:date="2019-06-10T16:03:00Z">
        <w:r w:rsidRPr="00FE5335" w:rsidDel="002438B5">
          <w:rPr>
            <w:rFonts w:ascii="Times New Roman" w:hAnsi="Times New Roman" w:cs="Times New Roman"/>
            <w:sz w:val="24"/>
            <w:szCs w:val="24"/>
          </w:rPr>
          <w:delText xml:space="preserve">desired </w:delText>
        </w:r>
      </w:del>
      <w:ins w:id="55" w:author="Jason Ove [2]" w:date="2019-06-10T16:03:00Z">
        <w:r w:rsidR="002438B5">
          <w:rPr>
            <w:rFonts w:ascii="Times New Roman" w:hAnsi="Times New Roman" w:cs="Times New Roman"/>
            <w:sz w:val="24"/>
            <w:szCs w:val="24"/>
          </w:rPr>
          <w:t>actual</w:t>
        </w:r>
        <w:r w:rsidR="002438B5" w:rsidRPr="00FE5335">
          <w:rPr>
            <w:rFonts w:ascii="Times New Roman" w:hAnsi="Times New Roman" w:cs="Times New Roman"/>
            <w:sz w:val="24"/>
            <w:szCs w:val="24"/>
          </w:rPr>
          <w:t xml:space="preserve"> </w:t>
        </w:r>
      </w:ins>
      <w:r w:rsidRPr="00FE5335">
        <w:rPr>
          <w:rFonts w:ascii="Times New Roman" w:hAnsi="Times New Roman" w:cs="Times New Roman"/>
          <w:sz w:val="24"/>
          <w:szCs w:val="24"/>
        </w:rPr>
        <w:t>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"_ENREF_7" \o "Graupe, 2013 #502" </w:instrText>
      </w:r>
      <w:r w:rsidR="00480C6B">
        <w:fldChar w:fldCharType="separate"/>
      </w:r>
      <w:r w:rsidR="002A3DF1">
        <w:rPr>
          <w:rFonts w:ascii="Times New Roman" w:hAnsi="Times New Roman" w:cs="Times New Roman"/>
          <w:noProof/>
          <w:sz w:val="24"/>
          <w:szCs w:val="24"/>
        </w:rPr>
        <w:t>7</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&lt;EndNote&gt;&lt;Cite&gt;&lt;Author&gt;Rojas&lt;/Author&gt;&lt;Year&gt;1996&lt;/Year&gt;&lt;RecNum&gt;504&lt;/RecNum&gt;&lt;DisplayText&gt;[8]&lt;/DisplayText&gt;&lt;record&gt;&lt;rec-number&gt;504&lt;/rec-number&gt;&lt;foreign-keys&gt;&lt;key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"_ENREF_8" \o "Rojas, 1996 #504" </w:instrText>
      </w:r>
      <w:r w:rsidR="00480C6B">
        <w:fldChar w:fldCharType="separate"/>
      </w:r>
      <w:r w:rsidR="002A3DF1">
        <w:rPr>
          <w:rFonts w:ascii="Times New Roman" w:hAnsi="Times New Roman" w:cs="Times New Roman"/>
          <w:noProof/>
          <w:sz w:val="24"/>
          <w:szCs w:val="24"/>
        </w:rPr>
        <w:t>8</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&lt;EndNote&gt;&lt;Cite&gt;&lt;Author&gt;Demuth&lt;/Author&gt;&lt;Year&gt;2014&lt;/Year&gt;&lt;RecNum&gt;505&lt;/RecNum&gt;&lt;DisplayText&gt;[9]&lt;/DisplayText&gt;&lt;record&gt;&lt;rec-number&gt;505&lt;/rec-number&gt;&lt;foreign-keys&gt;&lt;key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"_ENREF_9" \o "Demuth, 2014 #505" </w:instrText>
      </w:r>
      <w:r w:rsidR="00480C6B">
        <w:fldChar w:fldCharType="separate"/>
      </w:r>
      <w:r w:rsidR="002A3DF1">
        <w:rPr>
          <w:rFonts w:ascii="Times New Roman" w:hAnsi="Times New Roman" w:cs="Times New Roman"/>
          <w:noProof/>
          <w:sz w:val="24"/>
          <w:szCs w:val="24"/>
        </w:rPr>
        <w:t>9</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&lt;EndNote&gt;&lt;Cite&gt;&lt;Author&gt;Fausett&lt;/Author&gt;&lt;Year&gt;1994&lt;/Year&gt;&lt;RecNum&gt;506&lt;/RecNum&gt;&lt;DisplayText&gt;[10]&lt;/DisplayText&gt;&lt;record&gt;&lt;rec-number&gt;506&lt;/rec-number&gt;&lt;foreign-keys&gt;&lt;key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"_ENREF_10" \o "Fausett, 1994 #506" </w:instrText>
      </w:r>
      <w:r w:rsidR="00480C6B">
        <w:fldChar w:fldCharType="separate"/>
      </w:r>
      <w:r w:rsidR="002A3DF1">
        <w:rPr>
          <w:rFonts w:ascii="Times New Roman" w:hAnsi="Times New Roman" w:cs="Times New Roman"/>
          <w:noProof/>
          <w:sz w:val="24"/>
          <w:szCs w:val="24"/>
        </w:rPr>
        <w:t>10</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0DB31D25" w:rsidR="00CF1552" w:rsidRDefault="00205DC2" w:rsidP="00E0463D">
      <w:pPr>
        <w:pStyle w:val="2"/>
        <w:widowControl w:val="0"/>
        <w:rPr>
          <w:sz w:val="24"/>
          <w:szCs w:val="24"/>
        </w:rPr>
      </w:pPr>
      <w:r>
        <w:rPr>
          <w:sz w:val="24"/>
          <w:szCs w:val="24"/>
        </w:rPr>
        <w:t xml:space="preserve">The </w:t>
      </w:r>
      <w:del w:id="56" w:author="Jason Ove [2]" w:date="2019-06-10T17:53:00Z">
        <w:r w:rsidR="0033221E" w:rsidRPr="00675652" w:rsidDel="001406F8">
          <w:rPr>
            <w:color w:val="FF0000"/>
            <w:sz w:val="24"/>
            <w:szCs w:val="24"/>
            <w:rPrChange w:id="57" w:author="Jason Ove [2]" w:date="2019-06-10T17:52:00Z">
              <w:rPr>
                <w:sz w:val="24"/>
                <w:szCs w:val="24"/>
              </w:rPr>
            </w:rPrChange>
          </w:rPr>
          <w:delText>S</w:delText>
        </w:r>
        <w:r w:rsidRPr="00675652" w:rsidDel="001406F8">
          <w:rPr>
            <w:color w:val="FF0000"/>
            <w:sz w:val="24"/>
            <w:szCs w:val="24"/>
            <w:rPrChange w:id="58" w:author="Jason Ove [2]" w:date="2019-06-10T17:52:00Z">
              <w:rPr>
                <w:sz w:val="24"/>
                <w:szCs w:val="24"/>
              </w:rPr>
            </w:rPrChange>
          </w:rPr>
          <w:delText>implest</w:delText>
        </w:r>
      </w:del>
      <w:ins w:id="59" w:author="Jason Ove [2]" w:date="2019-06-10T17:53:00Z">
        <w:r w:rsidR="001406F8">
          <w:rPr>
            <w:color w:val="FF0000"/>
            <w:sz w:val="24"/>
            <w:szCs w:val="24"/>
          </w:rPr>
          <w:t>/Common form of</w:t>
        </w:r>
      </w:ins>
      <w:r>
        <w:rPr>
          <w:sz w:val="24"/>
          <w:szCs w:val="24"/>
        </w:rPr>
        <w:t xml:space="preserve"> ANN </w:t>
      </w:r>
    </w:p>
    <w:p w14:paraId="46CB2CE1" w14:textId="496A0B5E" w:rsidR="00CF1552" w:rsidRDefault="00205DC2" w:rsidP="00E0463D">
      <w:pPr>
        <w:widowControl w:val="0"/>
        <w:spacing w:before="240" w:line="360" w:lineRule="auto"/>
        <w:jc w:val="both"/>
        <w:rPr>
          <w:rFonts w:ascii="Times New Roman" w:hAnsi="Times New Roman" w:cs="Times New Roman"/>
          <w:sz w:val="24"/>
          <w:szCs w:val="24"/>
        </w:rPr>
      </w:pPr>
      <w:commentRangeStart w:id="60"/>
      <w:r>
        <w:rPr>
          <w:rFonts w:ascii="Times New Roman" w:hAnsi="Times New Roman" w:cs="Times New Roman"/>
          <w:sz w:val="24"/>
          <w:szCs w:val="24"/>
        </w:rPr>
        <w:t>Single layer neural network, also known as perceptron, is the first and simplest neural network model</w:t>
      </w:r>
      <w:commentRangeEnd w:id="60"/>
      <w:r w:rsidR="00280A5B">
        <w:rPr>
          <w:rStyle w:val="a6"/>
        </w:rPr>
        <w:commentReference w:id="60"/>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1D5C79">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1D5C79">
        <w:rPr>
          <w:rFonts w:ascii="Times New Roman" w:hAnsi="Times New Roman" w:cs="Times New Roman"/>
          <w:noProof/>
          <w:sz w:val="24"/>
          <w:szCs w:val="24"/>
        </w:rPr>
        <w:t>[</w:t>
      </w:r>
      <w:r w:rsidR="00101C68">
        <w:fldChar w:fldCharType="begin"/>
      </w:r>
      <w:r w:rsidR="00101C68">
        <w:instrText xml:space="preserve"> HYPERLINK \l "_ENREF_7" \o "Graupe, 2013 #502" </w:instrText>
      </w:r>
      <w:r w:rsidR="00101C68">
        <w:fldChar w:fldCharType="separate"/>
      </w:r>
      <w:r w:rsidR="002A3DF1">
        <w:rPr>
          <w:rFonts w:ascii="Times New Roman" w:hAnsi="Times New Roman" w:cs="Times New Roman"/>
          <w:noProof/>
          <w:sz w:val="24"/>
          <w:szCs w:val="24"/>
        </w:rPr>
        <w:t>7</w:t>
      </w:r>
      <w:r w:rsidR="00101C68">
        <w:rPr>
          <w:rFonts w:ascii="Times New Roman" w:hAnsi="Times New Roman" w:cs="Times New Roman"/>
          <w:noProof/>
          <w:sz w:val="24"/>
          <w:szCs w:val="24"/>
        </w:rPr>
        <w:fldChar w:fldCharType="end"/>
      </w:r>
      <w:r w:rsidR="001D5C79">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neurons in a single layer. </w:t>
      </w:r>
      <w:bookmarkStart w:id="61" w:name="_Hlk3226792"/>
      <w:r>
        <w:rPr>
          <w:rFonts w:ascii="Times New Roman" w:hAnsi="Times New Roman" w:cs="Times New Roman"/>
          <w:sz w:val="24"/>
          <w:szCs w:val="24"/>
        </w:rPr>
        <w:t xml:space="preserve">Fig 1 </w:t>
      </w:r>
      <w:bookmarkEnd w:id="61"/>
      <w:r>
        <w:rPr>
          <w:rFonts w:ascii="Times New Roman" w:hAnsi="Times New Roman" w:cs="Times New Roman"/>
          <w:sz w:val="24"/>
          <w:szCs w:val="24"/>
        </w:rPr>
        <w:t>demonstrates a single layer 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commentRangeStart w:id="62"/>
      <w:r>
        <w:rPr>
          <w:rFonts w:ascii="Times New Roman" w:hAnsi="Times New Roman" w:cs="Times New Roman"/>
          <w:sz w:val="24"/>
          <w:szCs w:val="24"/>
        </w:rPr>
        <w:t>the number of input</w:t>
      </w:r>
      <w:ins w:id="63" w:author="Jason Ove [2]" w:date="2019-06-11T11:06:00Z">
        <w:r w:rsidR="00280A5B">
          <w:rPr>
            <w:rFonts w:ascii="Times New Roman" w:hAnsi="Times New Roman" w:cs="Times New Roman"/>
            <w:sz w:val="24"/>
            <w:szCs w:val="24"/>
          </w:rPr>
          <w:t>s</w:t>
        </w:r>
      </w:ins>
      <w:r>
        <w:rPr>
          <w:rFonts w:ascii="Times New Roman" w:hAnsi="Times New Roman" w:cs="Times New Roman"/>
          <w:sz w:val="24"/>
          <w:szCs w:val="24"/>
        </w:rPr>
        <w:t xml:space="preserve"> (m)</w:t>
      </w:r>
      <w:r w:rsidR="00C83D3A">
        <w:rPr>
          <w:rFonts w:ascii="Times New Roman" w:hAnsi="Times New Roman" w:cs="Times New Roman"/>
          <w:sz w:val="24"/>
          <w:szCs w:val="24"/>
        </w:rPr>
        <w:t>,</w:t>
      </w:r>
      <w:r>
        <w:rPr>
          <w:rFonts w:ascii="Times New Roman" w:hAnsi="Times New Roman" w:cs="Times New Roman"/>
          <w:sz w:val="24"/>
          <w:szCs w:val="24"/>
        </w:rPr>
        <w:t xml:space="preserve"> the number of neuron</w:t>
      </w:r>
      <w:ins w:id="64" w:author="Jason Ove [2]" w:date="2019-06-11T11:06:00Z">
        <w:r w:rsidR="00280A5B">
          <w:rPr>
            <w:rFonts w:ascii="Times New Roman" w:hAnsi="Times New Roman" w:cs="Times New Roman"/>
            <w:sz w:val="24"/>
            <w:szCs w:val="24"/>
          </w:rPr>
          <w:t>s</w:t>
        </w:r>
      </w:ins>
      <w:r>
        <w:rPr>
          <w:rFonts w:ascii="Times New Roman" w:hAnsi="Times New Roman" w:cs="Times New Roman"/>
          <w:sz w:val="24"/>
          <w:szCs w:val="24"/>
        </w:rPr>
        <w:t xml:space="preserve"> (n) and input signals (x</w:t>
      </w:r>
      <w:r>
        <w:rPr>
          <w:rFonts w:ascii="Times New Roman" w:hAnsi="Times New Roman" w:cs="Times New Roman"/>
          <w:sz w:val="24"/>
          <w:szCs w:val="24"/>
          <w:vertAlign w:val="subscript"/>
        </w:rPr>
        <w:t>i</w:t>
      </w:r>
      <w:r>
        <w:rPr>
          <w:rFonts w:ascii="Times New Roman" w:hAnsi="Times New Roman" w:cs="Times New Roman"/>
          <w:sz w:val="24"/>
          <w:szCs w:val="24"/>
        </w:rPr>
        <w:t>) are connected to all neurons in only one layer.</w:t>
      </w:r>
      <w:commentRangeEnd w:id="62"/>
      <w:r w:rsidR="00280A5B">
        <w:rPr>
          <w:rStyle w:val="a6"/>
        </w:rPr>
        <w:commentReference w:id="62"/>
      </w:r>
    </w:p>
    <w:p w14:paraId="7B859B49" w14:textId="5C626D0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output is </w:t>
      </w:r>
      <w:commentRangeStart w:id="65"/>
      <w:r w:rsidR="00F340DD">
        <w:rPr>
          <w:rFonts w:ascii="Times New Roman" w:hAnsi="Times New Roman" w:cs="Times New Roman"/>
          <w:sz w:val="24"/>
          <w:szCs w:val="24"/>
        </w:rPr>
        <w:t xml:space="preserve">the </w:t>
      </w:r>
      <w:r>
        <w:rPr>
          <w:rFonts w:ascii="Times New Roman" w:hAnsi="Times New Roman" w:cs="Times New Roman"/>
          <w:sz w:val="24"/>
          <w:szCs w:val="24"/>
        </w:rPr>
        <w:t>same as</w:t>
      </w:r>
      <w:commentRangeEnd w:id="65"/>
      <w:r w:rsidR="002917EA">
        <w:rPr>
          <w:rStyle w:val="a6"/>
        </w:rPr>
        <w:commentReference w:id="65"/>
      </w:r>
      <w:r>
        <w:rPr>
          <w:rFonts w:ascii="Times New Roman" w:hAnsi="Times New Roman" w:cs="Times New Roman"/>
          <w:sz w:val="24"/>
          <w:szCs w:val="24"/>
        </w:rPr>
        <w:t xml:space="preserve"> the number of neuron (n). The input signals </w:t>
      </w:r>
      <w:bookmarkStart w:id="66"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66"/>
      <w:r>
        <w:rPr>
          <w:rFonts w:ascii="Times New Roman" w:hAnsi="Times New Roman" w:cs="Times New Roman"/>
          <w:sz w:val="24"/>
          <w:szCs w:val="24"/>
        </w:rPr>
        <w:t xml:space="preserve">are connected to the neurons of the single layer via their corresponding weights </w:t>
      </w:r>
      <w:bookmarkStart w:id="67"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67"/>
      <w:r>
        <w:rPr>
          <w:rFonts w:ascii="Times New Roman" w:hAnsi="Times New Roman" w:cs="Times New Roman"/>
          <w:sz w:val="24"/>
          <w:szCs w:val="24"/>
        </w:rPr>
        <w:t xml:space="preserve"> so that every neuron has the corresponding weight value for each input signal respectively.  It can be seen in Fig 1that the first neuron, </w:t>
      </w:r>
      <w:del w:id="68" w:author="Jason Ove [2]" w:date="2019-06-11T11:26:00Z">
        <w:r w:rsidDel="002917EA">
          <w:rPr>
            <w:rFonts w:ascii="Times New Roman" w:hAnsi="Times New Roman" w:cs="Times New Roman"/>
            <w:sz w:val="24"/>
            <w:szCs w:val="24"/>
          </w:rPr>
          <w:delText>neuron</w:delText>
        </w:r>
      </w:del>
      <w:ins w:id="69" w:author="Jason Ove [2]" w:date="2019-06-11T11:26:00Z">
        <w:r w:rsidR="002917EA">
          <w:rPr>
            <w:rFonts w:ascii="Times New Roman" w:hAnsi="Times New Roman" w:cs="Times New Roman"/>
            <w:sz w:val="24"/>
            <w:szCs w:val="24"/>
          </w:rPr>
          <w:t>Neuron</w:t>
        </w:r>
      </w:ins>
      <w:r>
        <w:rPr>
          <w:rFonts w:ascii="Times New Roman" w:hAnsi="Times New Roman" w:cs="Times New Roman"/>
          <w:sz w:val="24"/>
          <w:szCs w:val="24"/>
        </w:rPr>
        <w:t>-1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del w:id="70" w:author="Jason Ove [2]" w:date="2019-06-11T11:30:00Z">
        <w:r w:rsidDel="002917EA">
          <w:rPr>
            <w:rFonts w:ascii="Times New Roman" w:hAnsi="Times New Roman" w:cs="Times New Roman"/>
            <w:sz w:val="24"/>
            <w:szCs w:val="24"/>
          </w:rPr>
          <w:delText>neuron</w:delText>
        </w:r>
      </w:del>
      <w:ins w:id="71" w:author="Jason Ove [2]" w:date="2019-06-11T11:30:00Z">
        <w:r w:rsidR="002917EA">
          <w:rPr>
            <w:rFonts w:ascii="Times New Roman" w:hAnsi="Times New Roman" w:cs="Times New Roman"/>
            <w:sz w:val="24"/>
            <w:szCs w:val="24"/>
          </w:rPr>
          <w:t>Neuron</w:t>
        </w:r>
      </w:ins>
      <w:r>
        <w:rPr>
          <w:rFonts w:ascii="Times New Roman" w:hAnsi="Times New Roman" w:cs="Times New Roman"/>
          <w:sz w:val="24"/>
          <w:szCs w:val="24"/>
        </w:rPr>
        <w:t>-2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0F3513">
        <w:rPr>
          <w:rFonts w:ascii="Times New Roman" w:hAnsi="Times New Roman" w:cs="Times New Roman"/>
          <w:sz w:val="24"/>
          <w:szCs w:val="24"/>
          <w:vertAlign w:val="superscript"/>
          <w:rPrChange w:id="72" w:author="Jason Ove [2]" w:date="2019-06-11T11:31:00Z">
            <w:rPr>
              <w:rFonts w:ascii="Times New Roman" w:hAnsi="Times New Roman" w:cs="Times New Roman"/>
              <w:sz w:val="24"/>
              <w:szCs w:val="24"/>
            </w:rPr>
          </w:rPrChange>
        </w:rPr>
        <w:t>th</w:t>
      </w:r>
      <w:ins w:id="73" w:author="Jason Ove [2]" w:date="2019-06-11T11:31:00Z">
        <w:r w:rsidR="000F3513">
          <w:rPr>
            <w:rFonts w:ascii="Times New Roman" w:hAnsi="Times New Roman" w:cs="Times New Roman"/>
            <w:sz w:val="24"/>
            <w:szCs w:val="24"/>
          </w:rPr>
          <w:t xml:space="preserve"> (or n</w:t>
        </w:r>
        <w:r w:rsidR="000F3513" w:rsidRPr="000F3513">
          <w:rPr>
            <w:rFonts w:ascii="Times New Roman" w:hAnsi="Times New Roman" w:cs="Times New Roman"/>
            <w:sz w:val="24"/>
            <w:szCs w:val="24"/>
            <w:vertAlign w:val="subscript"/>
            <w:rPrChange w:id="74" w:author="Jason Ove [2]" w:date="2019-06-11T11:31:00Z">
              <w:rPr>
                <w:rFonts w:ascii="Times New Roman" w:hAnsi="Times New Roman" w:cs="Times New Roman"/>
                <w:sz w:val="24"/>
                <w:szCs w:val="24"/>
              </w:rPr>
            </w:rPrChange>
          </w:rPr>
          <w:t>th</w:t>
        </w:r>
        <w:r w:rsidR="00F20938">
          <w:rPr>
            <w:rFonts w:ascii="Times New Roman" w:hAnsi="Times New Roman" w:cs="Times New Roman"/>
            <w:sz w:val="24"/>
            <w:szCs w:val="24"/>
          </w:rPr>
          <w:t>?</w:t>
        </w:r>
        <w:r w:rsidR="000F3513">
          <w:rPr>
            <w:rFonts w:ascii="Times New Roman" w:hAnsi="Times New Roman" w:cs="Times New Roman"/>
            <w:sz w:val="24"/>
            <w:szCs w:val="24"/>
          </w:rPr>
          <w:t>)</w:t>
        </w:r>
      </w:ins>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75"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75"/>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093B56B"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lastRenderedPageBreak/>
        <w:t xml:space="preserve">                                                             </w:t>
      </w:r>
      <m:oMath>
        <m:r>
          <m:rPr>
            <m:sty m:val="bi"/>
          </m:rPr>
          <w:rPr>
            <w:rFonts w:ascii="Cambria Math" w:hAnsi="Cambria Math" w:cs="Times New Roman"/>
            <w:color w:val="FF0000"/>
            <w:sz w:val="24"/>
            <w:szCs w:val="24"/>
            <w:rPrChange w:id="76" w:author="Jason Ove [2]" w:date="2019-06-11T11:41:00Z">
              <w:rPr>
                <w:rFonts w:ascii="Cambria Math" w:hAnsi="Cambria Math" w:cs="Times New Roman"/>
                <w:sz w:val="24"/>
                <w:szCs w:val="24"/>
              </w:rPr>
            </w:rPrChange>
          </w:rPr>
          <m:t>W=</m:t>
        </m:r>
        <m:d>
          <m:dPr>
            <m:begChr m:val="["/>
            <m:endChr m:val="]"/>
            <m:ctrlPr>
              <w:rPr>
                <w:rFonts w:ascii="Cambria Math" w:hAnsi="Cambria Math" w:cs="Times New Roman"/>
                <w:b/>
                <w:bCs/>
                <w:i/>
                <w:color w:val="FF0000"/>
                <w:sz w:val="24"/>
                <w:szCs w:val="24"/>
              </w:rPr>
            </m:ctrlPr>
          </m:dPr>
          <m:e>
            <m:m>
              <m:mPr>
                <m:mcs>
                  <m:mc>
                    <m:mcPr>
                      <m:count m:val="3"/>
                      <m:mcJc m:val="center"/>
                    </m:mcPr>
                  </m:mc>
                </m:mcs>
                <m:ctrlPr>
                  <w:rPr>
                    <w:rFonts w:ascii="Cambria Math" w:hAnsi="Cambria Math" w:cs="Times New Roman"/>
                    <w:b/>
                    <w:bCs/>
                    <w:i/>
                    <w:color w:val="FF0000"/>
                    <w:sz w:val="24"/>
                    <w:szCs w:val="24"/>
                  </w:rPr>
                </m:ctrlPr>
              </m:mPr>
              <m:mr>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77"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78" w:author="Jason Ove [2]" w:date="2019-06-11T11:41:00Z">
                            <w:rPr>
                              <w:rFonts w:ascii="Cambria Math" w:hAnsi="Cambria Math" w:cs="Times New Roman"/>
                              <w:sz w:val="24"/>
                              <w:szCs w:val="24"/>
                            </w:rPr>
                          </w:rPrChange>
                        </w:rPr>
                        <m:t>11</m:t>
                      </m:r>
                    </m:sub>
                  </m:sSub>
                </m:e>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79"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80" w:author="Jason Ove [2]" w:date="2019-06-11T11:41:00Z">
                            <w:rPr>
                              <w:rFonts w:ascii="Cambria Math" w:hAnsi="Cambria Math" w:cs="Times New Roman"/>
                              <w:sz w:val="24"/>
                              <w:szCs w:val="24"/>
                            </w:rPr>
                          </w:rPrChange>
                        </w:rPr>
                        <m:t>12</m:t>
                      </m:r>
                    </m:sub>
                  </m:sSub>
                </m:e>
                <m:e>
                  <m:r>
                    <w:ins w:id="81" w:author="Jason Ove [2]" w:date="2019-06-11T11:40:00Z">
                      <m:rPr>
                        <m:sty m:val="bi"/>
                      </m:rPr>
                      <w:rPr>
                        <w:rFonts w:ascii="Cambria Math" w:hAnsi="Cambria Math" w:cs="Times New Roman"/>
                        <w:color w:val="FF0000"/>
                        <w:sz w:val="24"/>
                        <w:szCs w:val="24"/>
                        <w:rPrChange w:id="82" w:author="Jason Ove [2]" w:date="2019-06-11T11:41:00Z">
                          <w:rPr>
                            <w:rFonts w:ascii="Cambria Math" w:hAnsi="Cambria Math" w:cs="Times New Roman"/>
                            <w:sz w:val="24"/>
                            <w:szCs w:val="24"/>
                          </w:rPr>
                        </w:rPrChange>
                      </w:rPr>
                      <m:t>…</m:t>
                    </w:ins>
                  </m:r>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83"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84" w:author="Jason Ove [2]" w:date="2019-06-11T11:41:00Z">
                            <w:rPr>
                              <w:rFonts w:ascii="Cambria Math" w:hAnsi="Cambria Math" w:cs="Times New Roman"/>
                              <w:sz w:val="24"/>
                              <w:szCs w:val="24"/>
                            </w:rPr>
                          </w:rPrChange>
                        </w:rPr>
                        <m:t>1</m:t>
                      </m:r>
                      <m:r>
                        <m:rPr>
                          <m:sty m:val="bi"/>
                        </m:rPr>
                        <w:rPr>
                          <w:rFonts w:ascii="Cambria Math" w:hAnsi="Cambria Math" w:cs="Times New Roman"/>
                          <w:color w:val="FF0000"/>
                          <w:sz w:val="24"/>
                          <w:szCs w:val="24"/>
                          <w:rPrChange w:id="85" w:author="Jason Ove [2]" w:date="2019-06-11T11:41:00Z">
                            <w:rPr>
                              <w:rFonts w:ascii="Cambria Math" w:hAnsi="Cambria Math" w:cs="Times New Roman"/>
                              <w:sz w:val="24"/>
                              <w:szCs w:val="24"/>
                            </w:rPr>
                          </w:rPrChange>
                        </w:rPr>
                        <m:t>m</m:t>
                      </m:r>
                    </m:sub>
                  </m:sSub>
                </m:e>
              </m:mr>
              <m:mr>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86"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87" w:author="Jason Ove [2]" w:date="2019-06-11T11:41:00Z">
                            <w:rPr>
                              <w:rFonts w:ascii="Cambria Math" w:hAnsi="Cambria Math" w:cs="Times New Roman"/>
                              <w:sz w:val="24"/>
                              <w:szCs w:val="24"/>
                            </w:rPr>
                          </w:rPrChange>
                        </w:rPr>
                        <m:t>21</m:t>
                      </m:r>
                    </m:sub>
                  </m:sSub>
                </m:e>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88"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89" w:author="Jason Ove [2]" w:date="2019-06-11T11:41:00Z">
                            <w:rPr>
                              <w:rFonts w:ascii="Cambria Math" w:hAnsi="Cambria Math" w:cs="Times New Roman"/>
                              <w:sz w:val="24"/>
                              <w:szCs w:val="24"/>
                            </w:rPr>
                          </w:rPrChange>
                        </w:rPr>
                        <m:t>22</m:t>
                      </m:r>
                    </m:sub>
                  </m:sSub>
                </m:e>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90"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91" w:author="Jason Ove [2]" w:date="2019-06-11T11:41:00Z">
                            <w:rPr>
                              <w:rFonts w:ascii="Cambria Math" w:hAnsi="Cambria Math" w:cs="Times New Roman"/>
                              <w:sz w:val="24"/>
                              <w:szCs w:val="24"/>
                            </w:rPr>
                          </w:rPrChange>
                        </w:rPr>
                        <m:t>2</m:t>
                      </m:r>
                      <m:r>
                        <m:rPr>
                          <m:sty m:val="bi"/>
                        </m:rPr>
                        <w:rPr>
                          <w:rFonts w:ascii="Cambria Math" w:hAnsi="Cambria Math" w:cs="Times New Roman"/>
                          <w:color w:val="FF0000"/>
                          <w:sz w:val="24"/>
                          <w:szCs w:val="24"/>
                          <w:rPrChange w:id="92" w:author="Jason Ove [2]" w:date="2019-06-11T11:41:00Z">
                            <w:rPr>
                              <w:rFonts w:ascii="Cambria Math" w:hAnsi="Cambria Math" w:cs="Times New Roman"/>
                              <w:sz w:val="24"/>
                              <w:szCs w:val="24"/>
                            </w:rPr>
                          </w:rPrChange>
                        </w:rPr>
                        <m:t>m</m:t>
                      </m:r>
                    </m:sub>
                  </m:sSub>
                </m:e>
              </m:mr>
              <m:mr>
                <m:e>
                  <m:r>
                    <m:rPr>
                      <m:sty m:val="bi"/>
                    </m:rPr>
                    <w:rPr>
                      <w:rFonts w:ascii="Cambria Math" w:hAnsi="Cambria Math" w:cs="Times New Roman"/>
                      <w:color w:val="FF0000"/>
                      <w:sz w:val="24"/>
                      <w:szCs w:val="24"/>
                      <w:rPrChange w:id="93" w:author="Jason Ove [2]" w:date="2019-06-11T11:41:00Z">
                        <w:rPr>
                          <w:rFonts w:ascii="Cambria Math" w:hAnsi="Cambria Math" w:cs="Times New Roman"/>
                          <w:sz w:val="24"/>
                          <w:szCs w:val="24"/>
                        </w:rPr>
                      </w:rPrChange>
                    </w:rPr>
                    <m:t>…</m:t>
                  </m:r>
                </m:e>
                <m:e>
                  <m:r>
                    <m:rPr>
                      <m:sty m:val="bi"/>
                    </m:rPr>
                    <w:rPr>
                      <w:rFonts w:ascii="Cambria Math" w:hAnsi="Cambria Math" w:cs="Times New Roman"/>
                      <w:color w:val="FF0000"/>
                      <w:sz w:val="24"/>
                      <w:szCs w:val="24"/>
                      <w:rPrChange w:id="94" w:author="Jason Ove [2]" w:date="2019-06-11T11:41:00Z">
                        <w:rPr>
                          <w:rFonts w:ascii="Cambria Math" w:hAnsi="Cambria Math" w:cs="Times New Roman"/>
                          <w:sz w:val="24"/>
                          <w:szCs w:val="24"/>
                        </w:rPr>
                      </w:rPrChange>
                    </w:rPr>
                    <m:t>…</m:t>
                  </m:r>
                </m:e>
                <m:e>
                  <m:r>
                    <m:rPr>
                      <m:sty m:val="bi"/>
                    </m:rPr>
                    <w:rPr>
                      <w:rFonts w:ascii="Cambria Math" w:hAnsi="Cambria Math" w:cs="Times New Roman"/>
                      <w:color w:val="FF0000"/>
                      <w:sz w:val="24"/>
                      <w:szCs w:val="24"/>
                      <w:rPrChange w:id="95" w:author="Jason Ove [2]" w:date="2019-06-11T11:41:00Z">
                        <w:rPr>
                          <w:rFonts w:ascii="Cambria Math" w:hAnsi="Cambria Math" w:cs="Times New Roman"/>
                          <w:sz w:val="24"/>
                          <w:szCs w:val="24"/>
                        </w:rPr>
                      </w:rPrChange>
                    </w:rPr>
                    <m:t>…</m:t>
                  </m:r>
                </m:e>
              </m:mr>
              <m:mr>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96"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97" w:author="Jason Ove [2]" w:date="2019-06-11T11:41:00Z">
                            <w:rPr>
                              <w:rFonts w:ascii="Cambria Math" w:hAnsi="Cambria Math" w:cs="Times New Roman"/>
                              <w:sz w:val="24"/>
                              <w:szCs w:val="24"/>
                            </w:rPr>
                          </w:rPrChange>
                        </w:rPr>
                        <m:t>n</m:t>
                      </m:r>
                      <m:r>
                        <m:rPr>
                          <m:sty m:val="bi"/>
                        </m:rPr>
                        <w:rPr>
                          <w:rFonts w:ascii="Cambria Math" w:hAnsi="Cambria Math" w:cs="Times New Roman"/>
                          <w:color w:val="FF0000"/>
                          <w:sz w:val="24"/>
                          <w:szCs w:val="24"/>
                          <w:rPrChange w:id="98" w:author="Jason Ove [2]" w:date="2019-06-11T11:41:00Z">
                            <w:rPr>
                              <w:rFonts w:ascii="Cambria Math" w:hAnsi="Cambria Math" w:cs="Times New Roman"/>
                              <w:sz w:val="24"/>
                              <w:szCs w:val="24"/>
                            </w:rPr>
                          </w:rPrChange>
                        </w:rPr>
                        <m:t>1</m:t>
                      </m:r>
                    </m:sub>
                  </m:sSub>
                </m:e>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99"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100" w:author="Jason Ove [2]" w:date="2019-06-11T11:41:00Z">
                            <w:rPr>
                              <w:rFonts w:ascii="Cambria Math" w:hAnsi="Cambria Math" w:cs="Times New Roman"/>
                              <w:sz w:val="24"/>
                              <w:szCs w:val="24"/>
                            </w:rPr>
                          </w:rPrChange>
                        </w:rPr>
                        <m:t>n</m:t>
                      </m:r>
                      <m:r>
                        <m:rPr>
                          <m:sty m:val="bi"/>
                        </m:rPr>
                        <w:rPr>
                          <w:rFonts w:ascii="Cambria Math" w:hAnsi="Cambria Math" w:cs="Times New Roman"/>
                          <w:color w:val="FF0000"/>
                          <w:sz w:val="24"/>
                          <w:szCs w:val="24"/>
                          <w:rPrChange w:id="101" w:author="Jason Ove [2]" w:date="2019-06-11T11:41:00Z">
                            <w:rPr>
                              <w:rFonts w:ascii="Cambria Math" w:hAnsi="Cambria Math" w:cs="Times New Roman"/>
                              <w:sz w:val="24"/>
                              <w:szCs w:val="24"/>
                            </w:rPr>
                          </w:rPrChange>
                        </w:rPr>
                        <m:t>2</m:t>
                      </m:r>
                    </m:sub>
                  </m:sSub>
                </m:e>
                <m:e>
                  <m:sSub>
                    <m:sSubPr>
                      <m:ctrlPr>
                        <w:rPr>
                          <w:rFonts w:ascii="Cambria Math" w:hAnsi="Cambria Math" w:cs="Times New Roman"/>
                          <w:b/>
                          <w:bCs/>
                          <w:i/>
                          <w:color w:val="FF0000"/>
                          <w:sz w:val="24"/>
                          <w:szCs w:val="24"/>
                        </w:rPr>
                      </m:ctrlPr>
                    </m:sSubPr>
                    <m:e>
                      <m:r>
                        <m:rPr>
                          <m:sty m:val="bi"/>
                        </m:rPr>
                        <w:rPr>
                          <w:rFonts w:ascii="Cambria Math" w:hAnsi="Cambria Math" w:cs="Times New Roman"/>
                          <w:color w:val="FF0000"/>
                          <w:sz w:val="24"/>
                          <w:szCs w:val="24"/>
                          <w:rPrChange w:id="102" w:author="Jason Ove [2]" w:date="2019-06-11T11:41:00Z">
                            <w:rPr>
                              <w:rFonts w:ascii="Cambria Math" w:hAnsi="Cambria Math" w:cs="Times New Roman"/>
                              <w:sz w:val="24"/>
                              <w:szCs w:val="24"/>
                            </w:rPr>
                          </w:rPrChange>
                        </w:rPr>
                        <m:t>w</m:t>
                      </m:r>
                    </m:e>
                    <m:sub>
                      <m:r>
                        <m:rPr>
                          <m:sty m:val="bi"/>
                        </m:rPr>
                        <w:rPr>
                          <w:rFonts w:ascii="Cambria Math" w:hAnsi="Cambria Math" w:cs="Times New Roman"/>
                          <w:color w:val="FF0000"/>
                          <w:sz w:val="24"/>
                          <w:szCs w:val="24"/>
                          <w:rPrChange w:id="103" w:author="Jason Ove [2]" w:date="2019-06-11T11:41:00Z">
                            <w:rPr>
                              <w:rFonts w:ascii="Cambria Math" w:hAnsi="Cambria Math" w:cs="Times New Roman"/>
                              <w:sz w:val="24"/>
                              <w:szCs w:val="24"/>
                            </w:rPr>
                          </w:rPrChange>
                        </w:rPr>
                        <m:t>nm</m:t>
                      </m:r>
                    </m:sub>
                  </m:sSub>
                </m:e>
              </m:mr>
            </m:m>
          </m:e>
        </m:d>
      </m:oMath>
      <w:r w:rsidRPr="00F74717">
        <w:rPr>
          <w:rFonts w:ascii="Times New Roman" w:hAnsi="Times New Roman" w:cs="Times New Roman"/>
          <w:b/>
          <w:bCs/>
          <w:color w:val="FF0000"/>
          <w:sz w:val="24"/>
          <w:szCs w:val="24"/>
          <w:rPrChange w:id="104" w:author="Jason Ove [2]" w:date="2019-06-11T11:41:00Z">
            <w:rPr>
              <w:rFonts w:ascii="Times New Roman" w:hAnsi="Times New Roman" w:cs="Times New Roman"/>
              <w:b/>
              <w:bCs/>
              <w:sz w:val="24"/>
              <w:szCs w:val="24"/>
            </w:rPr>
          </w:rPrChange>
        </w:rPr>
        <w:t xml:space="preserve">                                                (2)</w:t>
      </w:r>
    </w:p>
    <w:p w14:paraId="22F627D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input. </w:t>
      </w:r>
      <w:commentRangeStart w:id="105"/>
      <w:r>
        <w:rPr>
          <w:rFonts w:ascii="Times New Roman" w:hAnsi="Times New Roman" w:cs="Times New Roman"/>
          <w:sz w:val="24"/>
          <w:szCs w:val="24"/>
        </w:rPr>
        <w:t>Any connection between neurons and input</w:t>
      </w:r>
      <w:commentRangeEnd w:id="105"/>
      <w:r w:rsidR="000B654A">
        <w:rPr>
          <w:rStyle w:val="a6"/>
        </w:rPr>
        <w:commentReference w:id="105"/>
      </w:r>
      <w:r>
        <w:rPr>
          <w:rFonts w:ascii="Times New Roman" w:hAnsi="Times New Roman" w:cs="Times New Roman"/>
          <w:sz w:val="24"/>
          <w:szCs w:val="24"/>
        </w:rPr>
        <w:t xml:space="preserve">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commentRangeStart w:id="106"/>
    <w:p w14:paraId="5863E2D6" w14:textId="455CA11E" w:rsidR="00CF1552" w:rsidRDefault="00FF1EE0" w:rsidP="00E0463D">
      <w:pPr>
        <w:widowControl w:val="0"/>
        <w:spacing w:before="240" w:line="360" w:lineRule="auto"/>
        <w:jc w:val="center"/>
      </w:pPr>
      <w:r>
        <w:object w:dxaOrig="12252" w:dyaOrig="7727" w14:anchorId="05209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95pt" o:ole="">
            <v:imagedata r:id="rId191" o:title=""/>
          </v:shape>
          <o:OLEObject Type="Embed" ProgID="Visio.Drawing.11" ShapeID="_x0000_i1025" DrawAspect="Content" ObjectID="_1621807335" r:id="rId192"/>
        </w:object>
      </w:r>
      <w:commentRangeEnd w:id="106"/>
      <w:r w:rsidR="004653FA">
        <w:rPr>
          <w:rStyle w:val="a6"/>
        </w:rPr>
        <w:commentReference w:id="106"/>
      </w:r>
    </w:p>
    <w:p w14:paraId="0B020343" w14:textId="1A598343" w:rsidR="00C9020A" w:rsidRPr="004D1704" w:rsidRDefault="00205DC2" w:rsidP="00E0463D">
      <w:pPr>
        <w:widowControl w:val="0"/>
        <w:spacing w:before="240" w:line="360" w:lineRule="auto"/>
        <w:jc w:val="center"/>
        <w:rPr>
          <w:rFonts w:ascii="Times New Roman" w:hAnsi="Times New Roman" w:cs="Times New Roman"/>
          <w:sz w:val="24"/>
          <w:szCs w:val="24"/>
        </w:rPr>
      </w:pPr>
      <w:bookmarkStart w:id="107"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000D3068"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107"/>
    </w:p>
    <w:commentRangeStart w:id="108"/>
    <w:p w14:paraId="770D6094" w14:textId="7736848A" w:rsidR="0042243E" w:rsidRDefault="00810566" w:rsidP="00E0463D">
      <w:pPr>
        <w:widowControl w:val="0"/>
        <w:spacing w:before="240" w:line="360" w:lineRule="auto"/>
        <w:jc w:val="center"/>
        <w:rPr>
          <w:rFonts w:ascii="Times New Roman" w:hAnsi="Times New Roman" w:cs="Times New Roman"/>
          <w:b/>
          <w:bCs/>
          <w:sz w:val="24"/>
          <w:szCs w:val="24"/>
        </w:rPr>
      </w:pPr>
      <w:r>
        <w:object w:dxaOrig="12164" w:dyaOrig="7146" w14:anchorId="313BDFE3">
          <v:shape id="_x0000_i1026" type="#_x0000_t75" style="width:467.55pt;height:273.5pt" o:ole="">
            <v:imagedata r:id="rId193" o:title=""/>
          </v:shape>
          <o:OLEObject Type="Embed" ProgID="Visio.Drawing.11" ShapeID="_x0000_i1026" DrawAspect="Content" ObjectID="_1621807336" r:id="rId194"/>
        </w:object>
      </w:r>
      <w:commentRangeEnd w:id="108"/>
      <w:r w:rsidR="000B654A">
        <w:rPr>
          <w:rStyle w:val="a6"/>
        </w:rPr>
        <w:commentReference w:id="108"/>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E034673"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w:t>
      </w:r>
      <w:ins w:id="109" w:author="Jason Ove [2]" w:date="2019-06-11T11:55:00Z">
        <w:r w:rsidR="00FA2C86">
          <w:rPr>
            <w:rFonts w:ascii="Times New Roman" w:hAnsi="Times New Roman" w:cs="Times New Roman"/>
            <w:sz w:val="24"/>
            <w:szCs w:val="24"/>
          </w:rPr>
          <w:t>(s)</w:t>
        </w:r>
      </w:ins>
      <w:r>
        <w:rPr>
          <w:rFonts w:ascii="Times New Roman" w:hAnsi="Times New Roman" w:cs="Times New Roman"/>
          <w:sz w:val="24"/>
          <w:szCs w:val="24"/>
        </w:rPr>
        <w:t>,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w:t>
      </w:r>
      <w:del w:id="110" w:author="Jason Ove [2]" w:date="2019-06-11T11:56:00Z">
        <w:r w:rsidDel="00FA2C86">
          <w:rPr>
            <w:rFonts w:ascii="Times New Roman" w:hAnsi="Times New Roman" w:cs="Times New Roman"/>
            <w:sz w:val="24"/>
            <w:szCs w:val="24"/>
          </w:rPr>
          <w:delText xml:space="preserve">data </w:delText>
        </w:r>
      </w:del>
      <w:r>
        <w:rPr>
          <w:rFonts w:ascii="Times New Roman" w:hAnsi="Times New Roman" w:cs="Times New Roman"/>
          <w:sz w:val="24"/>
          <w:szCs w:val="24"/>
        </w:rPr>
        <w:t xml:space="preserve">and </w:t>
      </w:r>
      <w:commentRangeStart w:id="111"/>
      <w:r>
        <w:rPr>
          <w:rFonts w:ascii="Times New Roman" w:hAnsi="Times New Roman" w:cs="Times New Roman"/>
          <w:sz w:val="24"/>
          <w:szCs w:val="24"/>
        </w:rPr>
        <w:t>those multiplications are summed to pass through the activation function.</w:t>
      </w:r>
      <w:commentRangeEnd w:id="111"/>
      <w:r w:rsidR="00FA2C86">
        <w:rPr>
          <w:rStyle w:val="a6"/>
        </w:rPr>
        <w:commentReference w:id="111"/>
      </w:r>
      <w:r>
        <w:rPr>
          <w:rFonts w:ascii="Times New Roman" w:hAnsi="Times New Roman" w:cs="Times New Roman"/>
          <w:sz w:val="24"/>
          <w:szCs w:val="24"/>
        </w:rPr>
        <w:t xml:space="preserve">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4240F9CA"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12" w:name="_Hlk5025774"/>
      <m:oMath>
        <m:r>
          <m:rPr>
            <m:sty m:val="bi"/>
          </m:rPr>
          <w:rPr>
            <w:rFonts w:ascii="Cambria Math" w:hAnsi="Cambria Math" w:cs="Times New Roman"/>
            <w:b/>
            <w:bCs/>
            <w:i/>
            <w:iCs/>
            <w:color w:val="FF0000"/>
            <w:sz w:val="24"/>
            <w:szCs w:val="24"/>
            <w:rPrChange w:id="113" w:author="Jason Ove [2]" w:date="2019-06-11T11:22:00Z">
              <w:rPr>
                <w:rFonts w:ascii="Cambria Math" w:hAnsi="Cambria Math" w:cs="Times New Roman"/>
                <w:b/>
                <w:bCs/>
                <w:i/>
                <w:iCs/>
                <w:sz w:val="24"/>
                <w:szCs w:val="24"/>
              </w:rPr>
            </w:rPrChange>
          </w:rPr>
          <w:fldChar w:fldCharType="begin"/>
        </m:r>
        <m:r>
          <m:rPr>
            <m:sty m:val="p"/>
          </m:rPr>
          <w:rPr>
            <w:rFonts w:ascii="Cambria Math" w:hAnsi="Cambria Math" w:cs="Times New Roman"/>
            <w:color w:val="FF0000"/>
            <w:sz w:val="24"/>
            <w:szCs w:val="24"/>
            <w:rPrChange w:id="114" w:author="Jason Ove [2]" w:date="2019-06-11T11:22:00Z">
              <w:rPr>
                <w:rFonts w:ascii="Cambria Math" w:hAnsi="Cambria Math" w:cs="Times New Roman"/>
                <w:sz w:val="24"/>
                <w:szCs w:val="24"/>
              </w:rPr>
            </w:rPrChange>
          </w:rPr>
          <m:t xml:space="preserve"> ADDIN EN.CITE &lt;EndNote&gt;&lt;Cite&gt;&lt;Author&gt;Kenny&lt;/Author&gt;&lt;Year&gt;2009&lt;/Year&gt;&lt;RecNum&gt;489&lt;/RecNum&gt;&lt;record&gt;&lt;rec-number&gt;489&lt;/rec-number&gt;&lt;foreign-keys&gt;&lt;key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m:t>
        </m:r>
        <m:r>
          <m:rPr>
            <m:sty m:val="bi"/>
          </m:rPr>
          <w:rPr>
            <w:rFonts w:ascii="Cambria Math" w:hAnsi="Cambria Math" w:cs="Times New Roman"/>
            <w:b/>
            <w:bCs/>
            <w:i/>
            <w:iCs/>
            <w:color w:val="FF0000"/>
            <w:sz w:val="24"/>
            <w:szCs w:val="24"/>
            <w:rPrChange w:id="115" w:author="Jason Ove [2]" w:date="2019-06-11T11:22:00Z">
              <w:rPr>
                <w:rFonts w:ascii="Cambria Math" w:hAnsi="Cambria Math" w:cs="Times New Roman"/>
                <w:b/>
                <w:bCs/>
                <w:i/>
                <w:iCs/>
                <w:sz w:val="24"/>
                <w:szCs w:val="24"/>
              </w:rPr>
            </w:rPrChange>
          </w:rPr>
          <w:fldChar w:fldCharType="separate"/>
        </m:r>
        <m:r>
          <m:rPr>
            <m:sty m:val="p"/>
          </m:rPr>
          <w:rPr>
            <w:rFonts w:ascii="Cambria Math" w:hAnsi="Cambria Math" w:cs="Times New Roman"/>
            <w:noProof/>
            <w:color w:val="FF0000"/>
            <w:sz w:val="24"/>
            <w:szCs w:val="24"/>
            <w:rPrChange w:id="116" w:author="Jason Ove [2]" w:date="2019-06-11T11:22:00Z">
              <w:rPr>
                <w:rFonts w:ascii="Cambria Math" w:hAnsi="Cambria Math" w:cs="Times New Roman"/>
                <w:noProof/>
                <w:sz w:val="24"/>
                <w:szCs w:val="24"/>
              </w:rPr>
            </w:rPrChange>
          </w:rPr>
          <m:t>Error! Bookmark not defined.</m:t>
        </m:r>
        <m:r>
          <m:rPr>
            <m:sty m:val="bi"/>
          </m:rPr>
          <w:rPr>
            <w:rFonts w:ascii="Cambria Math" w:hAnsi="Cambria Math" w:cs="Times New Roman"/>
            <w:b/>
            <w:bCs/>
            <w:i/>
            <w:iCs/>
            <w:color w:val="FF0000"/>
            <w:sz w:val="24"/>
            <w:szCs w:val="24"/>
            <w:rPrChange w:id="117" w:author="Jason Ove [2]" w:date="2019-06-11T11:22:00Z">
              <w:rPr>
                <w:rFonts w:ascii="Cambria Math" w:hAnsi="Cambria Math" w:cs="Times New Roman"/>
                <w:b/>
                <w:bCs/>
                <w:i/>
                <w:iCs/>
                <w:sz w:val="24"/>
                <w:szCs w:val="24"/>
              </w:rPr>
            </w:rPrChange>
          </w:rPr>
          <w:fldChar w:fldCharType="end"/>
        </m:r>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12"/>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 The output of the neuron can be calculated as</w:t>
      </w:r>
    </w:p>
    <w:p w14:paraId="1E745F03" w14:textId="13C887EC" w:rsidR="00CF1552" w:rsidRDefault="001A4BA0" w:rsidP="00E0463D">
      <w:pPr>
        <w:widowControl w:val="0"/>
        <w:spacing w:before="240" w:line="360" w:lineRule="auto"/>
        <w:jc w:val="center"/>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                                         </w:t>
      </w:r>
      <w:proofErr w:type="spellStart"/>
      <w:r w:rsidR="00205DC2">
        <w:rPr>
          <w:rFonts w:ascii="Times New Roman" w:hAnsi="Times New Roman" w:cs="Times New Roman"/>
          <w:b/>
          <w:bCs/>
          <w:i/>
          <w:iCs/>
          <w:sz w:val="24"/>
          <w:szCs w:val="24"/>
        </w:rPr>
        <w:t>Output</w:t>
      </w:r>
      <w:r w:rsidR="00205DC2">
        <w:rPr>
          <w:rFonts w:ascii="Times New Roman" w:hAnsi="Times New Roman" w:cs="Times New Roman"/>
          <w:b/>
          <w:bCs/>
          <w:sz w:val="24"/>
          <w:szCs w:val="24"/>
          <w:vertAlign w:val="subscript"/>
        </w:rPr>
        <w:t>n</w:t>
      </w:r>
      <w:proofErr w:type="spellEnd"/>
      <w:r w:rsidR="00205DC2">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m:t>
            </m:r>
            <m:r>
              <m:rPr>
                <m:sty m:val="bi"/>
              </m:rPr>
              <w:rPr>
                <w:rFonts w:ascii="Cambria Math" w:hAnsi="Cambria Math" w:cs="Times New Roman"/>
                <w:color w:val="FF0000"/>
                <w:sz w:val="24"/>
                <w:szCs w:val="24"/>
                <w:rPrChange w:id="118" w:author="Jason Ove [2]" w:date="2019-06-11T12:01:00Z">
                  <w:rPr>
                    <w:rFonts w:ascii="Cambria Math" w:hAnsi="Cambria Math" w:cs="Times New Roman"/>
                    <w:sz w:val="24"/>
                    <w:szCs w:val="24"/>
                  </w:rPr>
                </w:rPrChange>
              </w:rPr>
              <m:t>b</m:t>
            </m:r>
            <m:r>
              <m:rPr>
                <m:sty m:val="bi"/>
              </m:rPr>
              <w:rPr>
                <w:rFonts w:ascii="Cambria Math" w:hAnsi="Cambria Math" w:cs="Times New Roman"/>
                <w:sz w:val="24"/>
                <w:szCs w:val="24"/>
              </w:rPr>
              <m:t>)</m:t>
            </m:r>
          </m:e>
        </m:nary>
      </m:oMath>
      <w:r w:rsidR="00205DC2">
        <w:rPr>
          <w:rFonts w:ascii="Times New Roman" w:hAnsi="Times New Roman" w:cs="Times New Roman"/>
          <w:b/>
          <w:bCs/>
          <w:sz w:val="24"/>
          <w:szCs w:val="24"/>
        </w:rPr>
        <w:t xml:space="preserve"> </w:t>
      </w:r>
      <w:r>
        <w:rPr>
          <w:rFonts w:ascii="Times New Roman" w:hAnsi="Times New Roman" w:cs="Times New Roman"/>
          <w:b/>
          <w:bCs/>
          <w:sz w:val="24"/>
          <w:szCs w:val="24"/>
        </w:rPr>
        <w:t xml:space="preserve">                                               (4)</w:t>
      </w:r>
    </w:p>
    <w:p w14:paraId="716DAD0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 of the entire network can also be calculated by passing the summation of multiplication of the input vector and weight vector to the activation function as follows:</w:t>
      </w:r>
    </w:p>
    <w:p w14:paraId="17932B67" w14:textId="610CF468"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 xml:space="preserve">y= </w:t>
      </w:r>
      <w:r w:rsidR="00205DC2" w:rsidRPr="00414CC8">
        <w:rPr>
          <w:rFonts w:ascii="Times New Roman" w:hAnsi="Times New Roman" w:cs="Times New Roman"/>
          <w:b/>
          <w:bCs/>
          <w:i/>
          <w:iCs/>
          <w:color w:val="FF0000"/>
          <w:sz w:val="24"/>
          <w:szCs w:val="24"/>
          <w:rPrChange w:id="119" w:author="Jason Ove [2]" w:date="2019-06-11T12:09:00Z">
            <w:rPr>
              <w:rFonts w:ascii="Times New Roman" w:hAnsi="Times New Roman" w:cs="Times New Roman"/>
              <w:b/>
              <w:bCs/>
              <w:i/>
              <w:iCs/>
              <w:sz w:val="24"/>
              <w:szCs w:val="24"/>
            </w:rPr>
          </w:rPrChange>
        </w:rPr>
        <w:t>(</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r w:rsidR="00205DC2" w:rsidRPr="00414CC8">
        <w:rPr>
          <w:rFonts w:ascii="Times New Roman" w:hAnsi="Times New Roman" w:cs="Times New Roman"/>
          <w:b/>
          <w:bCs/>
          <w:i/>
          <w:iCs/>
          <w:color w:val="FF0000"/>
          <w:sz w:val="24"/>
          <w:szCs w:val="24"/>
          <w:rPrChange w:id="120" w:author="Jason Ove [2]" w:date="2019-06-11T12:09:00Z">
            <w:rPr>
              <w:rFonts w:ascii="Times New Roman" w:hAnsi="Times New Roman" w:cs="Times New Roman"/>
              <w:b/>
              <w:bCs/>
              <w:i/>
              <w:iCs/>
              <w:sz w:val="24"/>
              <w:szCs w:val="24"/>
            </w:rPr>
          </w:rPrChange>
        </w:rPr>
        <w:t>)</w:t>
      </w:r>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(5)</w:t>
      </w:r>
    </w:p>
    <w:p w14:paraId="03F4C3B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xml:space="preserve">, the performance of the neurons is improved by shifting decision boundary of classifiers to </w:t>
      </w:r>
      <w:commentRangeStart w:id="121"/>
      <w:r w:rsidRPr="00414CC8">
        <w:rPr>
          <w:rFonts w:ascii="Times New Roman" w:hAnsi="Times New Roman" w:cs="Times New Roman"/>
          <w:color w:val="FF0000"/>
          <w:sz w:val="24"/>
          <w:szCs w:val="24"/>
          <w:rPrChange w:id="122" w:author="Jason Ove [2]" w:date="2019-06-11T12:13:00Z">
            <w:rPr>
              <w:rFonts w:ascii="Times New Roman" w:hAnsi="Times New Roman" w:cs="Times New Roman"/>
              <w:sz w:val="24"/>
              <w:szCs w:val="24"/>
            </w:rPr>
          </w:rPrChange>
        </w:rPr>
        <w:t>left or right</w:t>
      </w:r>
      <w:commentRangeEnd w:id="121"/>
      <w:r w:rsidR="00414CC8">
        <w:rPr>
          <w:rStyle w:val="a6"/>
        </w:rPr>
        <w:commentReference w:id="121"/>
      </w:r>
      <w:r>
        <w:rPr>
          <w:rFonts w:ascii="Times New Roman" w:hAnsi="Times New Roman" w:cs="Times New Roman"/>
          <w:sz w:val="24"/>
          <w:szCs w:val="24"/>
        </w:rPr>
        <w:t xml:space="preserve">. </w:t>
      </w:r>
      <w:commentRangeStart w:id="123"/>
      <w:r>
        <w:rPr>
          <w:rFonts w:ascii="Times New Roman" w:hAnsi="Times New Roman" w:cs="Times New Roman"/>
          <w:sz w:val="24"/>
          <w:szCs w:val="24"/>
        </w:rPr>
        <w:t xml:space="preserve">The value of the bias is generally set to 1 </w:t>
      </w:r>
      <w:commentRangeEnd w:id="123"/>
      <w:r w:rsidR="00E16118">
        <w:rPr>
          <w:rStyle w:val="a6"/>
        </w:rPr>
        <w:commentReference w:id="123"/>
      </w:r>
      <w:r>
        <w:rPr>
          <w:rFonts w:ascii="Times New Roman" w:hAnsi="Times New Roman" w:cs="Times New Roman"/>
          <w:sz w:val="24"/>
          <w:szCs w:val="24"/>
        </w:rPr>
        <w:t>and the mathematical model of the neuron with bias value can be expressed as</w:t>
      </w:r>
    </w:p>
    <w:p w14:paraId="60043CC2" w14:textId="01CE30D2"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ƒ(WX+b)</w:t>
      </w:r>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(6)</w:t>
      </w:r>
    </w:p>
    <w:p w14:paraId="1D9BC80E" w14:textId="77777777" w:rsidR="00CF1552" w:rsidRDefault="00205DC2" w:rsidP="00E0463D">
      <w:pPr>
        <w:pStyle w:val="2"/>
        <w:widowControl w:val="0"/>
        <w:spacing w:after="240"/>
        <w:rPr>
          <w:sz w:val="24"/>
          <w:szCs w:val="24"/>
        </w:rPr>
      </w:pPr>
      <w:r>
        <w:rPr>
          <w:sz w:val="24"/>
          <w:szCs w:val="24"/>
        </w:rPr>
        <w:t>Activation Function</w:t>
      </w:r>
    </w:p>
    <w:p w14:paraId="7C5671F0" w14:textId="6633913D"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w:t>
      </w:r>
      <w:commentRangeStart w:id="124"/>
      <w:r>
        <w:rPr>
          <w:rFonts w:ascii="Times New Roman" w:hAnsi="Times New Roman" w:cs="Times New Roman"/>
          <w:sz w:val="24"/>
          <w:szCs w:val="24"/>
        </w:rPr>
        <w:t>the accuracy of the output is dependent on activation function</w:t>
      </w:r>
      <w:commentRangeEnd w:id="124"/>
      <w:r w:rsidR="00E16118">
        <w:rPr>
          <w:rStyle w:val="a6"/>
        </w:rPr>
        <w:commentReference w:id="124"/>
      </w:r>
      <w:r>
        <w:rPr>
          <w:rFonts w:ascii="Times New Roman" w:hAnsi="Times New Roman" w:cs="Times New Roman"/>
          <w:sz w:val="24"/>
          <w:szCs w:val="24"/>
        </w:rPr>
        <w:t xml:space="preserve">, it is important to choose the correct activation function for neurons. The widely used activation functions in neural network </w:t>
      </w:r>
      <w:del w:id="125" w:author="Jason Ove [2]" w:date="2019-06-11T12:18:00Z">
        <w:r w:rsidDel="00E16118">
          <w:rPr>
            <w:rFonts w:ascii="Times New Roman" w:hAnsi="Times New Roman" w:cs="Times New Roman"/>
            <w:sz w:val="24"/>
            <w:szCs w:val="24"/>
          </w:rPr>
          <w:delText xml:space="preserve">architecture </w:delText>
        </w:r>
      </w:del>
      <w:r>
        <w:rPr>
          <w:rFonts w:ascii="Times New Roman" w:hAnsi="Times New Roman" w:cs="Times New Roman"/>
          <w:sz w:val="24"/>
          <w:szCs w:val="24"/>
        </w:rPr>
        <w:t>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68937735" w:rsidR="00CF1552" w:rsidRDefault="00480C6B" w:rsidP="00E0463D">
            <w:pPr>
              <w:widowControl w:val="0"/>
              <w:spacing w:before="240" w:line="360" w:lineRule="auto"/>
              <w:jc w:val="both"/>
              <w:rPr>
                <w:rFonts w:ascii="Times New Roman" w:hAnsi="Times New Roman" w:cs="Times New Roman"/>
                <w:sz w:val="24"/>
                <w:szCs w:val="24"/>
              </w:rPr>
            </w:pPr>
            <m:oMathPara>
              <m:oMath>
                <m:r>
                  <w:ins w:id="126" w:author="Jason Ove [2]" w:date="2019-06-11T12:37:00Z">
                    <w:rPr>
                      <w:rFonts w:ascii="Cambria Math" w:hAnsi="Cambria Math" w:cs="Times New Roman"/>
                      <w:sz w:val="24"/>
                      <w:szCs w:val="24"/>
                    </w:rPr>
                    <m:t>(</m:t>
                  </w:ins>
                </m:r>
                <m:r>
                  <w:rPr>
                    <w:rFonts w:ascii="Cambria Math" w:hAnsi="Cambria Math" w:cs="Times New Roman"/>
                    <w:sz w:val="24"/>
                    <w:szCs w:val="24"/>
                  </w:rPr>
                  <m:t>-∞,</m:t>
                </m:r>
                <m:r>
                  <w:ins w:id="127" w:author="Jason Ove [2]" w:date="2019-06-11T12:18:00Z">
                    <w:rPr>
                      <w:rFonts w:ascii="Cambria Math" w:hAnsi="Cambria Math" w:cs="Times New Roman"/>
                      <w:sz w:val="24"/>
                      <w:szCs w:val="24"/>
                    </w:rPr>
                    <m:t xml:space="preserve"> </m:t>
                  </w:ins>
                </m:r>
                <m:r>
                  <w:rPr>
                    <w:rFonts w:ascii="Cambria Math" w:hAnsi="Cambria Math" w:cs="Times New Roman"/>
                    <w:sz w:val="24"/>
                    <w:szCs w:val="24"/>
                  </w:rPr>
                  <m:t>∞</m:t>
                </m:r>
                <m:r>
                  <w:ins w:id="128" w:author="Jason Ove [2]" w:date="2019-06-11T12:37:00Z">
                    <w:rPr>
                      <w:rFonts w:ascii="Cambria Math" w:hAnsi="Cambria Math" w:cs="Times New Roman"/>
                      <w:sz w:val="24"/>
                      <w:szCs w:val="24"/>
                    </w:rPr>
                    <m:t>)</m:t>
                  </w:ins>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9A9877D" w:rsidR="00CF1552" w:rsidRDefault="00480C6B" w:rsidP="00E0463D">
            <w:pPr>
              <w:widowControl w:val="0"/>
              <w:spacing w:before="240" w:line="360" w:lineRule="auto"/>
              <w:jc w:val="both"/>
              <w:rPr>
                <w:rFonts w:ascii="Times New Roman" w:hAnsi="Times New Roman" w:cs="Times New Roman"/>
                <w:sz w:val="24"/>
                <w:szCs w:val="24"/>
              </w:rPr>
            </w:pPr>
            <m:oMathPara>
              <m:oMath>
                <m:r>
                  <w:ins w:id="129" w:author="Jason Ove [2]" w:date="2019-06-11T12:37:00Z">
                    <w:rPr>
                      <w:rFonts w:ascii="Cambria Math" w:hAnsi="Cambria Math" w:cs="Times New Roman"/>
                      <w:sz w:val="24"/>
                      <w:szCs w:val="24"/>
                    </w:rPr>
                    <m:t>[</m:t>
                  </w:ins>
                </m:r>
                <m:r>
                  <w:rPr>
                    <w:rFonts w:ascii="Cambria Math" w:hAnsi="Cambria Math" w:cs="Times New Roman"/>
                    <w:sz w:val="24"/>
                    <w:szCs w:val="24"/>
                  </w:rPr>
                  <m:t>0,</m:t>
                </m:r>
                <m:r>
                  <w:ins w:id="130" w:author="Jason Ove [2]" w:date="2019-06-11T12:18:00Z">
                    <w:rPr>
                      <w:rFonts w:ascii="Cambria Math" w:hAnsi="Cambria Math" w:cs="Times New Roman"/>
                      <w:sz w:val="24"/>
                      <w:szCs w:val="24"/>
                    </w:rPr>
                    <m:t xml:space="preserve"> </m:t>
                  </w:ins>
                </m:r>
                <m:r>
                  <w:rPr>
                    <w:rFonts w:ascii="Cambria Math" w:hAnsi="Cambria Math" w:cs="Times New Roman"/>
                    <w:sz w:val="24"/>
                    <w:szCs w:val="24"/>
                  </w:rPr>
                  <m:t>∞</m:t>
                </m:r>
                <m:r>
                  <w:ins w:id="131" w:author="Jason Ove [2]" w:date="2019-06-11T12:37:00Z">
                    <w:rPr>
                      <w:rFonts w:ascii="Cambria Math" w:hAnsi="Cambria Math" w:cs="Times New Roman"/>
                      <w:sz w:val="24"/>
                      <w:szCs w:val="24"/>
                    </w:rPr>
                    <m:t>)</m:t>
                  </w:ins>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3FFA01A0" w:rsidR="00CF1552" w:rsidRDefault="00480C6B" w:rsidP="00E0463D">
            <w:pPr>
              <w:widowControl w:val="0"/>
              <w:spacing w:before="240" w:line="360" w:lineRule="auto"/>
              <w:jc w:val="both"/>
              <w:rPr>
                <w:rFonts w:ascii="Times New Roman" w:hAnsi="Times New Roman" w:cs="Times New Roman"/>
                <w:sz w:val="24"/>
                <w:szCs w:val="24"/>
              </w:rPr>
            </w:pPr>
            <m:oMathPara>
              <m:oMath>
                <m:r>
                  <w:ins w:id="132" w:author="Jason Ove [2]" w:date="2019-06-11T12:37:00Z">
                    <w:rPr>
                      <w:rFonts w:ascii="Cambria Math" w:hAnsi="Cambria Math" w:cs="Times New Roman"/>
                      <w:sz w:val="24"/>
                      <w:szCs w:val="24"/>
                    </w:rPr>
                    <m:t>(</m:t>
                  </w:ins>
                </m:r>
                <m:r>
                  <w:rPr>
                    <w:rFonts w:ascii="Cambria Math" w:hAnsi="Cambria Math" w:cs="Times New Roman"/>
                    <w:sz w:val="24"/>
                    <w:szCs w:val="24"/>
                  </w:rPr>
                  <m:t>0,</m:t>
                </m:r>
                <m:r>
                  <w:ins w:id="133" w:author="Jason Ove [2]" w:date="2019-06-11T12:18:00Z">
                    <w:rPr>
                      <w:rFonts w:ascii="Cambria Math" w:hAnsi="Cambria Math" w:cs="Times New Roman"/>
                      <w:sz w:val="24"/>
                      <w:szCs w:val="24"/>
                    </w:rPr>
                    <m:t xml:space="preserve"> </m:t>
                  </w:ins>
                </m:r>
                <m:r>
                  <w:rPr>
                    <w:rFonts w:ascii="Cambria Math" w:hAnsi="Cambria Math" w:cs="Times New Roman"/>
                    <w:sz w:val="24"/>
                    <w:szCs w:val="24"/>
                  </w:rPr>
                  <m:t>1</m:t>
                </m:r>
                <m:r>
                  <w:ins w:id="134" w:author="Jason Ove [2]" w:date="2019-06-11T12:37:00Z">
                    <w:rPr>
                      <w:rFonts w:ascii="Cambria Math" w:hAnsi="Cambria Math" w:cs="Times New Roman"/>
                      <w:sz w:val="24"/>
                      <w:szCs w:val="24"/>
                    </w:rPr>
                    <m:t>]</m:t>
                  </w:ins>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77777777" w:rsidR="00CF1552" w:rsidRPr="00480C6B" w:rsidRDefault="00205DC2" w:rsidP="00E0463D">
            <w:pPr>
              <w:widowControl w:val="0"/>
              <w:spacing w:before="240" w:line="360" w:lineRule="auto"/>
              <w:jc w:val="both"/>
              <w:rPr>
                <w:rFonts w:ascii="Times New Roman" w:hAnsi="Times New Roman" w:cs="Times New Roman"/>
                <w:color w:val="FF0000"/>
                <w:sz w:val="24"/>
                <w:szCs w:val="24"/>
                <w:rPrChange w:id="135" w:author="Jason Ove [2]" w:date="2019-06-11T12:37:00Z">
                  <w:rPr>
                    <w:rFonts w:ascii="Times New Roman" w:hAnsi="Times New Roman" w:cs="Times New Roman"/>
                    <w:sz w:val="24"/>
                    <w:szCs w:val="24"/>
                  </w:rPr>
                </w:rPrChange>
              </w:rPr>
            </w:pPr>
            <m:oMathPara>
              <m:oMath>
                <m:r>
                  <w:rPr>
                    <w:rFonts w:ascii="Cambria Math" w:hAnsi="Cambria Math" w:cs="Times New Roman"/>
                    <w:color w:val="FF0000"/>
                    <w:sz w:val="24"/>
                    <w:szCs w:val="24"/>
                    <w:rPrChange w:id="136" w:author="Jason Ove [2]" w:date="2019-06-11T12:37:00Z">
                      <w:rPr>
                        <w:rFonts w:ascii="Cambria Math" w:hAnsi="Cambria Math" w:cs="Times New Roman"/>
                        <w:sz w:val="24"/>
                        <w:szCs w:val="24"/>
                      </w:rPr>
                    </w:rPrChange>
                  </w:rPr>
                  <m:t>-1,1</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77777777" w:rsidR="00CF1552" w:rsidRPr="00480C6B" w:rsidRDefault="00205DC2" w:rsidP="00E0463D">
            <w:pPr>
              <w:widowControl w:val="0"/>
              <w:spacing w:before="240" w:line="360" w:lineRule="auto"/>
              <w:jc w:val="both"/>
              <w:rPr>
                <w:rFonts w:ascii="Times New Roman" w:hAnsi="Times New Roman" w:cs="Times New Roman"/>
                <w:color w:val="FF0000"/>
                <w:sz w:val="24"/>
                <w:szCs w:val="24"/>
                <w:rPrChange w:id="137" w:author="Jason Ove [2]" w:date="2019-06-11T12:37:00Z">
                  <w:rPr>
                    <w:rFonts w:ascii="Times New Roman" w:hAnsi="Times New Roman" w:cs="Times New Roman"/>
                    <w:sz w:val="24"/>
                    <w:szCs w:val="24"/>
                  </w:rPr>
                </w:rPrChange>
              </w:rPr>
            </w:pPr>
            <m:oMathPara>
              <m:oMath>
                <m:r>
                  <w:rPr>
                    <w:rFonts w:ascii="Cambria Math" w:hAnsi="Cambria Math" w:cs="Times New Roman"/>
                    <w:color w:val="FF0000"/>
                    <w:sz w:val="24"/>
                    <w:szCs w:val="24"/>
                    <w:rPrChange w:id="138" w:author="Jason Ove [2]" w:date="2019-06-11T12:37:00Z">
                      <w:rPr>
                        <w:rFonts w:ascii="Cambria Math" w:hAnsi="Cambria Math" w:cs="Times New Roman"/>
                        <w:sz w:val="24"/>
                        <w:szCs w:val="24"/>
                      </w:rPr>
                    </w:rPrChange>
                  </w:rPr>
                  <m:t>0,</m:t>
                </m:r>
                <m:r>
                  <w:rPr>
                    <w:rFonts w:ascii="Cambria Math" w:hAnsi="Cambria Math" w:cs="Times New Roman" w:hint="eastAsia"/>
                    <w:color w:val="FF0000"/>
                    <w:sz w:val="24"/>
                    <w:szCs w:val="24"/>
                    <w:rPrChange w:id="139" w:author="Jason Ove [2]" w:date="2019-06-11T12:37:00Z">
                      <w:rPr>
                        <w:rFonts w:ascii="Cambria Math" w:hAnsi="Cambria Math" w:cs="Times New Roman" w:hint="eastAsia"/>
                        <w:sz w:val="24"/>
                        <w:szCs w:val="24"/>
                      </w:rPr>
                    </w:rPrChange>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77777777" w:rsidR="00CF1552" w:rsidRPr="00480C6B" w:rsidRDefault="00205DC2" w:rsidP="00E0463D">
            <w:pPr>
              <w:widowControl w:val="0"/>
              <w:spacing w:before="240" w:line="360" w:lineRule="auto"/>
              <w:jc w:val="both"/>
              <w:rPr>
                <w:rFonts w:ascii="Times New Roman" w:hAnsi="Times New Roman" w:cs="Times New Roman"/>
                <w:color w:val="FF0000"/>
                <w:sz w:val="24"/>
                <w:szCs w:val="24"/>
                <w:rPrChange w:id="140" w:author="Jason Ove [2]" w:date="2019-06-11T12:37:00Z">
                  <w:rPr>
                    <w:rFonts w:ascii="Times New Roman" w:hAnsi="Times New Roman" w:cs="Times New Roman"/>
                    <w:sz w:val="24"/>
                    <w:szCs w:val="24"/>
                  </w:rPr>
                </w:rPrChange>
              </w:rPr>
            </w:pPr>
            <m:oMathPara>
              <m:oMath>
                <m:r>
                  <w:rPr>
                    <w:rFonts w:ascii="Cambria Math" w:hAnsi="Cambria Math" w:cs="Times New Roman"/>
                    <w:color w:val="FF0000"/>
                    <w:sz w:val="24"/>
                    <w:szCs w:val="24"/>
                    <w:rPrChange w:id="141" w:author="Jason Ove [2]" w:date="2019-06-11T12:37:00Z">
                      <w:rPr>
                        <w:rFonts w:ascii="Cambria Math" w:hAnsi="Cambria Math" w:cs="Times New Roman"/>
                        <w:sz w:val="24"/>
                        <w:szCs w:val="24"/>
                      </w:rPr>
                    </w:rPrChange>
                  </w:rPr>
                  <m:t>-1,1</m:t>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77777777" w:rsidR="00CF1552" w:rsidRPr="00480C6B" w:rsidRDefault="00205DC2" w:rsidP="00E0463D">
            <w:pPr>
              <w:widowControl w:val="0"/>
              <w:spacing w:before="240" w:line="360" w:lineRule="auto"/>
              <w:jc w:val="both"/>
              <w:rPr>
                <w:rFonts w:ascii="Times New Roman" w:hAnsi="Times New Roman" w:cs="Times New Roman"/>
                <w:color w:val="FF0000"/>
                <w:sz w:val="24"/>
                <w:szCs w:val="24"/>
                <w:rPrChange w:id="142" w:author="Jason Ove [2]" w:date="2019-06-11T12:37:00Z">
                  <w:rPr>
                    <w:rFonts w:ascii="Times New Roman" w:hAnsi="Times New Roman" w:cs="Times New Roman"/>
                    <w:sz w:val="24"/>
                    <w:szCs w:val="24"/>
                  </w:rPr>
                </w:rPrChange>
              </w:rPr>
            </w:pPr>
            <m:oMathPara>
              <m:oMath>
                <m:r>
                  <w:rPr>
                    <w:rFonts w:ascii="Cambria Math" w:hAnsi="Cambria Math" w:cs="Times New Roman"/>
                    <w:color w:val="FF0000"/>
                    <w:sz w:val="24"/>
                    <w:szCs w:val="24"/>
                    <w:rPrChange w:id="143" w:author="Jason Ove [2]" w:date="2019-06-11T12:37:00Z">
                      <w:rPr>
                        <w:rFonts w:ascii="Cambria Math" w:hAnsi="Cambria Math" w:cs="Times New Roman"/>
                        <w:sz w:val="24"/>
                        <w:szCs w:val="24"/>
                      </w:rPr>
                    </w:rPrChange>
                  </w:rPr>
                  <m:t>-1,1</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18BE1950" w:rsidR="00CF1552" w:rsidRDefault="00F471D7" w:rsidP="00E0463D">
            <w:pPr>
              <w:widowControl w:val="0"/>
              <w:spacing w:before="240" w:line="360" w:lineRule="auto"/>
              <w:jc w:val="both"/>
              <w:rPr>
                <w:rFonts w:ascii="Times New Roman" w:hAnsi="Times New Roman" w:cs="Times New Roman"/>
                <w:sz w:val="24"/>
                <w:szCs w:val="24"/>
              </w:rPr>
            </w:pPr>
            <m:oMathPara>
              <m:oMath>
                <m:r>
                  <w:ins w:id="144" w:author="Jason Ove [2]" w:date="2019-06-11T12:32:00Z">
                    <w:rPr>
                      <w:rFonts w:ascii="Cambria Math" w:hAnsi="Cambria Math" w:cs="Times New Roman"/>
                      <w:sz w:val="24"/>
                      <w:szCs w:val="24"/>
                    </w:rPr>
                    <m:t>[</m:t>
                  </w:ins>
                </m:r>
                <m:r>
                  <w:rPr>
                    <w:rFonts w:ascii="Cambria Math" w:hAnsi="Cambria Math" w:cs="Times New Roman"/>
                    <w:sz w:val="24"/>
                    <w:szCs w:val="24"/>
                  </w:rPr>
                  <m:t>-1,1</m:t>
                </m:r>
                <m:r>
                  <w:ins w:id="145" w:author="Jason Ove [2]" w:date="2019-06-11T12:32:00Z">
                    <w:rPr>
                      <w:rFonts w:ascii="Cambria Math" w:hAnsi="Cambria Math" w:cs="Times New Roman"/>
                      <w:sz w:val="24"/>
                      <w:szCs w:val="24"/>
                    </w:rPr>
                    <m:t>]</m:t>
                  </w:ins>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2CC1BD33" w:rsidR="00CF1552" w:rsidRDefault="001001E2" w:rsidP="00E0463D">
            <w:pPr>
              <w:widowControl w:val="0"/>
              <w:spacing w:before="240" w:line="360" w:lineRule="auto"/>
              <w:jc w:val="both"/>
              <w:rPr>
                <w:rFonts w:ascii="Times New Roman" w:hAnsi="Times New Roman" w:cs="Times New Roman"/>
                <w:sz w:val="24"/>
                <w:szCs w:val="24"/>
              </w:rPr>
            </w:pPr>
            <m:oMathPara>
              <m:oMath>
                <m:r>
                  <w:ins w:id="146" w:author="Jason Ove [2]" w:date="2019-06-11T12:29:00Z">
                    <w:rPr>
                      <w:rFonts w:ascii="Cambria Math" w:hAnsi="Cambria Math" w:cs="Times New Roman"/>
                      <w:sz w:val="24"/>
                      <w:szCs w:val="24"/>
                    </w:rPr>
                    <m:t>{</m:t>
                  </w:ins>
                </m:r>
                <m:r>
                  <w:rPr>
                    <w:rFonts w:ascii="Cambria Math" w:hAnsi="Cambria Math" w:cs="Times New Roman"/>
                    <w:sz w:val="24"/>
                    <w:szCs w:val="24"/>
                  </w:rPr>
                  <m:t>0,1</m:t>
                </m:r>
                <m:r>
                  <w:ins w:id="147" w:author="Jason Ove [2]" w:date="2019-06-11T12:29:00Z">
                    <w:rPr>
                      <w:rFonts w:ascii="Cambria Math" w:hAnsi="Cambria Math" w:cs="Times New Roman"/>
                      <w:sz w:val="24"/>
                      <w:szCs w:val="24"/>
                    </w:rPr>
                    <m:t>}</m:t>
                  </w:ins>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091E2967" w:rsidR="00CF1552" w:rsidRDefault="001001E2" w:rsidP="00E0463D">
            <w:pPr>
              <w:widowControl w:val="0"/>
              <w:spacing w:before="240" w:line="360" w:lineRule="auto"/>
              <w:jc w:val="both"/>
              <w:rPr>
                <w:rFonts w:ascii="Times New Roman" w:hAnsi="Times New Roman" w:cs="Times New Roman"/>
                <w:sz w:val="24"/>
                <w:szCs w:val="24"/>
              </w:rPr>
            </w:pPr>
            <m:oMathPara>
              <m:oMath>
                <m:r>
                  <w:ins w:id="148" w:author="Jason Ove [2]" w:date="2019-06-11T12:29:00Z">
                    <w:rPr>
                      <w:rFonts w:ascii="Cambria Math" w:hAnsi="Cambria Math" w:cs="Times New Roman"/>
                      <w:sz w:val="24"/>
                      <w:szCs w:val="24"/>
                    </w:rPr>
                    <m:t>[</m:t>
                  </w:ins>
                </m:r>
                <m:r>
                  <w:rPr>
                    <w:rFonts w:ascii="Cambria Math" w:hAnsi="Cambria Math" w:cs="Times New Roman"/>
                    <w:sz w:val="24"/>
                    <w:szCs w:val="24"/>
                  </w:rPr>
                  <m:t>0,∞</m:t>
                </m:r>
                <m:r>
                  <w:ins w:id="149" w:author="Jason Ove [2]" w:date="2019-06-11T12:29:00Z">
                    <w:rPr>
                      <w:rFonts w:ascii="Cambria Math" w:hAnsi="Cambria Math" w:cs="Times New Roman"/>
                      <w:sz w:val="24"/>
                      <w:szCs w:val="24"/>
                    </w:rPr>
                    <m:t>)</m:t>
                  </w:ins>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441C6FF7" w:rsidR="00CF1552" w:rsidRDefault="001001E2" w:rsidP="00E0463D">
            <w:pPr>
              <w:widowControl w:val="0"/>
              <w:spacing w:before="240" w:line="360" w:lineRule="auto"/>
              <w:jc w:val="both"/>
              <w:rPr>
                <w:rFonts w:ascii="Times New Roman" w:hAnsi="Times New Roman" w:cs="Times New Roman"/>
                <w:sz w:val="24"/>
                <w:szCs w:val="24"/>
              </w:rPr>
            </w:pPr>
            <m:oMathPara>
              <m:oMath>
                <m:r>
                  <w:ins w:id="150" w:author="Jason Ove [2]" w:date="2019-06-11T12:23:00Z">
                    <w:rPr>
                      <w:rFonts w:ascii="Cambria Math" w:hAnsi="Cambria Math" w:cs="Times New Roman"/>
                      <w:sz w:val="24"/>
                      <w:szCs w:val="24"/>
                    </w:rPr>
                    <m:t>{</m:t>
                  </w:ins>
                </m:r>
                <m:r>
                  <w:rPr>
                    <w:rFonts w:ascii="Cambria Math" w:hAnsi="Cambria Math" w:cs="Times New Roman"/>
                    <w:sz w:val="24"/>
                    <w:szCs w:val="24"/>
                  </w:rPr>
                  <m:t>-1,1</m:t>
                </m:r>
                <m:r>
                  <w:ins w:id="151" w:author="Jason Ove [2]" w:date="2019-06-11T12:23:00Z">
                    <w:rPr>
                      <w:rFonts w:ascii="Cambria Math" w:hAnsi="Cambria Math" w:cs="Times New Roman"/>
                      <w:sz w:val="24"/>
                      <w:szCs w:val="24"/>
                    </w:rPr>
                    <m:t>}</m:t>
                  </w:ins>
                </m:r>
              </m:oMath>
            </m:oMathPara>
          </w:p>
        </w:tc>
      </w:tr>
      <w:tr w:rsidR="00CF1552" w14:paraId="0EC84F17" w14:textId="77777777" w:rsidTr="00810566">
        <w:trPr>
          <w:trHeight w:val="866"/>
        </w:trPr>
        <w:tc>
          <w:tcPr>
            <w:tcW w:w="3933" w:type="dxa"/>
          </w:tcPr>
          <w:p w14:paraId="5D82B73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Quadratic</w:t>
            </w:r>
          </w:p>
        </w:tc>
        <w:tc>
          <w:tcPr>
            <w:tcW w:w="3623" w:type="dxa"/>
          </w:tcPr>
          <w:p w14:paraId="7ABC6A76" w14:textId="77777777" w:rsidR="00CF1552" w:rsidRPr="00E16118" w:rsidRDefault="00205DC2" w:rsidP="00E0463D">
            <w:pPr>
              <w:widowControl w:val="0"/>
              <w:spacing w:before="240" w:line="360" w:lineRule="auto"/>
              <w:jc w:val="both"/>
              <w:rPr>
                <w:rFonts w:ascii="Times New Roman" w:hAnsi="Times New Roman" w:cs="Times New Roman"/>
                <w:color w:val="FF0000"/>
                <w:sz w:val="24"/>
                <w:szCs w:val="24"/>
                <w:rPrChange w:id="152" w:author="Jason Ove [2]" w:date="2019-06-11T12:21:00Z">
                  <w:rPr>
                    <w:rFonts w:ascii="Times New Roman" w:hAnsi="Times New Roman" w:cs="Times New Roman"/>
                    <w:sz w:val="24"/>
                    <w:szCs w:val="24"/>
                  </w:rPr>
                </w:rPrChange>
              </w:rPr>
            </w:pPr>
            <m:oMathPara>
              <m:oMath>
                <m:r>
                  <w:rPr>
                    <w:rFonts w:ascii="Cambria Math" w:hAnsi="Cambria Math" w:cs="Times New Roman"/>
                    <w:color w:val="FF0000"/>
                    <w:sz w:val="24"/>
                    <w:szCs w:val="24"/>
                    <w:rPrChange w:id="153" w:author="Jason Ove [2]" w:date="2019-06-11T12:21:00Z">
                      <w:rPr>
                        <w:rFonts w:ascii="Cambria Math" w:hAnsi="Cambria Math" w:cs="Times New Roman"/>
                        <w:sz w:val="24"/>
                        <w:szCs w:val="24"/>
                      </w:rPr>
                    </w:rPrChange>
                  </w:rPr>
                  <m:t>f</m:t>
                </m:r>
                <m:d>
                  <m:dPr>
                    <m:ctrlPr>
                      <w:rPr>
                        <w:rFonts w:ascii="Cambria Math" w:hAnsi="Cambria Math" w:cs="Times New Roman"/>
                        <w:i/>
                        <w:color w:val="FF0000"/>
                        <w:sz w:val="24"/>
                        <w:szCs w:val="24"/>
                      </w:rPr>
                    </m:ctrlPr>
                  </m:dPr>
                  <m:e>
                    <m:r>
                      <w:rPr>
                        <w:rFonts w:ascii="Cambria Math" w:hAnsi="Cambria Math" w:cs="Times New Roman"/>
                        <w:color w:val="FF0000"/>
                        <w:sz w:val="24"/>
                        <w:szCs w:val="24"/>
                        <w:rPrChange w:id="154" w:author="Jason Ove [2]" w:date="2019-06-11T12:21:00Z">
                          <w:rPr>
                            <w:rFonts w:ascii="Cambria Math" w:hAnsi="Cambria Math" w:cs="Times New Roman"/>
                            <w:sz w:val="24"/>
                            <w:szCs w:val="24"/>
                          </w:rPr>
                        </w:rPrChange>
                      </w:rPr>
                      <m:t>x</m:t>
                    </m:r>
                  </m:e>
                </m:d>
                <m:r>
                  <w:rPr>
                    <w:rFonts w:ascii="Cambria Math" w:hAnsi="Cambria Math" w:cs="Times New Roman"/>
                    <w:color w:val="FF0000"/>
                    <w:sz w:val="24"/>
                    <w:szCs w:val="24"/>
                    <w:rPrChange w:id="155" w:author="Jason Ove [2]" w:date="2019-06-11T12:21:00Z">
                      <w:rPr>
                        <w:rFonts w:ascii="Cambria Math" w:hAnsi="Cambria Math" w:cs="Times New Roman"/>
                        <w:sz w:val="24"/>
                        <w:szCs w:val="24"/>
                      </w:rPr>
                    </w:rPrChange>
                  </w:rPr>
                  <m:t>=</m:t>
                </m:r>
                <w:commentRangeStart w:id="156"/>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Change w:id="157" w:author="Jason Ove [2]" w:date="2019-06-11T12:21:00Z">
                          <w:rPr>
                            <w:rFonts w:ascii="Cambria Math" w:hAnsi="Cambria Math" w:cs="Times New Roman"/>
                            <w:sz w:val="24"/>
                            <w:szCs w:val="24"/>
                          </w:rPr>
                        </w:rPrChange>
                      </w:rPr>
                      <m:t>e</m:t>
                    </m:r>
                  </m:e>
                  <m:sup>
                    <m:r>
                      <w:rPr>
                        <w:rFonts w:ascii="Cambria Math" w:hAnsi="Cambria Math" w:cs="Times New Roman"/>
                        <w:color w:val="FF0000"/>
                        <w:sz w:val="24"/>
                        <w:szCs w:val="24"/>
                        <w:rPrChange w:id="158" w:author="Jason Ove [2]" w:date="2019-06-11T12:21:00Z">
                          <w:rPr>
                            <w:rFonts w:ascii="Cambria Math" w:hAnsi="Cambria Math" w:cs="Times New Roman"/>
                            <w:sz w:val="24"/>
                            <w:szCs w:val="24"/>
                          </w:rPr>
                        </w:rPrChange>
                      </w:rPr>
                      <m:t>2</m:t>
                    </m:r>
                  </m:sup>
                </m:sSup>
                <w:commentRangeEnd w:id="156"/>
                <m:r>
                  <m:rPr>
                    <m:sty m:val="p"/>
                  </m:rPr>
                  <w:rPr>
                    <w:rStyle w:val="a6"/>
                  </w:rPr>
                  <w:commentReference w:id="156"/>
                </m:r>
              </m:oMath>
            </m:oMathPara>
          </w:p>
        </w:tc>
        <w:tc>
          <w:tcPr>
            <w:tcW w:w="1656" w:type="dxa"/>
          </w:tcPr>
          <w:p w14:paraId="294D1FC3" w14:textId="77777777" w:rsidR="00CF1552" w:rsidRPr="00E16118" w:rsidRDefault="00205DC2" w:rsidP="00E0463D">
            <w:pPr>
              <w:widowControl w:val="0"/>
              <w:spacing w:before="240" w:line="360" w:lineRule="auto"/>
              <w:jc w:val="both"/>
              <w:rPr>
                <w:rFonts w:ascii="Times New Roman" w:hAnsi="Times New Roman" w:cs="Times New Roman"/>
                <w:color w:val="FF0000"/>
                <w:sz w:val="24"/>
                <w:szCs w:val="24"/>
                <w:rPrChange w:id="159" w:author="Jason Ove [2]" w:date="2019-06-11T12:21:00Z">
                  <w:rPr>
                    <w:rFonts w:ascii="Times New Roman" w:hAnsi="Times New Roman" w:cs="Times New Roman"/>
                    <w:sz w:val="24"/>
                    <w:szCs w:val="24"/>
                  </w:rPr>
                </w:rPrChange>
              </w:rPr>
            </w:pPr>
            <m:oMathPara>
              <m:oMath>
                <m:r>
                  <w:rPr>
                    <w:rFonts w:ascii="Cambria Math" w:hAnsi="Cambria Math" w:cs="Times New Roman"/>
                    <w:color w:val="FF0000"/>
                    <w:sz w:val="24"/>
                    <w:szCs w:val="24"/>
                    <w:rPrChange w:id="160" w:author="Jason Ove [2]" w:date="2019-06-11T12:21:00Z">
                      <w:rPr>
                        <w:rFonts w:ascii="Cambria Math" w:hAnsi="Cambria Math" w:cs="Times New Roman"/>
                        <w:sz w:val="24"/>
                        <w:szCs w:val="24"/>
                      </w:rPr>
                    </w:rPrChange>
                  </w:rPr>
                  <m:t>0,</m:t>
                </m:r>
                <m:r>
                  <w:rPr>
                    <w:rFonts w:ascii="Cambria Math" w:hAnsi="Cambria Math" w:cs="Times New Roman" w:hint="eastAsia"/>
                    <w:color w:val="FF0000"/>
                    <w:sz w:val="24"/>
                    <w:szCs w:val="24"/>
                    <w:rPrChange w:id="161" w:author="Jason Ove [2]" w:date="2019-06-11T12:21:00Z">
                      <w:rPr>
                        <w:rFonts w:ascii="Cambria Math" w:hAnsi="Cambria Math" w:cs="Times New Roman" w:hint="eastAsia"/>
                        <w:sz w:val="24"/>
                        <w:szCs w:val="24"/>
                      </w:rPr>
                    </w:rPrChange>
                  </w:rPr>
                  <m:t>∞</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48221310" w:rsidR="00CF1552" w:rsidRDefault="00E16118" w:rsidP="00E0463D">
            <w:pPr>
              <w:widowControl w:val="0"/>
              <w:spacing w:before="240" w:line="360" w:lineRule="auto"/>
              <w:jc w:val="both"/>
              <w:rPr>
                <w:rFonts w:ascii="Times New Roman" w:hAnsi="Times New Roman" w:cs="Times New Roman"/>
                <w:sz w:val="24"/>
                <w:szCs w:val="24"/>
              </w:rPr>
            </w:pPr>
            <m:oMathPara>
              <m:oMath>
                <m:r>
                  <w:ins w:id="162" w:author="Jason Ove [2]" w:date="2019-06-11T12:21:00Z">
                    <w:rPr>
                      <w:rFonts w:ascii="Cambria Math" w:hAnsi="Cambria Math" w:cs="Times New Roman"/>
                      <w:sz w:val="24"/>
                      <w:szCs w:val="24"/>
                    </w:rPr>
                    <m:t>[</m:t>
                  </w:ins>
                </m:r>
                <m:r>
                  <w:rPr>
                    <w:rFonts w:ascii="Cambria Math" w:hAnsi="Cambria Math" w:cs="Times New Roman"/>
                    <w:sz w:val="24"/>
                    <w:szCs w:val="24"/>
                  </w:rPr>
                  <m:t>0,∞</m:t>
                </m:r>
                <m:r>
                  <w:ins w:id="163" w:author="Jason Ove [2]" w:date="2019-06-11T12:21:00Z">
                    <w:rPr>
                      <w:rFonts w:ascii="Cambria Math" w:hAnsi="Cambria Math" w:cs="Times New Roman"/>
                      <w:sz w:val="24"/>
                      <w:szCs w:val="24"/>
                    </w:rPr>
                    <m:t>)</m:t>
                  </w:ins>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78F2DE05" w:rsidR="00CF1552" w:rsidRPr="000E07A4" w:rsidRDefault="00E16118" w:rsidP="00E0463D">
            <w:pPr>
              <w:widowControl w:val="0"/>
              <w:spacing w:before="240" w:line="360" w:lineRule="auto"/>
              <w:jc w:val="both"/>
              <w:rPr>
                <w:rFonts w:ascii="Times New Roman" w:hAnsi="Times New Roman" w:cs="Times New Roman"/>
                <w:sz w:val="24"/>
                <w:szCs w:val="24"/>
              </w:rPr>
            </w:pPr>
            <m:oMathPara>
              <m:oMath>
                <m:r>
                  <w:ins w:id="164" w:author="Jason Ove [2]" w:date="2019-06-11T12:20:00Z">
                    <w:rPr>
                      <w:rFonts w:ascii="Cambria Math" w:hAnsi="Cambria Math" w:cs="Times New Roman"/>
                      <w:sz w:val="24"/>
                      <w:szCs w:val="24"/>
                    </w:rPr>
                    <m:t>(</m:t>
                  </w:ins>
                </m:r>
                <m:r>
                  <w:rPr>
                    <w:rFonts w:ascii="Cambria Math" w:hAnsi="Cambria Math" w:cs="Times New Roman"/>
                    <w:sz w:val="24"/>
                    <w:szCs w:val="24"/>
                  </w:rPr>
                  <m:t>-∞,</m:t>
                </m:r>
                <m:r>
                  <w:ins w:id="165" w:author="Jason Ove [2]" w:date="2019-06-11T12:21:00Z">
                    <w:rPr>
                      <w:rFonts w:ascii="Cambria Math" w:hAnsi="Cambria Math" w:cs="Times New Roman"/>
                      <w:sz w:val="24"/>
                      <w:szCs w:val="24"/>
                    </w:rPr>
                    <m:t xml:space="preserve"> 0]</m:t>
                  </w:ins>
                </m:r>
                <m:r>
                  <w:del w:id="166" w:author="Jason Ove [2]" w:date="2019-06-11T12:21:00Z">
                    <w:rPr>
                      <w:rFonts w:ascii="Cambria Math" w:hAnsi="Cambria Math" w:cs="Times New Roman"/>
                      <w:sz w:val="24"/>
                      <w:szCs w:val="24"/>
                    </w:rPr>
                    <m:t>∞</m:t>
                  </w:del>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2314D25A" w:rsidR="00CF1552" w:rsidRPr="000E07A4" w:rsidRDefault="00E16118" w:rsidP="00E0463D">
            <w:pPr>
              <w:widowControl w:val="0"/>
              <w:spacing w:before="240" w:line="360" w:lineRule="auto"/>
              <w:jc w:val="both"/>
              <w:rPr>
                <w:rFonts w:ascii="Times New Roman" w:hAnsi="Times New Roman" w:cs="Times New Roman"/>
                <w:sz w:val="24"/>
                <w:szCs w:val="24"/>
              </w:rPr>
            </w:pPr>
            <m:oMathPara>
              <m:oMath>
                <m:r>
                  <w:ins w:id="167" w:author="Jason Ove [2]" w:date="2019-06-11T12:20:00Z">
                    <w:rPr>
                      <w:rFonts w:ascii="Cambria Math" w:hAnsi="Cambria Math" w:cs="Times New Roman"/>
                      <w:sz w:val="24"/>
                      <w:szCs w:val="24"/>
                    </w:rPr>
                    <m:t>(</m:t>
                  </w:ins>
                </m:r>
                <m:r>
                  <w:rPr>
                    <w:rFonts w:ascii="Cambria Math" w:hAnsi="Cambria Math" w:cs="Times New Roman"/>
                    <w:sz w:val="24"/>
                    <w:szCs w:val="24"/>
                  </w:rPr>
                  <m:t>0,1</m:t>
                </m:r>
                <m:r>
                  <w:ins w:id="168" w:author="Jason Ove [2]" w:date="2019-06-11T12:20:00Z">
                    <w:rPr>
                      <w:rFonts w:ascii="Cambria Math" w:hAnsi="Cambria Math" w:cs="Times New Roman"/>
                      <w:sz w:val="24"/>
                      <w:szCs w:val="24"/>
                    </w:rPr>
                    <m:t>]</m:t>
                  </w:ins>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lastRenderedPageBreak/>
              <w:t>Softmax</w:t>
            </w:r>
            <w:proofErr w:type="spellEnd"/>
          </w:p>
        </w:tc>
        <w:tc>
          <w:tcPr>
            <w:tcW w:w="3623" w:type="dxa"/>
          </w:tcPr>
          <w:p w14:paraId="2900BFC4" w14:textId="77777777" w:rsidR="00CF1552" w:rsidRPr="000E07A4" w:rsidRDefault="00781D54"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1B97776F" w:rsidR="00CF1552" w:rsidRPr="000E07A4" w:rsidRDefault="00E16118" w:rsidP="00E0463D">
            <w:pPr>
              <w:widowControl w:val="0"/>
              <w:spacing w:before="240" w:line="360" w:lineRule="auto"/>
              <w:jc w:val="both"/>
              <w:rPr>
                <w:rFonts w:ascii="Times New Roman" w:hAnsi="Times New Roman" w:cs="Times New Roman"/>
                <w:sz w:val="24"/>
                <w:szCs w:val="24"/>
              </w:rPr>
            </w:pPr>
            <m:oMathPara>
              <m:oMath>
                <m:r>
                  <w:ins w:id="169" w:author="Jason Ove [2]" w:date="2019-06-11T12:19:00Z">
                    <w:rPr>
                      <w:rFonts w:ascii="Cambria Math" w:hAnsi="Cambria Math" w:cs="Times New Roman"/>
                      <w:sz w:val="24"/>
                      <w:szCs w:val="24"/>
                    </w:rPr>
                    <m:t>(</m:t>
                  </w:ins>
                </m:r>
                <m:r>
                  <w:rPr>
                    <w:rFonts w:ascii="Cambria Math" w:hAnsi="Cambria Math" w:cs="Times New Roman"/>
                    <w:sz w:val="24"/>
                    <w:szCs w:val="24"/>
                  </w:rPr>
                  <m:t>0,1</m:t>
                </m:r>
                <m:r>
                  <w:ins w:id="170" w:author="Jason Ove [2]" w:date="2019-06-11T12:19:00Z">
                    <w:rPr>
                      <w:rFonts w:ascii="Cambria Math" w:hAnsi="Cambria Math" w:cs="Times New Roman"/>
                      <w:sz w:val="24"/>
                      <w:szCs w:val="24"/>
                    </w:rPr>
                    <m:t>]</m:t>
                  </w:ins>
                </m:r>
              </m:oMath>
            </m:oMathPara>
          </w:p>
        </w:tc>
      </w:tr>
    </w:tbl>
    <w:p w14:paraId="6837DCCF" w14:textId="1C9BDA2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w:t>
      </w:r>
      <w:commentRangeStart w:id="171"/>
      <w:r>
        <w:rPr>
          <w:rFonts w:ascii="Times New Roman" w:hAnsi="Times New Roman" w:cs="Times New Roman"/>
          <w:sz w:val="24"/>
          <w:szCs w:val="24"/>
        </w:rPr>
        <w:t xml:space="preserve">Linear function operates no changes in incoming input </w:t>
      </w:r>
      <w:del w:id="172" w:author="Jason Ove [2]" w:date="2019-06-11T12:42:00Z">
        <w:r w:rsidDel="00480C6B">
          <w:rPr>
            <w:rFonts w:ascii="Times New Roman" w:hAnsi="Times New Roman" w:cs="Times New Roman"/>
            <w:sz w:val="24"/>
            <w:szCs w:val="24"/>
          </w:rPr>
          <w:delText xml:space="preserve">signals </w:delText>
        </w:r>
      </w:del>
      <w:r>
        <w:rPr>
          <w:rFonts w:ascii="Times New Roman" w:hAnsi="Times New Roman" w:cs="Times New Roman"/>
          <w:sz w:val="24"/>
          <w:szCs w:val="24"/>
        </w:rPr>
        <w:t xml:space="preserve">to generate the </w:t>
      </w:r>
      <w:del w:id="173" w:author="Jason Ove [2]" w:date="2019-06-11T12:42:00Z">
        <w:r w:rsidDel="00480C6B">
          <w:rPr>
            <w:rFonts w:ascii="Times New Roman" w:hAnsi="Times New Roman" w:cs="Times New Roman"/>
            <w:sz w:val="24"/>
            <w:szCs w:val="24"/>
          </w:rPr>
          <w:delText xml:space="preserve">original </w:delText>
        </w:r>
      </w:del>
      <w:r>
        <w:rPr>
          <w:rFonts w:ascii="Times New Roman" w:hAnsi="Times New Roman" w:cs="Times New Roman"/>
          <w:sz w:val="24"/>
          <w:szCs w:val="24"/>
        </w:rPr>
        <w:t>output</w:t>
      </w:r>
      <w:del w:id="174" w:author="Jason Ove [2]" w:date="2019-06-11T12:43:00Z">
        <w:r w:rsidDel="00480C6B">
          <w:rPr>
            <w:rFonts w:ascii="Times New Roman" w:hAnsi="Times New Roman" w:cs="Times New Roman"/>
            <w:sz w:val="24"/>
            <w:szCs w:val="24"/>
          </w:rPr>
          <w:delText xml:space="preserve"> values</w:delText>
        </w:r>
      </w:del>
      <w:r>
        <w:rPr>
          <w:rFonts w:ascii="Times New Roman" w:hAnsi="Times New Roman" w:cs="Times New Roman"/>
          <w:sz w:val="24"/>
          <w:szCs w:val="24"/>
        </w:rPr>
        <w:t xml:space="preserve">.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ins w:id="175" w:author="Jason Ove [2]" w:date="2019-06-11T12:43:00Z">
        <w:r w:rsidR="00480C6B">
          <w:rPr>
            <w:rFonts w:ascii="Times New Roman" w:hAnsi="Times New Roman" w:cs="Times New Roman"/>
            <w:sz w:val="24"/>
            <w:szCs w:val="24"/>
          </w:rPr>
          <w:t xml:space="preserve"> </w:t>
        </w:r>
      </w:ins>
      <w:r>
        <w:rPr>
          <w:rFonts w:ascii="Times New Roman" w:hAnsi="Times New Roman" w:cs="Times New Roman"/>
          <w:sz w:val="24"/>
          <w:szCs w:val="24"/>
        </w:rPr>
        <w:t xml:space="preserve">for input </w:t>
      </w:r>
      <w:del w:id="176" w:author="Jason Ove [2]" w:date="2019-06-11T12:43:00Z">
        <w:r w:rsidDel="00480C6B">
          <w:rPr>
            <w:rFonts w:ascii="Times New Roman" w:hAnsi="Times New Roman" w:cs="Times New Roman"/>
            <w:sz w:val="24"/>
            <w:szCs w:val="24"/>
          </w:rPr>
          <w:delText xml:space="preserve">value </w:delText>
        </w:r>
      </w:del>
      <w:r>
        <w:rPr>
          <w:rFonts w:ascii="Times New Roman" w:hAnsi="Times New Roman" w:cs="Times New Roman"/>
          <w:sz w:val="24"/>
          <w:szCs w:val="24"/>
        </w:rPr>
        <w:t>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commentRangeEnd w:id="171"/>
      <w:r w:rsidR="009E7B74">
        <w:rPr>
          <w:rStyle w:val="a6"/>
        </w:rPr>
        <w:commentReference w:id="171"/>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782629E8" w:rsidR="00CF1552" w:rsidRDefault="00205DC2" w:rsidP="00E0463D">
      <w:pPr>
        <w:widowControl w:val="0"/>
        <w:spacing w:before="240" w:line="360" w:lineRule="auto"/>
        <w:jc w:val="both"/>
        <w:rPr>
          <w:rFonts w:ascii="Times New Roman" w:hAnsi="Times New Roman" w:cs="Times New Roman"/>
          <w:sz w:val="24"/>
          <w:szCs w:val="24"/>
        </w:rPr>
      </w:pPr>
      <w:bookmarkStart w:id="177"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 </w:t>
      </w:r>
      <w:r w:rsidR="006C65BD">
        <w:rPr>
          <w:rFonts w:ascii="Times New Roman" w:hAnsi="Times New Roman" w:cs="Times New Roman" w:hint="eastAsia"/>
          <w:sz w:val="24"/>
          <w:szCs w:val="24"/>
        </w:rPr>
        <w:t>layer</w:t>
      </w:r>
      <w:r w:rsidR="006C65BD">
        <w:rPr>
          <w:rFonts w:ascii="Times New Roman" w:hAnsi="Times New Roman" w:cs="Times New Roman"/>
          <w:sz w:val="24"/>
          <w:szCs w:val="24"/>
        </w:rPr>
        <w:t xml:space="preserve"> </w:t>
      </w:r>
      <w:r w:rsidR="006C65BD">
        <w:rPr>
          <w:rFonts w:ascii="Times New Roman" w:hAnsi="Times New Roman" w:cs="Times New Roman" w:hint="eastAsia"/>
          <w:sz w:val="24"/>
          <w:szCs w:val="24"/>
        </w:rPr>
        <w:t>number</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activation function and feedback connection.</w:t>
      </w:r>
    </w:p>
    <w:p w14:paraId="76BB2423" w14:textId="77777777" w:rsidR="00CF1552" w:rsidRDefault="00205DC2" w:rsidP="00E0463D">
      <w:pPr>
        <w:pStyle w:val="3"/>
        <w:widowControl w:val="0"/>
      </w:pPr>
      <w:r>
        <w:t>From network topology</w:t>
      </w:r>
    </w:p>
    <w:p w14:paraId="0466523F" w14:textId="2AF8DABB"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del w:id="178" w:author="Jason Ove [2]" w:date="2019-06-11T12:53:00Z">
        <w:r w:rsidDel="001C1F32">
          <w:rPr>
            <w:rFonts w:ascii="Times New Roman" w:hAnsi="Times New Roman" w:cs="Times New Roman"/>
            <w:sz w:val="24"/>
            <w:szCs w:val="24"/>
          </w:rPr>
          <w:delText xml:space="preserve">unfully </w:delText>
        </w:r>
      </w:del>
      <w:ins w:id="179" w:author="Jason Ove [2]" w:date="2019-06-11T12:53:00Z">
        <w:r w:rsidR="001C1F32">
          <w:rPr>
            <w:rFonts w:ascii="Times New Roman" w:hAnsi="Times New Roman" w:cs="Times New Roman"/>
            <w:sz w:val="24"/>
            <w:szCs w:val="24"/>
          </w:rPr>
          <w:t xml:space="preserve">not fully </w:t>
        </w:r>
      </w:ins>
      <w:r>
        <w:rPr>
          <w:rFonts w:ascii="Times New Roman" w:hAnsi="Times New Roman" w:cs="Times New Roman"/>
          <w:sz w:val="24"/>
          <w:szCs w:val="24"/>
        </w:rPr>
        <w:t xml:space="preserve">connected. Fully connected network means that every neuron of each layer is connected to all the neurons of </w:t>
      </w:r>
      <w:del w:id="180" w:author="Jason Ove [2]" w:date="2019-06-11T13:56:00Z">
        <w:r w:rsidDel="00A96A5F">
          <w:rPr>
            <w:rFonts w:ascii="Times New Roman" w:hAnsi="Times New Roman" w:cs="Times New Roman"/>
            <w:sz w:val="24"/>
            <w:szCs w:val="24"/>
          </w:rPr>
          <w:delText xml:space="preserve">another </w:delText>
        </w:r>
      </w:del>
      <w:r>
        <w:rPr>
          <w:rFonts w:ascii="Times New Roman" w:hAnsi="Times New Roman" w:cs="Times New Roman"/>
          <w:sz w:val="24"/>
          <w:szCs w:val="24"/>
        </w:rPr>
        <w:t>neighbor layer</w:t>
      </w:r>
      <w:ins w:id="181" w:author="Jason Ove [2]" w:date="2019-06-11T13:56:00Z">
        <w:r w:rsidR="00A96A5F">
          <w:rPr>
            <w:rFonts w:ascii="Times New Roman" w:hAnsi="Times New Roman" w:cs="Times New Roman"/>
            <w:sz w:val="24"/>
            <w:szCs w:val="24"/>
          </w:rPr>
          <w:t>s</w:t>
        </w:r>
      </w:ins>
      <w:r>
        <w:rPr>
          <w:rFonts w:ascii="Times New Roman" w:hAnsi="Times New Roman" w:cs="Times New Roman"/>
          <w:sz w:val="24"/>
          <w:szCs w:val="24"/>
        </w:rPr>
        <w:t xml:space="preserve">. In such kind of network, neurons of one layer transmit their output </w:t>
      </w:r>
      <w:del w:id="182" w:author="Jason Ove [2]" w:date="2019-06-11T13:53:00Z">
        <w:r w:rsidDel="00A96A5F">
          <w:rPr>
            <w:rFonts w:ascii="Times New Roman" w:hAnsi="Times New Roman" w:cs="Times New Roman"/>
            <w:sz w:val="24"/>
            <w:szCs w:val="24"/>
          </w:rPr>
          <w:delText xml:space="preserve">signal </w:delText>
        </w:r>
      </w:del>
      <w:r>
        <w:rPr>
          <w:rFonts w:ascii="Times New Roman" w:hAnsi="Times New Roman" w:cs="Times New Roman"/>
          <w:sz w:val="24"/>
          <w:szCs w:val="24"/>
        </w:rPr>
        <w:t xml:space="preserve">as input to the neurons of next layer. One of well-known fully connected neural network is </w:t>
      </w:r>
      <w:proofErr w:type="spellStart"/>
      <w:r>
        <w:rPr>
          <w:rFonts w:ascii="Times New Roman" w:hAnsi="Times New Roman" w:cs="Times New Roman"/>
          <w:sz w:val="24"/>
          <w:szCs w:val="24"/>
        </w:rPr>
        <w:t>hopfield</w:t>
      </w:r>
      <w:proofErr w:type="spellEnd"/>
      <w:r>
        <w:rPr>
          <w:rFonts w:ascii="Times New Roman" w:hAnsi="Times New Roman" w:cs="Times New Roman"/>
          <w:sz w:val="24"/>
          <w:szCs w:val="24"/>
        </w:rPr>
        <w:t xml:space="preserve"> network</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 Taylor&lt;/Author&gt;&lt;Year&gt;2006&lt;/Year&gt;&lt;RecNum&gt;510&lt;/RecNum&gt;&lt;DisplayText&gt;[11]&lt;/DisplayText&gt;&lt;record&gt;&lt;rec-number&gt;510&lt;/rec-number&gt;&lt;foreign-keys&gt;&lt;key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"_ENREF_11" \o "J. Taylor, 2006 #510" </w:instrText>
      </w:r>
      <w:r w:rsidR="00480C6B">
        <w:fldChar w:fldCharType="separate"/>
      </w:r>
      <w:r w:rsidR="002A3DF1">
        <w:rPr>
          <w:rFonts w:ascii="Times New Roman" w:hAnsi="Times New Roman" w:cs="Times New Roman"/>
          <w:noProof/>
          <w:sz w:val="24"/>
          <w:szCs w:val="24"/>
        </w:rPr>
        <w:t>11</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del w:id="183" w:author="Jason Ove [2]" w:date="2019-06-11T12:53:00Z">
        <w:r w:rsidDel="009E7B74">
          <w:rPr>
            <w:rFonts w:ascii="Times New Roman" w:hAnsi="Times New Roman" w:cs="Times New Roman"/>
            <w:sz w:val="24"/>
            <w:szCs w:val="24"/>
          </w:rPr>
          <w:delText xml:space="preserve">unfully </w:delText>
        </w:r>
      </w:del>
      <w:ins w:id="184" w:author="Jason Ove [2]" w:date="2019-06-11T12:53:00Z">
        <w:r w:rsidR="009E7B74">
          <w:rPr>
            <w:rFonts w:ascii="Times New Roman" w:hAnsi="Times New Roman" w:cs="Times New Roman"/>
            <w:sz w:val="24"/>
            <w:szCs w:val="24"/>
          </w:rPr>
          <w:t xml:space="preserve">not fully </w:t>
        </w:r>
      </w:ins>
      <w:r>
        <w:rPr>
          <w:rFonts w:ascii="Times New Roman" w:hAnsi="Times New Roman" w:cs="Times New Roman"/>
          <w:sz w:val="24"/>
          <w:szCs w:val="24"/>
        </w:rPr>
        <w:t xml:space="preserve">connected neural network, neurons of one layer do not connect to all neurons of </w:t>
      </w:r>
      <w:del w:id="185" w:author="Jason Ove [2]" w:date="2019-06-11T13:56:00Z">
        <w:r w:rsidDel="00A96A5F">
          <w:rPr>
            <w:rFonts w:ascii="Times New Roman" w:hAnsi="Times New Roman" w:cs="Times New Roman"/>
            <w:sz w:val="24"/>
            <w:szCs w:val="24"/>
          </w:rPr>
          <w:delText xml:space="preserve">another </w:delText>
        </w:r>
      </w:del>
      <w:ins w:id="186" w:author="Jason Ove [2]" w:date="2019-06-11T13:55:00Z">
        <w:r w:rsidR="00A96A5F">
          <w:rPr>
            <w:rFonts w:ascii="Times New Roman" w:hAnsi="Times New Roman" w:cs="Times New Roman"/>
            <w:sz w:val="24"/>
            <w:szCs w:val="24"/>
          </w:rPr>
          <w:t xml:space="preserve">neighbor </w:t>
        </w:r>
      </w:ins>
      <w:r>
        <w:rPr>
          <w:rFonts w:ascii="Times New Roman" w:hAnsi="Times New Roman" w:cs="Times New Roman"/>
          <w:sz w:val="24"/>
          <w:szCs w:val="24"/>
        </w:rPr>
        <w:t>layer</w:t>
      </w:r>
      <w:ins w:id="187" w:author="Jason Ove [2]" w:date="2019-06-11T13:56:00Z">
        <w:r w:rsidR="00A96A5F">
          <w:rPr>
            <w:rFonts w:ascii="Times New Roman" w:hAnsi="Times New Roman" w:cs="Times New Roman"/>
            <w:sz w:val="24"/>
            <w:szCs w:val="24"/>
          </w:rPr>
          <w:t>s</w:t>
        </w:r>
      </w:ins>
      <w:r>
        <w:rPr>
          <w:rFonts w:ascii="Times New Roman" w:hAnsi="Times New Roman" w:cs="Times New Roman"/>
          <w:sz w:val="24"/>
          <w:szCs w:val="24"/>
        </w:rPr>
        <w:t xml:space="preserve">, just connecting to some of corresponding neurons from </w:t>
      </w:r>
      <w:del w:id="188" w:author="Jason Ove [2]" w:date="2019-06-11T13:55:00Z">
        <w:r w:rsidDel="00A96A5F">
          <w:rPr>
            <w:rFonts w:ascii="Times New Roman" w:hAnsi="Times New Roman" w:cs="Times New Roman"/>
            <w:sz w:val="24"/>
            <w:szCs w:val="24"/>
          </w:rPr>
          <w:delText xml:space="preserve">another </w:delText>
        </w:r>
      </w:del>
      <w:ins w:id="189" w:author="Jason Ove [2]" w:date="2019-06-11T13:55:00Z">
        <w:r w:rsidR="00A96A5F">
          <w:rPr>
            <w:rFonts w:ascii="Times New Roman" w:hAnsi="Times New Roman" w:cs="Times New Roman"/>
            <w:sz w:val="24"/>
            <w:szCs w:val="24"/>
          </w:rPr>
          <w:t>adjacen</w:t>
        </w:r>
      </w:ins>
      <w:ins w:id="190" w:author="Jason Ove [2]" w:date="2019-06-11T13:56:00Z">
        <w:r w:rsidR="00A96A5F">
          <w:rPr>
            <w:rFonts w:ascii="Times New Roman" w:hAnsi="Times New Roman" w:cs="Times New Roman"/>
            <w:sz w:val="24"/>
            <w:szCs w:val="24"/>
          </w:rPr>
          <w:t>t</w:t>
        </w:r>
      </w:ins>
      <w:ins w:id="191" w:author="Jason Ove [2]" w:date="2019-06-11T13:55:00Z">
        <w:r w:rsidR="00A96A5F">
          <w:rPr>
            <w:rFonts w:ascii="Times New Roman" w:hAnsi="Times New Roman" w:cs="Times New Roman"/>
            <w:sz w:val="24"/>
            <w:szCs w:val="24"/>
          </w:rPr>
          <w:t xml:space="preserve"> </w:t>
        </w:r>
      </w:ins>
      <w:r>
        <w:rPr>
          <w:rFonts w:ascii="Times New Roman" w:hAnsi="Times New Roman" w:cs="Times New Roman"/>
          <w:sz w:val="24"/>
          <w:szCs w:val="24"/>
        </w:rPr>
        <w:t>layer</w:t>
      </w:r>
      <w:ins w:id="192" w:author="Jason Ove [2]" w:date="2019-06-11T13:56:00Z">
        <w:r w:rsidR="00A96A5F">
          <w:rPr>
            <w:rFonts w:ascii="Times New Roman" w:hAnsi="Times New Roman" w:cs="Times New Roman"/>
            <w:sz w:val="24"/>
            <w:szCs w:val="24"/>
          </w:rPr>
          <w:t>s</w:t>
        </w:r>
      </w:ins>
      <w:r>
        <w:rPr>
          <w:rFonts w:ascii="Times New Roman" w:hAnsi="Times New Roman" w:cs="Times New Roman"/>
          <w:sz w:val="24"/>
          <w:szCs w:val="24"/>
        </w:rPr>
        <w:t xml:space="preserve">. </w:t>
      </w:r>
    </w:p>
    <w:p w14:paraId="646DF45B" w14:textId="77777777" w:rsidR="004A69A7" w:rsidRDefault="004A69A7" w:rsidP="00E0463D">
      <w:pPr>
        <w:pStyle w:val="3"/>
        <w:widowControl w:val="0"/>
      </w:pPr>
      <w:r>
        <w:t>From layer number</w:t>
      </w:r>
    </w:p>
    <w:p w14:paraId="69442D1C" w14:textId="007F96BC"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w:t>
      </w:r>
      <w:ins w:id="193" w:author="Jason Ove [2]" w:date="2019-06-11T13:57:00Z">
        <w:r w:rsidR="00190F68">
          <w:rPr>
            <w:rFonts w:ascii="Times New Roman" w:hAnsi="Times New Roman" w:cs="Times New Roman"/>
            <w:sz w:val="24"/>
            <w:szCs w:val="24"/>
          </w:rPr>
          <w:t xml:space="preserve">hidden </w:t>
        </w:r>
      </w:ins>
      <w:r>
        <w:rPr>
          <w:rFonts w:ascii="Times New Roman" w:hAnsi="Times New Roman" w:cs="Times New Roman"/>
          <w:sz w:val="24"/>
          <w:szCs w:val="24"/>
        </w:rPr>
        <w:t xml:space="preserve">layer. The input </w:t>
      </w:r>
      <w:ins w:id="194" w:author="Jason Ove [2]" w:date="2019-06-11T14:00:00Z">
        <w:r w:rsidR="00190F68">
          <w:rPr>
            <w:rFonts w:ascii="Times New Roman" w:hAnsi="Times New Roman" w:cs="Times New Roman"/>
            <w:sz w:val="24"/>
            <w:szCs w:val="24"/>
          </w:rPr>
          <w:t xml:space="preserve">layer </w:t>
        </w:r>
      </w:ins>
      <w:r>
        <w:rPr>
          <w:rFonts w:ascii="Times New Roman" w:hAnsi="Times New Roman" w:cs="Times New Roman"/>
          <w:sz w:val="24"/>
          <w:szCs w:val="24"/>
        </w:rPr>
        <w:t xml:space="preserve">and output </w:t>
      </w:r>
      <w:ins w:id="195" w:author="Jason Ove [2]" w:date="2019-06-11T14:00:00Z">
        <w:r w:rsidR="00190F68">
          <w:rPr>
            <w:rFonts w:ascii="Times New Roman" w:hAnsi="Times New Roman" w:cs="Times New Roman"/>
            <w:sz w:val="24"/>
            <w:szCs w:val="24"/>
          </w:rPr>
          <w:t xml:space="preserve">layer </w:t>
        </w:r>
      </w:ins>
      <w:r>
        <w:rPr>
          <w:rFonts w:ascii="Times New Roman" w:hAnsi="Times New Roman" w:cs="Times New Roman"/>
          <w:sz w:val="24"/>
          <w:szCs w:val="24"/>
        </w:rPr>
        <w:t xml:space="preserve">are connected directly with the neurons on the single </w:t>
      </w:r>
      <w:ins w:id="196" w:author="Jason Ove [2]" w:date="2019-06-11T13:59:00Z">
        <w:r w:rsidR="00190F68">
          <w:rPr>
            <w:rFonts w:ascii="Times New Roman" w:hAnsi="Times New Roman" w:cs="Times New Roman"/>
            <w:sz w:val="24"/>
            <w:szCs w:val="24"/>
          </w:rPr>
          <w:t xml:space="preserve">hidden </w:t>
        </w:r>
      </w:ins>
      <w:r>
        <w:rPr>
          <w:rFonts w:ascii="Times New Roman" w:hAnsi="Times New Roman" w:cs="Times New Roman"/>
          <w:sz w:val="24"/>
          <w:szCs w:val="24"/>
        </w:rPr>
        <w:t xml:space="preserve">layer. </w:t>
      </w:r>
      <w:r w:rsidR="00205DC2">
        <w:rPr>
          <w:rFonts w:ascii="Times New Roman" w:hAnsi="Times New Roman" w:cs="Times New Roman"/>
          <w:sz w:val="24"/>
          <w:szCs w:val="24"/>
        </w:rPr>
        <w:t xml:space="preserve">Neural networks composed of at least two layers are known as multi-layer neural networks. In multi-layer neural networks, 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7"/>
      <w:r w:rsidR="00205DC2">
        <w:rPr>
          <w:rFonts w:ascii="Times New Roman" w:hAnsi="Times New Roman" w:cs="Times New Roman"/>
          <w:sz w:val="24"/>
          <w:szCs w:val="24"/>
        </w:rPr>
        <w:t xml:space="preserve"> </w:t>
      </w:r>
      <w:commentRangeStart w:id="197"/>
      <w:r w:rsidR="00205DC2">
        <w:rPr>
          <w:rFonts w:ascii="Times New Roman" w:hAnsi="Times New Roman" w:cs="Times New Roman"/>
          <w:sz w:val="24"/>
          <w:szCs w:val="24"/>
        </w:rPr>
        <w:t>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commentRangeEnd w:id="197"/>
      <w:r w:rsidR="00C36137">
        <w:rPr>
          <w:rStyle w:val="a6"/>
        </w:rPr>
        <w:commentReference w:id="197"/>
      </w:r>
    </w:p>
    <w:p w14:paraId="77837425" w14:textId="77777777" w:rsidR="00CF1552" w:rsidRDefault="00205DC2" w:rsidP="00E0463D">
      <w:pPr>
        <w:pStyle w:val="3"/>
        <w:widowControl w:val="0"/>
        <w:spacing w:after="240"/>
      </w:pPr>
      <w:r>
        <w:lastRenderedPageBreak/>
        <w:t>From activation function</w:t>
      </w:r>
      <w:r w:rsidR="00C46AFC">
        <w:rPr>
          <w:rFonts w:hint="eastAsia"/>
        </w:rPr>
        <w:t xml:space="preserve"> type</w:t>
      </w:r>
    </w:p>
    <w:p w14:paraId="090B9BA4" w14:textId="6492A7B5" w:rsidR="00CF1552" w:rsidRDefault="004E56F2" w:rsidP="00E0463D">
      <w:pPr>
        <w:widowControl w:val="0"/>
        <w:spacing w:after="0" w:line="360" w:lineRule="auto"/>
        <w:jc w:val="both"/>
        <w:rPr>
          <w:rFonts w:ascii="Times New Roman" w:hAnsi="Times New Roman" w:cs="Times New Roman"/>
          <w:sz w:val="24"/>
          <w:szCs w:val="24"/>
        </w:rPr>
      </w:pPr>
      <w:bookmarkStart w:id="198" w:name="_Hlk534668014"/>
      <w:r>
        <w:rPr>
          <w:rFonts w:ascii="Times New Roman" w:hAnsi="Times New Roman" w:cs="Times New Roman"/>
          <w:sz w:val="24"/>
          <w:szCs w:val="24"/>
        </w:rPr>
        <w:t xml:space="preserve">Activation function is important for the performance of ANN. From Table 1, we can see that there are </w:t>
      </w:r>
      <w:del w:id="199" w:author="Jason Ove [2]" w:date="2019-06-11T14:16:00Z">
        <w:r w:rsidDel="00632065">
          <w:rPr>
            <w:rFonts w:ascii="Times New Roman" w:hAnsi="Times New Roman" w:cs="Times New Roman"/>
            <w:sz w:val="24"/>
            <w:szCs w:val="24"/>
          </w:rPr>
          <w:delText>many different</w:delText>
        </w:r>
      </w:del>
      <w:ins w:id="200" w:author="Jason Ove [2]" w:date="2019-06-11T14:16:00Z">
        <w:r w:rsidR="00632065">
          <w:rPr>
            <w:rFonts w:ascii="Times New Roman" w:hAnsi="Times New Roman" w:cs="Times New Roman"/>
            <w:sz w:val="24"/>
            <w:szCs w:val="24"/>
          </w:rPr>
          <w:t>various</w:t>
        </w:r>
      </w:ins>
      <w:r>
        <w:rPr>
          <w:rFonts w:ascii="Times New Roman" w:hAnsi="Times New Roman" w:cs="Times New Roman"/>
          <w:sz w:val="24"/>
          <w:szCs w:val="24"/>
        </w:rPr>
        <w:t xml:space="preserve"> </w:t>
      </w:r>
      <w:del w:id="201" w:author="Jason Ove [2]" w:date="2019-06-11T14:16:00Z">
        <w:r w:rsidDel="00632065">
          <w:rPr>
            <w:rFonts w:ascii="Times New Roman" w:hAnsi="Times New Roman" w:cs="Times New Roman"/>
            <w:sz w:val="24"/>
            <w:szCs w:val="24"/>
          </w:rPr>
          <w:delText xml:space="preserve">kinds of </w:delText>
        </w:r>
      </w:del>
      <w:r>
        <w:rPr>
          <w:rFonts w:ascii="Times New Roman" w:hAnsi="Times New Roman" w:cs="Times New Roman"/>
          <w:sz w:val="24"/>
          <w:szCs w:val="24"/>
        </w:rPr>
        <w:t>activation function</w:t>
      </w:r>
      <w:ins w:id="202" w:author="Jason Ove [2]" w:date="2019-06-11T14:16:00Z">
        <w:r w:rsidR="00632065">
          <w:rPr>
            <w:rFonts w:ascii="Times New Roman" w:hAnsi="Times New Roman" w:cs="Times New Roman"/>
            <w:sz w:val="24"/>
            <w:szCs w:val="24"/>
          </w:rPr>
          <w:t>s</w:t>
        </w:r>
      </w:ins>
      <w:r>
        <w:rPr>
          <w:rFonts w:ascii="Times New Roman" w:hAnsi="Times New Roman" w:cs="Times New Roman"/>
          <w:sz w:val="24"/>
          <w:szCs w:val="24"/>
        </w:rPr>
        <w:t xml:space="preserve">. ANN can be classified by the types of </w:t>
      </w:r>
      <w:ins w:id="203" w:author="Jason Ove [2]" w:date="2019-06-11T14:18:00Z">
        <w:r w:rsidR="00632065">
          <w:rPr>
            <w:rFonts w:ascii="Times New Roman" w:hAnsi="Times New Roman" w:cs="Times New Roman"/>
            <w:sz w:val="24"/>
            <w:szCs w:val="24"/>
          </w:rPr>
          <w:t xml:space="preserve">activation functions used in </w:t>
        </w:r>
      </w:ins>
      <w:r>
        <w:rPr>
          <w:rFonts w:ascii="Times New Roman" w:hAnsi="Times New Roman" w:cs="Times New Roman"/>
          <w:sz w:val="24"/>
          <w:szCs w:val="24"/>
        </w:rPr>
        <w:t>neurons of the network</w:t>
      </w:r>
      <w:del w:id="204" w:author="Jason Ove [2]" w:date="2019-06-11T14:18:00Z">
        <w:r w:rsidDel="00632065">
          <w:rPr>
            <w:rFonts w:ascii="Times New Roman" w:hAnsi="Times New Roman" w:cs="Times New Roman"/>
            <w:sz w:val="24"/>
            <w:szCs w:val="24"/>
          </w:rPr>
          <w:delText xml:space="preserve"> that use activation function: homogeneous network</w:delText>
        </w:r>
      </w:del>
      <w:r>
        <w:rPr>
          <w:rFonts w:ascii="Times New Roman" w:hAnsi="Times New Roman" w:cs="Times New Roman"/>
          <w:sz w:val="24"/>
          <w:szCs w:val="24"/>
        </w:rPr>
        <w:t xml:space="preserve">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of the neurons</w:t>
      </w:r>
      <w:del w:id="205" w:author="Jason Ove [2]" w:date="2019-06-11T14:20:00Z">
        <w:r w:rsidDel="00632065">
          <w:rPr>
            <w:rFonts w:ascii="Times New Roman" w:hAnsi="Times New Roman" w:cs="Times New Roman"/>
            <w:sz w:val="24"/>
            <w:szCs w:val="24"/>
          </w:rPr>
          <w:delText xml:space="preserve"> in the network</w:delText>
        </w:r>
      </w:del>
      <w:r>
        <w:rPr>
          <w:rFonts w:ascii="Times New Roman" w:hAnsi="Times New Roman" w:cs="Times New Roman"/>
          <w:sz w:val="24"/>
          <w:szCs w:val="24"/>
        </w:rPr>
        <w:t xml:space="preserve"> are </w:t>
      </w:r>
      <w:ins w:id="206" w:author="Jason Ove [2]" w:date="2019-06-11T14:19:00Z">
        <w:r w:rsidR="00632065">
          <w:rPr>
            <w:rFonts w:ascii="Times New Roman" w:hAnsi="Times New Roman" w:cs="Times New Roman"/>
            <w:sz w:val="24"/>
            <w:szCs w:val="24"/>
          </w:rPr>
          <w:t xml:space="preserve">the </w:t>
        </w:r>
      </w:ins>
      <w:r>
        <w:rPr>
          <w:rFonts w:ascii="Times New Roman" w:hAnsi="Times New Roman" w:cs="Times New Roman"/>
          <w:sz w:val="24"/>
          <w:szCs w:val="24"/>
        </w:rPr>
        <w:t xml:space="preserve">same and </w:t>
      </w:r>
      <w:ins w:id="207" w:author="Jason Ove [2]" w:date="2019-06-11T14:31:00Z">
        <w:r w:rsidR="00063AF9" w:rsidRPr="005A52DC">
          <w:rPr>
            <w:rFonts w:ascii="Times New Roman" w:hAnsi="Times New Roman" w:cs="Times New Roman"/>
            <w:sz w:val="24"/>
            <w:szCs w:val="24"/>
          </w:rPr>
          <w:t xml:space="preserve">neurons </w:t>
        </w:r>
        <w:r w:rsidR="00063AF9">
          <w:rPr>
            <w:rFonts w:ascii="Times New Roman" w:hAnsi="Times New Roman" w:cs="Times New Roman"/>
            <w:sz w:val="24"/>
            <w:szCs w:val="24"/>
          </w:rPr>
          <w:t xml:space="preserve">in </w:t>
        </w:r>
      </w:ins>
      <w:r>
        <w:rPr>
          <w:rFonts w:ascii="Times New Roman" w:hAnsi="Times New Roman" w:cs="Times New Roman"/>
          <w:sz w:val="24"/>
          <w:szCs w:val="24"/>
        </w:rPr>
        <w:t xml:space="preserve">heterogeneous network </w:t>
      </w:r>
      <w:bookmarkStart w:id="208" w:name="OLE_LINK1"/>
      <w:bookmarkStart w:id="209" w:name="OLE_LINK2"/>
      <w:del w:id="210" w:author="Jason Ove [2]" w:date="2019-06-11T14:31:00Z">
        <w:r w:rsidDel="00063AF9">
          <w:rPr>
            <w:rFonts w:ascii="Times New Roman" w:hAnsi="Times New Roman" w:cs="Times New Roman"/>
            <w:sz w:val="24"/>
            <w:szCs w:val="24"/>
          </w:rPr>
          <w:delText>in which</w:delText>
        </w:r>
        <w:bookmarkEnd w:id="208"/>
        <w:bookmarkEnd w:id="209"/>
        <w:r w:rsidDel="00063AF9">
          <w:rPr>
            <w:rFonts w:ascii="Times New Roman" w:hAnsi="Times New Roman" w:cs="Times New Roman"/>
            <w:sz w:val="24"/>
            <w:szCs w:val="24"/>
          </w:rPr>
          <w:delText xml:space="preserve"> </w:delText>
        </w:r>
        <w:r w:rsidRPr="005A52DC" w:rsidDel="00063AF9">
          <w:rPr>
            <w:rFonts w:ascii="Times New Roman" w:hAnsi="Times New Roman" w:cs="Times New Roman"/>
            <w:sz w:val="24"/>
            <w:szCs w:val="24"/>
          </w:rPr>
          <w:delText xml:space="preserve">the neurons </w:delText>
        </w:r>
        <w:r w:rsidRPr="00CA1D63" w:rsidDel="00063AF9">
          <w:rPr>
            <w:rFonts w:ascii="Times New Roman" w:hAnsi="Times New Roman" w:cs="Times New Roman"/>
            <w:sz w:val="24"/>
            <w:szCs w:val="24"/>
          </w:rPr>
          <w:delText xml:space="preserve">in the network </w:delText>
        </w:r>
      </w:del>
      <w:r>
        <w:rPr>
          <w:rFonts w:ascii="Times New Roman" w:hAnsi="Times New Roman" w:cs="Times New Roman"/>
          <w:sz w:val="24"/>
          <w:szCs w:val="24"/>
        </w:rPr>
        <w:t xml:space="preserve">use different activation functions. </w:t>
      </w:r>
      <w:commentRangeStart w:id="211"/>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 </w:instrTex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EN.CITE.DATA </w:instrText>
      </w:r>
      <w:r w:rsidR="002D1EF0">
        <w:rPr>
          <w:rFonts w:ascii="Times New Roman" w:hAnsi="Times New Roman" w:cs="Times New Roman"/>
          <w:sz w:val="24"/>
          <w:szCs w:val="24"/>
        </w:rPr>
      </w:r>
      <w:r w:rsidR="002D1EF0">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r w:rsidR="00480C6B">
        <w:fldChar w:fldCharType="begin"/>
      </w:r>
      <w:r w:rsidR="00480C6B">
        <w:instrText xml:space="preserve"> HYPERLINK \l "_ENREF_12" \o "Weingaertner, 2002 #707" </w:instrText>
      </w:r>
      <w:r w:rsidR="00480C6B">
        <w:fldChar w:fldCharType="separate"/>
      </w:r>
      <w:r w:rsidR="002A3DF1">
        <w:rPr>
          <w:rFonts w:ascii="Times New Roman" w:hAnsi="Times New Roman" w:cs="Times New Roman"/>
          <w:noProof/>
          <w:sz w:val="24"/>
          <w:szCs w:val="24"/>
        </w:rPr>
        <w:t>12</w:t>
      </w:r>
      <w:r w:rsidR="00480C6B">
        <w:rPr>
          <w:rFonts w:ascii="Times New Roman" w:hAnsi="Times New Roman" w:cs="Times New Roman"/>
          <w:noProof/>
          <w:sz w:val="24"/>
          <w:szCs w:val="24"/>
        </w:rPr>
        <w:fldChar w:fldCharType="end"/>
      </w:r>
      <w:r w:rsidR="002D1EF0">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8"/>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 and training speed,</w:t>
      </w:r>
      <w:r w:rsidR="00205DC2" w:rsidRPr="007A6CF7">
        <w:t xml:space="preserve"> </w:t>
      </w:r>
      <w:r w:rsidR="00205DC2" w:rsidRPr="007A6CF7">
        <w:rPr>
          <w:rFonts w:ascii="Times New Roman" w:hAnsi="Times New Roman" w:cs="Times New Roman"/>
          <w:sz w:val="24"/>
          <w:szCs w:val="24"/>
        </w:rPr>
        <w:t>and also extends to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2D1EF0">
        <w:rPr>
          <w:rFonts w:ascii="Times New Roman" w:hAnsi="Times New Roman" w:cs="Times New Roman"/>
          <w:sz w:val="24"/>
          <w:szCs w:val="24"/>
        </w:rPr>
        <w:instrText xml:space="preserve"> ADDIN EN.CITE &lt;EndNote&gt;&lt;Cite&gt;&lt;Author&gt;Lee&lt;/Author&gt;&lt;Year&gt;2018&lt;/Year&gt;&lt;RecNum&gt;711&lt;/RecNum&gt;&lt;DisplayText&gt;[13]&lt;/DisplayText&gt;&lt;record&gt;&lt;rec-number&gt;711&lt;/rec-number&gt;&lt;foreign-keys&gt;&lt;key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r w:rsidR="00480C6B">
        <w:fldChar w:fldCharType="begin"/>
      </w:r>
      <w:r w:rsidR="00480C6B">
        <w:instrText xml:space="preserve"> HYPERLINK \l "_ENREF_13" \o "Lee, 2018 #711" </w:instrText>
      </w:r>
      <w:r w:rsidR="00480C6B">
        <w:fldChar w:fldCharType="separate"/>
      </w:r>
      <w:r w:rsidR="002A3DF1">
        <w:rPr>
          <w:rFonts w:ascii="Times New Roman" w:hAnsi="Times New Roman" w:cs="Times New Roman"/>
          <w:noProof/>
          <w:sz w:val="24"/>
          <w:szCs w:val="24"/>
        </w:rPr>
        <w:t>13</w:t>
      </w:r>
      <w:r w:rsidR="00480C6B">
        <w:rPr>
          <w:rFonts w:ascii="Times New Roman" w:hAnsi="Times New Roman" w:cs="Times New Roman"/>
          <w:noProof/>
          <w:sz w:val="24"/>
          <w:szCs w:val="24"/>
        </w:rPr>
        <w:fldChar w:fldCharType="end"/>
      </w:r>
      <w:r w:rsidR="002D1EF0">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commentRangeEnd w:id="211"/>
      <w:r w:rsidR="00A76BB1">
        <w:rPr>
          <w:rStyle w:val="a6"/>
        </w:rPr>
        <w:commentReference w:id="211"/>
      </w:r>
    </w:p>
    <w:commentRangeStart w:id="212"/>
    <w:p w14:paraId="1D5EA125" w14:textId="2E81F600" w:rsidR="00CF1552" w:rsidRDefault="00F50836" w:rsidP="00E0463D">
      <w:pPr>
        <w:widowControl w:val="0"/>
        <w:spacing w:before="240" w:line="360" w:lineRule="auto"/>
        <w:jc w:val="center"/>
        <w:rPr>
          <w:rFonts w:ascii="Times New Roman" w:hAnsi="Times New Roman" w:cs="Times New Roman"/>
          <w:sz w:val="24"/>
          <w:szCs w:val="24"/>
        </w:rPr>
      </w:pPr>
      <w:r>
        <w:object w:dxaOrig="18273" w:dyaOrig="9853" w14:anchorId="20887875">
          <v:shape id="_x0000_i1027" type="#_x0000_t75" style="width:468pt;height:275.85pt" o:ole="">
            <v:imagedata r:id="rId195" o:title=""/>
          </v:shape>
          <o:OLEObject Type="Embed" ProgID="Visio.Drawing.11" ShapeID="_x0000_i1027" DrawAspect="Content" ObjectID="_1621807337" r:id="rId196"/>
        </w:object>
      </w:r>
      <w:commentRangeEnd w:id="212"/>
      <w:r w:rsidR="0003145D">
        <w:rPr>
          <w:rStyle w:val="a6"/>
        </w:rPr>
        <w:commentReference w:id="212"/>
      </w:r>
    </w:p>
    <w:p w14:paraId="5258D59E" w14:textId="77777777" w:rsidR="00CF1552" w:rsidRPr="004D1704" w:rsidRDefault="00205DC2" w:rsidP="00E0463D">
      <w:pPr>
        <w:widowControl w:val="0"/>
        <w:spacing w:before="240" w:line="360" w:lineRule="auto"/>
        <w:jc w:val="center"/>
        <w:rPr>
          <w:rFonts w:ascii="Times New Roman" w:hAnsi="Times New Roman" w:cs="Times New Roman"/>
          <w:bCs/>
          <w:sz w:val="24"/>
          <w:szCs w:val="24"/>
        </w:rPr>
      </w:pPr>
      <w:r w:rsidRPr="004D1704">
        <w:rPr>
          <w:rFonts w:ascii="Times New Roman" w:hAnsi="Times New Roman" w:cs="Times New Roman"/>
          <w:b/>
          <w:sz w:val="24"/>
          <w:szCs w:val="24"/>
        </w:rPr>
        <w:t>Fig 3</w:t>
      </w:r>
      <w:r w:rsidRPr="004D1704">
        <w:rPr>
          <w:rFonts w:ascii="Times New Roman" w:hAnsi="Times New Roman" w:cs="Times New Roman"/>
          <w:bCs/>
          <w:sz w:val="24"/>
          <w:szCs w:val="24"/>
        </w:rPr>
        <w:t>. Types of Artificial Neural Network Classified by Feeding Direction</w:t>
      </w:r>
    </w:p>
    <w:p w14:paraId="3507EBAF" w14:textId="4112D558" w:rsidR="00CF1552" w:rsidRDefault="00205DC2" w:rsidP="00E0463D">
      <w:pPr>
        <w:pStyle w:val="3"/>
        <w:widowControl w:val="0"/>
        <w:spacing w:after="240"/>
      </w:pPr>
      <w:bookmarkStart w:id="213" w:name="_Hlk534668065"/>
      <w:bookmarkStart w:id="214" w:name="_Hlk534790983"/>
      <w:r>
        <w:t>From feedback direction</w:t>
      </w:r>
    </w:p>
    <w:p w14:paraId="0BE977E3" w14:textId="56B4B4C2"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ANN can also be classified </w:t>
      </w:r>
      <w:ins w:id="215" w:author="Jason Ove [2]" w:date="2019-06-11T15:23:00Z">
        <w:r w:rsidR="003B1EED">
          <w:rPr>
            <w:rFonts w:ascii="Times New Roman" w:hAnsi="Times New Roman" w:cs="Times New Roman"/>
            <w:sz w:val="24"/>
            <w:szCs w:val="24"/>
          </w:rPr>
          <w:t xml:space="preserve">as </w:t>
        </w:r>
      </w:ins>
      <w:del w:id="216" w:author="Jason Ove [2]" w:date="2019-06-11T15:23:00Z">
        <w:r w:rsidDel="003B1EED">
          <w:rPr>
            <w:rFonts w:ascii="Times New Roman" w:hAnsi="Times New Roman" w:cs="Times New Roman"/>
            <w:sz w:val="24"/>
            <w:szCs w:val="24"/>
          </w:rPr>
          <w:delText xml:space="preserve">if it is </w:delText>
        </w:r>
      </w:del>
      <w:r>
        <w:rPr>
          <w:rFonts w:ascii="Times New Roman" w:hAnsi="Times New Roman" w:cs="Times New Roman"/>
          <w:sz w:val="24"/>
          <w:szCs w:val="24"/>
        </w:rPr>
        <w:t>feed forward</w:t>
      </w:r>
      <w:r w:rsidR="00C37E57">
        <w:rPr>
          <w:rFonts w:ascii="Times New Roman" w:hAnsi="Times New Roman" w:cs="Times New Roman"/>
          <w:sz w:val="24"/>
          <w:szCs w:val="24"/>
        </w:rPr>
        <w:t xml:space="preserve"> (static) </w:t>
      </w:r>
      <w:r>
        <w:rPr>
          <w:rFonts w:ascii="Times New Roman" w:hAnsi="Times New Roman" w:cs="Times New Roman"/>
          <w:sz w:val="24"/>
          <w:szCs w:val="24"/>
        </w:rPr>
        <w:t xml:space="preserve">or feedback </w:t>
      </w:r>
      <w:r w:rsidR="00C37E57">
        <w:rPr>
          <w:rFonts w:ascii="Times New Roman" w:hAnsi="Times New Roman" w:cs="Times New Roman"/>
          <w:sz w:val="24"/>
          <w:szCs w:val="24"/>
        </w:rPr>
        <w:t xml:space="preserve">(dynamic)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w:t>
      </w:r>
      <w:r>
        <w:rPr>
          <w:rFonts w:ascii="Times New Roman" w:hAnsi="Times New Roman" w:cs="Times New Roman"/>
          <w:sz w:val="24"/>
          <w:szCs w:val="24"/>
        </w:rPr>
        <w:lastRenderedPageBreak/>
        <w:t xml:space="preserve">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without feedback connection. </w:t>
      </w:r>
    </w:p>
    <w:p w14:paraId="16A8F4BE" w14:textId="0DB3CE0C"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 in network in both directions, which are powerful and have more complicated structure. One of popular network models with feedback connection are known as recurrent networks (dynamic networks)</w:t>
      </w:r>
      <w:r w:rsidR="00C37E57">
        <w:rPr>
          <w:rFonts w:ascii="Times New Roman" w:hAnsi="Times New Roman" w:cs="Times New Roman"/>
          <w:sz w:val="24"/>
          <w:szCs w:val="24"/>
        </w:rPr>
        <w:t xml:space="preserve">. Fig 3 illustrates a classification of current popular neural network models based on those two classes of feed forward neural network and feedback neural network </w:t>
      </w:r>
      <w:r w:rsidR="007254DC">
        <w:rPr>
          <w:rFonts w:ascii="Times New Roman" w:hAnsi="Times New Roman" w:cs="Times New Roman"/>
          <w:sz w:val="24"/>
          <w:szCs w:val="24"/>
        </w:rPr>
        <w:fldChar w:fldCharType="begin"/>
      </w:r>
      <w:r w:rsidR="007254DC">
        <w:rPr>
          <w:rFonts w:ascii="Times New Roman" w:hAnsi="Times New Roman" w:cs="Times New Roman"/>
          <w:sz w:val="24"/>
          <w:szCs w:val="24"/>
        </w:rPr>
        <w:instrText xml:space="preserve"> ADDIN EN.CITE &lt;EndNote&gt;&lt;Cite&gt;&lt;Author&gt;Jain&lt;/Author&gt;&lt;Year&gt;1996&lt;/Year&gt;&lt;RecNum&gt;722&lt;/RecNum&gt;&lt;DisplayText&gt;[14]&lt;/DisplayText&gt;&lt;record&gt;&lt;rec-number&gt;722&lt;/rec-number&gt;&lt;foreign-keys&gt;&lt;key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7254DC">
        <w:rPr>
          <w:rFonts w:ascii="Times New Roman" w:hAnsi="Times New Roman" w:cs="Times New Roman"/>
          <w:noProof/>
          <w:sz w:val="24"/>
          <w:szCs w:val="24"/>
        </w:rPr>
        <w:t>[</w:t>
      </w:r>
      <w:r w:rsidR="00480C6B">
        <w:fldChar w:fldCharType="begin"/>
      </w:r>
      <w:r w:rsidR="00480C6B">
        <w:instrText xml:space="preserve"> HYPERLINK \l "_ENREF_14" \o "Jain, 1996 #722" </w:instrText>
      </w:r>
      <w:r w:rsidR="00480C6B">
        <w:fldChar w:fldCharType="separate"/>
      </w:r>
      <w:r w:rsidR="002A3DF1">
        <w:rPr>
          <w:rFonts w:ascii="Times New Roman" w:hAnsi="Times New Roman" w:cs="Times New Roman"/>
          <w:noProof/>
          <w:sz w:val="24"/>
          <w:szCs w:val="24"/>
        </w:rPr>
        <w:t>14</w:t>
      </w:r>
      <w:r w:rsidR="00480C6B">
        <w:rPr>
          <w:rFonts w:ascii="Times New Roman" w:hAnsi="Times New Roman" w:cs="Times New Roman"/>
          <w:noProof/>
          <w:sz w:val="24"/>
          <w:szCs w:val="24"/>
        </w:rPr>
        <w:fldChar w:fldCharType="end"/>
      </w:r>
      <w:r w:rsidR="007254D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Pr>
          <w:rFonts w:ascii="Times New Roman" w:hAnsi="Times New Roman" w:cs="Times New Roman"/>
          <w:sz w:val="24"/>
          <w:szCs w:val="24"/>
        </w:rPr>
        <w:t>.</w:t>
      </w:r>
      <w:bookmarkEnd w:id="213"/>
      <w:bookmarkEnd w:id="214"/>
      <w:r w:rsidR="002D1EF0">
        <w:rPr>
          <w:rFonts w:ascii="Times New Roman" w:hAnsi="Times New Roman" w:cs="Times New Roman"/>
          <w:sz w:val="24"/>
          <w:szCs w:val="24"/>
        </w:rPr>
        <w:t xml:space="preserve"> </w:t>
      </w:r>
    </w:p>
    <w:p w14:paraId="6AC1D61E" w14:textId="77777777"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Besides neural network classifications mentioned above, ANN can also combine different types of neural networks together for special purpose. It combines two or more different neural networks above, known as hybrid neural network. Such kind of neural networks are multilayer neural networks composed of multiple layers with different separate topologies and a special learning algorithm is needed for hybrid neural networks</w:t>
      </w:r>
      <w:bookmarkStart w:id="217" w:name="_Hlk534803254"/>
      <w:r>
        <w:rPr>
          <w:rFonts w:ascii="Times New Roman" w:hAnsi="Times New Roman" w:cs="Times New Roman"/>
          <w:sz w:val="24"/>
          <w:szCs w:val="24"/>
        </w:rPr>
        <w:t>.</w:t>
      </w:r>
    </w:p>
    <w:bookmarkEnd w:id="217"/>
    <w:p w14:paraId="39C660EC" w14:textId="44B247ED" w:rsidR="00190F68" w:rsidRDefault="00190F68">
      <w:pPr>
        <w:pStyle w:val="3"/>
        <w:rPr>
          <w:ins w:id="218" w:author="Jason Ove [2]" w:date="2019-06-11T14:03:00Z"/>
        </w:rPr>
      </w:pPr>
      <w:ins w:id="219" w:author="Jason Ove [2]" w:date="2019-06-11T14:03:00Z">
        <w:r>
          <w:rPr>
            <w:rFonts w:hint="eastAsia"/>
          </w:rPr>
          <w:t>F</w:t>
        </w:r>
        <w:r>
          <w:t>rom Loss Functions</w:t>
        </w:r>
      </w:ins>
    </w:p>
    <w:p w14:paraId="067E2425" w14:textId="22B91A58" w:rsidR="00190F68" w:rsidRPr="009A6F73" w:rsidRDefault="00190F68">
      <w:pPr>
        <w:rPr>
          <w:ins w:id="220" w:author="Jason Ove [2]" w:date="2019-06-11T14:03:00Z"/>
        </w:rPr>
        <w:pPrChange w:id="221" w:author="Jason Ove [2]" w:date="2019-06-11T14:03:00Z">
          <w:pPr>
            <w:pStyle w:val="3"/>
          </w:pPr>
        </w:pPrChange>
      </w:pPr>
      <w:ins w:id="222" w:author="Jason Ove [2]" w:date="2019-06-11T14:03:00Z">
        <w:r>
          <w:t>…</w:t>
        </w:r>
      </w:ins>
      <w:ins w:id="223" w:author="Jason Ove [2]" w:date="2019-06-11T14:04:00Z">
        <w:r w:rsidR="00C36137">
          <w:t>L1/</w:t>
        </w:r>
      </w:ins>
      <w:ins w:id="224" w:author="Jason Ove [2]" w:date="2019-06-11T14:03:00Z">
        <w:r w:rsidR="00C36137">
          <w:t>L2/</w:t>
        </w:r>
      </w:ins>
      <w:ins w:id="225" w:author="Jason Ove [2]" w:date="2019-06-11T14:04:00Z">
        <w:r w:rsidR="00C36137">
          <w:t>Cross-entropy/…</w:t>
        </w:r>
      </w:ins>
    </w:p>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26904F51" w:rsidR="00CF1552" w:rsidRDefault="00205DC2" w:rsidP="00E0463D">
      <w:pPr>
        <w:widowControl w:val="0"/>
        <w:spacing w:before="240" w:line="360" w:lineRule="auto"/>
        <w:jc w:val="both"/>
        <w:rPr>
          <w:rFonts w:ascii="Times New Roman" w:hAnsi="Times New Roman" w:cs="Times New Roman"/>
          <w:sz w:val="24"/>
          <w:szCs w:val="24"/>
        </w:rPr>
      </w:pPr>
      <w:bookmarkStart w:id="226" w:name="_Hlk534790540"/>
      <w:r>
        <w:rPr>
          <w:rFonts w:ascii="Times New Roman" w:hAnsi="Times New Roman" w:cs="Times New Roman"/>
          <w:sz w:val="24"/>
          <w:szCs w:val="24"/>
        </w:rPr>
        <w:t xml:space="preserve">The </w:t>
      </w:r>
      <w:r w:rsidRPr="00955172">
        <w:rPr>
          <w:rFonts w:ascii="Times New Roman" w:hAnsi="Times New Roman" w:cs="Times New Roman"/>
          <w:color w:val="FF0000"/>
          <w:sz w:val="24"/>
          <w:szCs w:val="24"/>
          <w:rPrChange w:id="227" w:author="Jason Ove [2]" w:date="2019-06-11T15:37:00Z">
            <w:rPr>
              <w:rFonts w:ascii="Times New Roman" w:hAnsi="Times New Roman" w:cs="Times New Roman"/>
              <w:sz w:val="24"/>
              <w:szCs w:val="24"/>
            </w:rPr>
          </w:rPrChange>
        </w:rPr>
        <w:t>generic nature</w:t>
      </w:r>
      <w:r>
        <w:rPr>
          <w:rFonts w:ascii="Times New Roman" w:hAnsi="Times New Roman" w:cs="Times New Roman"/>
          <w:sz w:val="24"/>
          <w:szCs w:val="24"/>
        </w:rPr>
        <w:t xml:space="preserve"> of ANN was widely applied in materials related fields, covering mechanical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"_ENREF_15" \o "Ashtiani, 2016 #714" </w:instrText>
      </w:r>
      <w:r w:rsidR="00480C6B">
        <w:fldChar w:fldCharType="separate"/>
      </w:r>
      <w:r w:rsidR="002A3DF1">
        <w:rPr>
          <w:rFonts w:ascii="Times New Roman" w:hAnsi="Times New Roman" w:cs="Times New Roman"/>
          <w:noProof/>
          <w:sz w:val="24"/>
          <w:szCs w:val="24"/>
        </w:rPr>
        <w:t>15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wear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"_ENREF_16" \o "Xu, 2007 #713" </w:instrText>
      </w:r>
      <w:r w:rsidR="00480C6B">
        <w:fldChar w:fldCharType="separate"/>
      </w:r>
      <w:r w:rsidR="002A3DF1">
        <w:rPr>
          <w:rFonts w:ascii="Times New Roman" w:hAnsi="Times New Roman" w:cs="Times New Roman"/>
          <w:noProof/>
          <w:sz w:val="24"/>
          <w:szCs w:val="24"/>
        </w:rPr>
        <w:t>16</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hydrological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&lt;EndNote&gt;&lt;Cite&gt;&lt;Author&gt;Maier&lt;/Author&gt;&lt;Year&gt;2000&lt;/Year&gt;&lt;RecNum&gt;497&lt;/RecNum&gt;&lt;DisplayText&gt;[17]&lt;/DisplayText&gt;&lt;record&gt;&lt;rec-number&gt;497&lt;/rec-number&gt;&lt;foreign-keys&gt;&lt;key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"_ENREF_17" \o "Maier, 2000 #497" </w:instrText>
      </w:r>
      <w:r w:rsidR="00480C6B">
        <w:fldChar w:fldCharType="separate"/>
      </w:r>
      <w:r w:rsidR="002A3DF1">
        <w:rPr>
          <w:rFonts w:ascii="Times New Roman" w:hAnsi="Times New Roman" w:cs="Times New Roman"/>
          <w:noProof/>
          <w:sz w:val="24"/>
          <w:szCs w:val="24"/>
        </w:rPr>
        <w:t>17</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&lt;EndNote&gt;&lt;Cite&gt;&lt;Author&gt;Pintos&lt;/Author&gt;&lt;Year&gt;2000&lt;/Year&gt;&lt;RecNum&gt;490&lt;/RecNum&gt;&lt;DisplayText&gt;[18]&lt;/DisplayText&gt;&lt;record&gt;&lt;rec-number&gt;490&lt;/rec-number&gt;&lt;foreign-keys&gt;&lt;key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"_ENREF_18" \o "Pintos, 2000 #490" </w:instrText>
      </w:r>
      <w:r w:rsidR="00480C6B">
        <w:fldChar w:fldCharType="separate"/>
      </w:r>
      <w:r w:rsidR="002A3DF1">
        <w:rPr>
          <w:rFonts w:ascii="Times New Roman" w:hAnsi="Times New Roman" w:cs="Times New Roman"/>
          <w:noProof/>
          <w:sz w:val="24"/>
          <w:szCs w:val="24"/>
        </w:rPr>
        <w:t>18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"_ENREF_19" \o "Zhang, 2011 #712" </w:instrText>
      </w:r>
      <w:r w:rsidR="00480C6B">
        <w:fldChar w:fldCharType="separate"/>
      </w:r>
      <w:r w:rsidR="002A3DF1">
        <w:rPr>
          <w:rFonts w:ascii="Times New Roman" w:hAnsi="Times New Roman" w:cs="Times New Roman"/>
          <w:noProof/>
          <w:sz w:val="24"/>
          <w:szCs w:val="24"/>
        </w:rPr>
        <w:t>19</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"_ENREF_20" \o "Sadowski, 2013 #647" </w:instrText>
      </w:r>
      <w:r w:rsidR="00480C6B">
        <w:fldChar w:fldCharType="separate"/>
      </w:r>
      <w:r w:rsidR="002A3DF1">
        <w:rPr>
          <w:rFonts w:ascii="Times New Roman" w:hAnsi="Times New Roman" w:cs="Times New Roman"/>
          <w:noProof/>
          <w:sz w:val="24"/>
          <w:szCs w:val="24"/>
        </w:rPr>
        <w:t>20</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47680F">
        <w:rPr>
          <w:rFonts w:ascii="Times New Roman" w:hAnsi="Times New Roman" w:cs="Times New Roman"/>
          <w:sz w:val="24"/>
          <w:szCs w:val="24"/>
        </w:rPr>
        <w:fldChar w:fldCharType="end"/>
      </w:r>
      <w:ins w:id="228" w:author="Jason Ove [2]" w:date="2019-06-11T15:39:00Z">
        <w:r w:rsidR="00955172">
          <w:rPr>
            <w:rFonts w:ascii="Times New Roman" w:hAnsi="Times New Roman" w:cs="Times New Roman"/>
            <w:sz w:val="24"/>
            <w:szCs w:val="24"/>
          </w:rPr>
          <w:t xml:space="preserve"> </w:t>
        </w:r>
      </w:ins>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29"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several application areas in which materials failures </w:t>
      </w:r>
      <w:del w:id="230" w:author="Jason Ove [2]" w:date="2019-06-11T15:39:00Z">
        <w:r w:rsidDel="00955172">
          <w:rPr>
            <w:rFonts w:ascii="Times New Roman" w:hAnsi="Times New Roman" w:cs="Times New Roman"/>
            <w:sz w:val="24"/>
            <w:szCs w:val="24"/>
          </w:rPr>
          <w:delText xml:space="preserve">can </w:delText>
        </w:r>
      </w:del>
      <w:ins w:id="231" w:author="Jason Ove [2]" w:date="2019-06-11T15:39:00Z">
        <w:r w:rsidR="00955172">
          <w:rPr>
            <w:rFonts w:ascii="Times New Roman" w:hAnsi="Times New Roman" w:cs="Times New Roman"/>
            <w:sz w:val="24"/>
            <w:szCs w:val="24"/>
          </w:rPr>
          <w:t xml:space="preserve">might </w:t>
        </w:r>
      </w:ins>
      <w:r>
        <w:rPr>
          <w:rFonts w:ascii="Times New Roman" w:hAnsi="Times New Roman" w:cs="Times New Roman"/>
          <w:sz w:val="24"/>
          <w:szCs w:val="24"/>
        </w:rPr>
        <w:t>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"_ENREF_21" \o "Shi, 2015 #465" </w:instrText>
      </w:r>
      <w:r w:rsidR="00480C6B">
        <w:fldChar w:fldCharType="separate"/>
      </w:r>
      <w:r w:rsidR="002A3DF1">
        <w:rPr>
          <w:rFonts w:ascii="Times New Roman" w:hAnsi="Times New Roman" w:cs="Times New Roman"/>
          <w:noProof/>
          <w:sz w:val="24"/>
          <w:szCs w:val="24"/>
        </w:rPr>
        <w:t>21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"_ENREF_22" \o "Yang, 2012 #467" </w:instrText>
      </w:r>
      <w:r w:rsidR="00480C6B">
        <w:fldChar w:fldCharType="separate"/>
      </w:r>
      <w:r w:rsidR="002A3DF1">
        <w:rPr>
          <w:rFonts w:ascii="Times New Roman" w:hAnsi="Times New Roman" w:cs="Times New Roman"/>
          <w:noProof/>
          <w:sz w:val="24"/>
          <w:szCs w:val="24"/>
        </w:rPr>
        <w:t>22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"_ENREF_23" \o "Kappatos, 2010 #477" </w:instrText>
      </w:r>
      <w:r w:rsidR="00480C6B">
        <w:fldChar w:fldCharType="separate"/>
      </w:r>
      <w:r w:rsidR="002A3DF1">
        <w:rPr>
          <w:rFonts w:ascii="Times New Roman" w:hAnsi="Times New Roman" w:cs="Times New Roman"/>
          <w:noProof/>
          <w:sz w:val="24"/>
          <w:szCs w:val="24"/>
        </w:rPr>
        <w:t>23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"_ENREF_24" \o "Kenny, 2009 #489" </w:instrText>
      </w:r>
      <w:r w:rsidR="00480C6B">
        <w:fldChar w:fldCharType="separate"/>
      </w:r>
      <w:r w:rsidR="002A3DF1">
        <w:rPr>
          <w:rFonts w:ascii="Times New Roman" w:hAnsi="Times New Roman" w:cs="Times New Roman"/>
          <w:noProof/>
          <w:sz w:val="24"/>
          <w:szCs w:val="24"/>
        </w:rPr>
        <w:t>24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"_ENREF_25" \o "Lajevardi, 2009 #452" </w:instrText>
      </w:r>
      <w:r w:rsidR="00480C6B">
        <w:fldChar w:fldCharType="separate"/>
      </w:r>
      <w:r w:rsidR="002A3DF1">
        <w:rPr>
          <w:rFonts w:ascii="Times New Roman" w:hAnsi="Times New Roman" w:cs="Times New Roman"/>
          <w:noProof/>
          <w:sz w:val="24"/>
          <w:szCs w:val="24"/>
        </w:rPr>
        <w:t>25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"_ENREF_26" \o "Kamrunnahar, 2011 #470" </w:instrText>
      </w:r>
      <w:r w:rsidR="00480C6B">
        <w:fldChar w:fldCharType="separate"/>
      </w:r>
      <w:r w:rsidR="002A3DF1">
        <w:rPr>
          <w:rFonts w:ascii="Times New Roman" w:hAnsi="Times New Roman" w:cs="Times New Roman"/>
          <w:noProof/>
          <w:sz w:val="24"/>
          <w:szCs w:val="24"/>
        </w:rPr>
        <w:t>26</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"_ENREF_27" \o "Zhang, 2016 #72" </w:instrText>
      </w:r>
      <w:r w:rsidR="00480C6B">
        <w:fldChar w:fldCharType="separate"/>
      </w:r>
      <w:r w:rsidR="002A3DF1">
        <w:rPr>
          <w:rFonts w:ascii="Times New Roman" w:hAnsi="Times New Roman" w:cs="Times New Roman"/>
          <w:noProof/>
          <w:sz w:val="24"/>
          <w:szCs w:val="24"/>
        </w:rPr>
        <w:t>27</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2B357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"_ENREF_28" \o "Ghaisari, 2012 #448" </w:instrText>
      </w:r>
      <w:r w:rsidR="00480C6B">
        <w:fldChar w:fldCharType="separate"/>
      </w:r>
      <w:r w:rsidR="002A3DF1">
        <w:rPr>
          <w:rFonts w:ascii="Times New Roman" w:hAnsi="Times New Roman" w:cs="Times New Roman"/>
          <w:noProof/>
          <w:sz w:val="24"/>
          <w:szCs w:val="24"/>
        </w:rPr>
        <w:t>28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2B3572">
        <w:rPr>
          <w:rFonts w:ascii="Times New Roman" w:hAnsi="Times New Roman" w:cs="Times New Roman"/>
          <w:sz w:val="24"/>
          <w:szCs w:val="24"/>
        </w:rPr>
        <w:t xml:space="preserve"> </w:t>
      </w:r>
      <w:r>
        <w:rPr>
          <w:rFonts w:ascii="Times New Roman" w:hAnsi="Times New Roman" w:cs="Times New Roman"/>
          <w:sz w:val="24"/>
          <w:szCs w:val="24"/>
        </w:rPr>
        <w:t>and etc.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different 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r w:rsidR="00CE55F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"_ENREF_29" \o "Seidl, 2012 #657" </w:instrText>
      </w:r>
      <w:r w:rsidR="00480C6B">
        <w:fldChar w:fldCharType="separate"/>
      </w:r>
      <w:r w:rsidR="002A3DF1">
        <w:rPr>
          <w:rFonts w:ascii="Times New Roman" w:hAnsi="Times New Roman" w:cs="Times New Roman"/>
          <w:noProof/>
          <w:sz w:val="24"/>
          <w:szCs w:val="24"/>
        </w:rPr>
        <w:t>29</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"_ENREF_30" \o "Jiang, 2016 #451" </w:instrText>
      </w:r>
      <w:r w:rsidR="00480C6B">
        <w:fldChar w:fldCharType="separate"/>
      </w:r>
      <w:r w:rsidR="002A3DF1">
        <w:rPr>
          <w:rFonts w:ascii="Times New Roman" w:hAnsi="Times New Roman" w:cs="Times New Roman"/>
          <w:noProof/>
          <w:sz w:val="24"/>
          <w:szCs w:val="24"/>
        </w:rPr>
        <w:t>30</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r w:rsidR="00DF6EB0">
        <w:rPr>
          <w:rFonts w:ascii="Times New Roman" w:hAnsi="Times New Roman" w:cs="Times New Roman"/>
          <w:sz w:val="24"/>
          <w:szCs w:val="24"/>
        </w:rPr>
        <w:fldChar w:fldCharType="begin"/>
      </w:r>
      <w:r w:rsidR="00DF6EB0">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DF6EB0">
        <w:rPr>
          <w:rFonts w:ascii="Times New Roman" w:hAnsi="Times New Roman" w:cs="Times New Roman"/>
          <w:noProof/>
          <w:sz w:val="24"/>
          <w:szCs w:val="24"/>
        </w:rPr>
        <w:t>[</w:t>
      </w:r>
      <w:r w:rsidR="00480C6B">
        <w:fldChar w:fldCharType="begin"/>
      </w:r>
      <w:r w:rsidR="00480C6B">
        <w:instrText xml:space="preserve"> HYPERLINK \l "_ENREF_24" \o "Kenny, 2009 #489" </w:instrText>
      </w:r>
      <w:r w:rsidR="00480C6B">
        <w:fldChar w:fldCharType="separate"/>
      </w:r>
      <w:r w:rsidR="002A3DF1">
        <w:rPr>
          <w:rFonts w:ascii="Times New Roman" w:hAnsi="Times New Roman" w:cs="Times New Roman"/>
          <w:noProof/>
          <w:sz w:val="24"/>
          <w:szCs w:val="24"/>
        </w:rPr>
        <w:t>24</w:t>
      </w:r>
      <w:r w:rsidR="00480C6B">
        <w:rPr>
          <w:rFonts w:ascii="Times New Roman" w:hAnsi="Times New Roman" w:cs="Times New Roman"/>
          <w:noProof/>
          <w:sz w:val="24"/>
          <w:szCs w:val="24"/>
        </w:rPr>
        <w:fldChar w:fldCharType="end"/>
      </w:r>
      <w:r w:rsidR="00DF6EB0">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r w:rsidR="00963EC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&lt;EndNote&gt;&lt;Cite&gt;&lt;Author&gt;Osgerby&lt;/Author&gt;&lt;Year&gt;2007&lt;/Year&gt;&lt;RecNum&gt;721&lt;/RecNum&gt;&lt;DisplayText&gt;[31]&lt;/DisplayText&gt;&lt;record&gt;&lt;rec-number&gt;721&lt;/rec-number&gt;&lt;foreign-keys&gt;&lt;key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"_ENREF_31" \o "Osgerby, 2007 #721" </w:instrText>
      </w:r>
      <w:r w:rsidR="00480C6B">
        <w:fldChar w:fldCharType="separate"/>
      </w:r>
      <w:r w:rsidR="002A3DF1">
        <w:rPr>
          <w:rFonts w:ascii="Times New Roman" w:hAnsi="Times New Roman" w:cs="Times New Roman"/>
          <w:noProof/>
          <w:sz w:val="24"/>
          <w:szCs w:val="24"/>
        </w:rPr>
        <w:t>31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"_ENREF_32" \o "Haque, 2001 #486" </w:instrText>
      </w:r>
      <w:r w:rsidR="00480C6B">
        <w:fldChar w:fldCharType="separate"/>
      </w:r>
      <w:r w:rsidR="002A3DF1">
        <w:rPr>
          <w:rFonts w:ascii="Times New Roman" w:hAnsi="Times New Roman" w:cs="Times New Roman"/>
          <w:noProof/>
          <w:sz w:val="24"/>
          <w:szCs w:val="24"/>
        </w:rPr>
        <w:t>32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"_ENREF_21" \o "Shi, 2015 #465" </w:instrText>
      </w:r>
      <w:r w:rsidR="00480C6B">
        <w:fldChar w:fldCharType="separate"/>
      </w:r>
      <w:r w:rsidR="002A3DF1">
        <w:rPr>
          <w:rFonts w:ascii="Times New Roman" w:hAnsi="Times New Roman" w:cs="Times New Roman"/>
          <w:noProof/>
          <w:sz w:val="24"/>
          <w:szCs w:val="24"/>
        </w:rPr>
        <w:t>21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B56836">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B56836">
        <w:rPr>
          <w:rFonts w:ascii="Times New Roman" w:hAnsi="Times New Roman" w:cs="Times New Roman"/>
          <w:noProof/>
          <w:sz w:val="24"/>
          <w:szCs w:val="24"/>
        </w:rPr>
        <w:t>[</w:t>
      </w:r>
      <w:r w:rsidR="00480C6B">
        <w:fldChar w:fldCharType="begin"/>
      </w:r>
      <w:r w:rsidR="00480C6B">
        <w:instrText xml:space="preserve"> HYPERLINK \l "_ENREF_4" \o "Jiménez-Come, 2015 #438" </w:instrText>
      </w:r>
      <w:r w:rsidR="00480C6B">
        <w:fldChar w:fldCharType="separate"/>
      </w:r>
      <w:r w:rsidR="002A3DF1">
        <w:rPr>
          <w:rFonts w:ascii="Times New Roman" w:hAnsi="Times New Roman" w:cs="Times New Roman"/>
          <w:noProof/>
          <w:sz w:val="24"/>
          <w:szCs w:val="24"/>
        </w:rPr>
        <w:t>4</w:t>
      </w:r>
      <w:r w:rsidR="00480C6B">
        <w:rPr>
          <w:rFonts w:ascii="Times New Roman" w:hAnsi="Times New Roman" w:cs="Times New Roman"/>
          <w:noProof/>
          <w:sz w:val="24"/>
          <w:szCs w:val="24"/>
        </w:rPr>
        <w:fldChar w:fldCharType="end"/>
      </w:r>
      <w:r w:rsidR="00B56836">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"_ENREF_33" \o "Evans, 1999 #720" </w:instrText>
      </w:r>
      <w:r w:rsidR="00480C6B">
        <w:fldChar w:fldCharType="separate"/>
      </w:r>
      <w:r w:rsidR="002A3DF1">
        <w:rPr>
          <w:rFonts w:ascii="Times New Roman" w:hAnsi="Times New Roman" w:cs="Times New Roman"/>
          <w:noProof/>
          <w:sz w:val="24"/>
          <w:szCs w:val="24"/>
        </w:rPr>
        <w:t>33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r w:rsidR="00717D1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"_ENREF_34" \o "Montakhab, 2010 #654" </w:instrText>
      </w:r>
      <w:r w:rsidR="00480C6B">
        <w:fldChar w:fldCharType="separate"/>
      </w:r>
      <w:r w:rsidR="002A3DF1">
        <w:rPr>
          <w:rFonts w:ascii="Times New Roman" w:hAnsi="Times New Roman" w:cs="Times New Roman"/>
          <w:noProof/>
          <w:sz w:val="24"/>
          <w:szCs w:val="24"/>
        </w:rPr>
        <w:t>34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"_ENREF_16" \o "Xu, 2007 #713" </w:instrText>
      </w:r>
      <w:r w:rsidR="00480C6B">
        <w:fldChar w:fldCharType="separate"/>
      </w:r>
      <w:r w:rsidR="002A3DF1">
        <w:rPr>
          <w:rFonts w:ascii="Times New Roman" w:hAnsi="Times New Roman" w:cs="Times New Roman"/>
          <w:noProof/>
          <w:sz w:val="24"/>
          <w:szCs w:val="24"/>
        </w:rPr>
        <w:t>16</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"_ENREF_35" \o "Asteris, 2017 #30" </w:instrText>
      </w:r>
      <w:r w:rsidR="00480C6B">
        <w:fldChar w:fldCharType="separate"/>
      </w:r>
      <w:r w:rsidR="002A3DF1">
        <w:rPr>
          <w:rFonts w:ascii="Times New Roman" w:hAnsi="Times New Roman" w:cs="Times New Roman"/>
          <w:noProof/>
          <w:sz w:val="24"/>
          <w:szCs w:val="24"/>
        </w:rPr>
        <w:t>35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"_ENREF_36" \o "Faizabadi, 2014 #636" </w:instrText>
      </w:r>
      <w:r w:rsidR="00480C6B">
        <w:fldChar w:fldCharType="separate"/>
      </w:r>
      <w:r w:rsidR="002A3DF1">
        <w:rPr>
          <w:rFonts w:ascii="Times New Roman" w:hAnsi="Times New Roman" w:cs="Times New Roman"/>
          <w:noProof/>
          <w:sz w:val="24"/>
          <w:szCs w:val="24"/>
        </w:rPr>
        <w:t>36</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&lt;EndNote&gt;&lt;Cite&gt;&lt;Author&gt;Yao&lt;/Author&gt;&lt;Year&gt;2013&lt;/Year&gt;&lt;RecNum&gt;719&lt;/RecNum&gt;&lt;DisplayText&gt;[37]&lt;/DisplayText&gt;&lt;record&gt;&lt;rec-number&gt;719&lt;/rec-number&gt;&lt;foreign-keys&gt;&lt;key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"_ENREF_37" \o "Yao, 2013 #719" </w:instrText>
      </w:r>
      <w:r w:rsidR="00480C6B">
        <w:fldChar w:fldCharType="separate"/>
      </w:r>
      <w:r w:rsidR="002A3DF1">
        <w:rPr>
          <w:rFonts w:ascii="Times New Roman" w:hAnsi="Times New Roman" w:cs="Times New Roman"/>
          <w:noProof/>
          <w:sz w:val="24"/>
          <w:szCs w:val="24"/>
        </w:rPr>
        <w:t>37</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E409CC">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E409CC">
        <w:rPr>
          <w:rFonts w:ascii="Times New Roman" w:hAnsi="Times New Roman" w:cs="Times New Roman"/>
          <w:noProof/>
          <w:sz w:val="24"/>
          <w:szCs w:val="24"/>
        </w:rPr>
        <w:t>[</w:t>
      </w:r>
      <w:r w:rsidR="00480C6B">
        <w:fldChar w:fldCharType="begin"/>
      </w:r>
      <w:r w:rsidR="00480C6B">
        <w:instrText xml:space="preserve"> HYPERLINK \l "_ENREF_3" \o "Liu, 2013 #717" </w:instrText>
      </w:r>
      <w:r w:rsidR="00480C6B">
        <w:fldChar w:fldCharType="separate"/>
      </w:r>
      <w:r w:rsidR="002A3DF1">
        <w:rPr>
          <w:rFonts w:ascii="Times New Roman" w:hAnsi="Times New Roman" w:cs="Times New Roman"/>
          <w:noProof/>
          <w:sz w:val="24"/>
          <w:szCs w:val="24"/>
        </w:rPr>
        <w:t>3</w:t>
      </w:r>
      <w:r w:rsidR="00480C6B">
        <w:rPr>
          <w:rFonts w:ascii="Times New Roman" w:hAnsi="Times New Roman" w:cs="Times New Roman"/>
          <w:noProof/>
          <w:sz w:val="24"/>
          <w:szCs w:val="24"/>
        </w:rPr>
        <w:fldChar w:fldCharType="end"/>
      </w:r>
      <w:r w:rsidR="00E409CC">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&lt;EndNote&gt;&lt;Cite&gt;&lt;Author&gt;Birbilis&lt;/Author&gt;&lt;Year&gt;2011&lt;/Year&gt;&lt;RecNum&gt;444&lt;/RecNum&gt;&lt;DisplayText&gt;[38]&lt;/DisplayText&gt;&lt;record&gt;&lt;rec-number&gt;444&lt;/rec-number&gt;&lt;foreign-keys&gt;&lt;key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"_ENREF_38" \o "Birbilis, 2011 #444" </w:instrText>
      </w:r>
      <w:r w:rsidR="00480C6B">
        <w:fldChar w:fldCharType="separate"/>
      </w:r>
      <w:r w:rsidR="002A3DF1">
        <w:rPr>
          <w:rFonts w:ascii="Times New Roman" w:hAnsi="Times New Roman" w:cs="Times New Roman"/>
          <w:noProof/>
          <w:sz w:val="24"/>
          <w:szCs w:val="24"/>
        </w:rPr>
        <w:t>38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"_ENREF_39" \o "Sasikumar, 2008 #476" </w:instrText>
      </w:r>
      <w:r w:rsidR="00480C6B">
        <w:fldChar w:fldCharType="separate"/>
      </w:r>
      <w:r w:rsidR="002A3DF1">
        <w:rPr>
          <w:rFonts w:ascii="Times New Roman" w:hAnsi="Times New Roman" w:cs="Times New Roman"/>
          <w:noProof/>
          <w:sz w:val="24"/>
          <w:szCs w:val="24"/>
        </w:rPr>
        <w:t>39</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"_ENREF_23" \o "Kappatos, 2010 #477" </w:instrText>
      </w:r>
      <w:r w:rsidR="00480C6B">
        <w:fldChar w:fldCharType="separate"/>
      </w:r>
      <w:r w:rsidR="002A3DF1">
        <w:rPr>
          <w:rFonts w:ascii="Times New Roman" w:hAnsi="Times New Roman" w:cs="Times New Roman"/>
          <w:noProof/>
          <w:sz w:val="24"/>
          <w:szCs w:val="24"/>
        </w:rPr>
        <w:t>23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29"/>
      <w:r w:rsidR="001427C2">
        <w:rPr>
          <w:rFonts w:ascii="Times New Roman" w:hAnsi="Times New Roman" w:cs="Times New Roman"/>
          <w:sz w:val="24"/>
          <w:szCs w:val="24"/>
        </w:rPr>
        <w:t xml:space="preserve"> </w:t>
      </w:r>
    </w:p>
    <w:p w14:paraId="27B5CD4F" w14:textId="661C4BE5"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"_ENREF_40" \o "Parthiban, 2005 #475" </w:instrText>
      </w:r>
      <w:r w:rsidR="00480C6B">
        <w:fldChar w:fldCharType="separate"/>
      </w:r>
      <w:r w:rsidR="002A3DF1">
        <w:rPr>
          <w:rFonts w:ascii="Times New Roman" w:hAnsi="Times New Roman" w:cs="Times New Roman"/>
          <w:noProof/>
          <w:sz w:val="24"/>
          <w:szCs w:val="24"/>
        </w:rPr>
        <w:t>40</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"_ENREF_25" \o "Lajevardi, 2009 #452" </w:instrText>
      </w:r>
      <w:r w:rsidR="00480C6B">
        <w:fldChar w:fldCharType="separate"/>
      </w:r>
      <w:r w:rsidR="002A3DF1">
        <w:rPr>
          <w:rFonts w:ascii="Times New Roman" w:hAnsi="Times New Roman" w:cs="Times New Roman"/>
          <w:noProof/>
          <w:sz w:val="24"/>
          <w:szCs w:val="24"/>
        </w:rPr>
        <w:t>25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"_ENREF_41" \o "Cai, 1999 #491" </w:instrText>
      </w:r>
      <w:r w:rsidR="00480C6B">
        <w:fldChar w:fldCharType="separate"/>
      </w:r>
      <w:r w:rsidR="002A3DF1">
        <w:rPr>
          <w:rFonts w:ascii="Times New Roman" w:hAnsi="Times New Roman" w:cs="Times New Roman"/>
          <w:noProof/>
          <w:sz w:val="24"/>
          <w:szCs w:val="24"/>
        </w:rPr>
        <w:t>41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"_ENREF_42" \o "Forouzan, 2007 #519" </w:instrText>
      </w:r>
      <w:r w:rsidR="00480C6B">
        <w:fldChar w:fldCharType="separate"/>
      </w:r>
      <w:r w:rsidR="002A3DF1">
        <w:rPr>
          <w:rFonts w:ascii="Times New Roman" w:hAnsi="Times New Roman" w:cs="Times New Roman"/>
          <w:noProof/>
          <w:sz w:val="24"/>
          <w:szCs w:val="24"/>
        </w:rPr>
        <w:t>42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"_ENREF_24" \o "Kenny, 2009 #489" </w:instrText>
      </w:r>
      <w:r w:rsidR="00480C6B">
        <w:fldChar w:fldCharType="separate"/>
      </w:r>
      <w:r w:rsidR="002A3DF1">
        <w:rPr>
          <w:rFonts w:ascii="Times New Roman" w:hAnsi="Times New Roman" w:cs="Times New Roman"/>
          <w:noProof/>
          <w:sz w:val="24"/>
          <w:szCs w:val="24"/>
        </w:rPr>
        <w:t>24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"_ENREF_43" \o "Kamrunnahar, 2010 #487" </w:instrText>
      </w:r>
      <w:r w:rsidR="00480C6B">
        <w:fldChar w:fldCharType="separate"/>
      </w:r>
      <w:r w:rsidR="002A3DF1">
        <w:rPr>
          <w:rFonts w:ascii="Times New Roman" w:hAnsi="Times New Roman" w:cs="Times New Roman"/>
          <w:noProof/>
          <w:sz w:val="24"/>
          <w:szCs w:val="24"/>
        </w:rPr>
        <w:t>43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"_ENREF_44" \o "Xia, 2016 #468" </w:instrText>
      </w:r>
      <w:r w:rsidR="00480C6B">
        <w:fldChar w:fldCharType="separate"/>
      </w:r>
      <w:r w:rsidR="002A3DF1">
        <w:rPr>
          <w:rFonts w:ascii="Times New Roman" w:hAnsi="Times New Roman" w:cs="Times New Roman"/>
          <w:noProof/>
          <w:sz w:val="24"/>
          <w:szCs w:val="24"/>
        </w:rPr>
        <w:t>44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"_ENREF_21" \o "Shi, 2015 #465" </w:instrText>
      </w:r>
      <w:r w:rsidR="00480C6B">
        <w:fldChar w:fldCharType="separate"/>
      </w:r>
      <w:r w:rsidR="002A3DF1">
        <w:rPr>
          <w:rFonts w:ascii="Times New Roman" w:hAnsi="Times New Roman" w:cs="Times New Roman"/>
          <w:noProof/>
          <w:sz w:val="24"/>
          <w:szCs w:val="24"/>
        </w:rPr>
        <w:t>21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"_ENREF_22" \o "Yang, 2012 #467" </w:instrText>
      </w:r>
      <w:r w:rsidR="00480C6B">
        <w:fldChar w:fldCharType="separate"/>
      </w:r>
      <w:r w:rsidR="002A3DF1">
        <w:rPr>
          <w:rFonts w:ascii="Times New Roman" w:hAnsi="Times New Roman" w:cs="Times New Roman"/>
          <w:noProof/>
          <w:sz w:val="24"/>
          <w:szCs w:val="24"/>
        </w:rPr>
        <w:t>22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"_ENREF_26" \o "Kamrunnahar, 2011 #470" </w:instrText>
      </w:r>
      <w:r w:rsidR="00480C6B">
        <w:fldChar w:fldCharType="separate"/>
      </w:r>
      <w:r w:rsidR="002A3DF1">
        <w:rPr>
          <w:rFonts w:ascii="Times New Roman" w:hAnsi="Times New Roman" w:cs="Times New Roman"/>
          <w:noProof/>
          <w:sz w:val="24"/>
          <w:szCs w:val="24"/>
        </w:rPr>
        <w:t>26</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"_ENREF_27" \o "Zhang, 2016 #72" </w:instrText>
      </w:r>
      <w:r w:rsidR="00480C6B">
        <w:fldChar w:fldCharType="separate"/>
      </w:r>
      <w:r w:rsidR="002A3DF1">
        <w:rPr>
          <w:rFonts w:ascii="Times New Roman" w:hAnsi="Times New Roman" w:cs="Times New Roman"/>
          <w:noProof/>
          <w:sz w:val="24"/>
          <w:szCs w:val="24"/>
        </w:rPr>
        <w:t>27</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"_ENREF_34" \o "Montakhab, 2010 #654" </w:instrText>
      </w:r>
      <w:r w:rsidR="00480C6B">
        <w:fldChar w:fldCharType="separate"/>
      </w:r>
      <w:r w:rsidR="002A3DF1">
        <w:rPr>
          <w:rFonts w:ascii="Times New Roman" w:hAnsi="Times New Roman" w:cs="Times New Roman"/>
          <w:noProof/>
          <w:sz w:val="24"/>
          <w:szCs w:val="24"/>
        </w:rPr>
        <w:t>34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"_ENREF_45" \o "Li, 2007 #469" </w:instrText>
      </w:r>
      <w:r w:rsidR="00480C6B">
        <w:fldChar w:fldCharType="separate"/>
      </w:r>
      <w:r w:rsidR="002A3DF1">
        <w:rPr>
          <w:rFonts w:ascii="Times New Roman" w:hAnsi="Times New Roman" w:cs="Times New Roman"/>
          <w:noProof/>
          <w:sz w:val="24"/>
          <w:szCs w:val="24"/>
        </w:rPr>
        <w:t>45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"_ENREF_46" \o "Li, 1998 #484" </w:instrText>
      </w:r>
      <w:r w:rsidR="00480C6B">
        <w:fldChar w:fldCharType="separate"/>
      </w:r>
      <w:r w:rsidR="002A3DF1">
        <w:rPr>
          <w:rFonts w:ascii="Times New Roman" w:hAnsi="Times New Roman" w:cs="Times New Roman"/>
          <w:noProof/>
          <w:sz w:val="24"/>
          <w:szCs w:val="24"/>
        </w:rPr>
        <w:t>46</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Pr>
          <w:rFonts w:ascii="Times New Roman" w:hAnsi="Times New Roman" w:cs="Times New Roman"/>
          <w:sz w:val="24"/>
          <w:szCs w:val="24"/>
        </w:rPr>
        <w:t xml:space="preserve">and so on. The majority of </w:t>
      </w:r>
      <w:r>
        <w:rPr>
          <w:rFonts w:ascii="Times New Roman" w:hAnsi="Times New Roman" w:cs="Times New Roman"/>
          <w:sz w:val="24"/>
          <w:szCs w:val="24"/>
        </w:rPr>
        <w:lastRenderedPageBreak/>
        <w:t xml:space="preserve">materials related applications are focused on implementing </w:t>
      </w:r>
      <w:r w:rsidR="001D6901">
        <w:rPr>
          <w:rFonts w:ascii="Times New Roman" w:hAnsi="Times New Roman" w:cs="Times New Roman"/>
          <w:sz w:val="24"/>
          <w:szCs w:val="24"/>
        </w:rPr>
        <w:t xml:space="preserve">feed forward </w:t>
      </w:r>
      <w:r>
        <w:rPr>
          <w:rFonts w:ascii="Times New Roman" w:hAnsi="Times New Roman" w:cs="Times New Roman"/>
          <w:sz w:val="24"/>
          <w:szCs w:val="24"/>
        </w:rPr>
        <w:t xml:space="preserve">backpropagation neural networks.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 xml:space="preserve">powerful, complicated and efficient neural networks models, such as radial basic function neural network (RBFNN), convolutional neural network (CNN) 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can also give satisfactory prediction. In materials science researches, it is important to know the role of variables affecting on material properties and determine which input variable is the most influencing factor on desired output</w:t>
      </w:r>
      <w:del w:id="232" w:author="Jason Ove [2]" w:date="2019-06-11T15:53:00Z">
        <w:r w:rsidDel="00115A0D">
          <w:rPr>
            <w:rFonts w:ascii="Times New Roman" w:hAnsi="Times New Roman" w:cs="Times New Roman"/>
            <w:sz w:val="24"/>
            <w:szCs w:val="24"/>
          </w:rPr>
          <w:delText xml:space="preserve"> variable</w:delText>
        </w:r>
      </w:del>
      <w:r>
        <w:rPr>
          <w:rFonts w:ascii="Times New Roman" w:hAnsi="Times New Roman" w:cs="Times New Roman"/>
          <w:sz w:val="24"/>
          <w:szCs w:val="24"/>
        </w:rPr>
        <w:t xml:space="preserve">. Some input ranking methods, such as change of MSE (COM), fuzzy curves and </w:t>
      </w:r>
      <w:commentRangeStart w:id="233"/>
      <w:r>
        <w:rPr>
          <w:rFonts w:ascii="Times New Roman" w:hAnsi="Times New Roman" w:cs="Times New Roman"/>
          <w:sz w:val="24"/>
          <w:szCs w:val="24"/>
        </w:rPr>
        <w:t>sensitivity analysis</w:t>
      </w:r>
      <w:commentRangeEnd w:id="233"/>
      <w:r w:rsidR="00115A0D">
        <w:rPr>
          <w:rStyle w:val="a6"/>
        </w:rPr>
        <w:commentReference w:id="233"/>
      </w:r>
      <w:r>
        <w:rPr>
          <w:rFonts w:ascii="Times New Roman" w:hAnsi="Times New Roman" w:cs="Times New Roman"/>
          <w:sz w:val="24"/>
          <w:szCs w:val="24"/>
        </w:rPr>
        <w:t xml:space="preserve">, have been applied to extract knowledge from trained ANN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&lt;EndNote&gt;&lt;Cite&gt;&lt;Author&gt;Sung&lt;/Author&gt;&lt;Year&gt;1998&lt;/Year&gt;&lt;RecNum&gt;663&lt;/RecNum&gt;&lt;DisplayText&gt;[47]&lt;/DisplayText&gt;&lt;record&gt;&lt;rec-number&gt;663&lt;/rec-number&gt;&lt;foreign-keys&gt;&lt;key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"_ENREF_47" \o "Sung, 1998 #663" </w:instrText>
      </w:r>
      <w:r w:rsidR="00480C6B">
        <w:fldChar w:fldCharType="separate"/>
      </w:r>
      <w:r w:rsidR="002A3DF1">
        <w:rPr>
          <w:rFonts w:ascii="Times New Roman" w:hAnsi="Times New Roman" w:cs="Times New Roman"/>
          <w:noProof/>
          <w:sz w:val="24"/>
          <w:szCs w:val="24"/>
        </w:rPr>
        <w:t>47</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commentRangeStart w:id="234"/>
      <w:commentRangeStart w:id="235"/>
      <w:r>
        <w:rPr>
          <w:rFonts w:ascii="Times New Roman" w:hAnsi="Times New Roman" w:cs="Times New Roman"/>
          <w:sz w:val="24"/>
          <w:szCs w:val="24"/>
        </w:rPr>
        <w:t>Previous recent</w:t>
      </w:r>
      <w:commentRangeEnd w:id="234"/>
      <w:r w:rsidR="00115A0D">
        <w:rPr>
          <w:rStyle w:val="a6"/>
        </w:rPr>
        <w:commentReference w:id="234"/>
      </w:r>
      <w:commentRangeEnd w:id="235"/>
      <w:r w:rsidR="00115A0D">
        <w:rPr>
          <w:rStyle w:val="a6"/>
        </w:rPr>
        <w:commentReference w:id="235"/>
      </w:r>
      <w:r>
        <w:rPr>
          <w:rFonts w:ascii="Times New Roman" w:hAnsi="Times New Roman" w:cs="Times New Roman"/>
          <w:sz w:val="24"/>
          <w:szCs w:val="24"/>
        </w:rPr>
        <w:t xml:space="preserve"> works have shown that integration of neural networks with other computing paradigms such as Bayesian framework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&lt;EndNote&gt;&lt;Cite&gt;&lt;Author&gt;Vasudevan&lt;/Author&gt;&lt;Year&gt;2005&lt;/Year&gt;&lt;RecNum&gt;664&lt;/RecNum&gt;&lt;DisplayText&gt;[48]&lt;/DisplayText&gt;&lt;record&gt;&lt;rec-number&gt;664&lt;/rec-number&gt;&lt;foreign-keys&gt;&lt;key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"_ENREF_48" \o "Vasudevan, 2005 #664" </w:instrText>
      </w:r>
      <w:r w:rsidR="00480C6B">
        <w:fldChar w:fldCharType="separate"/>
      </w:r>
      <w:r w:rsidR="002A3DF1">
        <w:rPr>
          <w:rFonts w:ascii="Times New Roman" w:hAnsi="Times New Roman" w:cs="Times New Roman"/>
          <w:noProof/>
          <w:sz w:val="24"/>
          <w:szCs w:val="24"/>
        </w:rPr>
        <w:t>48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&lt;EndNote&gt;&lt;Cite&gt;&lt;Author&gt;Fu&lt;/Author&gt;&lt;Year&gt;2010&lt;/Year&gt;&lt;RecNum&gt;447&lt;/RecNum&gt;&lt;DisplayText&gt;[49]&lt;/DisplayText&gt;&lt;record&gt;&lt;rec-number&gt;447&lt;/rec-number&gt;&lt;foreign-keys&gt;&lt;key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"_ENREF_49" \o "Fu, 2010 #447" </w:instrText>
      </w:r>
      <w:r w:rsidR="00480C6B">
        <w:fldChar w:fldCharType="separate"/>
      </w:r>
      <w:r w:rsidR="002A3DF1">
        <w:rPr>
          <w:rFonts w:ascii="Times New Roman" w:hAnsi="Times New Roman" w:cs="Times New Roman"/>
          <w:noProof/>
          <w:sz w:val="24"/>
          <w:szCs w:val="24"/>
        </w:rPr>
        <w:t>49</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"_ENREF_50" \o "Huang, 2018 #552" </w:instrText>
      </w:r>
      <w:r w:rsidR="00480C6B">
        <w:fldChar w:fldCharType="separate"/>
      </w:r>
      <w:r w:rsidR="002A3DF1">
        <w:rPr>
          <w:rFonts w:ascii="Times New Roman" w:hAnsi="Times New Roman" w:cs="Times New Roman"/>
          <w:noProof/>
          <w:sz w:val="24"/>
          <w:szCs w:val="24"/>
        </w:rPr>
        <w:t>50</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&lt;EndNote&gt;&lt;Cite&gt;&lt;Author&gt;Aliofkhazraei&lt;/Author&gt;&lt;Year&gt;2008&lt;/Year&gt;&lt;RecNum&gt;442&lt;/RecNum&gt;&lt;DisplayText&gt;[51]&lt;/DisplayText&gt;&lt;record&gt;&lt;rec-number&gt;442&lt;/rec-number&gt;&lt;foreign-keys&gt;&lt;key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"_ENREF_51" \o "Aliofkhazraei, 2008 #442" </w:instrText>
      </w:r>
      <w:r w:rsidR="00480C6B">
        <w:fldChar w:fldCharType="separate"/>
      </w:r>
      <w:r w:rsidR="002A3DF1">
        <w:rPr>
          <w:rFonts w:ascii="Times New Roman" w:hAnsi="Times New Roman" w:cs="Times New Roman"/>
          <w:noProof/>
          <w:sz w:val="24"/>
          <w:szCs w:val="24"/>
        </w:rPr>
        <w:t>51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&lt;EndNote&gt;&lt;Cite&gt;&lt;Author&gt;Weckman&lt;/Author&gt;&lt;Year&gt;2010&lt;/Year&gt;&lt;RecNum&gt;492&lt;/RecNum&gt;&lt;DisplayText&gt;[52]&lt;/DisplayText&gt;&lt;record&gt;&lt;rec-number&gt;492&lt;/rec-number&gt;&lt;foreign-keys&gt;&lt;key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"_ENREF_52" \o "Weckman, 2010 #492" </w:instrText>
      </w:r>
      <w:r w:rsidR="00480C6B">
        <w:fldChar w:fldCharType="separate"/>
      </w:r>
      <w:r w:rsidR="002A3DF1">
        <w:rPr>
          <w:rFonts w:ascii="Times New Roman" w:hAnsi="Times New Roman" w:cs="Times New Roman"/>
          <w:noProof/>
          <w:sz w:val="24"/>
          <w:szCs w:val="24"/>
        </w:rPr>
        <w:t>52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"_ENREF_41" \o "Cai, 1999 #491" </w:instrText>
      </w:r>
      <w:r w:rsidR="00480C6B">
        <w:fldChar w:fldCharType="separate"/>
      </w:r>
      <w:r w:rsidR="002A3DF1">
        <w:rPr>
          <w:rFonts w:ascii="Times New Roman" w:hAnsi="Times New Roman" w:cs="Times New Roman"/>
          <w:noProof/>
          <w:sz w:val="24"/>
          <w:szCs w:val="24"/>
        </w:rPr>
        <w:t>41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"_ENREF_25" \o "Lajevardi, 2009 #452" </w:instrText>
      </w:r>
      <w:r w:rsidR="00480C6B">
        <w:fldChar w:fldCharType="separate"/>
      </w:r>
      <w:r w:rsidR="002A3DF1">
        <w:rPr>
          <w:rFonts w:ascii="Times New Roman" w:hAnsi="Times New Roman" w:cs="Times New Roman"/>
          <w:noProof/>
          <w:sz w:val="24"/>
          <w:szCs w:val="24"/>
        </w:rPr>
        <w:t>25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"_ENREF_44" \o "Xia, 2016 #468" </w:instrText>
      </w:r>
      <w:r w:rsidR="00480C6B">
        <w:fldChar w:fldCharType="separate"/>
      </w:r>
      <w:r w:rsidR="002A3DF1">
        <w:rPr>
          <w:rFonts w:ascii="Times New Roman" w:hAnsi="Times New Roman" w:cs="Times New Roman"/>
          <w:noProof/>
          <w:sz w:val="24"/>
          <w:szCs w:val="24"/>
        </w:rPr>
        <w:t>44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26"/>
      <w:r>
        <w:rPr>
          <w:rFonts w:ascii="Times New Roman" w:hAnsi="Times New Roman" w:cs="Times New Roman"/>
          <w:sz w:val="24"/>
          <w:szCs w:val="24"/>
        </w:rPr>
        <w:t xml:space="preserve"> The development of more than one ANN types, such as linear model (LM) (simplest form of ANN), multilayer perceptron (MLP), radial basis function (RBF) and so on, and their comparison results were also discussed in some researches in literature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&lt;EndNote&gt;&lt;Cite&gt;&lt;Author&gt;Fathi&lt;/Author&gt;&lt;Year&gt;2007&lt;/Year&gt;&lt;RecNum&gt;660&lt;/RecNum&gt;&lt;DisplayText&gt;[53]&lt;/DisplayText&gt;&lt;record&gt;&lt;rec-number&gt;660&lt;/rec-number&gt;&lt;foreign-keys&gt;&lt;key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"_ENREF_53" \o "Fathi, 2007 #660" </w:instrText>
      </w:r>
      <w:r w:rsidR="00480C6B">
        <w:fldChar w:fldCharType="separate"/>
      </w:r>
      <w:r w:rsidR="002A3DF1">
        <w:rPr>
          <w:rFonts w:ascii="Times New Roman" w:hAnsi="Times New Roman" w:cs="Times New Roman"/>
          <w:noProof/>
          <w:sz w:val="24"/>
          <w:szCs w:val="24"/>
        </w:rPr>
        <w:t>53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&lt;EndNote&gt;&lt;Cite&gt;&lt;Author&gt;Khadom&lt;/Author&gt;&lt;Year&gt;2013&lt;/Year&gt;&lt;RecNum&gt;661&lt;/RecNum&gt;&lt;DisplayText&gt;[54]&lt;/DisplayText&gt;&lt;record&gt;&lt;rec-number&gt;661&lt;/rec-number&gt;&lt;foreign-keys&gt;&lt;key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"_ENREF_54" \o "Khadom, 2013 #661" </w:instrText>
      </w:r>
      <w:r w:rsidR="00480C6B">
        <w:fldChar w:fldCharType="separate"/>
      </w:r>
      <w:r w:rsidR="002A3DF1">
        <w:rPr>
          <w:rFonts w:ascii="Times New Roman" w:hAnsi="Times New Roman" w:cs="Times New Roman"/>
          <w:noProof/>
          <w:sz w:val="24"/>
          <w:szCs w:val="24"/>
        </w:rPr>
        <w:t>54</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4921FE0" w14:textId="1A334927" w:rsidR="00CF1552" w:rsidRDefault="00205DC2" w:rsidP="00E0463D">
      <w:pPr>
        <w:widowControl w:val="0"/>
        <w:spacing w:line="360" w:lineRule="auto"/>
        <w:jc w:val="both"/>
        <w:rPr>
          <w:rFonts w:ascii="Times New Roman" w:hAnsi="Times New Roman" w:cs="Times New Roman"/>
          <w:sz w:val="24"/>
          <w:szCs w:val="24"/>
        </w:rPr>
      </w:pPr>
      <w:bookmarkStart w:id="236" w:name="_Hlk534709764"/>
      <w:bookmarkStart w:id="237" w:name="_Hlk534790661"/>
      <w:r>
        <w:rPr>
          <w:rFonts w:ascii="Times New Roman" w:hAnsi="Times New Roman" w:cs="Times New Roman"/>
          <w:noProof/>
          <w:sz w:val="24"/>
          <w:szCs w:val="24"/>
        </w:rPr>
        <w:t>Bhadeshia</w:t>
      </w:r>
      <w:bookmarkEnd w:id="236"/>
      <w:r>
        <w:rPr>
          <w:rFonts w:ascii="Times New Roman" w:hAnsi="Times New Roman" w:cs="Times New Roman"/>
          <w:noProof/>
          <w:sz w:val="24"/>
          <w:szCs w:val="24"/>
        </w:rPr>
        <w:t xml:space="preserve"> </w:t>
      </w:r>
      <w:bookmarkEnd w:id="237"/>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&lt;EndNote&gt;&lt;Cite&gt;&lt;Author&gt;Bhadeshia&lt;/Author&gt;&lt;Year&gt;2008&lt;/Year&gt;&lt;RecNum&gt;495&lt;/RecNum&gt;&lt;DisplayText&gt;[55]&lt;/DisplayText&gt;&lt;record&gt;&lt;rec-number&gt;495&lt;/rec-number&gt;&lt;foreign-keys&gt;&lt;key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"_ENREF_55" \o "Bhadeshia, 2008 #495" </w:instrText>
      </w:r>
      <w:r w:rsidR="00480C6B">
        <w:fldChar w:fldCharType="separate"/>
      </w:r>
      <w:r w:rsidR="002A3DF1">
        <w:rPr>
          <w:rFonts w:ascii="Times New Roman" w:hAnsi="Times New Roman" w:cs="Times New Roman"/>
          <w:noProof/>
          <w:sz w:val="24"/>
          <w:szCs w:val="24"/>
        </w:rPr>
        <w:t>55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p>
    <w:tbl>
      <w:tblPr>
        <w:tblStyle w:val="ListTable2-Accent51"/>
        <w:tblW w:w="0" w:type="auto"/>
        <w:tblLayout w:type="fixed"/>
        <w:tblLook w:val="04A0" w:firstRow="1" w:lastRow="0" w:firstColumn="1" w:lastColumn="0" w:noHBand="0" w:noVBand="1"/>
      </w:tblPr>
      <w:tblGrid>
        <w:gridCol w:w="1080"/>
        <w:gridCol w:w="1260"/>
        <w:gridCol w:w="1260"/>
        <w:gridCol w:w="1170"/>
        <w:gridCol w:w="1350"/>
        <w:gridCol w:w="1170"/>
        <w:gridCol w:w="2070"/>
      </w:tblGrid>
      <w:tr w:rsidR="00CF1552" w:rsidRPr="00A373EF" w14:paraId="1338C6A4" w14:textId="77777777" w:rsidTr="005509D6">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F1552" w:rsidRPr="00A373EF" w:rsidRDefault="00205DC2" w:rsidP="00E0463D">
            <w:pPr>
              <w:widowControl w:val="0"/>
              <w:rPr>
                <w:rFonts w:ascii="Times New Roman" w:hAnsi="Times New Roman" w:cs="Times New Roman"/>
                <w:sz w:val="20"/>
                <w:szCs w:val="20"/>
              </w:rPr>
            </w:pPr>
            <w:r w:rsidRPr="00A373EF">
              <w:rPr>
                <w:rFonts w:ascii="Times New Roman" w:hAnsi="Times New Roman" w:cs="Times New Roman"/>
                <w:sz w:val="20"/>
                <w:szCs w:val="20"/>
              </w:rPr>
              <w:t>Materials</w:t>
            </w:r>
          </w:p>
        </w:tc>
        <w:tc>
          <w:tcPr>
            <w:tcW w:w="1260" w:type="dxa"/>
            <w:tcBorders>
              <w:top w:val="single" w:sz="4" w:space="0" w:color="auto"/>
            </w:tcBorders>
          </w:tcPr>
          <w:p w14:paraId="28C5712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765283">
              <w:rPr>
                <w:rFonts w:ascii="Times New Roman" w:hAnsi="Times New Roman" w:cs="Times New Roman"/>
                <w:sz w:val="20"/>
                <w:szCs w:val="20"/>
              </w:rPr>
              <w:t>Applied Area/ Environment</w:t>
            </w:r>
          </w:p>
        </w:tc>
        <w:tc>
          <w:tcPr>
            <w:tcW w:w="1260" w:type="dxa"/>
            <w:tcBorders>
              <w:top w:val="single" w:sz="4" w:space="0" w:color="auto"/>
            </w:tcBorders>
          </w:tcPr>
          <w:p w14:paraId="399237D6"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Input</w:t>
            </w:r>
          </w:p>
        </w:tc>
        <w:tc>
          <w:tcPr>
            <w:tcW w:w="1170" w:type="dxa"/>
            <w:tcBorders>
              <w:top w:val="single" w:sz="4" w:space="0" w:color="auto"/>
            </w:tcBorders>
          </w:tcPr>
          <w:p w14:paraId="3974EAB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810566">
              <w:rPr>
                <w:rFonts w:ascii="Times New Roman" w:hAnsi="Times New Roman" w:cs="Times New Roman"/>
                <w:sz w:val="19"/>
                <w:szCs w:val="19"/>
              </w:rPr>
              <w:t>Activation Function</w:t>
            </w:r>
          </w:p>
        </w:tc>
        <w:tc>
          <w:tcPr>
            <w:tcW w:w="1350" w:type="dxa"/>
            <w:tcBorders>
              <w:top w:val="single" w:sz="4" w:space="0" w:color="auto"/>
            </w:tcBorders>
          </w:tcPr>
          <w:p w14:paraId="555CCCB0"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Predicted/</w:t>
            </w:r>
            <w:r w:rsidR="00765283">
              <w:rPr>
                <w:rFonts w:ascii="Times New Roman" w:hAnsi="Times New Roman" w:cs="Times New Roman"/>
                <w:sz w:val="20"/>
                <w:szCs w:val="20"/>
              </w:rPr>
              <w:t xml:space="preserve"> </w:t>
            </w:r>
            <w:r w:rsidRPr="00A373EF">
              <w:rPr>
                <w:rFonts w:ascii="Times New Roman" w:hAnsi="Times New Roman" w:cs="Times New Roman"/>
                <w:sz w:val="20"/>
                <w:szCs w:val="20"/>
              </w:rPr>
              <w:t>relevant Property</w:t>
            </w:r>
          </w:p>
        </w:tc>
        <w:tc>
          <w:tcPr>
            <w:tcW w:w="2070" w:type="dxa"/>
            <w:tcBorders>
              <w:top w:val="single" w:sz="4" w:space="0" w:color="auto"/>
            </w:tcBorders>
          </w:tcPr>
          <w:p w14:paraId="07CE5FAB"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Neural Network Model</w:t>
            </w:r>
          </w:p>
        </w:tc>
      </w:tr>
      <w:tr w:rsidR="00CF1552" w14:paraId="5D59401D"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126F42E1"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steel and zinc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"_ENREF_41" \o "Cai, 1999 #491" </w:instrText>
            </w:r>
            <w:r w:rsidR="00480C6B">
              <w:fldChar w:fldCharType="separate"/>
            </w:r>
            <w:r w:rsidR="002A3DF1">
              <w:rPr>
                <w:rFonts w:ascii="Times New Roman" w:hAnsi="Times New Roman" w:cs="Times New Roman"/>
                <w:b w:val="0"/>
                <w:bCs w:val="0"/>
                <w:noProof/>
                <w:sz w:val="20"/>
                <w:szCs w:val="20"/>
              </w:rPr>
              <w:t>41</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C74E54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tc>
        <w:tc>
          <w:tcPr>
            <w:tcW w:w="1260" w:type="dxa"/>
            <w:shd w:val="clear" w:color="auto" w:fill="FFFFFF"/>
          </w:tcPr>
          <w:p w14:paraId="6B8D396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time of wetness TOW, exposure time, Sulphur dioxide </w:t>
            </w:r>
            <w:r>
              <w:rPr>
                <w:rFonts w:ascii="Times New Roman" w:hAnsi="Times New Roman" w:cs="Times New Roman"/>
                <w:sz w:val="20"/>
                <w:szCs w:val="20"/>
              </w:rPr>
              <w:lastRenderedPageBreak/>
              <w:t>concentration and chloride concentration</w:t>
            </w:r>
          </w:p>
        </w:tc>
        <w:tc>
          <w:tcPr>
            <w:tcW w:w="1170" w:type="dxa"/>
            <w:shd w:val="clear" w:color="auto" w:fill="FFFFFF"/>
          </w:tcPr>
          <w:p w14:paraId="23DFDF0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sigmoid</w:t>
            </w:r>
          </w:p>
        </w:tc>
        <w:tc>
          <w:tcPr>
            <w:tcW w:w="1350" w:type="dxa"/>
            <w:shd w:val="clear" w:color="auto" w:fill="FFFFFF"/>
          </w:tcPr>
          <w:p w14:paraId="5E7B51B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depth</w:t>
            </w:r>
          </w:p>
        </w:tc>
        <w:tc>
          <w:tcPr>
            <w:tcW w:w="1170" w:type="dxa"/>
            <w:shd w:val="clear" w:color="auto" w:fill="FFFFFF"/>
          </w:tcPr>
          <w:p w14:paraId="3BFB2C08"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DD4F21E" w14:textId="1C1D1A3C"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248C714E"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43FD82DC" w14:textId="4D6CD12D"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304 Stainless Steel</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r w:rsidR="00480C6B">
              <w:fldChar w:fldCharType="begin"/>
            </w:r>
            <w:r w:rsidR="00480C6B">
              <w:instrText xml:space="preserve"> HYPERLINK \l "_ENREF_25" \o "Lajevardi, 2009 #452" </w:instrText>
            </w:r>
            <w:r w:rsidR="00480C6B">
              <w:fldChar w:fldCharType="separate"/>
            </w:r>
            <w:r w:rsidR="002A3DF1">
              <w:rPr>
                <w:rFonts w:ascii="Times New Roman" w:hAnsi="Times New Roman" w:cs="Times New Roman"/>
                <w:noProof/>
                <w:sz w:val="20"/>
                <w:szCs w:val="20"/>
              </w:rPr>
              <w:t>25</w:t>
            </w:r>
            <w:r w:rsidR="00480C6B">
              <w:rPr>
                <w:rFonts w:ascii="Times New Roman" w:hAnsi="Times New Roman" w:cs="Times New Roman"/>
                <w:noProof/>
                <w:sz w:val="20"/>
                <w:szCs w:val="20"/>
              </w:rPr>
              <w:fldChar w:fldCharType="end"/>
            </w:r>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tcPr>
          <w:p w14:paraId="6F92021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aqueous chloride solution</w:t>
            </w:r>
          </w:p>
          <w:p w14:paraId="4F673A32"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463064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temperature, Chloride ions concentrations and applied stress</w:t>
            </w:r>
          </w:p>
        </w:tc>
        <w:tc>
          <w:tcPr>
            <w:tcW w:w="1170" w:type="dxa"/>
          </w:tcPr>
          <w:p w14:paraId="497F441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tcPr>
          <w:p w14:paraId="3265413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of failure as a result of stress corrosion cracking</w:t>
            </w:r>
          </w:p>
        </w:tc>
        <w:tc>
          <w:tcPr>
            <w:tcW w:w="1170" w:type="dxa"/>
          </w:tcPr>
          <w:p w14:paraId="7182A5C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tcPr>
          <w:p w14:paraId="3C1FA1BC" w14:textId="7DD27A3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A2871D5"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38665970"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 low carbon steel, copper</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"_ENREF_24" \o "Kenny, 2009 #489" </w:instrText>
            </w:r>
            <w:r w:rsidR="00480C6B">
              <w:fldChar w:fldCharType="separate"/>
            </w:r>
            <w:r w:rsidR="002A3DF1">
              <w:rPr>
                <w:rFonts w:ascii="Times New Roman" w:hAnsi="Times New Roman" w:cs="Times New Roman"/>
                <w:b w:val="0"/>
                <w:bCs w:val="0"/>
                <w:noProof/>
                <w:sz w:val="20"/>
                <w:szCs w:val="20"/>
              </w:rPr>
              <w:t>24</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59EE86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distribution and transmission electric energy lines</w:t>
            </w:r>
          </w:p>
        </w:tc>
        <w:tc>
          <w:tcPr>
            <w:tcW w:w="1260" w:type="dxa"/>
            <w:shd w:val="clear" w:color="auto" w:fill="FFFFFF"/>
          </w:tcPr>
          <w:p w14:paraId="7C4593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environmental parameters</w:t>
            </w:r>
          </w:p>
        </w:tc>
        <w:tc>
          <w:tcPr>
            <w:tcW w:w="1170" w:type="dxa"/>
            <w:shd w:val="clear" w:color="auto" w:fill="FFFFFF"/>
          </w:tcPr>
          <w:p w14:paraId="14263974" w14:textId="77777777" w:rsidR="00CF1552" w:rsidRPr="00810566"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rPr>
            </w:pPr>
            <w:r w:rsidRPr="00366073">
              <w:rPr>
                <w:rFonts w:ascii="Times New Roman" w:hAnsi="Times New Roman" w:cs="Times New Roman"/>
                <w:sz w:val="20"/>
                <w:szCs w:val="20"/>
              </w:rPr>
              <w:t>linear and sigmoidal tangent, logarithmic</w:t>
            </w:r>
          </w:p>
        </w:tc>
        <w:tc>
          <w:tcPr>
            <w:tcW w:w="1350" w:type="dxa"/>
            <w:shd w:val="clear" w:color="auto" w:fill="FFFFFF"/>
          </w:tcPr>
          <w:p w14:paraId="1976DCC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8226279" w14:textId="3439EC9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97E59E2"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6CA3C2DB" w14:textId="50980A54"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Iron alloy, carbon and alloy steel, grade-2 titanium</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"_ENREF_43" \o "Kamrunnahar, 2010 #487" </w:instrText>
            </w:r>
            <w:r w:rsidR="00480C6B">
              <w:fldChar w:fldCharType="separate"/>
            </w:r>
            <w:r w:rsidR="002A3DF1">
              <w:rPr>
                <w:rFonts w:ascii="Times New Roman" w:hAnsi="Times New Roman" w:cs="Times New Roman"/>
                <w:b w:val="0"/>
                <w:bCs w:val="0"/>
                <w:noProof/>
                <w:sz w:val="20"/>
                <w:szCs w:val="20"/>
              </w:rPr>
              <w:t>43</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Pr>
          <w:p w14:paraId="61773A8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p w14:paraId="360D2755"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31AABD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 content x, Ni content (14 x), (x + 1), HCl, H2SO4, potential (E), </w:t>
            </w:r>
            <w:proofErr w:type="spellStart"/>
            <w:r>
              <w:rPr>
                <w:rFonts w:ascii="Times New Roman" w:hAnsi="Times New Roman" w:cs="Times New Roman"/>
                <w:sz w:val="20"/>
                <w:szCs w:val="20"/>
              </w:rPr>
              <w:t>dE</w:t>
            </w:r>
            <w:proofErr w:type="spellEnd"/>
            <w:r>
              <w:rPr>
                <w:rFonts w:ascii="Times New Roman" w:hAnsi="Times New Roman" w:cs="Times New Roman"/>
                <w:sz w:val="20"/>
                <w:szCs w:val="20"/>
              </w:rPr>
              <w:t xml:space="preserve">, </w:t>
            </w:r>
          </w:p>
          <w:p w14:paraId="7E2169A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compositions (B, C, Cr, Cu, Fe, Mn, Mo,</w:t>
            </w:r>
            <w:r>
              <w:rPr>
                <w:rFonts w:ascii="Times New Roman" w:hAnsi="Times New Roman" w:cs="Times New Roman"/>
                <w:sz w:val="20"/>
                <w:szCs w:val="20"/>
              </w:rPr>
              <w:br/>
              <w:t xml:space="preserve">Ni, P, S, Si, </w:t>
            </w:r>
            <w:proofErr w:type="spellStart"/>
            <w:r>
              <w:rPr>
                <w:rFonts w:ascii="Times New Roman" w:hAnsi="Times New Roman" w:cs="Times New Roman"/>
                <w:sz w:val="20"/>
                <w:szCs w:val="20"/>
              </w:rPr>
              <w:t>Ti</w:t>
            </w:r>
            <w:proofErr w:type="spellEnd"/>
            <w:r>
              <w:rPr>
                <w:rFonts w:ascii="Times New Roman" w:hAnsi="Times New Roman" w:cs="Times New Roman"/>
                <w:sz w:val="20"/>
                <w:szCs w:val="20"/>
              </w:rPr>
              <w:t xml:space="preserve">, and V), duration of exposure, log (duration of exposure), </w:t>
            </w:r>
          </w:p>
          <w:p w14:paraId="62DF6F3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incubation period and the duration of experiments</w:t>
            </w:r>
          </w:p>
        </w:tc>
        <w:tc>
          <w:tcPr>
            <w:tcW w:w="1170" w:type="dxa"/>
          </w:tcPr>
          <w:p w14:paraId="30BB079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tcPr>
          <w:p w14:paraId="121E3D6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corrosion potential </w:t>
            </w:r>
            <w:proofErr w:type="spellStart"/>
            <w:r>
              <w:rPr>
                <w:rFonts w:ascii="Times New Roman" w:hAnsi="Times New Roman" w:cs="Times New Roman"/>
                <w:sz w:val="20"/>
                <w:szCs w:val="20"/>
              </w:rPr>
              <w:t>E</w:t>
            </w:r>
            <w:r>
              <w:rPr>
                <w:rFonts w:ascii="Times New Roman" w:hAnsi="Times New Roman" w:cs="Times New Roman"/>
                <w:sz w:val="20"/>
                <w:szCs w:val="20"/>
                <w:vertAlign w:val="subscript"/>
              </w:rPr>
              <w:t>corr</w:t>
            </w:r>
            <w:proofErr w:type="spellEnd"/>
            <w:r>
              <w:rPr>
                <w:rFonts w:ascii="Times New Roman" w:hAnsi="Times New Roman" w:cs="Times New Roman"/>
                <w:sz w:val="20"/>
                <w:szCs w:val="20"/>
              </w:rPr>
              <w:t xml:space="preserve">, corrosion current </w:t>
            </w:r>
            <w:proofErr w:type="spellStart"/>
            <w:r>
              <w:rPr>
                <w:rFonts w:ascii="Times New Roman" w:hAnsi="Times New Roman" w:cs="Times New Roman"/>
                <w:sz w:val="20"/>
                <w:szCs w:val="20"/>
              </w:rPr>
              <w:t>i</w:t>
            </w:r>
            <w:r>
              <w:rPr>
                <w:rFonts w:ascii="Times New Roman" w:hAnsi="Times New Roman" w:cs="Times New Roman"/>
                <w:sz w:val="20"/>
                <w:szCs w:val="20"/>
                <w:vertAlign w:val="subscript"/>
              </w:rPr>
              <w:t>corr</w:t>
            </w:r>
            <w:proofErr w:type="spellEnd"/>
            <w:r>
              <w:rPr>
                <w:rFonts w:ascii="Times New Roman" w:hAnsi="Times New Roman" w:cs="Times New Roman"/>
                <w:sz w:val="20"/>
                <w:szCs w:val="20"/>
              </w:rPr>
              <w:t xml:space="preserve">, and polarization resistance </w:t>
            </w:r>
            <w:proofErr w:type="spellStart"/>
            <w:r>
              <w:rPr>
                <w:rFonts w:ascii="Times New Roman" w:hAnsi="Times New Roman" w:cs="Times New Roman"/>
                <w:sz w:val="20"/>
                <w:szCs w:val="20"/>
              </w:rPr>
              <w:t>R</w:t>
            </w:r>
            <w:r>
              <w:rPr>
                <w:rFonts w:ascii="Times New Roman" w:hAnsi="Times New Roman" w:cs="Times New Roman"/>
                <w:sz w:val="20"/>
                <w:szCs w:val="20"/>
                <w:vertAlign w:val="subscript"/>
              </w:rPr>
              <w:t>p</w:t>
            </w:r>
            <w:proofErr w:type="spellEnd"/>
            <w:r>
              <w:rPr>
                <w:rFonts w:ascii="Times New Roman" w:hAnsi="Times New Roman" w:cs="Times New Roman"/>
                <w:sz w:val="20"/>
                <w:szCs w:val="20"/>
                <w:vertAlign w:val="subscript"/>
              </w:rPr>
              <w:t xml:space="preserve">   </w:t>
            </w:r>
            <w:r>
              <w:rPr>
                <w:rFonts w:ascii="Times New Roman" w:hAnsi="Times New Roman" w:cs="Times New Roman"/>
                <w:sz w:val="20"/>
                <w:szCs w:val="20"/>
              </w:rPr>
              <w:t>(general corrosion)</w:t>
            </w:r>
          </w:p>
          <w:p w14:paraId="2D26C9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rate and log (corrosion rate) (general corrosion)</w:t>
            </w:r>
          </w:p>
          <w:p w14:paraId="43FAC9E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maximum pit depth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sample weight change W, charge amount Q, ratio Q/W, O2 consumed, log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xml:space="preserve">), log (W), log (Q), log </w:t>
            </w:r>
            <w:r>
              <w:rPr>
                <w:rFonts w:ascii="Times New Roman" w:hAnsi="Times New Roman" w:cs="Times New Roman"/>
                <w:sz w:val="20"/>
                <w:szCs w:val="20"/>
              </w:rPr>
              <w:lastRenderedPageBreak/>
              <w:t>(Q/W), and log (O2consumed) (localized corrosion)</w:t>
            </w:r>
          </w:p>
        </w:tc>
        <w:tc>
          <w:tcPr>
            <w:tcW w:w="1170" w:type="dxa"/>
          </w:tcPr>
          <w:p w14:paraId="071FFA16"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tcPr>
          <w:p w14:paraId="70C9D1B1" w14:textId="4CA5DE7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458C9F52"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7E5CE06E"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nickel-based alloy</w:t>
            </w:r>
            <w:r w:rsidR="000D3BEA">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22</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"_ENREF_26" \o "Kamrunnahar, 2011 #470" </w:instrText>
            </w:r>
            <w:r w:rsidR="00480C6B">
              <w:fldChar w:fldCharType="separate"/>
            </w:r>
            <w:r w:rsidR="002A3DF1">
              <w:rPr>
                <w:rFonts w:ascii="Times New Roman" w:hAnsi="Times New Roman" w:cs="Times New Roman"/>
                <w:b w:val="0"/>
                <w:bCs w:val="0"/>
                <w:noProof/>
                <w:sz w:val="20"/>
                <w:szCs w:val="20"/>
              </w:rPr>
              <w:t>26</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593E36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(nuclear waste disposal)</w:t>
            </w:r>
          </w:p>
          <w:p w14:paraId="158889AB" w14:textId="77777777" w:rsidR="00CF1552" w:rsidRDefault="00CF155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2161A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values, sample treatment types: welded or annealed, and the exposure time, </w:t>
            </w:r>
          </w:p>
          <w:p w14:paraId="14F114C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sample treatments: welded or annealed, temperature, pH,</w:t>
            </w:r>
            <w:r>
              <w:rPr>
                <w:rFonts w:ascii="Times New Roman" w:hAnsi="Times New Roman" w:cs="Times New Roman"/>
                <w:sz w:val="20"/>
                <w:szCs w:val="20"/>
              </w:rPr>
              <w:br/>
              <w:t>Cl-, aging time, types of corrosion</w:t>
            </w:r>
          </w:p>
          <w:p w14:paraId="7FB7AD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frequency (w) and log(w)</w:t>
            </w:r>
          </w:p>
        </w:tc>
        <w:tc>
          <w:tcPr>
            <w:tcW w:w="1170" w:type="dxa"/>
            <w:shd w:val="clear" w:color="auto" w:fill="FFFFFF"/>
          </w:tcPr>
          <w:p w14:paraId="4498327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shd w:val="clear" w:color="auto" w:fill="FFFFFF"/>
          </w:tcPr>
          <w:p w14:paraId="1DD3EEB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weight loss in mg (general corrosion), </w:t>
            </w:r>
          </w:p>
          <w:p w14:paraId="6678ED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repassivation</w:t>
            </w:r>
            <w:proofErr w:type="spellEnd"/>
            <w:r>
              <w:rPr>
                <w:rFonts w:ascii="Times New Roman" w:hAnsi="Times New Roman" w:cs="Times New Roman"/>
                <w:sz w:val="20"/>
                <w:szCs w:val="20"/>
              </w:rPr>
              <w:t xml:space="preserve"> potential (localized corrosion), </w:t>
            </w:r>
          </w:p>
          <w:p w14:paraId="48456C0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Zr</w:t>
            </w:r>
            <w:proofErr w:type="spellEnd"/>
            <w:r>
              <w:rPr>
                <w:rFonts w:ascii="Times New Roman" w:hAnsi="Times New Roman" w:cs="Times New Roman"/>
                <w:sz w:val="20"/>
                <w:szCs w:val="20"/>
              </w:rPr>
              <w:t xml:space="preserve"> and Zi i.e. real and imaginary impedances, respectively, abs(Z), and Phase (localized corrosion)</w:t>
            </w:r>
          </w:p>
        </w:tc>
        <w:tc>
          <w:tcPr>
            <w:tcW w:w="1170" w:type="dxa"/>
            <w:shd w:val="clear" w:color="auto" w:fill="FFFFFF"/>
          </w:tcPr>
          <w:p w14:paraId="2A4D8EB3"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C683A2C" w14:textId="6A4B0345"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AB1BC8F"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EC8F803" w14:textId="6493F14E"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A357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"_ENREF_22" \o "Yang, 2012 #467" </w:instrText>
            </w:r>
            <w:r w:rsidR="00480C6B">
              <w:fldChar w:fldCharType="separate"/>
            </w:r>
            <w:r w:rsidR="002A3DF1">
              <w:rPr>
                <w:rFonts w:ascii="Times New Roman" w:hAnsi="Times New Roman" w:cs="Times New Roman"/>
                <w:b w:val="0"/>
                <w:bCs w:val="0"/>
                <w:noProof/>
                <w:sz w:val="20"/>
                <w:szCs w:val="20"/>
              </w:rPr>
              <w:t>22</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EDF622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quenching operation</w:t>
            </w:r>
          </w:p>
          <w:p w14:paraId="1AC574EC"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242333C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strain rate and strain</w:t>
            </w:r>
          </w:p>
        </w:tc>
        <w:tc>
          <w:tcPr>
            <w:tcW w:w="1170" w:type="dxa"/>
            <w:shd w:val="clear" w:color="auto" w:fill="FFFFFF"/>
          </w:tcPr>
          <w:p w14:paraId="75868CB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tan sigmoid and log sigmoid, linear</w:t>
            </w:r>
          </w:p>
        </w:tc>
        <w:tc>
          <w:tcPr>
            <w:tcW w:w="1350" w:type="dxa"/>
            <w:shd w:val="clear" w:color="auto" w:fill="FFFFFF"/>
          </w:tcPr>
          <w:p w14:paraId="45D2565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thermal flow stress</w:t>
            </w:r>
          </w:p>
        </w:tc>
        <w:tc>
          <w:tcPr>
            <w:tcW w:w="1170" w:type="dxa"/>
            <w:shd w:val="clear" w:color="auto" w:fill="FFFFFF"/>
          </w:tcPr>
          <w:p w14:paraId="314781F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thermal</w:t>
            </w:r>
          </w:p>
        </w:tc>
        <w:tc>
          <w:tcPr>
            <w:tcW w:w="2070" w:type="dxa"/>
            <w:shd w:val="clear" w:color="auto" w:fill="FFFFFF"/>
          </w:tcPr>
          <w:p w14:paraId="1F513D84" w14:textId="09D25F25"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2C0A4A" w14:paraId="4A77693B"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22556B00" w:rsidR="002C0A4A" w:rsidRDefault="002C0A4A"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Alloy 600</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"_ENREF_21" \o "Shi, 2015 #465" </w:instrText>
            </w:r>
            <w:r w:rsidR="00480C6B">
              <w:fldChar w:fldCharType="separate"/>
            </w:r>
            <w:r w:rsidR="002A3DF1">
              <w:rPr>
                <w:rFonts w:ascii="Times New Roman" w:hAnsi="Times New Roman" w:cs="Times New Roman"/>
                <w:b w:val="0"/>
                <w:bCs w:val="0"/>
                <w:noProof/>
                <w:sz w:val="20"/>
                <w:szCs w:val="20"/>
              </w:rPr>
              <w:t>21</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255BFF7" w14:textId="77777777" w:rsidR="002C0A4A" w:rsidRPr="00266CC5"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6CC5">
              <w:rPr>
                <w:rFonts w:ascii="Times New Roman" w:hAnsi="Times New Roman" w:cs="Times New Roman"/>
                <w:sz w:val="20"/>
                <w:szCs w:val="20"/>
              </w:rPr>
              <w:t>pressurized water reactors (PWR)</w:t>
            </w:r>
          </w:p>
          <w:p w14:paraId="28C2430B"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F92B352" w14:textId="0DAA622B"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002C0A4A">
              <w:rPr>
                <w:rFonts w:ascii="Times New Roman" w:hAnsi="Times New Roman" w:cs="Times New Roman"/>
                <w:sz w:val="20"/>
                <w:szCs w:val="20"/>
              </w:rPr>
              <w:t xml:space="preserve">emperature, KI, pH, Conductivity, ECP, Yield strength, B(OH)3, </w:t>
            </w:r>
            <w:proofErr w:type="spellStart"/>
            <w:r w:rsidR="002C0A4A">
              <w:rPr>
                <w:rFonts w:ascii="Times New Roman" w:hAnsi="Times New Roman" w:cs="Times New Roman"/>
                <w:sz w:val="20"/>
                <w:szCs w:val="20"/>
              </w:rPr>
              <w:t>LiOH</w:t>
            </w:r>
            <w:proofErr w:type="spellEnd"/>
          </w:p>
        </w:tc>
        <w:tc>
          <w:tcPr>
            <w:tcW w:w="1170" w:type="dxa"/>
            <w:shd w:val="clear" w:color="auto" w:fill="FFFFFF"/>
          </w:tcPr>
          <w:p w14:paraId="79F61EB6" w14:textId="3D87CBD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 (tanh), linear</w:t>
            </w:r>
          </w:p>
        </w:tc>
        <w:tc>
          <w:tcPr>
            <w:tcW w:w="1350" w:type="dxa"/>
            <w:shd w:val="clear" w:color="auto" w:fill="FFFFFF"/>
          </w:tcPr>
          <w:p w14:paraId="720528B8"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 (CGR)</w:t>
            </w:r>
          </w:p>
        </w:tc>
        <w:tc>
          <w:tcPr>
            <w:tcW w:w="1170" w:type="dxa"/>
            <w:shd w:val="clear" w:color="auto" w:fill="FFFFFF"/>
          </w:tcPr>
          <w:p w14:paraId="4AF81DBE" w14:textId="77777777" w:rsidR="002C0A4A" w:rsidRPr="00355498"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2B99E874" w14:textId="5694CB39"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C0A4A">
              <w:rPr>
                <w:rFonts w:ascii="Times New Roman" w:hAnsi="Times New Roman" w:cs="Times New Roman"/>
                <w:sz w:val="20"/>
                <w:szCs w:val="20"/>
              </w:rPr>
              <w:t>ackpropagation Neural Network</w:t>
            </w:r>
          </w:p>
        </w:tc>
      </w:tr>
      <w:tr w:rsidR="00CF1552" w14:paraId="68471787"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512DB2A3"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Sn-Ag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"_ENREF_45" \o "Li, 2007 #469" </w:instrText>
            </w:r>
            <w:r w:rsidR="00480C6B">
              <w:fldChar w:fldCharType="separate"/>
            </w:r>
            <w:r w:rsidR="002A3DF1">
              <w:rPr>
                <w:rFonts w:ascii="Times New Roman" w:hAnsi="Times New Roman" w:cs="Times New Roman"/>
                <w:b w:val="0"/>
                <w:bCs w:val="0"/>
                <w:noProof/>
                <w:sz w:val="20"/>
                <w:szCs w:val="20"/>
              </w:rPr>
              <w:t>45</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12ED0F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electronics industry</w:t>
            </w:r>
          </w:p>
        </w:tc>
        <w:tc>
          <w:tcPr>
            <w:tcW w:w="1260" w:type="dxa"/>
            <w:shd w:val="clear" w:color="auto" w:fill="FFFFFF"/>
          </w:tcPr>
          <w:p w14:paraId="1C140F1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 contents of In. Bi, Sb, RE, Sn, Ag, Cu,</w:t>
            </w:r>
          </w:p>
        </w:tc>
        <w:tc>
          <w:tcPr>
            <w:tcW w:w="1170" w:type="dxa"/>
            <w:shd w:val="clear" w:color="auto" w:fill="FFFFFF"/>
          </w:tcPr>
          <w:p w14:paraId="4894B4E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w:t>
            </w:r>
            <w:proofErr w:type="spellStart"/>
            <w:r>
              <w:rPr>
                <w:rFonts w:ascii="Times New Roman" w:hAnsi="Times New Roman" w:cs="Times New Roman"/>
                <w:sz w:val="20"/>
                <w:szCs w:val="20"/>
              </w:rPr>
              <w:t>purelin</w:t>
            </w:r>
            <w:proofErr w:type="spellEnd"/>
          </w:p>
        </w:tc>
        <w:tc>
          <w:tcPr>
            <w:tcW w:w="1350" w:type="dxa"/>
            <w:shd w:val="clear" w:color="auto" w:fill="FFFFFF"/>
          </w:tcPr>
          <w:p w14:paraId="0BEC2AC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tensile strength, shear strength and solidification </w:t>
            </w:r>
            <w:r>
              <w:rPr>
                <w:rFonts w:ascii="Times New Roman" w:hAnsi="Times New Roman" w:cs="Times New Roman"/>
                <w:sz w:val="20"/>
                <w:szCs w:val="20"/>
              </w:rPr>
              <w:lastRenderedPageBreak/>
              <w:t>temperature</w:t>
            </w:r>
          </w:p>
        </w:tc>
        <w:tc>
          <w:tcPr>
            <w:tcW w:w="1170" w:type="dxa"/>
            <w:shd w:val="clear" w:color="auto" w:fill="FFFFFF"/>
          </w:tcPr>
          <w:p w14:paraId="7E31E49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mechanical</w:t>
            </w:r>
          </w:p>
        </w:tc>
        <w:tc>
          <w:tcPr>
            <w:tcW w:w="2070" w:type="dxa"/>
            <w:shd w:val="clear" w:color="auto" w:fill="FFFFFF"/>
          </w:tcPr>
          <w:p w14:paraId="5B1C5072" w14:textId="75E1FDED"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5F884B0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15214E08"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Ti-5Al-2Sn-2Zr-4Cr-4Mo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"_ENREF_46" \o "Li, 1998 #484" </w:instrText>
            </w:r>
            <w:r w:rsidR="00480C6B">
              <w:fldChar w:fldCharType="separate"/>
            </w:r>
            <w:r w:rsidR="002A3DF1">
              <w:rPr>
                <w:rFonts w:ascii="Times New Roman" w:hAnsi="Times New Roman" w:cs="Times New Roman"/>
                <w:b w:val="0"/>
                <w:bCs w:val="0"/>
                <w:noProof/>
                <w:sz w:val="20"/>
                <w:szCs w:val="20"/>
              </w:rPr>
              <w:t>46</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7A2F87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elevated temperature</w:t>
            </w:r>
          </w:p>
        </w:tc>
        <w:tc>
          <w:tcPr>
            <w:tcW w:w="1260" w:type="dxa"/>
            <w:shd w:val="clear" w:color="auto" w:fill="FFFFFF"/>
          </w:tcPr>
          <w:p w14:paraId="7223819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equivalent strain rate, and equivalent strain,</w:t>
            </w:r>
          </w:p>
        </w:tc>
        <w:tc>
          <w:tcPr>
            <w:tcW w:w="1170" w:type="dxa"/>
            <w:shd w:val="clear" w:color="auto" w:fill="FFFFFF"/>
          </w:tcPr>
          <w:p w14:paraId="572E6D5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linear </w:t>
            </w:r>
          </w:p>
        </w:tc>
        <w:tc>
          <w:tcPr>
            <w:tcW w:w="1350" w:type="dxa"/>
            <w:shd w:val="clear" w:color="auto" w:fill="FFFFFF"/>
          </w:tcPr>
          <w:p w14:paraId="2B24ADF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3931D78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2571B7" w14:textId="189BD7D8"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64F26EC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7C81C3DF"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"_ENREF_40" \o "Parthiban, 2005 #475" </w:instrText>
            </w:r>
            <w:r w:rsidR="00480C6B">
              <w:fldChar w:fldCharType="separate"/>
            </w:r>
            <w:r w:rsidR="002A3DF1">
              <w:rPr>
                <w:rFonts w:ascii="Times New Roman" w:hAnsi="Times New Roman" w:cs="Times New Roman"/>
                <w:b w:val="0"/>
                <w:bCs w:val="0"/>
                <w:noProof/>
                <w:sz w:val="20"/>
                <w:szCs w:val="20"/>
              </w:rPr>
              <w:t>40</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107986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concrete structures and buildings</w:t>
            </w:r>
          </w:p>
        </w:tc>
        <w:tc>
          <w:tcPr>
            <w:tcW w:w="1260" w:type="dxa"/>
            <w:shd w:val="clear" w:color="auto" w:fill="FFFFFF"/>
          </w:tcPr>
          <w:p w14:paraId="4B6E25B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intervals</w:t>
            </w:r>
          </w:p>
        </w:tc>
        <w:tc>
          <w:tcPr>
            <w:tcW w:w="1170" w:type="dxa"/>
            <w:shd w:val="clear" w:color="auto" w:fill="FFFFFF"/>
          </w:tcPr>
          <w:p w14:paraId="5BA8F0C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7B292D2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electrical potential as a factor for steel corrosion</w:t>
            </w:r>
          </w:p>
        </w:tc>
        <w:tc>
          <w:tcPr>
            <w:tcW w:w="1170" w:type="dxa"/>
            <w:shd w:val="clear" w:color="auto" w:fill="FFFFFF"/>
          </w:tcPr>
          <w:p w14:paraId="75B6E3F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455A6F3" w14:textId="26C6C78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190848B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6BBA9C07"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d</w:t>
            </w:r>
            <w:r w:rsidR="00205DC2">
              <w:rPr>
                <w:rFonts w:ascii="Times New Roman" w:hAnsi="Times New Roman" w:cs="Times New Roman"/>
                <w:b w:val="0"/>
                <w:bCs w:val="0"/>
                <w:sz w:val="20"/>
                <w:szCs w:val="20"/>
              </w:rPr>
              <w:t>ual-phase (DP) steels</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r w:rsidR="00480C6B">
              <w:fldChar w:fldCharType="begin"/>
            </w:r>
            <w:r w:rsidR="00480C6B">
              <w:instrText xml:space="preserve"> HYPERLINK \l "_ENREF_32" \o "Haque, 2001 #486" </w:instrText>
            </w:r>
            <w:r w:rsidR="00480C6B">
              <w:fldChar w:fldCharType="separate"/>
            </w:r>
            <w:r w:rsidR="002A3DF1">
              <w:rPr>
                <w:rFonts w:ascii="Times New Roman" w:hAnsi="Times New Roman" w:cs="Times New Roman"/>
                <w:b w:val="0"/>
                <w:bCs w:val="0"/>
                <w:noProof/>
                <w:color w:val="242021"/>
                <w:sz w:val="20"/>
                <w:szCs w:val="20"/>
              </w:rPr>
              <w:t>32</w:t>
            </w:r>
            <w:r w:rsidR="00480C6B">
              <w:rPr>
                <w:rFonts w:ascii="Times New Roman" w:hAnsi="Times New Roman" w:cs="Times New Roman"/>
                <w:noProof/>
                <w:color w:val="242021"/>
                <w:sz w:val="20"/>
                <w:szCs w:val="20"/>
              </w:rPr>
              <w:fldChar w:fldCharType="end"/>
            </w:r>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76B8300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corrosive</w:t>
            </w:r>
            <w:r>
              <w:rPr>
                <w:rFonts w:ascii="Times New Roman" w:hAnsi="Times New Roman" w:cs="Times New Roman"/>
                <w:sz w:val="20"/>
                <w:szCs w:val="20"/>
              </w:rPr>
              <w:br/>
              <w:t>environment</w:t>
            </w:r>
          </w:p>
        </w:tc>
        <w:tc>
          <w:tcPr>
            <w:tcW w:w="1260" w:type="dxa"/>
            <w:shd w:val="clear" w:color="auto" w:fill="FFFFFF"/>
          </w:tcPr>
          <w:p w14:paraId="1317A67C" w14:textId="56F3B7EB"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tress intensity factor (DK), and volume % of martensite content (%M)</w:t>
            </w:r>
          </w:p>
        </w:tc>
        <w:tc>
          <w:tcPr>
            <w:tcW w:w="1170" w:type="dxa"/>
            <w:shd w:val="clear" w:color="auto" w:fill="FFFFFF"/>
          </w:tcPr>
          <w:p w14:paraId="0D5A9507" w14:textId="51595A1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w:t>
            </w:r>
          </w:p>
        </w:tc>
        <w:tc>
          <w:tcPr>
            <w:tcW w:w="1350" w:type="dxa"/>
            <w:shd w:val="clear" w:color="auto" w:fill="FFFFFF"/>
          </w:tcPr>
          <w:p w14:paraId="6713E6F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fatigue crack growth rate (da/</w:t>
            </w:r>
            <w:proofErr w:type="spellStart"/>
            <w:r>
              <w:rPr>
                <w:rFonts w:ascii="Times New Roman" w:hAnsi="Times New Roman" w:cs="Times New Roman"/>
                <w:sz w:val="20"/>
                <w:szCs w:val="20"/>
              </w:rPr>
              <w:t>dN</w:t>
            </w:r>
            <w:proofErr w:type="spellEnd"/>
            <w:r>
              <w:rPr>
                <w:rFonts w:ascii="Times New Roman" w:hAnsi="Times New Roman" w:cs="Times New Roman"/>
                <w:sz w:val="20"/>
                <w:szCs w:val="20"/>
              </w:rPr>
              <w:t>)</w:t>
            </w:r>
          </w:p>
        </w:tc>
        <w:tc>
          <w:tcPr>
            <w:tcW w:w="1170" w:type="dxa"/>
            <w:shd w:val="clear" w:color="auto" w:fill="FFFFFF"/>
          </w:tcPr>
          <w:p w14:paraId="018F6447"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069829" w14:textId="5B38FB4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169C624"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642C70" w:rsidRPr="001349AB" w:rsidRDefault="00642C70" w:rsidP="00E0463D">
            <w:pPr>
              <w:widowControl w:val="0"/>
              <w:spacing w:after="0"/>
              <w:rPr>
                <w:rFonts w:ascii="Times New Roman" w:hAnsi="Times New Roman" w:cs="Times New Roman"/>
                <w:b w:val="0"/>
                <w:bCs w:val="0"/>
                <w:sz w:val="20"/>
                <w:szCs w:val="20"/>
              </w:rPr>
            </w:pPr>
            <w:r w:rsidRPr="001349AB">
              <w:rPr>
                <w:rFonts w:ascii="Times New Roman" w:hAnsi="Times New Roman" w:cs="Times New Roman"/>
                <w:b w:val="0"/>
                <w:bCs w:val="0"/>
                <w:sz w:val="20"/>
                <w:szCs w:val="20"/>
              </w:rPr>
              <w:t>Al7075-T6</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Al2024-T315</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D16</w:t>
            </w:r>
            <w:r>
              <w:rPr>
                <w:rFonts w:ascii="Times New Roman" w:hAnsi="Times New Roman" w:cs="Times New Roman"/>
                <w:b w:val="0"/>
                <w:bCs w:val="0"/>
                <w:sz w:val="20"/>
                <w:szCs w:val="20"/>
              </w:rPr>
              <w:t xml:space="preserve"> aluminum alloy,</w:t>
            </w:r>
          </w:p>
          <w:p w14:paraId="73B52432" w14:textId="4AA6851B" w:rsidR="00CF1552" w:rsidRDefault="00642C70" w:rsidP="00E0463D">
            <w:pPr>
              <w:widowControl w:val="0"/>
              <w:rPr>
                <w:rFonts w:ascii="Times New Roman" w:hAnsi="Times New Roman" w:cs="Times New Roman"/>
                <w:color w:val="242021"/>
                <w:sz w:val="20"/>
                <w:szCs w:val="20"/>
              </w:rPr>
            </w:pPr>
            <w:r w:rsidRPr="001349AB">
              <w:rPr>
                <w:rFonts w:ascii="Times New Roman" w:hAnsi="Times New Roman" w:cs="Times New Roman"/>
                <w:b w:val="0"/>
                <w:bCs w:val="0"/>
                <w:sz w:val="20"/>
                <w:szCs w:val="20"/>
              </w:rPr>
              <w:t>350 WT steel</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r w:rsidR="00480C6B">
              <w:fldChar w:fldCharType="begin"/>
            </w:r>
            <w:r w:rsidR="00480C6B">
              <w:instrText xml:space="preserve"> HYPERLINK \l "_ENREF_27" \o "Zhang, 2016 #72" </w:instrText>
            </w:r>
            <w:r w:rsidR="00480C6B">
              <w:fldChar w:fldCharType="separate"/>
            </w:r>
            <w:r w:rsidR="002A3DF1">
              <w:rPr>
                <w:rFonts w:ascii="Times New Roman" w:hAnsi="Times New Roman" w:cs="Times New Roman"/>
                <w:b w:val="0"/>
                <w:bCs w:val="0"/>
                <w:noProof/>
                <w:color w:val="242021"/>
                <w:sz w:val="20"/>
                <w:szCs w:val="20"/>
              </w:rPr>
              <w:t>27</w:t>
            </w:r>
            <w:r w:rsidR="00480C6B">
              <w:rPr>
                <w:rFonts w:ascii="Times New Roman" w:hAnsi="Times New Roman" w:cs="Times New Roman"/>
                <w:noProof/>
                <w:color w:val="242021"/>
                <w:sz w:val="20"/>
                <w:szCs w:val="20"/>
              </w:rPr>
              <w:fldChar w:fldCharType="end"/>
            </w:r>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073A7AF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aviation sectors</w:t>
            </w:r>
          </w:p>
        </w:tc>
        <w:tc>
          <w:tcPr>
            <w:tcW w:w="1260" w:type="dxa"/>
            <w:shd w:val="clear" w:color="auto" w:fill="FFFFFF"/>
          </w:tcPr>
          <w:p w14:paraId="698D1A3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SIF (stress intensity factor), stress ratio</w:t>
            </w:r>
          </w:p>
        </w:tc>
        <w:tc>
          <w:tcPr>
            <w:tcW w:w="1170" w:type="dxa"/>
            <w:shd w:val="clear" w:color="auto" w:fill="FFFFFF"/>
          </w:tcPr>
          <w:p w14:paraId="6534B0A9" w14:textId="4CB2889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16A321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w:t>
            </w:r>
          </w:p>
        </w:tc>
        <w:tc>
          <w:tcPr>
            <w:tcW w:w="1170" w:type="dxa"/>
            <w:shd w:val="clear" w:color="auto" w:fill="FFFFFF"/>
          </w:tcPr>
          <w:p w14:paraId="520F748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5F5CA97" w14:textId="70900188"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w:t>
            </w:r>
            <w:r w:rsidR="00205DC2">
              <w:rPr>
                <w:rFonts w:ascii="Times New Roman" w:hAnsi="Times New Roman" w:cs="Times New Roman"/>
                <w:sz w:val="20"/>
                <w:szCs w:val="20"/>
              </w:rPr>
              <w:t xml:space="preserve">adial </w:t>
            </w:r>
            <w:r>
              <w:rPr>
                <w:rFonts w:ascii="Times New Roman" w:hAnsi="Times New Roman" w:cs="Times New Roman"/>
                <w:sz w:val="20"/>
                <w:szCs w:val="20"/>
              </w:rPr>
              <w:t>b</w:t>
            </w:r>
            <w:r w:rsidR="00205DC2">
              <w:rPr>
                <w:rFonts w:ascii="Times New Roman" w:hAnsi="Times New Roman" w:cs="Times New Roman"/>
                <w:sz w:val="20"/>
                <w:szCs w:val="20"/>
              </w:rPr>
              <w:t>asi</w:t>
            </w:r>
            <w:r>
              <w:rPr>
                <w:rFonts w:ascii="Times New Roman" w:hAnsi="Times New Roman" w:cs="Times New Roman"/>
                <w:sz w:val="20"/>
                <w:szCs w:val="20"/>
              </w:rPr>
              <w:t>s</w:t>
            </w:r>
            <w:r w:rsidR="00205DC2">
              <w:rPr>
                <w:rFonts w:ascii="Times New Roman" w:hAnsi="Times New Roman" w:cs="Times New Roman"/>
                <w:sz w:val="20"/>
                <w:szCs w:val="20"/>
              </w:rPr>
              <w:t xml:space="preserve"> </w:t>
            </w:r>
            <w:r>
              <w:rPr>
                <w:rFonts w:ascii="Times New Roman" w:hAnsi="Times New Roman" w:cs="Times New Roman"/>
                <w:sz w:val="20"/>
                <w:szCs w:val="20"/>
              </w:rPr>
              <w:t>f</w:t>
            </w:r>
            <w:r w:rsidR="00205DC2">
              <w:rPr>
                <w:rFonts w:ascii="Times New Roman" w:hAnsi="Times New Roman" w:cs="Times New Roman"/>
                <w:sz w:val="20"/>
                <w:szCs w:val="20"/>
              </w:rPr>
              <w:t xml:space="preserve">unction </w:t>
            </w:r>
            <w:r>
              <w:rPr>
                <w:rFonts w:ascii="Times New Roman" w:hAnsi="Times New Roman" w:cs="Times New Roman"/>
                <w:sz w:val="20"/>
                <w:szCs w:val="20"/>
              </w:rPr>
              <w:t>n</w:t>
            </w:r>
            <w:r w:rsidR="00205DC2">
              <w:rPr>
                <w:rFonts w:ascii="Times New Roman" w:hAnsi="Times New Roman" w:cs="Times New Roman"/>
                <w:sz w:val="20"/>
                <w:szCs w:val="20"/>
              </w:rPr>
              <w:t xml:space="preserve">eural </w:t>
            </w:r>
            <w:r>
              <w:rPr>
                <w:rFonts w:ascii="Times New Roman" w:hAnsi="Times New Roman" w:cs="Times New Roman"/>
                <w:sz w:val="20"/>
                <w:szCs w:val="20"/>
              </w:rPr>
              <w:t>n</w:t>
            </w:r>
            <w:r w:rsidR="00205DC2">
              <w:rPr>
                <w:rFonts w:ascii="Times New Roman" w:hAnsi="Times New Roman" w:cs="Times New Roman"/>
                <w:sz w:val="20"/>
                <w:szCs w:val="20"/>
              </w:rPr>
              <w:t>etwork</w:t>
            </w:r>
          </w:p>
        </w:tc>
      </w:tr>
      <w:tr w:rsidR="00CF1552" w14:paraId="767C8F3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66DF2A01" w:rsidR="00CF1552" w:rsidRDefault="00205DC2" w:rsidP="00E0463D">
            <w:pPr>
              <w:widowControl w:val="0"/>
              <w:spacing w:after="0"/>
              <w:rPr>
                <w:rFonts w:ascii="Times New Roman" w:hAnsi="Times New Roman" w:cs="Times New Roman"/>
                <w:sz w:val="20"/>
                <w:szCs w:val="20"/>
              </w:rPr>
            </w:pPr>
            <w:bookmarkStart w:id="238" w:name="_Hlk2622627"/>
            <w:r>
              <w:rPr>
                <w:rFonts w:ascii="Times New Roman" w:hAnsi="Times New Roman" w:cs="Times New Roman"/>
                <w:b w:val="0"/>
                <w:bCs w:val="0"/>
                <w:sz w:val="20"/>
                <w:szCs w:val="20"/>
              </w:rPr>
              <w:t xml:space="preserve">polyphenylene sulfide (PPS) matrix composites </w:t>
            </w:r>
            <w:r w:rsidRPr="00810566">
              <w:rPr>
                <w:rFonts w:ascii="Times New Roman" w:hAnsi="Times New Roman" w:cs="Times New Roman"/>
                <w:sz w:val="20"/>
                <w:szCs w:val="20"/>
              </w:rPr>
              <w:fldChar w:fldCharType="begin"/>
            </w:r>
            <w:r w:rsidR="007B33F5" w:rsidRPr="006A3F53">
              <w:rPr>
                <w:rFonts w:ascii="Times New Roman" w:hAnsi="Times New Roman" w:cs="Times New Roman"/>
                <w:sz w:val="20"/>
                <w:szCs w:val="20"/>
              </w:rPr>
              <w:instrText xml:space="preserve"> ADDIN EN.CITE &lt;EndNote&gt;&lt;Cite&gt;&lt;Author&gt;Gyurova&lt;/Author&gt;&lt;Year&gt;2011&lt;/Year&gt;&lt;RecNum&gt;618&lt;/RecNum&gt;&lt;DisplayText&gt;[2]&lt;/DisplayText&gt;&lt;record&gt;&lt;rec-number&gt;618&lt;/rec-number&gt;&lt;foreign-keys&gt;&lt;key app="EN" db-id="ese55x5vtzp0x6e9s9tpzwagt5re2t5sfaz5" timestamp="1551051648"&gt;618&lt;/key&gt;&lt;/foreign-keys&gt;&lt;ref-type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dates&gt;&lt;year&gt;2011&lt;/year&gt;&lt;pub-dates&gt;&lt;date&gt;2011/05&lt;/date&gt;&lt;/pub-dates&gt;&lt;/dates&gt;&lt;publisher&gt;Elsevier BV&lt;/publisher&gt;&lt;isbn&gt;0301-679X&lt;/isbn&gt;&lt;urls&gt;&lt;related-urls&gt;&lt;url&gt;http://dx.doi.org/10.1016/j.triboint.2010.12.011&lt;/url&gt;&lt;/related-urls&gt;&lt;/urls&gt;&lt;electronic-resource-num&gt;10.1016/j.triboint.2010.12.011&lt;/electronic-resource-num&gt;&lt;/record&gt;&lt;/Cite&gt;&lt;/EndNote&gt;</w:instrText>
            </w:r>
            <w:r w:rsidRPr="00810566">
              <w:rPr>
                <w:rFonts w:ascii="Times New Roman" w:hAnsi="Times New Roman" w:cs="Times New Roman"/>
                <w:sz w:val="20"/>
                <w:szCs w:val="20"/>
              </w:rPr>
              <w:fldChar w:fldCharType="separate"/>
            </w:r>
            <w:r w:rsidR="007B33F5" w:rsidRPr="006A3F53">
              <w:rPr>
                <w:rFonts w:ascii="Times New Roman" w:hAnsi="Times New Roman" w:cs="Times New Roman"/>
                <w:noProof/>
                <w:sz w:val="20"/>
                <w:szCs w:val="20"/>
              </w:rPr>
              <w:t>[</w:t>
            </w:r>
            <w:r w:rsidR="00480C6B">
              <w:fldChar w:fldCharType="begin"/>
            </w:r>
            <w:r w:rsidR="00480C6B">
              <w:instrText xml:space="preserve"> HYPERLINK \l "_ENREF_2" \o "Gyurova, 2011 #718" </w:instrText>
            </w:r>
            <w:r w:rsidR="00480C6B">
              <w:fldChar w:fldCharType="separate"/>
            </w:r>
            <w:r w:rsidR="002A3DF1" w:rsidRPr="006A3F53">
              <w:rPr>
                <w:rFonts w:ascii="Times New Roman" w:hAnsi="Times New Roman" w:cs="Times New Roman"/>
                <w:noProof/>
                <w:sz w:val="20"/>
                <w:szCs w:val="20"/>
              </w:rPr>
              <w:t>2</w:t>
            </w:r>
            <w:r w:rsidR="00480C6B">
              <w:rPr>
                <w:rFonts w:ascii="Times New Roman" w:hAnsi="Times New Roman" w:cs="Times New Roman"/>
                <w:noProof/>
                <w:sz w:val="20"/>
                <w:szCs w:val="20"/>
              </w:rPr>
              <w:fldChar w:fldCharType="end"/>
            </w:r>
            <w:r w:rsidR="007B33F5" w:rsidRPr="006A3F53">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3E5BD8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w:t>
            </w:r>
            <w:r>
              <w:rPr>
                <w:rFonts w:ascii="Times New Roman" w:hAnsi="Times New Roman" w:cs="Times New Roman"/>
                <w:sz w:val="20"/>
                <w:szCs w:val="20"/>
              </w:rPr>
              <w:br/>
              <w:t>application</w:t>
            </w:r>
          </w:p>
        </w:tc>
        <w:tc>
          <w:tcPr>
            <w:tcW w:w="1260" w:type="dxa"/>
            <w:shd w:val="clear" w:color="auto" w:fill="FFFFFF"/>
          </w:tcPr>
          <w:p w14:paraId="5FA54E0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material compositions (PPS matrix, </w:t>
            </w:r>
            <w:bookmarkStart w:id="239" w:name="_Hlk2557070"/>
            <w:r>
              <w:rPr>
                <w:rFonts w:ascii="Times New Roman" w:hAnsi="Times New Roman" w:cs="Times New Roman"/>
                <w:sz w:val="20"/>
                <w:szCs w:val="20"/>
              </w:rPr>
              <w:t>Short carbon fiber, TiO</w:t>
            </w:r>
            <w:r>
              <w:rPr>
                <w:rFonts w:ascii="Times New Roman" w:hAnsi="Times New Roman" w:cs="Times New Roman"/>
                <w:sz w:val="20"/>
                <w:szCs w:val="20"/>
                <w:vertAlign w:val="subscript"/>
              </w:rPr>
              <w:t>2</w:t>
            </w:r>
            <w:bookmarkEnd w:id="239"/>
            <w:r>
              <w:rPr>
                <w:rFonts w:ascii="Times New Roman" w:hAnsi="Times New Roman" w:cs="Times New Roman"/>
                <w:sz w:val="20"/>
                <w:szCs w:val="20"/>
              </w:rPr>
              <w:t>,</w:t>
            </w:r>
            <w:r>
              <w:rPr>
                <w:rFonts w:ascii="Times New Roman" w:hAnsi="Times New Roman" w:cs="Times New Roman"/>
                <w:color w:val="000000"/>
                <w:sz w:val="20"/>
                <w:szCs w:val="20"/>
              </w:rPr>
              <w:t xml:space="preserve"> </w:t>
            </w:r>
            <w:r>
              <w:rPr>
                <w:rFonts w:ascii="Times New Roman" w:hAnsi="Times New Roman" w:cs="Times New Roman"/>
                <w:sz w:val="20"/>
                <w:szCs w:val="20"/>
              </w:rPr>
              <w:t>PTFE, Graphite), Testing conditions (Sliding speed, Applied pressure)</w:t>
            </w:r>
          </w:p>
        </w:tc>
        <w:tc>
          <w:tcPr>
            <w:tcW w:w="1170" w:type="dxa"/>
            <w:shd w:val="clear" w:color="auto" w:fill="FFFFFF"/>
          </w:tcPr>
          <w:p w14:paraId="63AFDFF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tansig</w:t>
            </w:r>
            <w:proofErr w:type="spellEnd"/>
            <w:r>
              <w:rPr>
                <w:rFonts w:ascii="Times New Roman" w:hAnsi="Times New Roman" w:cs="Times New Roman"/>
                <w:sz w:val="20"/>
                <w:szCs w:val="20"/>
              </w:rPr>
              <w:t>,</w:t>
            </w:r>
            <w:r>
              <w:rPr>
                <w:rFonts w:ascii="Times New Roman" w:hAnsi="Times New Roman" w:cs="Times New Roman"/>
                <w:color w:val="000000"/>
                <w:sz w:val="20"/>
                <w:szCs w:val="20"/>
              </w:rPr>
              <w:t xml:space="preserve"> </w:t>
            </w:r>
            <w:proofErr w:type="spellStart"/>
            <w:r>
              <w:rPr>
                <w:rFonts w:ascii="Times New Roman" w:hAnsi="Times New Roman" w:cs="Times New Roman"/>
                <w:sz w:val="20"/>
                <w:szCs w:val="20"/>
              </w:rPr>
              <w:t>purelin</w:t>
            </w:r>
            <w:proofErr w:type="spellEnd"/>
          </w:p>
        </w:tc>
        <w:tc>
          <w:tcPr>
            <w:tcW w:w="1350" w:type="dxa"/>
            <w:shd w:val="clear" w:color="auto" w:fill="FFFFFF"/>
          </w:tcPr>
          <w:p w14:paraId="6D2F52F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77777777" w:rsidR="00CF1552" w:rsidRPr="00355498" w:rsidRDefault="00355498"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w:t>
            </w:r>
            <w:r w:rsidR="00205DC2" w:rsidRPr="00355498">
              <w:rPr>
                <w:rFonts w:ascii="Times New Roman" w:hAnsi="Times New Roman" w:cs="Times New Roman"/>
                <w:sz w:val="20"/>
                <w:szCs w:val="20"/>
              </w:rPr>
              <w:t xml:space="preserve">ribological </w:t>
            </w:r>
          </w:p>
        </w:tc>
        <w:tc>
          <w:tcPr>
            <w:tcW w:w="2070" w:type="dxa"/>
            <w:shd w:val="clear" w:color="auto" w:fill="FFFFFF"/>
          </w:tcPr>
          <w:p w14:paraId="2C4BE428" w14:textId="6CF3D80A"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bookmarkEnd w:id="238"/>
      <w:tr w:rsidR="00CF1552" w14:paraId="07D5E4F9"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187A8663"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lastRenderedPageBreak/>
              <w:t>microalloyed</w:t>
            </w:r>
            <w:proofErr w:type="spellEnd"/>
            <w:r>
              <w:rPr>
                <w:rFonts w:ascii="Times New Roman" w:hAnsi="Times New Roman" w:cs="Times New Roman"/>
                <w:b w:val="0"/>
                <w:bCs w:val="0"/>
                <w:sz w:val="20"/>
                <w:szCs w:val="20"/>
              </w:rPr>
              <w:t xml:space="preserve"> pipeline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&lt;EndNote&gt;&lt;Cite&gt;&lt;Author&gt;Narimani&lt;/Author&gt;&lt;Year&gt;2015&lt;/Year&gt;&lt;RecNum&gt;635&lt;/RecNum&gt;&lt;DisplayText&gt;[56]&lt;/DisplayText&gt;&lt;record&gt;&lt;rec-number&gt;635&lt;/rec-number&gt;&lt;foreign-keys&gt;&lt;key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"_ENREF_56" \o "Narimani, 2015 #635" </w:instrText>
            </w:r>
            <w:r w:rsidR="00480C6B">
              <w:fldChar w:fldCharType="separate"/>
            </w:r>
            <w:r w:rsidR="002A3DF1">
              <w:rPr>
                <w:rFonts w:ascii="Times New Roman" w:hAnsi="Times New Roman" w:cs="Times New Roman"/>
                <w:b w:val="0"/>
                <w:bCs w:val="0"/>
                <w:noProof/>
                <w:sz w:val="20"/>
                <w:szCs w:val="20"/>
              </w:rPr>
              <w:t>56</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DDC1F1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petroleum industry</w:t>
            </w:r>
          </w:p>
        </w:tc>
        <w:tc>
          <w:tcPr>
            <w:tcW w:w="1260" w:type="dxa"/>
            <w:shd w:val="clear" w:color="auto" w:fill="FFFFFF"/>
          </w:tcPr>
          <w:p w14:paraId="10A0D27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(carbon, magnesium, niobium, titanium, nitrogen, molybdenum, nickel, aluminum, copper, chromium, vanadium</w:t>
            </w:r>
            <w:r>
              <w:rPr>
                <w:rFonts w:ascii="Times New Roman" w:hAnsi="Times New Roman" w:cs="Times New Roman"/>
                <w:sz w:val="20"/>
                <w:szCs w:val="20"/>
              </w:rPr>
              <w:br/>
              <w:t>and carbon equivalent) and corrosion cell characteristics</w:t>
            </w:r>
            <w:r>
              <w:rPr>
                <w:rFonts w:ascii="Times New Roman" w:hAnsi="Times New Roman" w:cs="Times New Roman"/>
                <w:sz w:val="20"/>
                <w:szCs w:val="20"/>
              </w:rPr>
              <w:br/>
              <w:t>(reference electrode, scan rate, temperature, relative pressure of oxygen, pressure of</w:t>
            </w:r>
            <w:r>
              <w:rPr>
                <w:rFonts w:ascii="Times New Roman" w:hAnsi="Times New Roman" w:cs="Times New Roman"/>
                <w:sz w:val="20"/>
                <w:szCs w:val="20"/>
              </w:rPr>
              <w:br/>
              <w:t>purged CO</w:t>
            </w:r>
            <w:r w:rsidRPr="00810566">
              <w:rPr>
                <w:rFonts w:ascii="Times New Roman" w:hAnsi="Times New Roman" w:cs="Times New Roman"/>
                <w:sz w:val="20"/>
                <w:szCs w:val="20"/>
                <w:vertAlign w:val="subscript"/>
              </w:rPr>
              <w:t>2</w:t>
            </w:r>
            <w:r>
              <w:rPr>
                <w:rFonts w:ascii="Times New Roman" w:hAnsi="Times New Roman" w:cs="Times New Roman"/>
                <w:sz w:val="20"/>
                <w:szCs w:val="20"/>
              </w:rPr>
              <w:t>, chloride ion, bicarbonate concentration)</w:t>
            </w:r>
          </w:p>
        </w:tc>
        <w:tc>
          <w:tcPr>
            <w:tcW w:w="1170" w:type="dxa"/>
            <w:shd w:val="clear" w:color="auto" w:fill="FFFFFF"/>
          </w:tcPr>
          <w:p w14:paraId="04B668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sigmoid, linear</w:t>
            </w:r>
          </w:p>
        </w:tc>
        <w:tc>
          <w:tcPr>
            <w:tcW w:w="1350" w:type="dxa"/>
            <w:shd w:val="clear" w:color="auto" w:fill="FFFFFF"/>
          </w:tcPr>
          <w:p w14:paraId="64D7F2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current density and corrosion</w:t>
            </w:r>
            <w:r>
              <w:rPr>
                <w:rFonts w:ascii="Times New Roman" w:hAnsi="Times New Roman" w:cs="Times New Roman"/>
                <w:sz w:val="20"/>
                <w:szCs w:val="20"/>
              </w:rPr>
              <w:br/>
              <w:t>potential</w:t>
            </w:r>
          </w:p>
        </w:tc>
        <w:tc>
          <w:tcPr>
            <w:tcW w:w="1170" w:type="dxa"/>
            <w:shd w:val="clear" w:color="auto" w:fill="FFFFFF"/>
          </w:tcPr>
          <w:p w14:paraId="4B80E8C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B702205" w14:textId="7E75637A"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4776D0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04CB5B25"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t>microalloyed</w:t>
            </w:r>
            <w:proofErr w:type="spellEnd"/>
            <w:r>
              <w:rPr>
                <w:rFonts w:ascii="Times New Roman" w:hAnsi="Times New Roman" w:cs="Times New Roman"/>
                <w:b w:val="0"/>
                <w:bCs w:val="0"/>
                <w:sz w:val="20"/>
                <w:szCs w:val="20"/>
              </w:rPr>
              <w:br/>
              <w:t>API X70 line pipe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"_ENREF_36" \o "Faizabadi, 2014 #636" </w:instrText>
            </w:r>
            <w:r w:rsidR="00480C6B">
              <w:fldChar w:fldCharType="separate"/>
            </w:r>
            <w:r w:rsidR="002A3DF1">
              <w:rPr>
                <w:rFonts w:ascii="Times New Roman" w:hAnsi="Times New Roman" w:cs="Times New Roman"/>
                <w:b w:val="0"/>
                <w:bCs w:val="0"/>
                <w:noProof/>
                <w:sz w:val="20"/>
                <w:szCs w:val="20"/>
              </w:rPr>
              <w:t>36</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1622D137"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 and natural gas industries</w:t>
            </w:r>
          </w:p>
        </w:tc>
        <w:tc>
          <w:tcPr>
            <w:tcW w:w="1260" w:type="dxa"/>
            <w:shd w:val="clear" w:color="auto" w:fill="FFFFFF"/>
          </w:tcPr>
          <w:p w14:paraId="50C0D62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and tensile properties</w:t>
            </w:r>
          </w:p>
        </w:tc>
        <w:tc>
          <w:tcPr>
            <w:tcW w:w="1170" w:type="dxa"/>
            <w:shd w:val="clear" w:color="auto" w:fill="FFFFFF"/>
          </w:tcPr>
          <w:p w14:paraId="10E3EE8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hyperbolic sigmoid, linear </w:t>
            </w:r>
          </w:p>
        </w:tc>
        <w:tc>
          <w:tcPr>
            <w:tcW w:w="1350" w:type="dxa"/>
            <w:shd w:val="clear" w:color="auto" w:fill="FFFFFF"/>
          </w:tcPr>
          <w:p w14:paraId="1342ADE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toughness and hardness</w:t>
            </w:r>
          </w:p>
        </w:tc>
        <w:tc>
          <w:tcPr>
            <w:tcW w:w="1170" w:type="dxa"/>
            <w:shd w:val="clear" w:color="auto" w:fill="FFFFFF"/>
          </w:tcPr>
          <w:p w14:paraId="0015356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AD9D42" w14:textId="6360933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7F7721C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51264EE6"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Ni–</w:t>
            </w:r>
            <w:proofErr w:type="spellStart"/>
            <w:r>
              <w:rPr>
                <w:rFonts w:ascii="Times New Roman" w:hAnsi="Times New Roman" w:cs="Times New Roman"/>
                <w:b w:val="0"/>
                <w:bCs w:val="0"/>
                <w:sz w:val="20"/>
                <w:szCs w:val="20"/>
              </w:rPr>
              <w:t>SiC</w:t>
            </w:r>
            <w:proofErr w:type="spellEnd"/>
            <w:r>
              <w:rPr>
                <w:rFonts w:ascii="Times New Roman" w:hAnsi="Times New Roman" w:cs="Times New Roman"/>
                <w:b w:val="0"/>
                <w:bCs w:val="0"/>
                <w:sz w:val="20"/>
                <w:szCs w:val="20"/>
              </w:rPr>
              <w:t xml:space="preserve"> composite coatings</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&lt;EndNote&gt;&lt;Cite&gt;&lt;Author&gt;Xu&lt;/Author&gt;&lt;Year&gt;2014&lt;/Year&gt;&lt;RecNum&gt;648&lt;/RecNum&gt;&lt;DisplayText&gt;[57]&lt;/DisplayText&gt;&lt;record&gt;&lt;rec-number&gt;648&lt;/rec-number&gt;&lt;foreign-keys&gt;&lt;key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r w:rsidR="00480C6B">
              <w:fldChar w:fldCharType="begin"/>
            </w:r>
            <w:r w:rsidR="00480C6B">
              <w:instrText xml:space="preserve"> HYPERLINK \l "_ENREF_57" \o "Xu, 2014 #648" </w:instrText>
            </w:r>
            <w:r w:rsidR="00480C6B">
              <w:fldChar w:fldCharType="separate"/>
            </w:r>
            <w:r w:rsidR="002A3DF1">
              <w:rPr>
                <w:rFonts w:ascii="Times New Roman" w:hAnsi="Times New Roman" w:cs="Times New Roman"/>
                <w:noProof/>
                <w:sz w:val="20"/>
                <w:szCs w:val="20"/>
              </w:rPr>
              <w:t>57</w:t>
            </w:r>
            <w:r w:rsidR="00480C6B">
              <w:rPr>
                <w:rFonts w:ascii="Times New Roman" w:hAnsi="Times New Roman" w:cs="Times New Roman"/>
                <w:noProof/>
                <w:sz w:val="20"/>
                <w:szCs w:val="20"/>
              </w:rPr>
              <w:fldChar w:fldCharType="end"/>
            </w:r>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shd w:val="clear" w:color="auto" w:fill="FFFFFF"/>
          </w:tcPr>
          <w:p w14:paraId="6C27B6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various applications which need</w:t>
            </w:r>
            <w:r>
              <w:rPr>
                <w:rFonts w:ascii="AdvOTf9433e2d" w:hAnsi="AdvOTf9433e2d"/>
                <w:color w:val="242021"/>
                <w:sz w:val="20"/>
                <w:szCs w:val="20"/>
              </w:rPr>
              <w:t xml:space="preserve"> </w:t>
            </w:r>
            <w:r>
              <w:rPr>
                <w:rFonts w:ascii="Times New Roman" w:hAnsi="Times New Roman" w:cs="Times New Roman"/>
                <w:sz w:val="20"/>
                <w:szCs w:val="20"/>
              </w:rPr>
              <w:t xml:space="preserve">enhanced microhardness, better wear and corrosion resistance </w:t>
            </w:r>
          </w:p>
        </w:tc>
        <w:tc>
          <w:tcPr>
            <w:tcW w:w="1260" w:type="dxa"/>
            <w:shd w:val="clear" w:color="auto" w:fill="FFFFFF"/>
          </w:tcPr>
          <w:p w14:paraId="4A7E088C" w14:textId="5E48C01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00205DC2">
              <w:rPr>
                <w:rFonts w:ascii="Times New Roman" w:hAnsi="Times New Roman" w:cs="Times New Roman"/>
                <w:sz w:val="20"/>
                <w:szCs w:val="20"/>
              </w:rPr>
              <w:t xml:space="preserve">ltrasonic power, </w:t>
            </w:r>
            <w:proofErr w:type="spellStart"/>
            <w:r w:rsidR="00205DC2">
              <w:rPr>
                <w:rFonts w:ascii="Times New Roman" w:hAnsi="Times New Roman" w:cs="Times New Roman"/>
                <w:sz w:val="20"/>
                <w:szCs w:val="20"/>
              </w:rPr>
              <w:t>SiC</w:t>
            </w:r>
            <w:proofErr w:type="spellEnd"/>
            <w:r w:rsidR="00205DC2">
              <w:rPr>
                <w:rFonts w:ascii="Times New Roman" w:hAnsi="Times New Roman" w:cs="Times New Roman"/>
                <w:sz w:val="20"/>
                <w:szCs w:val="20"/>
              </w:rPr>
              <w:t xml:space="preserve"> particle concentration, and current density </w:t>
            </w:r>
          </w:p>
        </w:tc>
        <w:tc>
          <w:tcPr>
            <w:tcW w:w="1170" w:type="dxa"/>
            <w:shd w:val="clear" w:color="auto" w:fill="FFFFFF"/>
          </w:tcPr>
          <w:p w14:paraId="601AC816" w14:textId="7FB86417"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n</w:t>
            </w:r>
            <w:r w:rsidR="00205DC2" w:rsidRPr="00831D33">
              <w:rPr>
                <w:rFonts w:ascii="Times New Roman" w:hAnsi="Times New Roman" w:cs="Times New Roman"/>
                <w:sz w:val="20"/>
                <w:szCs w:val="20"/>
              </w:rPr>
              <w:t>ot clearly defined</w:t>
            </w:r>
          </w:p>
        </w:tc>
        <w:tc>
          <w:tcPr>
            <w:tcW w:w="1350" w:type="dxa"/>
            <w:shd w:val="clear" w:color="auto" w:fill="FFFFFF"/>
          </w:tcPr>
          <w:p w14:paraId="7E7ADD0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weight loss</w:t>
            </w:r>
          </w:p>
        </w:tc>
        <w:tc>
          <w:tcPr>
            <w:tcW w:w="1170" w:type="dxa"/>
            <w:shd w:val="clear" w:color="auto" w:fill="FFFFFF"/>
          </w:tcPr>
          <w:p w14:paraId="4A7EBBCC"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AF761F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7660DA2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1BCE0672"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lastRenderedPageBreak/>
              <w:t>prestressed,</w:t>
            </w:r>
            <w:r>
              <w:rPr>
                <w:rFonts w:ascii="Times New Roman" w:hAnsi="Times New Roman" w:cs="Times New Roman"/>
                <w:b w:val="0"/>
                <w:bCs w:val="0"/>
                <w:sz w:val="20"/>
                <w:szCs w:val="20"/>
              </w:rPr>
              <w:br/>
              <w:t>posttensioned concrete (PC)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"_ENREF_58" \o "Lu, 2009 #643" </w:instrText>
            </w:r>
            <w:r w:rsidR="00480C6B">
              <w:fldChar w:fldCharType="separate"/>
            </w:r>
            <w:r w:rsidR="002A3DF1">
              <w:rPr>
                <w:rFonts w:ascii="Times New Roman" w:hAnsi="Times New Roman" w:cs="Times New Roman"/>
                <w:b w:val="0"/>
                <w:bCs w:val="0"/>
                <w:noProof/>
                <w:sz w:val="20"/>
                <w:szCs w:val="20"/>
              </w:rPr>
              <w:t>58</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C5E4D7C" w14:textId="42330A7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and structural engineering applications</w:t>
            </w:r>
          </w:p>
        </w:tc>
        <w:tc>
          <w:tcPr>
            <w:tcW w:w="1260" w:type="dxa"/>
            <w:shd w:val="clear" w:color="auto" w:fill="FFFFFF"/>
          </w:tcPr>
          <w:p w14:paraId="18CF48A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stress level of concrete, water-cement ratio, cement-fine aggregate, cement-coarse aggregate ratio and testing age</w:t>
            </w:r>
          </w:p>
        </w:tc>
        <w:tc>
          <w:tcPr>
            <w:tcW w:w="1170" w:type="dxa"/>
            <w:shd w:val="clear" w:color="auto" w:fill="FFFFFF"/>
          </w:tcPr>
          <w:p w14:paraId="63229710" w14:textId="0FE07DC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 for BPNN, radial basis function for RBFNN</w:t>
            </w:r>
          </w:p>
        </w:tc>
        <w:tc>
          <w:tcPr>
            <w:tcW w:w="1350" w:type="dxa"/>
            <w:shd w:val="clear" w:color="auto" w:fill="FFFFFF"/>
          </w:tcPr>
          <w:p w14:paraId="410A38B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carbonation depth</w:t>
            </w:r>
          </w:p>
        </w:tc>
        <w:tc>
          <w:tcPr>
            <w:tcW w:w="1170" w:type="dxa"/>
            <w:shd w:val="clear" w:color="auto" w:fill="FFFFFF"/>
          </w:tcPr>
          <w:p w14:paraId="402DF67B"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E55A327" w14:textId="609FC441"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backpropagation neural network and radial basis function neural network </w:t>
            </w:r>
            <w:r>
              <w:rPr>
                <w:rFonts w:ascii="Times New Roman" w:hAnsi="Times New Roman" w:cs="Times New Roman"/>
                <w:sz w:val="20"/>
                <w:szCs w:val="20"/>
              </w:rPr>
              <w:br/>
            </w:r>
          </w:p>
        </w:tc>
      </w:tr>
      <w:tr w:rsidR="00CF1552" w14:paraId="4E0BF6F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0730E0AC" w:rsidR="00CF1552" w:rsidRDefault="00BA2C26"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 reinforced concrete</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"_ENREF_20" \o "Sadowski, 2013 #647" </w:instrText>
            </w:r>
            <w:r w:rsidR="00480C6B">
              <w:fldChar w:fldCharType="separate"/>
            </w:r>
            <w:r w:rsidR="002A3DF1">
              <w:rPr>
                <w:rFonts w:ascii="Times New Roman" w:hAnsi="Times New Roman" w:cs="Times New Roman"/>
                <w:b w:val="0"/>
                <w:bCs w:val="0"/>
                <w:noProof/>
                <w:sz w:val="20"/>
                <w:szCs w:val="20"/>
              </w:rPr>
              <w:t>20</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6BFA1317" w14:textId="69CD28A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applications</w:t>
            </w:r>
          </w:p>
        </w:tc>
        <w:tc>
          <w:tcPr>
            <w:tcW w:w="1260" w:type="dxa"/>
            <w:shd w:val="clear" w:color="auto" w:fill="FFFFFF"/>
          </w:tcPr>
          <w:p w14:paraId="73BB5090" w14:textId="5D2E06E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205DC2">
              <w:rPr>
                <w:rFonts w:ascii="Times New Roman" w:hAnsi="Times New Roman" w:cs="Times New Roman"/>
                <w:sz w:val="20"/>
                <w:szCs w:val="20"/>
              </w:rPr>
              <w:t xml:space="preserve">ir temperature, AC resistivity over the steel bar, AC resistivity remote from the steel bar, DC resistivity over the steel bar </w:t>
            </w:r>
          </w:p>
        </w:tc>
        <w:tc>
          <w:tcPr>
            <w:tcW w:w="1170" w:type="dxa"/>
            <w:shd w:val="clear" w:color="auto" w:fill="FFFFFF"/>
          </w:tcPr>
          <w:p w14:paraId="740EA436" w14:textId="03D9064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w:t>
            </w:r>
            <w:r w:rsidR="00205DC2">
              <w:rPr>
                <w:rFonts w:ascii="Times New Roman" w:hAnsi="Times New Roman" w:cs="Times New Roman"/>
                <w:sz w:val="20"/>
                <w:szCs w:val="20"/>
              </w:rPr>
              <w:t xml:space="preserve"> clearly defined</w:t>
            </w:r>
          </w:p>
        </w:tc>
        <w:tc>
          <w:tcPr>
            <w:tcW w:w="1350" w:type="dxa"/>
            <w:shd w:val="clear" w:color="auto" w:fill="FFFFFF"/>
          </w:tcPr>
          <w:p w14:paraId="70BEAE3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current density </w:t>
            </w:r>
          </w:p>
        </w:tc>
        <w:tc>
          <w:tcPr>
            <w:tcW w:w="1170" w:type="dxa"/>
            <w:shd w:val="clear" w:color="auto" w:fill="FFFFFF"/>
          </w:tcPr>
          <w:p w14:paraId="5E2E64E5"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4E19B3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187345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00691D6A"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mild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"_ENREF_59" \o "Sonar, 2005 #645" </w:instrText>
            </w:r>
            <w:r w:rsidR="00480C6B">
              <w:fldChar w:fldCharType="separate"/>
            </w:r>
            <w:r w:rsidR="002A3DF1">
              <w:rPr>
                <w:rFonts w:ascii="Times New Roman" w:hAnsi="Times New Roman" w:cs="Times New Roman"/>
                <w:b w:val="0"/>
                <w:bCs w:val="0"/>
                <w:noProof/>
                <w:sz w:val="20"/>
                <w:szCs w:val="20"/>
              </w:rPr>
              <w:t>59</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7580C2FE"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turning process</w:t>
            </w:r>
          </w:p>
        </w:tc>
        <w:tc>
          <w:tcPr>
            <w:tcW w:w="1260" w:type="dxa"/>
            <w:shd w:val="clear" w:color="auto" w:fill="FFFFFF"/>
          </w:tcPr>
          <w:p w14:paraId="67C58EF8" w14:textId="7FA2C8A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w:t>
            </w:r>
            <w:r w:rsidR="00205DC2">
              <w:rPr>
                <w:rFonts w:ascii="Times New Roman" w:hAnsi="Times New Roman" w:cs="Times New Roman"/>
                <w:sz w:val="20"/>
                <w:szCs w:val="20"/>
              </w:rPr>
              <w:t>eed rate, cutting speed, depth of cut and acceleration of radial vibration</w:t>
            </w:r>
          </w:p>
        </w:tc>
        <w:tc>
          <w:tcPr>
            <w:tcW w:w="1170" w:type="dxa"/>
            <w:shd w:val="clear" w:color="auto" w:fill="FFFFFF"/>
          </w:tcPr>
          <w:p w14:paraId="210AB44F" w14:textId="58E979B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2B409F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FEF76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60903CA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network</w:t>
            </w:r>
          </w:p>
        </w:tc>
      </w:tr>
      <w:tr w:rsidR="00CF1552" w14:paraId="5C20E3E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5C8905C5"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aluminum alloys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&lt;EndNote&gt;&lt;Cite&gt;&lt;Author&gt;Li&lt;/Author&gt;&lt;Year&gt;2013&lt;/Year&gt;&lt;RecNum&gt;649&lt;/RecNum&gt;&lt;DisplayText&gt;[60]&lt;/DisplayText&gt;&lt;record&gt;&lt;rec-number&gt;649&lt;/rec-number&gt;&lt;foreign-keys&gt;&lt;key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"_ENREF_60" \o "Li, 2013 #649" </w:instrText>
            </w:r>
            <w:r w:rsidR="00480C6B">
              <w:fldChar w:fldCharType="separate"/>
            </w:r>
            <w:r w:rsidR="002A3DF1">
              <w:rPr>
                <w:rFonts w:ascii="Times New Roman" w:hAnsi="Times New Roman" w:cs="Times New Roman"/>
                <w:b w:val="0"/>
                <w:bCs w:val="0"/>
                <w:noProof/>
                <w:sz w:val="20"/>
                <w:szCs w:val="20"/>
              </w:rPr>
              <w:t>60</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CA176F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other fields</w:t>
            </w:r>
          </w:p>
        </w:tc>
        <w:tc>
          <w:tcPr>
            <w:tcW w:w="1260" w:type="dxa"/>
            <w:shd w:val="clear" w:color="auto" w:fill="FFFFFF"/>
          </w:tcPr>
          <w:p w14:paraId="1C6A3492" w14:textId="4315EE40"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altitude, annual average temperature, average humidity, annual average sunshine and annual</w:t>
            </w:r>
            <w:r w:rsidR="00293894">
              <w:rPr>
                <w:rFonts w:ascii="Times New Roman" w:hAnsi="Times New Roman" w:cs="Times New Roman"/>
                <w:sz w:val="20"/>
                <w:szCs w:val="20"/>
              </w:rPr>
              <w:t xml:space="preserve"> </w:t>
            </w:r>
            <w:r>
              <w:rPr>
                <w:rFonts w:ascii="Times New Roman" w:hAnsi="Times New Roman" w:cs="Times New Roman"/>
                <w:sz w:val="20"/>
                <w:szCs w:val="20"/>
              </w:rPr>
              <w:t>rainfall</w:t>
            </w:r>
          </w:p>
        </w:tc>
        <w:tc>
          <w:tcPr>
            <w:tcW w:w="1170" w:type="dxa"/>
            <w:shd w:val="clear" w:color="auto" w:fill="FFFFFF"/>
          </w:tcPr>
          <w:p w14:paraId="316F8DB9" w14:textId="70089679"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1F9CAD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corrosion</w:t>
            </w:r>
          </w:p>
        </w:tc>
        <w:tc>
          <w:tcPr>
            <w:tcW w:w="1170" w:type="dxa"/>
            <w:shd w:val="clear" w:color="auto" w:fill="FFFFFF"/>
          </w:tcPr>
          <w:p w14:paraId="58A6AF92"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DAA5F9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68304B1A"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5AB6AFA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 xml:space="preserve">structural carbon </w:t>
            </w:r>
            <w:r>
              <w:rPr>
                <w:rFonts w:ascii="Times New Roman" w:hAnsi="Times New Roman" w:cs="Times New Roman"/>
                <w:b w:val="0"/>
                <w:bCs w:val="0"/>
                <w:sz w:val="20"/>
                <w:szCs w:val="20"/>
              </w:rPr>
              <w:lastRenderedPageBreak/>
              <w:t>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&lt;EndNote&gt;&lt;Cite&gt;&lt;Author&gt;Jančíková&lt;/Author&gt;&lt;Year&gt;2013&lt;/Year&gt;&lt;RecNum&gt;650&lt;/RecNum&gt;&lt;DisplayText&gt;[61]&lt;/DisplayText&gt;&lt;record&gt;&lt;rec-number&gt;650&lt;/rec-number&gt;&lt;foreign-keys&gt;&lt;key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"_ENREF_61" \o "Jančíková, 2013 #650" </w:instrText>
            </w:r>
            <w:r w:rsidR="00480C6B">
              <w:fldChar w:fldCharType="separate"/>
            </w:r>
            <w:r w:rsidR="002A3DF1">
              <w:rPr>
                <w:rFonts w:ascii="Times New Roman" w:hAnsi="Times New Roman" w:cs="Times New Roman"/>
                <w:b w:val="0"/>
                <w:bCs w:val="0"/>
                <w:noProof/>
                <w:sz w:val="20"/>
                <w:szCs w:val="20"/>
              </w:rPr>
              <w:t>61</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E2578D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atmospheric </w:t>
            </w:r>
            <w:r>
              <w:rPr>
                <w:rFonts w:ascii="Times New Roman" w:hAnsi="Times New Roman" w:cs="Times New Roman"/>
                <w:sz w:val="20"/>
                <w:szCs w:val="20"/>
              </w:rPr>
              <w:lastRenderedPageBreak/>
              <w:t>environment</w:t>
            </w:r>
          </w:p>
        </w:tc>
        <w:tc>
          <w:tcPr>
            <w:tcW w:w="1260" w:type="dxa"/>
            <w:shd w:val="clear" w:color="auto" w:fill="FFFFFF"/>
          </w:tcPr>
          <w:p w14:paraId="2E99F57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local temperature, </w:t>
            </w:r>
            <w:r>
              <w:rPr>
                <w:rFonts w:ascii="Times New Roman" w:hAnsi="Times New Roman" w:cs="Times New Roman"/>
                <w:sz w:val="20"/>
                <w:szCs w:val="20"/>
              </w:rPr>
              <w:lastRenderedPageBreak/>
              <w:t>relative humidity, amount of precipitation, pH of rainfall, air pollution by Sulphur dioxide and exposition time</w:t>
            </w:r>
          </w:p>
        </w:tc>
        <w:tc>
          <w:tcPr>
            <w:tcW w:w="1170" w:type="dxa"/>
            <w:shd w:val="clear" w:color="auto" w:fill="FFFFFF"/>
          </w:tcPr>
          <w:p w14:paraId="636AF84C" w14:textId="44766B1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n</w:t>
            </w:r>
            <w:r w:rsidR="00205DC2">
              <w:rPr>
                <w:rFonts w:ascii="Times New Roman" w:hAnsi="Times New Roman" w:cs="Times New Roman"/>
                <w:sz w:val="20"/>
                <w:szCs w:val="20"/>
              </w:rPr>
              <w:t xml:space="preserve">ot clearly </w:t>
            </w:r>
            <w:r w:rsidR="00205DC2">
              <w:rPr>
                <w:rFonts w:ascii="Times New Roman" w:hAnsi="Times New Roman" w:cs="Times New Roman"/>
                <w:sz w:val="20"/>
                <w:szCs w:val="20"/>
              </w:rPr>
              <w:lastRenderedPageBreak/>
              <w:t>defined</w:t>
            </w:r>
          </w:p>
        </w:tc>
        <w:tc>
          <w:tcPr>
            <w:tcW w:w="1350" w:type="dxa"/>
            <w:shd w:val="clear" w:color="auto" w:fill="FFFFFF"/>
          </w:tcPr>
          <w:p w14:paraId="19C4778B" w14:textId="7E4F9D9B"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a</w:t>
            </w:r>
            <w:r w:rsidR="00205DC2">
              <w:rPr>
                <w:rFonts w:ascii="Times New Roman" w:hAnsi="Times New Roman" w:cs="Times New Roman"/>
                <w:sz w:val="20"/>
                <w:szCs w:val="20"/>
              </w:rPr>
              <w:t xml:space="preserve">tmospheric corrosion </w:t>
            </w:r>
            <w:r w:rsidR="00205DC2">
              <w:rPr>
                <w:rFonts w:ascii="Times New Roman" w:hAnsi="Times New Roman" w:cs="Times New Roman"/>
                <w:sz w:val="20"/>
                <w:szCs w:val="20"/>
              </w:rPr>
              <w:lastRenderedPageBreak/>
              <w:t>weight loss</w:t>
            </w:r>
          </w:p>
        </w:tc>
        <w:tc>
          <w:tcPr>
            <w:tcW w:w="1170" w:type="dxa"/>
            <w:shd w:val="clear" w:color="auto" w:fill="FFFFFF"/>
          </w:tcPr>
          <w:p w14:paraId="212AD39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shd w:val="clear" w:color="auto" w:fill="FFFFFF"/>
          </w:tcPr>
          <w:p w14:paraId="0304BF6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9813CBF"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295D0B0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AA3004 aluminum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"_ENREF_42" \o "Forouzan, 2007 #519" </w:instrText>
            </w:r>
            <w:r w:rsidR="00480C6B">
              <w:fldChar w:fldCharType="separate"/>
            </w:r>
            <w:r w:rsidR="002A3DF1">
              <w:rPr>
                <w:rFonts w:ascii="Times New Roman" w:hAnsi="Times New Roman" w:cs="Times New Roman"/>
                <w:b w:val="0"/>
                <w:bCs w:val="0"/>
                <w:noProof/>
                <w:sz w:val="20"/>
                <w:szCs w:val="20"/>
              </w:rPr>
              <w:t>42</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BCA85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can making</w:t>
            </w:r>
          </w:p>
        </w:tc>
        <w:tc>
          <w:tcPr>
            <w:tcW w:w="1260" w:type="dxa"/>
            <w:shd w:val="clear" w:color="auto" w:fill="FFFFFF"/>
          </w:tcPr>
          <w:p w14:paraId="037FCF0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 ratio of initial to final thicknesses, reduction, preheating time and temperature, finish rolling temperature and the final annealing</w:t>
            </w:r>
            <w:r>
              <w:rPr>
                <w:rFonts w:ascii="Times New Roman" w:hAnsi="Times New Roman" w:cs="Times New Roman"/>
                <w:sz w:val="20"/>
                <w:szCs w:val="20"/>
              </w:rPr>
              <w:br/>
              <w:t>temperature</w:t>
            </w:r>
          </w:p>
        </w:tc>
        <w:tc>
          <w:tcPr>
            <w:tcW w:w="1170" w:type="dxa"/>
            <w:shd w:val="clear" w:color="auto" w:fill="FFFFFF"/>
          </w:tcPr>
          <w:p w14:paraId="5937014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logistic sigmoid</w:t>
            </w:r>
          </w:p>
        </w:tc>
        <w:tc>
          <w:tcPr>
            <w:tcW w:w="1350" w:type="dxa"/>
            <w:shd w:val="clear" w:color="auto" w:fill="FFFFFF"/>
          </w:tcPr>
          <w:p w14:paraId="2E39260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yield strength, elongation, ultimate</w:t>
            </w:r>
            <w:r>
              <w:rPr>
                <w:rFonts w:ascii="Times New Roman" w:hAnsi="Times New Roman" w:cs="Times New Roman"/>
                <w:sz w:val="20"/>
                <w:szCs w:val="20"/>
              </w:rPr>
              <w:br/>
              <w:t xml:space="preserve">tension strength,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B73E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57975FF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5A286F7B" w:rsidR="00CF1552" w:rsidRDefault="00205DC2" w:rsidP="00E0463D">
            <w:pPr>
              <w:widowControl w:val="0"/>
              <w:spacing w:after="0"/>
              <w:rPr>
                <w:rFonts w:ascii="Times New Roman" w:hAnsi="Times New Roman" w:cs="Times New Roman"/>
                <w:sz w:val="20"/>
                <w:szCs w:val="20"/>
              </w:rPr>
            </w:pPr>
            <w:bookmarkStart w:id="240" w:name="_Hlk3132756"/>
            <w:r>
              <w:rPr>
                <w:rFonts w:ascii="Times New Roman" w:hAnsi="Times New Roman" w:cs="Times New Roman"/>
                <w:b w:val="0"/>
                <w:bCs w:val="0"/>
                <w:sz w:val="20"/>
                <w:szCs w:val="20"/>
              </w:rPr>
              <w:t>steel strip</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"_ENREF_62" \o "Kermanpur, 2007 #652" </w:instrText>
            </w:r>
            <w:r w:rsidR="00480C6B">
              <w:fldChar w:fldCharType="separate"/>
            </w:r>
            <w:r w:rsidR="002A3DF1">
              <w:rPr>
                <w:rFonts w:ascii="Times New Roman" w:hAnsi="Times New Roman" w:cs="Times New Roman"/>
                <w:b w:val="0"/>
                <w:bCs w:val="0"/>
                <w:noProof/>
                <w:sz w:val="20"/>
                <w:szCs w:val="20"/>
              </w:rPr>
              <w:t>62</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68440DD" w14:textId="5ABD68B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00205DC2">
              <w:rPr>
                <w:rFonts w:ascii="Times New Roman" w:hAnsi="Times New Roman" w:cs="Times New Roman"/>
                <w:sz w:val="20"/>
                <w:szCs w:val="20"/>
              </w:rPr>
              <w:t>ot strip mills</w:t>
            </w:r>
          </w:p>
        </w:tc>
        <w:tc>
          <w:tcPr>
            <w:tcW w:w="1260" w:type="dxa"/>
            <w:shd w:val="clear" w:color="auto" w:fill="FFFFFF"/>
          </w:tcPr>
          <w:p w14:paraId="3AB91D7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pressure, water</w:t>
            </w:r>
            <w:r>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p</w:t>
            </w:r>
            <w:r w:rsidR="00205DC2">
              <w:rPr>
                <w:rFonts w:ascii="Times New Roman" w:hAnsi="Times New Roman" w:cs="Times New Roman"/>
                <w:sz w:val="20"/>
                <w:szCs w:val="20"/>
              </w:rPr>
              <w:t>urelin</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tansig</w:t>
            </w:r>
            <w:proofErr w:type="spellEnd"/>
          </w:p>
        </w:tc>
        <w:tc>
          <w:tcPr>
            <w:tcW w:w="1350" w:type="dxa"/>
            <w:shd w:val="clear" w:color="auto" w:fill="FFFFFF"/>
          </w:tcPr>
          <w:p w14:paraId="55A5FC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impact.</w:t>
            </w:r>
          </w:p>
        </w:tc>
        <w:tc>
          <w:tcPr>
            <w:tcW w:w="1170" w:type="dxa"/>
            <w:shd w:val="clear" w:color="auto" w:fill="FFFFFF"/>
          </w:tcPr>
          <w:p w14:paraId="5BE4CC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374817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bookmarkEnd w:id="240"/>
      <w:tr w:rsidR="00CF1552" w14:paraId="09A18AF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20BB71A4" w:rsidR="00CF1552" w:rsidRDefault="00BA2C26"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a</w:t>
            </w:r>
            <w:r w:rsidR="00205DC2">
              <w:rPr>
                <w:rFonts w:ascii="Times New Roman" w:hAnsi="Times New Roman" w:cs="Times New Roman"/>
                <w:b w:val="0"/>
                <w:bCs w:val="0"/>
                <w:sz w:val="20"/>
                <w:szCs w:val="20"/>
              </w:rPr>
              <w:t>luminium</w:t>
            </w:r>
            <w:proofErr w:type="spellEnd"/>
            <w:r w:rsidR="00205DC2">
              <w:rPr>
                <w:rFonts w:ascii="Times New Roman" w:hAnsi="Times New Roman" w:cs="Times New Roman"/>
                <w:b w:val="0"/>
                <w:bCs w:val="0"/>
                <w:sz w:val="20"/>
                <w:szCs w:val="20"/>
              </w:rPr>
              <w:t xml:space="preserve">-based, particulate-reinforced metal matrix composites (MMCs)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"_ENREF_63" \o "Altinkok, 2006 #514" </w:instrText>
            </w:r>
            <w:r w:rsidR="00480C6B">
              <w:fldChar w:fldCharType="separate"/>
            </w:r>
            <w:r w:rsidR="002A3DF1">
              <w:rPr>
                <w:rFonts w:ascii="Times New Roman" w:hAnsi="Times New Roman" w:cs="Times New Roman"/>
                <w:b w:val="0"/>
                <w:bCs w:val="0"/>
                <w:noProof/>
                <w:sz w:val="20"/>
                <w:szCs w:val="20"/>
              </w:rPr>
              <w:t>63</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21ACEF26"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structural</w:t>
            </w:r>
            <w:r>
              <w:rPr>
                <w:rFonts w:ascii="Times New Roman" w:hAnsi="Times New Roman" w:cs="Times New Roman"/>
                <w:sz w:val="20"/>
                <w:szCs w:val="20"/>
              </w:rPr>
              <w:br/>
              <w:t>applications</w:t>
            </w:r>
          </w:p>
        </w:tc>
        <w:tc>
          <w:tcPr>
            <w:tcW w:w="1260" w:type="dxa"/>
            <w:shd w:val="clear" w:color="auto" w:fill="FFFFFF"/>
          </w:tcPr>
          <w:p w14:paraId="025F544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different </w:t>
            </w:r>
            <w:proofErr w:type="spellStart"/>
            <w:r>
              <w:rPr>
                <w:rFonts w:ascii="Times New Roman" w:hAnsi="Times New Roman" w:cs="Times New Roman"/>
                <w:sz w:val="20"/>
                <w:szCs w:val="20"/>
              </w:rPr>
              <w:t>SiC</w:t>
            </w:r>
            <w:proofErr w:type="spellEnd"/>
            <w:r>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igmoid</w:t>
            </w:r>
          </w:p>
        </w:tc>
        <w:tc>
          <w:tcPr>
            <w:tcW w:w="1350" w:type="dxa"/>
            <w:shd w:val="clear" w:color="auto" w:fill="FFFFFF"/>
          </w:tcPr>
          <w:p w14:paraId="7FBB988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density and tensile strengths</w:t>
            </w:r>
          </w:p>
        </w:tc>
        <w:tc>
          <w:tcPr>
            <w:tcW w:w="1170" w:type="dxa"/>
            <w:shd w:val="clear" w:color="auto" w:fill="FFFFFF"/>
          </w:tcPr>
          <w:p w14:paraId="5AD6D7D8"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F2355DA" w14:textId="0B0725FB"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5AB127E"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60060F1F"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IN625 alloy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"_ENREF_34" \o "Montakhab, 2010 #654" </w:instrText>
            </w:r>
            <w:r w:rsidR="00480C6B">
              <w:fldChar w:fldCharType="separate"/>
            </w:r>
            <w:r w:rsidR="002A3DF1">
              <w:rPr>
                <w:rFonts w:ascii="Times New Roman" w:hAnsi="Times New Roman" w:cs="Times New Roman"/>
                <w:b w:val="0"/>
                <w:bCs w:val="0"/>
                <w:noProof/>
                <w:sz w:val="20"/>
                <w:szCs w:val="20"/>
              </w:rPr>
              <w:t>34</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9333B0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aeronautic, aerospace, marine,</w:t>
            </w:r>
            <w:r>
              <w:rPr>
                <w:rFonts w:ascii="Times New Roman" w:hAnsi="Times New Roman" w:cs="Times New Roman"/>
                <w:sz w:val="20"/>
                <w:szCs w:val="20"/>
              </w:rPr>
              <w:br/>
              <w:t>petrochemic</w:t>
            </w:r>
            <w:r>
              <w:rPr>
                <w:rFonts w:ascii="Times New Roman" w:hAnsi="Times New Roman" w:cs="Times New Roman"/>
                <w:sz w:val="20"/>
                <w:szCs w:val="20"/>
              </w:rPr>
              <w:lastRenderedPageBreak/>
              <w:t>al industries and gas turbine engine components</w:t>
            </w:r>
          </w:p>
        </w:tc>
        <w:tc>
          <w:tcPr>
            <w:tcW w:w="1260" w:type="dxa"/>
            <w:shd w:val="clear" w:color="auto" w:fill="FFFFFF"/>
          </w:tcPr>
          <w:p w14:paraId="7D6CB5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temperature, strain rate and strain</w:t>
            </w:r>
          </w:p>
        </w:tc>
        <w:tc>
          <w:tcPr>
            <w:tcW w:w="1170" w:type="dxa"/>
            <w:shd w:val="clear" w:color="auto" w:fill="FFFFFF"/>
          </w:tcPr>
          <w:p w14:paraId="4E84FBF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 (</w:t>
            </w:r>
            <w:proofErr w:type="spellStart"/>
            <w:r>
              <w:rPr>
                <w:rFonts w:ascii="AdvP497E2" w:hAnsi="AdvP497E2"/>
                <w:color w:val="242021"/>
                <w:sz w:val="20"/>
                <w:szCs w:val="20"/>
              </w:rPr>
              <w:t>tansig</w:t>
            </w:r>
            <w:proofErr w:type="spellEnd"/>
            <w:r>
              <w:rPr>
                <w:rFonts w:ascii="AdvP497E2" w:hAnsi="AdvP497E2"/>
                <w:color w:val="242021"/>
                <w:sz w:val="20"/>
                <w:szCs w:val="20"/>
              </w:rPr>
              <w:br/>
              <w:t xml:space="preserve">and </w:t>
            </w:r>
            <w:proofErr w:type="spellStart"/>
            <w:r>
              <w:rPr>
                <w:rFonts w:ascii="AdvP497E2" w:hAnsi="AdvP497E2"/>
                <w:color w:val="242021"/>
                <w:sz w:val="20"/>
                <w:szCs w:val="20"/>
              </w:rPr>
              <w:t>logsig</w:t>
            </w:r>
            <w:proofErr w:type="spellEnd"/>
            <w:r>
              <w:rPr>
                <w:rFonts w:ascii="Times New Roman" w:hAnsi="Times New Roman" w:cs="Times New Roman"/>
                <w:sz w:val="20"/>
                <w:szCs w:val="20"/>
              </w:rPr>
              <w:t>)</w:t>
            </w:r>
          </w:p>
        </w:tc>
        <w:tc>
          <w:tcPr>
            <w:tcW w:w="1350" w:type="dxa"/>
            <w:shd w:val="clear" w:color="auto" w:fill="FFFFFF"/>
          </w:tcPr>
          <w:p w14:paraId="5EC2E03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75205B4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5A563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A8F8C8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0E758D9A" w:rsidR="00CF1552" w:rsidRDefault="00BA2C26"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m</w:t>
            </w:r>
            <w:r w:rsidR="00205DC2">
              <w:rPr>
                <w:rFonts w:ascii="Times New Roman" w:hAnsi="Times New Roman" w:cs="Times New Roman"/>
                <w:b w:val="0"/>
                <w:bCs w:val="0"/>
                <w:sz w:val="20"/>
                <w:szCs w:val="20"/>
              </w:rPr>
              <w:t xml:space="preserve">ild steel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&lt;EndNote&gt;&lt;Cite&gt;&lt;Author&gt;Khaled&lt;/Author&gt;&lt;Year&gt;2012&lt;/Year&gt;&lt;RecNum&gt;656&lt;/RecNum&gt;&lt;DisplayText&gt;[64]&lt;/DisplayText&gt;&lt;record&gt;&lt;rec-number&gt;656&lt;/rec-number&gt;&lt;foreign-keys&gt;&lt;key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"_ENREF_64" \o "Khaled, 2012 #656" </w:instrText>
            </w:r>
            <w:r w:rsidR="00480C6B">
              <w:fldChar w:fldCharType="separate"/>
            </w:r>
            <w:r w:rsidR="002A3DF1">
              <w:rPr>
                <w:rFonts w:ascii="Times New Roman" w:hAnsi="Times New Roman" w:cs="Times New Roman"/>
                <w:b w:val="0"/>
                <w:bCs w:val="0"/>
                <w:noProof/>
                <w:sz w:val="20"/>
                <w:szCs w:val="20"/>
              </w:rPr>
              <w:t>64</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434615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chemicals and industries</w:t>
            </w:r>
          </w:p>
        </w:tc>
        <w:tc>
          <w:tcPr>
            <w:tcW w:w="1260" w:type="dxa"/>
            <w:shd w:val="clear" w:color="auto" w:fill="FFFFFF"/>
          </w:tcPr>
          <w:p w14:paraId="188641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Hammett constants, dipole moment,</w:t>
            </w:r>
            <w:r>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1E496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inhibitor efficiency</w:t>
            </w:r>
          </w:p>
        </w:tc>
        <w:tc>
          <w:tcPr>
            <w:tcW w:w="1170" w:type="dxa"/>
            <w:shd w:val="clear" w:color="auto" w:fill="FFFFFF"/>
          </w:tcPr>
          <w:p w14:paraId="0210BBA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56FAB21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22CCD7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3999E3A5"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sandcrete</w:t>
            </w:r>
            <w:proofErr w:type="spellEnd"/>
            <w:r>
              <w:rPr>
                <w:rFonts w:ascii="Times New Roman" w:hAnsi="Times New Roman" w:cs="Times New Roman"/>
                <w:b w:val="0"/>
                <w:bCs w:val="0"/>
                <w:sz w:val="20"/>
                <w:szCs w:val="20"/>
              </w:rPr>
              <w:t xml:space="preserve"> materials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"_ENREF_35" \o "Asteris, 2017 #30" </w:instrText>
            </w:r>
            <w:r w:rsidR="00480C6B">
              <w:fldChar w:fldCharType="separate"/>
            </w:r>
            <w:r w:rsidR="002A3DF1">
              <w:rPr>
                <w:rFonts w:ascii="Times New Roman" w:hAnsi="Times New Roman" w:cs="Times New Roman"/>
                <w:b w:val="0"/>
                <w:bCs w:val="0"/>
                <w:noProof/>
                <w:sz w:val="20"/>
                <w:szCs w:val="20"/>
              </w:rPr>
              <w:t>35</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458FD1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civil engineering</w:t>
            </w:r>
            <w:r>
              <w:rPr>
                <w:rFonts w:ascii="Times New Roman" w:hAnsi="Times New Roman" w:cs="Times New Roman"/>
                <w:sz w:val="20"/>
                <w:szCs w:val="20"/>
              </w:rPr>
              <w:br/>
              <w:t>projects</w:t>
            </w:r>
          </w:p>
        </w:tc>
        <w:tc>
          <w:tcPr>
            <w:tcW w:w="1260" w:type="dxa"/>
            <w:shd w:val="clear" w:color="auto" w:fill="FFFFFF"/>
          </w:tcPr>
          <w:p w14:paraId="74F28DC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water-to-binder ratio (W/B),</w:t>
            </w:r>
            <w:r>
              <w:rPr>
                <w:rFonts w:ascii="Times New Roman" w:hAnsi="Times New Roman" w:cs="Times New Roman"/>
                <w:sz w:val="20"/>
                <w:szCs w:val="20"/>
              </w:rPr>
              <w:br/>
              <w:t>metakaolin addition (MK), binder (B), superplasticizer (SP), and ultrasonic velocity</w:t>
            </w:r>
            <w:r>
              <w:rPr>
                <w:rFonts w:ascii="Times New Roman" w:hAnsi="Times New Roman" w:cs="Times New Roman"/>
                <w:sz w:val="20"/>
                <w:szCs w:val="20"/>
              </w:rPr>
              <w:br/>
              <w:t>(UV).</w:t>
            </w:r>
          </w:p>
        </w:tc>
        <w:tc>
          <w:tcPr>
            <w:tcW w:w="1170" w:type="dxa"/>
            <w:shd w:val="clear" w:color="auto" w:fill="FFFFFF"/>
          </w:tcPr>
          <w:p w14:paraId="183537F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logistic sigmoid, hyperbolic tangent</w:t>
            </w:r>
          </w:p>
        </w:tc>
        <w:tc>
          <w:tcPr>
            <w:tcW w:w="1350" w:type="dxa"/>
            <w:shd w:val="clear" w:color="auto" w:fill="FFFFFF"/>
          </w:tcPr>
          <w:p w14:paraId="4CB125E5" w14:textId="759047E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ompressive strength, Modulus of Elasticity</w:t>
            </w:r>
          </w:p>
        </w:tc>
        <w:tc>
          <w:tcPr>
            <w:tcW w:w="1170" w:type="dxa"/>
            <w:shd w:val="clear" w:color="auto" w:fill="FFFFFF"/>
          </w:tcPr>
          <w:p w14:paraId="4307A53F"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175B40AC" w14:textId="79E95B6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4900FE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12A678C7" w:rsidR="00CF1552" w:rsidRDefault="00205DC2" w:rsidP="00E0463D">
            <w:pPr>
              <w:widowControl w:val="0"/>
              <w:rPr>
                <w:rFonts w:ascii="Times New Roman" w:hAnsi="Times New Roman" w:cs="Times New Roman"/>
                <w:sz w:val="20"/>
                <w:szCs w:val="20"/>
              </w:rPr>
            </w:pPr>
            <w:bookmarkStart w:id="241" w:name="_Hlk3150438"/>
            <w:r>
              <w:rPr>
                <w:rFonts w:ascii="Times New Roman" w:hAnsi="Times New Roman" w:cs="Times New Roman"/>
                <w:b w:val="0"/>
                <w:bCs w:val="0"/>
                <w:sz w:val="20"/>
                <w:szCs w:val="20"/>
              </w:rPr>
              <w:t>structural carbon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"_ENREF_29" \o "Seidl, 2012 #657" </w:instrText>
            </w:r>
            <w:r w:rsidR="00480C6B">
              <w:fldChar w:fldCharType="separate"/>
            </w:r>
            <w:r w:rsidR="002A3DF1">
              <w:rPr>
                <w:rFonts w:ascii="Times New Roman" w:hAnsi="Times New Roman" w:cs="Times New Roman"/>
                <w:b w:val="0"/>
                <w:bCs w:val="0"/>
                <w:noProof/>
                <w:sz w:val="20"/>
                <w:szCs w:val="20"/>
              </w:rPr>
              <w:t>29</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D9963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environment</w:t>
            </w:r>
          </w:p>
        </w:tc>
        <w:tc>
          <w:tcPr>
            <w:tcW w:w="1260" w:type="dxa"/>
            <w:shd w:val="clear" w:color="auto" w:fill="FFFFFF"/>
          </w:tcPr>
          <w:p w14:paraId="608F6D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local temperature, relative</w:t>
            </w:r>
            <w:r>
              <w:rPr>
                <w:rFonts w:ascii="Times New Roman" w:hAnsi="Times New Roman" w:cs="Times New Roman"/>
                <w:sz w:val="20"/>
                <w:szCs w:val="20"/>
              </w:rPr>
              <w:br/>
              <w:t>humidity, amount of precipitation, pH</w:t>
            </w:r>
            <w:r>
              <w:rPr>
                <w:rFonts w:ascii="Times New Roman" w:hAnsi="Times New Roman" w:cs="Times New Roman"/>
                <w:sz w:val="20"/>
                <w:szCs w:val="20"/>
              </w:rPr>
              <w:br/>
              <w:t xml:space="preserve">of rainfall, air pollution by </w:t>
            </w:r>
            <w:proofErr w:type="spellStart"/>
            <w:r>
              <w:rPr>
                <w:rFonts w:ascii="Times New Roman" w:hAnsi="Times New Roman" w:cs="Times New Roman"/>
                <w:sz w:val="20"/>
                <w:szCs w:val="20"/>
              </w:rPr>
              <w:t>sulphur</w:t>
            </w:r>
            <w:proofErr w:type="spellEnd"/>
            <w:r>
              <w:rPr>
                <w:rFonts w:ascii="Times New Roman" w:hAnsi="Times New Roman" w:cs="Times New Roman"/>
                <w:sz w:val="20"/>
                <w:szCs w:val="20"/>
              </w:rPr>
              <w:br/>
              <w:t>dioxide and exposition time</w:t>
            </w:r>
          </w:p>
        </w:tc>
        <w:tc>
          <w:tcPr>
            <w:tcW w:w="1170" w:type="dxa"/>
            <w:shd w:val="clear" w:color="auto" w:fill="FFFFFF"/>
          </w:tcPr>
          <w:p w14:paraId="79781806" w14:textId="71FC004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0F3E879B" w14:textId="5FC2D0F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orrosion weight loss</w:t>
            </w:r>
          </w:p>
        </w:tc>
        <w:tc>
          <w:tcPr>
            <w:tcW w:w="1170" w:type="dxa"/>
            <w:shd w:val="clear" w:color="auto" w:fill="FFFFFF"/>
          </w:tcPr>
          <w:p w14:paraId="6CE50EA9"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A7062E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bookmarkEnd w:id="241"/>
      <w:tr w:rsidR="00CF1552" w14:paraId="2C5771A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11B810BF"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Ti</w:t>
            </w:r>
            <w:proofErr w:type="spellEnd"/>
            <w:r>
              <w:rPr>
                <w:rFonts w:ascii="Times New Roman" w:hAnsi="Times New Roman" w:cs="Times New Roman"/>
                <w:b w:val="0"/>
                <w:bCs w:val="0"/>
                <w:sz w:val="20"/>
                <w:szCs w:val="20"/>
              </w:rPr>
              <w:t xml:space="preserve">–6Al–4V </w:t>
            </w:r>
            <w:r>
              <w:rPr>
                <w:rFonts w:ascii="Times New Roman" w:hAnsi="Times New Roman" w:cs="Times New Roman"/>
                <w:b w:val="0"/>
                <w:bCs w:val="0"/>
                <w:sz w:val="20"/>
                <w:szCs w:val="20"/>
              </w:rPr>
              <w:lastRenderedPageBreak/>
              <w:t>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&lt;EndNote&gt;&lt;Cite&gt;&lt;Author&gt;Upadhyay&lt;/Author&gt;&lt;Year&gt;2013&lt;/Year&gt;&lt;RecNum&gt;658&lt;/RecNum&gt;&lt;DisplayText&gt;[65]&lt;/DisplayText&gt;&lt;record&gt;&lt;rec-number&gt;658&lt;/rec-number&gt;&lt;foreign-keys&gt;&lt;key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"_ENREF_65" \o "Upadhyay, 2013 #658" </w:instrText>
            </w:r>
            <w:r w:rsidR="00480C6B">
              <w:fldChar w:fldCharType="separate"/>
            </w:r>
            <w:r w:rsidR="002A3DF1">
              <w:rPr>
                <w:rFonts w:ascii="Times New Roman" w:hAnsi="Times New Roman" w:cs="Times New Roman"/>
                <w:b w:val="0"/>
                <w:bCs w:val="0"/>
                <w:noProof/>
                <w:sz w:val="20"/>
                <w:szCs w:val="20"/>
              </w:rPr>
              <w:t>65</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8FEC55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turning process</w:t>
            </w:r>
          </w:p>
        </w:tc>
        <w:tc>
          <w:tcPr>
            <w:tcW w:w="1260" w:type="dxa"/>
            <w:shd w:val="clear" w:color="auto" w:fill="FFFFFF"/>
          </w:tcPr>
          <w:p w14:paraId="10E4D42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feed rate, depth of</w:t>
            </w:r>
            <w:r>
              <w:rPr>
                <w:rFonts w:ascii="Times New Roman" w:hAnsi="Times New Roman" w:cs="Times New Roman"/>
                <w:sz w:val="20"/>
                <w:szCs w:val="20"/>
              </w:rPr>
              <w:br/>
              <w:t xml:space="preserve">cut, </w:t>
            </w:r>
            <w:r>
              <w:rPr>
                <w:rFonts w:ascii="Times New Roman" w:hAnsi="Times New Roman" w:cs="Times New Roman"/>
                <w:sz w:val="20"/>
                <w:szCs w:val="20"/>
              </w:rPr>
              <w:lastRenderedPageBreak/>
              <w:t>acceleration amplitude of vibration in radial and tangential direction</w:t>
            </w:r>
          </w:p>
        </w:tc>
        <w:tc>
          <w:tcPr>
            <w:tcW w:w="1170" w:type="dxa"/>
            <w:shd w:val="clear" w:color="auto" w:fill="FFFFFF"/>
          </w:tcPr>
          <w:p w14:paraId="35AC7FB7" w14:textId="52DA5635"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lastRenderedPageBreak/>
              <w:t>t</w:t>
            </w:r>
            <w:r w:rsidR="00205DC2">
              <w:rPr>
                <w:rFonts w:ascii="Times New Roman" w:hAnsi="Times New Roman" w:cs="Times New Roman"/>
                <w:sz w:val="20"/>
                <w:szCs w:val="20"/>
              </w:rPr>
              <w:t>ansig</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Purelin</w:t>
            </w:r>
            <w:proofErr w:type="spellEnd"/>
          </w:p>
        </w:tc>
        <w:tc>
          <w:tcPr>
            <w:tcW w:w="1350" w:type="dxa"/>
            <w:shd w:val="clear" w:color="auto" w:fill="FFFFFF"/>
          </w:tcPr>
          <w:p w14:paraId="35AC604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0F5701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52DABB7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48EC52D0" w14:textId="77777777" w:rsidTr="005509D6">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4FD7E04D"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carbon steel manganese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&lt;EndNote&gt;&lt;Cite&gt;&lt;Author&gt;Komijani&lt;/Author&gt;&lt;Year&gt;2016&lt;/Year&gt;&lt;RecNum&gt;662&lt;/RecNum&gt;&lt;DisplayText&gt;[66]&lt;/DisplayText&gt;&lt;record&gt;&lt;rec-number&gt;662&lt;/rec-number&gt;&lt;foreign-keys&gt;&lt;key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r w:rsidR="00480C6B">
              <w:fldChar w:fldCharType="begin"/>
            </w:r>
            <w:r w:rsidR="00480C6B">
              <w:instrText xml:space="preserve"> HYPERLINK \l "_ENREF_66" \o "Komijani, 2016 #662" </w:instrText>
            </w:r>
            <w:r w:rsidR="00480C6B">
              <w:fldChar w:fldCharType="separate"/>
            </w:r>
            <w:r w:rsidR="002A3DF1">
              <w:rPr>
                <w:rFonts w:ascii="Times New Roman" w:hAnsi="Times New Roman" w:cs="Times New Roman"/>
                <w:b w:val="0"/>
                <w:bCs w:val="0"/>
                <w:noProof/>
                <w:sz w:val="20"/>
                <w:szCs w:val="20"/>
              </w:rPr>
              <w:t>66</w:t>
            </w:r>
            <w:r w:rsidR="00480C6B">
              <w:rPr>
                <w:rFonts w:ascii="Times New Roman" w:hAnsi="Times New Roman" w:cs="Times New Roman"/>
                <w:noProof/>
                <w:sz w:val="20"/>
                <w:szCs w:val="20"/>
              </w:rPr>
              <w:fldChar w:fldCharType="end"/>
            </w:r>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w:t>
            </w:r>
            <w:r>
              <w:rPr>
                <w:rFonts w:ascii="Times New Roman" w:hAnsi="Times New Roman" w:cs="Times New Roman"/>
                <w:sz w:val="20"/>
                <w:szCs w:val="20"/>
              </w:rPr>
              <w:br/>
              <w:t>industry</w:t>
            </w:r>
          </w:p>
        </w:tc>
        <w:tc>
          <w:tcPr>
            <w:tcW w:w="1260" w:type="dxa"/>
            <w:tcBorders>
              <w:bottom w:val="single" w:sz="4" w:space="0" w:color="auto"/>
            </w:tcBorders>
            <w:shd w:val="clear" w:color="auto" w:fill="FFFFFF"/>
          </w:tcPr>
          <w:p w14:paraId="62071E9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temperature and inhibitor concentration</w:t>
            </w:r>
            <w:r>
              <w:rPr>
                <w:rFonts w:ascii="TimesNewRomanPSMT" w:hAnsi="TimesNewRomanPSMT"/>
                <w:color w:val="242021"/>
                <w:sz w:val="20"/>
                <w:szCs w:val="20"/>
              </w:rPr>
              <w:t xml:space="preserve"> </w:t>
            </w:r>
            <w:r>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5CBED2C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tcBorders>
              <w:bottom w:val="single" w:sz="4" w:space="0" w:color="auto"/>
            </w:tcBorders>
            <w:shd w:val="clear" w:color="auto" w:fill="FFFFFF"/>
          </w:tcPr>
          <w:p w14:paraId="2FEF937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real and imaginary parts of impedance</w:t>
            </w:r>
          </w:p>
        </w:tc>
        <w:tc>
          <w:tcPr>
            <w:tcW w:w="1170" w:type="dxa"/>
            <w:tcBorders>
              <w:bottom w:val="single" w:sz="4" w:space="0" w:color="auto"/>
            </w:tcBorders>
            <w:shd w:val="clear" w:color="auto" w:fill="FFFFFF"/>
          </w:tcPr>
          <w:p w14:paraId="14F8CC3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tcBorders>
              <w:bottom w:val="single" w:sz="4" w:space="0" w:color="auto"/>
            </w:tcBorders>
            <w:shd w:val="clear" w:color="auto" w:fill="FFFFFF"/>
          </w:tcPr>
          <w:p w14:paraId="27BE41B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neural network</w:t>
            </w:r>
          </w:p>
        </w:tc>
      </w:tr>
    </w:tbl>
    <w:p w14:paraId="2D31D207" w14:textId="77777777" w:rsidR="00CF1552" w:rsidRDefault="00CF1552" w:rsidP="00E0463D">
      <w:pPr>
        <w:widowControl w:val="0"/>
        <w:spacing w:after="0"/>
        <w:rPr>
          <w:noProof/>
        </w:rPr>
      </w:pPr>
    </w:p>
    <w:p w14:paraId="6B530F90" w14:textId="77777777" w:rsidR="00CF1552" w:rsidRDefault="00205DC2" w:rsidP="00E0463D">
      <w:pPr>
        <w:pStyle w:val="3"/>
        <w:widowControl w:val="0"/>
        <w:spacing w:after="240"/>
        <w:rPr>
          <w:noProof/>
        </w:rPr>
      </w:pPr>
      <w:r>
        <w:rPr>
          <w:noProof/>
        </w:rPr>
        <w:t>ANN for Materials Performance Prediction</w:t>
      </w:r>
    </w:p>
    <w:p w14:paraId="6C88E9EA" w14:textId="110CFBE1"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w:t>
      </w:r>
      <w:ins w:id="242" w:author="Jason Ove [2]" w:date="2019-06-11T16:38:00Z">
        <w:r w:rsidR="00DA345C">
          <w:rPr>
            <w:rFonts w:ascii="Times New Roman" w:hAnsi="Times New Roman" w:cs="Times New Roman"/>
            <w:noProof/>
            <w:sz w:val="24"/>
            <w:szCs w:val="24"/>
          </w:rPr>
          <w:t xml:space="preserve">linear or </w:t>
        </w:r>
      </w:ins>
      <w:r>
        <w:rPr>
          <w:rFonts w:ascii="Times New Roman" w:hAnsi="Times New Roman" w:cs="Times New Roman"/>
          <w:noProof/>
          <w:sz w:val="24"/>
          <w:szCs w:val="24"/>
        </w:rPr>
        <w:t xml:space="preserve">complex nonlinear relation with each other. ANN are empirical models that </w:t>
      </w:r>
      <w:commentRangeStart w:id="243"/>
      <w:r>
        <w:rPr>
          <w:rFonts w:ascii="Times New Roman" w:hAnsi="Times New Roman" w:cs="Times New Roman"/>
          <w:noProof/>
          <w:sz w:val="24"/>
          <w:szCs w:val="24"/>
        </w:rPr>
        <w:t xml:space="preserve">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w:t>
      </w:r>
      <w:commentRangeEnd w:id="243"/>
      <w:r w:rsidR="00DA345C">
        <w:rPr>
          <w:rStyle w:val="a6"/>
        </w:rPr>
        <w:commentReference w:id="243"/>
      </w:r>
      <w:r>
        <w:rPr>
          <w:rFonts w:ascii="Times New Roman" w:hAnsi="Times New Roman" w:cs="Times New Roman"/>
          <w:noProof/>
          <w:sz w:val="24"/>
          <w:szCs w:val="24"/>
        </w:rPr>
        <w:t xml:space="preserve"> in physical models and satisfy complex problems in materials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&lt;EndNote&gt;&lt;Cite&gt;&lt;Author&gt;Zhang&lt;/Author&gt;&lt;Year&gt;2007&lt;/Year&gt;&lt;RecNum&gt;488&lt;/RecNum&gt;&lt;DisplayText&gt;[67]&lt;/DisplayText&gt;&lt;record&gt;&lt;rec-number&gt;488&lt;/rec-number&gt;&lt;foreign-keys&gt;&lt;key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"_ENREF_67" \o "Zhang, 2007 #488" </w:instrText>
      </w:r>
      <w:r w:rsidR="00480C6B">
        <w:fldChar w:fldCharType="separate"/>
      </w:r>
      <w:r w:rsidR="002A3DF1">
        <w:rPr>
          <w:rFonts w:ascii="Times New Roman" w:hAnsi="Times New Roman" w:cs="Times New Roman"/>
          <w:noProof/>
          <w:sz w:val="24"/>
          <w:szCs w:val="24"/>
        </w:rPr>
        <w:t>67</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Pr="00A22183">
        <w:rPr>
          <w:rFonts w:ascii="Times New Roman" w:hAnsi="Times New Roman" w:cs="Times New Roman"/>
          <w:noProof/>
          <w:sz w:val="24"/>
          <w:szCs w:val="24"/>
        </w:rPr>
        <w:t xml:space="preserve">mechanical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"_ENREF_28" \o "Ghaisari, 2012 #448" </w:instrText>
      </w:r>
      <w:r w:rsidR="00480C6B">
        <w:fldChar w:fldCharType="separate"/>
      </w:r>
      <w:r w:rsidR="002A3DF1">
        <w:rPr>
          <w:rFonts w:ascii="Times New Roman" w:hAnsi="Times New Roman" w:cs="Times New Roman"/>
          <w:noProof/>
          <w:sz w:val="24"/>
          <w:szCs w:val="24"/>
        </w:rPr>
        <w:t>28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 tribological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&lt;EndNote&gt;&lt;Cite&gt;&lt;Author&gt;LiuJie&lt;/Author&gt;&lt;Year&gt;2007&lt;/Year&gt;&lt;RecNum&gt;453&lt;/RecNum&gt;&lt;DisplayText&gt;[68]&lt;/DisplayText&gt;&lt;record&gt;&lt;rec-number&gt;453&lt;/rec-number&gt;&lt;foreign-keys&gt;&lt;key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"_ENREF_68" \o "LiuJie, 2007 #453" </w:instrText>
      </w:r>
      <w:r w:rsidR="00480C6B">
        <w:fldChar w:fldCharType="separate"/>
      </w:r>
      <w:r w:rsidR="002A3DF1">
        <w:rPr>
          <w:rFonts w:ascii="Times New Roman" w:hAnsi="Times New Roman" w:cs="Times New Roman"/>
          <w:noProof/>
          <w:sz w:val="24"/>
          <w:szCs w:val="24"/>
        </w:rPr>
        <w:t>68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and wear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&lt;EndNote&gt;&lt;Cite&gt;&lt;Author&gt;Ramesh&lt;/Author&gt;&lt;Year&gt;2007&lt;/Year&gt;&lt;RecNum&gt;471&lt;/RecNum&gt;&lt;DisplayText&gt;[69]&lt;/DisplayText&gt;&lt;record&gt;&lt;rec-number&gt;471&lt;/rec-number&gt;&lt;foreign-keys&gt;&lt;key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"_ENREF_69" \o "Ramesh, 2007 #471" </w:instrText>
      </w:r>
      <w:r w:rsidR="00480C6B">
        <w:fldChar w:fldCharType="separate"/>
      </w:r>
      <w:r w:rsidR="002A3DF1">
        <w:rPr>
          <w:rFonts w:ascii="Times New Roman" w:hAnsi="Times New Roman" w:cs="Times New Roman"/>
          <w:noProof/>
          <w:sz w:val="24"/>
          <w:szCs w:val="24"/>
        </w:rPr>
        <w:t>69</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corrosion related problems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&lt;EndNote&gt;&lt;Cite&gt;&lt;Author&gt;Khaled&lt;/Author&gt;&lt;Year&gt;2013&lt;/Year&gt;&lt;RecNum&gt;493&lt;/RecNum&gt;&lt;DisplayText&gt;[70, 71]&lt;/DisplayText&gt;&lt;record&gt;&lt;rec-number&gt;493&lt;/rec-number&gt;&lt;foreign-keys&gt;&lt;key app="EN" db-id="ese55x5vtzp0x6e9s9tpzwagt5re2t5sfaz5" timestamp="1546121566"&gt;493&lt;/key&gt;&lt;/foreign-keys&gt;&lt;ref-type name="Book"&gt;6&lt;/ref-type&gt;&lt;contributors&gt;&lt;authors&gt;&lt;author&gt;Khaled, K.&lt;/author&gt;&lt;author&gt;Sherik, Abdelmounam&lt;/author&gt;&lt;/authors&gt;&lt;/contributors&gt;&lt;titles&gt;&lt;title&gt;Using Neural Networks for Corrosion Inhibition Efficiency Prediction during Corrosion of Steel in Chloride Solutions&lt;/title&gt;&lt;alt-title&gt;International Journal of Electrochemical Science&lt;/alt-title&gt;&lt;/titles&gt;&lt;pages&gt;9918-9935&lt;/pages&gt;&lt;volume&gt;8&lt;/volume&gt;&lt;dates&gt;&lt;year&gt;2013&lt;/year&gt;&lt;/dates&gt;&lt;urls&gt;&lt;/urls&gt;&lt;/record&gt;&lt;/Cite&gt;&lt;Cite&gt;&lt;Author&gt;Díaz&lt;/Author&gt;&lt;Year&gt;2007&lt;/Year&gt;&lt;RecNum&gt;474&lt;/RecNum&gt;&lt;record&gt;&lt;rec-number&gt;474&lt;/rec-number&gt;&lt;foreign-keys&gt;&lt;key app="EN" db-id="ese55x5vtzp0x6e9s9tpzwagt5re2t5sfaz5" timestamp="1546077398"&gt;474&lt;/key&gt;&lt;/foreign-keys&gt;&lt;ref-type name="Journal Article"&gt;17&lt;/ref-type&gt;&lt;contributors&gt;&lt;authors&gt;&lt;author&gt;Díaz, Verónica&lt;/author&gt;&lt;author&gt;López, Carlos&lt;/author&gt;&lt;/authors&gt;&lt;/contributors&gt;&lt;titles&gt;&lt;title&gt;Discovering key meteorological variables in atmospheric corrosion through an artificial neural network model&lt;/title&gt;&lt;secondary-title&gt;Corrosion Science&lt;/secondary-title&gt;&lt;/titles&gt;&lt;periodical&gt;&lt;full-title&gt;Corrosion Science&lt;/full-title&gt;&lt;/periodical&gt;&lt;pages&gt;949-962&lt;/pages&gt;&lt;volume&gt;49&lt;/volume&gt;&lt;number&gt;3&lt;/number&gt;&lt;dates&gt;&lt;year&gt;2007&lt;/year&gt;&lt;pub-dates&gt;&lt;date&gt;2007/03&lt;/date&gt;&lt;/pub-dates&gt;&lt;/dates&gt;&lt;publisher&gt;Elsevier BV&lt;/publisher&gt;&lt;isbn&gt;0010-938X&lt;/isbn&gt;&lt;urls&gt;&lt;related-urls&gt;&lt;url&gt;http://dx.doi.org/10.1016/j.corsci.2006.06.023&lt;/url&gt;&lt;/related-urls&gt;&lt;/urls&gt;&lt;electronic-resource-num&gt;10.1016/j.corsci.2006.06.023&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"_ENREF_70" \o "Khaled, 2013 #493" </w:instrText>
      </w:r>
      <w:r w:rsidR="00480C6B">
        <w:fldChar w:fldCharType="separate"/>
      </w:r>
      <w:r w:rsidR="002A3DF1">
        <w:rPr>
          <w:rFonts w:ascii="Times New Roman" w:hAnsi="Times New Roman" w:cs="Times New Roman"/>
          <w:noProof/>
          <w:sz w:val="24"/>
          <w:szCs w:val="24"/>
        </w:rPr>
        <w:t>70</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 xml:space="preserve">, </w:t>
      </w:r>
      <w:r w:rsidR="00480C6B">
        <w:fldChar w:fldCharType="begin"/>
      </w:r>
      <w:r w:rsidR="00480C6B">
        <w:instrText xml:space="preserve"> HYPERLINK \l "_ENREF_71" \o "Díaz, 2007 #474" </w:instrText>
      </w:r>
      <w:r w:rsidR="00480C6B">
        <w:fldChar w:fldCharType="separate"/>
      </w:r>
      <w:r w:rsidR="002A3DF1">
        <w:rPr>
          <w:rFonts w:ascii="Times New Roman" w:hAnsi="Times New Roman" w:cs="Times New Roman"/>
          <w:noProof/>
          <w:sz w:val="24"/>
          <w:szCs w:val="24"/>
        </w:rPr>
        <w:t>71</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 xml:space="preserve">Some experimental techniques such as corrosion test, tensile test, </w:t>
      </w:r>
      <w:commentRangeStart w:id="244"/>
      <w:r w:rsidRPr="00DA345C">
        <w:rPr>
          <w:rFonts w:ascii="Times New Roman" w:hAnsi="Times New Roman" w:cs="Times New Roman"/>
          <w:color w:val="FF0000"/>
          <w:sz w:val="24"/>
          <w:szCs w:val="24"/>
          <w:rPrChange w:id="245" w:author="Jason Ove [2]" w:date="2019-06-11T16:42:00Z">
            <w:rPr>
              <w:rFonts w:ascii="Times New Roman" w:hAnsi="Times New Roman" w:cs="Times New Roman"/>
              <w:sz w:val="24"/>
              <w:szCs w:val="24"/>
            </w:rPr>
          </w:rPrChange>
        </w:rPr>
        <w:t>theoretical deterministic methods</w:t>
      </w:r>
      <w:commentRangeEnd w:id="244"/>
      <w:r w:rsidR="00A6192C">
        <w:rPr>
          <w:rStyle w:val="a6"/>
        </w:rPr>
        <w:commentReference w:id="244"/>
      </w:r>
      <w:r>
        <w:rPr>
          <w:rFonts w:ascii="Times New Roman" w:hAnsi="Times New Roman" w:cs="Times New Roman"/>
          <w:sz w:val="24"/>
          <w:szCs w:val="24"/>
        </w:rPr>
        <w:t>, metallographic corrosion characterization, mechanical testing and AC impedance spectroscopy,</w:t>
      </w:r>
      <w:ins w:id="246" w:author="Jason Ove [2]" w:date="2019-06-11T16:43:00Z">
        <w:r w:rsidR="00DA345C">
          <w:rPr>
            <w:rFonts w:ascii="Times New Roman" w:hAnsi="Times New Roman" w:cs="Times New Roman"/>
            <w:sz w:val="24"/>
            <w:szCs w:val="24"/>
          </w:rPr>
          <w:t xml:space="preserve"> and</w:t>
        </w:r>
      </w:ins>
      <w:r>
        <w:rPr>
          <w:rFonts w:ascii="Times New Roman" w:hAnsi="Times New Roman" w:cs="Times New Roman"/>
          <w:sz w:val="24"/>
          <w:szCs w:val="24"/>
        </w:rPr>
        <w:t xml:space="preserve"> etc.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sidRPr="00A6192C">
        <w:rPr>
          <w:rFonts w:ascii="Times New Roman" w:hAnsi="Times New Roman" w:cs="Times New Roman"/>
          <w:color w:val="FF0000"/>
          <w:sz w:val="24"/>
          <w:szCs w:val="24"/>
          <w:rPrChange w:id="247" w:author="Jason Ove [2]" w:date="2019-06-11T16:47:00Z">
            <w:rPr>
              <w:rFonts w:ascii="Times New Roman" w:hAnsi="Times New Roman" w:cs="Times New Roman"/>
              <w:sz w:val="24"/>
              <w:szCs w:val="24"/>
            </w:rPr>
          </w:rPrChange>
        </w:rPr>
        <w:t xml:space="preserve">result </w:t>
      </w:r>
      <w:r w:rsidR="00277D86" w:rsidRPr="00A6192C">
        <w:rPr>
          <w:rFonts w:ascii="Times New Roman" w:hAnsi="Times New Roman" w:cs="Times New Roman"/>
          <w:color w:val="FF0000"/>
          <w:sz w:val="24"/>
          <w:szCs w:val="24"/>
          <w:rPrChange w:id="248" w:author="Jason Ove [2]" w:date="2019-06-11T16:47:00Z">
            <w:rPr>
              <w:rFonts w:ascii="Times New Roman" w:hAnsi="Times New Roman" w:cs="Times New Roman"/>
              <w:sz w:val="24"/>
              <w:szCs w:val="24"/>
            </w:rPr>
          </w:rPrChange>
        </w:rPr>
        <w:t>verifying</w:t>
      </w:r>
      <w:ins w:id="249" w:author="Jason Ove [2]" w:date="2019-06-11T21:27:00Z">
        <w:r w:rsidR="00D1229B">
          <w:rPr>
            <w:rFonts w:ascii="Times New Roman" w:hAnsi="Times New Roman" w:cs="Times New Roman"/>
            <w:color w:val="FF0000"/>
            <w:sz w:val="24"/>
            <w:szCs w:val="24"/>
          </w:rPr>
          <w:t xml:space="preserve"> ??</w:t>
        </w:r>
      </w:ins>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71078093"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Regarding to space requirement, it is not possible to describe all ANN applications in details so that some of them will be grouped and reviewed into different</w:t>
      </w:r>
      <w:ins w:id="250" w:author="Jason Ove [2]" w:date="2019-06-11T16:45:00Z">
        <w:r w:rsidR="00A6192C">
          <w:rPr>
            <w:rFonts w:ascii="Times New Roman" w:hAnsi="Times New Roman" w:cs="Times New Roman"/>
            <w:sz w:val="24"/>
            <w:szCs w:val="24"/>
          </w:rPr>
          <w:t>/following</w:t>
        </w:r>
      </w:ins>
      <w:r>
        <w:rPr>
          <w:rFonts w:ascii="Times New Roman" w:hAnsi="Times New Roman" w:cs="Times New Roman"/>
          <w:sz w:val="24"/>
          <w:szCs w:val="24"/>
        </w:rPr>
        <w:t xml:space="preserve"> sections.</w:t>
      </w:r>
    </w:p>
    <w:p w14:paraId="5B82B7B5" w14:textId="77777777" w:rsidR="00CF1552" w:rsidRDefault="00205DC2" w:rsidP="00E0463D">
      <w:pPr>
        <w:pStyle w:val="a3"/>
        <w:widowControl w:val="0"/>
        <w:numPr>
          <w:ilvl w:val="0"/>
          <w:numId w:val="3"/>
        </w:numPr>
        <w:tabs>
          <w:tab w:val="left" w:pos="8355"/>
        </w:tabs>
        <w:spacing w:line="360" w:lineRule="auto"/>
        <w:ind w:left="360"/>
        <w:jc w:val="both"/>
        <w:rPr>
          <w:b/>
          <w:bCs/>
          <w:noProof/>
        </w:rPr>
      </w:pPr>
      <w:r>
        <w:rPr>
          <w:b/>
          <w:bCs/>
          <w:noProof/>
        </w:rPr>
        <w:t>Corrosion</w:t>
      </w:r>
    </w:p>
    <w:p w14:paraId="40CE84C7" w14:textId="56B723EA"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del w:id="251" w:author="Jason Ove [2]" w:date="2019-06-11T21:46:00Z">
        <w:r w:rsidDel="008B76F8">
          <w:rPr>
            <w:rFonts w:ascii="Times New Roman" w:hAnsi="Times New Roman" w:cs="Times New Roman"/>
            <w:noProof/>
            <w:sz w:val="24"/>
            <w:szCs w:val="24"/>
          </w:rPr>
          <w:delText xml:space="preserve">Electrochemical reaction </w:delText>
        </w:r>
        <w:r w:rsidR="00226227" w:rsidDel="008B76F8">
          <w:rPr>
            <w:rFonts w:ascii="Times New Roman" w:hAnsi="Times New Roman" w:cs="Times New Roman"/>
            <w:noProof/>
            <w:sz w:val="24"/>
            <w:szCs w:val="24"/>
          </w:rPr>
          <w:delText xml:space="preserve">on materials surface </w:delText>
        </w:r>
        <w:r w:rsidDel="008B76F8">
          <w:rPr>
            <w:rFonts w:ascii="Times New Roman" w:hAnsi="Times New Roman" w:cs="Times New Roman"/>
            <w:noProof/>
            <w:sz w:val="24"/>
            <w:szCs w:val="24"/>
          </w:rPr>
          <w:delText>by nature is known as corrosion</w:delText>
        </w:r>
      </w:del>
      <w:ins w:id="252" w:author="Jason Ove [2]" w:date="2019-06-11T21:46:00Z">
        <w:r w:rsidR="008B76F8" w:rsidRPr="008B76F8">
          <w:rPr>
            <w:rFonts w:ascii="Times New Roman" w:hAnsi="Times New Roman" w:cs="Times New Roman"/>
            <w:noProof/>
            <w:sz w:val="24"/>
            <w:szCs w:val="24"/>
          </w:rPr>
          <w:t>Corrosion is the deterioration and loss of a material and its critical properties due to chemical, electrochemical and other reactions of the exposed material surface with the surrounding environment.</w:t>
        </w:r>
      </w:ins>
      <w:del w:id="253" w:author="Jason Ove [2]" w:date="2019-06-11T21:46:00Z">
        <w:r w:rsidDel="004731EA">
          <w:rPr>
            <w:rFonts w:ascii="Times New Roman" w:hAnsi="Times New Roman" w:cs="Times New Roman"/>
            <w:noProof/>
            <w:sz w:val="24"/>
            <w:szCs w:val="24"/>
          </w:rPr>
          <w:delText>.</w:delText>
        </w:r>
      </w:del>
      <w:r>
        <w:rPr>
          <w:rFonts w:ascii="Times New Roman" w:hAnsi="Times New Roman" w:cs="Times New Roman"/>
          <w:noProof/>
          <w:sz w:val="24"/>
          <w:szCs w:val="24"/>
        </w:rPr>
        <w:t xml:space="preserve">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Statistical regression analysis models mostly used for prediction</w:t>
      </w:r>
      <w:ins w:id="254" w:author="Jason Ove [2]" w:date="2019-06-11T21:59:00Z">
        <w:r w:rsidR="004A78C0">
          <w:rPr>
            <w:rFonts w:ascii="Times New Roman" w:hAnsi="Times New Roman" w:cs="Times New Roman"/>
            <w:noProof/>
            <w:sz w:val="24"/>
            <w:szCs w:val="24"/>
          </w:rPr>
          <w:t xml:space="preserve"> of atomspheric corrosion</w:t>
        </w:r>
      </w:ins>
      <w:r w:rsidR="00FC592B">
        <w:rPr>
          <w:rFonts w:ascii="Times New Roman" w:hAnsi="Times New Roman" w:cs="Times New Roman"/>
          <w:noProof/>
          <w:sz w:val="24"/>
          <w:szCs w:val="24"/>
        </w:rPr>
        <w:t xml:space="preserve"> can</w:t>
      </w:r>
      <w:ins w:id="255" w:author="Jason Ove [2]" w:date="2019-06-11T21:59:00Z">
        <w:r w:rsidR="004A78C0">
          <w:rPr>
            <w:rFonts w:ascii="Times New Roman" w:hAnsi="Times New Roman" w:cs="Times New Roman"/>
            <w:noProof/>
            <w:sz w:val="24"/>
            <w:szCs w:val="24"/>
          </w:rPr>
          <w:t xml:space="preserve"> </w:t>
        </w:r>
      </w:ins>
      <w:r w:rsidR="00FC592B">
        <w:rPr>
          <w:rFonts w:ascii="Times New Roman" w:hAnsi="Times New Roman" w:cs="Times New Roman"/>
          <w:noProof/>
          <w:sz w:val="24"/>
          <w:szCs w:val="24"/>
        </w:rPr>
        <w:t xml:space="preserve">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 xml:space="preserve">of meterological variables </w:t>
      </w:r>
      <w:del w:id="256" w:author="Jason Ove [2]" w:date="2019-06-11T22:01:00Z">
        <w:r w:rsidR="00712F9C" w:rsidDel="004A78C0">
          <w:rPr>
            <w:rFonts w:ascii="Times New Roman" w:hAnsi="Times New Roman" w:cs="Times New Roman"/>
            <w:noProof/>
            <w:sz w:val="24"/>
            <w:szCs w:val="24"/>
          </w:rPr>
          <w:delText xml:space="preserve">on </w:delText>
        </w:r>
      </w:del>
      <w:ins w:id="257" w:author="Jason Ove [2]" w:date="2019-06-11T22:01:00Z">
        <w:r w:rsidR="004A78C0">
          <w:rPr>
            <w:rFonts w:ascii="Times New Roman" w:hAnsi="Times New Roman" w:cs="Times New Roman"/>
            <w:noProof/>
            <w:sz w:val="24"/>
            <w:szCs w:val="24"/>
          </w:rPr>
          <w:t xml:space="preserve">in </w:t>
        </w:r>
      </w:ins>
      <w:del w:id="258" w:author="Jason Ove [2]" w:date="2019-06-11T22:00:00Z">
        <w:r w:rsidR="00712F9C" w:rsidDel="004A78C0">
          <w:rPr>
            <w:rFonts w:ascii="Times New Roman" w:hAnsi="Times New Roman" w:cs="Times New Roman"/>
            <w:noProof/>
            <w:sz w:val="24"/>
            <w:szCs w:val="24"/>
          </w:rPr>
          <w:delText xml:space="preserve">atmospheric </w:delText>
        </w:r>
      </w:del>
      <w:ins w:id="259" w:author="Jason Ove [2]" w:date="2019-06-11T22:00:00Z">
        <w:r w:rsidR="004A78C0">
          <w:rPr>
            <w:rFonts w:ascii="Times New Roman" w:hAnsi="Times New Roman" w:cs="Times New Roman"/>
            <w:noProof/>
            <w:sz w:val="24"/>
            <w:szCs w:val="24"/>
          </w:rPr>
          <w:t xml:space="preserve">atmosphere </w:t>
        </w:r>
      </w:ins>
      <w:del w:id="260" w:author="Jason Ove [2]" w:date="2019-06-11T22:00:00Z">
        <w:r w:rsidR="00712F9C" w:rsidDel="004A78C0">
          <w:rPr>
            <w:rFonts w:ascii="Times New Roman" w:hAnsi="Times New Roman" w:cs="Times New Roman"/>
            <w:noProof/>
            <w:sz w:val="24"/>
            <w:szCs w:val="24"/>
          </w:rPr>
          <w:delText>corrosion</w:delText>
        </w:r>
        <w:r w:rsidR="00E44244" w:rsidDel="004A78C0">
          <w:rPr>
            <w:rFonts w:ascii="Times New Roman" w:hAnsi="Times New Roman" w:cs="Times New Roman"/>
            <w:noProof/>
            <w:sz w:val="24"/>
            <w:szCs w:val="24"/>
          </w:rPr>
          <w:delText xml:space="preserve"> </w:delText>
        </w:r>
      </w:del>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sidRPr="00CD7CD8">
        <w:rPr>
          <w:rFonts w:ascii="Times New Roman" w:hAnsi="Times New Roman" w:cs="Times New Roman"/>
          <w:noProof/>
          <w:sz w:val="24"/>
          <w:szCs w:val="24"/>
          <w:highlight w:val="lightGray"/>
          <w:rPrChange w:id="261" w:author="Jason Ove [2]" w:date="2019-06-11T22:08:00Z">
            <w:rPr>
              <w:rFonts w:ascii="Times New Roman" w:hAnsi="Times New Roman" w:cs="Times New Roman"/>
              <w:noProof/>
              <w:sz w:val="24"/>
              <w:szCs w:val="24"/>
            </w:rPr>
          </w:rPrChange>
        </w:rPr>
        <w:t>To observe local atmospheric corrositivity, i</w:t>
      </w:r>
      <w:r w:rsidR="00712F9C" w:rsidRPr="00CD7CD8">
        <w:rPr>
          <w:rFonts w:ascii="Times New Roman" w:hAnsi="Times New Roman" w:cs="Times New Roman"/>
          <w:noProof/>
          <w:sz w:val="24"/>
          <w:szCs w:val="24"/>
          <w:highlight w:val="lightGray"/>
          <w:rPrChange w:id="262" w:author="Jason Ove [2]" w:date="2019-06-11T22:08:00Z">
            <w:rPr>
              <w:rFonts w:ascii="Times New Roman" w:hAnsi="Times New Roman" w:cs="Times New Roman"/>
              <w:noProof/>
              <w:sz w:val="24"/>
              <w:szCs w:val="24"/>
            </w:rPr>
          </w:rPrChange>
        </w:rPr>
        <w:t xml:space="preserve">n the region of São </w:t>
      </w:r>
      <w:r w:rsidR="00712F9C" w:rsidRPr="00CD7CD8">
        <w:rPr>
          <w:rFonts w:ascii="Times New Roman" w:hAnsi="Times New Roman" w:cs="Times New Roman"/>
          <w:noProof/>
          <w:sz w:val="24"/>
          <w:szCs w:val="24"/>
          <w:highlight w:val="lightGray"/>
          <w:rPrChange w:id="263" w:author="Jason Ove [2]" w:date="2019-06-11T22:08:00Z">
            <w:rPr>
              <w:rFonts w:ascii="Times New Roman" w:hAnsi="Times New Roman" w:cs="Times New Roman"/>
              <w:noProof/>
              <w:sz w:val="24"/>
              <w:szCs w:val="24"/>
            </w:rPr>
          </w:rPrChange>
        </w:rPr>
        <w:lastRenderedPageBreak/>
        <w:t xml:space="preserve">Luis, </w:t>
      </w:r>
      <w:r w:rsidR="002E2953" w:rsidRPr="00CD7CD8">
        <w:rPr>
          <w:rFonts w:ascii="Times New Roman" w:hAnsi="Times New Roman" w:cs="Times New Roman"/>
          <w:noProof/>
          <w:sz w:val="24"/>
          <w:szCs w:val="24"/>
          <w:highlight w:val="lightGray"/>
          <w:rPrChange w:id="264" w:author="Jason Ove [2]" w:date="2019-06-11T22:08:00Z">
            <w:rPr>
              <w:rFonts w:ascii="Times New Roman" w:hAnsi="Times New Roman" w:cs="Times New Roman"/>
              <w:noProof/>
              <w:sz w:val="24"/>
              <w:szCs w:val="24"/>
            </w:rPr>
          </w:rPrChange>
        </w:rPr>
        <w:t>five Atmospheric Corrosion Stations (ACS) were installed to monitor the local atmospheric corrosivity</w:t>
      </w:r>
      <w:r w:rsidR="007D7D4C" w:rsidRPr="00CD7CD8">
        <w:rPr>
          <w:rFonts w:ascii="Times New Roman" w:hAnsi="Times New Roman" w:cs="Times New Roman"/>
          <w:noProof/>
          <w:sz w:val="24"/>
          <w:szCs w:val="24"/>
          <w:highlight w:val="lightGray"/>
          <w:rPrChange w:id="265" w:author="Jason Ove [2]" w:date="2019-06-11T22:08:00Z">
            <w:rPr>
              <w:rFonts w:ascii="Times New Roman" w:hAnsi="Times New Roman" w:cs="Times New Roman"/>
              <w:noProof/>
              <w:sz w:val="24"/>
              <w:szCs w:val="24"/>
            </w:rPr>
          </w:rPrChange>
        </w:rPr>
        <w:t xml:space="preserve"> and </w:t>
      </w:r>
      <w:r w:rsidR="00DA721F" w:rsidRPr="00CD7CD8">
        <w:rPr>
          <w:rFonts w:ascii="Times New Roman" w:hAnsi="Times New Roman" w:cs="Times New Roman"/>
          <w:noProof/>
          <w:sz w:val="24"/>
          <w:szCs w:val="24"/>
          <w:highlight w:val="lightGray"/>
          <w:rPrChange w:id="266" w:author="Jason Ove [2]" w:date="2019-06-11T22:08:00Z">
            <w:rPr>
              <w:rFonts w:ascii="Times New Roman" w:hAnsi="Times New Roman" w:cs="Times New Roman"/>
              <w:noProof/>
              <w:sz w:val="24"/>
              <w:szCs w:val="24"/>
            </w:rPr>
          </w:rPrChange>
        </w:rPr>
        <w:t xml:space="preserve">three </w:t>
      </w:r>
      <w:r w:rsidR="007D7D4C" w:rsidRPr="00CD7CD8">
        <w:rPr>
          <w:rFonts w:ascii="Times New Roman" w:hAnsi="Times New Roman" w:cs="Times New Roman"/>
          <w:noProof/>
          <w:sz w:val="24"/>
          <w:szCs w:val="24"/>
          <w:highlight w:val="lightGray"/>
          <w:rPrChange w:id="267" w:author="Jason Ove [2]" w:date="2019-06-11T22:08:00Z">
            <w:rPr>
              <w:rFonts w:ascii="Times New Roman" w:hAnsi="Times New Roman" w:cs="Times New Roman"/>
              <w:noProof/>
              <w:sz w:val="24"/>
              <w:szCs w:val="24"/>
            </w:rPr>
          </w:rPrChange>
        </w:rPr>
        <w:t>representative metallic specimens of low-carbon steel, copper and aluminum were exposed to the atmosphere for almost two years.</w:t>
      </w:r>
      <w:r w:rsidR="000D69B3" w:rsidRPr="00CD7CD8">
        <w:rPr>
          <w:rFonts w:ascii="Times New Roman" w:hAnsi="Times New Roman" w:cs="Times New Roman"/>
          <w:noProof/>
          <w:sz w:val="24"/>
          <w:szCs w:val="24"/>
          <w:highlight w:val="lightGray"/>
          <w:rPrChange w:id="268" w:author="Jason Ove [2]" w:date="2019-06-11T22:08:00Z">
            <w:rPr>
              <w:rFonts w:ascii="Times New Roman" w:hAnsi="Times New Roman" w:cs="Times New Roman"/>
              <w:noProof/>
              <w:sz w:val="24"/>
              <w:szCs w:val="24"/>
            </w:rPr>
          </w:rPrChange>
        </w:rPr>
        <w:t xml:space="preserve"> </w:t>
      </w:r>
      <w:r w:rsidR="006528C9" w:rsidRPr="00CD7CD8">
        <w:rPr>
          <w:rFonts w:ascii="Times New Roman" w:hAnsi="Times New Roman" w:cs="Times New Roman"/>
          <w:noProof/>
          <w:sz w:val="24"/>
          <w:szCs w:val="24"/>
          <w:highlight w:val="lightGray"/>
          <w:rPrChange w:id="269" w:author="Jason Ove [2]" w:date="2019-06-11T22:08:00Z">
            <w:rPr>
              <w:rFonts w:ascii="Times New Roman" w:hAnsi="Times New Roman" w:cs="Times New Roman"/>
              <w:noProof/>
              <w:sz w:val="24"/>
              <w:szCs w:val="24"/>
            </w:rPr>
          </w:rPrChange>
        </w:rPr>
        <w:t xml:space="preserve">According to corrosivity degree measurement of ACS test sites, the corrosion rates and thickness losses of low-carbon steel, copper and aluminum were respectively categorized </w:t>
      </w:r>
      <w:r w:rsidR="00785363" w:rsidRPr="00CD7CD8">
        <w:rPr>
          <w:rFonts w:ascii="Times New Roman" w:hAnsi="Times New Roman" w:cs="Times New Roman"/>
          <w:noProof/>
          <w:sz w:val="24"/>
          <w:szCs w:val="24"/>
          <w:highlight w:val="lightGray"/>
          <w:rPrChange w:id="270" w:author="Jason Ove [2]" w:date="2019-06-11T22:08:00Z">
            <w:rPr>
              <w:rFonts w:ascii="Times New Roman" w:hAnsi="Times New Roman" w:cs="Times New Roman"/>
              <w:noProof/>
              <w:sz w:val="24"/>
              <w:szCs w:val="24"/>
            </w:rPr>
          </w:rPrChange>
        </w:rPr>
        <w:t>into</w:t>
      </w:r>
      <w:r w:rsidR="006528C9" w:rsidRPr="00CD7CD8">
        <w:rPr>
          <w:rFonts w:ascii="Times New Roman" w:hAnsi="Times New Roman" w:cs="Times New Roman"/>
          <w:noProof/>
          <w:sz w:val="24"/>
          <w:szCs w:val="24"/>
          <w:highlight w:val="lightGray"/>
          <w:rPrChange w:id="271" w:author="Jason Ove [2]" w:date="2019-06-11T22:08:00Z">
            <w:rPr>
              <w:rFonts w:ascii="Times New Roman" w:hAnsi="Times New Roman" w:cs="Times New Roman"/>
              <w:noProof/>
              <w:sz w:val="24"/>
              <w:szCs w:val="24"/>
            </w:rPr>
          </w:rPrChange>
        </w:rPr>
        <w:t xml:space="preserve"> </w:t>
      </w:r>
      <w:r w:rsidR="00785363" w:rsidRPr="00CD7CD8">
        <w:rPr>
          <w:rFonts w:ascii="Times New Roman" w:hAnsi="Times New Roman" w:cs="Times New Roman"/>
          <w:noProof/>
          <w:sz w:val="24"/>
          <w:szCs w:val="24"/>
          <w:highlight w:val="lightGray"/>
          <w:rPrChange w:id="272" w:author="Jason Ove [2]" w:date="2019-06-11T22:08:00Z">
            <w:rPr>
              <w:rFonts w:ascii="Times New Roman" w:hAnsi="Times New Roman" w:cs="Times New Roman"/>
              <w:noProof/>
              <w:sz w:val="24"/>
              <w:szCs w:val="24"/>
            </w:rPr>
          </w:rPrChange>
        </w:rPr>
        <w:t xml:space="preserve">three corrosion metrics: </w:t>
      </w:r>
      <w:r w:rsidR="006528C9" w:rsidRPr="00CD7CD8">
        <w:rPr>
          <w:rFonts w:ascii="Times New Roman" w:hAnsi="Times New Roman" w:cs="Times New Roman"/>
          <w:noProof/>
          <w:sz w:val="24"/>
          <w:szCs w:val="24"/>
          <w:highlight w:val="lightGray"/>
          <w:rPrChange w:id="273" w:author="Jason Ove [2]" w:date="2019-06-11T22:08:00Z">
            <w:rPr>
              <w:rFonts w:ascii="Times New Roman" w:hAnsi="Times New Roman" w:cs="Times New Roman"/>
              <w:noProof/>
              <w:sz w:val="24"/>
              <w:szCs w:val="24"/>
            </w:rPr>
          </w:rPrChange>
        </w:rPr>
        <w:t>generalized corrosion, alveolar corrosion and localized corrosion.</w:t>
      </w:r>
      <w:r w:rsidR="006528C9">
        <w:rPr>
          <w:rFonts w:ascii="Times New Roman" w:hAnsi="Times New Roman" w:cs="Times New Roman"/>
          <w:noProof/>
          <w:sz w:val="24"/>
          <w:szCs w:val="24"/>
        </w:rPr>
        <w:t xml:space="preserve"> </w:t>
      </w:r>
      <w:r w:rsidR="00DA721F" w:rsidRPr="005375C4">
        <w:rPr>
          <w:rFonts w:ascii="Times New Roman" w:hAnsi="Times New Roman" w:cs="Times New Roman"/>
          <w:noProof/>
          <w:sz w:val="24"/>
          <w:szCs w:val="24"/>
          <w:highlight w:val="darkGray"/>
          <w:rPrChange w:id="274" w:author="Jason Ove [2]" w:date="2019-06-11T22:08:00Z">
            <w:rPr>
              <w:rFonts w:ascii="Times New Roman" w:hAnsi="Times New Roman" w:cs="Times New Roman"/>
              <w:noProof/>
              <w:sz w:val="24"/>
              <w:szCs w:val="24"/>
            </w:rPr>
          </w:rPrChange>
        </w:rPr>
        <w:t xml:space="preserve">A mathematical model based multilayer perceptron ANN was established by </w:t>
      </w:r>
      <w:r w:rsidR="00205DC2" w:rsidRPr="005375C4">
        <w:rPr>
          <w:rFonts w:ascii="Times New Roman" w:hAnsi="Times New Roman" w:cs="Times New Roman"/>
          <w:noProof/>
          <w:sz w:val="24"/>
          <w:szCs w:val="24"/>
          <w:highlight w:val="darkGray"/>
          <w:rPrChange w:id="275" w:author="Jason Ove [2]" w:date="2019-06-11T22:08:00Z">
            <w:rPr>
              <w:rFonts w:ascii="Times New Roman" w:hAnsi="Times New Roman" w:cs="Times New Roman"/>
              <w:noProof/>
              <w:sz w:val="24"/>
              <w:szCs w:val="24"/>
            </w:rPr>
          </w:rPrChange>
        </w:rPr>
        <w:t xml:space="preserve">Kenny, Paredes et al. </w:t>
      </w:r>
      <w:r w:rsidR="008264CA" w:rsidRPr="005375C4">
        <w:rPr>
          <w:rFonts w:ascii="Times New Roman" w:hAnsi="Times New Roman" w:cs="Times New Roman"/>
          <w:noProof/>
          <w:color w:val="FF0000"/>
          <w:sz w:val="24"/>
          <w:szCs w:val="24"/>
          <w:highlight w:val="darkGray"/>
          <w:rPrChange w:id="276" w:author="Jason Ove [2]" w:date="2019-06-11T22:08:00Z">
            <w:rPr>
              <w:rFonts w:ascii="Times New Roman" w:hAnsi="Times New Roman" w:cs="Times New Roman"/>
              <w:noProof/>
              <w:sz w:val="24"/>
              <w:szCs w:val="24"/>
            </w:rPr>
          </w:rPrChange>
        </w:rPr>
        <w:t>(2009)</w:t>
      </w:r>
      <w:r w:rsidR="008264CA" w:rsidRPr="005375C4">
        <w:rPr>
          <w:rFonts w:ascii="Times New Roman" w:hAnsi="Times New Roman" w:cs="Times New Roman"/>
          <w:noProof/>
          <w:sz w:val="24"/>
          <w:szCs w:val="24"/>
          <w:highlight w:val="darkGray"/>
          <w:rPrChange w:id="277" w:author="Jason Ove [2]" w:date="2019-06-11T22:08:00Z">
            <w:rPr>
              <w:rFonts w:ascii="Times New Roman" w:hAnsi="Times New Roman" w:cs="Times New Roman"/>
              <w:noProof/>
              <w:sz w:val="24"/>
              <w:szCs w:val="24"/>
            </w:rPr>
          </w:rPrChange>
        </w:rPr>
        <w:t xml:space="preserve"> </w:t>
      </w:r>
      <w:r w:rsidR="00205DC2" w:rsidRPr="005375C4">
        <w:rPr>
          <w:rFonts w:ascii="Times New Roman" w:hAnsi="Times New Roman" w:cs="Times New Roman"/>
          <w:noProof/>
          <w:sz w:val="24"/>
          <w:szCs w:val="24"/>
          <w:highlight w:val="darkGray"/>
          <w:rPrChange w:id="278" w:author="Jason Ove [2]" w:date="2019-06-11T22:08:00Z">
            <w:rPr>
              <w:rFonts w:ascii="Times New Roman" w:hAnsi="Times New Roman" w:cs="Times New Roman"/>
              <w:noProof/>
              <w:sz w:val="24"/>
              <w:szCs w:val="24"/>
            </w:rPr>
          </w:rPrChange>
        </w:rPr>
        <w:fldChar w:fldCharType="begin"/>
      </w:r>
      <w:r w:rsidR="002C22AF" w:rsidRPr="005375C4">
        <w:rPr>
          <w:rFonts w:ascii="Times New Roman" w:hAnsi="Times New Roman" w:cs="Times New Roman"/>
          <w:noProof/>
          <w:sz w:val="24"/>
          <w:szCs w:val="24"/>
          <w:highlight w:val="darkGray"/>
          <w:rPrChange w:id="279" w:author="Jason Ove [2]" w:date="2019-06-11T22:08:00Z">
            <w:rPr>
              <w:rFonts w:ascii="Times New Roman" w:hAnsi="Times New Roman" w:cs="Times New Roman"/>
              <w:noProof/>
              <w:sz w:val="24"/>
              <w:szCs w:val="24"/>
            </w:rPr>
          </w:rPrChange>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sidRPr="005375C4">
        <w:rPr>
          <w:rFonts w:ascii="Times New Roman" w:hAnsi="Times New Roman" w:cs="Times New Roman"/>
          <w:noProof/>
          <w:sz w:val="24"/>
          <w:szCs w:val="24"/>
          <w:highlight w:val="darkGray"/>
          <w:rPrChange w:id="280" w:author="Jason Ove [2]" w:date="2019-06-11T22:08:00Z">
            <w:rPr>
              <w:rFonts w:ascii="Times New Roman" w:hAnsi="Times New Roman" w:cs="Times New Roman"/>
              <w:noProof/>
              <w:sz w:val="24"/>
              <w:szCs w:val="24"/>
            </w:rPr>
          </w:rPrChange>
        </w:rPr>
        <w:fldChar w:fldCharType="separate"/>
      </w:r>
      <w:r w:rsidR="002C22AF" w:rsidRPr="005375C4">
        <w:rPr>
          <w:rFonts w:ascii="Times New Roman" w:hAnsi="Times New Roman" w:cs="Times New Roman"/>
          <w:noProof/>
          <w:sz w:val="24"/>
          <w:szCs w:val="24"/>
          <w:highlight w:val="darkGray"/>
          <w:rPrChange w:id="281" w:author="Jason Ove [2]" w:date="2019-06-11T22:08:00Z">
            <w:rPr>
              <w:rFonts w:ascii="Times New Roman" w:hAnsi="Times New Roman" w:cs="Times New Roman"/>
              <w:noProof/>
              <w:sz w:val="24"/>
              <w:szCs w:val="24"/>
            </w:rPr>
          </w:rPrChange>
        </w:rPr>
        <w:t>[</w:t>
      </w:r>
      <w:r w:rsidR="00480C6B" w:rsidRPr="005375C4">
        <w:rPr>
          <w:highlight w:val="darkGray"/>
          <w:rPrChange w:id="282" w:author="Jason Ove [2]" w:date="2019-06-11T22:08:00Z">
            <w:rPr/>
          </w:rPrChange>
        </w:rPr>
        <w:fldChar w:fldCharType="begin"/>
      </w:r>
      <w:r w:rsidR="00480C6B" w:rsidRPr="005375C4">
        <w:rPr>
          <w:highlight w:val="darkGray"/>
          <w:rPrChange w:id="283" w:author="Jason Ove [2]" w:date="2019-06-11T22:08:00Z">
            <w:rPr/>
          </w:rPrChange>
        </w:rPr>
        <w:instrText xml:space="preserve"> HYPERLINK \l "_ENREF_24" \o "Kenny, 2009 #489" </w:instrText>
      </w:r>
      <w:r w:rsidR="00480C6B" w:rsidRPr="005375C4">
        <w:rPr>
          <w:highlight w:val="darkGray"/>
          <w:rPrChange w:id="284" w:author="Jason Ove [2]" w:date="2019-06-11T22:08:00Z">
            <w:rPr>
              <w:rFonts w:ascii="Times New Roman" w:hAnsi="Times New Roman" w:cs="Times New Roman"/>
              <w:noProof/>
              <w:sz w:val="24"/>
              <w:szCs w:val="24"/>
            </w:rPr>
          </w:rPrChange>
        </w:rPr>
        <w:fldChar w:fldCharType="separate"/>
      </w:r>
      <w:r w:rsidR="002A3DF1" w:rsidRPr="005375C4">
        <w:rPr>
          <w:rFonts w:ascii="Times New Roman" w:hAnsi="Times New Roman" w:cs="Times New Roman"/>
          <w:noProof/>
          <w:sz w:val="24"/>
          <w:szCs w:val="24"/>
          <w:highlight w:val="darkGray"/>
          <w:rPrChange w:id="285" w:author="Jason Ove [2]" w:date="2019-06-11T22:08:00Z">
            <w:rPr>
              <w:rFonts w:ascii="Times New Roman" w:hAnsi="Times New Roman" w:cs="Times New Roman"/>
              <w:noProof/>
              <w:sz w:val="24"/>
              <w:szCs w:val="24"/>
            </w:rPr>
          </w:rPrChange>
        </w:rPr>
        <w:t>24</w:t>
      </w:r>
      <w:r w:rsidR="00480C6B" w:rsidRPr="005375C4">
        <w:rPr>
          <w:rFonts w:ascii="Times New Roman" w:hAnsi="Times New Roman" w:cs="Times New Roman"/>
          <w:noProof/>
          <w:sz w:val="24"/>
          <w:szCs w:val="24"/>
          <w:highlight w:val="darkGray"/>
          <w:rPrChange w:id="286" w:author="Jason Ove [2]" w:date="2019-06-11T22:08:00Z">
            <w:rPr>
              <w:rFonts w:ascii="Times New Roman" w:hAnsi="Times New Roman" w:cs="Times New Roman"/>
              <w:noProof/>
              <w:sz w:val="24"/>
              <w:szCs w:val="24"/>
            </w:rPr>
          </w:rPrChange>
        </w:rPr>
        <w:fldChar w:fldCharType="end"/>
      </w:r>
      <w:r w:rsidR="002C22AF" w:rsidRPr="005375C4">
        <w:rPr>
          <w:rFonts w:ascii="Times New Roman" w:hAnsi="Times New Roman" w:cs="Times New Roman"/>
          <w:noProof/>
          <w:sz w:val="24"/>
          <w:szCs w:val="24"/>
          <w:highlight w:val="darkGray"/>
          <w:rPrChange w:id="287" w:author="Jason Ove [2]" w:date="2019-06-11T22:08:00Z">
            <w:rPr>
              <w:rFonts w:ascii="Times New Roman" w:hAnsi="Times New Roman" w:cs="Times New Roman"/>
              <w:noProof/>
              <w:sz w:val="24"/>
              <w:szCs w:val="24"/>
            </w:rPr>
          </w:rPrChange>
        </w:rPr>
        <w:t>]</w:t>
      </w:r>
      <w:r w:rsidR="00205DC2" w:rsidRPr="005375C4">
        <w:rPr>
          <w:rFonts w:ascii="Times New Roman" w:hAnsi="Times New Roman" w:cs="Times New Roman"/>
          <w:noProof/>
          <w:sz w:val="24"/>
          <w:szCs w:val="24"/>
          <w:highlight w:val="darkGray"/>
          <w:rPrChange w:id="288" w:author="Jason Ove [2]" w:date="2019-06-11T22:08:00Z">
            <w:rPr>
              <w:rFonts w:ascii="Times New Roman" w:hAnsi="Times New Roman" w:cs="Times New Roman"/>
              <w:noProof/>
              <w:sz w:val="24"/>
              <w:szCs w:val="24"/>
            </w:rPr>
          </w:rPrChange>
        </w:rPr>
        <w:fldChar w:fldCharType="end"/>
      </w:r>
      <w:r w:rsidR="00DA721F" w:rsidRPr="005375C4">
        <w:rPr>
          <w:rFonts w:ascii="Times New Roman" w:hAnsi="Times New Roman" w:cs="Times New Roman"/>
          <w:noProof/>
          <w:sz w:val="24"/>
          <w:szCs w:val="24"/>
          <w:highlight w:val="darkGray"/>
          <w:rPrChange w:id="289" w:author="Jason Ove [2]" w:date="2019-06-11T22:08:00Z">
            <w:rPr>
              <w:rFonts w:ascii="Times New Roman" w:hAnsi="Times New Roman" w:cs="Times New Roman"/>
              <w:noProof/>
              <w:sz w:val="24"/>
              <w:szCs w:val="24"/>
            </w:rPr>
          </w:rPrChange>
        </w:rPr>
        <w:t xml:space="preserve">, </w:t>
      </w:r>
      <w:r w:rsidR="00205DC2" w:rsidRPr="005375C4">
        <w:rPr>
          <w:rFonts w:ascii="Times New Roman" w:hAnsi="Times New Roman" w:cs="Times New Roman"/>
          <w:noProof/>
          <w:sz w:val="24"/>
          <w:szCs w:val="24"/>
          <w:highlight w:val="darkGray"/>
          <w:rPrChange w:id="290" w:author="Jason Ove [2]" w:date="2019-06-11T22:08:00Z">
            <w:rPr>
              <w:rFonts w:ascii="Times New Roman" w:hAnsi="Times New Roman" w:cs="Times New Roman"/>
              <w:noProof/>
              <w:sz w:val="24"/>
              <w:szCs w:val="24"/>
            </w:rPr>
          </w:rPrChange>
        </w:rPr>
        <w:t xml:space="preserve">with  linear and sigmoidal tangent transfer function at </w:t>
      </w:r>
      <w:r w:rsidR="00257CB8" w:rsidRPr="005375C4">
        <w:rPr>
          <w:rFonts w:ascii="Times New Roman" w:hAnsi="Times New Roman" w:cs="Times New Roman"/>
          <w:noProof/>
          <w:sz w:val="24"/>
          <w:szCs w:val="24"/>
          <w:highlight w:val="darkGray"/>
          <w:rPrChange w:id="291" w:author="Jason Ove [2]" w:date="2019-06-11T22:08:00Z">
            <w:rPr>
              <w:rFonts w:ascii="Times New Roman" w:hAnsi="Times New Roman" w:cs="Times New Roman"/>
              <w:noProof/>
              <w:sz w:val="24"/>
              <w:szCs w:val="24"/>
            </w:rPr>
          </w:rPrChange>
        </w:rPr>
        <w:t xml:space="preserve">the </w:t>
      </w:r>
      <w:r w:rsidR="00205DC2" w:rsidRPr="005375C4">
        <w:rPr>
          <w:rFonts w:ascii="Times New Roman" w:hAnsi="Times New Roman" w:cs="Times New Roman"/>
          <w:noProof/>
          <w:sz w:val="24"/>
          <w:szCs w:val="24"/>
          <w:highlight w:val="darkGray"/>
          <w:rPrChange w:id="292" w:author="Jason Ove [2]" w:date="2019-06-11T22:08:00Z">
            <w:rPr>
              <w:rFonts w:ascii="Times New Roman" w:hAnsi="Times New Roman" w:cs="Times New Roman"/>
              <w:noProof/>
              <w:sz w:val="24"/>
              <w:szCs w:val="24"/>
            </w:rPr>
          </w:rPrChange>
        </w:rPr>
        <w:t xml:space="preserve">first hidden layer and logarithmic transfer functions at </w:t>
      </w:r>
      <w:r w:rsidR="00257CB8" w:rsidRPr="005375C4">
        <w:rPr>
          <w:rFonts w:ascii="Times New Roman" w:hAnsi="Times New Roman" w:cs="Times New Roman"/>
          <w:noProof/>
          <w:sz w:val="24"/>
          <w:szCs w:val="24"/>
          <w:highlight w:val="darkGray"/>
          <w:rPrChange w:id="293" w:author="Jason Ove [2]" w:date="2019-06-11T22:08:00Z">
            <w:rPr>
              <w:rFonts w:ascii="Times New Roman" w:hAnsi="Times New Roman" w:cs="Times New Roman"/>
              <w:noProof/>
              <w:sz w:val="24"/>
              <w:szCs w:val="24"/>
            </w:rPr>
          </w:rPrChange>
        </w:rPr>
        <w:t xml:space="preserve">the </w:t>
      </w:r>
      <w:r w:rsidR="00205DC2" w:rsidRPr="005375C4">
        <w:rPr>
          <w:rFonts w:ascii="Times New Roman" w:hAnsi="Times New Roman" w:cs="Times New Roman"/>
          <w:noProof/>
          <w:sz w:val="24"/>
          <w:szCs w:val="24"/>
          <w:highlight w:val="darkGray"/>
          <w:rPrChange w:id="294" w:author="Jason Ove [2]" w:date="2019-06-11T22:08:00Z">
            <w:rPr>
              <w:rFonts w:ascii="Times New Roman" w:hAnsi="Times New Roman" w:cs="Times New Roman"/>
              <w:noProof/>
              <w:sz w:val="24"/>
              <w:szCs w:val="24"/>
            </w:rPr>
          </w:rPrChange>
        </w:rPr>
        <w:t>seco</w:t>
      </w:r>
      <w:r w:rsidR="00734DDC" w:rsidRPr="005375C4">
        <w:rPr>
          <w:rFonts w:ascii="Times New Roman" w:hAnsi="Times New Roman" w:cs="Times New Roman"/>
          <w:noProof/>
          <w:sz w:val="24"/>
          <w:szCs w:val="24"/>
          <w:highlight w:val="darkGray"/>
          <w:rPrChange w:id="295" w:author="Jason Ove [2]" w:date="2019-06-11T22:08:00Z">
            <w:rPr>
              <w:rFonts w:ascii="Times New Roman" w:hAnsi="Times New Roman" w:cs="Times New Roman"/>
              <w:noProof/>
              <w:sz w:val="24"/>
              <w:szCs w:val="24"/>
            </w:rPr>
          </w:rPrChange>
        </w:rPr>
        <w:t xml:space="preserve">nd intermediate layer by using </w:t>
      </w:r>
      <w:r w:rsidR="00205DC2" w:rsidRPr="005375C4">
        <w:rPr>
          <w:rFonts w:ascii="Times New Roman" w:hAnsi="Times New Roman" w:cs="Times New Roman"/>
          <w:noProof/>
          <w:sz w:val="24"/>
          <w:szCs w:val="24"/>
          <w:highlight w:val="darkGray"/>
          <w:rPrChange w:id="296" w:author="Jason Ove [2]" w:date="2019-06-11T22:08:00Z">
            <w:rPr>
              <w:rFonts w:ascii="Times New Roman" w:hAnsi="Times New Roman" w:cs="Times New Roman"/>
              <w:noProof/>
              <w:sz w:val="24"/>
              <w:szCs w:val="24"/>
            </w:rPr>
          </w:rPrChange>
        </w:rPr>
        <w:t>Levenberg–Marquardt backpropagation training algorithm</w:t>
      </w:r>
      <w:r w:rsidR="00DA721F" w:rsidRPr="005375C4">
        <w:rPr>
          <w:rFonts w:ascii="Times New Roman" w:hAnsi="Times New Roman" w:cs="Times New Roman"/>
          <w:noProof/>
          <w:sz w:val="24"/>
          <w:szCs w:val="24"/>
          <w:highlight w:val="darkGray"/>
          <w:rPrChange w:id="297" w:author="Jason Ove [2]" w:date="2019-06-11T22:08:00Z">
            <w:rPr>
              <w:rFonts w:ascii="Times New Roman" w:hAnsi="Times New Roman" w:cs="Times New Roman"/>
              <w:noProof/>
              <w:sz w:val="24"/>
              <w:szCs w:val="24"/>
            </w:rPr>
          </w:rPrChange>
        </w:rPr>
        <w:t>, to analyze corrosion</w:t>
      </w:r>
      <w:r w:rsidR="006528C9" w:rsidRPr="005375C4">
        <w:rPr>
          <w:rFonts w:ascii="Times New Roman" w:hAnsi="Times New Roman" w:cs="Times New Roman"/>
          <w:noProof/>
          <w:sz w:val="24"/>
          <w:szCs w:val="24"/>
          <w:highlight w:val="darkGray"/>
          <w:rPrChange w:id="298" w:author="Jason Ove [2]" w:date="2019-06-11T22:08:00Z">
            <w:rPr>
              <w:rFonts w:ascii="Times New Roman" w:hAnsi="Times New Roman" w:cs="Times New Roman"/>
              <w:noProof/>
              <w:sz w:val="24"/>
              <w:szCs w:val="24"/>
            </w:rPr>
          </w:rPrChange>
        </w:rPr>
        <w:t xml:space="preserve"> rates</w:t>
      </w:r>
      <w:r w:rsidR="006B37D4" w:rsidRPr="005375C4">
        <w:rPr>
          <w:rFonts w:ascii="Times New Roman" w:hAnsi="Times New Roman" w:cs="Times New Roman"/>
          <w:noProof/>
          <w:sz w:val="24"/>
          <w:szCs w:val="24"/>
          <w:highlight w:val="darkGray"/>
          <w:rPrChange w:id="299" w:author="Jason Ove [2]" w:date="2019-06-11T22:08:00Z">
            <w:rPr>
              <w:rFonts w:ascii="Times New Roman" w:hAnsi="Times New Roman" w:cs="Times New Roman"/>
              <w:noProof/>
              <w:sz w:val="24"/>
              <w:szCs w:val="24"/>
            </w:rPr>
          </w:rPrChange>
        </w:rPr>
        <w:t xml:space="preserve"> of three</w:t>
      </w:r>
      <w:r w:rsidR="006528C9" w:rsidRPr="005375C4">
        <w:rPr>
          <w:rFonts w:ascii="Times New Roman" w:hAnsi="Times New Roman" w:cs="Times New Roman"/>
          <w:noProof/>
          <w:sz w:val="24"/>
          <w:szCs w:val="24"/>
          <w:highlight w:val="darkGray"/>
          <w:rPrChange w:id="300" w:author="Jason Ove [2]" w:date="2019-06-11T22:08:00Z">
            <w:rPr>
              <w:rFonts w:ascii="Times New Roman" w:hAnsi="Times New Roman" w:cs="Times New Roman"/>
              <w:noProof/>
              <w:sz w:val="24"/>
              <w:szCs w:val="24"/>
            </w:rPr>
          </w:rPrChange>
        </w:rPr>
        <w:t xml:space="preserve"> different</w:t>
      </w:r>
      <w:r w:rsidR="006B37D4" w:rsidRPr="005375C4">
        <w:rPr>
          <w:rFonts w:ascii="Times New Roman" w:hAnsi="Times New Roman" w:cs="Times New Roman"/>
          <w:noProof/>
          <w:sz w:val="24"/>
          <w:szCs w:val="24"/>
          <w:highlight w:val="darkGray"/>
          <w:rPrChange w:id="301" w:author="Jason Ove [2]" w:date="2019-06-11T22:08:00Z">
            <w:rPr>
              <w:rFonts w:ascii="Times New Roman" w:hAnsi="Times New Roman" w:cs="Times New Roman"/>
              <w:noProof/>
              <w:sz w:val="24"/>
              <w:szCs w:val="24"/>
            </w:rPr>
          </w:rPrChange>
        </w:rPr>
        <w:t xml:space="preserve"> matereials</w:t>
      </w:r>
      <w:r w:rsidR="000D69B3" w:rsidRPr="005375C4">
        <w:rPr>
          <w:rFonts w:ascii="Times New Roman" w:hAnsi="Times New Roman" w:cs="Times New Roman"/>
          <w:noProof/>
          <w:sz w:val="24"/>
          <w:szCs w:val="24"/>
          <w:highlight w:val="darkGray"/>
          <w:rPrChange w:id="302" w:author="Jason Ove [2]" w:date="2019-06-11T22:08:00Z">
            <w:rPr>
              <w:rFonts w:ascii="Times New Roman" w:hAnsi="Times New Roman" w:cs="Times New Roman"/>
              <w:noProof/>
              <w:sz w:val="24"/>
              <w:szCs w:val="24"/>
            </w:rPr>
          </w:rPrChange>
        </w:rPr>
        <w:t>.</w:t>
      </w:r>
      <w:r w:rsidR="000D69B3">
        <w:rPr>
          <w:rFonts w:ascii="Times New Roman" w:hAnsi="Times New Roman" w:cs="Times New Roman"/>
          <w:noProof/>
          <w:sz w:val="24"/>
          <w:szCs w:val="24"/>
        </w:rPr>
        <w:t xml:space="preserve"> </w:t>
      </w:r>
      <w:r w:rsidR="00DA721F" w:rsidRPr="005375C4">
        <w:rPr>
          <w:rFonts w:ascii="Times New Roman" w:hAnsi="Times New Roman" w:cs="Times New Roman"/>
          <w:noProof/>
          <w:sz w:val="24"/>
          <w:szCs w:val="24"/>
          <w:highlight w:val="lightGray"/>
          <w:rPrChange w:id="303" w:author="Jason Ove [2]" w:date="2019-06-11T22:10:00Z">
            <w:rPr>
              <w:rFonts w:ascii="Times New Roman" w:hAnsi="Times New Roman" w:cs="Times New Roman"/>
              <w:noProof/>
              <w:sz w:val="24"/>
              <w:szCs w:val="24"/>
            </w:rPr>
          </w:rPrChange>
        </w:rPr>
        <w:t>Meterological data of t</w:t>
      </w:r>
      <w:r w:rsidR="007D7D4C" w:rsidRPr="005375C4">
        <w:rPr>
          <w:rFonts w:ascii="Times New Roman" w:hAnsi="Times New Roman" w:cs="Times New Roman"/>
          <w:noProof/>
          <w:sz w:val="24"/>
          <w:szCs w:val="24"/>
          <w:highlight w:val="lightGray"/>
          <w:rPrChange w:id="304" w:author="Jason Ove [2]" w:date="2019-06-11T22:10:00Z">
            <w:rPr>
              <w:rFonts w:ascii="Times New Roman" w:hAnsi="Times New Roman" w:cs="Times New Roman"/>
              <w:noProof/>
              <w:sz w:val="24"/>
              <w:szCs w:val="24"/>
            </w:rPr>
          </w:rPrChange>
        </w:rPr>
        <w:t xml:space="preserve">en specific </w:t>
      </w:r>
      <w:r w:rsidR="00DA721F" w:rsidRPr="005375C4">
        <w:rPr>
          <w:rFonts w:ascii="Times New Roman" w:hAnsi="Times New Roman" w:cs="Times New Roman"/>
          <w:noProof/>
          <w:sz w:val="24"/>
          <w:szCs w:val="24"/>
          <w:highlight w:val="lightGray"/>
          <w:rPrChange w:id="305" w:author="Jason Ove [2]" w:date="2019-06-11T22:10:00Z">
            <w:rPr>
              <w:rFonts w:ascii="Times New Roman" w:hAnsi="Times New Roman" w:cs="Times New Roman"/>
              <w:noProof/>
              <w:sz w:val="24"/>
              <w:szCs w:val="24"/>
            </w:rPr>
          </w:rPrChange>
        </w:rPr>
        <w:t>environmental</w:t>
      </w:r>
      <w:r w:rsidR="007D7D4C" w:rsidRPr="005375C4">
        <w:rPr>
          <w:rFonts w:ascii="Times New Roman" w:hAnsi="Times New Roman" w:cs="Times New Roman"/>
          <w:noProof/>
          <w:sz w:val="24"/>
          <w:szCs w:val="24"/>
          <w:highlight w:val="lightGray"/>
          <w:rPrChange w:id="306" w:author="Jason Ove [2]" w:date="2019-06-11T22:10:00Z">
            <w:rPr>
              <w:rFonts w:ascii="Times New Roman" w:hAnsi="Times New Roman" w:cs="Times New Roman"/>
              <w:noProof/>
              <w:sz w:val="24"/>
              <w:szCs w:val="24"/>
            </w:rPr>
          </w:rPrChange>
        </w:rPr>
        <w:t xml:space="preserve"> variables </w:t>
      </w:r>
      <w:r w:rsidR="001178FA" w:rsidRPr="005375C4">
        <w:rPr>
          <w:rFonts w:ascii="Times New Roman" w:hAnsi="Times New Roman" w:cs="Times New Roman"/>
          <w:noProof/>
          <w:sz w:val="24"/>
          <w:szCs w:val="24"/>
          <w:highlight w:val="lightGray"/>
          <w:rPrChange w:id="307" w:author="Jason Ove [2]" w:date="2019-06-11T22:10:00Z">
            <w:rPr>
              <w:rFonts w:ascii="Times New Roman" w:hAnsi="Times New Roman" w:cs="Times New Roman"/>
              <w:noProof/>
              <w:sz w:val="24"/>
              <w:szCs w:val="24"/>
            </w:rPr>
          </w:rPrChange>
        </w:rPr>
        <w:t xml:space="preserve">(time of exposure, temperature, relative humidity, precipitation, time of wetness, wind velocity, solar radiation, chloride ions, sulfur compounds and dustfall) </w:t>
      </w:r>
      <w:r w:rsidR="007D7D4C" w:rsidRPr="005375C4">
        <w:rPr>
          <w:rFonts w:ascii="Times New Roman" w:hAnsi="Times New Roman" w:cs="Times New Roman"/>
          <w:noProof/>
          <w:sz w:val="24"/>
          <w:szCs w:val="24"/>
          <w:highlight w:val="lightGray"/>
          <w:rPrChange w:id="308" w:author="Jason Ove [2]" w:date="2019-06-11T22:10:00Z">
            <w:rPr>
              <w:rFonts w:ascii="Times New Roman" w:hAnsi="Times New Roman" w:cs="Times New Roman"/>
              <w:noProof/>
              <w:sz w:val="24"/>
              <w:szCs w:val="24"/>
            </w:rPr>
          </w:rPrChange>
        </w:rPr>
        <w:t xml:space="preserve">collected were used </w:t>
      </w:r>
      <w:r w:rsidR="00DA721F" w:rsidRPr="005375C4">
        <w:rPr>
          <w:rFonts w:ascii="Times New Roman" w:hAnsi="Times New Roman" w:cs="Times New Roman"/>
          <w:noProof/>
          <w:sz w:val="24"/>
          <w:szCs w:val="24"/>
          <w:highlight w:val="lightGray"/>
          <w:rPrChange w:id="309" w:author="Jason Ove [2]" w:date="2019-06-11T22:10:00Z">
            <w:rPr>
              <w:rFonts w:ascii="Times New Roman" w:hAnsi="Times New Roman" w:cs="Times New Roman"/>
              <w:noProof/>
              <w:sz w:val="24"/>
              <w:szCs w:val="24"/>
            </w:rPr>
          </w:rPrChange>
        </w:rPr>
        <w:t xml:space="preserve">as the input </w:t>
      </w:r>
      <w:r w:rsidR="007D7D4C" w:rsidRPr="005375C4">
        <w:rPr>
          <w:rFonts w:ascii="Times New Roman" w:hAnsi="Times New Roman" w:cs="Times New Roman"/>
          <w:noProof/>
          <w:sz w:val="24"/>
          <w:szCs w:val="24"/>
          <w:highlight w:val="lightGray"/>
          <w:rPrChange w:id="310" w:author="Jason Ove [2]" w:date="2019-06-11T22:10:00Z">
            <w:rPr>
              <w:rFonts w:ascii="Times New Roman" w:hAnsi="Times New Roman" w:cs="Times New Roman"/>
              <w:noProof/>
              <w:sz w:val="24"/>
              <w:szCs w:val="24"/>
            </w:rPr>
          </w:rPrChange>
        </w:rPr>
        <w:t>to train ANN and laboratory evaluated corrosion rate</w:t>
      </w:r>
      <w:r w:rsidR="00227DC0" w:rsidRPr="005375C4">
        <w:rPr>
          <w:rFonts w:ascii="Times New Roman" w:hAnsi="Times New Roman" w:cs="Times New Roman"/>
          <w:noProof/>
          <w:sz w:val="24"/>
          <w:szCs w:val="24"/>
          <w:highlight w:val="lightGray"/>
          <w:rPrChange w:id="311" w:author="Jason Ove [2]" w:date="2019-06-11T22:10:00Z">
            <w:rPr>
              <w:rFonts w:ascii="Times New Roman" w:hAnsi="Times New Roman" w:cs="Times New Roman"/>
              <w:noProof/>
              <w:sz w:val="24"/>
              <w:szCs w:val="24"/>
            </w:rPr>
          </w:rPrChange>
        </w:rPr>
        <w:t>s</w:t>
      </w:r>
      <w:r w:rsidR="007D7D4C" w:rsidRPr="005375C4">
        <w:rPr>
          <w:rFonts w:ascii="Times New Roman" w:hAnsi="Times New Roman" w:cs="Times New Roman"/>
          <w:noProof/>
          <w:sz w:val="24"/>
          <w:szCs w:val="24"/>
          <w:highlight w:val="lightGray"/>
          <w:rPrChange w:id="312" w:author="Jason Ove [2]" w:date="2019-06-11T22:10:00Z">
            <w:rPr>
              <w:rFonts w:ascii="Times New Roman" w:hAnsi="Times New Roman" w:cs="Times New Roman"/>
              <w:noProof/>
              <w:sz w:val="24"/>
              <w:szCs w:val="24"/>
            </w:rPr>
          </w:rPrChange>
        </w:rPr>
        <w:t xml:space="preserve"> of specimens were used </w:t>
      </w:r>
      <w:r w:rsidR="00DA721F" w:rsidRPr="005375C4">
        <w:rPr>
          <w:rFonts w:ascii="Times New Roman" w:hAnsi="Times New Roman" w:cs="Times New Roman"/>
          <w:noProof/>
          <w:sz w:val="24"/>
          <w:szCs w:val="24"/>
          <w:highlight w:val="lightGray"/>
          <w:rPrChange w:id="313" w:author="Jason Ove [2]" w:date="2019-06-11T22:10:00Z">
            <w:rPr>
              <w:rFonts w:ascii="Times New Roman" w:hAnsi="Times New Roman" w:cs="Times New Roman"/>
              <w:noProof/>
              <w:sz w:val="24"/>
              <w:szCs w:val="24"/>
            </w:rPr>
          </w:rPrChange>
        </w:rPr>
        <w:t xml:space="preserve">as the output </w:t>
      </w:r>
      <w:r w:rsidR="007D7D4C" w:rsidRPr="005375C4">
        <w:rPr>
          <w:rFonts w:ascii="Times New Roman" w:hAnsi="Times New Roman" w:cs="Times New Roman"/>
          <w:noProof/>
          <w:sz w:val="24"/>
          <w:szCs w:val="24"/>
          <w:highlight w:val="lightGray"/>
          <w:rPrChange w:id="314" w:author="Jason Ove [2]" w:date="2019-06-11T22:10:00Z">
            <w:rPr>
              <w:rFonts w:ascii="Times New Roman" w:hAnsi="Times New Roman" w:cs="Times New Roman"/>
              <w:noProof/>
              <w:sz w:val="24"/>
              <w:szCs w:val="24"/>
            </w:rPr>
          </w:rPrChange>
        </w:rPr>
        <w:t>to analyze the atmospheric corrosion rates.</w:t>
      </w:r>
      <w:r w:rsidR="006528C9" w:rsidRPr="005375C4">
        <w:rPr>
          <w:rFonts w:ascii="Times New Roman" w:hAnsi="Times New Roman" w:cs="Times New Roman"/>
          <w:noProof/>
          <w:sz w:val="24"/>
          <w:szCs w:val="24"/>
          <w:highlight w:val="lightGray"/>
          <w:rPrChange w:id="315" w:author="Jason Ove [2]" w:date="2019-06-11T22:10:00Z">
            <w:rPr>
              <w:rFonts w:ascii="Times New Roman" w:hAnsi="Times New Roman" w:cs="Times New Roman"/>
              <w:noProof/>
              <w:sz w:val="24"/>
              <w:szCs w:val="24"/>
            </w:rPr>
          </w:rPrChange>
        </w:rPr>
        <w:t xml:space="preserve"> </w:t>
      </w:r>
      <w:r w:rsidR="00D07ED6" w:rsidRPr="005375C4">
        <w:rPr>
          <w:rFonts w:ascii="Times New Roman" w:hAnsi="Times New Roman" w:cs="Times New Roman"/>
          <w:noProof/>
          <w:sz w:val="24"/>
          <w:szCs w:val="24"/>
          <w:highlight w:val="lightGray"/>
          <w:rPrChange w:id="316" w:author="Jason Ove [2]" w:date="2019-06-11T22:10:00Z">
            <w:rPr>
              <w:rFonts w:ascii="Times New Roman" w:hAnsi="Times New Roman" w:cs="Times New Roman"/>
              <w:noProof/>
              <w:sz w:val="24"/>
              <w:szCs w:val="24"/>
            </w:rPr>
          </w:rPrChange>
        </w:rPr>
        <w:t xml:space="preserve">The </w:t>
      </w:r>
      <w:r w:rsidR="00205DC2" w:rsidRPr="005375C4">
        <w:rPr>
          <w:rFonts w:ascii="Times New Roman" w:hAnsi="Times New Roman" w:cs="Times New Roman"/>
          <w:noProof/>
          <w:sz w:val="24"/>
          <w:szCs w:val="24"/>
          <w:highlight w:val="lightGray"/>
          <w:rPrChange w:id="317" w:author="Jason Ove [2]" w:date="2019-06-11T22:10:00Z">
            <w:rPr>
              <w:rFonts w:ascii="Times New Roman" w:hAnsi="Times New Roman" w:cs="Times New Roman"/>
              <w:noProof/>
              <w:sz w:val="24"/>
              <w:szCs w:val="24"/>
            </w:rPr>
          </w:rPrChange>
        </w:rPr>
        <w:t>good correlations obtained in the analysis demonstrate</w:t>
      </w:r>
      <w:r w:rsidR="005562FD" w:rsidRPr="005375C4">
        <w:rPr>
          <w:rFonts w:ascii="Times New Roman" w:hAnsi="Times New Roman" w:cs="Times New Roman"/>
          <w:noProof/>
          <w:sz w:val="24"/>
          <w:szCs w:val="24"/>
          <w:highlight w:val="lightGray"/>
          <w:rPrChange w:id="318" w:author="Jason Ove [2]" w:date="2019-06-11T22:10:00Z">
            <w:rPr>
              <w:rFonts w:ascii="Times New Roman" w:hAnsi="Times New Roman" w:cs="Times New Roman"/>
              <w:noProof/>
              <w:sz w:val="24"/>
              <w:szCs w:val="24"/>
            </w:rPr>
          </w:rPrChange>
        </w:rPr>
        <w:t xml:space="preserve"> </w:t>
      </w:r>
      <w:r w:rsidR="00205DC2" w:rsidRPr="005375C4">
        <w:rPr>
          <w:rFonts w:ascii="Times New Roman" w:hAnsi="Times New Roman" w:cs="Times New Roman"/>
          <w:noProof/>
          <w:sz w:val="24"/>
          <w:szCs w:val="24"/>
          <w:highlight w:val="lightGray"/>
          <w:rPrChange w:id="319" w:author="Jason Ove [2]" w:date="2019-06-11T22:10:00Z">
            <w:rPr>
              <w:rFonts w:ascii="Times New Roman" w:hAnsi="Times New Roman" w:cs="Times New Roman"/>
              <w:noProof/>
              <w:sz w:val="24"/>
              <w:szCs w:val="24"/>
            </w:rPr>
          </w:rPrChange>
        </w:rPr>
        <w:t xml:space="preserve">ANN </w:t>
      </w:r>
      <w:r w:rsidR="005562FD" w:rsidRPr="005375C4">
        <w:rPr>
          <w:rFonts w:ascii="Times New Roman" w:hAnsi="Times New Roman" w:cs="Times New Roman"/>
          <w:noProof/>
          <w:sz w:val="24"/>
          <w:szCs w:val="24"/>
          <w:highlight w:val="lightGray"/>
          <w:rPrChange w:id="320" w:author="Jason Ove [2]" w:date="2019-06-11T22:10:00Z">
            <w:rPr>
              <w:rFonts w:ascii="Times New Roman" w:hAnsi="Times New Roman" w:cs="Times New Roman"/>
              <w:noProof/>
              <w:sz w:val="24"/>
              <w:szCs w:val="24"/>
            </w:rPr>
          </w:rPrChange>
        </w:rPr>
        <w:t xml:space="preserve">performed greatly </w:t>
      </w:r>
      <w:r w:rsidR="00205DC2" w:rsidRPr="005375C4">
        <w:rPr>
          <w:rFonts w:ascii="Times New Roman" w:hAnsi="Times New Roman" w:cs="Times New Roman"/>
          <w:noProof/>
          <w:sz w:val="24"/>
          <w:szCs w:val="24"/>
          <w:highlight w:val="lightGray"/>
          <w:rPrChange w:id="321" w:author="Jason Ove [2]" w:date="2019-06-11T22:10:00Z">
            <w:rPr>
              <w:rFonts w:ascii="Times New Roman" w:hAnsi="Times New Roman" w:cs="Times New Roman"/>
              <w:noProof/>
              <w:sz w:val="24"/>
              <w:szCs w:val="24"/>
            </w:rPr>
          </w:rPrChange>
        </w:rPr>
        <w:t xml:space="preserve">in estimating the corrosion rate. </w:t>
      </w:r>
      <w:r w:rsidR="00785363" w:rsidRPr="005375C4">
        <w:rPr>
          <w:rFonts w:ascii="Times New Roman" w:hAnsi="Times New Roman" w:cs="Times New Roman"/>
          <w:noProof/>
          <w:sz w:val="24"/>
          <w:szCs w:val="24"/>
          <w:highlight w:val="lightGray"/>
          <w:rPrChange w:id="322" w:author="Jason Ove [2]" w:date="2019-06-11T22:10:00Z">
            <w:rPr>
              <w:rFonts w:ascii="Times New Roman" w:hAnsi="Times New Roman" w:cs="Times New Roman"/>
              <w:noProof/>
              <w:sz w:val="24"/>
              <w:szCs w:val="24"/>
            </w:rPr>
          </w:rPrChange>
        </w:rPr>
        <w:t>It supports one major benefit of ANN that ANN performs well in estimating high complexity and nonlinear</w:t>
      </w:r>
      <w:r w:rsidR="00621466" w:rsidRPr="005375C4">
        <w:rPr>
          <w:rFonts w:ascii="Times New Roman" w:hAnsi="Times New Roman" w:cs="Times New Roman"/>
          <w:noProof/>
          <w:sz w:val="24"/>
          <w:szCs w:val="24"/>
          <w:highlight w:val="lightGray"/>
          <w:rPrChange w:id="323" w:author="Jason Ove [2]" w:date="2019-06-11T22:10:00Z">
            <w:rPr>
              <w:rFonts w:ascii="Times New Roman" w:hAnsi="Times New Roman" w:cs="Times New Roman"/>
              <w:noProof/>
              <w:sz w:val="24"/>
              <w:szCs w:val="24"/>
            </w:rPr>
          </w:rPrChange>
        </w:rPr>
        <w:t xml:space="preserve"> correlation</w:t>
      </w:r>
      <w:r w:rsidR="00785363" w:rsidRPr="005375C4">
        <w:rPr>
          <w:rFonts w:ascii="Times New Roman" w:hAnsi="Times New Roman" w:cs="Times New Roman"/>
          <w:noProof/>
          <w:sz w:val="24"/>
          <w:szCs w:val="24"/>
          <w:highlight w:val="lightGray"/>
          <w:rPrChange w:id="324" w:author="Jason Ove [2]" w:date="2019-06-11T22:10:00Z">
            <w:rPr>
              <w:rFonts w:ascii="Times New Roman" w:hAnsi="Times New Roman" w:cs="Times New Roman"/>
              <w:noProof/>
              <w:sz w:val="24"/>
              <w:szCs w:val="24"/>
            </w:rPr>
          </w:rPrChange>
        </w:rPr>
        <w:t xml:space="preserve"> between input and output parameters.</w:t>
      </w:r>
      <w:r w:rsidR="00785363">
        <w:rPr>
          <w:rFonts w:ascii="Times New Roman" w:hAnsi="Times New Roman" w:cs="Times New Roman"/>
          <w:noProof/>
          <w:sz w:val="24"/>
          <w:szCs w:val="24"/>
        </w:rPr>
        <w:t xml:space="preserve"> </w:t>
      </w:r>
      <w:r w:rsidR="00331CA6" w:rsidRPr="00D460E9">
        <w:rPr>
          <w:rFonts w:ascii="Times New Roman" w:hAnsi="Times New Roman" w:cs="Times New Roman"/>
          <w:noProof/>
          <w:color w:val="FF0000"/>
          <w:sz w:val="24"/>
          <w:szCs w:val="24"/>
          <w:highlight w:val="darkGray"/>
          <w:rPrChange w:id="325" w:author="Jason Ove [2]" w:date="2019-06-11T22:11:00Z">
            <w:rPr>
              <w:rFonts w:ascii="Times New Roman" w:hAnsi="Times New Roman" w:cs="Times New Roman"/>
              <w:noProof/>
              <w:sz w:val="24"/>
              <w:szCs w:val="24"/>
            </w:rPr>
          </w:rPrChange>
        </w:rPr>
        <w:t>Long-term</w:t>
      </w:r>
      <w:r w:rsidR="00331CA6" w:rsidRPr="00D460E9">
        <w:rPr>
          <w:rFonts w:ascii="Times New Roman" w:hAnsi="Times New Roman" w:cs="Times New Roman"/>
          <w:noProof/>
          <w:sz w:val="24"/>
          <w:szCs w:val="24"/>
          <w:highlight w:val="darkGray"/>
          <w:rPrChange w:id="326" w:author="Jason Ove [2]" w:date="2019-06-11T22:10:00Z">
            <w:rPr>
              <w:rFonts w:ascii="Times New Roman" w:hAnsi="Times New Roman" w:cs="Times New Roman"/>
              <w:noProof/>
              <w:sz w:val="24"/>
              <w:szCs w:val="24"/>
            </w:rPr>
          </w:rPrChange>
        </w:rPr>
        <w:t xml:space="preserve"> corrosion prediction could be calculated by </w:t>
      </w:r>
      <w:r w:rsidR="00BF72B4" w:rsidRPr="00D460E9">
        <w:rPr>
          <w:rFonts w:ascii="Times New Roman" w:hAnsi="Times New Roman" w:cs="Times New Roman"/>
          <w:noProof/>
          <w:sz w:val="24"/>
          <w:szCs w:val="24"/>
          <w:highlight w:val="darkGray"/>
          <w:rPrChange w:id="327" w:author="Jason Ove [2]" w:date="2019-06-11T22:10:00Z">
            <w:rPr>
              <w:rFonts w:ascii="Times New Roman" w:hAnsi="Times New Roman" w:cs="Times New Roman"/>
              <w:noProof/>
              <w:sz w:val="24"/>
              <w:szCs w:val="24"/>
            </w:rPr>
          </w:rPrChange>
        </w:rPr>
        <w:t>Pourbaix equation</w:t>
      </w:r>
      <w:r w:rsidR="00AC338C" w:rsidRPr="00D460E9">
        <w:rPr>
          <w:rFonts w:ascii="Times New Roman" w:hAnsi="Times New Roman" w:cs="Times New Roman"/>
          <w:noProof/>
          <w:sz w:val="24"/>
          <w:szCs w:val="24"/>
          <w:highlight w:val="darkGray"/>
          <w:rPrChange w:id="328" w:author="Jason Ove [2]" w:date="2019-06-11T22:10:00Z">
            <w:rPr>
              <w:rFonts w:ascii="Times New Roman" w:hAnsi="Times New Roman" w:cs="Times New Roman"/>
              <w:noProof/>
              <w:sz w:val="24"/>
              <w:szCs w:val="24"/>
            </w:rPr>
          </w:rPrChange>
        </w:rPr>
        <w:fldChar w:fldCharType="begin"/>
      </w:r>
      <w:r w:rsidR="00AC338C" w:rsidRPr="00D460E9">
        <w:rPr>
          <w:rFonts w:ascii="Times New Roman" w:hAnsi="Times New Roman" w:cs="Times New Roman"/>
          <w:noProof/>
          <w:sz w:val="24"/>
          <w:szCs w:val="24"/>
          <w:highlight w:val="darkGray"/>
          <w:rPrChange w:id="329" w:author="Jason Ove [2]" w:date="2019-06-11T22:10:00Z">
            <w:rPr>
              <w:rFonts w:ascii="Times New Roman" w:hAnsi="Times New Roman" w:cs="Times New Roman"/>
              <w:noProof/>
              <w:sz w:val="24"/>
              <w:szCs w:val="24"/>
            </w:rPr>
          </w:rPrChange>
        </w:rPr>
        <w:instrText xml:space="preserve"> ADDIN EN.CITE &lt;EndNote&gt;&lt;Cite&gt;&lt;Author&gt;M. Pourbaix&lt;/Author&gt;&lt;Year&gt;1990&lt;/Year&gt;&lt;RecNum&gt;723&lt;/RecNum&gt;&lt;DisplayText&gt;[72]&lt;/DisplayText&gt;&lt;record&gt;&lt;rec-number&gt;723&lt;/rec-number&gt;&lt;foreign-keys&gt;&lt;key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sidRPr="00D460E9">
        <w:rPr>
          <w:rFonts w:ascii="Times New Roman" w:hAnsi="Times New Roman" w:cs="Times New Roman"/>
          <w:noProof/>
          <w:sz w:val="24"/>
          <w:szCs w:val="24"/>
          <w:highlight w:val="darkGray"/>
          <w:rPrChange w:id="330" w:author="Jason Ove [2]" w:date="2019-06-11T22:10:00Z">
            <w:rPr>
              <w:rFonts w:ascii="Times New Roman" w:hAnsi="Times New Roman" w:cs="Times New Roman"/>
              <w:noProof/>
              <w:sz w:val="24"/>
              <w:szCs w:val="24"/>
            </w:rPr>
          </w:rPrChange>
        </w:rPr>
        <w:fldChar w:fldCharType="separate"/>
      </w:r>
      <w:r w:rsidR="00AC338C" w:rsidRPr="00D460E9">
        <w:rPr>
          <w:rFonts w:ascii="Times New Roman" w:hAnsi="Times New Roman" w:cs="Times New Roman"/>
          <w:noProof/>
          <w:sz w:val="24"/>
          <w:szCs w:val="24"/>
          <w:highlight w:val="darkGray"/>
          <w:rPrChange w:id="331" w:author="Jason Ove [2]" w:date="2019-06-11T22:10:00Z">
            <w:rPr>
              <w:rFonts w:ascii="Times New Roman" w:hAnsi="Times New Roman" w:cs="Times New Roman"/>
              <w:noProof/>
              <w:sz w:val="24"/>
              <w:szCs w:val="24"/>
            </w:rPr>
          </w:rPrChange>
        </w:rPr>
        <w:t>[</w:t>
      </w:r>
      <w:r w:rsidR="00480C6B" w:rsidRPr="00D460E9">
        <w:rPr>
          <w:highlight w:val="darkGray"/>
          <w:rPrChange w:id="332" w:author="Jason Ove [2]" w:date="2019-06-11T22:10:00Z">
            <w:rPr/>
          </w:rPrChange>
        </w:rPr>
        <w:fldChar w:fldCharType="begin"/>
      </w:r>
      <w:r w:rsidR="00480C6B" w:rsidRPr="00D460E9">
        <w:rPr>
          <w:highlight w:val="darkGray"/>
          <w:rPrChange w:id="333" w:author="Jason Ove [2]" w:date="2019-06-11T22:10:00Z">
            <w:rPr/>
          </w:rPrChange>
        </w:rPr>
        <w:instrText xml:space="preserve"> HYPERLINK \l "_ENREF_72" \o "M. Pourbaix, 1990 #723" </w:instrText>
      </w:r>
      <w:r w:rsidR="00480C6B" w:rsidRPr="00D460E9">
        <w:rPr>
          <w:highlight w:val="darkGray"/>
          <w:rPrChange w:id="334" w:author="Jason Ove [2]" w:date="2019-06-11T22:10:00Z">
            <w:rPr>
              <w:rFonts w:ascii="Times New Roman" w:hAnsi="Times New Roman" w:cs="Times New Roman"/>
              <w:noProof/>
              <w:sz w:val="24"/>
              <w:szCs w:val="24"/>
            </w:rPr>
          </w:rPrChange>
        </w:rPr>
        <w:fldChar w:fldCharType="separate"/>
      </w:r>
      <w:r w:rsidR="002A3DF1" w:rsidRPr="00D460E9">
        <w:rPr>
          <w:rFonts w:ascii="Times New Roman" w:hAnsi="Times New Roman" w:cs="Times New Roman"/>
          <w:noProof/>
          <w:sz w:val="24"/>
          <w:szCs w:val="24"/>
          <w:highlight w:val="darkGray"/>
          <w:rPrChange w:id="335" w:author="Jason Ove [2]" w:date="2019-06-11T22:10:00Z">
            <w:rPr>
              <w:rFonts w:ascii="Times New Roman" w:hAnsi="Times New Roman" w:cs="Times New Roman"/>
              <w:noProof/>
              <w:sz w:val="24"/>
              <w:szCs w:val="24"/>
            </w:rPr>
          </w:rPrChange>
        </w:rPr>
        <w:t>72</w:t>
      </w:r>
      <w:r w:rsidR="00480C6B" w:rsidRPr="00D460E9">
        <w:rPr>
          <w:rFonts w:ascii="Times New Roman" w:hAnsi="Times New Roman" w:cs="Times New Roman"/>
          <w:noProof/>
          <w:sz w:val="24"/>
          <w:szCs w:val="24"/>
          <w:highlight w:val="darkGray"/>
          <w:rPrChange w:id="336" w:author="Jason Ove [2]" w:date="2019-06-11T22:10:00Z">
            <w:rPr>
              <w:rFonts w:ascii="Times New Roman" w:hAnsi="Times New Roman" w:cs="Times New Roman"/>
              <w:noProof/>
              <w:sz w:val="24"/>
              <w:szCs w:val="24"/>
            </w:rPr>
          </w:rPrChange>
        </w:rPr>
        <w:fldChar w:fldCharType="end"/>
      </w:r>
      <w:r w:rsidR="00AC338C" w:rsidRPr="00D460E9">
        <w:rPr>
          <w:rFonts w:ascii="Times New Roman" w:hAnsi="Times New Roman" w:cs="Times New Roman"/>
          <w:noProof/>
          <w:sz w:val="24"/>
          <w:szCs w:val="24"/>
          <w:highlight w:val="darkGray"/>
          <w:rPrChange w:id="337" w:author="Jason Ove [2]" w:date="2019-06-11T22:10:00Z">
            <w:rPr>
              <w:rFonts w:ascii="Times New Roman" w:hAnsi="Times New Roman" w:cs="Times New Roman"/>
              <w:noProof/>
              <w:sz w:val="24"/>
              <w:szCs w:val="24"/>
            </w:rPr>
          </w:rPrChange>
        </w:rPr>
        <w:t>]</w:t>
      </w:r>
      <w:r w:rsidR="00AC338C" w:rsidRPr="00D460E9">
        <w:rPr>
          <w:rFonts w:ascii="Times New Roman" w:hAnsi="Times New Roman" w:cs="Times New Roman"/>
          <w:noProof/>
          <w:sz w:val="24"/>
          <w:szCs w:val="24"/>
          <w:highlight w:val="darkGray"/>
          <w:rPrChange w:id="338" w:author="Jason Ove [2]" w:date="2019-06-11T22:10:00Z">
            <w:rPr>
              <w:rFonts w:ascii="Times New Roman" w:hAnsi="Times New Roman" w:cs="Times New Roman"/>
              <w:noProof/>
              <w:sz w:val="24"/>
              <w:szCs w:val="24"/>
            </w:rPr>
          </w:rPrChange>
        </w:rPr>
        <w:fldChar w:fldCharType="end"/>
      </w:r>
      <w:r w:rsidR="00205DC2" w:rsidRPr="00D460E9">
        <w:rPr>
          <w:rFonts w:ascii="Times New Roman" w:hAnsi="Times New Roman" w:cs="Times New Roman"/>
          <w:noProof/>
          <w:sz w:val="24"/>
          <w:szCs w:val="24"/>
          <w:highlight w:val="darkGray"/>
          <w:rPrChange w:id="339" w:author="Jason Ove [2]" w:date="2019-06-11T22:10:00Z">
            <w:rPr>
              <w:rFonts w:ascii="Times New Roman" w:hAnsi="Times New Roman" w:cs="Times New Roman"/>
              <w:noProof/>
              <w:sz w:val="24"/>
              <w:szCs w:val="24"/>
            </w:rPr>
          </w:rPrChange>
        </w:rPr>
        <w:t xml:space="preserve"> </w:t>
      </w:r>
      <w:r w:rsidR="00BF72B4" w:rsidRPr="00D460E9">
        <w:rPr>
          <w:rFonts w:ascii="Times New Roman" w:hAnsi="Times New Roman" w:cs="Times New Roman"/>
          <w:noProof/>
          <w:sz w:val="24"/>
          <w:szCs w:val="24"/>
          <w:highlight w:val="darkGray"/>
          <w:rPrChange w:id="340" w:author="Jason Ove [2]" w:date="2019-06-11T22:10:00Z">
            <w:rPr>
              <w:rFonts w:ascii="Times New Roman" w:hAnsi="Times New Roman" w:cs="Times New Roman"/>
              <w:noProof/>
              <w:sz w:val="24"/>
              <w:szCs w:val="24"/>
            </w:rPr>
          </w:rPrChange>
        </w:rPr>
        <w:t xml:space="preserve">evaluated </w:t>
      </w:r>
      <w:r w:rsidR="00331CA6" w:rsidRPr="00D460E9">
        <w:rPr>
          <w:rFonts w:ascii="Times New Roman" w:hAnsi="Times New Roman" w:cs="Times New Roman"/>
          <w:noProof/>
          <w:sz w:val="24"/>
          <w:szCs w:val="24"/>
          <w:highlight w:val="darkGray"/>
          <w:rPrChange w:id="341" w:author="Jason Ove [2]" w:date="2019-06-11T22:10:00Z">
            <w:rPr>
              <w:rFonts w:ascii="Times New Roman" w:hAnsi="Times New Roman" w:cs="Times New Roman"/>
              <w:noProof/>
              <w:sz w:val="24"/>
              <w:szCs w:val="24"/>
            </w:rPr>
          </w:rPrChange>
        </w:rPr>
        <w:t>with parameters derived from</w:t>
      </w:r>
      <w:r w:rsidR="00BF72B4" w:rsidRPr="00D460E9">
        <w:rPr>
          <w:rFonts w:ascii="Times New Roman" w:hAnsi="Times New Roman" w:cs="Times New Roman"/>
          <w:noProof/>
          <w:sz w:val="24"/>
          <w:szCs w:val="24"/>
          <w:highlight w:val="darkGray"/>
          <w:rPrChange w:id="342" w:author="Jason Ove [2]" w:date="2019-06-11T22:10:00Z">
            <w:rPr>
              <w:rFonts w:ascii="Times New Roman" w:hAnsi="Times New Roman" w:cs="Times New Roman"/>
              <w:noProof/>
              <w:sz w:val="24"/>
              <w:szCs w:val="24"/>
            </w:rPr>
          </w:rPrChange>
        </w:rPr>
        <w:t xml:space="preserve"> </w:t>
      </w:r>
      <w:r w:rsidR="00331CA6" w:rsidRPr="00D460E9">
        <w:rPr>
          <w:rFonts w:ascii="Times New Roman" w:hAnsi="Times New Roman" w:cs="Times New Roman"/>
          <w:noProof/>
          <w:sz w:val="24"/>
          <w:szCs w:val="24"/>
          <w:highlight w:val="darkGray"/>
          <w:rPrChange w:id="343" w:author="Jason Ove [2]" w:date="2019-06-11T22:10:00Z">
            <w:rPr>
              <w:rFonts w:ascii="Times New Roman" w:hAnsi="Times New Roman" w:cs="Times New Roman"/>
              <w:noProof/>
              <w:sz w:val="24"/>
              <w:szCs w:val="24"/>
            </w:rPr>
          </w:rPrChange>
        </w:rPr>
        <w:t xml:space="preserve"> </w:t>
      </w:r>
      <w:r w:rsidR="00BF72B4" w:rsidRPr="00D460E9">
        <w:rPr>
          <w:rFonts w:ascii="Times New Roman" w:hAnsi="Times New Roman" w:cs="Times New Roman"/>
          <w:noProof/>
          <w:sz w:val="24"/>
          <w:szCs w:val="24"/>
          <w:highlight w:val="darkGray"/>
          <w:rPrChange w:id="344" w:author="Jason Ove [2]" w:date="2019-06-11T22:10:00Z">
            <w:rPr>
              <w:rFonts w:ascii="Times New Roman" w:hAnsi="Times New Roman" w:cs="Times New Roman"/>
              <w:noProof/>
              <w:sz w:val="24"/>
              <w:szCs w:val="24"/>
            </w:rPr>
          </w:rPrChange>
        </w:rPr>
        <w:t xml:space="preserve">ANN </w:t>
      </w:r>
      <w:r w:rsidR="00331CA6" w:rsidRPr="00D460E9">
        <w:rPr>
          <w:rFonts w:ascii="Times New Roman" w:hAnsi="Times New Roman" w:cs="Times New Roman"/>
          <w:noProof/>
          <w:sz w:val="24"/>
          <w:szCs w:val="24"/>
          <w:highlight w:val="darkGray"/>
          <w:rPrChange w:id="345" w:author="Jason Ove [2]" w:date="2019-06-11T22:10:00Z">
            <w:rPr>
              <w:rFonts w:ascii="Times New Roman" w:hAnsi="Times New Roman" w:cs="Times New Roman"/>
              <w:noProof/>
              <w:sz w:val="24"/>
              <w:szCs w:val="24"/>
            </w:rPr>
          </w:rPrChange>
        </w:rPr>
        <w:t>analysis</w:t>
      </w:r>
      <w:r w:rsidR="00205DC2" w:rsidRPr="00D460E9">
        <w:rPr>
          <w:rFonts w:ascii="Times New Roman" w:hAnsi="Times New Roman" w:cs="Times New Roman"/>
          <w:noProof/>
          <w:sz w:val="24"/>
          <w:szCs w:val="24"/>
          <w:highlight w:val="darkGray"/>
          <w:rPrChange w:id="346" w:author="Jason Ove [2]" w:date="2019-06-11T22:10:00Z">
            <w:rPr>
              <w:rFonts w:ascii="Times New Roman" w:hAnsi="Times New Roman" w:cs="Times New Roman"/>
              <w:noProof/>
              <w:sz w:val="24"/>
              <w:szCs w:val="24"/>
            </w:rPr>
          </w:rPrChange>
        </w:rPr>
        <w:t xml:space="preserve"> </w:t>
      </w:r>
      <w:r w:rsidR="00331CA6" w:rsidRPr="00D460E9">
        <w:rPr>
          <w:rFonts w:ascii="Times New Roman" w:hAnsi="Times New Roman" w:cs="Times New Roman"/>
          <w:noProof/>
          <w:sz w:val="24"/>
          <w:szCs w:val="24"/>
          <w:highlight w:val="darkGray"/>
          <w:rPrChange w:id="347" w:author="Jason Ove [2]" w:date="2019-06-11T22:10:00Z">
            <w:rPr>
              <w:rFonts w:ascii="Times New Roman" w:hAnsi="Times New Roman" w:cs="Times New Roman"/>
              <w:noProof/>
              <w:sz w:val="24"/>
              <w:szCs w:val="24"/>
            </w:rPr>
          </w:rPrChange>
        </w:rPr>
        <w:t xml:space="preserve">for </w:t>
      </w:r>
      <w:r w:rsidR="00331CA6" w:rsidRPr="00D460E9">
        <w:rPr>
          <w:rFonts w:ascii="Times New Roman" w:hAnsi="Times New Roman" w:cs="Times New Roman"/>
          <w:noProof/>
          <w:color w:val="FF0000"/>
          <w:sz w:val="24"/>
          <w:szCs w:val="24"/>
          <w:highlight w:val="darkGray"/>
          <w:rPrChange w:id="348" w:author="Jason Ove [2]" w:date="2019-06-11T22:11:00Z">
            <w:rPr>
              <w:rFonts w:ascii="Times New Roman" w:hAnsi="Times New Roman" w:cs="Times New Roman"/>
              <w:noProof/>
              <w:sz w:val="24"/>
              <w:szCs w:val="24"/>
            </w:rPr>
          </w:rPrChange>
        </w:rPr>
        <w:t>two year period</w:t>
      </w:r>
      <w:r w:rsidR="00205DC2" w:rsidRPr="00D460E9">
        <w:rPr>
          <w:rFonts w:ascii="Times New Roman" w:hAnsi="Times New Roman" w:cs="Times New Roman"/>
          <w:noProof/>
          <w:sz w:val="24"/>
          <w:szCs w:val="24"/>
          <w:highlight w:val="darkGray"/>
          <w:rPrChange w:id="349" w:author="Jason Ove [2]" w:date="2019-06-11T22:10:00Z">
            <w:rPr>
              <w:rFonts w:ascii="Times New Roman" w:hAnsi="Times New Roman" w:cs="Times New Roman"/>
              <w:noProof/>
              <w:sz w:val="24"/>
              <w:szCs w:val="24"/>
            </w:rPr>
          </w:rPrChange>
        </w:rPr>
        <w:t>.</w:t>
      </w:r>
      <w:r w:rsidR="00205DC2">
        <w:rPr>
          <w:rFonts w:ascii="Times New Roman" w:hAnsi="Times New Roman" w:cs="Times New Roman"/>
          <w:noProof/>
          <w:sz w:val="24"/>
          <w:szCs w:val="24"/>
        </w:rPr>
        <w:t xml:space="preserve"> </w:t>
      </w:r>
    </w:p>
    <w:p w14:paraId="4636B703" w14:textId="6AD0EB9A"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"_ENREF_43" \o "Kamrunnahar, 2010 #487" </w:instrText>
      </w:r>
      <w:r w:rsidR="00480C6B">
        <w:fldChar w:fldCharType="separate"/>
      </w:r>
      <w:r w:rsidR="002A3DF1">
        <w:rPr>
          <w:rFonts w:ascii="Times New Roman" w:hAnsi="Times New Roman" w:cs="Times New Roman"/>
          <w:noProof/>
          <w:sz w:val="24"/>
          <w:szCs w:val="24"/>
        </w:rPr>
        <w:t>43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 xml:space="preserve">more than one </w:t>
      </w:r>
      <w:commentRangeStart w:id="350"/>
      <w:r w:rsidR="00DA721F">
        <w:rPr>
          <w:rFonts w:ascii="Times New Roman" w:hAnsi="Times New Roman" w:cs="Times New Roman"/>
          <w:noProof/>
          <w:sz w:val="24"/>
          <w:szCs w:val="24"/>
        </w:rPr>
        <w:t>multilayer perceptron backpropagation ANN</w:t>
      </w:r>
      <w:commentRangeEnd w:id="350"/>
      <w:r w:rsidR="00D460E9">
        <w:rPr>
          <w:rStyle w:val="a6"/>
        </w:rPr>
        <w:commentReference w:id="350"/>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predict different kinds of corrosion behavior</w:t>
      </w:r>
      <w:ins w:id="351" w:author="Jason Ove [2]" w:date="2019-06-11T22:16:00Z">
        <w:r w:rsidR="00D460E9">
          <w:rPr>
            <w:rFonts w:ascii="Times New Roman" w:hAnsi="Times New Roman" w:cs="Times New Roman"/>
            <w:noProof/>
            <w:sz w:val="24"/>
            <w:szCs w:val="24"/>
          </w:rPr>
          <w:t>s</w:t>
        </w:r>
      </w:ins>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w:t>
      </w:r>
      <w:ins w:id="352" w:author="Jason Ove [2]" w:date="2019-06-11T22:18:00Z">
        <w:r w:rsidR="00586430">
          <w:rPr>
            <w:rFonts w:ascii="Times New Roman" w:hAnsi="Times New Roman" w:cs="Times New Roman"/>
            <w:noProof/>
            <w:sz w:val="24"/>
            <w:szCs w:val="24"/>
          </w:rPr>
          <w:t xml:space="preserve">respectively </w:t>
        </w:r>
      </w:ins>
      <w:r w:rsidR="00DD5CA5">
        <w:rPr>
          <w:rFonts w:ascii="Times New Roman" w:hAnsi="Times New Roman" w:cs="Times New Roman"/>
          <w:noProof/>
          <w:sz w:val="24"/>
          <w:szCs w:val="24"/>
        </w:rPr>
        <w:t xml:space="preserve">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xml:space="preserve">. The ANN model developed for grade-2 titanium showed excellent agreement with experimental data and then </w:t>
      </w:r>
      <w:ins w:id="353" w:author="Jason Ove [2]" w:date="2019-06-11T22:20:00Z">
        <w:r w:rsidR="00586430">
          <w:rPr>
            <w:rFonts w:ascii="Times New Roman" w:hAnsi="Times New Roman" w:cs="Times New Roman"/>
            <w:noProof/>
            <w:sz w:val="24"/>
            <w:szCs w:val="24"/>
          </w:rPr>
          <w:t xml:space="preserve">was </w:t>
        </w:r>
      </w:ins>
      <w:r w:rsidR="00205DC2">
        <w:rPr>
          <w:rFonts w:ascii="Times New Roman" w:hAnsi="Times New Roman" w:cs="Times New Roman"/>
          <w:noProof/>
          <w:sz w:val="24"/>
          <w:szCs w:val="24"/>
        </w:rPr>
        <w:t>used for prediction of future maximum pit depth and other variables</w:t>
      </w:r>
      <w:ins w:id="354" w:author="Jason Ove [2]" w:date="2019-06-11T22:20:00Z">
        <w:r w:rsidR="00925437">
          <w:rPr>
            <w:rFonts w:ascii="Times New Roman" w:hAnsi="Times New Roman" w:cs="Times New Roman"/>
            <w:noProof/>
            <w:sz w:val="24"/>
            <w:szCs w:val="24"/>
          </w:rPr>
          <w:t>/properties??</w:t>
        </w:r>
      </w:ins>
      <w:r w:rsidR="00205DC2">
        <w:rPr>
          <w:rFonts w:ascii="Times New Roman" w:hAnsi="Times New Roman" w:cs="Times New Roman"/>
          <w:noProof/>
          <w:sz w:val="24"/>
          <w:szCs w:val="24"/>
        </w:rPr>
        <w:t xml:space="preserve">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 xml:space="preserve">very good agreement </w:t>
      </w:r>
      <w:del w:id="355" w:author="Jason Ove [2]" w:date="2019-06-11T22:21:00Z">
        <w:r w:rsidR="00205DC2" w:rsidDel="00C85A79">
          <w:rPr>
            <w:rFonts w:ascii="Times New Roman" w:hAnsi="Times New Roman" w:cs="Times New Roman"/>
            <w:noProof/>
            <w:sz w:val="24"/>
            <w:szCs w:val="24"/>
          </w:rPr>
          <w:delText>results</w:delText>
        </w:r>
        <w:r w:rsidR="003720A7" w:rsidDel="00C85A79">
          <w:rPr>
            <w:rFonts w:ascii="Times New Roman" w:hAnsi="Times New Roman" w:cs="Times New Roman"/>
            <w:noProof/>
            <w:sz w:val="24"/>
            <w:szCs w:val="24"/>
          </w:rPr>
          <w:delText xml:space="preserve"> </w:delText>
        </w:r>
      </w:del>
      <w:r w:rsidR="003720A7">
        <w:rPr>
          <w:rFonts w:ascii="Times New Roman" w:hAnsi="Times New Roman" w:cs="Times New Roman"/>
          <w:noProof/>
          <w:sz w:val="24"/>
          <w:szCs w:val="24"/>
        </w:rPr>
        <w:t>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 xml:space="preserve">Kamrunnahar and Urquidi-Macdonald </w:t>
      </w:r>
      <w:del w:id="356" w:author="Jason Ove [2]" w:date="2019-06-11T22:21:00Z">
        <w:r w:rsidR="00205DC2" w:rsidDel="001E2394">
          <w:rPr>
            <w:rFonts w:ascii="Times New Roman" w:hAnsi="Times New Roman" w:cs="Times New Roman"/>
            <w:noProof/>
            <w:sz w:val="24"/>
            <w:szCs w:val="24"/>
          </w:rPr>
          <w:delText>have</w:delText>
        </w:r>
        <w:r w:rsidR="00DD5CA5" w:rsidDel="001E2394">
          <w:rPr>
            <w:rFonts w:ascii="Times New Roman" w:hAnsi="Times New Roman" w:cs="Times New Roman"/>
            <w:noProof/>
            <w:sz w:val="24"/>
            <w:szCs w:val="24"/>
          </w:rPr>
          <w:delText xml:space="preserve"> </w:delText>
        </w:r>
      </w:del>
      <w:del w:id="357" w:author="Jason Ove [2]" w:date="2019-06-11T22:23:00Z">
        <w:r w:rsidR="00DD5CA5" w:rsidDel="0017317A">
          <w:rPr>
            <w:rFonts w:ascii="Times New Roman" w:hAnsi="Times New Roman" w:cs="Times New Roman"/>
            <w:noProof/>
            <w:sz w:val="24"/>
            <w:szCs w:val="24"/>
          </w:rPr>
          <w:delText>also</w:delText>
        </w:r>
        <w:r w:rsidR="00205DC2" w:rsidDel="0017317A">
          <w:rPr>
            <w:rFonts w:ascii="Times New Roman" w:hAnsi="Times New Roman" w:cs="Times New Roman"/>
            <w:noProof/>
            <w:sz w:val="24"/>
            <w:szCs w:val="24"/>
          </w:rPr>
          <w:delText xml:space="preserve"> done an </w:delText>
        </w:r>
      </w:del>
      <w:r w:rsidR="00205DC2">
        <w:rPr>
          <w:rFonts w:ascii="Times New Roman" w:hAnsi="Times New Roman" w:cs="Times New Roman"/>
          <w:noProof/>
          <w:sz w:val="24"/>
          <w:szCs w:val="24"/>
        </w:rPr>
        <w:t xml:space="preserve">extended </w:t>
      </w:r>
      <w:ins w:id="358" w:author="Jason Ove [2]" w:date="2019-06-11T22:23:00Z">
        <w:r w:rsidR="0017317A">
          <w:rPr>
            <w:rFonts w:ascii="Times New Roman" w:hAnsi="Times New Roman" w:cs="Times New Roman"/>
            <w:noProof/>
            <w:sz w:val="24"/>
            <w:szCs w:val="24"/>
          </w:rPr>
          <w:t xml:space="preserve">their previous </w:t>
        </w:r>
      </w:ins>
      <w:r w:rsidR="00205DC2">
        <w:rPr>
          <w:rFonts w:ascii="Times New Roman" w:hAnsi="Times New Roman" w:cs="Times New Roman"/>
          <w:noProof/>
          <w:sz w:val="24"/>
          <w:szCs w:val="24"/>
        </w:rPr>
        <w:t xml:space="preserve">work </w:t>
      </w:r>
      <w:ins w:id="359" w:author="Jason Ove [2]" w:date="2019-06-11T22:23:00Z">
        <w:r w:rsidR="0017317A">
          <w:rPr>
            <w:rFonts w:ascii="Times New Roman" w:hAnsi="Times New Roman" w:cs="Times New Roman"/>
            <w:noProof/>
            <w:sz w:val="24"/>
            <w:szCs w:val="24"/>
          </w:rPr>
          <w:fldChar w:fldCharType="begin"/>
        </w:r>
        <w:r w:rsidR="0017317A">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17317A">
          <w:rPr>
            <w:rFonts w:ascii="Times New Roman" w:hAnsi="Times New Roman" w:cs="Times New Roman"/>
            <w:noProof/>
            <w:sz w:val="24"/>
            <w:szCs w:val="24"/>
          </w:rPr>
          <w:fldChar w:fldCharType="separate"/>
        </w:r>
        <w:r w:rsidR="0017317A">
          <w:rPr>
            <w:rFonts w:ascii="Times New Roman" w:hAnsi="Times New Roman" w:cs="Times New Roman"/>
            <w:noProof/>
            <w:sz w:val="24"/>
            <w:szCs w:val="24"/>
          </w:rPr>
          <w:t>[</w:t>
        </w:r>
        <w:r w:rsidR="0017317A">
          <w:fldChar w:fldCharType="begin"/>
        </w:r>
        <w:r w:rsidR="0017317A">
          <w:instrText xml:space="preserve"> HYPERLINK \l "_ENREF_43" \o "Kamrunnahar, 2010 #487" </w:instrText>
        </w:r>
        <w:r w:rsidR="0017317A">
          <w:fldChar w:fldCharType="separate"/>
        </w:r>
        <w:r w:rsidR="0017317A">
          <w:rPr>
            <w:rFonts w:ascii="Times New Roman" w:hAnsi="Times New Roman" w:cs="Times New Roman"/>
            <w:noProof/>
            <w:sz w:val="24"/>
            <w:szCs w:val="24"/>
          </w:rPr>
          <w:t>43</w:t>
        </w:r>
        <w:r w:rsidR="0017317A">
          <w:rPr>
            <w:rFonts w:ascii="Times New Roman" w:hAnsi="Times New Roman" w:cs="Times New Roman"/>
            <w:noProof/>
            <w:sz w:val="24"/>
            <w:szCs w:val="24"/>
          </w:rPr>
          <w:fldChar w:fldCharType="end"/>
        </w:r>
        <w:r w:rsidR="0017317A">
          <w:rPr>
            <w:rFonts w:ascii="Times New Roman" w:hAnsi="Times New Roman" w:cs="Times New Roman"/>
            <w:noProof/>
            <w:sz w:val="24"/>
            <w:szCs w:val="24"/>
          </w:rPr>
          <w:t>]</w:t>
        </w:r>
        <w:r w:rsidR="0017317A">
          <w:rPr>
            <w:rFonts w:ascii="Times New Roman" w:hAnsi="Times New Roman" w:cs="Times New Roman"/>
            <w:noProof/>
            <w:sz w:val="24"/>
            <w:szCs w:val="24"/>
          </w:rPr>
          <w:fldChar w:fldCharType="end"/>
        </w:r>
      </w:ins>
      <w:del w:id="360" w:author="Jason Ove [2]" w:date="2019-06-11T22:23:00Z">
        <w:r w:rsidR="00205DC2" w:rsidDel="0017317A">
          <w:rPr>
            <w:rFonts w:ascii="Times New Roman" w:hAnsi="Times New Roman" w:cs="Times New Roman"/>
            <w:noProof/>
            <w:sz w:val="24"/>
            <w:szCs w:val="24"/>
          </w:rPr>
          <w:fldChar w:fldCharType="begin"/>
        </w:r>
        <w:r w:rsidR="002C22AF" w:rsidDel="0017317A">
          <w:rPr>
            <w:rFonts w:ascii="Times New Roman" w:hAnsi="Times New Roman" w:cs="Times New Roman"/>
            <w:noProof/>
            <w:sz w:val="24"/>
            <w:szCs w:val="24"/>
          </w:rPr>
          <w:del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delInstrText>
        </w:r>
        <w:r w:rsidR="00205DC2" w:rsidDel="0017317A">
          <w:rPr>
            <w:rFonts w:ascii="Times New Roman" w:hAnsi="Times New Roman" w:cs="Times New Roman"/>
            <w:noProof/>
            <w:sz w:val="24"/>
            <w:szCs w:val="24"/>
          </w:rPr>
          <w:fldChar w:fldCharType="separate"/>
        </w:r>
        <w:r w:rsidR="002C22AF" w:rsidDel="0017317A">
          <w:rPr>
            <w:rFonts w:ascii="Times New Roman" w:hAnsi="Times New Roman" w:cs="Times New Roman"/>
            <w:noProof/>
            <w:sz w:val="24"/>
            <w:szCs w:val="24"/>
          </w:rPr>
          <w:delText>[</w:delText>
        </w:r>
        <w:r w:rsidR="00480C6B" w:rsidDel="0017317A">
          <w:fldChar w:fldCharType="begin"/>
        </w:r>
        <w:r w:rsidR="00480C6B" w:rsidDel="0017317A">
          <w:delInstrText xml:space="preserve"> HYPERLINK \l "_ENREF_26" \o "Kamrunnahar, 2011 #470" </w:delInstrText>
        </w:r>
        <w:r w:rsidR="00480C6B" w:rsidDel="0017317A">
          <w:fldChar w:fldCharType="separate"/>
        </w:r>
        <w:r w:rsidR="002A3DF1" w:rsidDel="0017317A">
          <w:rPr>
            <w:rFonts w:ascii="Times New Roman" w:hAnsi="Times New Roman" w:cs="Times New Roman"/>
            <w:noProof/>
            <w:sz w:val="24"/>
            <w:szCs w:val="24"/>
          </w:rPr>
          <w:delText>26</w:delText>
        </w:r>
        <w:r w:rsidR="00480C6B" w:rsidDel="0017317A">
          <w:rPr>
            <w:rFonts w:ascii="Times New Roman" w:hAnsi="Times New Roman" w:cs="Times New Roman"/>
            <w:noProof/>
            <w:sz w:val="24"/>
            <w:szCs w:val="24"/>
          </w:rPr>
          <w:fldChar w:fldCharType="end"/>
        </w:r>
        <w:r w:rsidR="002C22AF" w:rsidDel="0017317A">
          <w:rPr>
            <w:rFonts w:ascii="Times New Roman" w:hAnsi="Times New Roman" w:cs="Times New Roman"/>
            <w:noProof/>
            <w:sz w:val="24"/>
            <w:szCs w:val="24"/>
          </w:rPr>
          <w:delText>]</w:delText>
        </w:r>
        <w:r w:rsidR="00205DC2" w:rsidDel="0017317A">
          <w:rPr>
            <w:rFonts w:ascii="Times New Roman" w:hAnsi="Times New Roman" w:cs="Times New Roman"/>
            <w:noProof/>
            <w:sz w:val="24"/>
            <w:szCs w:val="24"/>
          </w:rPr>
          <w:fldChar w:fldCharType="end"/>
        </w:r>
        <w:r w:rsidR="00744DE0" w:rsidDel="0017317A">
          <w:rPr>
            <w:rFonts w:ascii="Times New Roman" w:hAnsi="Times New Roman" w:cs="Times New Roman"/>
            <w:noProof/>
            <w:sz w:val="24"/>
            <w:szCs w:val="24"/>
          </w:rPr>
          <w:delText xml:space="preserve"> of</w:delText>
        </w:r>
        <w:r w:rsidR="00205DC2" w:rsidDel="0017317A">
          <w:rPr>
            <w:rFonts w:ascii="Times New Roman" w:hAnsi="Times New Roman" w:cs="Times New Roman"/>
            <w:noProof/>
            <w:sz w:val="24"/>
            <w:szCs w:val="24"/>
          </w:rPr>
          <w:delText xml:space="preserve"> their previous work </w:delText>
        </w:r>
        <w:r w:rsidR="00205DC2" w:rsidDel="0017317A">
          <w:rPr>
            <w:rFonts w:ascii="Times New Roman" w:hAnsi="Times New Roman" w:cs="Times New Roman"/>
            <w:noProof/>
            <w:sz w:val="24"/>
            <w:szCs w:val="24"/>
          </w:rPr>
          <w:fldChar w:fldCharType="begin"/>
        </w:r>
        <w:r w:rsidR="002C22AF" w:rsidDel="0017317A">
          <w:rPr>
            <w:rFonts w:ascii="Times New Roman" w:hAnsi="Times New Roman" w:cs="Times New Roman"/>
            <w:noProof/>
            <w:sz w:val="24"/>
            <w:szCs w:val="24"/>
          </w:rPr>
          <w:del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delInstrText>
        </w:r>
        <w:r w:rsidR="00205DC2" w:rsidDel="0017317A">
          <w:rPr>
            <w:rFonts w:ascii="Times New Roman" w:hAnsi="Times New Roman" w:cs="Times New Roman"/>
            <w:noProof/>
            <w:sz w:val="24"/>
            <w:szCs w:val="24"/>
          </w:rPr>
          <w:fldChar w:fldCharType="separate"/>
        </w:r>
        <w:r w:rsidR="002C22AF" w:rsidDel="0017317A">
          <w:rPr>
            <w:rFonts w:ascii="Times New Roman" w:hAnsi="Times New Roman" w:cs="Times New Roman"/>
            <w:noProof/>
            <w:sz w:val="24"/>
            <w:szCs w:val="24"/>
          </w:rPr>
          <w:delText>[</w:delText>
        </w:r>
        <w:r w:rsidR="00480C6B" w:rsidDel="0017317A">
          <w:fldChar w:fldCharType="begin"/>
        </w:r>
        <w:r w:rsidR="00480C6B" w:rsidDel="0017317A">
          <w:delInstrText xml:space="preserve"> HYPERLINK \l "_ENREF_43" \o "Kamrunnahar, 2010 #487" </w:delInstrText>
        </w:r>
        <w:r w:rsidR="00480C6B" w:rsidDel="0017317A">
          <w:fldChar w:fldCharType="separate"/>
        </w:r>
        <w:r w:rsidR="002A3DF1" w:rsidDel="0017317A">
          <w:rPr>
            <w:rFonts w:ascii="Times New Roman" w:hAnsi="Times New Roman" w:cs="Times New Roman"/>
            <w:noProof/>
            <w:sz w:val="24"/>
            <w:szCs w:val="24"/>
          </w:rPr>
          <w:delText>43</w:delText>
        </w:r>
        <w:r w:rsidR="00480C6B" w:rsidDel="0017317A">
          <w:rPr>
            <w:rFonts w:ascii="Times New Roman" w:hAnsi="Times New Roman" w:cs="Times New Roman"/>
            <w:noProof/>
            <w:sz w:val="24"/>
            <w:szCs w:val="24"/>
          </w:rPr>
          <w:fldChar w:fldCharType="end"/>
        </w:r>
        <w:r w:rsidR="002C22AF" w:rsidDel="0017317A">
          <w:rPr>
            <w:rFonts w:ascii="Times New Roman" w:hAnsi="Times New Roman" w:cs="Times New Roman"/>
            <w:noProof/>
            <w:sz w:val="24"/>
            <w:szCs w:val="24"/>
          </w:rPr>
          <w:delText>]</w:delText>
        </w:r>
        <w:r w:rsidR="00205DC2" w:rsidDel="0017317A">
          <w:rPr>
            <w:rFonts w:ascii="Times New Roman" w:hAnsi="Times New Roman" w:cs="Times New Roman"/>
            <w:noProof/>
            <w:sz w:val="24"/>
            <w:szCs w:val="24"/>
          </w:rPr>
          <w:fldChar w:fldCharType="end"/>
        </w:r>
        <w:r w:rsidR="00DD5CA5" w:rsidDel="0017317A">
          <w:rPr>
            <w:rFonts w:ascii="Times New Roman" w:hAnsi="Times New Roman" w:cs="Times New Roman"/>
            <w:noProof/>
            <w:sz w:val="24"/>
            <w:szCs w:val="24"/>
          </w:rPr>
          <w:delText>. But in that work, they</w:delText>
        </w:r>
      </w:del>
      <w:ins w:id="361" w:author="Jason Ove [2]" w:date="2019-06-11T22:23:00Z">
        <w:r w:rsidR="0017317A">
          <w:rPr>
            <w:rFonts w:ascii="Times New Roman" w:hAnsi="Times New Roman" w:cs="Times New Roman"/>
            <w:noProof/>
            <w:sz w:val="24"/>
            <w:szCs w:val="24"/>
          </w:rPr>
          <w:t xml:space="preserve"> and</w:t>
        </w:r>
      </w:ins>
      <w:r w:rsidR="00DD5CA5">
        <w:rPr>
          <w:rFonts w:ascii="Times New Roman" w:hAnsi="Times New Roman" w:cs="Times New Roman"/>
          <w:noProof/>
          <w:sz w:val="24"/>
          <w:szCs w:val="24"/>
        </w:rPr>
        <w:t xml:space="preserve">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w:t>
      </w:r>
      <w:ins w:id="362" w:author="Jason Ove [2]" w:date="2019-06-11T22:24:00Z">
        <w:r w:rsidR="0017317A">
          <w:rPr>
            <w:rFonts w:ascii="Times New Roman" w:hAnsi="Times New Roman" w:cs="Times New Roman"/>
            <w:noProof/>
            <w:sz w:val="24"/>
            <w:szCs w:val="24"/>
          </w:rPr>
          <w:t xml:space="preserve"> [26]</w:t>
        </w:r>
      </w:ins>
      <w:r w:rsidR="00DD5CA5">
        <w:rPr>
          <w:rFonts w:ascii="Times New Roman" w:hAnsi="Times New Roman" w:cs="Times New Roman"/>
          <w:noProof/>
          <w:sz w:val="24"/>
          <w:szCs w:val="24"/>
        </w:rPr>
        <w:t xml:space="preserve">.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t>
      </w:r>
      <w:r w:rsidR="00205DC2">
        <w:rPr>
          <w:rFonts w:ascii="Times New Roman" w:hAnsi="Times New Roman" w:cs="Times New Roman"/>
          <w:noProof/>
          <w:sz w:val="24"/>
          <w:szCs w:val="24"/>
        </w:rPr>
        <w:lastRenderedPageBreak/>
        <w:t xml:space="preserve">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w:t>
      </w:r>
      <w:del w:id="363" w:author="Jason Ove [2]" w:date="2019-06-11T22:30:00Z">
        <w:r w:rsidR="00205DC2" w:rsidDel="00CC2CD7">
          <w:rPr>
            <w:rFonts w:ascii="Times New Roman" w:hAnsi="Times New Roman" w:cs="Times New Roman"/>
            <w:noProof/>
            <w:sz w:val="24"/>
            <w:szCs w:val="24"/>
          </w:rPr>
          <w:delText>, etc.</w:delText>
        </w:r>
        <w:r w:rsidR="00507D51" w:rsidDel="00CC2CD7">
          <w:rPr>
            <w:rFonts w:ascii="Times New Roman" w:hAnsi="Times New Roman" w:cs="Times New Roman"/>
            <w:noProof/>
            <w:sz w:val="24"/>
            <w:szCs w:val="24"/>
          </w:rPr>
          <w:delText xml:space="preserve"> </w:delText>
        </w:r>
      </w:del>
      <w:ins w:id="364" w:author="Jason Ove [2]" w:date="2019-06-11T22:30:00Z">
        <w:r w:rsidR="00CC2CD7">
          <w:rPr>
            <w:rFonts w:ascii="Times New Roman" w:hAnsi="Times New Roman" w:cs="Times New Roman"/>
            <w:noProof/>
            <w:sz w:val="24"/>
            <w:szCs w:val="24"/>
          </w:rPr>
          <w:t xml:space="preserve"> </w:t>
        </w:r>
      </w:ins>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xml:space="preserve">) were </w:t>
      </w:r>
      <w:del w:id="365" w:author="Jason Ove [2]" w:date="2019-06-11T22:30:00Z">
        <w:r w:rsidR="005D1854" w:rsidDel="00A03345">
          <w:rPr>
            <w:rFonts w:ascii="Times New Roman" w:hAnsi="Times New Roman" w:cs="Times New Roman"/>
            <w:noProof/>
            <w:sz w:val="24"/>
            <w:szCs w:val="24"/>
          </w:rPr>
          <w:delText xml:space="preserve">together </w:delText>
        </w:r>
      </w:del>
      <w:r w:rsidR="005D1854">
        <w:rPr>
          <w:rFonts w:ascii="Times New Roman" w:hAnsi="Times New Roman" w:cs="Times New Roman"/>
          <w:noProof/>
          <w:sz w:val="24"/>
          <w:szCs w:val="24"/>
        </w:rPr>
        <w:t xml:space="preserve">brought </w:t>
      </w:r>
      <w:ins w:id="366" w:author="Jason Ove [2]" w:date="2019-06-11T22:30:00Z">
        <w:r w:rsidR="00A03345">
          <w:rPr>
            <w:rFonts w:ascii="Times New Roman" w:hAnsi="Times New Roman" w:cs="Times New Roman"/>
            <w:noProof/>
            <w:sz w:val="24"/>
            <w:szCs w:val="24"/>
          </w:rPr>
          <w:t xml:space="preserve">together as </w:t>
        </w:r>
      </w:ins>
      <w:del w:id="367" w:author="Jason Ove [2]" w:date="2019-06-11T22:31:00Z">
        <w:r w:rsidR="005D1854" w:rsidDel="00A03345">
          <w:rPr>
            <w:rFonts w:ascii="Times New Roman" w:hAnsi="Times New Roman" w:cs="Times New Roman"/>
            <w:noProof/>
            <w:sz w:val="24"/>
            <w:szCs w:val="24"/>
          </w:rPr>
          <w:delText>in</w:delText>
        </w:r>
      </w:del>
      <w:del w:id="368" w:author="Jason Ove [2]" w:date="2019-06-11T22:30:00Z">
        <w:r w:rsidR="005D1854" w:rsidDel="00A03345">
          <w:rPr>
            <w:rFonts w:ascii="Times New Roman" w:hAnsi="Times New Roman" w:cs="Times New Roman"/>
            <w:noProof/>
            <w:sz w:val="24"/>
            <w:szCs w:val="24"/>
          </w:rPr>
          <w:delText>to</w:delText>
        </w:r>
      </w:del>
      <w:ins w:id="369" w:author="Jason Ove [2]" w:date="2019-06-11T22:31:00Z">
        <w:r w:rsidR="00A03345">
          <w:rPr>
            <w:rFonts w:ascii="Times New Roman" w:hAnsi="Times New Roman" w:cs="Times New Roman"/>
            <w:noProof/>
            <w:sz w:val="24"/>
            <w:szCs w:val="24"/>
          </w:rPr>
          <w:t>training data of</w:t>
        </w:r>
      </w:ins>
      <w:r w:rsidR="005D1854">
        <w:rPr>
          <w:rFonts w:ascii="Times New Roman" w:hAnsi="Times New Roman" w:cs="Times New Roman"/>
          <w:noProof/>
          <w:sz w:val="24"/>
          <w:szCs w:val="24"/>
        </w:rPr>
        <w:t xml:space="preserve">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w:t>
      </w:r>
      <w:ins w:id="370" w:author="Jason Ove [2]" w:date="2019-06-11T22:31:00Z">
        <w:r w:rsidR="00017232">
          <w:rPr>
            <w:rFonts w:ascii="Times New Roman" w:hAnsi="Times New Roman" w:cs="Times New Roman"/>
            <w:noProof/>
            <w:sz w:val="24"/>
            <w:szCs w:val="24"/>
          </w:rPr>
          <w:t xml:space="preserve">in </w:t>
        </w:r>
      </w:ins>
      <w:r w:rsidR="00205DC2">
        <w:rPr>
          <w:rFonts w:ascii="Times New Roman" w:hAnsi="Times New Roman" w:cs="Times New Roman"/>
          <w:noProof/>
          <w:sz w:val="24"/>
          <w:szCs w:val="24"/>
        </w:rPr>
        <w:t xml:space="preserve">good agreement with experimental data. </w:t>
      </w:r>
    </w:p>
    <w:p w14:paraId="4DC8A0F5" w14:textId="5D49F6F2" w:rsidR="00CF1552" w:rsidRDefault="008406BA"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a note came up from above materials corrosion predictive researches, </w:t>
      </w:r>
      <w:r w:rsidR="00C54C6D">
        <w:rPr>
          <w:rFonts w:ascii="Times New Roman" w:hAnsi="Times New Roman" w:cs="Times New Roman"/>
          <w:noProof/>
          <w:sz w:val="24"/>
          <w:szCs w:val="24"/>
        </w:rPr>
        <w:t xml:space="preserve">more than one </w:t>
      </w:r>
      <w:r>
        <w:rPr>
          <w:rFonts w:ascii="Times New Roman" w:hAnsi="Times New Roman" w:cs="Times New Roman"/>
          <w:noProof/>
          <w:sz w:val="24"/>
          <w:szCs w:val="24"/>
        </w:rPr>
        <w:t xml:space="preserve">ANN models can </w:t>
      </w:r>
      <w:r w:rsidR="00710E5F">
        <w:rPr>
          <w:rFonts w:ascii="Times New Roman" w:hAnsi="Times New Roman" w:cs="Times New Roman"/>
          <w:noProof/>
          <w:sz w:val="24"/>
          <w:szCs w:val="24"/>
        </w:rPr>
        <w:t xml:space="preserve">differently </w:t>
      </w:r>
      <w:r w:rsidR="00BD66BF">
        <w:rPr>
          <w:rFonts w:ascii="Times New Roman" w:hAnsi="Times New Roman" w:cs="Times New Roman"/>
          <w:noProof/>
          <w:sz w:val="24"/>
          <w:szCs w:val="24"/>
        </w:rPr>
        <w:t xml:space="preserve">and separately </w:t>
      </w:r>
      <w:r>
        <w:rPr>
          <w:rFonts w:ascii="Times New Roman" w:hAnsi="Times New Roman" w:cs="Times New Roman"/>
          <w:noProof/>
          <w:sz w:val="24"/>
          <w:szCs w:val="24"/>
        </w:rPr>
        <w:t xml:space="preserve">be developed </w:t>
      </w:r>
      <w:r w:rsidR="00710E5F">
        <w:rPr>
          <w:rFonts w:ascii="Times New Roman" w:hAnsi="Times New Roman" w:cs="Times New Roman"/>
          <w:noProof/>
          <w:sz w:val="24"/>
          <w:szCs w:val="24"/>
        </w:rPr>
        <w:t xml:space="preserve">for different aspects of </w:t>
      </w:r>
      <w:r w:rsidR="00A44CE7">
        <w:rPr>
          <w:rFonts w:ascii="Times New Roman" w:hAnsi="Times New Roman" w:cs="Times New Roman"/>
          <w:noProof/>
          <w:sz w:val="24"/>
          <w:szCs w:val="24"/>
        </w:rPr>
        <w:t>the problem</w:t>
      </w:r>
      <w:r w:rsidR="00710E5F">
        <w:rPr>
          <w:rFonts w:ascii="Times New Roman" w:hAnsi="Times New Roman" w:cs="Times New Roman"/>
          <w:noProof/>
          <w:sz w:val="24"/>
          <w:szCs w:val="24"/>
        </w:rPr>
        <w:t xml:space="preserve">. </w:t>
      </w:r>
      <w:commentRangeStart w:id="371"/>
      <w:r w:rsidR="00710E5F">
        <w:rPr>
          <w:rFonts w:ascii="Times New Roman" w:hAnsi="Times New Roman" w:cs="Times New Roman"/>
          <w:noProof/>
          <w:sz w:val="24"/>
          <w:szCs w:val="24"/>
        </w:rPr>
        <w:t>Kenny, Paredes et al. trained an ANN model to analyze corrosion rates of three different matereials.</w:t>
      </w:r>
      <w:commentRangeEnd w:id="371"/>
      <w:r w:rsidR="00884C0F">
        <w:rPr>
          <w:rStyle w:val="a6"/>
        </w:rPr>
        <w:commentReference w:id="371"/>
      </w:r>
      <w:r w:rsidR="00710E5F">
        <w:rPr>
          <w:rFonts w:ascii="Times New Roman" w:hAnsi="Times New Roman" w:cs="Times New Roman"/>
          <w:noProof/>
          <w:sz w:val="24"/>
          <w:szCs w:val="24"/>
        </w:rPr>
        <w:t xml:space="preserve"> Kamrunnahar and Urquidi-Macdonald constructed three </w:t>
      </w:r>
      <w:r w:rsidR="005111D5">
        <w:rPr>
          <w:rFonts w:ascii="Times New Roman" w:hAnsi="Times New Roman" w:cs="Times New Roman"/>
          <w:noProof/>
          <w:sz w:val="24"/>
          <w:szCs w:val="24"/>
        </w:rPr>
        <w:t xml:space="preserve">separate </w:t>
      </w:r>
      <w:r w:rsidR="00710E5F">
        <w:rPr>
          <w:rFonts w:ascii="Times New Roman" w:hAnsi="Times New Roman" w:cs="Times New Roman"/>
          <w:noProof/>
          <w:sz w:val="24"/>
          <w:szCs w:val="24"/>
        </w:rPr>
        <w:t xml:space="preserve">ANN models </w:t>
      </w:r>
      <w:r>
        <w:rPr>
          <w:rFonts w:ascii="Times New Roman" w:hAnsi="Times New Roman" w:cs="Times New Roman"/>
          <w:noProof/>
          <w:sz w:val="24"/>
          <w:szCs w:val="24"/>
        </w:rPr>
        <w:t xml:space="preserve">to </w:t>
      </w:r>
      <w:del w:id="372" w:author="Jason Ove [2]" w:date="2019-06-11T23:35:00Z">
        <w:r w:rsidDel="009A6F73">
          <w:rPr>
            <w:rFonts w:ascii="Times New Roman" w:hAnsi="Times New Roman" w:cs="Times New Roman"/>
            <w:noProof/>
            <w:sz w:val="24"/>
            <w:szCs w:val="24"/>
          </w:rPr>
          <w:delText xml:space="preserve">observe </w:delText>
        </w:r>
      </w:del>
      <w:ins w:id="373" w:author="Jason Ove [2]" w:date="2019-06-11T23:35:00Z">
        <w:r w:rsidR="009A6F73">
          <w:rPr>
            <w:rFonts w:ascii="Times New Roman" w:hAnsi="Times New Roman" w:cs="Times New Roman"/>
            <w:noProof/>
            <w:sz w:val="24"/>
            <w:szCs w:val="24"/>
          </w:rPr>
          <w:t xml:space="preserve">predict </w:t>
        </w:r>
      </w:ins>
      <w:r>
        <w:rPr>
          <w:rFonts w:ascii="Times New Roman" w:hAnsi="Times New Roman" w:cs="Times New Roman"/>
          <w:noProof/>
          <w:sz w:val="24"/>
          <w:szCs w:val="24"/>
        </w:rPr>
        <w:t xml:space="preserve">different corrosion behaviors of </w:t>
      </w:r>
      <w:r w:rsidR="00BD66BF">
        <w:rPr>
          <w:rFonts w:ascii="Times New Roman" w:hAnsi="Times New Roman" w:cs="Times New Roman"/>
          <w:noProof/>
          <w:sz w:val="24"/>
          <w:szCs w:val="24"/>
        </w:rPr>
        <w:t>three</w:t>
      </w:r>
      <w:r>
        <w:rPr>
          <w:rFonts w:ascii="Times New Roman" w:hAnsi="Times New Roman" w:cs="Times New Roman"/>
          <w:noProof/>
          <w:sz w:val="24"/>
          <w:szCs w:val="24"/>
        </w:rPr>
        <w:t xml:space="preserve"> materials</w:t>
      </w:r>
      <w:r w:rsidR="00710E5F">
        <w:rPr>
          <w:rFonts w:ascii="Times New Roman" w:hAnsi="Times New Roman" w:cs="Times New Roman"/>
          <w:noProof/>
          <w:sz w:val="24"/>
          <w:szCs w:val="24"/>
        </w:rPr>
        <w:t xml:space="preserve"> in one research</w:t>
      </w:r>
      <w:r>
        <w:rPr>
          <w:rFonts w:ascii="Times New Roman" w:hAnsi="Times New Roman" w:cs="Times New Roman"/>
          <w:noProof/>
          <w:sz w:val="24"/>
          <w:szCs w:val="24"/>
        </w:rPr>
        <w:t xml:space="preserve"> and</w:t>
      </w:r>
      <w:r w:rsidR="00710E5F">
        <w:rPr>
          <w:rFonts w:ascii="Times New Roman" w:hAnsi="Times New Roman" w:cs="Times New Roman"/>
          <w:noProof/>
          <w:sz w:val="24"/>
          <w:szCs w:val="24"/>
        </w:rPr>
        <w:t xml:space="preserve"> three different neural networks</w:t>
      </w:r>
      <w:r>
        <w:rPr>
          <w:rFonts w:ascii="Times New Roman" w:hAnsi="Times New Roman" w:cs="Times New Roman"/>
          <w:noProof/>
          <w:sz w:val="24"/>
          <w:szCs w:val="24"/>
        </w:rPr>
        <w:t xml:space="preserve"> </w:t>
      </w:r>
      <w:r w:rsidR="00710E5F">
        <w:rPr>
          <w:rFonts w:ascii="Times New Roman" w:hAnsi="Times New Roman" w:cs="Times New Roman"/>
          <w:noProof/>
          <w:sz w:val="24"/>
          <w:szCs w:val="24"/>
        </w:rPr>
        <w:t xml:space="preserve">to </w:t>
      </w:r>
      <w:del w:id="374" w:author="Jason Ove [2]" w:date="2019-06-11T23:36:00Z">
        <w:r w:rsidR="00710E5F" w:rsidDel="009A6F73">
          <w:rPr>
            <w:rFonts w:ascii="Times New Roman" w:hAnsi="Times New Roman" w:cs="Times New Roman"/>
            <w:noProof/>
            <w:sz w:val="24"/>
            <w:szCs w:val="24"/>
          </w:rPr>
          <w:delText xml:space="preserve">determine </w:delText>
        </w:r>
      </w:del>
      <w:ins w:id="375" w:author="Jason Ove [2]" w:date="2019-06-11T23:36:00Z">
        <w:r w:rsidR="009A6F73">
          <w:rPr>
            <w:rFonts w:ascii="Times New Roman" w:hAnsi="Times New Roman" w:cs="Times New Roman"/>
            <w:noProof/>
            <w:sz w:val="24"/>
            <w:szCs w:val="24"/>
          </w:rPr>
          <w:t xml:space="preserve">estimate </w:t>
        </w:r>
      </w:ins>
      <w:r w:rsidR="00710E5F">
        <w:rPr>
          <w:rFonts w:ascii="Times New Roman" w:hAnsi="Times New Roman" w:cs="Times New Roman"/>
          <w:noProof/>
          <w:sz w:val="24"/>
          <w:szCs w:val="24"/>
        </w:rPr>
        <w:t xml:space="preserve">different corrosion </w:t>
      </w:r>
      <w:r w:rsidR="00A44CE7">
        <w:rPr>
          <w:rFonts w:ascii="Times New Roman" w:hAnsi="Times New Roman" w:cs="Times New Roman"/>
          <w:noProof/>
          <w:sz w:val="24"/>
          <w:szCs w:val="24"/>
        </w:rPr>
        <w:t>metrics</w:t>
      </w:r>
      <w:r w:rsidR="00710E5F">
        <w:rPr>
          <w:rFonts w:ascii="Times New Roman" w:hAnsi="Times New Roman" w:cs="Times New Roman"/>
          <w:noProof/>
          <w:sz w:val="24"/>
          <w:szCs w:val="24"/>
        </w:rPr>
        <w:t xml:space="preserve"> of one material</w:t>
      </w:r>
      <w:r w:rsidR="005111D5">
        <w:rPr>
          <w:rFonts w:ascii="Times New Roman" w:hAnsi="Times New Roman" w:cs="Times New Roman"/>
          <w:noProof/>
          <w:sz w:val="24"/>
          <w:szCs w:val="24"/>
        </w:rPr>
        <w:t xml:space="preserve"> in </w:t>
      </w:r>
      <w:del w:id="376" w:author="Jason Ove [2]" w:date="2019-06-11T23:36:00Z">
        <w:r w:rsidR="005111D5" w:rsidDel="009A6F73">
          <w:rPr>
            <w:rFonts w:ascii="Times New Roman" w:hAnsi="Times New Roman" w:cs="Times New Roman"/>
            <w:noProof/>
            <w:sz w:val="24"/>
            <w:szCs w:val="24"/>
          </w:rPr>
          <w:delText xml:space="preserve">their </w:delText>
        </w:r>
      </w:del>
      <w:r w:rsidR="005111D5">
        <w:rPr>
          <w:rFonts w:ascii="Times New Roman" w:hAnsi="Times New Roman" w:cs="Times New Roman"/>
          <w:noProof/>
          <w:sz w:val="24"/>
          <w:szCs w:val="24"/>
        </w:rPr>
        <w:t>another work</w:t>
      </w:r>
      <w:r w:rsidR="00710E5F">
        <w:rPr>
          <w:rFonts w:ascii="Times New Roman" w:hAnsi="Times New Roman" w:cs="Times New Roman"/>
          <w:noProof/>
          <w:sz w:val="24"/>
          <w:szCs w:val="24"/>
        </w:rPr>
        <w:t xml:space="preserve">. </w:t>
      </w:r>
      <w:r w:rsidR="00F83359">
        <w:rPr>
          <w:rFonts w:ascii="Times New Roman" w:hAnsi="Times New Roman" w:cs="Times New Roman"/>
          <w:noProof/>
          <w:sz w:val="24"/>
          <w:szCs w:val="24"/>
        </w:rPr>
        <w:t>N</w:t>
      </w:r>
      <w:r w:rsidR="00710E5F">
        <w:rPr>
          <w:rFonts w:ascii="Times New Roman" w:hAnsi="Times New Roman" w:cs="Times New Roman"/>
          <w:noProof/>
          <w:sz w:val="24"/>
          <w:szCs w:val="24"/>
        </w:rPr>
        <w:t xml:space="preserve">o matter </w:t>
      </w:r>
      <w:commentRangeStart w:id="377"/>
      <w:r w:rsidR="00AA547C">
        <w:rPr>
          <w:rFonts w:ascii="Times New Roman" w:hAnsi="Times New Roman" w:cs="Times New Roman"/>
          <w:noProof/>
          <w:sz w:val="24"/>
          <w:szCs w:val="24"/>
        </w:rPr>
        <w:t xml:space="preserve">what </w:t>
      </w:r>
      <w:r w:rsidR="00710E5F">
        <w:rPr>
          <w:rFonts w:ascii="Times New Roman" w:hAnsi="Times New Roman" w:cs="Times New Roman"/>
          <w:noProof/>
          <w:sz w:val="24"/>
          <w:szCs w:val="24"/>
        </w:rPr>
        <w:t>the number of ANN models are</w:t>
      </w:r>
      <w:commentRangeEnd w:id="377"/>
      <w:r w:rsidR="00781D54">
        <w:rPr>
          <w:rStyle w:val="a6"/>
        </w:rPr>
        <w:commentReference w:id="377"/>
      </w:r>
      <w:r w:rsidR="00710E5F">
        <w:rPr>
          <w:rFonts w:ascii="Times New Roman" w:hAnsi="Times New Roman" w:cs="Times New Roman"/>
          <w:noProof/>
          <w:sz w:val="24"/>
          <w:szCs w:val="24"/>
        </w:rPr>
        <w:t xml:space="preserve">, </w:t>
      </w:r>
      <w:r w:rsidR="00F83359">
        <w:rPr>
          <w:rFonts w:ascii="Times New Roman" w:hAnsi="Times New Roman" w:cs="Times New Roman"/>
          <w:noProof/>
          <w:sz w:val="24"/>
          <w:szCs w:val="24"/>
        </w:rPr>
        <w:t>the critical point to take account is that</w:t>
      </w:r>
      <w:r w:rsidR="00F83359" w:rsidRPr="00AC70D3">
        <w:rPr>
          <w:rFonts w:ascii="Times New Roman" w:hAnsi="Times New Roman" w:cs="Times New Roman"/>
          <w:noProof/>
          <w:sz w:val="24"/>
          <w:szCs w:val="24"/>
        </w:rPr>
        <w:t xml:space="preserve"> </w:t>
      </w:r>
      <w:r w:rsidR="00205DC2" w:rsidRPr="00AC70D3">
        <w:rPr>
          <w:rFonts w:ascii="Times New Roman" w:hAnsi="Times New Roman" w:cs="Times New Roman"/>
          <w:noProof/>
          <w:sz w:val="24"/>
          <w:szCs w:val="24"/>
        </w:rPr>
        <w:t xml:space="preserve">more data points would be needed to </w:t>
      </w:r>
      <w:r w:rsidR="00744DE0" w:rsidRPr="00AC70D3">
        <w:rPr>
          <w:rFonts w:ascii="Times New Roman" w:hAnsi="Times New Roman" w:cs="Times New Roman"/>
          <w:noProof/>
          <w:sz w:val="24"/>
          <w:szCs w:val="24"/>
        </w:rPr>
        <w:t xml:space="preserve">establish </w:t>
      </w:r>
      <w:r w:rsidR="00205DC2" w:rsidRPr="00AC70D3">
        <w:rPr>
          <w:rFonts w:ascii="Times New Roman" w:hAnsi="Times New Roman" w:cs="Times New Roman"/>
          <w:noProof/>
          <w:sz w:val="24"/>
          <w:szCs w:val="24"/>
        </w:rPr>
        <w:t>a more robust</w:t>
      </w:r>
      <w:r w:rsidR="00947AE5">
        <w:rPr>
          <w:rFonts w:ascii="Times New Roman" w:hAnsi="Times New Roman" w:cs="Times New Roman"/>
          <w:noProof/>
          <w:sz w:val="24"/>
          <w:szCs w:val="24"/>
        </w:rPr>
        <w:t xml:space="preserve"> and </w:t>
      </w:r>
      <w:r w:rsidR="00E9421A">
        <w:rPr>
          <w:rFonts w:ascii="Times New Roman" w:hAnsi="Times New Roman" w:cs="Times New Roman"/>
          <w:noProof/>
          <w:sz w:val="24"/>
          <w:szCs w:val="24"/>
        </w:rPr>
        <w:t>reliable</w:t>
      </w:r>
      <w:r>
        <w:rPr>
          <w:rFonts w:ascii="Times New Roman" w:hAnsi="Times New Roman" w:cs="Times New Roman"/>
          <w:noProof/>
          <w:sz w:val="24"/>
          <w:szCs w:val="24"/>
        </w:rPr>
        <w:t xml:space="preserve"> </w:t>
      </w:r>
      <w:r w:rsidR="00947AE5">
        <w:rPr>
          <w:rFonts w:ascii="Times New Roman" w:hAnsi="Times New Roman" w:cs="Times New Roman"/>
          <w:noProof/>
          <w:sz w:val="24"/>
          <w:szCs w:val="24"/>
        </w:rPr>
        <w:t xml:space="preserve">ANN model </w:t>
      </w:r>
      <w:r>
        <w:rPr>
          <w:rFonts w:ascii="Times New Roman" w:hAnsi="Times New Roman" w:cs="Times New Roman"/>
          <w:noProof/>
          <w:sz w:val="24"/>
          <w:szCs w:val="24"/>
        </w:rPr>
        <w:t>with higher confidence and more representative results</w:t>
      </w:r>
      <w:r w:rsidR="00785363">
        <w:rPr>
          <w:rFonts w:ascii="Times New Roman" w:hAnsi="Times New Roman" w:cs="Times New Roman"/>
          <w:noProof/>
          <w:sz w:val="24"/>
          <w:szCs w:val="24"/>
        </w:rPr>
        <w:t>.</w:t>
      </w:r>
      <w:del w:id="378" w:author="Jason Ove [2]" w:date="2019-06-11T23:37:00Z">
        <w:r w:rsidR="00785363" w:rsidDel="009A6F73">
          <w:rPr>
            <w:rFonts w:ascii="Times New Roman" w:hAnsi="Times New Roman" w:cs="Times New Roman"/>
            <w:noProof/>
            <w:sz w:val="24"/>
            <w:szCs w:val="24"/>
          </w:rPr>
          <w:delText xml:space="preserve"> </w:delText>
        </w:r>
      </w:del>
    </w:p>
    <w:p w14:paraId="24D3A89A"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Thermal Property</w:t>
      </w:r>
    </w:p>
    <w:p w14:paraId="66F7EE5D" w14:textId="5AAB36A1"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 xml:space="preserve">method </w:t>
      </w:r>
      <w:del w:id="379" w:author="Jason Ove [2]" w:date="2019-06-11T23:42:00Z">
        <w:r w:rsidDel="00781D54">
          <w:rPr>
            <w:rFonts w:ascii="Times New Roman" w:hAnsi="Times New Roman" w:cs="Times New Roman"/>
            <w:noProof/>
            <w:sz w:val="24"/>
            <w:szCs w:val="24"/>
          </w:rPr>
          <w:delText xml:space="preserve">have </w:delText>
        </w:r>
      </w:del>
      <w:ins w:id="380" w:author="Jason Ove [2]" w:date="2019-06-11T23:42:00Z">
        <w:r w:rsidR="00781D54">
          <w:rPr>
            <w:rFonts w:ascii="Times New Roman" w:hAnsi="Times New Roman" w:cs="Times New Roman"/>
            <w:noProof/>
            <w:sz w:val="24"/>
            <w:szCs w:val="24"/>
          </w:rPr>
          <w:t xml:space="preserve">has </w:t>
        </w:r>
      </w:ins>
      <w:r>
        <w:rPr>
          <w:rFonts w:ascii="Times New Roman" w:hAnsi="Times New Roman" w:cs="Times New Roman"/>
          <w:noProof/>
          <w:sz w:val="24"/>
          <w:szCs w:val="24"/>
        </w:rPr>
        <w:t xml:space="preserve">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 Zhu et al.</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"_ENREF_22" \o "Yang, 2012 #467" </w:instrText>
      </w:r>
      <w:r w:rsidR="00480C6B">
        <w:fldChar w:fldCharType="separate"/>
      </w:r>
      <w:r w:rsidR="002A3DF1">
        <w:rPr>
          <w:rFonts w:ascii="Times New Roman" w:hAnsi="Times New Roman" w:cs="Times New Roman"/>
          <w:noProof/>
          <w:sz w:val="24"/>
          <w:szCs w:val="24"/>
        </w:rPr>
        <w:t>22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an accurate thermal stress model to solve the problems of quench distortion of parts by</w:t>
      </w:r>
      <w:r w:rsidR="00205DC2">
        <w:t xml:space="preserve"> </w:t>
      </w:r>
      <w:r w:rsidR="00205DC2">
        <w:rPr>
          <w:rFonts w:ascii="Times New Roman" w:hAnsi="Times New Roman" w:cs="Times New Roman"/>
          <w:noProof/>
          <w:sz w:val="24"/>
          <w:szCs w:val="24"/>
        </w:rPr>
        <w:t>ANN</w:t>
      </w:r>
      <w:commentRangeStart w:id="381"/>
      <w:r w:rsidR="00205DC2">
        <w:rPr>
          <w:rFonts w:ascii="Times New Roman" w:hAnsi="Times New Roman" w:cs="Times New Roman"/>
          <w:noProof/>
          <w:sz w:val="24"/>
          <w:szCs w:val="24"/>
        </w:rPr>
        <w:t xml:space="preserve"> with a back</w:t>
      </w:r>
      <w:del w:id="382" w:author="Jason Ove" w:date="2019-06-11T23:53:00Z">
        <w:r w:rsidR="00205DC2" w:rsidDel="00AE4E66">
          <w:rPr>
            <w:rFonts w:ascii="Times New Roman" w:hAnsi="Times New Roman" w:cs="Times New Roman"/>
            <w:noProof/>
            <w:sz w:val="24"/>
            <w:szCs w:val="24"/>
          </w:rPr>
          <w:delText xml:space="preserve"> </w:delText>
        </w:r>
      </w:del>
      <w:r w:rsidR="00205DC2">
        <w:rPr>
          <w:rFonts w:ascii="Times New Roman" w:hAnsi="Times New Roman" w:cs="Times New Roman"/>
          <w:noProof/>
          <w:sz w:val="24"/>
          <w:szCs w:val="24"/>
        </w:rPr>
        <w:t>propagation learning algorithm</w:t>
      </w:r>
      <w:commentRangeEnd w:id="381"/>
      <w:r w:rsidR="00AE4E66">
        <w:rPr>
          <w:rStyle w:val="a6"/>
        </w:rPr>
        <w:commentReference w:id="381"/>
      </w:r>
      <w:r w:rsidR="00205DC2">
        <w:rPr>
          <w:rFonts w:ascii="Times New Roman" w:hAnsi="Times New Roman" w:cs="Times New Roman"/>
          <w:noProof/>
          <w:sz w:val="24"/>
          <w:szCs w:val="24"/>
        </w:rPr>
        <w:t xml:space="preserve">. </w:t>
      </w:r>
      <w:r w:rsidR="00171356">
        <w:rPr>
          <w:rFonts w:ascii="Times New Roman" w:hAnsi="Times New Roman" w:cs="Times New Roman"/>
          <w:noProof/>
          <w:sz w:val="24"/>
          <w:szCs w:val="24"/>
        </w:rPr>
        <w:t xml:space="preserve">In this model, the author used batch training for 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205DC2" w:rsidRPr="005D71A2">
        <w:rPr>
          <w:rFonts w:ascii="Times New Roman" w:hAnsi="Times New Roman" w:cs="Times New Roman"/>
          <w:noProof/>
          <w:sz w:val="24"/>
          <w:szCs w:val="24"/>
        </w:rPr>
        <w:t>backpropagation</w:t>
      </w:r>
      <w:r w:rsidR="00205DC2">
        <w:rPr>
          <w:rFonts w:ascii="Times New Roman" w:hAnsi="Times New Roman" w:cs="Times New Roman"/>
          <w:noProof/>
          <w:sz w:val="24"/>
          <w:szCs w:val="24"/>
        </w:rPr>
        <w:t xml:space="preserve"> neural network</w:t>
      </w:r>
      <w:r w:rsidR="005D71A2">
        <w:rPr>
          <w:rFonts w:ascii="Times New Roman" w:hAnsi="Times New Roman" w:cs="Times New Roman"/>
          <w:noProof/>
          <w:sz w:val="24"/>
          <w:szCs w:val="24"/>
        </w:rPr>
        <w:t xml:space="preserve"> (BPNN)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Structural Property</w:t>
      </w:r>
    </w:p>
    <w:p w14:paraId="427B2209" w14:textId="6B13AAF8"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383" w:name="_Hlk534709799"/>
      <w:r>
        <w:rPr>
          <w:rFonts w:ascii="Times New Roman" w:hAnsi="Times New Roman" w:cs="Times New Roman"/>
          <w:noProof/>
          <w:sz w:val="24"/>
          <w:szCs w:val="24"/>
        </w:rPr>
        <w:lastRenderedPageBreak/>
        <w:t>S</w:t>
      </w:r>
      <w:r w:rsidR="00205DC2">
        <w:rPr>
          <w:rFonts w:ascii="Times New Roman" w:hAnsi="Times New Roman" w:cs="Times New Roman"/>
          <w:noProof/>
          <w:sz w:val="24"/>
          <w:szCs w:val="24"/>
        </w:rPr>
        <w:t>asikumar, Rajendraboopathy et al</w:t>
      </w:r>
      <w:bookmarkEnd w:id="383"/>
      <w:r w:rsidR="00205DC2">
        <w:rPr>
          <w:rFonts w:ascii="Times New Roman" w:hAnsi="Times New Roman" w:cs="Times New Roman"/>
          <w:noProof/>
          <w:sz w:val="24"/>
          <w:szCs w:val="24"/>
        </w:rPr>
        <w:t>.</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"_ENREF_39" \o "Sasikumar, 2008 #476" </w:instrText>
      </w:r>
      <w:r w:rsidR="00480C6B">
        <w:fldChar w:fldCharType="separate"/>
      </w:r>
      <w:r w:rsidR="002A3DF1">
        <w:rPr>
          <w:rFonts w:ascii="Times New Roman" w:hAnsi="Times New Roman" w:cs="Times New Roman"/>
          <w:noProof/>
          <w:sz w:val="24"/>
          <w:szCs w:val="24"/>
        </w:rPr>
        <w:t>39</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384" w:name="_Hlk534790749"/>
      <w:r w:rsidR="00205DC2">
        <w:rPr>
          <w:rFonts w:ascii="Times New Roman" w:hAnsi="Times New Roman" w:cs="Times New Roman"/>
          <w:noProof/>
          <w:sz w:val="24"/>
          <w:szCs w:val="24"/>
        </w:rPr>
        <w:t>presented a BP</w:t>
      </w:r>
      <w:del w:id="385" w:author="Jason Ove" w:date="2019-06-12T00:51:00Z">
        <w:r w:rsidR="00205DC2" w:rsidDel="0095551C">
          <w:rPr>
            <w:rFonts w:ascii="Times New Roman" w:hAnsi="Times New Roman" w:cs="Times New Roman"/>
            <w:noProof/>
            <w:sz w:val="24"/>
            <w:szCs w:val="24"/>
          </w:rPr>
          <w:delText xml:space="preserve"> neural network</w:delText>
        </w:r>
      </w:del>
      <w:bookmarkStart w:id="386" w:name="_Hlk534709855"/>
      <w:ins w:id="387" w:author="Jason Ove" w:date="2019-06-12T00:51:00Z">
        <w:r w:rsidR="0095551C">
          <w:rPr>
            <w:rFonts w:ascii="Times New Roman" w:hAnsi="Times New Roman" w:cs="Times New Roman"/>
            <w:noProof/>
            <w:sz w:val="24"/>
            <w:szCs w:val="24"/>
          </w:rPr>
          <w:t>NN</w:t>
        </w:r>
      </w:ins>
      <w:del w:id="388" w:author="Jason Ove" w:date="2019-06-12T00:51:00Z">
        <w:r w:rsidR="00205DC2" w:rsidDel="0095551C">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w:t>
      </w:r>
      <w:del w:id="389" w:author="Jason Ove" w:date="2019-06-12T00:52:00Z">
        <w:r w:rsidR="00205DC2" w:rsidDel="0095551C">
          <w:rPr>
            <w:rFonts w:ascii="Times New Roman" w:hAnsi="Times New Roman" w:cs="Times New Roman"/>
            <w:noProof/>
            <w:sz w:val="24"/>
            <w:szCs w:val="24"/>
          </w:rPr>
          <w:delText xml:space="preserve"> neural network</w:delText>
        </w:r>
      </w:del>
      <w:ins w:id="390" w:author="Jason Ove" w:date="2019-06-12T00:52:00Z">
        <w:r w:rsidR="0095551C">
          <w:rPr>
            <w:rFonts w:ascii="Times New Roman" w:hAnsi="Times New Roman" w:cs="Times New Roman"/>
            <w:noProof/>
            <w:sz w:val="24"/>
            <w:szCs w:val="24"/>
          </w:rPr>
          <w:t>NN</w:t>
        </w:r>
      </w:ins>
      <w:r w:rsidR="00205DC2">
        <w:rPr>
          <w:rFonts w:ascii="Times New Roman" w:hAnsi="Times New Roman" w:cs="Times New Roman"/>
          <w:noProof/>
          <w:sz w:val="24"/>
          <w:szCs w:val="24"/>
        </w:rPr>
        <w:t xml:space="preserve">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w:t>
      </w:r>
      <w:del w:id="391" w:author="Jason Ove" w:date="2019-06-12T01:05:00Z">
        <w:r w:rsidR="00205DC2" w:rsidDel="003E741D">
          <w:rPr>
            <w:rFonts w:ascii="Times New Roman" w:hAnsi="Times New Roman" w:cs="Times New Roman"/>
            <w:noProof/>
            <w:sz w:val="24"/>
            <w:szCs w:val="24"/>
          </w:rPr>
          <w:delText xml:space="preserve"> Neural Network</w:delText>
        </w:r>
      </w:del>
      <w:ins w:id="392" w:author="Jason Ove" w:date="2019-06-12T01:05:00Z">
        <w:r w:rsidR="003E741D">
          <w:rPr>
            <w:rFonts w:ascii="Times New Roman" w:hAnsi="Times New Roman" w:cs="Times New Roman"/>
            <w:noProof/>
            <w:sz w:val="24"/>
            <w:szCs w:val="24"/>
          </w:rPr>
          <w:t>NN</w:t>
        </w:r>
      </w:ins>
      <w:r w:rsidR="00205DC2">
        <w:rPr>
          <w:rFonts w:ascii="Times New Roman" w:hAnsi="Times New Roman" w:cs="Times New Roman"/>
          <w:noProof/>
          <w:sz w:val="24"/>
          <w:szCs w:val="24"/>
        </w:rPr>
        <w:t xml:space="preserve"> for material characterization and structural integrity evaluation for further analysis. From </w:t>
      </w:r>
      <w:commentRangeStart w:id="393"/>
      <w:r w:rsidR="00205DC2">
        <w:rPr>
          <w:rFonts w:ascii="Times New Roman" w:hAnsi="Times New Roman" w:cs="Times New Roman"/>
          <w:noProof/>
          <w:sz w:val="24"/>
          <w:szCs w:val="24"/>
        </w:rPr>
        <w:t>analysis</w:t>
      </w:r>
      <w:commentRangeEnd w:id="393"/>
      <w:r w:rsidR="002702BA">
        <w:rPr>
          <w:rStyle w:val="a6"/>
        </w:rPr>
        <w:commentReference w:id="393"/>
      </w:r>
      <w:r w:rsidR="00205DC2">
        <w:rPr>
          <w:rFonts w:ascii="Times New Roman" w:hAnsi="Times New Roman" w:cs="Times New Roman"/>
          <w:noProof/>
          <w:sz w:val="24"/>
          <w:szCs w:val="24"/>
        </w:rPr>
        <w:t>,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384"/>
    </w:p>
    <w:p w14:paraId="677C5458" w14:textId="5A4EA21B"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&lt;EndNote&gt;&lt;Cite&gt;&lt;Author&gt;Rajendraboopathy&lt;/Author&gt;&lt;Year&gt;2008&lt;/Year&gt;&lt;RecNum&gt;473&lt;/RecNum&gt;&lt;DisplayText&gt;[73]&lt;/DisplayText&gt;&lt;record&gt;&lt;rec-number&gt;473&lt;/rec-number&gt;&lt;foreign-keys&gt;&lt;key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r w:rsidR="00480C6B">
        <w:fldChar w:fldCharType="begin"/>
      </w:r>
      <w:r w:rsidR="00480C6B">
        <w:instrText xml:space="preserve"> HYPERLINK \l "_ENREF_73" \o "Rajendraboopathy, 2008 #473" </w:instrText>
      </w:r>
      <w:r w:rsidR="00480C6B">
        <w:fldChar w:fldCharType="separate"/>
      </w:r>
      <w:r>
        <w:rPr>
          <w:rFonts w:ascii="Times New Roman" w:hAnsi="Times New Roman" w:cs="Times New Roman"/>
          <w:noProof/>
          <w:sz w:val="24"/>
          <w:szCs w:val="24"/>
        </w:rPr>
        <w:t>73</w:t>
      </w:r>
      <w:r w:rsidR="00480C6B">
        <w:rPr>
          <w:rFonts w:ascii="Times New Roman" w:hAnsi="Times New Roman" w:cs="Times New Roman"/>
          <w:noProof/>
          <w:sz w:val="24"/>
          <w:szCs w:val="24"/>
        </w:rPr>
        <w:fldChar w:fldCharType="end"/>
      </w:r>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394" w:name="_Hlk534790830"/>
      <w:r w:rsidR="00205DC2">
        <w:rPr>
          <w:rFonts w:ascii="Times New Roman" w:hAnsi="Times New Roman" w:cs="Times New Roman"/>
          <w:noProof/>
          <w:sz w:val="24"/>
          <w:szCs w:val="24"/>
        </w:rPr>
        <w:t xml:space="preserve">. </w:t>
      </w:r>
      <w:bookmarkEnd w:id="394"/>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395" w:name="_Hlk534839244"/>
      <w:r w:rsidR="00205DC2">
        <w:rPr>
          <w:rFonts w:ascii="Times New Roman" w:hAnsi="Times New Roman" w:cs="Times New Roman"/>
          <w:noProof/>
          <w:sz w:val="24"/>
          <w:szCs w:val="24"/>
        </w:rPr>
        <w:t>constructed with 30% of AE data</w:t>
      </w:r>
      <w:bookmarkEnd w:id="395"/>
      <w:r w:rsidR="00205DC2">
        <w:rPr>
          <w:rFonts w:ascii="Times New Roman" w:hAnsi="Times New Roman" w:cs="Times New Roman"/>
          <w:noProof/>
          <w:sz w:val="24"/>
          <w:szCs w:val="24"/>
        </w:rPr>
        <w:t>, 66-22-1</w:t>
      </w:r>
      <w:r w:rsidR="00205DC2">
        <w:t xml:space="preserve"> </w:t>
      </w:r>
      <w:bookmarkStart w:id="396" w:name="_Hlk534839296"/>
      <w:r w:rsidR="00205DC2">
        <w:rPr>
          <w:rFonts w:ascii="Times New Roman" w:hAnsi="Times New Roman" w:cs="Times New Roman"/>
          <w:noProof/>
          <w:sz w:val="24"/>
          <w:szCs w:val="24"/>
        </w:rPr>
        <w:t xml:space="preserve">constructed with 40% of AE data </w:t>
      </w:r>
      <w:bookmarkEnd w:id="396"/>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1B50CD4C"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But there was </w:t>
      </w:r>
      <w:ins w:id="397" w:author="Jason Ove" w:date="2019-06-12T01:16:00Z">
        <w:r w:rsidR="00910BE9">
          <w:rPr>
            <w:rFonts w:ascii="Times New Roman" w:hAnsi="Times New Roman" w:cs="Times New Roman"/>
            <w:noProof/>
            <w:sz w:val="24"/>
            <w:szCs w:val="24"/>
          </w:rPr>
          <w:t xml:space="preserve">the </w:t>
        </w:r>
      </w:ins>
      <w:bookmarkStart w:id="398" w:name="_GoBack"/>
      <w:bookmarkEnd w:id="398"/>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del w:id="399" w:author="Jason Ove" w:date="2019-06-12T01:15:00Z">
        <w:r w:rsidR="00EB1EE4" w:rsidDel="002E683E">
          <w:rPr>
            <w:rFonts w:ascii="Times New Roman" w:hAnsi="Times New Roman" w:cs="Times New Roman"/>
            <w:noProof/>
            <w:sz w:val="24"/>
            <w:szCs w:val="24"/>
          </w:rPr>
          <w:delText xml:space="preserve"> </w:delText>
        </w:r>
      </w:del>
    </w:p>
    <w:p w14:paraId="5A148D43"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Electrochemical Property</w:t>
      </w:r>
    </w:p>
    <w:p w14:paraId="617C3C59" w14:textId="3C400095" w:rsidR="00CF1552" w:rsidRDefault="00205DC2" w:rsidP="00AA129D">
      <w:pPr>
        <w:widowControl w:val="0"/>
        <w:tabs>
          <w:tab w:val="left" w:pos="8355"/>
        </w:tabs>
        <w:spacing w:line="360" w:lineRule="auto"/>
        <w:jc w:val="both"/>
        <w:rPr>
          <w:rFonts w:ascii="Times New Roman" w:hAnsi="Times New Roman" w:cs="Times New Roman"/>
          <w:noProof/>
          <w:sz w:val="24"/>
          <w:szCs w:val="24"/>
        </w:rPr>
      </w:pPr>
      <w:bookmarkStart w:id="400" w:name="_Hlk534842607"/>
      <w:bookmarkStart w:id="401" w:name="_Hlk534715628"/>
      <w:r>
        <w:rPr>
          <w:rFonts w:ascii="Times New Roman" w:hAnsi="Times New Roman" w:cs="Times New Roman"/>
          <w:noProof/>
          <w:sz w:val="24"/>
          <w:szCs w:val="24"/>
        </w:rPr>
        <w:lastRenderedPageBreak/>
        <w:t>Bassam, Ortega-Toledo et al</w:t>
      </w:r>
      <w:bookmarkEnd w:id="400"/>
      <w:r>
        <w:rPr>
          <w:rFonts w:ascii="Times New Roman" w:hAnsi="Times New Roman" w:cs="Times New Roman"/>
          <w:noProof/>
          <w:sz w:val="24"/>
          <w:szCs w:val="24"/>
        </w:rPr>
        <w:t>.</w:t>
      </w:r>
      <w:r w:rsidR="006029D0">
        <w:rPr>
          <w:rFonts w:ascii="Times New Roman" w:hAnsi="Times New Roman" w:cs="Times New Roman"/>
          <w:noProof/>
          <w:sz w:val="24"/>
          <w:szCs w:val="24"/>
        </w:rPr>
        <w:t xml:space="preserve"> (2008)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&lt;EndNote&gt;&lt;Cite&gt;&lt;Author&gt;Bassam&lt;/Author&gt;&lt;Year&gt;2008&lt;/Year&gt;&lt;RecNum&gt;443&lt;/RecNum&gt;&lt;DisplayText&gt;[74]&lt;/DisplayText&gt;&lt;record&gt;&lt;rec-number&gt;443&lt;/rec-number&gt;&lt;foreign-keys&gt;&lt;key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r w:rsidR="00480C6B">
        <w:fldChar w:fldCharType="begin"/>
      </w:r>
      <w:r w:rsidR="00480C6B">
        <w:instrText xml:space="preserve"> HYPERLINK \l "_ENREF_74" \o "Bassam, 2008 #443" </w:instrText>
      </w:r>
      <w:r w:rsidR="00480C6B">
        <w:fldChar w:fldCharType="separate"/>
      </w:r>
      <w:r w:rsidR="002A3DF1">
        <w:rPr>
          <w:rFonts w:ascii="Times New Roman" w:hAnsi="Times New Roman" w:cs="Times New Roman"/>
          <w:noProof/>
          <w:sz w:val="24"/>
          <w:szCs w:val="24"/>
        </w:rPr>
        <w:t>74</w:t>
      </w:r>
      <w:r w:rsidR="00480C6B">
        <w:rPr>
          <w:rFonts w:ascii="Times New Roman" w:hAnsi="Times New Roman" w:cs="Times New Roman"/>
          <w:noProof/>
          <w:sz w:val="24"/>
          <w:szCs w:val="24"/>
        </w:rPr>
        <w:fldChar w:fldCharType="end"/>
      </w:r>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and </w:t>
      </w:r>
      <w:bookmarkStart w:id="402" w:name="_Hlk534843239"/>
      <w:r>
        <w:rPr>
          <w:rFonts w:ascii="Times New Roman" w:hAnsi="Times New Roman" w:cs="Times New Roman"/>
          <w:noProof/>
          <w:sz w:val="24"/>
          <w:szCs w:val="24"/>
        </w:rPr>
        <w:t>Colorado-Garrido, Ortega-Toledo et al.</w:t>
      </w:r>
      <w:bookmarkEnd w:id="401"/>
      <w:bookmarkEnd w:id="402"/>
      <w:r>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&lt;EndNote&gt;&lt;Cite&gt;&lt;Author&gt;Colorado-Garrido&lt;/Author&gt;&lt;Year&gt;2008&lt;/Year&gt;&lt;RecNum&gt;446&lt;/RecNum&gt;&lt;DisplayText&gt;[75]&lt;/DisplayText&gt;&lt;record&gt;&lt;rec-number&gt;446&lt;/rec-number&gt;&lt;foreign-keys&gt;&lt;key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r w:rsidR="00480C6B">
        <w:fldChar w:fldCharType="begin"/>
      </w:r>
      <w:r w:rsidR="00480C6B">
        <w:instrText xml:space="preserve"> HYPERLINK \l "_ENREF_75" \o "Colorado-Garrido, 2008 #446" </w:instrText>
      </w:r>
      <w:r w:rsidR="00480C6B">
        <w:fldChar w:fldCharType="separate"/>
      </w:r>
      <w:r w:rsidR="002A3DF1">
        <w:rPr>
          <w:rFonts w:ascii="Times New Roman" w:hAnsi="Times New Roman" w:cs="Times New Roman"/>
          <w:noProof/>
          <w:sz w:val="24"/>
          <w:szCs w:val="24"/>
        </w:rPr>
        <w:t>75</w:t>
      </w:r>
      <w:r w:rsidR="00480C6B">
        <w:rPr>
          <w:rFonts w:ascii="Times New Roman" w:hAnsi="Times New Roman" w:cs="Times New Roman"/>
          <w:noProof/>
          <w:sz w:val="24"/>
          <w:szCs w:val="24"/>
        </w:rPr>
        <w:fldChar w:fldCharType="end"/>
      </w:r>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implemented </w:t>
      </w:r>
      <w:r w:rsidR="008221A9">
        <w:rPr>
          <w:rFonts w:ascii="Times New Roman" w:hAnsi="Times New Roman" w:cs="Times New Roman"/>
          <w:noProof/>
          <w:sz w:val="24"/>
          <w:szCs w:val="24"/>
        </w:rPr>
        <w:t xml:space="preserve">prediction ability of </w:t>
      </w:r>
      <w:r>
        <w:rPr>
          <w:rFonts w:ascii="Times New Roman" w:hAnsi="Times New Roman" w:cs="Times New Roman"/>
          <w:noProof/>
          <w:sz w:val="24"/>
          <w:szCs w:val="24"/>
        </w:rPr>
        <w:t xml:space="preserve">multilayer perceptron neural networks in the application of electrochemical impedance techniques. Bassam, Ortega-Toledo et al. </w:t>
      </w:r>
      <w:r w:rsidR="008221A9">
        <w:rPr>
          <w:rFonts w:ascii="Times New Roman" w:hAnsi="Times New Roman" w:cs="Times New Roman"/>
          <w:noProof/>
          <w:sz w:val="24"/>
          <w:szCs w:val="24"/>
        </w:rPr>
        <w:t>trained a</w:t>
      </w:r>
      <w:r>
        <w:rPr>
          <w:rFonts w:ascii="Times New Roman" w:hAnsi="Times New Roman" w:cs="Times New Roman"/>
          <w:noProof/>
          <w:sz w:val="24"/>
          <w:szCs w:val="24"/>
        </w:rPr>
        <w:t xml:space="preserve"> multilayer perceptron 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t>
      </w:r>
      <w:r>
        <w:t xml:space="preserve"> </w:t>
      </w:r>
      <w:r w:rsidR="00950F46">
        <w:rPr>
          <w:rFonts w:ascii="Times New Roman" w:hAnsi="Times New Roman" w:cs="Times New Roman"/>
          <w:noProof/>
          <w:sz w:val="24"/>
          <w:szCs w:val="24"/>
        </w:rPr>
        <w:t>C</w:t>
      </w:r>
      <w:r w:rsidR="00950F46" w:rsidRPr="00950F46">
        <w:rPr>
          <w:rFonts w:ascii="Times New Roman" w:hAnsi="Times New Roman" w:cs="Times New Roman"/>
          <w:noProof/>
          <w:sz w:val="24"/>
          <w:szCs w:val="24"/>
        </w:rPr>
        <w:t>orrelation coefficient</w:t>
      </w:r>
      <w:r w:rsidR="00950F46">
        <w:rPr>
          <w:rFonts w:ascii="Times New Roman" w:hAnsi="Times New Roman" w:cs="Times New Roman"/>
          <w:noProof/>
          <w:sz w:val="24"/>
          <w:szCs w:val="24"/>
        </w:rPr>
        <w:t xml:space="preserve"> of </w:t>
      </w:r>
      <w:r w:rsidR="00950F46" w:rsidRPr="00950F46">
        <w:rPr>
          <w:rFonts w:ascii="Times New Roman" w:hAnsi="Times New Roman" w:cs="Times New Roman"/>
          <w:noProof/>
          <w:sz w:val="24"/>
          <w:szCs w:val="24"/>
        </w:rPr>
        <w:t xml:space="preserve">R&gt;0.9905 described good agreement between simulations and theoretical data test were in good agreement. </w:t>
      </w:r>
      <w:r>
        <w:rPr>
          <w:rFonts w:ascii="Times New Roman" w:hAnsi="Times New Roman" w:cs="Times New Roman"/>
          <w:noProof/>
          <w:sz w:val="24"/>
          <w:szCs w:val="24"/>
        </w:rPr>
        <w:t>It was expected that</w:t>
      </w:r>
      <w:r>
        <w:t xml:space="preserve"> </w:t>
      </w:r>
      <w:r>
        <w:rPr>
          <w:rFonts w:ascii="Times New Roman" w:hAnsi="Times New Roman" w:cs="Times New Roman"/>
          <w:noProof/>
          <w:sz w:val="24"/>
          <w:szCs w:val="24"/>
        </w:rPr>
        <w:t xml:space="preserve">the model may also enable the implementation of smart sensors for online quality determination (corrosion type) in pipeline steel. Colorado-Garrido, Ortega-Toledo et al. described the application of multilayer perceptron neural network to electrochemical testing by predicting impedance spectroscopy values, with the same network parameters used in </w:t>
      </w:r>
      <w:r w:rsidR="000C19A3">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work of Bassam, Ortega-Toledo et al. </w:t>
      </w:r>
      <w:r w:rsidR="00C34A21">
        <w:rPr>
          <w:rFonts w:ascii="Times New Roman" w:hAnsi="Times New Roman" w:cs="Times New Roman"/>
          <w:noProof/>
          <w:sz w:val="24"/>
          <w:szCs w:val="24"/>
        </w:rPr>
        <w:t>The best network architecture was obtained with 2-5-1 for 5 ppm of inhibitor and 2-2-1 for 25 ppm of inhibitor</w:t>
      </w:r>
      <w:r w:rsidR="00AA129D"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 were in good agreement.</w:t>
      </w:r>
      <w:r w:rsidR="00AA129D">
        <w:rPr>
          <w:rFonts w:ascii="Times New Roman" w:hAnsi="Times New Roman" w:cs="Times New Roman"/>
          <w:noProof/>
          <w:sz w:val="24"/>
          <w:szCs w:val="24"/>
        </w:rPr>
        <w:t xml:space="preserve"> </w:t>
      </w:r>
      <w:r>
        <w:rPr>
          <w:rFonts w:ascii="Times New Roman" w:hAnsi="Times New Roman" w:cs="Times New Roman"/>
          <w:noProof/>
          <w:sz w:val="24"/>
          <w:szCs w:val="24"/>
        </w:rPr>
        <w:t>In this case, the model’s aim was to predict the imaginary impedance based on the real part of the impedance as a</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function of time to determine the corrosion resistance of the tested material in the solution.</w:t>
      </w:r>
      <w:r w:rsidR="00BE0578">
        <w:rPr>
          <w:rFonts w:ascii="Times New Roman" w:hAnsi="Times New Roman" w:cs="Times New Roman"/>
          <w:noProof/>
          <w:sz w:val="24"/>
          <w:szCs w:val="24"/>
        </w:rPr>
        <w:t xml:space="preserve"> By using the same network parameters, the performance results of those two works gave good agreement between actual and predicted data. Hence, it can be concluded that a good ANN model can progressively </w:t>
      </w:r>
      <w:r w:rsidR="00BE0578" w:rsidRPr="00BE0578">
        <w:rPr>
          <w:rFonts w:ascii="Times New Roman" w:hAnsi="Times New Roman" w:cs="Times New Roman"/>
          <w:noProof/>
          <w:sz w:val="24"/>
          <w:szCs w:val="24"/>
        </w:rPr>
        <w:t xml:space="preserve">be </w:t>
      </w:r>
      <w:r w:rsidR="00BE0578">
        <w:rPr>
          <w:rFonts w:ascii="Times New Roman" w:hAnsi="Times New Roman" w:cs="Times New Roman"/>
          <w:noProof/>
          <w:sz w:val="24"/>
          <w:szCs w:val="24"/>
        </w:rPr>
        <w:t>used for future prediction in context of the problem with same nature.</w:t>
      </w:r>
    </w:p>
    <w:p w14:paraId="76240995"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Tribological Property</w:t>
      </w:r>
    </w:p>
    <w:p w14:paraId="5F907E81" w14:textId="1B4741C4" w:rsidR="00CF1552" w:rsidRDefault="00E56E82" w:rsidP="00E56E82">
      <w:pPr>
        <w:pStyle w:val="a3"/>
        <w:widowControl w:val="0"/>
        <w:tabs>
          <w:tab w:val="left" w:pos="8355"/>
        </w:tabs>
        <w:spacing w:before="240" w:after="240" w:line="360" w:lineRule="auto"/>
        <w:ind w:left="0"/>
        <w:jc w:val="both"/>
        <w:rPr>
          <w:rFonts w:eastAsia="等线 Light"/>
          <w:noProof/>
        </w:rPr>
      </w:pPr>
      <w:r>
        <w:rPr>
          <w:noProof/>
        </w:rPr>
        <w:t>Predicting tribological properties of polymer composites to determine performance potential and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466CD3">
        <w:rPr>
          <w:noProof/>
        </w:rPr>
        <w:t xml:space="preserve">  ANN can make the problem-independent solution 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7B33F5">
        <w:rPr>
          <w:noProof/>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7B33F5">
        <w:rPr>
          <w:noProof/>
        </w:rPr>
        <w:t>[</w:t>
      </w:r>
      <w:r w:rsidR="00480C6B">
        <w:fldChar w:fldCharType="begin"/>
      </w:r>
      <w:r w:rsidR="00480C6B">
        <w:instrText xml:space="preserve"> HYPERLINK \l "_ENREF_2" \o "Gyurova, 2011 #718" </w:instrText>
      </w:r>
      <w:r w:rsidR="00480C6B">
        <w:fldChar w:fldCharType="separate"/>
      </w:r>
      <w:r w:rsidR="002A3DF1">
        <w:rPr>
          <w:noProof/>
        </w:rPr>
        <w:t>2</w:t>
      </w:r>
      <w:r w:rsidR="00480C6B">
        <w:rPr>
          <w:noProof/>
        </w:rPr>
        <w:fldChar w:fldCharType="end"/>
      </w:r>
      <w:r w:rsidR="007B33F5">
        <w:rPr>
          <w:noProof/>
        </w:rPr>
        <w:t>]</w:t>
      </w:r>
      <w:r w:rsidR="00C34A21">
        <w:rPr>
          <w:noProof/>
        </w:rPr>
        <w:fldChar w:fldCharType="end"/>
      </w:r>
      <w:r w:rsidR="00C34A21">
        <w:rPr>
          <w:noProof/>
        </w:rPr>
        <w:t xml:space="preserve"> </w:t>
      </w:r>
      <w:r w:rsidR="00205DC2">
        <w:rPr>
          <w:noProof/>
        </w:rPr>
        <w:t>established two multilayer perceptron 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 xml:space="preserve">experimental training datasets collected or expanded throughout a period of three years were used for training and testing the developed network models. Material compositions and testing </w:t>
      </w:r>
      <w:r w:rsidR="00205DC2">
        <w:rPr>
          <w:rFonts w:eastAsia="等线 Light"/>
          <w:noProof/>
        </w:rPr>
        <w:lastRenderedPageBreak/>
        <w:t>conditions were used as input parameter to predict the output parameters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 can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r w:rsidR="004438C2" w:rsidRPr="00204986">
        <w:rPr>
          <w:rFonts w:eastAsia="等线 Light"/>
          <w:noProof/>
        </w:rPr>
        <w:t xml:space="preserve">This work </w:t>
      </w:r>
      <w:r w:rsidR="00204986" w:rsidRPr="00204986">
        <w:rPr>
          <w:rFonts w:eastAsia="等线 Light"/>
          <w:noProof/>
        </w:rPr>
        <w:t>highlighted</w:t>
      </w:r>
      <w:r w:rsidR="004438C2" w:rsidRPr="00204986">
        <w:rPr>
          <w:rFonts w:eastAsia="等线 Light"/>
          <w:noProof/>
        </w:rPr>
        <w:t xml:space="preserve"> the advantages of ANN</w:t>
      </w:r>
      <w:r w:rsidR="00204986">
        <w:rPr>
          <w:rFonts w:eastAsia="等线 Light"/>
          <w:noProof/>
        </w:rPr>
        <w:t>, especially generalization ability,</w:t>
      </w:r>
      <w:r w:rsidR="00204986" w:rsidRPr="00204986">
        <w:rPr>
          <w:rFonts w:eastAsia="等线 Light"/>
          <w:noProof/>
        </w:rPr>
        <w:t xml:space="preserve"> by implementing the </w:t>
      </w:r>
      <w:r w:rsidR="00204986">
        <w:rPr>
          <w:rFonts w:eastAsia="等线 Light"/>
          <w:noProof/>
        </w:rPr>
        <w:t>existing ANN</w:t>
      </w:r>
      <w:r w:rsidR="00204986" w:rsidRPr="00204986">
        <w:rPr>
          <w:rFonts w:eastAsia="等线 Light"/>
          <w:noProof/>
        </w:rPr>
        <w:t xml:space="preserve"> models for other problems with similar nature.</w:t>
      </w:r>
    </w:p>
    <w:bookmarkEnd w:id="386"/>
    <w:p w14:paraId="78867C9F" w14:textId="77777777" w:rsidR="00CF1552" w:rsidRDefault="00205DC2" w:rsidP="00E0463D">
      <w:pPr>
        <w:pStyle w:val="3"/>
        <w:widowControl w:val="0"/>
        <w:spacing w:after="240"/>
        <w:rPr>
          <w:noProof/>
        </w:rPr>
      </w:pPr>
      <w:r>
        <w:rPr>
          <w:noProof/>
        </w:rPr>
        <w:t>ANN for Materials Design</w:t>
      </w:r>
    </w:p>
    <w:p w14:paraId="5A67E38F" w14:textId="0AD8A771"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Qi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"_ENREF_45" \o "Li, 2007 #469" </w:instrText>
      </w:r>
      <w:r w:rsidR="00480C6B">
        <w:fldChar w:fldCharType="separate"/>
      </w:r>
      <w:r w:rsidR="002A3DF1">
        <w:rPr>
          <w:rFonts w:ascii="Times New Roman" w:hAnsi="Times New Roman" w:cs="Times New Roman"/>
          <w:noProof/>
          <w:sz w:val="24"/>
          <w:szCs w:val="24"/>
        </w:rPr>
        <w:t>45</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393CAF">
        <w:rPr>
          <w:rFonts w:ascii="Times New Roman" w:hAnsi="Times New Roman" w:cs="Times New Roman"/>
          <w:noProof/>
          <w:sz w:val="24"/>
          <w:szCs w:val="24"/>
        </w:rPr>
        <w:t>in</w:t>
      </w:r>
      <w:r>
        <w:rPr>
          <w:rFonts w:ascii="Times New Roman" w:hAnsi="Times New Roman" w:cs="Times New Roman"/>
          <w:noProof/>
          <w:sz w:val="24"/>
          <w:szCs w:val="24"/>
        </w:rPr>
        <w:t xml:space="preserve">to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r w:rsidR="00253708">
        <w:rPr>
          <w:rFonts w:ascii="Times New Roman" w:hAnsi="Times New Roman" w:cs="Times New Roman"/>
          <w:noProof/>
          <w:sz w:val="24"/>
          <w:szCs w:val="24"/>
        </w:rPr>
        <w:t xml:space="preserve">in Table 3 </w:t>
      </w:r>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predicted output was within 5%, but only one of them gave 7% error rate because of 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 xml:space="preserve">of </w:t>
      </w:r>
      <w:r w:rsidR="000664F7" w:rsidRPr="000664F7">
        <w:rPr>
          <w:rFonts w:ascii="Times New Roman" w:hAnsi="Times New Roman" w:cs="Times New Roman"/>
          <w:noProof/>
          <w:sz w:val="24"/>
          <w:szCs w:val="24"/>
        </w:rPr>
        <w:lastRenderedPageBreak/>
        <w:t>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2B739EA0"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sidRPr="004D1704">
        <w:rPr>
          <w:rFonts w:ascii="Times New Roman" w:hAnsi="Times New Roman" w:cs="Times New Roman"/>
          <w:b/>
          <w:bCs/>
          <w:noProof/>
          <w:sz w:val="24"/>
          <w:szCs w:val="24"/>
        </w:rPr>
        <w:t>Table 3</w:t>
      </w:r>
      <w:r>
        <w:rPr>
          <w:rFonts w:ascii="Times New Roman" w:hAnsi="Times New Roman" w:cs="Times New Roman"/>
          <w:noProof/>
          <w:sz w:val="24"/>
          <w:szCs w:val="24"/>
        </w:rPr>
        <w:t xml:space="preserve">. Comparison of test data and predict data </w:t>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"_ENREF_45" \o "Li, 2007 #469" </w:instrText>
      </w:r>
      <w:r w:rsidR="00480C6B">
        <w:fldChar w:fldCharType="separate"/>
      </w:r>
      <w:r w:rsidR="002A3DF1">
        <w:rPr>
          <w:rFonts w:ascii="Times New Roman" w:hAnsi="Times New Roman" w:cs="Times New Roman"/>
          <w:noProof/>
          <w:sz w:val="24"/>
          <w:szCs w:val="24"/>
        </w:rPr>
        <w:t>45</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noProof/>
          <w:sz w:val="24"/>
          <w:szCs w:val="24"/>
        </w:rPr>
        <w:fldChar w:fldCharType="end"/>
      </w:r>
    </w:p>
    <w:p w14:paraId="0F18B021" w14:textId="1045CACE"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Pr>
          <w:noProof/>
        </w:rPr>
        <w:drawing>
          <wp:inline distT="0" distB="0" distL="0" distR="0" wp14:anchorId="6B8F64A5" wp14:editId="7AD9CACB">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3600" cy="953770"/>
                    </a:xfrm>
                    <a:prstGeom prst="rect">
                      <a:avLst/>
                    </a:prstGeom>
                  </pic:spPr>
                </pic:pic>
              </a:graphicData>
            </a:graphic>
          </wp:inline>
        </w:drawing>
      </w:r>
    </w:p>
    <w:p w14:paraId="5E91D245" w14:textId="62A8D8C6" w:rsidR="00CF1552" w:rsidRDefault="00205DC2" w:rsidP="00E0463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T. and J.C. Grossman</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r w:rsidR="00480C6B">
        <w:fldChar w:fldCharType="begin"/>
      </w:r>
      <w:r w:rsidR="00480C6B">
        <w:instrText xml:space="preserve"> HYPERLINK \l "_ENREF_1" \o "Xie, 2018 #553" </w:instrText>
      </w:r>
      <w:r w:rsidR="00480C6B">
        <w:fldChar w:fldCharType="separate"/>
      </w:r>
      <w:r w:rsidR="002A3DF1">
        <w:rPr>
          <w:rFonts w:ascii="Times New Roman" w:hAnsi="Times New Roman" w:cs="Times New Roman"/>
          <w:noProof/>
          <w:sz w:val="24"/>
          <w:szCs w:val="24"/>
        </w:rPr>
        <w:t>1</w:t>
      </w:r>
      <w:r w:rsidR="00480C6B">
        <w:rPr>
          <w:rFonts w:ascii="Times New Roman" w:hAnsi="Times New Roman" w:cs="Times New Roman"/>
          <w:noProof/>
          <w:sz w:val="24"/>
          <w:szCs w:val="24"/>
        </w:rPr>
        <w:fldChar w:fldCharType="end"/>
      </w:r>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&lt;EndNote&gt;&lt;Cite&gt;&lt;Author&gt;Jain&lt;/Author&gt;&lt;Year&gt;2013&lt;/Year&gt;&lt;RecNum&gt;610&lt;/RecNum&gt;&lt;DisplayText&gt;[76]&lt;/DisplayText&gt;&lt;record&gt;&lt;rec-number&gt;610&lt;/rec-number&gt;&lt;foreign-keys&gt;&lt;key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r w:rsidR="00480C6B">
        <w:fldChar w:fldCharType="begin"/>
      </w:r>
      <w:r w:rsidR="00480C6B">
        <w:instrText xml:space="preserve"> HYPERLINK \l "_ENREF_76" \o "Jain, 2013 #610" </w:instrText>
      </w:r>
      <w:r w:rsidR="00480C6B">
        <w:fldChar w:fldCharType="separate"/>
      </w:r>
      <w:r w:rsidR="002A3DF1">
        <w:rPr>
          <w:rFonts w:ascii="Times New Roman" w:hAnsi="Times New Roman" w:cs="Times New Roman"/>
          <w:noProof/>
          <w:sz w:val="24"/>
          <w:szCs w:val="24"/>
        </w:rPr>
        <w:t>76</w:t>
      </w:r>
      <w:r w:rsidR="00480C6B">
        <w:rPr>
          <w:rFonts w:ascii="Times New Roman" w:hAnsi="Times New Roman" w:cs="Times New Roman"/>
          <w:noProof/>
          <w:sz w:val="24"/>
          <w:szCs w:val="24"/>
        </w:rPr>
        <w:fldChar w:fldCharType="end"/>
      </w:r>
      <w:r w:rsidR="00AC338C">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46 744 materials covering 87 elements, 7 lattice systems, and 216 space groups).</w:t>
      </w:r>
      <w:r>
        <w:rPr>
          <w:rFonts w:ascii="Times New Roman" w:hAnsi="Times New Roman" w:cs="Times New Roman" w:hint="eastAsia"/>
          <w:sz w:val="24"/>
          <w:szCs w:val="24"/>
        </w:rPr>
        <w:t xml:space="preserve"> </w:t>
      </w:r>
      <w:r w:rsidR="004C189F" w:rsidRPr="004C189F">
        <w:rPr>
          <w:rFonts w:ascii="Times New Roman" w:hAnsi="Times New Roman" w:cs="Times New Roman"/>
          <w:sz w:val="24"/>
          <w:szCs w:val="24"/>
        </w:rPr>
        <w:t>It was a crystal graph convolutional neural networks (CGCNN) framework, an innovated universal and interpretable representation of crystalline materials, to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Pr="002724D4">
        <w:rPr>
          <w:rFonts w:ascii="Times New Roman" w:hAnsi="Times New Roman" w:cs="Times New Roman"/>
          <w:sz w:val="24"/>
          <w:szCs w:val="24"/>
        </w:rPr>
        <w:t xml:space="preserve">Jong et al. </w:t>
      </w:r>
      <w:r w:rsidRPr="002724D4">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&lt;EndNote&gt;&lt;Cite&gt;&lt;Author&gt;de Jong&lt;/Author&gt;&lt;Year&gt;2016&lt;/Year&gt;&lt;RecNum&gt;611&lt;/RecNum&gt;&lt;DisplayText&gt;[77]&lt;/DisplayText&gt;&lt;record&gt;&lt;rec-number&gt;611&lt;/rec-number&gt;&lt;foreign-keys&gt;&lt;key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&amp;lt;i&amp;gt;k&amp;lt;/i&amp;gt;-nary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Pr="002724D4">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r w:rsidR="00480C6B">
        <w:fldChar w:fldCharType="begin"/>
      </w:r>
      <w:r w:rsidR="00480C6B">
        <w:instrText xml:space="preserve"> HYPERLINK \l "_ENREF_77" \o "de Jong, 2016 #611" </w:instrText>
      </w:r>
      <w:r w:rsidR="00480C6B">
        <w:fldChar w:fldCharType="separate"/>
      </w:r>
      <w:r w:rsidR="002A3DF1">
        <w:rPr>
          <w:rFonts w:ascii="Times New Roman" w:hAnsi="Times New Roman" w:cs="Times New Roman"/>
          <w:noProof/>
          <w:sz w:val="24"/>
          <w:szCs w:val="24"/>
        </w:rPr>
        <w:t>77</w:t>
      </w:r>
      <w:r w:rsidR="00480C6B">
        <w:rPr>
          <w:rFonts w:ascii="Times New Roman" w:hAnsi="Times New Roman" w:cs="Times New Roman"/>
          <w:noProof/>
          <w:sz w:val="24"/>
          <w:szCs w:val="24"/>
        </w:rPr>
        <w:fldChar w:fldCharType="end"/>
      </w:r>
      <w:r w:rsidR="00AC338C">
        <w:rPr>
          <w:rFonts w:ascii="Times New Roman" w:hAnsi="Times New Roman" w:cs="Times New Roman"/>
          <w:noProof/>
          <w:sz w:val="24"/>
          <w:szCs w:val="24"/>
        </w:rPr>
        <w:t>]</w:t>
      </w:r>
      <w:r w:rsidRPr="002724D4">
        <w:rPr>
          <w:rFonts w:ascii="Times New Roman" w:hAnsi="Times New Roman" w:cs="Times New Roman"/>
          <w:sz w:val="24"/>
          <w:szCs w:val="24"/>
        </w:rPr>
        <w:fldChar w:fldCharType="end"/>
      </w:r>
      <w:r w:rsidRPr="002724D4">
        <w:rPr>
          <w:rFonts w:ascii="Times New Roman" w:hAnsi="Times New Roman" w:cs="Times New Roman"/>
          <w:sz w:val="24"/>
          <w:szCs w:val="24"/>
        </w:rPr>
        <w:t xml:space="preserve"> 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403" w:name="_Hlk534715697"/>
    </w:p>
    <w:p w14:paraId="6E93C50E" w14:textId="2D6F1C27"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lastRenderedPageBreak/>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"_ENREF_1" \o "Xie, 2018 #553" </w:instrText>
      </w:r>
      <w:r w:rsidR="00480C6B">
        <w:fldChar w:fldCharType="separate"/>
      </w:r>
      <w:r w:rsidR="002A3DF1">
        <w:rPr>
          <w:rFonts w:ascii="Times New Roman" w:hAnsi="Times New Roman" w:cs="Times New Roman"/>
          <w:noProof/>
          <w:sz w:val="24"/>
          <w:szCs w:val="24"/>
        </w:rPr>
        <w:t>1</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feedback neural network and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r w:rsidR="009365CE">
        <w:rPr>
          <w:rFonts w:ascii="Times New Roman" w:hAnsi="Times New Roman" w:cs="Times New Roman"/>
          <w:sz w:val="24"/>
          <w:szCs w:val="24"/>
        </w:rPr>
        <w:t xml:space="preserve">It can be found that the use of </w:t>
      </w:r>
      <w:r w:rsidR="00BE0D40">
        <w:rPr>
          <w:rFonts w:ascii="Times New Roman" w:hAnsi="Times New Roman" w:cs="Times New Roman"/>
          <w:sz w:val="24"/>
          <w:szCs w:val="24"/>
        </w:rPr>
        <w:t>dynamic neural</w:t>
      </w:r>
      <w:r w:rsidR="009365CE">
        <w:rPr>
          <w:rFonts w:ascii="Times New Roman" w:hAnsi="Times New Roman" w:cs="Times New Roman"/>
          <w:sz w:val="24"/>
          <w:szCs w:val="24"/>
        </w:rPr>
        <w:t xml:space="preserve"> network</w:t>
      </w:r>
      <w:r w:rsidR="00BE0D40">
        <w:rPr>
          <w:rFonts w:ascii="Times New Roman" w:hAnsi="Times New Roman" w:cs="Times New Roman"/>
          <w:sz w:val="24"/>
          <w:szCs w:val="24"/>
        </w:rPr>
        <w:t>s</w:t>
      </w:r>
      <w:r w:rsidR="00551ACC">
        <w:rPr>
          <w:rFonts w:ascii="Times New Roman" w:hAnsi="Times New Roman" w:cs="Times New Roman"/>
          <w:sz w:val="24"/>
          <w:szCs w:val="24"/>
        </w:rPr>
        <w:t xml:space="preserve"> </w:t>
      </w:r>
      <w:r w:rsidR="00BE0D40">
        <w:rPr>
          <w:rFonts w:ascii="Times New Roman" w:hAnsi="Times New Roman" w:cs="Times New Roman"/>
          <w:sz w:val="24"/>
          <w:szCs w:val="24"/>
        </w:rPr>
        <w:t>in materials related problems could also gave satisfactory results as great as static neural networks.</w:t>
      </w:r>
    </w:p>
    <w:bookmarkEnd w:id="403"/>
    <w:p w14:paraId="5747A8C7" w14:textId="77777777" w:rsidR="00B94A49" w:rsidRDefault="00B94A49" w:rsidP="00E0463D">
      <w:pPr>
        <w:pStyle w:val="3"/>
        <w:widowControl w:val="0"/>
        <w:spacing w:after="240"/>
      </w:pPr>
      <w:r>
        <w:t>ANN with Other Computing Paradigms</w:t>
      </w:r>
    </w:p>
    <w:p w14:paraId="48970DC3" w14:textId="31741ECF"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 Cottis et al</w:t>
      </w:r>
      <w:r>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"_ENREF_41" \o "Cai, 1999 #491" </w:instrText>
      </w:r>
      <w:r w:rsidR="00480C6B">
        <w:fldChar w:fldCharType="separate"/>
      </w:r>
      <w:r w:rsidR="002A3DF1">
        <w:rPr>
          <w:rFonts w:ascii="Times New Roman" w:hAnsi="Times New Roman" w:cs="Times New Roman"/>
          <w:noProof/>
          <w:sz w:val="24"/>
          <w:szCs w:val="24"/>
        </w:rPr>
        <w:t>41</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integrated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temperature</w:t>
      </w:r>
      <w:r w:rsidR="00D37A7F">
        <w:rPr>
          <w:rFonts w:ascii="Times New Roman" w:hAnsi="Times New Roman" w:cs="Times New Roman"/>
          <w:sz w:val="24"/>
          <w:szCs w:val="24"/>
        </w:rPr>
        <w:t xml:space="preserve"> (T)</w:t>
      </w:r>
      <w:r>
        <w:rPr>
          <w:rFonts w:ascii="Times New Roman" w:hAnsi="Times New Roman" w:cs="Times New Roman"/>
          <w:sz w:val="24"/>
          <w:szCs w:val="24"/>
        </w:rPr>
        <w:t>, time of wetness</w:t>
      </w:r>
      <w:r w:rsidR="00D37A7F">
        <w:rPr>
          <w:rFonts w:ascii="Times New Roman" w:hAnsi="Times New Roman" w:cs="Times New Roman"/>
          <w:sz w:val="24"/>
          <w:szCs w:val="24"/>
        </w:rPr>
        <w:t xml:space="preserve"> (TOW)</w:t>
      </w:r>
      <w:r>
        <w:rPr>
          <w:rFonts w:ascii="Times New Roman" w:hAnsi="Times New Roman" w:cs="Times New Roman"/>
          <w:sz w:val="24"/>
          <w:szCs w:val="24"/>
        </w:rPr>
        <w:t xml:space="preserve">, exposure time and concentrations of </w:t>
      </w:r>
      <w:r w:rsidR="00EC66AB">
        <w:rPr>
          <w:rFonts w:ascii="Times New Roman" w:hAnsi="Times New Roman" w:cs="Times New Roman"/>
          <w:sz w:val="24"/>
          <w:szCs w:val="24"/>
        </w:rPr>
        <w:t>Sulphur</w:t>
      </w:r>
      <w:r>
        <w:rPr>
          <w:rFonts w:ascii="Times New Roman" w:hAnsi="Times New Roman" w:cs="Times New Roman"/>
          <w:sz w:val="24"/>
          <w:szCs w:val="24"/>
        </w:rPr>
        <w:t xml:space="preserve"> dioxide</w:t>
      </w:r>
      <w:r w:rsidR="00D37A7F">
        <w:rPr>
          <w:rFonts w:ascii="Times New Roman" w:hAnsi="Times New Roman" w:cs="Times New Roman"/>
          <w:sz w:val="24"/>
          <w:szCs w:val="24"/>
        </w:rPr>
        <w:t xml:space="preserve">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w:t>
      </w:r>
      <w:r>
        <w:rPr>
          <w:rFonts w:ascii="Times New Roman" w:hAnsi="Times New Roman" w:cs="Times New Roman"/>
          <w:sz w:val="24"/>
          <w:szCs w:val="24"/>
        </w:rPr>
        <w:t xml:space="preserve"> and chloride</w:t>
      </w:r>
      <w:r w:rsidR="00D37A7F">
        <w:rPr>
          <w:rFonts w:ascii="Times New Roman" w:hAnsi="Times New Roman" w:cs="Times New Roman"/>
          <w:sz w:val="24"/>
          <w:szCs w:val="24"/>
        </w:rPr>
        <w:t xml:space="preserve"> (Cl</w:t>
      </w:r>
      <w:r w:rsidR="00782C35" w:rsidRPr="00D37A7F">
        <w:rPr>
          <w:rFonts w:ascii="Times New Roman" w:hAnsi="Times New Roman" w:cs="Times New Roman"/>
          <w:sz w:val="24"/>
          <w:szCs w:val="24"/>
          <w:vertAlign w:val="superscript"/>
        </w:rPr>
        <w:t>-</w:t>
      </w:r>
      <w:r w:rsidR="00782C35" w:rsidRPr="00782C35">
        <w:rPr>
          <w:rFonts w:ascii="Times New Roman" w:hAnsi="Times New Roman" w:cs="Times New Roman"/>
          <w:sz w:val="24"/>
          <w:szCs w:val="24"/>
        </w:rPr>
        <w:t>)</w:t>
      </w:r>
      <w:r w:rsidR="00D37A7F">
        <w:rPr>
          <w:rFonts w:ascii="Times New Roman" w:hAnsi="Times New Roman" w:cs="Times New Roman"/>
          <w:sz w:val="24"/>
          <w:szCs w:val="24"/>
        </w:rPr>
        <w:t xml:space="preserve">, 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founded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with one hidden layer and sigmoid transfer function showed that the ANN results accounted for approximately 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65F6DCEA"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To find out the solution to the challenge to predict the time to failure of 304 stainless steel as a result of SCC in aqueous chloride solution</w:t>
      </w:r>
      <w:r>
        <w:rPr>
          <w:rFonts w:ascii="Times New Roman" w:hAnsi="Times New Roman" w:cs="Times New Roman"/>
          <w:noProof/>
          <w:sz w:val="24"/>
          <w:szCs w:val="24"/>
        </w:rPr>
        <w:t xml:space="preserve">, </w:t>
      </w:r>
      <w:r w:rsidR="00B94A49">
        <w:rPr>
          <w:rFonts w:ascii="Times New Roman" w:hAnsi="Times New Roman" w:cs="Times New Roman"/>
          <w:noProof/>
          <w:sz w:val="24"/>
          <w:szCs w:val="24"/>
        </w:rPr>
        <w:t>Lajevardi, Shahrabi et al.</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r w:rsidR="00480C6B">
        <w:fldChar w:fldCharType="begin"/>
      </w:r>
      <w:r w:rsidR="00480C6B">
        <w:instrText xml:space="preserve"> HYPERLINK \l "_ENREF_25" \o "Lajevardi, 2009 #452" </w:instrText>
      </w:r>
      <w:r w:rsidR="00480C6B">
        <w:fldChar w:fldCharType="separate"/>
      </w:r>
      <w:r w:rsidR="002A3DF1">
        <w:rPr>
          <w:rFonts w:ascii="Times New Roman" w:hAnsi="Times New Roman" w:cs="Times New Roman"/>
          <w:noProof/>
          <w:sz w:val="24"/>
          <w:szCs w:val="24"/>
        </w:rPr>
        <w:t>25</w:t>
      </w:r>
      <w:r w:rsidR="00480C6B">
        <w:rPr>
          <w:rFonts w:ascii="Times New Roman" w:hAnsi="Times New Roman" w:cs="Times New Roman"/>
          <w:noProof/>
          <w:sz w:val="24"/>
          <w:szCs w:val="24"/>
        </w:rPr>
        <w:fldChar w:fldCharType="end"/>
      </w:r>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 xml:space="preserve">adopted by Cai, </w:t>
      </w:r>
      <w:proofErr w:type="spellStart"/>
      <w:r w:rsidR="00B94A49" w:rsidRPr="00205DC2">
        <w:rPr>
          <w:rFonts w:ascii="Times New Roman" w:hAnsi="Times New Roman" w:cs="Times New Roman"/>
          <w:sz w:val="24"/>
          <w:szCs w:val="24"/>
        </w:rPr>
        <w:t>Cottis</w:t>
      </w:r>
      <w:proofErr w:type="spellEnd"/>
      <w:r w:rsidR="00B94A49" w:rsidRPr="00205DC2">
        <w:rPr>
          <w:rFonts w:ascii="Times New Roman" w:hAnsi="Times New Roman" w:cs="Times New Roman"/>
          <w:sz w:val="24"/>
          <w:szCs w:val="24"/>
        </w:rPr>
        <w:t xml:space="preserve"> et al,</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B94A49" w:rsidRPr="00205DC2">
        <w:rPr>
          <w:rFonts w:ascii="Times New Roman" w:hAnsi="Times New Roman" w:cs="Times New Roman"/>
          <w:sz w:val="24"/>
          <w:szCs w:val="24"/>
        </w:rPr>
        <w:t>multilayer perceptron ANN with backpropagation algorithm was constructed and evaluated using the collection of experimental data associated with the SCC (stress corrosion cracking)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w:t>
      </w:r>
      <w:r w:rsidR="00B94A49" w:rsidRPr="00205DC2">
        <w:rPr>
          <w:rFonts w:ascii="Times New Roman" w:hAnsi="Times New Roman" w:cs="Times New Roman"/>
          <w:sz w:val="24"/>
          <w:szCs w:val="24"/>
        </w:rPr>
        <w:lastRenderedPageBreak/>
        <w:t xml:space="preserve">to train the network </w:t>
      </w:r>
      <w:r w:rsidR="00B94A49">
        <w:rPr>
          <w:rFonts w:ascii="Times New Roman" w:hAnsi="Times New Roman" w:cs="Times New Roman"/>
          <w:sz w:val="24"/>
          <w:szCs w:val="24"/>
        </w:rPr>
        <w:t xml:space="preserve">were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two hidden layers and sigmoid transfer 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possible effects of the other affecting variables.</w:t>
      </w:r>
      <w:r w:rsidR="00062DCA">
        <w:rPr>
          <w:rFonts w:ascii="Times New Roman" w:hAnsi="Times New Roman" w:cs="Times New Roman"/>
          <w:sz w:val="24"/>
          <w:szCs w:val="24"/>
        </w:rPr>
        <w:t xml:space="preserve"> Sensitivity analysis showed </w:t>
      </w:r>
      <w:r w:rsidR="001603AE">
        <w:rPr>
          <w:rFonts w:ascii="Times New Roman" w:hAnsi="Times New Roman" w:cs="Times New Roman"/>
          <w:sz w:val="24"/>
          <w:szCs w:val="24"/>
        </w:rPr>
        <w:t xml:space="preserve">in Fig </w:t>
      </w:r>
      <w:r w:rsidR="00787C11">
        <w:rPr>
          <w:rFonts w:ascii="Times New Roman" w:hAnsi="Times New Roman" w:cs="Times New Roman"/>
          <w:sz w:val="24"/>
          <w:szCs w:val="24"/>
        </w:rPr>
        <w:t>4</w:t>
      </w:r>
      <w:r w:rsidR="001603AE">
        <w:rPr>
          <w:rFonts w:ascii="Times New Roman" w:hAnsi="Times New Roman" w:cs="Times New Roman"/>
          <w:sz w:val="24"/>
          <w:szCs w:val="24"/>
        </w:rPr>
        <w:t xml:space="preserve"> </w:t>
      </w:r>
      <w:r w:rsidR="00062DCA">
        <w:rPr>
          <w:rFonts w:ascii="Times New Roman" w:hAnsi="Times New Roman" w:cs="Times New Roman"/>
          <w:sz w:val="24"/>
          <w:szCs w:val="24"/>
        </w:rPr>
        <w:t xml:space="preserve">that among three input parameters (applied stress, temperature and </w:t>
      </w:r>
      <w:r w:rsidR="00062DCA" w:rsidRPr="00062DCA">
        <w:rPr>
          <w:rFonts w:ascii="Times New Roman" w:hAnsi="Times New Roman" w:cs="Times New Roman"/>
          <w:sz w:val="24"/>
          <w:szCs w:val="24"/>
        </w:rPr>
        <w:t>chloride ions concentration</w:t>
      </w:r>
      <w:r w:rsidR="00062DCA">
        <w:rPr>
          <w:rFonts w:ascii="Times New Roman" w:hAnsi="Times New Roman" w:cs="Times New Roman"/>
          <w:sz w:val="24"/>
          <w:szCs w:val="24"/>
        </w:rPr>
        <w:t>), 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258014" cy="1877333"/>
                    </a:xfrm>
                    <a:prstGeom prst="rect">
                      <a:avLst/>
                    </a:prstGeom>
                  </pic:spPr>
                </pic:pic>
              </a:graphicData>
            </a:graphic>
          </wp:inline>
        </w:drawing>
      </w:r>
    </w:p>
    <w:p w14:paraId="53AB0F45" w14:textId="48D8D6C5"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r w:rsidR="00480C6B">
        <w:fldChar w:fldCharType="begin"/>
      </w:r>
      <w:r w:rsidR="00480C6B">
        <w:instrText xml:space="preserve"> HYPERLINK \l "_ENREF_25" \o "Lajevardi, 2009 #452" </w:instrText>
      </w:r>
      <w:r w:rsidR="00480C6B">
        <w:fldChar w:fldCharType="separate"/>
      </w:r>
      <w:r w:rsidR="002A3DF1" w:rsidRPr="004D1704">
        <w:rPr>
          <w:rFonts w:ascii="Times New Roman" w:hAnsi="Times New Roman" w:cs="Times New Roman"/>
          <w:noProof/>
          <w:sz w:val="24"/>
          <w:szCs w:val="24"/>
        </w:rPr>
        <w:t>25</w:t>
      </w:r>
      <w:r w:rsidR="00480C6B">
        <w:rPr>
          <w:rFonts w:ascii="Times New Roman" w:hAnsi="Times New Roman" w:cs="Times New Roman"/>
          <w:noProof/>
          <w:sz w:val="24"/>
          <w:szCs w:val="24"/>
        </w:rPr>
        <w:fldChar w:fldCharType="end"/>
      </w:r>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6A79321C"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 xml:space="preserve">Xia, </w:t>
      </w:r>
      <w:proofErr w:type="spellStart"/>
      <w:r w:rsidRPr="00AA3C6D">
        <w:rPr>
          <w:rFonts w:ascii="Times New Roman" w:hAnsi="Times New Roman" w:cs="Times New Roman"/>
          <w:sz w:val="24"/>
          <w:szCs w:val="24"/>
        </w:rPr>
        <w:t>Nie</w:t>
      </w:r>
      <w:proofErr w:type="spellEnd"/>
      <w:r>
        <w:rPr>
          <w:rFonts w:ascii="Times New Roman" w:hAnsi="Times New Roman" w:cs="Times New Roman"/>
          <w:sz w:val="24"/>
          <w:szCs w:val="24"/>
        </w:rPr>
        <w:t xml:space="preserve"> et al. (2016)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"_ENREF_44" \o "Xia, 2016 #468" </w:instrText>
      </w:r>
      <w:r w:rsidR="00480C6B">
        <w:fldChar w:fldCharType="separate"/>
      </w:r>
      <w:r w:rsidR="002A3DF1">
        <w:rPr>
          <w:rFonts w:ascii="Times New Roman" w:hAnsi="Times New Roman" w:cs="Times New Roman"/>
          <w:noProof/>
          <w:sz w:val="24"/>
          <w:szCs w:val="24"/>
        </w:rPr>
        <w:t>44</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BP neural networks for investigating non-linear correlation and predicting hardness and corrosion rate of magnesium alloy as a function of compositions.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 excellent 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to analyze the impact of each alloying element on the performance of alloy</w:t>
      </w:r>
      <w:r>
        <w:t xml:space="preserve">. </w:t>
      </w:r>
      <w:r>
        <w:rPr>
          <w:rFonts w:ascii="Times New Roman" w:hAnsi="Times New Roman" w:cs="Times New Roman"/>
          <w:sz w:val="24"/>
          <w:szCs w:val="24"/>
        </w:rPr>
        <w:t xml:space="preserve">The sequence of the alloying elements in terms of their ability </w:t>
      </w:r>
      <w:r>
        <w:rPr>
          <w:rFonts w:ascii="Times New Roman" w:hAnsi="Times New Roman" w:cs="Times New Roman" w:hint="eastAsia"/>
          <w:sz w:val="24"/>
          <w:szCs w:val="24"/>
        </w:rPr>
        <w:t>to</w:t>
      </w:r>
      <w:r>
        <w:rPr>
          <w:rFonts w:ascii="Times New Roman" w:hAnsi="Times New Roman" w:cs="Times New Roman"/>
          <w:sz w:val="24"/>
          <w:szCs w:val="24"/>
        </w:rPr>
        <w:t xml:space="preserve"> develop Mg alloys 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404" w:name="_Hlk534902158"/>
      <m:oMath>
        <m:r>
          <m:rPr>
            <m:sty m:val="p"/>
          </m:rPr>
          <w:rPr>
            <w:rFonts w:ascii="Cambria Math" w:hAnsi="Cambria Math" w:cs="Times New Roman"/>
            <w:sz w:val="24"/>
            <w:szCs w:val="24"/>
          </w:rPr>
          <m:t>&gt;</m:t>
        </m:r>
      </m:oMath>
      <w:bookmarkEnd w:id="404"/>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w:t>
      </w:r>
      <w:r>
        <w:rPr>
          <w:rFonts w:ascii="Times New Roman" w:hAnsi="Times New Roman" w:cs="Times New Roman"/>
          <w:sz w:val="24"/>
          <w:szCs w:val="24"/>
        </w:rPr>
        <w:lastRenderedPageBreak/>
        <w:t xml:space="preserve">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2B516AC3"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 on materials’ properties.</w:t>
      </w:r>
      <w:r>
        <w:rPr>
          <w:rFonts w:ascii="Times New Roman" w:hAnsi="Times New Roman" w:cs="Times New Roman"/>
          <w:sz w:val="24"/>
          <w:szCs w:val="24"/>
        </w:rPr>
        <w:t xml:space="preserve"> By using input ranking methods like sensitivity analysis and fuzzy curve, unimportant input parameters will easily be found out to eliminate from the problem and then model will be made simpler and easier to define</w:t>
      </w:r>
      <w:r w:rsidR="0021666C" w:rsidRPr="0021666C">
        <w:t xml:space="preserve"> </w:t>
      </w:r>
      <w:r w:rsidR="0021666C" w:rsidRPr="0021666C">
        <w:rPr>
          <w:rFonts w:ascii="Times New Roman" w:hAnsi="Times New Roman" w:cs="Times New Roman"/>
          <w:sz w:val="24"/>
          <w:szCs w:val="24"/>
        </w:rPr>
        <w:t>future</w:t>
      </w:r>
      <w:r>
        <w:rPr>
          <w:rFonts w:ascii="Times New Roman" w:hAnsi="Times New Roman" w:cs="Times New Roman"/>
          <w:sz w:val="24"/>
          <w:szCs w:val="24"/>
        </w:rPr>
        <w:t xml:space="preserve"> </w:t>
      </w:r>
      <w:r w:rsidR="00FF18B9">
        <w:rPr>
          <w:rFonts w:ascii="Times New Roman" w:hAnsi="Times New Roman" w:cs="Times New Roman"/>
          <w:sz w:val="24"/>
          <w:szCs w:val="24"/>
        </w:rPr>
        <w:t>possible</w:t>
      </w:r>
      <w:r>
        <w:rPr>
          <w:rFonts w:ascii="Times New Roman" w:hAnsi="Times New Roman" w:cs="Times New Roman"/>
          <w:sz w:val="24"/>
          <w:szCs w:val="24"/>
        </w:rPr>
        <w:t xml:space="preserve"> mechanisms,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4E9ECA3B"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is supported by the work of </w:t>
      </w:r>
      <w:r w:rsidR="00B94A49">
        <w:rPr>
          <w:rFonts w:ascii="Times New Roman" w:hAnsi="Times New Roman" w:cs="Times New Roman"/>
          <w:sz w:val="24"/>
          <w:szCs w:val="24"/>
        </w:rPr>
        <w:t xml:space="preserve">Huang, Jia et al.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 </w:instrTex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EN.CITE.DATA </w:instrText>
      </w:r>
      <w:r w:rsidR="00B94A49">
        <w:rPr>
          <w:rFonts w:ascii="Times New Roman" w:hAnsi="Times New Roman" w:cs="Times New Roman"/>
          <w:sz w:val="24"/>
          <w:szCs w:val="24"/>
        </w:rPr>
      </w:r>
      <w:r w:rsidR="00B94A49">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r w:rsidR="00480C6B">
        <w:fldChar w:fldCharType="begin"/>
      </w:r>
      <w:r w:rsidR="00480C6B">
        <w:instrText xml:space="preserve"> HYPERLINK \l "_ENREF_50" \o "Huang, 2018 #552" </w:instrText>
      </w:r>
      <w:r w:rsidR="00480C6B">
        <w:fldChar w:fldCharType="separate"/>
      </w:r>
      <w:r w:rsidR="002A3DF1">
        <w:rPr>
          <w:rFonts w:ascii="Times New Roman" w:hAnsi="Times New Roman" w:cs="Times New Roman"/>
          <w:noProof/>
          <w:sz w:val="24"/>
          <w:szCs w:val="24"/>
        </w:rPr>
        <w:t>50</w:t>
      </w:r>
      <w:r w:rsidR="00480C6B">
        <w:rPr>
          <w:rFonts w:ascii="Times New Roman" w:hAnsi="Times New Roman" w:cs="Times New Roman"/>
          <w:noProof/>
          <w:sz w:val="24"/>
          <w:szCs w:val="24"/>
        </w:rPr>
        <w:fldChar w:fldCharType="end"/>
      </w:r>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artificial neural network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w:t>
      </w:r>
      <w:r w:rsidR="00972113" w:rsidRPr="00972113">
        <w:rPr>
          <w:rFonts w:ascii="Times New Roman" w:hAnsi="Times New Roman" w:cs="Times New Roman"/>
          <w:sz w:val="24"/>
          <w:szCs w:val="24"/>
        </w:rPr>
        <w:lastRenderedPageBreak/>
        <w:t>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42436C0"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r w:rsidR="00480C6B">
        <w:fldChar w:fldCharType="begin"/>
      </w:r>
      <w:r w:rsidR="00480C6B">
        <w:instrText xml:space="preserve"> HYPERLINK \l "_ENREF_62" \o "Kermanpur, 2007 #652" </w:instrText>
      </w:r>
      <w:r w:rsidR="00480C6B">
        <w:fldChar w:fldCharType="separate"/>
      </w:r>
      <w:r w:rsidR="002A3DF1">
        <w:rPr>
          <w:rFonts w:ascii="Times New Roman" w:hAnsi="Times New Roman" w:cs="Times New Roman"/>
          <w:noProof/>
          <w:sz w:val="24"/>
          <w:szCs w:val="24"/>
        </w:rPr>
        <w:t>62</w:t>
      </w:r>
      <w:r w:rsidR="00480C6B">
        <w:rPr>
          <w:rFonts w:ascii="Times New Roman" w:hAnsi="Times New Roman" w:cs="Times New Roman"/>
          <w:noProof/>
          <w:sz w:val="24"/>
          <w:szCs w:val="24"/>
        </w:rPr>
        <w:fldChar w:fldCharType="end"/>
      </w:r>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Ebnonnasir</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Hedayati</w:t>
      </w:r>
      <w:proofErr w:type="spellEnd"/>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used 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ith an optimal network structure of one input layer with four input variables, two hidden layers and one output layer with one output variable,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R2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a higher impact is followed by the spray height. The authors were also progressively using their current AANN model to predict the effect of all input parameters on the spray overlap.</w:t>
      </w:r>
    </w:p>
    <w:p w14:paraId="2C679874" w14:textId="590DE944"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In recent works, we can see that there are many successful ANN applications in materials related problems. Herein, the hybrid system, the joint implementation of other computing methodologies with ANN, can make</w:t>
      </w:r>
      <w:r w:rsidR="00AF76D2">
        <w:rPr>
          <w:rFonts w:ascii="Times New Roman" w:hAnsi="Times New Roman" w:cs="Times New Roman"/>
          <w:sz w:val="24"/>
          <w:szCs w:val="24"/>
        </w:rPr>
        <w:t xml:space="preserve"> 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E0463D">
      <w:pPr>
        <w:pStyle w:val="3"/>
        <w:widowControl w:val="0"/>
        <w:spacing w:after="240"/>
      </w:pPr>
      <w:r>
        <w:t>Other Powerful ANN Models in Materials Applications</w:t>
      </w:r>
    </w:p>
    <w:p w14:paraId="02709A1C" w14:textId="4B8252D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&lt;EndNote&gt;&lt;Cite&gt;&lt;Author&gt;Yilmaz&lt;/Author&gt;&lt;Year&gt;2007&lt;/Year&gt;&lt;RecNum&gt;466&lt;/RecNum&gt;&lt;DisplayText&gt;[78]&lt;/DisplayText&gt;&lt;record&gt;&lt;rec-number&gt;466&lt;/rec-number&gt;&lt;foreign-keys&gt;&lt;key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r w:rsidR="00480C6B">
        <w:fldChar w:fldCharType="begin"/>
      </w:r>
      <w:r w:rsidR="00480C6B">
        <w:instrText xml:space="preserve"> HYPERLINK \l "_ENREF_78" \o "Yilmaz, 2007 #466" </w:instrText>
      </w:r>
      <w:r w:rsidR="00480C6B">
        <w:fldChar w:fldCharType="separate"/>
      </w:r>
      <w:r w:rsidR="002A3DF1">
        <w:rPr>
          <w:rFonts w:ascii="Times New Roman" w:hAnsi="Times New Roman" w:cs="Times New Roman"/>
          <w:noProof/>
          <w:sz w:val="24"/>
          <w:szCs w:val="24"/>
        </w:rPr>
        <w:t>78</w:t>
      </w:r>
      <w:r w:rsidR="00480C6B">
        <w:rPr>
          <w:rFonts w:ascii="Times New Roman" w:hAnsi="Times New Roman" w:cs="Times New Roman"/>
          <w:noProof/>
          <w:sz w:val="24"/>
          <w:szCs w:val="24"/>
        </w:rPr>
        <w:fldChar w:fldCharType="end"/>
      </w:r>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405"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405"/>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xml:space="preserve">, to predict tensile strength of steel wires by using all the production parameters (the amount of carbon, ferrite and inclusions) and the diameter of </w:t>
      </w:r>
      <w:r w:rsidR="00205DC2">
        <w:rPr>
          <w:rFonts w:ascii="Times New Roman" w:hAnsi="Times New Roman" w:cs="Times New Roman"/>
          <w:noProof/>
          <w:sz w:val="24"/>
          <w:szCs w:val="24"/>
        </w:rPr>
        <w:lastRenderedPageBreak/>
        <w:t>steel wires. That approach was constructed with four layers:  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between the </w:t>
      </w:r>
      <w:r w:rsidR="0012088E">
        <w:rPr>
          <w:rFonts w:ascii="Times New Roman" w:hAnsi="Times New Roman" w:cs="Times New Roman"/>
          <w:noProof/>
          <w:sz w:val="24"/>
          <w:szCs w:val="24"/>
        </w:rPr>
        <w:t>target</w:t>
      </w:r>
      <w:r w:rsidR="00205DC2" w:rsidRPr="00CA4A0F">
        <w:rPr>
          <w:rFonts w:ascii="Times New Roman" w:hAnsi="Times New Roman" w:cs="Times New Roman"/>
          <w:noProof/>
          <w:sz w:val="24"/>
          <w:szCs w:val="24"/>
        </w:rPr>
        <w:t xml:space="preserve"> data and the predicted output</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50DDA6A0" w14:textId="3C5C0232" w:rsidR="0027288F"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Kappatos, Chamos et al. (2010) </w:t>
      </w:r>
      <w:r w:rsidRPr="00CA4A0F">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"_ENREF_23" \o "Kappatos, 2010 #477" </w:instrText>
      </w:r>
      <w:r w:rsidR="00480C6B">
        <w:fldChar w:fldCharType="separate"/>
      </w:r>
      <w:r w:rsidR="002A3DF1">
        <w:rPr>
          <w:rFonts w:ascii="Times New Roman" w:hAnsi="Times New Roman" w:cs="Times New Roman"/>
          <w:noProof/>
          <w:sz w:val="24"/>
          <w:szCs w:val="24"/>
        </w:rPr>
        <w:t>23</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406" w:name="_Hlk9817478"/>
      <w:r>
        <w:rPr>
          <w:rFonts w:ascii="Times New Roman" w:hAnsi="Times New Roman" w:cs="Times New Roman"/>
          <w:noProof/>
          <w:sz w:val="24"/>
          <w:szCs w:val="24"/>
        </w:rPr>
        <w:t>ultimate tensile strength</w:t>
      </w:r>
      <w:bookmarkEnd w:id="406"/>
      <w:r>
        <w:rPr>
          <w:rFonts w:ascii="Times New Roman" w:hAnsi="Times New Roman" w:cs="Times New Roman"/>
          <w:noProof/>
          <w:sz w:val="24"/>
          <w:szCs w:val="24"/>
        </w:rPr>
        <w:t xml:space="preserve">, respectively. ANN results made a comparison between two input parameters 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55F8DE5C"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Most of successful materials-related ANN researches have been done with multilayer backpropagation neural networks. Here, it can be found that other ANNs are as powerful and efficient as multilayer backpropagation neural networks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classification performance.</w:t>
      </w:r>
    </w:p>
    <w:p w14:paraId="445100D3" w14:textId="11B25B98" w:rsidR="009349F5" w:rsidRPr="009349F5" w:rsidRDefault="00205DC2" w:rsidP="00E0463D">
      <w:pPr>
        <w:pStyle w:val="3"/>
        <w:widowControl w:val="0"/>
        <w:spacing w:after="240"/>
      </w:pPr>
      <w:r>
        <w:t>ANN Models in Comparison</w:t>
      </w:r>
    </w:p>
    <w:p w14:paraId="3CBA17EB" w14:textId="220FB8F0" w:rsidR="00FF722E" w:rsidRDefault="00FE7F8E"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 xml:space="preserve">prediction result was compared to not only experimental results but also </w:t>
      </w:r>
      <w:r w:rsidR="003B5512">
        <w:rPr>
          <w:rFonts w:ascii="Times New Roman" w:hAnsi="Times New Roman" w:cs="Times New Roman"/>
          <w:sz w:val="24"/>
          <w:szCs w:val="24"/>
        </w:rPr>
        <w:lastRenderedPageBreak/>
        <w:t>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To establish a functional relationship between process parameters of turning process and surface roughness, m</w:t>
      </w:r>
      <w:r>
        <w:rPr>
          <w:rFonts w:ascii="Times New Roman" w:hAnsi="Times New Roman" w:cs="Times New Roman"/>
          <w:sz w:val="24"/>
          <w:szCs w:val="24"/>
        </w:rPr>
        <w:t xml:space="preserve">ultilayer perceptron (MLP)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Dixit and Ojha (2005)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"_ENREF_59" \o "Sonar, 2005 #645" </w:instrText>
      </w:r>
      <w:r w:rsidR="00480C6B">
        <w:fldChar w:fldCharType="separate"/>
      </w:r>
      <w:r w:rsidR="002A3DF1">
        <w:rPr>
          <w:rFonts w:ascii="Times New Roman" w:hAnsi="Times New Roman" w:cs="Times New Roman"/>
          <w:noProof/>
          <w:sz w:val="24"/>
          <w:szCs w:val="24"/>
        </w:rPr>
        <w:t>59</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in a turning process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multilayer perceptron (MLP) neural network by Kohli and Dixit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&lt;EndNote&gt;&lt;Cite&gt;&lt;Author&gt;Kohli&lt;/Author&gt;&lt;Year&gt;2004&lt;/Year&gt;&lt;RecNum&gt;644&lt;/RecNum&gt;&lt;DisplayText&gt;[79]&lt;/DisplayText&gt;&lt;record&gt;&lt;rec-number&gt;644&lt;/rec-number&gt;&lt;foreign-keys&gt;&lt;key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480C6B">
        <w:fldChar w:fldCharType="begin"/>
      </w:r>
      <w:r w:rsidR="00480C6B">
        <w:instrText xml:space="preserve"> HYPERLINK \l "_ENREF_79" \o "Kohli, 2004 #644" </w:instrText>
      </w:r>
      <w:r w:rsidR="00480C6B">
        <w:fldChar w:fldCharType="separate"/>
      </w:r>
      <w:r w:rsidR="002A3DF1">
        <w:rPr>
          <w:rFonts w:ascii="Times New Roman" w:hAnsi="Times New Roman" w:cs="Times New Roman"/>
          <w:noProof/>
          <w:sz w:val="24"/>
          <w:szCs w:val="24"/>
        </w:rPr>
        <w:t>79</w:t>
      </w:r>
      <w:r w:rsidR="00480C6B">
        <w:rPr>
          <w:rFonts w:ascii="Times New Roman" w:hAnsi="Times New Roman" w:cs="Times New Roman"/>
          <w:noProof/>
          <w:sz w:val="24"/>
          <w:szCs w:val="24"/>
        </w:rPr>
        <w:fldChar w:fldCharType="end"/>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The results showed that experimental values exist between the range of the lower and upper estimate </w:t>
      </w:r>
      <w:r w:rsidR="009B4435">
        <w:rPr>
          <w:rFonts w:ascii="Times New Roman" w:hAnsi="Times New Roman" w:cs="Times New Roman"/>
          <w:sz w:val="24"/>
          <w:szCs w:val="24"/>
        </w:rPr>
        <w:t xml:space="preserve">obtained by </w:t>
      </w:r>
      <w:r w:rsidR="00054887" w:rsidRPr="00054887">
        <w:rPr>
          <w:rFonts w:ascii="Times New Roman" w:hAnsi="Times New Roman" w:cs="Times New Roman"/>
          <w:sz w:val="24"/>
          <w:szCs w:val="24"/>
        </w:rPr>
        <w:t xml:space="preserve">fuzzy linear regression model </w:t>
      </w:r>
      <w:r>
        <w:rPr>
          <w:rFonts w:ascii="Times New Roman" w:hAnsi="Times New Roman" w:cs="Times New Roman"/>
          <w:sz w:val="24"/>
          <w:szCs w:val="24"/>
        </w:rPr>
        <w:t>and the most likely estimate in most cases is close to experimental value. Also, compared to MLP, the root mean squares errors of RBF are nearly the same as MLP. But RBF made slightly inferior performance against MLP and with a few testing data, the errors were more than 20%. 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7BC59A2"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"_ENREF_58" \o "Lu, 2009 #643" </w:instrText>
      </w:r>
      <w:r w:rsidR="00480C6B">
        <w:fldChar w:fldCharType="separate"/>
      </w:r>
      <w:r w:rsidR="002A3DF1">
        <w:rPr>
          <w:rFonts w:ascii="Times New Roman" w:hAnsi="Times New Roman" w:cs="Times New Roman"/>
          <w:noProof/>
          <w:sz w:val="24"/>
          <w:szCs w:val="24"/>
        </w:rPr>
        <w:t>58</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Radial Basis Function neural network (RBFNN),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4</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 xml:space="preserve">RBFNN is a better model for predicting carbonation </w:t>
      </w:r>
      <w:r w:rsidR="00205DC2">
        <w:rPr>
          <w:rFonts w:ascii="Times New Roman" w:hAnsi="Times New Roman" w:cs="Times New Roman"/>
          <w:sz w:val="24"/>
          <w:szCs w:val="24"/>
        </w:rPr>
        <w:lastRenderedPageBreak/>
        <w:t>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446931" cy="1827298"/>
                    </a:xfrm>
                    <a:prstGeom prst="rect">
                      <a:avLst/>
                    </a:prstGeom>
                  </pic:spPr>
                </pic:pic>
              </a:graphicData>
            </a:graphic>
          </wp:inline>
        </w:drawing>
      </w:r>
    </w:p>
    <w:p w14:paraId="2043CC6B" w14:textId="64C7434D" w:rsidR="004641E1" w:rsidRPr="0022315F" w:rsidRDefault="004641E1" w:rsidP="00E0463D">
      <w:pPr>
        <w:widowControl w:val="0"/>
        <w:spacing w:line="360" w:lineRule="auto"/>
        <w:jc w:val="both"/>
        <w:rPr>
          <w:rFonts w:ascii="Times New Roman" w:hAnsi="Times New Roman" w:cs="Times New Roman"/>
          <w:b/>
          <w:bCs/>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r w:rsidR="00480C6B">
        <w:fldChar w:fldCharType="begin"/>
      </w:r>
      <w:r w:rsidR="00480C6B">
        <w:instrText xml:space="preserve"> HYPERLINK \l "_ENREF_58" \o "Lu, 2009 #643" </w:instrText>
      </w:r>
      <w:r w:rsidR="00480C6B">
        <w:fldChar w:fldCharType="separate"/>
      </w:r>
      <w:r w:rsidR="002A3DF1" w:rsidRPr="004D1704">
        <w:rPr>
          <w:rFonts w:ascii="Times New Roman" w:hAnsi="Times New Roman" w:cs="Times New Roman"/>
          <w:noProof/>
          <w:sz w:val="24"/>
          <w:szCs w:val="24"/>
        </w:rPr>
        <w:t>58</w:t>
      </w:r>
      <w:r w:rsidR="00480C6B">
        <w:rPr>
          <w:rFonts w:ascii="Times New Roman" w:hAnsi="Times New Roman" w:cs="Times New Roman"/>
          <w:noProof/>
          <w:sz w:val="24"/>
          <w:szCs w:val="24"/>
        </w:rPr>
        <w:fldChar w:fldCharType="end"/>
      </w:r>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3F157949" w14:textId="7CAB719C"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al data</w:t>
      </w:r>
      <w:r w:rsidR="00774219">
        <w:rPr>
          <w:rFonts w:ascii="Times New Roman" w:hAnsi="Times New Roman" w:cs="Times New Roman"/>
          <w:sz w:val="24"/>
          <w:szCs w:val="24"/>
        </w:rPr>
        <w:t>.</w:t>
      </w:r>
    </w:p>
    <w:p w14:paraId="630F7974" w14:textId="77777777" w:rsidR="00D4373B" w:rsidRDefault="00D4373B" w:rsidP="00E0463D">
      <w:pPr>
        <w:pStyle w:val="3"/>
        <w:widowControl w:val="0"/>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 xml:space="preserve">operating time and occurs instability </w:t>
      </w:r>
      <w:r w:rsidR="00361B9D">
        <w:rPr>
          <w:rFonts w:ascii="Times New Roman" w:hAnsi="Times New Roman" w:cs="Times New Roman"/>
          <w:noProof/>
          <w:sz w:val="24"/>
          <w:szCs w:val="24"/>
        </w:rPr>
        <w:lastRenderedPageBreak/>
        <w:t>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4C7C5C00"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But it is critical to be noted that misuse of over 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"_ENREF_63" \o "Altinkok, 2006 #514" </w:instrText>
      </w:r>
      <w:r w:rsidR="00480C6B">
        <w:fldChar w:fldCharType="separate"/>
      </w:r>
      <w:r w:rsidR="002A3DF1">
        <w:rPr>
          <w:rFonts w:ascii="Times New Roman" w:hAnsi="Times New Roman" w:cs="Times New Roman"/>
          <w:noProof/>
          <w:sz w:val="24"/>
          <w:szCs w:val="24"/>
        </w:rPr>
        <w:t>63</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05675E">
        <w:rPr>
          <w:rFonts w:ascii="Times New Roman" w:hAnsi="Times New Roman" w:cs="Times New Roman"/>
          <w:noProof/>
          <w:sz w:val="24"/>
          <w:szCs w:val="24"/>
        </w:rPr>
        <w:instrText xml:space="preserve"> ADDIN EN.CITE &lt;EndNote&gt;&lt;Cite&gt;&lt;Author&gt;Koker&lt;/Author&gt;&lt;Year&gt;2007&lt;/Year&gt;&lt;RecNum&gt;513&lt;/RecNum&gt;&lt;DisplayText&gt;[80]&lt;/DisplayText&gt;&lt;record&gt;&lt;rec-number&gt;513&lt;/rec-number&gt;&lt;foreign-keys&gt;&lt;key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05675E">
        <w:rPr>
          <w:rFonts w:ascii="Times New Roman" w:hAnsi="Times New Roman" w:cs="Times New Roman"/>
          <w:noProof/>
          <w:sz w:val="24"/>
          <w:szCs w:val="24"/>
        </w:rPr>
        <w:t>[</w:t>
      </w:r>
      <w:r w:rsidR="00480C6B">
        <w:fldChar w:fldCharType="begin"/>
      </w:r>
      <w:r w:rsidR="00480C6B">
        <w:instrText xml:space="preserve"> HYPERLINK \l "_ENREF_80" \o "Koker, 2007 #513" </w:instrText>
      </w:r>
      <w:r w:rsidR="00480C6B">
        <w:fldChar w:fldCharType="separate"/>
      </w:r>
      <w:r w:rsidR="002A3DF1">
        <w:rPr>
          <w:rFonts w:ascii="Times New Roman" w:hAnsi="Times New Roman" w:cs="Times New Roman"/>
          <w:noProof/>
          <w:sz w:val="24"/>
          <w:szCs w:val="24"/>
        </w:rPr>
        <w:t>80</w:t>
      </w:r>
      <w:r w:rsidR="00480C6B">
        <w:rPr>
          <w:rFonts w:ascii="Times New Roman" w:hAnsi="Times New Roman" w:cs="Times New Roman"/>
          <w:noProof/>
          <w:sz w:val="24"/>
          <w:szCs w:val="24"/>
        </w:rPr>
        <w:fldChar w:fldCharType="end"/>
      </w:r>
      <w:r w:rsidR="0005675E">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r w:rsidR="00480C6B">
        <w:fldChar w:fldCharType="begin"/>
      </w:r>
      <w:r w:rsidR="00480C6B">
        <w:instrText xml:space="preserve"> HYPERLINK \l "_ENREF_42" \o "Forouzan, 2007 #519" </w:instrText>
      </w:r>
      <w:r w:rsidR="00480C6B">
        <w:fldChar w:fldCharType="separate"/>
      </w:r>
      <w:r w:rsidR="002A3DF1">
        <w:rPr>
          <w:rFonts w:ascii="Times New Roman" w:hAnsi="Times New Roman" w:cs="Times New Roman"/>
          <w:noProof/>
          <w:sz w:val="24"/>
          <w:szCs w:val="24"/>
        </w:rPr>
        <w:t>42</w:t>
      </w:r>
      <w:r w:rsidR="00480C6B">
        <w:rPr>
          <w:rFonts w:ascii="Times New Roman" w:hAnsi="Times New Roman" w:cs="Times New Roman"/>
          <w:noProof/>
          <w:sz w:val="24"/>
          <w:szCs w:val="24"/>
        </w:rPr>
        <w:fldChar w:fldCharType="end"/>
      </w:r>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1ABB755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05675E">
        <w:rPr>
          <w:rFonts w:ascii="Times New Roman" w:hAnsi="Times New Roman" w:cs="Times New Roman"/>
          <w:sz w:val="24"/>
          <w:szCs w:val="24"/>
        </w:rPr>
        <w:instrText xml:space="preserve"> ADDIN EN.CITE &lt;EndNote&gt;&lt;Cite&gt;&lt;Year&gt;June 2007&lt;/Year&gt;&lt;RecNum&gt;511&lt;/RecNum&gt;&lt;DisplayText&gt;[81]&lt;/DisplayText&gt;&lt;record&gt;&lt;rec-number&gt;511&lt;/rec-number&gt;&lt;foreign-keys&gt;&lt;key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05675E">
        <w:rPr>
          <w:rFonts w:ascii="Times New Roman" w:hAnsi="Times New Roman" w:cs="Times New Roman"/>
          <w:noProof/>
          <w:sz w:val="24"/>
          <w:szCs w:val="24"/>
        </w:rPr>
        <w:t>[</w:t>
      </w:r>
      <w:r w:rsidR="00480C6B">
        <w:fldChar w:fldCharType="begin"/>
      </w:r>
      <w:r w:rsidR="00480C6B">
        <w:instrText xml:space="preserve"> HYPERLINK \l "_ENREF_81" \o ", June 2007 #511" </w:instrText>
      </w:r>
      <w:r w:rsidR="00480C6B">
        <w:fldChar w:fldCharType="separate"/>
      </w:r>
      <w:r w:rsidR="002A3DF1">
        <w:rPr>
          <w:rFonts w:ascii="Times New Roman" w:hAnsi="Times New Roman" w:cs="Times New Roman"/>
          <w:noProof/>
          <w:sz w:val="24"/>
          <w:szCs w:val="24"/>
        </w:rPr>
        <w:t>81</w:t>
      </w:r>
      <w:r w:rsidR="00480C6B">
        <w:rPr>
          <w:rFonts w:ascii="Times New Roman" w:hAnsi="Times New Roman" w:cs="Times New Roman"/>
          <w:noProof/>
          <w:sz w:val="24"/>
          <w:szCs w:val="24"/>
        </w:rPr>
        <w:fldChar w:fldCharType="end"/>
      </w:r>
      <w:r w:rsidR="0005675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 and 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78B4C842"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w:t>
      </w:r>
      <w:r>
        <w:rPr>
          <w:rFonts w:ascii="Times New Roman" w:hAnsi="Times New Roman" w:cs="Times New Roman"/>
          <w:noProof/>
          <w:sz w:val="24"/>
          <w:szCs w:val="24"/>
        </w:rPr>
        <w:lastRenderedPageBreak/>
        <w:t>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p>
    <w:p w14:paraId="2E38E977" w14:textId="58946F8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 neural network models in context of materials science are feed forward types and other popular, powerful and efficient feedback neural networks (Recurrent Neural Network, Deep Convolutional Neural Network, etc.), that are currently widely implemented in image and video recognition,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would be future research trends in materials science too. Although there are currently few materials researches implementing feedback </w:t>
      </w:r>
      <w:r w:rsidR="00ED4272">
        <w:rPr>
          <w:rFonts w:ascii="Times New Roman" w:hAnsi="Times New Roman" w:cs="Times New Roman"/>
          <w:sz w:val="24"/>
          <w:szCs w:val="24"/>
        </w:rPr>
        <w:t>ANN</w:t>
      </w:r>
      <w:r>
        <w:rPr>
          <w:rFonts w:ascii="Times New Roman" w:hAnsi="Times New Roman" w:cs="Times New Roman"/>
          <w:sz w:val="24"/>
          <w:szCs w:val="24"/>
        </w:rPr>
        <w:t xml:space="preserve">, it is still necessary to conduct more researches related with those networks to give strong recommended results to new researchers. 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in the future.</w:t>
      </w:r>
      <w:r w:rsidR="007539D2">
        <w:rPr>
          <w:rFonts w:ascii="Times New Roman" w:hAnsi="Times New Roman" w:cs="Times New Roman"/>
          <w:sz w:val="24"/>
          <w:szCs w:val="24"/>
        </w:rPr>
        <w:t xml:space="preserve"> </w:t>
      </w:r>
    </w:p>
    <w:p w14:paraId="5C4C5E7B" w14:textId="50BADC28" w:rsidR="00CF1552"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consecutive 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7ED93780" w14:textId="77777777" w:rsidR="00683020" w:rsidRDefault="00683020" w:rsidP="00E0463D">
      <w:pPr>
        <w:widowControl w:val="0"/>
        <w:tabs>
          <w:tab w:val="left" w:pos="8355"/>
        </w:tabs>
        <w:spacing w:line="360" w:lineRule="auto"/>
        <w:jc w:val="both"/>
        <w:rPr>
          <w:rFonts w:ascii="Times New Roman" w:hAnsi="Times New Roman" w:cs="Times New Roman"/>
          <w:sz w:val="24"/>
          <w:szCs w:val="24"/>
        </w:rPr>
      </w:pP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CE59776" w14:textId="47894989" w:rsidR="005A0E23" w:rsidRDefault="005A0E23" w:rsidP="00E0463D">
      <w:pPr>
        <w:widowControl w:val="0"/>
        <w:autoSpaceDE w:val="0"/>
        <w:autoSpaceDN w:val="0"/>
        <w:adjustRightInd w:val="0"/>
        <w:spacing w:line="480" w:lineRule="auto"/>
        <w:ind w:firstLineChars="200" w:firstLine="480"/>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02AAEC96" w14:textId="77777777" w:rsidR="005A0E23" w:rsidRDefault="005A0E23" w:rsidP="00E0463D">
      <w:pPr>
        <w:widowControl w:val="0"/>
        <w:tabs>
          <w:tab w:val="left" w:pos="8355"/>
        </w:tabs>
        <w:spacing w:line="360" w:lineRule="auto"/>
        <w:jc w:val="both"/>
        <w:rPr>
          <w:rFonts w:ascii="Times New Roman" w:hAnsi="Times New Roman" w:cs="Times New Roman"/>
          <w:sz w:val="24"/>
          <w:szCs w:val="24"/>
        </w:rPr>
      </w:pPr>
    </w:p>
    <w:p w14:paraId="78D18034" w14:textId="7E004037" w:rsidR="00CF1552" w:rsidRDefault="00205DC2" w:rsidP="00E0463D">
      <w:pPr>
        <w:pStyle w:val="1"/>
        <w:widowControl w:val="0"/>
        <w:numPr>
          <w:ilvl w:val="0"/>
          <w:numId w:val="0"/>
        </w:numPr>
        <w:spacing w:after="240"/>
        <w:ind w:left="432"/>
        <w:jc w:val="both"/>
        <w:rPr>
          <w:rFonts w:cs="Times New Roman"/>
          <w:sz w:val="24"/>
          <w:szCs w:val="24"/>
        </w:rPr>
      </w:pPr>
      <w:r>
        <w:rPr>
          <w:rFonts w:cs="Times New Roman"/>
          <w:noProof/>
          <w:sz w:val="24"/>
          <w:szCs w:val="24"/>
        </w:rPr>
        <w:lastRenderedPageBreak/>
        <w:t>References</w:t>
      </w:r>
    </w:p>
    <w:bookmarkEnd w:id="3"/>
    <w:p w14:paraId="7D375141" w14:textId="77777777" w:rsidR="002A3DF1" w:rsidRPr="002A3DF1" w:rsidRDefault="00205DC2" w:rsidP="002A3DF1">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407" w:name="_ENREF_1"/>
      <w:r w:rsidR="002A3DF1" w:rsidRPr="002A3DF1">
        <w:rPr>
          <w:noProof/>
        </w:rPr>
        <w:t>1.</w:t>
      </w:r>
      <w:r w:rsidR="002A3DF1" w:rsidRPr="002A3DF1">
        <w:rPr>
          <w:noProof/>
        </w:rPr>
        <w:tab/>
        <w:t xml:space="preserve">Xie, T. and J.C. Grossman, </w:t>
      </w:r>
      <w:r w:rsidR="002A3DF1" w:rsidRPr="002A3DF1">
        <w:rPr>
          <w:i/>
          <w:noProof/>
        </w:rPr>
        <w:t>Crystal Graph Convolutional Neural Networks for an Accurate and Interpretable Prediction of Material Properties.</w:t>
      </w:r>
      <w:r w:rsidR="002A3DF1" w:rsidRPr="002A3DF1">
        <w:rPr>
          <w:noProof/>
        </w:rPr>
        <w:t xml:space="preserve"> Phys Rev Lett, 2018. </w:t>
      </w:r>
      <w:r w:rsidR="002A3DF1" w:rsidRPr="002A3DF1">
        <w:rPr>
          <w:b/>
          <w:noProof/>
        </w:rPr>
        <w:t>120</w:t>
      </w:r>
      <w:r w:rsidR="002A3DF1" w:rsidRPr="002A3DF1">
        <w:rPr>
          <w:noProof/>
        </w:rPr>
        <w:t>(14): p. 145301.</w:t>
      </w:r>
      <w:bookmarkEnd w:id="407"/>
    </w:p>
    <w:p w14:paraId="01155581" w14:textId="77777777" w:rsidR="002A3DF1" w:rsidRPr="002A3DF1" w:rsidRDefault="002A3DF1" w:rsidP="002A3DF1">
      <w:pPr>
        <w:pStyle w:val="EndNoteBibliography"/>
        <w:spacing w:after="0"/>
        <w:ind w:left="720" w:hanging="720"/>
        <w:rPr>
          <w:noProof/>
        </w:rPr>
      </w:pPr>
      <w:bookmarkStart w:id="408" w:name="_ENREF_2"/>
      <w:r w:rsidRPr="002A3DF1">
        <w:rPr>
          <w:noProof/>
        </w:rPr>
        <w:t>2.</w:t>
      </w:r>
      <w:r w:rsidRPr="002A3DF1">
        <w:rPr>
          <w:noProof/>
        </w:rPr>
        <w:tab/>
        <w:t xml:space="preserve">Gyurova, L.A. and K. Friedrich, </w:t>
      </w:r>
      <w:r w:rsidRPr="002A3DF1">
        <w:rPr>
          <w:i/>
          <w:noProof/>
        </w:rPr>
        <w:t>Artificial neural networks for predicting sliding friction and wear properties of polyphenylene sulfide composites.</w:t>
      </w:r>
      <w:r w:rsidRPr="002A3DF1">
        <w:rPr>
          <w:noProof/>
        </w:rPr>
        <w:t xml:space="preserve"> Tribology International, 2011. </w:t>
      </w:r>
      <w:r w:rsidRPr="002A3DF1">
        <w:rPr>
          <w:b/>
          <w:noProof/>
        </w:rPr>
        <w:t>44</w:t>
      </w:r>
      <w:r w:rsidRPr="002A3DF1">
        <w:rPr>
          <w:noProof/>
        </w:rPr>
        <w:t>(5): p. 603-609.</w:t>
      </w:r>
      <w:bookmarkEnd w:id="408"/>
    </w:p>
    <w:p w14:paraId="68E01FEF" w14:textId="77777777" w:rsidR="002A3DF1" w:rsidRPr="002A3DF1" w:rsidRDefault="002A3DF1" w:rsidP="002A3DF1">
      <w:pPr>
        <w:pStyle w:val="EndNoteBibliography"/>
        <w:spacing w:after="0"/>
        <w:ind w:left="720" w:hanging="720"/>
        <w:rPr>
          <w:noProof/>
        </w:rPr>
      </w:pPr>
      <w:bookmarkStart w:id="409" w:name="_ENREF_3"/>
      <w:r w:rsidRPr="002A3DF1">
        <w:rPr>
          <w:noProof/>
        </w:rPr>
        <w:t>3.</w:t>
      </w:r>
      <w:r w:rsidRPr="002A3DF1">
        <w:rPr>
          <w:noProof/>
        </w:rPr>
        <w:tab/>
        <w:t xml:space="preserve">Liu, Y., et al., </w:t>
      </w:r>
      <w:r w:rsidRPr="002A3DF1">
        <w:rPr>
          <w:i/>
          <w:noProof/>
        </w:rPr>
        <w:t>Artificial neural network modelling to predict hot deformation behaviour of zinc–aluminium alloy</w:t>
      </w:r>
      <w:r w:rsidRPr="002A3DF1">
        <w:rPr>
          <w:noProof/>
        </w:rPr>
        <w:t>. Vol. 29. 2013. 184-189.</w:t>
      </w:r>
      <w:bookmarkEnd w:id="409"/>
    </w:p>
    <w:p w14:paraId="29DF0B66" w14:textId="77777777" w:rsidR="002A3DF1" w:rsidRPr="002A3DF1" w:rsidRDefault="002A3DF1" w:rsidP="002A3DF1">
      <w:pPr>
        <w:pStyle w:val="EndNoteBibliography"/>
        <w:spacing w:after="0"/>
        <w:ind w:left="720" w:hanging="720"/>
        <w:rPr>
          <w:noProof/>
        </w:rPr>
      </w:pPr>
      <w:bookmarkStart w:id="410" w:name="_ENREF_4"/>
      <w:r w:rsidRPr="002A3DF1">
        <w:rPr>
          <w:noProof/>
        </w:rPr>
        <w:t>4.</w:t>
      </w:r>
      <w:r w:rsidRPr="002A3DF1">
        <w:rPr>
          <w:noProof/>
        </w:rPr>
        <w:tab/>
        <w:t xml:space="preserve">Jiménez-Come, M.J., et al., </w:t>
      </w:r>
      <w:r w:rsidRPr="002A3DF1">
        <w:rPr>
          <w:i/>
          <w:noProof/>
        </w:rPr>
        <w:t>Characterization of pitting corrosion of stainless steel using artificial neural networks.</w:t>
      </w:r>
      <w:r w:rsidRPr="002A3DF1">
        <w:rPr>
          <w:noProof/>
        </w:rPr>
        <w:t xml:space="preserve"> Materials and Corrosion, 2015. </w:t>
      </w:r>
      <w:r w:rsidRPr="002A3DF1">
        <w:rPr>
          <w:b/>
          <w:noProof/>
        </w:rPr>
        <w:t>66</w:t>
      </w:r>
      <w:r w:rsidRPr="002A3DF1">
        <w:rPr>
          <w:noProof/>
        </w:rPr>
        <w:t>(10): p. 1084-1091.</w:t>
      </w:r>
      <w:bookmarkEnd w:id="410"/>
    </w:p>
    <w:p w14:paraId="1B942842" w14:textId="77777777" w:rsidR="002A3DF1" w:rsidRPr="002A3DF1" w:rsidRDefault="002A3DF1" w:rsidP="002A3DF1">
      <w:pPr>
        <w:pStyle w:val="EndNoteBibliography"/>
        <w:spacing w:after="0"/>
        <w:ind w:left="720" w:hanging="720"/>
        <w:rPr>
          <w:noProof/>
        </w:rPr>
      </w:pPr>
      <w:bookmarkStart w:id="411" w:name="_ENREF_5"/>
      <w:r w:rsidRPr="002A3DF1">
        <w:rPr>
          <w:noProof/>
        </w:rPr>
        <w:t>5.</w:t>
      </w:r>
      <w:r w:rsidRPr="002A3DF1">
        <w:rPr>
          <w:noProof/>
        </w:rPr>
        <w:tab/>
        <w:t xml:space="preserve">Bhadeshia, H.K.D.H., et al., </w:t>
      </w:r>
      <w:r w:rsidRPr="002A3DF1">
        <w:rPr>
          <w:i/>
          <w:noProof/>
        </w:rPr>
        <w:t>Performance of neural networks in materials science.</w:t>
      </w:r>
      <w:r w:rsidRPr="002A3DF1">
        <w:rPr>
          <w:noProof/>
        </w:rPr>
        <w:t xml:space="preserve"> Materials Science and Technology, 2009. </w:t>
      </w:r>
      <w:r w:rsidRPr="002A3DF1">
        <w:rPr>
          <w:b/>
          <w:noProof/>
        </w:rPr>
        <w:t>25</w:t>
      </w:r>
      <w:r w:rsidRPr="002A3DF1">
        <w:rPr>
          <w:noProof/>
        </w:rPr>
        <w:t>(4): p. 504-510.</w:t>
      </w:r>
      <w:bookmarkEnd w:id="411"/>
    </w:p>
    <w:p w14:paraId="2E700D1D" w14:textId="77777777" w:rsidR="002A3DF1" w:rsidRPr="002A3DF1" w:rsidRDefault="002A3DF1" w:rsidP="002A3DF1">
      <w:pPr>
        <w:pStyle w:val="EndNoteBibliography"/>
        <w:spacing w:after="0"/>
        <w:ind w:left="720" w:hanging="720"/>
        <w:rPr>
          <w:noProof/>
        </w:rPr>
      </w:pPr>
      <w:bookmarkStart w:id="412" w:name="_ENREF_6"/>
      <w:r w:rsidRPr="002A3DF1">
        <w:rPr>
          <w:noProof/>
        </w:rPr>
        <w:t>6.</w:t>
      </w:r>
      <w:r w:rsidRPr="002A3DF1">
        <w:rPr>
          <w:noProof/>
        </w:rPr>
        <w:tab/>
        <w:t xml:space="preserve">Vera, R. and S. Ossandón, </w:t>
      </w:r>
      <w:r w:rsidRPr="002A3DF1">
        <w:rPr>
          <w:i/>
          <w:noProof/>
        </w:rPr>
        <w:t>On the Prediction of Atmospheric Corrosion of Metals and Alloys in Chile Using Artificial Neural Networks</w:t>
      </w:r>
      <w:r w:rsidRPr="002A3DF1">
        <w:rPr>
          <w:noProof/>
        </w:rPr>
        <w:t>. Vol. 9. 2014. 7131-7151.</w:t>
      </w:r>
      <w:bookmarkEnd w:id="412"/>
    </w:p>
    <w:p w14:paraId="53DDC113" w14:textId="77777777" w:rsidR="002A3DF1" w:rsidRPr="002A3DF1" w:rsidRDefault="002A3DF1" w:rsidP="002A3DF1">
      <w:pPr>
        <w:pStyle w:val="EndNoteBibliography"/>
        <w:spacing w:after="0"/>
        <w:ind w:left="720" w:hanging="720"/>
        <w:rPr>
          <w:noProof/>
        </w:rPr>
      </w:pPr>
      <w:bookmarkStart w:id="413" w:name="_ENREF_7"/>
      <w:r w:rsidRPr="002A3DF1">
        <w:rPr>
          <w:noProof/>
        </w:rPr>
        <w:t>7.</w:t>
      </w:r>
      <w:r w:rsidRPr="002A3DF1">
        <w:rPr>
          <w:noProof/>
        </w:rPr>
        <w:tab/>
        <w:t xml:space="preserve">Graupe, D., </w:t>
      </w:r>
      <w:r w:rsidRPr="002A3DF1">
        <w:rPr>
          <w:i/>
          <w:noProof/>
        </w:rPr>
        <w:t>Principles of Artificial Neural Networks</w:t>
      </w:r>
      <w:r w:rsidRPr="002A3DF1">
        <w:rPr>
          <w:noProof/>
        </w:rPr>
        <w:t>. Advanced Series in Circuits and Systems. Vol. Volume 7. 2013: WORLD SCIENTIFIC. 384.</w:t>
      </w:r>
      <w:bookmarkEnd w:id="413"/>
    </w:p>
    <w:p w14:paraId="55EDA628" w14:textId="77777777" w:rsidR="002A3DF1" w:rsidRPr="002A3DF1" w:rsidRDefault="002A3DF1" w:rsidP="002A3DF1">
      <w:pPr>
        <w:pStyle w:val="EndNoteBibliography"/>
        <w:spacing w:after="0"/>
        <w:ind w:left="720" w:hanging="720"/>
        <w:rPr>
          <w:noProof/>
        </w:rPr>
      </w:pPr>
      <w:bookmarkStart w:id="414" w:name="_ENREF_8"/>
      <w:r w:rsidRPr="002A3DF1">
        <w:rPr>
          <w:noProof/>
        </w:rPr>
        <w:t>8.</w:t>
      </w:r>
      <w:r w:rsidRPr="002A3DF1">
        <w:rPr>
          <w:noProof/>
        </w:rPr>
        <w:tab/>
        <w:t xml:space="preserve">Rojas, R., </w:t>
      </w:r>
      <w:r w:rsidRPr="002A3DF1">
        <w:rPr>
          <w:i/>
          <w:noProof/>
        </w:rPr>
        <w:t>Neural networks: a systematic introduction</w:t>
      </w:r>
      <w:r w:rsidRPr="002A3DF1">
        <w:rPr>
          <w:noProof/>
        </w:rPr>
        <w:t>. 1996: Springer-Verlag. 502.</w:t>
      </w:r>
      <w:bookmarkEnd w:id="414"/>
    </w:p>
    <w:p w14:paraId="723077F8" w14:textId="77777777" w:rsidR="002A3DF1" w:rsidRPr="002A3DF1" w:rsidRDefault="002A3DF1" w:rsidP="002A3DF1">
      <w:pPr>
        <w:pStyle w:val="EndNoteBibliography"/>
        <w:spacing w:after="0"/>
        <w:ind w:left="720" w:hanging="720"/>
        <w:rPr>
          <w:noProof/>
        </w:rPr>
      </w:pPr>
      <w:bookmarkStart w:id="415" w:name="_ENREF_9"/>
      <w:r w:rsidRPr="002A3DF1">
        <w:rPr>
          <w:noProof/>
        </w:rPr>
        <w:t>9.</w:t>
      </w:r>
      <w:r w:rsidRPr="002A3DF1">
        <w:rPr>
          <w:noProof/>
        </w:rPr>
        <w:tab/>
        <w:t xml:space="preserve">Demuth, H.B., et al., </w:t>
      </w:r>
      <w:r w:rsidRPr="002A3DF1">
        <w:rPr>
          <w:i/>
          <w:noProof/>
        </w:rPr>
        <w:t>Neural Network Design</w:t>
      </w:r>
      <w:r w:rsidRPr="002A3DF1">
        <w:rPr>
          <w:noProof/>
        </w:rPr>
        <w:t>. 2014: Martin Hagan. 800.</w:t>
      </w:r>
      <w:bookmarkEnd w:id="415"/>
    </w:p>
    <w:p w14:paraId="26CC4DEA" w14:textId="77777777" w:rsidR="002A3DF1" w:rsidRPr="002A3DF1" w:rsidRDefault="002A3DF1" w:rsidP="002A3DF1">
      <w:pPr>
        <w:pStyle w:val="EndNoteBibliography"/>
        <w:spacing w:after="0"/>
        <w:ind w:left="720" w:hanging="720"/>
        <w:rPr>
          <w:noProof/>
        </w:rPr>
      </w:pPr>
      <w:bookmarkStart w:id="416" w:name="_ENREF_10"/>
      <w:r w:rsidRPr="002A3DF1">
        <w:rPr>
          <w:noProof/>
        </w:rPr>
        <w:t>10.</w:t>
      </w:r>
      <w:r w:rsidRPr="002A3DF1">
        <w:rPr>
          <w:noProof/>
        </w:rPr>
        <w:tab/>
        <w:t xml:space="preserve">Fausett, L.V., </w:t>
      </w:r>
      <w:r w:rsidRPr="002A3DF1">
        <w:rPr>
          <w:i/>
          <w:noProof/>
        </w:rPr>
        <w:t>Fundamentals of neural networks: architectures, algorithms, and applications</w:t>
      </w:r>
      <w:r w:rsidRPr="002A3DF1">
        <w:rPr>
          <w:noProof/>
        </w:rPr>
        <w:t>. Vol. 3. 1994: Prentice-Hall Englewood Cliffs.</w:t>
      </w:r>
      <w:bookmarkEnd w:id="416"/>
    </w:p>
    <w:p w14:paraId="3BFDF2F9" w14:textId="77777777" w:rsidR="002A3DF1" w:rsidRPr="002A3DF1" w:rsidRDefault="002A3DF1" w:rsidP="002A3DF1">
      <w:pPr>
        <w:pStyle w:val="EndNoteBibliography"/>
        <w:spacing w:after="0"/>
        <w:ind w:left="720" w:hanging="720"/>
        <w:rPr>
          <w:noProof/>
        </w:rPr>
      </w:pPr>
      <w:bookmarkStart w:id="417" w:name="_ENREF_11"/>
      <w:r w:rsidRPr="002A3DF1">
        <w:rPr>
          <w:noProof/>
        </w:rPr>
        <w:t>11.</w:t>
      </w:r>
      <w:r w:rsidRPr="002A3DF1">
        <w:rPr>
          <w:noProof/>
        </w:rPr>
        <w:tab/>
        <w:t xml:space="preserve">J. Taylor, B., </w:t>
      </w:r>
      <w:r w:rsidRPr="002A3DF1">
        <w:rPr>
          <w:i/>
          <w:noProof/>
        </w:rPr>
        <w:t>Methods and Procedures for the Verification and Validation of Artificial Neural Networks</w:t>
      </w:r>
      <w:r w:rsidRPr="002A3DF1">
        <w:rPr>
          <w:noProof/>
        </w:rPr>
        <w:t>. 2006.</w:t>
      </w:r>
      <w:bookmarkEnd w:id="417"/>
    </w:p>
    <w:p w14:paraId="147D638F" w14:textId="77777777" w:rsidR="002A3DF1" w:rsidRPr="002A3DF1" w:rsidRDefault="002A3DF1" w:rsidP="002A3DF1">
      <w:pPr>
        <w:pStyle w:val="EndNoteBibliography"/>
        <w:spacing w:after="0"/>
        <w:ind w:left="720" w:hanging="720"/>
        <w:rPr>
          <w:noProof/>
        </w:rPr>
      </w:pPr>
      <w:bookmarkStart w:id="418" w:name="_ENREF_12"/>
      <w:r w:rsidRPr="002A3DF1">
        <w:rPr>
          <w:noProof/>
        </w:rPr>
        <w:t>12.</w:t>
      </w:r>
      <w:r w:rsidRPr="002A3DF1">
        <w:rPr>
          <w:noProof/>
        </w:rPr>
        <w:tab/>
        <w:t xml:space="preserve">Weingaertner, D., et al. </w:t>
      </w:r>
      <w:r w:rsidRPr="002A3DF1">
        <w:rPr>
          <w:i/>
          <w:noProof/>
        </w:rPr>
        <w:t>Hierarchical evolution of heterogeneous neural networks</w:t>
      </w:r>
      <w:r w:rsidRPr="002A3DF1">
        <w:rPr>
          <w:noProof/>
        </w:rPr>
        <w:t xml:space="preserve">. in </w:t>
      </w:r>
      <w:r w:rsidRPr="002A3DF1">
        <w:rPr>
          <w:i/>
          <w:noProof/>
        </w:rPr>
        <w:t>Proceedings of the 2002 Congress on Evolutionary Computation. CEC'02 (Cat. No.02TH8600)</w:t>
      </w:r>
      <w:r w:rsidRPr="002A3DF1">
        <w:rPr>
          <w:noProof/>
        </w:rPr>
        <w:t>. 2002.</w:t>
      </w:r>
      <w:bookmarkEnd w:id="418"/>
    </w:p>
    <w:p w14:paraId="702BCABC" w14:textId="77777777" w:rsidR="002A3DF1" w:rsidRPr="002A3DF1" w:rsidRDefault="002A3DF1" w:rsidP="002A3DF1">
      <w:pPr>
        <w:pStyle w:val="EndNoteBibliography"/>
        <w:spacing w:after="0"/>
        <w:ind w:left="720" w:hanging="720"/>
        <w:rPr>
          <w:noProof/>
        </w:rPr>
      </w:pPr>
      <w:bookmarkStart w:id="419" w:name="_ENREF_13"/>
      <w:r w:rsidRPr="002A3DF1">
        <w:rPr>
          <w:noProof/>
        </w:rPr>
        <w:t>13.</w:t>
      </w:r>
      <w:r w:rsidRPr="002A3DF1">
        <w:rPr>
          <w:noProof/>
        </w:rPr>
        <w:tab/>
        <w:t xml:space="preserve">Lee, A., et al., </w:t>
      </w:r>
      <w:r w:rsidRPr="002A3DF1">
        <w:rPr>
          <w:i/>
          <w:noProof/>
        </w:rPr>
        <w:t>Conditional Activation for Diverse Neurons in Heterogeneous Networks</w:t>
      </w:r>
      <w:r w:rsidRPr="002A3DF1">
        <w:rPr>
          <w:noProof/>
        </w:rPr>
        <w:t>. 2018.</w:t>
      </w:r>
      <w:bookmarkEnd w:id="419"/>
    </w:p>
    <w:p w14:paraId="2EB3DDC4" w14:textId="77777777" w:rsidR="002A3DF1" w:rsidRPr="002A3DF1" w:rsidRDefault="002A3DF1" w:rsidP="002A3DF1">
      <w:pPr>
        <w:pStyle w:val="EndNoteBibliography"/>
        <w:spacing w:after="0"/>
        <w:ind w:left="720" w:hanging="720"/>
        <w:rPr>
          <w:noProof/>
        </w:rPr>
      </w:pPr>
      <w:bookmarkStart w:id="420" w:name="_ENREF_14"/>
      <w:r w:rsidRPr="002A3DF1">
        <w:rPr>
          <w:noProof/>
        </w:rPr>
        <w:t>14.</w:t>
      </w:r>
      <w:r w:rsidRPr="002A3DF1">
        <w:rPr>
          <w:noProof/>
        </w:rPr>
        <w:tab/>
        <w:t xml:space="preserve">Jain, A.K., J. Mao, and K.M. Mohiuddin, </w:t>
      </w:r>
      <w:r w:rsidRPr="002A3DF1">
        <w:rPr>
          <w:i/>
          <w:noProof/>
        </w:rPr>
        <w:t>Artificial Neural Networks: A Tutorial.</w:t>
      </w:r>
      <w:r w:rsidRPr="002A3DF1">
        <w:rPr>
          <w:noProof/>
        </w:rPr>
        <w:t xml:space="preserve"> IEEE Computer, 1996. </w:t>
      </w:r>
      <w:r w:rsidRPr="002A3DF1">
        <w:rPr>
          <w:b/>
          <w:noProof/>
        </w:rPr>
        <w:t>29</w:t>
      </w:r>
      <w:r w:rsidRPr="002A3DF1">
        <w:rPr>
          <w:noProof/>
        </w:rPr>
        <w:t>(3): p. 31-44.</w:t>
      </w:r>
      <w:bookmarkEnd w:id="420"/>
    </w:p>
    <w:p w14:paraId="1BB32E10" w14:textId="77777777" w:rsidR="002A3DF1" w:rsidRPr="002A3DF1" w:rsidRDefault="002A3DF1" w:rsidP="002A3DF1">
      <w:pPr>
        <w:pStyle w:val="EndNoteBibliography"/>
        <w:spacing w:after="0"/>
        <w:ind w:left="720" w:hanging="720"/>
        <w:rPr>
          <w:noProof/>
        </w:rPr>
      </w:pPr>
      <w:bookmarkStart w:id="421" w:name="_ENREF_15"/>
      <w:r w:rsidRPr="002A3DF1">
        <w:rPr>
          <w:noProof/>
        </w:rPr>
        <w:t>15.</w:t>
      </w:r>
      <w:r w:rsidRPr="002A3DF1">
        <w:rPr>
          <w:noProof/>
        </w:rPr>
        <w:tab/>
        <w:t xml:space="preserve">Ashtiani, H.R.R. and P. Shahsavari, </w:t>
      </w:r>
      <w:r w:rsidRPr="002A3DF1">
        <w:rPr>
          <w:i/>
          <w:noProof/>
        </w:rPr>
        <w:t>A comparative study on the phenomenological and artificial neural network models to predict hot deformation behavior of AlCuMgPb alloy.</w:t>
      </w:r>
      <w:r w:rsidRPr="002A3DF1">
        <w:rPr>
          <w:noProof/>
        </w:rPr>
        <w:t xml:space="preserve"> Journal of Alloys and Compounds, 2016. </w:t>
      </w:r>
      <w:r w:rsidRPr="002A3DF1">
        <w:rPr>
          <w:b/>
          <w:noProof/>
        </w:rPr>
        <w:t>687</w:t>
      </w:r>
      <w:r w:rsidRPr="002A3DF1">
        <w:rPr>
          <w:noProof/>
        </w:rPr>
        <w:t>: p. 263-273.</w:t>
      </w:r>
      <w:bookmarkEnd w:id="421"/>
    </w:p>
    <w:p w14:paraId="4982D8AB" w14:textId="77777777" w:rsidR="002A3DF1" w:rsidRPr="002A3DF1" w:rsidRDefault="002A3DF1" w:rsidP="002A3DF1">
      <w:pPr>
        <w:pStyle w:val="EndNoteBibliography"/>
        <w:spacing w:after="0"/>
        <w:ind w:left="720" w:hanging="720"/>
        <w:rPr>
          <w:noProof/>
        </w:rPr>
      </w:pPr>
      <w:bookmarkStart w:id="422" w:name="_ENREF_16"/>
      <w:r w:rsidRPr="002A3DF1">
        <w:rPr>
          <w:noProof/>
        </w:rPr>
        <w:t>16.</w:t>
      </w:r>
      <w:r w:rsidRPr="002A3DF1">
        <w:rPr>
          <w:noProof/>
        </w:rPr>
        <w:tab/>
        <w:t xml:space="preserve">Xu, L.J., et al., </w:t>
      </w:r>
      <w:r w:rsidRPr="002A3DF1">
        <w:rPr>
          <w:i/>
          <w:noProof/>
        </w:rPr>
        <w:t>Artificial neural network prediction on wear properties of high vanadium high speed steel (HVHSS) rolls</w:t>
      </w:r>
      <w:r w:rsidRPr="002A3DF1">
        <w:rPr>
          <w:noProof/>
        </w:rPr>
        <w:t>. Vol. 23. 2007. 315-319.</w:t>
      </w:r>
      <w:bookmarkEnd w:id="422"/>
    </w:p>
    <w:p w14:paraId="4300CB6A" w14:textId="77777777" w:rsidR="002A3DF1" w:rsidRPr="002A3DF1" w:rsidRDefault="002A3DF1" w:rsidP="002A3DF1">
      <w:pPr>
        <w:pStyle w:val="EndNoteBibliography"/>
        <w:spacing w:after="0"/>
        <w:ind w:left="720" w:hanging="720"/>
        <w:rPr>
          <w:noProof/>
        </w:rPr>
      </w:pPr>
      <w:bookmarkStart w:id="423" w:name="_ENREF_17"/>
      <w:r w:rsidRPr="002A3DF1">
        <w:rPr>
          <w:noProof/>
        </w:rPr>
        <w:t>17.</w:t>
      </w:r>
      <w:r w:rsidRPr="002A3DF1">
        <w:rPr>
          <w:noProof/>
        </w:rPr>
        <w:tab/>
        <w:t xml:space="preserve">Maier, H.R. and G.C. Dandy, </w:t>
      </w:r>
      <w:r w:rsidRPr="002A3DF1">
        <w:rPr>
          <w:i/>
          <w:noProof/>
        </w:rPr>
        <w:t>Neural networks for the prediction and forecasting of water resources variables: a review of modelling issues and applications.</w:t>
      </w:r>
      <w:r w:rsidRPr="002A3DF1">
        <w:rPr>
          <w:noProof/>
        </w:rPr>
        <w:t xml:space="preserve"> Environmental Modelling &amp; Software, 2000. </w:t>
      </w:r>
      <w:r w:rsidRPr="002A3DF1">
        <w:rPr>
          <w:b/>
          <w:noProof/>
        </w:rPr>
        <w:t>15</w:t>
      </w:r>
      <w:r w:rsidRPr="002A3DF1">
        <w:rPr>
          <w:noProof/>
        </w:rPr>
        <w:t>(1): p. 101-124.</w:t>
      </w:r>
      <w:bookmarkEnd w:id="423"/>
    </w:p>
    <w:p w14:paraId="5F0D95B6" w14:textId="77777777" w:rsidR="002A3DF1" w:rsidRPr="002A3DF1" w:rsidRDefault="002A3DF1" w:rsidP="002A3DF1">
      <w:pPr>
        <w:pStyle w:val="EndNoteBibliography"/>
        <w:spacing w:after="0"/>
        <w:ind w:left="720" w:hanging="720"/>
        <w:rPr>
          <w:noProof/>
        </w:rPr>
      </w:pPr>
      <w:bookmarkStart w:id="424" w:name="_ENREF_18"/>
      <w:r w:rsidRPr="002A3DF1">
        <w:rPr>
          <w:noProof/>
        </w:rPr>
        <w:t>18.</w:t>
      </w:r>
      <w:r w:rsidRPr="002A3DF1">
        <w:rPr>
          <w:noProof/>
        </w:rPr>
        <w:tab/>
        <w:t xml:space="preserve">Pintos, S., et al., </w:t>
      </w:r>
      <w:r w:rsidRPr="002A3DF1">
        <w:rPr>
          <w:i/>
          <w:noProof/>
        </w:rPr>
        <w:t>Artificial neural network modeling of atmospheric corrosion in the MICAT project.</w:t>
      </w:r>
      <w:r w:rsidRPr="002A3DF1">
        <w:rPr>
          <w:noProof/>
        </w:rPr>
        <w:t xml:space="preserve"> Corrosion Science, 2000. </w:t>
      </w:r>
      <w:r w:rsidRPr="002A3DF1">
        <w:rPr>
          <w:b/>
          <w:noProof/>
        </w:rPr>
        <w:t>42</w:t>
      </w:r>
      <w:r w:rsidRPr="002A3DF1">
        <w:rPr>
          <w:noProof/>
        </w:rPr>
        <w:t>(1): p. 35-52.</w:t>
      </w:r>
      <w:bookmarkEnd w:id="424"/>
    </w:p>
    <w:p w14:paraId="3B4A3B0C" w14:textId="77777777" w:rsidR="002A3DF1" w:rsidRPr="002A3DF1" w:rsidRDefault="002A3DF1" w:rsidP="002A3DF1">
      <w:pPr>
        <w:pStyle w:val="EndNoteBibliography"/>
        <w:spacing w:after="0"/>
        <w:ind w:left="720" w:hanging="720"/>
        <w:rPr>
          <w:noProof/>
        </w:rPr>
      </w:pPr>
      <w:bookmarkStart w:id="425" w:name="_ENREF_19"/>
      <w:r w:rsidRPr="002A3DF1">
        <w:rPr>
          <w:noProof/>
        </w:rPr>
        <w:t>19.</w:t>
      </w:r>
      <w:r w:rsidRPr="002A3DF1">
        <w:rPr>
          <w:noProof/>
        </w:rPr>
        <w:tab/>
        <w:t xml:space="preserve">Zhang, M., et al., </w:t>
      </w:r>
      <w:r w:rsidRPr="002A3DF1">
        <w:rPr>
          <w:i/>
          <w:noProof/>
        </w:rPr>
        <w:t>Analysis in Atmospheric Corrosion Behavior of Bainite Steel Exposed in Offshore Platform Based on the Artificial Neural Network.</w:t>
      </w:r>
      <w:r w:rsidRPr="002A3DF1">
        <w:rPr>
          <w:noProof/>
        </w:rPr>
        <w:t xml:space="preserve"> Advanced Materials Research, 2011. </w:t>
      </w:r>
      <w:r w:rsidRPr="002A3DF1">
        <w:rPr>
          <w:b/>
          <w:noProof/>
        </w:rPr>
        <w:t>291-294</w:t>
      </w:r>
      <w:r w:rsidRPr="002A3DF1">
        <w:rPr>
          <w:noProof/>
        </w:rPr>
        <w:t>: p. 1212-1216.</w:t>
      </w:r>
      <w:bookmarkEnd w:id="425"/>
    </w:p>
    <w:p w14:paraId="2F4F83F0" w14:textId="77777777" w:rsidR="002A3DF1" w:rsidRPr="002A3DF1" w:rsidRDefault="002A3DF1" w:rsidP="002A3DF1">
      <w:pPr>
        <w:pStyle w:val="EndNoteBibliography"/>
        <w:spacing w:after="0"/>
        <w:ind w:left="720" w:hanging="720"/>
        <w:rPr>
          <w:noProof/>
        </w:rPr>
      </w:pPr>
      <w:bookmarkStart w:id="426" w:name="_ENREF_20"/>
      <w:r w:rsidRPr="002A3DF1">
        <w:rPr>
          <w:noProof/>
        </w:rPr>
        <w:lastRenderedPageBreak/>
        <w:t>20.</w:t>
      </w:r>
      <w:r w:rsidRPr="002A3DF1">
        <w:rPr>
          <w:noProof/>
        </w:rPr>
        <w:tab/>
        <w:t xml:space="preserve">Sadowski, L., </w:t>
      </w:r>
      <w:r w:rsidRPr="002A3DF1">
        <w:rPr>
          <w:i/>
          <w:noProof/>
        </w:rPr>
        <w:t>Non-destructive investigation of corrosion current density in steel reinforced concrete by artificial neural networks.</w:t>
      </w:r>
      <w:r w:rsidRPr="002A3DF1">
        <w:rPr>
          <w:noProof/>
        </w:rPr>
        <w:t xml:space="preserve"> Archives of Civil and Mechanical Engineering, 2013. </w:t>
      </w:r>
      <w:r w:rsidRPr="002A3DF1">
        <w:rPr>
          <w:b/>
          <w:noProof/>
        </w:rPr>
        <w:t>13</w:t>
      </w:r>
      <w:r w:rsidRPr="002A3DF1">
        <w:rPr>
          <w:noProof/>
        </w:rPr>
        <w:t>(1): p. 104-111.</w:t>
      </w:r>
      <w:bookmarkEnd w:id="426"/>
    </w:p>
    <w:p w14:paraId="7219AB2E" w14:textId="77777777" w:rsidR="002A3DF1" w:rsidRPr="002A3DF1" w:rsidRDefault="002A3DF1" w:rsidP="002A3DF1">
      <w:pPr>
        <w:pStyle w:val="EndNoteBibliography"/>
        <w:spacing w:after="0"/>
        <w:ind w:left="720" w:hanging="720"/>
        <w:rPr>
          <w:noProof/>
        </w:rPr>
      </w:pPr>
      <w:bookmarkStart w:id="427" w:name="_ENREF_21"/>
      <w:r w:rsidRPr="002A3DF1">
        <w:rPr>
          <w:noProof/>
        </w:rPr>
        <w:t>21.</w:t>
      </w:r>
      <w:r w:rsidRPr="002A3DF1">
        <w:rPr>
          <w:noProof/>
        </w:rPr>
        <w:tab/>
        <w:t xml:space="preserve">Shi, J., J. Wang, and D.D. Macdonald, </w:t>
      </w:r>
      <w:r w:rsidRPr="002A3DF1">
        <w:rPr>
          <w:i/>
          <w:noProof/>
        </w:rPr>
        <w:t>Prediction of primary water stress corrosion crack growth rates in Alloy 600 using artificial neural networks.</w:t>
      </w:r>
      <w:r w:rsidRPr="002A3DF1">
        <w:rPr>
          <w:noProof/>
        </w:rPr>
        <w:t xml:space="preserve"> Corrosion Science, 2015. </w:t>
      </w:r>
      <w:r w:rsidRPr="002A3DF1">
        <w:rPr>
          <w:b/>
          <w:noProof/>
        </w:rPr>
        <w:t>92</w:t>
      </w:r>
      <w:r w:rsidRPr="002A3DF1">
        <w:rPr>
          <w:noProof/>
        </w:rPr>
        <w:t>: p. 217-227.</w:t>
      </w:r>
      <w:bookmarkEnd w:id="427"/>
    </w:p>
    <w:p w14:paraId="0309E0CC" w14:textId="77777777" w:rsidR="002A3DF1" w:rsidRPr="002A3DF1" w:rsidRDefault="002A3DF1" w:rsidP="002A3DF1">
      <w:pPr>
        <w:pStyle w:val="EndNoteBibliography"/>
        <w:spacing w:after="0"/>
        <w:ind w:left="720" w:hanging="720"/>
        <w:rPr>
          <w:noProof/>
        </w:rPr>
      </w:pPr>
      <w:bookmarkStart w:id="428" w:name="_ENREF_22"/>
      <w:r w:rsidRPr="002A3DF1">
        <w:rPr>
          <w:noProof/>
        </w:rPr>
        <w:t>22.</w:t>
      </w:r>
      <w:r w:rsidRPr="002A3DF1">
        <w:rPr>
          <w:noProof/>
        </w:rPr>
        <w:tab/>
        <w:t xml:space="preserve">Yang, X.W., et al., </w:t>
      </w:r>
      <w:r w:rsidRPr="002A3DF1">
        <w:rPr>
          <w:i/>
          <w:noProof/>
        </w:rPr>
        <w:t>Application of artificial neural network to predict flow stress of as quenched A357 alloy.</w:t>
      </w:r>
      <w:r w:rsidRPr="002A3DF1">
        <w:rPr>
          <w:noProof/>
        </w:rPr>
        <w:t xml:space="preserve"> Materials Science and Technology, 2012. </w:t>
      </w:r>
      <w:r w:rsidRPr="002A3DF1">
        <w:rPr>
          <w:b/>
          <w:noProof/>
        </w:rPr>
        <w:t>28</w:t>
      </w:r>
      <w:r w:rsidRPr="002A3DF1">
        <w:rPr>
          <w:noProof/>
        </w:rPr>
        <w:t>(2): p. 151-155.</w:t>
      </w:r>
      <w:bookmarkEnd w:id="428"/>
    </w:p>
    <w:p w14:paraId="07B57873" w14:textId="77777777" w:rsidR="002A3DF1" w:rsidRPr="002A3DF1" w:rsidRDefault="002A3DF1" w:rsidP="002A3DF1">
      <w:pPr>
        <w:pStyle w:val="EndNoteBibliography"/>
        <w:spacing w:after="0"/>
        <w:ind w:left="720" w:hanging="720"/>
        <w:rPr>
          <w:noProof/>
        </w:rPr>
      </w:pPr>
      <w:bookmarkStart w:id="429" w:name="_ENREF_23"/>
      <w:r w:rsidRPr="002A3DF1">
        <w:rPr>
          <w:noProof/>
        </w:rPr>
        <w:t>23.</w:t>
      </w:r>
      <w:r w:rsidRPr="002A3DF1">
        <w:rPr>
          <w:noProof/>
        </w:rPr>
        <w:tab/>
        <w:t xml:space="preserve">Kappatos, V., A.N. Chamos, and S.G. Pantelakis, </w:t>
      </w:r>
      <w:r w:rsidRPr="002A3DF1">
        <w:rPr>
          <w:i/>
          <w:noProof/>
        </w:rPr>
        <w:t>Assessment of the effect of existing corrosion on the tensile behaviour of magnesium alloy AZ31 using neural networks.</w:t>
      </w:r>
      <w:r w:rsidRPr="002A3DF1">
        <w:rPr>
          <w:noProof/>
        </w:rPr>
        <w:t xml:space="preserve"> Materials &amp; Design, 2010. </w:t>
      </w:r>
      <w:r w:rsidRPr="002A3DF1">
        <w:rPr>
          <w:b/>
          <w:noProof/>
        </w:rPr>
        <w:t>31</w:t>
      </w:r>
      <w:r w:rsidRPr="002A3DF1">
        <w:rPr>
          <w:noProof/>
        </w:rPr>
        <w:t>(1): p. 336-342.</w:t>
      </w:r>
      <w:bookmarkEnd w:id="429"/>
    </w:p>
    <w:p w14:paraId="56C8BD14" w14:textId="77777777" w:rsidR="002A3DF1" w:rsidRPr="002A3DF1" w:rsidRDefault="002A3DF1" w:rsidP="002A3DF1">
      <w:pPr>
        <w:pStyle w:val="EndNoteBibliography"/>
        <w:spacing w:after="0"/>
        <w:ind w:left="720" w:hanging="720"/>
        <w:rPr>
          <w:noProof/>
        </w:rPr>
      </w:pPr>
      <w:bookmarkStart w:id="430" w:name="_ENREF_24"/>
      <w:r w:rsidRPr="002A3DF1">
        <w:rPr>
          <w:noProof/>
        </w:rPr>
        <w:t>24.</w:t>
      </w:r>
      <w:r w:rsidRPr="002A3DF1">
        <w:rPr>
          <w:noProof/>
        </w:rPr>
        <w:tab/>
        <w:t xml:space="preserve">Kenny, E.D., et al., </w:t>
      </w:r>
      <w:r w:rsidRPr="002A3DF1">
        <w:rPr>
          <w:i/>
          <w:noProof/>
        </w:rPr>
        <w:t>Artificial neural network corrosion modeling for metals in an equatorial climate.</w:t>
      </w:r>
      <w:r w:rsidRPr="002A3DF1">
        <w:rPr>
          <w:noProof/>
        </w:rPr>
        <w:t xml:space="preserve"> Corrosion Science, 2009. </w:t>
      </w:r>
      <w:r w:rsidRPr="002A3DF1">
        <w:rPr>
          <w:b/>
          <w:noProof/>
        </w:rPr>
        <w:t>51</w:t>
      </w:r>
      <w:r w:rsidRPr="002A3DF1">
        <w:rPr>
          <w:noProof/>
        </w:rPr>
        <w:t>(10): p. 2266-2278.</w:t>
      </w:r>
      <w:bookmarkEnd w:id="430"/>
    </w:p>
    <w:p w14:paraId="6997540B" w14:textId="77777777" w:rsidR="002A3DF1" w:rsidRPr="002A3DF1" w:rsidRDefault="002A3DF1" w:rsidP="002A3DF1">
      <w:pPr>
        <w:pStyle w:val="EndNoteBibliography"/>
        <w:spacing w:after="0"/>
        <w:ind w:left="720" w:hanging="720"/>
        <w:rPr>
          <w:noProof/>
        </w:rPr>
      </w:pPr>
      <w:bookmarkStart w:id="431" w:name="_ENREF_25"/>
      <w:r w:rsidRPr="002A3DF1">
        <w:rPr>
          <w:noProof/>
        </w:rPr>
        <w:t>25.</w:t>
      </w:r>
      <w:r w:rsidRPr="002A3DF1">
        <w:rPr>
          <w:noProof/>
        </w:rPr>
        <w:tab/>
        <w:t xml:space="preserve">Lajevardi, S.A., et al., </w:t>
      </w:r>
      <w:r w:rsidRPr="002A3DF1">
        <w:rPr>
          <w:i/>
          <w:noProof/>
        </w:rPr>
        <w:t>Prediction of time to failure in stress corrosion cracking of 304 stainless steel in aqueous chloride solution by artificial neural network.</w:t>
      </w:r>
      <w:r w:rsidRPr="002A3DF1">
        <w:rPr>
          <w:noProof/>
        </w:rPr>
        <w:t xml:space="preserve"> Protection of Metals and Physical Chemistry of Surfaces, 2009. </w:t>
      </w:r>
      <w:r w:rsidRPr="002A3DF1">
        <w:rPr>
          <w:b/>
          <w:noProof/>
        </w:rPr>
        <w:t>45</w:t>
      </w:r>
      <w:r w:rsidRPr="002A3DF1">
        <w:rPr>
          <w:noProof/>
        </w:rPr>
        <w:t>(5): p. 610-615.</w:t>
      </w:r>
      <w:bookmarkEnd w:id="431"/>
    </w:p>
    <w:p w14:paraId="63E091BF" w14:textId="77777777" w:rsidR="002A3DF1" w:rsidRPr="002A3DF1" w:rsidRDefault="002A3DF1" w:rsidP="002A3DF1">
      <w:pPr>
        <w:pStyle w:val="EndNoteBibliography"/>
        <w:spacing w:after="0"/>
        <w:ind w:left="720" w:hanging="720"/>
        <w:rPr>
          <w:noProof/>
        </w:rPr>
      </w:pPr>
      <w:bookmarkStart w:id="432" w:name="_ENREF_26"/>
      <w:r w:rsidRPr="002A3DF1">
        <w:rPr>
          <w:noProof/>
        </w:rPr>
        <w:t>26.</w:t>
      </w:r>
      <w:r w:rsidRPr="002A3DF1">
        <w:rPr>
          <w:noProof/>
        </w:rPr>
        <w:tab/>
        <w:t xml:space="preserve">Kamrunnahar, M. and M. Urquidi-Macdonald, </w:t>
      </w:r>
      <w:r w:rsidRPr="002A3DF1">
        <w:rPr>
          <w:i/>
          <w:noProof/>
        </w:rPr>
        <w:t>Prediction of corrosion behaviour of Alloy 22 using neural network as a data mining tool.</w:t>
      </w:r>
      <w:r w:rsidRPr="002A3DF1">
        <w:rPr>
          <w:noProof/>
        </w:rPr>
        <w:t xml:space="preserve"> Corrosion Science, 2011. </w:t>
      </w:r>
      <w:r w:rsidRPr="002A3DF1">
        <w:rPr>
          <w:b/>
          <w:noProof/>
        </w:rPr>
        <w:t>53</w:t>
      </w:r>
      <w:r w:rsidRPr="002A3DF1">
        <w:rPr>
          <w:noProof/>
        </w:rPr>
        <w:t>(3): p. 961-967.</w:t>
      </w:r>
      <w:bookmarkEnd w:id="432"/>
    </w:p>
    <w:p w14:paraId="27815206" w14:textId="77777777" w:rsidR="002A3DF1" w:rsidRPr="002A3DF1" w:rsidRDefault="002A3DF1" w:rsidP="002A3DF1">
      <w:pPr>
        <w:pStyle w:val="EndNoteBibliography"/>
        <w:spacing w:after="0"/>
        <w:ind w:left="720" w:hanging="720"/>
        <w:rPr>
          <w:noProof/>
        </w:rPr>
      </w:pPr>
      <w:bookmarkStart w:id="433" w:name="_ENREF_27"/>
      <w:r w:rsidRPr="002A3DF1">
        <w:rPr>
          <w:noProof/>
        </w:rPr>
        <w:t>27.</w:t>
      </w:r>
      <w:r w:rsidRPr="002A3DF1">
        <w:rPr>
          <w:noProof/>
        </w:rPr>
        <w:tab/>
        <w:t xml:space="preserve">Zhang, W., et al., </w:t>
      </w:r>
      <w:r w:rsidRPr="002A3DF1">
        <w:rPr>
          <w:i/>
          <w:noProof/>
        </w:rPr>
        <w:t>An Artificial Neural Network-Based Algorithm for Evaluation of Fatigue Crack Propagation Considering Nonlinear Damage Accumulation.</w:t>
      </w:r>
      <w:r w:rsidRPr="002A3DF1">
        <w:rPr>
          <w:noProof/>
        </w:rPr>
        <w:t xml:space="preserve"> Materials (Basel), 2016. </w:t>
      </w:r>
      <w:r w:rsidRPr="002A3DF1">
        <w:rPr>
          <w:b/>
          <w:noProof/>
        </w:rPr>
        <w:t>9</w:t>
      </w:r>
      <w:r w:rsidRPr="002A3DF1">
        <w:rPr>
          <w:noProof/>
        </w:rPr>
        <w:t>(6).</w:t>
      </w:r>
      <w:bookmarkEnd w:id="433"/>
    </w:p>
    <w:p w14:paraId="75200CB6" w14:textId="77777777" w:rsidR="002A3DF1" w:rsidRPr="002A3DF1" w:rsidRDefault="002A3DF1" w:rsidP="002A3DF1">
      <w:pPr>
        <w:pStyle w:val="EndNoteBibliography"/>
        <w:spacing w:after="0"/>
        <w:ind w:left="720" w:hanging="720"/>
        <w:rPr>
          <w:noProof/>
        </w:rPr>
      </w:pPr>
      <w:bookmarkStart w:id="434" w:name="_ENREF_28"/>
      <w:r w:rsidRPr="002A3DF1">
        <w:rPr>
          <w:noProof/>
        </w:rPr>
        <w:t>28.</w:t>
      </w:r>
      <w:r w:rsidRPr="002A3DF1">
        <w:rPr>
          <w:noProof/>
        </w:rPr>
        <w:tab/>
        <w:t xml:space="preserve">Ghaisari, J., H. Jannesari, and M. Vatani, </w:t>
      </w:r>
      <w:r w:rsidRPr="002A3DF1">
        <w:rPr>
          <w:i/>
          <w:noProof/>
        </w:rPr>
        <w:t>Artificial neural network predictors for mechanical properties of cold rolling products.</w:t>
      </w:r>
      <w:r w:rsidRPr="002A3DF1">
        <w:rPr>
          <w:noProof/>
        </w:rPr>
        <w:t xml:space="preserve"> Advances in Engineering Software, 2012. </w:t>
      </w:r>
      <w:r w:rsidRPr="002A3DF1">
        <w:rPr>
          <w:b/>
          <w:noProof/>
        </w:rPr>
        <w:t>45</w:t>
      </w:r>
      <w:r w:rsidRPr="002A3DF1">
        <w:rPr>
          <w:noProof/>
        </w:rPr>
        <w:t>(1): p. 91-99.</w:t>
      </w:r>
      <w:bookmarkEnd w:id="434"/>
    </w:p>
    <w:p w14:paraId="65A910B0" w14:textId="77777777" w:rsidR="002A3DF1" w:rsidRPr="002A3DF1" w:rsidRDefault="002A3DF1" w:rsidP="002A3DF1">
      <w:pPr>
        <w:pStyle w:val="EndNoteBibliography"/>
        <w:spacing w:after="0"/>
        <w:ind w:left="720" w:hanging="720"/>
        <w:rPr>
          <w:noProof/>
        </w:rPr>
      </w:pPr>
      <w:bookmarkStart w:id="435" w:name="_ENREF_29"/>
      <w:r w:rsidRPr="002A3DF1">
        <w:rPr>
          <w:noProof/>
        </w:rPr>
        <w:t>29.</w:t>
      </w:r>
      <w:r w:rsidRPr="002A3DF1">
        <w:rPr>
          <w:noProof/>
        </w:rPr>
        <w:tab/>
        <w:t xml:space="preserve">Seidl, D., et al., </w:t>
      </w:r>
      <w:r w:rsidRPr="002A3DF1">
        <w:rPr>
          <w:i/>
          <w:noProof/>
        </w:rPr>
        <w:t>Exploitation of Artificial Intelligence Methods for Prediction of Atmospheric Corrosion.</w:t>
      </w:r>
      <w:r w:rsidRPr="002A3DF1">
        <w:rPr>
          <w:noProof/>
        </w:rPr>
        <w:t xml:space="preserve"> Defect and Diffusion Forum, 2012. </w:t>
      </w:r>
      <w:r w:rsidRPr="002A3DF1">
        <w:rPr>
          <w:b/>
          <w:noProof/>
        </w:rPr>
        <w:t>326-328</w:t>
      </w:r>
      <w:r w:rsidRPr="002A3DF1">
        <w:rPr>
          <w:noProof/>
        </w:rPr>
        <w:t>: p. 65-68.</w:t>
      </w:r>
      <w:bookmarkEnd w:id="435"/>
    </w:p>
    <w:p w14:paraId="610B7F52" w14:textId="77777777" w:rsidR="002A3DF1" w:rsidRPr="002A3DF1" w:rsidRDefault="002A3DF1" w:rsidP="002A3DF1">
      <w:pPr>
        <w:pStyle w:val="EndNoteBibliography"/>
        <w:spacing w:after="0"/>
        <w:ind w:left="720" w:hanging="720"/>
        <w:rPr>
          <w:noProof/>
        </w:rPr>
      </w:pPr>
      <w:bookmarkStart w:id="436" w:name="_ENREF_30"/>
      <w:r w:rsidRPr="002A3DF1">
        <w:rPr>
          <w:noProof/>
        </w:rPr>
        <w:t>30.</w:t>
      </w:r>
      <w:r w:rsidRPr="002A3DF1">
        <w:rPr>
          <w:noProof/>
        </w:rPr>
        <w:tab/>
        <w:t xml:space="preserve">Jiang, G., et al., </w:t>
      </w:r>
      <w:r w:rsidRPr="002A3DF1">
        <w:rPr>
          <w:i/>
          <w:noProof/>
        </w:rPr>
        <w:t>Predicting concrete corrosion of sewers using artificial neural network.</w:t>
      </w:r>
      <w:r w:rsidRPr="002A3DF1">
        <w:rPr>
          <w:noProof/>
        </w:rPr>
        <w:t xml:space="preserve"> Water Res, 2016. </w:t>
      </w:r>
      <w:r w:rsidRPr="002A3DF1">
        <w:rPr>
          <w:b/>
          <w:noProof/>
        </w:rPr>
        <w:t>92</w:t>
      </w:r>
      <w:r w:rsidRPr="002A3DF1">
        <w:rPr>
          <w:noProof/>
        </w:rPr>
        <w:t>: p. 52-60.</w:t>
      </w:r>
      <w:bookmarkEnd w:id="436"/>
    </w:p>
    <w:p w14:paraId="538C3FFA" w14:textId="77777777" w:rsidR="002A3DF1" w:rsidRPr="002A3DF1" w:rsidRDefault="002A3DF1" w:rsidP="002A3DF1">
      <w:pPr>
        <w:pStyle w:val="EndNoteBibliography"/>
        <w:spacing w:after="0"/>
        <w:ind w:left="720" w:hanging="720"/>
        <w:rPr>
          <w:noProof/>
        </w:rPr>
      </w:pPr>
      <w:bookmarkStart w:id="437" w:name="_ENREF_31"/>
      <w:r w:rsidRPr="002A3DF1">
        <w:rPr>
          <w:noProof/>
        </w:rPr>
        <w:t>31.</w:t>
      </w:r>
      <w:r w:rsidRPr="002A3DF1">
        <w:rPr>
          <w:noProof/>
        </w:rPr>
        <w:tab/>
        <w:t xml:space="preserve">Osgerby, S. and A.T. Fry, </w:t>
      </w:r>
      <w:r w:rsidRPr="002A3DF1">
        <w:rPr>
          <w:i/>
          <w:noProof/>
        </w:rPr>
        <w:t>The use of neural networks in understanding and predicting oxidation and corrosion behaviour in advanced energy conversion systems.</w:t>
      </w:r>
      <w:r w:rsidRPr="002A3DF1">
        <w:rPr>
          <w:noProof/>
        </w:rPr>
        <w:t xml:space="preserve"> Materials at High Temperatures, 2007. </w:t>
      </w:r>
      <w:r w:rsidRPr="002A3DF1">
        <w:rPr>
          <w:b/>
          <w:noProof/>
        </w:rPr>
        <w:t>24</w:t>
      </w:r>
      <w:r w:rsidRPr="002A3DF1">
        <w:rPr>
          <w:noProof/>
        </w:rPr>
        <w:t>(4): p. 259-263.</w:t>
      </w:r>
      <w:bookmarkEnd w:id="437"/>
    </w:p>
    <w:p w14:paraId="0006E4F9" w14:textId="77777777" w:rsidR="002A3DF1" w:rsidRPr="002A3DF1" w:rsidRDefault="002A3DF1" w:rsidP="002A3DF1">
      <w:pPr>
        <w:pStyle w:val="EndNoteBibliography"/>
        <w:spacing w:after="0"/>
        <w:ind w:left="720" w:hanging="720"/>
        <w:rPr>
          <w:noProof/>
        </w:rPr>
      </w:pPr>
      <w:bookmarkStart w:id="438" w:name="_ENREF_32"/>
      <w:r w:rsidRPr="002A3DF1">
        <w:rPr>
          <w:noProof/>
        </w:rPr>
        <w:t>32.</w:t>
      </w:r>
      <w:r w:rsidRPr="002A3DF1">
        <w:rPr>
          <w:noProof/>
        </w:rPr>
        <w:tab/>
        <w:t xml:space="preserve">Haque, M., </w:t>
      </w:r>
      <w:r w:rsidRPr="002A3DF1">
        <w:rPr>
          <w:i/>
          <w:noProof/>
        </w:rPr>
        <w:t>Prediction of corrosion–fatigue behavior of DP steel through artificial neural network.</w:t>
      </w:r>
      <w:r w:rsidRPr="002A3DF1">
        <w:rPr>
          <w:noProof/>
        </w:rPr>
        <w:t xml:space="preserve"> International Journal of Fatigue, 2001. </w:t>
      </w:r>
      <w:r w:rsidRPr="002A3DF1">
        <w:rPr>
          <w:b/>
          <w:noProof/>
        </w:rPr>
        <w:t>23</w:t>
      </w:r>
      <w:r w:rsidRPr="002A3DF1">
        <w:rPr>
          <w:noProof/>
        </w:rPr>
        <w:t>(1): p. 1-4.</w:t>
      </w:r>
      <w:bookmarkEnd w:id="438"/>
    </w:p>
    <w:p w14:paraId="215F73EE" w14:textId="77777777" w:rsidR="002A3DF1" w:rsidRPr="002A3DF1" w:rsidRDefault="002A3DF1" w:rsidP="002A3DF1">
      <w:pPr>
        <w:pStyle w:val="EndNoteBibliography"/>
        <w:spacing w:after="0"/>
        <w:ind w:left="720" w:hanging="720"/>
        <w:rPr>
          <w:noProof/>
        </w:rPr>
      </w:pPr>
      <w:bookmarkStart w:id="439" w:name="_ENREF_33"/>
      <w:r w:rsidRPr="002A3DF1">
        <w:rPr>
          <w:noProof/>
        </w:rPr>
        <w:t>33.</w:t>
      </w:r>
      <w:r w:rsidRPr="002A3DF1">
        <w:rPr>
          <w:noProof/>
        </w:rPr>
        <w:tab/>
        <w:t xml:space="preserve">Evans, M., </w:t>
      </w:r>
      <w:r w:rsidRPr="002A3DF1">
        <w:rPr>
          <w:i/>
          <w:noProof/>
        </w:rPr>
        <w:t>Method for improving parametric creep rupture life of 2·25Cr–1Mo steel using artificial neural networks.</w:t>
      </w:r>
      <w:r w:rsidRPr="002A3DF1">
        <w:rPr>
          <w:noProof/>
        </w:rPr>
        <w:t xml:space="preserve"> Materials Science and Technology, 1999. </w:t>
      </w:r>
      <w:r w:rsidRPr="002A3DF1">
        <w:rPr>
          <w:b/>
          <w:noProof/>
        </w:rPr>
        <w:t>15</w:t>
      </w:r>
      <w:r w:rsidRPr="002A3DF1">
        <w:rPr>
          <w:noProof/>
        </w:rPr>
        <w:t>(6): p. 647-658.</w:t>
      </w:r>
      <w:bookmarkEnd w:id="439"/>
    </w:p>
    <w:p w14:paraId="2F7D4B3A" w14:textId="77777777" w:rsidR="002A3DF1" w:rsidRPr="002A3DF1" w:rsidRDefault="002A3DF1" w:rsidP="002A3DF1">
      <w:pPr>
        <w:pStyle w:val="EndNoteBibliography"/>
        <w:spacing w:after="0"/>
        <w:ind w:left="720" w:hanging="720"/>
        <w:rPr>
          <w:noProof/>
        </w:rPr>
      </w:pPr>
      <w:bookmarkStart w:id="440" w:name="_ENREF_34"/>
      <w:r w:rsidRPr="002A3DF1">
        <w:rPr>
          <w:noProof/>
        </w:rPr>
        <w:t>34.</w:t>
      </w:r>
      <w:r w:rsidRPr="002A3DF1">
        <w:rPr>
          <w:noProof/>
        </w:rPr>
        <w:tab/>
        <w:t xml:space="preserve">Montakhab, M. and P. Behjati, </w:t>
      </w:r>
      <w:r w:rsidRPr="002A3DF1">
        <w:rPr>
          <w:i/>
          <w:noProof/>
        </w:rPr>
        <w:t>Modelling correlation between hot working parameters and flow stress of IN625 alloy using neural network.</w:t>
      </w:r>
      <w:r w:rsidRPr="002A3DF1">
        <w:rPr>
          <w:noProof/>
        </w:rPr>
        <w:t xml:space="preserve"> Materials Science and Technology, 2010. </w:t>
      </w:r>
      <w:r w:rsidRPr="002A3DF1">
        <w:rPr>
          <w:b/>
          <w:noProof/>
        </w:rPr>
        <w:t>26</w:t>
      </w:r>
      <w:r w:rsidRPr="002A3DF1">
        <w:rPr>
          <w:noProof/>
        </w:rPr>
        <w:t>(5): p. 621-625.</w:t>
      </w:r>
      <w:bookmarkEnd w:id="440"/>
    </w:p>
    <w:p w14:paraId="06B2325F" w14:textId="77777777" w:rsidR="002A3DF1" w:rsidRPr="002A3DF1" w:rsidRDefault="002A3DF1" w:rsidP="002A3DF1">
      <w:pPr>
        <w:pStyle w:val="EndNoteBibliography"/>
        <w:spacing w:after="0"/>
        <w:ind w:left="720" w:hanging="720"/>
        <w:rPr>
          <w:noProof/>
        </w:rPr>
      </w:pPr>
      <w:bookmarkStart w:id="441" w:name="_ENREF_35"/>
      <w:r w:rsidRPr="002A3DF1">
        <w:rPr>
          <w:noProof/>
        </w:rPr>
        <w:t>35.</w:t>
      </w:r>
      <w:r w:rsidRPr="002A3DF1">
        <w:rPr>
          <w:noProof/>
        </w:rPr>
        <w:tab/>
        <w:t xml:space="preserve">Asteris, P.G., P.C. Roussis, and M.G. Douvika, </w:t>
      </w:r>
      <w:r w:rsidRPr="002A3DF1">
        <w:rPr>
          <w:i/>
          <w:noProof/>
        </w:rPr>
        <w:t>Feed-Forward Neural Network Prediction of the Mechanical Properties of Sandcrete Materials.</w:t>
      </w:r>
      <w:r w:rsidRPr="002A3DF1">
        <w:rPr>
          <w:noProof/>
        </w:rPr>
        <w:t xml:space="preserve"> Sensors (Basel), 2017. </w:t>
      </w:r>
      <w:r w:rsidRPr="002A3DF1">
        <w:rPr>
          <w:b/>
          <w:noProof/>
        </w:rPr>
        <w:t>17</w:t>
      </w:r>
      <w:r w:rsidRPr="002A3DF1">
        <w:rPr>
          <w:noProof/>
        </w:rPr>
        <w:t>(6).</w:t>
      </w:r>
      <w:bookmarkEnd w:id="441"/>
    </w:p>
    <w:p w14:paraId="74A522CC" w14:textId="77777777" w:rsidR="002A3DF1" w:rsidRPr="002A3DF1" w:rsidRDefault="002A3DF1" w:rsidP="002A3DF1">
      <w:pPr>
        <w:pStyle w:val="EndNoteBibliography"/>
        <w:spacing w:after="0"/>
        <w:ind w:left="720" w:hanging="720"/>
        <w:rPr>
          <w:noProof/>
        </w:rPr>
      </w:pPr>
      <w:bookmarkStart w:id="442" w:name="_ENREF_36"/>
      <w:r w:rsidRPr="002A3DF1">
        <w:rPr>
          <w:noProof/>
        </w:rPr>
        <w:t>36.</w:t>
      </w:r>
      <w:r w:rsidRPr="002A3DF1">
        <w:rPr>
          <w:noProof/>
        </w:rPr>
        <w:tab/>
        <w:t xml:space="preserve">Faizabadi, M.J., et al., </w:t>
      </w:r>
      <w:r w:rsidRPr="002A3DF1">
        <w:rPr>
          <w:i/>
          <w:noProof/>
        </w:rPr>
        <w:t>Predictions of toughness and hardness by using chemical composition and tensile properties in microalloyed line pipe steels.</w:t>
      </w:r>
      <w:r w:rsidRPr="002A3DF1">
        <w:rPr>
          <w:noProof/>
        </w:rPr>
        <w:t xml:space="preserve"> Neural Computing and Applications, 2014. </w:t>
      </w:r>
      <w:r w:rsidRPr="002A3DF1">
        <w:rPr>
          <w:b/>
          <w:noProof/>
        </w:rPr>
        <w:t>25</w:t>
      </w:r>
      <w:r w:rsidRPr="002A3DF1">
        <w:rPr>
          <w:noProof/>
        </w:rPr>
        <w:t>(7-8): p. 1993-1999.</w:t>
      </w:r>
      <w:bookmarkEnd w:id="442"/>
    </w:p>
    <w:p w14:paraId="4F7A2976" w14:textId="77777777" w:rsidR="002A3DF1" w:rsidRPr="002A3DF1" w:rsidRDefault="002A3DF1" w:rsidP="002A3DF1">
      <w:pPr>
        <w:pStyle w:val="EndNoteBibliography"/>
        <w:spacing w:after="0"/>
        <w:ind w:left="720" w:hanging="720"/>
        <w:rPr>
          <w:noProof/>
        </w:rPr>
      </w:pPr>
      <w:bookmarkStart w:id="443" w:name="_ENREF_37"/>
      <w:r w:rsidRPr="002A3DF1">
        <w:rPr>
          <w:noProof/>
        </w:rPr>
        <w:t>37.</w:t>
      </w:r>
      <w:r w:rsidRPr="002A3DF1">
        <w:rPr>
          <w:noProof/>
        </w:rPr>
        <w:tab/>
        <w:t xml:space="preserve">Yao, C.G., et al., </w:t>
      </w:r>
      <w:r w:rsidRPr="002A3DF1">
        <w:rPr>
          <w:i/>
          <w:noProof/>
        </w:rPr>
        <w:t>Artificial neural network modelling to predict hot deformation behaviour of as HIPed FGH4169 superalloy.</w:t>
      </w:r>
      <w:r w:rsidRPr="002A3DF1">
        <w:rPr>
          <w:noProof/>
        </w:rPr>
        <w:t xml:space="preserve"> Materials Science and Technology, 2013. </w:t>
      </w:r>
      <w:r w:rsidRPr="002A3DF1">
        <w:rPr>
          <w:b/>
          <w:noProof/>
        </w:rPr>
        <w:t>30</w:t>
      </w:r>
      <w:r w:rsidRPr="002A3DF1">
        <w:rPr>
          <w:noProof/>
        </w:rPr>
        <w:t>(10): p. 1170-1176.</w:t>
      </w:r>
      <w:bookmarkEnd w:id="443"/>
    </w:p>
    <w:p w14:paraId="6465B75D" w14:textId="77777777" w:rsidR="002A3DF1" w:rsidRPr="002A3DF1" w:rsidRDefault="002A3DF1" w:rsidP="002A3DF1">
      <w:pPr>
        <w:pStyle w:val="EndNoteBibliography"/>
        <w:spacing w:after="0"/>
        <w:ind w:left="720" w:hanging="720"/>
        <w:rPr>
          <w:noProof/>
        </w:rPr>
      </w:pPr>
      <w:bookmarkStart w:id="444" w:name="_ENREF_38"/>
      <w:r w:rsidRPr="002A3DF1">
        <w:rPr>
          <w:noProof/>
        </w:rPr>
        <w:lastRenderedPageBreak/>
        <w:t>38.</w:t>
      </w:r>
      <w:r w:rsidRPr="002A3DF1">
        <w:rPr>
          <w:noProof/>
        </w:rPr>
        <w:tab/>
        <w:t xml:space="preserve">Birbilis, N., et al., </w:t>
      </w:r>
      <w:r w:rsidRPr="002A3DF1">
        <w:rPr>
          <w:i/>
          <w:noProof/>
        </w:rPr>
        <w:t>A combined neural network and mechanistic approach for the prediction of corrosion rate and yield strength of magnesium-rare earth alloys.</w:t>
      </w:r>
      <w:r w:rsidRPr="002A3DF1">
        <w:rPr>
          <w:noProof/>
        </w:rPr>
        <w:t xml:space="preserve"> Corrosion Science, 2011. </w:t>
      </w:r>
      <w:r w:rsidRPr="002A3DF1">
        <w:rPr>
          <w:b/>
          <w:noProof/>
        </w:rPr>
        <w:t>53</w:t>
      </w:r>
      <w:r w:rsidRPr="002A3DF1">
        <w:rPr>
          <w:noProof/>
        </w:rPr>
        <w:t>(1): p. 168-176.</w:t>
      </w:r>
      <w:bookmarkEnd w:id="444"/>
    </w:p>
    <w:p w14:paraId="79707156" w14:textId="77777777" w:rsidR="002A3DF1" w:rsidRPr="002A3DF1" w:rsidRDefault="002A3DF1" w:rsidP="002A3DF1">
      <w:pPr>
        <w:pStyle w:val="EndNoteBibliography"/>
        <w:spacing w:after="0"/>
        <w:ind w:left="720" w:hanging="720"/>
        <w:rPr>
          <w:noProof/>
        </w:rPr>
      </w:pPr>
      <w:bookmarkStart w:id="445" w:name="_ENREF_39"/>
      <w:r w:rsidRPr="002A3DF1">
        <w:rPr>
          <w:noProof/>
        </w:rPr>
        <w:t>39.</w:t>
      </w:r>
      <w:r w:rsidRPr="002A3DF1">
        <w:rPr>
          <w:noProof/>
        </w:rPr>
        <w:tab/>
        <w:t xml:space="preserve">Sasikumar, T., et al., </w:t>
      </w:r>
      <w:r w:rsidRPr="002A3DF1">
        <w:rPr>
          <w:i/>
          <w:noProof/>
        </w:rPr>
        <w:t>Artificial Neural Network Prediction of Ultimate Strength of Unidirectional T-300/914 Tensile Specimens Using Acoustic Emission Response.</w:t>
      </w:r>
      <w:r w:rsidRPr="002A3DF1">
        <w:rPr>
          <w:noProof/>
        </w:rPr>
        <w:t xml:space="preserve"> Journal of Nondestructive Evaluation, 2008. </w:t>
      </w:r>
      <w:r w:rsidRPr="002A3DF1">
        <w:rPr>
          <w:b/>
          <w:noProof/>
        </w:rPr>
        <w:t>27</w:t>
      </w:r>
      <w:r w:rsidRPr="002A3DF1">
        <w:rPr>
          <w:noProof/>
        </w:rPr>
        <w:t>(4): p. 127-133.</w:t>
      </w:r>
      <w:bookmarkEnd w:id="445"/>
    </w:p>
    <w:p w14:paraId="6B745955" w14:textId="77777777" w:rsidR="002A3DF1" w:rsidRPr="002A3DF1" w:rsidRDefault="002A3DF1" w:rsidP="002A3DF1">
      <w:pPr>
        <w:pStyle w:val="EndNoteBibliography"/>
        <w:spacing w:after="0"/>
        <w:ind w:left="720" w:hanging="720"/>
        <w:rPr>
          <w:noProof/>
        </w:rPr>
      </w:pPr>
      <w:bookmarkStart w:id="446" w:name="_ENREF_40"/>
      <w:r w:rsidRPr="002A3DF1">
        <w:rPr>
          <w:noProof/>
        </w:rPr>
        <w:t>40.</w:t>
      </w:r>
      <w:r w:rsidRPr="002A3DF1">
        <w:rPr>
          <w:noProof/>
        </w:rPr>
        <w:tab/>
        <w:t xml:space="preserve">Parthiban, T., et al., </w:t>
      </w:r>
      <w:r w:rsidRPr="002A3DF1">
        <w:rPr>
          <w:i/>
          <w:noProof/>
        </w:rPr>
        <w:t>Neural network analysis for corrosion of steel in concrete.</w:t>
      </w:r>
      <w:r w:rsidRPr="002A3DF1">
        <w:rPr>
          <w:noProof/>
        </w:rPr>
        <w:t xml:space="preserve"> Corrosion Science, 2005. </w:t>
      </w:r>
      <w:r w:rsidRPr="002A3DF1">
        <w:rPr>
          <w:b/>
          <w:noProof/>
        </w:rPr>
        <w:t>47</w:t>
      </w:r>
      <w:r w:rsidRPr="002A3DF1">
        <w:rPr>
          <w:noProof/>
        </w:rPr>
        <w:t>(7): p. 1625-1642.</w:t>
      </w:r>
      <w:bookmarkEnd w:id="446"/>
    </w:p>
    <w:p w14:paraId="707B01E4" w14:textId="77777777" w:rsidR="002A3DF1" w:rsidRPr="002A3DF1" w:rsidRDefault="002A3DF1" w:rsidP="002A3DF1">
      <w:pPr>
        <w:pStyle w:val="EndNoteBibliography"/>
        <w:spacing w:after="0"/>
        <w:ind w:left="720" w:hanging="720"/>
        <w:rPr>
          <w:noProof/>
        </w:rPr>
      </w:pPr>
      <w:bookmarkStart w:id="447" w:name="_ENREF_41"/>
      <w:r w:rsidRPr="002A3DF1">
        <w:rPr>
          <w:noProof/>
        </w:rPr>
        <w:t>41.</w:t>
      </w:r>
      <w:r w:rsidRPr="002A3DF1">
        <w:rPr>
          <w:noProof/>
        </w:rPr>
        <w:tab/>
        <w:t xml:space="preserve">Cai, J., R.A. Cottis, and S.B. Lyon, </w:t>
      </w:r>
      <w:r w:rsidRPr="002A3DF1">
        <w:rPr>
          <w:i/>
          <w:noProof/>
        </w:rPr>
        <w:t>Phenomenological modelling of atmospheric corrosion using an artificial neural network.</w:t>
      </w:r>
      <w:r w:rsidRPr="002A3DF1">
        <w:rPr>
          <w:noProof/>
        </w:rPr>
        <w:t xml:space="preserve"> Corrosion Science, 1999. </w:t>
      </w:r>
      <w:r w:rsidRPr="002A3DF1">
        <w:rPr>
          <w:b/>
          <w:noProof/>
        </w:rPr>
        <w:t>41</w:t>
      </w:r>
      <w:r w:rsidRPr="002A3DF1">
        <w:rPr>
          <w:noProof/>
        </w:rPr>
        <w:t>(10): p. 2001-2030.</w:t>
      </w:r>
      <w:bookmarkEnd w:id="447"/>
    </w:p>
    <w:p w14:paraId="136C3750" w14:textId="77777777" w:rsidR="002A3DF1" w:rsidRPr="002A3DF1" w:rsidRDefault="002A3DF1" w:rsidP="002A3DF1">
      <w:pPr>
        <w:pStyle w:val="EndNoteBibliography"/>
        <w:spacing w:after="0"/>
        <w:ind w:left="720" w:hanging="720"/>
        <w:rPr>
          <w:noProof/>
        </w:rPr>
      </w:pPr>
      <w:bookmarkStart w:id="448" w:name="_ENREF_42"/>
      <w:r w:rsidRPr="002A3DF1">
        <w:rPr>
          <w:noProof/>
        </w:rPr>
        <w:t>42.</w:t>
      </w:r>
      <w:r w:rsidRPr="002A3DF1">
        <w:rPr>
          <w:noProof/>
        </w:rPr>
        <w:tab/>
        <w:t xml:space="preserve">Forouzan, S. and A. Akbarzadeh, </w:t>
      </w:r>
      <w:r w:rsidRPr="002A3DF1">
        <w:rPr>
          <w:i/>
          <w:noProof/>
        </w:rPr>
        <w:t>Prediction of effect of thermo-mechanical parameters on mechanical properties and anisotropy of aluminum alloy AA3004 using artificial neural network.</w:t>
      </w:r>
      <w:r w:rsidRPr="002A3DF1">
        <w:rPr>
          <w:noProof/>
        </w:rPr>
        <w:t xml:space="preserve"> Materials &amp; Design, 2007. </w:t>
      </w:r>
      <w:r w:rsidRPr="002A3DF1">
        <w:rPr>
          <w:b/>
          <w:noProof/>
        </w:rPr>
        <w:t>28</w:t>
      </w:r>
      <w:r w:rsidRPr="002A3DF1">
        <w:rPr>
          <w:noProof/>
        </w:rPr>
        <w:t>(5): p. 1678-1684.</w:t>
      </w:r>
      <w:bookmarkEnd w:id="448"/>
    </w:p>
    <w:p w14:paraId="7841DF53" w14:textId="77777777" w:rsidR="002A3DF1" w:rsidRPr="002A3DF1" w:rsidRDefault="002A3DF1" w:rsidP="002A3DF1">
      <w:pPr>
        <w:pStyle w:val="EndNoteBibliography"/>
        <w:spacing w:after="0"/>
        <w:ind w:left="720" w:hanging="720"/>
        <w:rPr>
          <w:noProof/>
        </w:rPr>
      </w:pPr>
      <w:bookmarkStart w:id="449" w:name="_ENREF_43"/>
      <w:r w:rsidRPr="002A3DF1">
        <w:rPr>
          <w:noProof/>
        </w:rPr>
        <w:t>43.</w:t>
      </w:r>
      <w:r w:rsidRPr="002A3DF1">
        <w:rPr>
          <w:noProof/>
        </w:rPr>
        <w:tab/>
        <w:t xml:space="preserve">Kamrunnahar, M. and M. Urquidi-Macdonald, </w:t>
      </w:r>
      <w:r w:rsidRPr="002A3DF1">
        <w:rPr>
          <w:i/>
          <w:noProof/>
        </w:rPr>
        <w:t>Prediction of corrosion behavior using neural network as a data mining tool.</w:t>
      </w:r>
      <w:r w:rsidRPr="002A3DF1">
        <w:rPr>
          <w:noProof/>
        </w:rPr>
        <w:t xml:space="preserve"> Corrosion Science, 2010. </w:t>
      </w:r>
      <w:r w:rsidRPr="002A3DF1">
        <w:rPr>
          <w:b/>
          <w:noProof/>
        </w:rPr>
        <w:t>52</w:t>
      </w:r>
      <w:r w:rsidRPr="002A3DF1">
        <w:rPr>
          <w:noProof/>
        </w:rPr>
        <w:t>(3): p. 669-677.</w:t>
      </w:r>
      <w:bookmarkEnd w:id="449"/>
    </w:p>
    <w:p w14:paraId="28E5D549" w14:textId="77777777" w:rsidR="002A3DF1" w:rsidRPr="002A3DF1" w:rsidRDefault="002A3DF1" w:rsidP="002A3DF1">
      <w:pPr>
        <w:pStyle w:val="EndNoteBibliography"/>
        <w:spacing w:after="0"/>
        <w:ind w:left="720" w:hanging="720"/>
        <w:rPr>
          <w:noProof/>
        </w:rPr>
      </w:pPr>
      <w:bookmarkStart w:id="450" w:name="_ENREF_44"/>
      <w:r w:rsidRPr="002A3DF1">
        <w:rPr>
          <w:noProof/>
        </w:rPr>
        <w:t>44.</w:t>
      </w:r>
      <w:r w:rsidRPr="002A3DF1">
        <w:rPr>
          <w:noProof/>
        </w:rPr>
        <w:tab/>
        <w:t xml:space="preserve">Xia, X., et al., </w:t>
      </w:r>
      <w:r w:rsidRPr="002A3DF1">
        <w:rPr>
          <w:i/>
          <w:noProof/>
        </w:rPr>
        <w:t>An artificial neural network for predicting corrosion rate and hardness of magnesium alloys.</w:t>
      </w:r>
      <w:r w:rsidRPr="002A3DF1">
        <w:rPr>
          <w:noProof/>
        </w:rPr>
        <w:t xml:space="preserve"> Materials &amp; Design, 2016. </w:t>
      </w:r>
      <w:r w:rsidRPr="002A3DF1">
        <w:rPr>
          <w:b/>
          <w:noProof/>
        </w:rPr>
        <w:t>90</w:t>
      </w:r>
      <w:r w:rsidRPr="002A3DF1">
        <w:rPr>
          <w:noProof/>
        </w:rPr>
        <w:t>: p. 1034-1043.</w:t>
      </w:r>
      <w:bookmarkEnd w:id="450"/>
    </w:p>
    <w:p w14:paraId="5C90A137" w14:textId="77777777" w:rsidR="002A3DF1" w:rsidRPr="002A3DF1" w:rsidRDefault="002A3DF1" w:rsidP="002A3DF1">
      <w:pPr>
        <w:pStyle w:val="EndNoteBibliography"/>
        <w:spacing w:after="0"/>
        <w:ind w:left="720" w:hanging="720"/>
        <w:rPr>
          <w:noProof/>
        </w:rPr>
      </w:pPr>
      <w:bookmarkStart w:id="451" w:name="_ENREF_45"/>
      <w:r w:rsidRPr="002A3DF1">
        <w:rPr>
          <w:noProof/>
        </w:rPr>
        <w:t>45.</w:t>
      </w:r>
      <w:r w:rsidRPr="002A3DF1">
        <w:rPr>
          <w:noProof/>
        </w:rPr>
        <w:tab/>
        <w:t xml:space="preserve">Li, S., et al., </w:t>
      </w:r>
      <w:r w:rsidRPr="002A3DF1">
        <w:rPr>
          <w:i/>
          <w:noProof/>
        </w:rPr>
        <w:t>The Prediction of Sn-Ag Solder Properties Based on BP Algorithm of Artificial Neutral Network</w:t>
      </w:r>
      <w:r w:rsidRPr="002A3DF1">
        <w:rPr>
          <w:noProof/>
        </w:rPr>
        <w:t xml:space="preserve">, in </w:t>
      </w:r>
      <w:r w:rsidRPr="002A3DF1">
        <w:rPr>
          <w:i/>
          <w:noProof/>
        </w:rPr>
        <w:t>2007 8th International Conference on Electronic Packaging Technology</w:t>
      </w:r>
      <w:r w:rsidRPr="002A3DF1">
        <w:rPr>
          <w:noProof/>
        </w:rPr>
        <w:t>. 2007, IEEE.</w:t>
      </w:r>
      <w:bookmarkEnd w:id="451"/>
    </w:p>
    <w:p w14:paraId="5410AC42" w14:textId="77777777" w:rsidR="002A3DF1" w:rsidRPr="002A3DF1" w:rsidRDefault="002A3DF1" w:rsidP="002A3DF1">
      <w:pPr>
        <w:pStyle w:val="EndNoteBibliography"/>
        <w:spacing w:after="0"/>
        <w:ind w:left="720" w:hanging="720"/>
        <w:rPr>
          <w:noProof/>
        </w:rPr>
      </w:pPr>
      <w:bookmarkStart w:id="452" w:name="_ENREF_46"/>
      <w:r w:rsidRPr="002A3DF1">
        <w:rPr>
          <w:noProof/>
        </w:rPr>
        <w:t>46.</w:t>
      </w:r>
      <w:r w:rsidRPr="002A3DF1">
        <w:rPr>
          <w:noProof/>
        </w:rPr>
        <w:tab/>
        <w:t xml:space="preserve">Li, M., et al., </w:t>
      </w:r>
      <w:r w:rsidRPr="002A3DF1">
        <w:rPr>
          <w:i/>
          <w:noProof/>
        </w:rPr>
        <w:t>Approach to constitutive relationships of a Ti-5AI-2Sn-2Zr-4Cr-4Mo alloy by artificial neural networks.</w:t>
      </w:r>
      <w:r w:rsidRPr="002A3DF1">
        <w:rPr>
          <w:noProof/>
        </w:rPr>
        <w:t xml:space="preserve"> Materials Science and Technology, 1998. </w:t>
      </w:r>
      <w:r w:rsidRPr="002A3DF1">
        <w:rPr>
          <w:b/>
          <w:noProof/>
        </w:rPr>
        <w:t>14</w:t>
      </w:r>
      <w:r w:rsidRPr="002A3DF1">
        <w:rPr>
          <w:noProof/>
        </w:rPr>
        <w:t>(2): p. 136-138.</w:t>
      </w:r>
      <w:bookmarkEnd w:id="452"/>
    </w:p>
    <w:p w14:paraId="769E37F3" w14:textId="77777777" w:rsidR="002A3DF1" w:rsidRPr="002A3DF1" w:rsidRDefault="002A3DF1" w:rsidP="002A3DF1">
      <w:pPr>
        <w:pStyle w:val="EndNoteBibliography"/>
        <w:spacing w:after="0"/>
        <w:ind w:left="720" w:hanging="720"/>
        <w:rPr>
          <w:noProof/>
        </w:rPr>
      </w:pPr>
      <w:bookmarkStart w:id="453" w:name="_ENREF_47"/>
      <w:r w:rsidRPr="002A3DF1">
        <w:rPr>
          <w:noProof/>
        </w:rPr>
        <w:t>47.</w:t>
      </w:r>
      <w:r w:rsidRPr="002A3DF1">
        <w:rPr>
          <w:noProof/>
        </w:rPr>
        <w:tab/>
        <w:t xml:space="preserve">Sung, A.H., </w:t>
      </w:r>
      <w:r w:rsidRPr="002A3DF1">
        <w:rPr>
          <w:i/>
          <w:noProof/>
        </w:rPr>
        <w:t>Ranking importance of input parameters of neural networks.</w:t>
      </w:r>
      <w:r w:rsidRPr="002A3DF1">
        <w:rPr>
          <w:noProof/>
        </w:rPr>
        <w:t xml:space="preserve"> Expert Systems with Applications, 1998. </w:t>
      </w:r>
      <w:r w:rsidRPr="002A3DF1">
        <w:rPr>
          <w:b/>
          <w:noProof/>
        </w:rPr>
        <w:t>15</w:t>
      </w:r>
      <w:r w:rsidRPr="002A3DF1">
        <w:rPr>
          <w:noProof/>
        </w:rPr>
        <w:t>(3): p. 405-411.</w:t>
      </w:r>
      <w:bookmarkEnd w:id="453"/>
    </w:p>
    <w:p w14:paraId="39CD8DEA" w14:textId="77777777" w:rsidR="002A3DF1" w:rsidRPr="002A3DF1" w:rsidRDefault="002A3DF1" w:rsidP="002A3DF1">
      <w:pPr>
        <w:pStyle w:val="EndNoteBibliography"/>
        <w:spacing w:after="0"/>
        <w:ind w:left="720" w:hanging="720"/>
        <w:rPr>
          <w:noProof/>
        </w:rPr>
      </w:pPr>
      <w:bookmarkStart w:id="454" w:name="_ENREF_48"/>
      <w:r w:rsidRPr="002A3DF1">
        <w:rPr>
          <w:noProof/>
        </w:rPr>
        <w:t>48.</w:t>
      </w:r>
      <w:r w:rsidRPr="002A3DF1">
        <w:rPr>
          <w:noProof/>
        </w:rPr>
        <w:tab/>
        <w:t xml:space="preserve">Vasudevan, M., et al., </w:t>
      </w:r>
      <w:r w:rsidRPr="002A3DF1">
        <w:rPr>
          <w:i/>
          <w:noProof/>
        </w:rPr>
        <w:t>Modelling correlation between alloy composition and ferrite number in duplex stainless steel welds using artificial neural networks.</w:t>
      </w:r>
      <w:r w:rsidRPr="002A3DF1">
        <w:rPr>
          <w:noProof/>
        </w:rPr>
        <w:t xml:space="preserve"> Materials Science and Technology, 2005. </w:t>
      </w:r>
      <w:r w:rsidRPr="002A3DF1">
        <w:rPr>
          <w:b/>
          <w:noProof/>
        </w:rPr>
        <w:t>21</w:t>
      </w:r>
      <w:r w:rsidRPr="002A3DF1">
        <w:rPr>
          <w:noProof/>
        </w:rPr>
        <w:t>(4): p. 387-392.</w:t>
      </w:r>
      <w:bookmarkEnd w:id="454"/>
    </w:p>
    <w:p w14:paraId="390D79E8" w14:textId="77777777" w:rsidR="002A3DF1" w:rsidRPr="002A3DF1" w:rsidRDefault="002A3DF1" w:rsidP="002A3DF1">
      <w:pPr>
        <w:pStyle w:val="EndNoteBibliography"/>
        <w:spacing w:after="0"/>
        <w:ind w:left="720" w:hanging="720"/>
        <w:rPr>
          <w:noProof/>
        </w:rPr>
      </w:pPr>
      <w:bookmarkStart w:id="455" w:name="_ENREF_49"/>
      <w:r w:rsidRPr="002A3DF1">
        <w:rPr>
          <w:noProof/>
        </w:rPr>
        <w:t>49.</w:t>
      </w:r>
      <w:r w:rsidRPr="002A3DF1">
        <w:rPr>
          <w:noProof/>
        </w:rPr>
        <w:tab/>
        <w:t xml:space="preserve">Fu, Z., et al., </w:t>
      </w:r>
      <w:r w:rsidRPr="002A3DF1">
        <w:rPr>
          <w:i/>
          <w:noProof/>
        </w:rPr>
        <w:t>Using genetic algorithm-back propagation neural network prediction and finite-element model simulation to optimize the process of multiple-step incremental air-bending forming of sheet metal.</w:t>
      </w:r>
      <w:r w:rsidRPr="002A3DF1">
        <w:rPr>
          <w:noProof/>
        </w:rPr>
        <w:t xml:space="preserve"> Materials &amp; Design, 2010. </w:t>
      </w:r>
      <w:r w:rsidRPr="002A3DF1">
        <w:rPr>
          <w:b/>
          <w:noProof/>
        </w:rPr>
        <w:t>31</w:t>
      </w:r>
      <w:r w:rsidRPr="002A3DF1">
        <w:rPr>
          <w:noProof/>
        </w:rPr>
        <w:t>(1): p. 267-277.</w:t>
      </w:r>
      <w:bookmarkEnd w:id="455"/>
    </w:p>
    <w:p w14:paraId="630FE553" w14:textId="77777777" w:rsidR="002A3DF1" w:rsidRPr="002A3DF1" w:rsidRDefault="002A3DF1" w:rsidP="002A3DF1">
      <w:pPr>
        <w:pStyle w:val="EndNoteBibliography"/>
        <w:spacing w:after="0"/>
        <w:ind w:left="720" w:hanging="720"/>
        <w:rPr>
          <w:noProof/>
        </w:rPr>
      </w:pPr>
      <w:bookmarkStart w:id="456" w:name="_ENREF_50"/>
      <w:r w:rsidRPr="002A3DF1">
        <w:rPr>
          <w:noProof/>
        </w:rPr>
        <w:t>50.</w:t>
      </w:r>
      <w:r w:rsidRPr="002A3DF1">
        <w:rPr>
          <w:noProof/>
        </w:rPr>
        <w:tab/>
        <w:t xml:space="preserve">Huang, C., X. Jia, and Z. Zhang, </w:t>
      </w:r>
      <w:r w:rsidRPr="002A3DF1">
        <w:rPr>
          <w:i/>
          <w:noProof/>
        </w:rPr>
        <w:t>A Modified Back Propagation Artificial Neural Network Model Based on Genetic Algorithm to Predict the Flow Behavior of 5754 Aluminum Alloy.</w:t>
      </w:r>
      <w:r w:rsidRPr="002A3DF1">
        <w:rPr>
          <w:noProof/>
        </w:rPr>
        <w:t xml:space="preserve"> Materials (Basel), 2018. </w:t>
      </w:r>
      <w:r w:rsidRPr="002A3DF1">
        <w:rPr>
          <w:b/>
          <w:noProof/>
        </w:rPr>
        <w:t>11</w:t>
      </w:r>
      <w:r w:rsidRPr="002A3DF1">
        <w:rPr>
          <w:noProof/>
        </w:rPr>
        <w:t>(5).</w:t>
      </w:r>
      <w:bookmarkEnd w:id="456"/>
    </w:p>
    <w:p w14:paraId="7DA161F7" w14:textId="77777777" w:rsidR="002A3DF1" w:rsidRPr="002A3DF1" w:rsidRDefault="002A3DF1" w:rsidP="002A3DF1">
      <w:pPr>
        <w:pStyle w:val="EndNoteBibliography"/>
        <w:spacing w:after="0"/>
        <w:ind w:left="720" w:hanging="720"/>
        <w:rPr>
          <w:noProof/>
        </w:rPr>
      </w:pPr>
      <w:bookmarkStart w:id="457" w:name="_ENREF_51"/>
      <w:r w:rsidRPr="002A3DF1">
        <w:rPr>
          <w:noProof/>
        </w:rPr>
        <w:t>51.</w:t>
      </w:r>
      <w:r w:rsidRPr="002A3DF1">
        <w:rPr>
          <w:noProof/>
        </w:rPr>
        <w:tab/>
        <w:t xml:space="preserve">Aliofkhazraei, M. and A.S. Rouhaghdam, </w:t>
      </w:r>
      <w:r w:rsidRPr="002A3DF1">
        <w:rPr>
          <w:i/>
          <w:noProof/>
        </w:rPr>
        <w:t>Neural networks prediction of different frequencies effects on corrosion resistance obtained from pulsed nanocrystalline plasma electrolytic carburizing.</w:t>
      </w:r>
      <w:r w:rsidRPr="002A3DF1">
        <w:rPr>
          <w:noProof/>
        </w:rPr>
        <w:t xml:space="preserve"> Materials Letters, 2008. </w:t>
      </w:r>
      <w:r w:rsidRPr="002A3DF1">
        <w:rPr>
          <w:b/>
          <w:noProof/>
        </w:rPr>
        <w:t>62</w:t>
      </w:r>
      <w:r w:rsidRPr="002A3DF1">
        <w:rPr>
          <w:noProof/>
        </w:rPr>
        <w:t>(14): p. 2192-2195.</w:t>
      </w:r>
      <w:bookmarkEnd w:id="457"/>
    </w:p>
    <w:p w14:paraId="0EB471F2" w14:textId="77777777" w:rsidR="002A3DF1" w:rsidRPr="002A3DF1" w:rsidRDefault="002A3DF1" w:rsidP="002A3DF1">
      <w:pPr>
        <w:pStyle w:val="EndNoteBibliography"/>
        <w:spacing w:after="0"/>
        <w:ind w:left="720" w:hanging="720"/>
        <w:rPr>
          <w:noProof/>
        </w:rPr>
      </w:pPr>
      <w:bookmarkStart w:id="458" w:name="_ENREF_52"/>
      <w:r w:rsidRPr="002A3DF1">
        <w:rPr>
          <w:noProof/>
        </w:rPr>
        <w:t>52.</w:t>
      </w:r>
      <w:r w:rsidRPr="002A3DF1">
        <w:rPr>
          <w:noProof/>
        </w:rPr>
        <w:tab/>
        <w:t xml:space="preserve">Weckman, G.R., et al., </w:t>
      </w:r>
      <w:r w:rsidRPr="002A3DF1">
        <w:rPr>
          <w:i/>
          <w:noProof/>
        </w:rPr>
        <w:t>EXTRACTING KNOWLEDGE FROM CARBON DIOXIDE CORROSION INHIBITION WITH ARTIFICIAL NEURAL NETWORKS.</w:t>
      </w:r>
      <w:r w:rsidRPr="002A3DF1">
        <w:rPr>
          <w:noProof/>
        </w:rPr>
        <w:t xml:space="preserve"> International Journal of Industrial Engineering: Theory, Applications and Practice; Vol 17, No 1 (2010), 2010.</w:t>
      </w:r>
      <w:bookmarkEnd w:id="458"/>
    </w:p>
    <w:p w14:paraId="6996C7BC" w14:textId="77777777" w:rsidR="002A3DF1" w:rsidRPr="002A3DF1" w:rsidRDefault="002A3DF1" w:rsidP="002A3DF1">
      <w:pPr>
        <w:pStyle w:val="EndNoteBibliography"/>
        <w:spacing w:after="0"/>
        <w:ind w:left="720" w:hanging="720"/>
        <w:rPr>
          <w:noProof/>
        </w:rPr>
      </w:pPr>
      <w:bookmarkStart w:id="459" w:name="_ENREF_53"/>
      <w:r w:rsidRPr="002A3DF1">
        <w:rPr>
          <w:noProof/>
        </w:rPr>
        <w:t>53.</w:t>
      </w:r>
      <w:r w:rsidRPr="002A3DF1">
        <w:rPr>
          <w:noProof/>
        </w:rPr>
        <w:tab/>
        <w:t xml:space="preserve">Fathi, A. and A. Aghakouchak, </w:t>
      </w:r>
      <w:r w:rsidRPr="002A3DF1">
        <w:rPr>
          <w:i/>
          <w:noProof/>
        </w:rPr>
        <w:t>Prediction of fatigue crack growth rate in welded tubular joints using neural network.</w:t>
      </w:r>
      <w:r w:rsidRPr="002A3DF1">
        <w:rPr>
          <w:noProof/>
        </w:rPr>
        <w:t xml:space="preserve"> International Journal of Fatigue, 2007. </w:t>
      </w:r>
      <w:r w:rsidRPr="002A3DF1">
        <w:rPr>
          <w:b/>
          <w:noProof/>
        </w:rPr>
        <w:t>29</w:t>
      </w:r>
      <w:r w:rsidRPr="002A3DF1">
        <w:rPr>
          <w:noProof/>
        </w:rPr>
        <w:t>(2): p. 261-275.</w:t>
      </w:r>
      <w:bookmarkEnd w:id="459"/>
    </w:p>
    <w:p w14:paraId="435B042B" w14:textId="77777777" w:rsidR="002A3DF1" w:rsidRPr="002A3DF1" w:rsidRDefault="002A3DF1" w:rsidP="002A3DF1">
      <w:pPr>
        <w:pStyle w:val="EndNoteBibliography"/>
        <w:spacing w:after="0"/>
        <w:ind w:left="720" w:hanging="720"/>
        <w:rPr>
          <w:noProof/>
        </w:rPr>
      </w:pPr>
      <w:bookmarkStart w:id="460" w:name="_ENREF_54"/>
      <w:r w:rsidRPr="002A3DF1">
        <w:rPr>
          <w:noProof/>
        </w:rPr>
        <w:t>54.</w:t>
      </w:r>
      <w:r w:rsidRPr="002A3DF1">
        <w:rPr>
          <w:noProof/>
        </w:rPr>
        <w:tab/>
        <w:t xml:space="preserve">Khadom, A.A., </w:t>
      </w:r>
      <w:r w:rsidRPr="002A3DF1">
        <w:rPr>
          <w:i/>
          <w:noProof/>
        </w:rPr>
        <w:t>Modeling of corrosion reaction data in inhibited acid environment using regressions and artificial neural networks.</w:t>
      </w:r>
      <w:r w:rsidRPr="002A3DF1">
        <w:rPr>
          <w:noProof/>
        </w:rPr>
        <w:t xml:space="preserve"> Korean Journal of Chemical Engineering, 2013. </w:t>
      </w:r>
      <w:r w:rsidRPr="002A3DF1">
        <w:rPr>
          <w:b/>
          <w:noProof/>
        </w:rPr>
        <w:t>30</w:t>
      </w:r>
      <w:r w:rsidRPr="002A3DF1">
        <w:rPr>
          <w:noProof/>
        </w:rPr>
        <w:t>(12): p. 2197-2204.</w:t>
      </w:r>
      <w:bookmarkEnd w:id="460"/>
    </w:p>
    <w:p w14:paraId="3568AE3A" w14:textId="77777777" w:rsidR="002A3DF1" w:rsidRPr="002A3DF1" w:rsidRDefault="002A3DF1" w:rsidP="002A3DF1">
      <w:pPr>
        <w:pStyle w:val="EndNoteBibliography"/>
        <w:spacing w:after="0"/>
        <w:ind w:left="720" w:hanging="720"/>
        <w:rPr>
          <w:noProof/>
        </w:rPr>
      </w:pPr>
      <w:bookmarkStart w:id="461" w:name="_ENREF_55"/>
      <w:r w:rsidRPr="002A3DF1">
        <w:rPr>
          <w:noProof/>
        </w:rPr>
        <w:lastRenderedPageBreak/>
        <w:t>55.</w:t>
      </w:r>
      <w:r w:rsidRPr="002A3DF1">
        <w:rPr>
          <w:noProof/>
        </w:rPr>
        <w:tab/>
        <w:t xml:space="preserve">Bhadeshia, H.K.D.H., </w:t>
      </w:r>
      <w:r w:rsidRPr="002A3DF1">
        <w:rPr>
          <w:i/>
          <w:noProof/>
        </w:rPr>
        <w:t>Neural Networks in Materials Science</w:t>
      </w:r>
      <w:r w:rsidRPr="002A3DF1">
        <w:rPr>
          <w:noProof/>
        </w:rPr>
        <w:t xml:space="preserve">, in </w:t>
      </w:r>
      <w:r w:rsidRPr="002A3DF1">
        <w:rPr>
          <w:i/>
          <w:noProof/>
        </w:rPr>
        <w:t>Encyclopedia of Materials: Science and Technology</w:t>
      </w:r>
      <w:r w:rsidRPr="002A3DF1">
        <w:rPr>
          <w:noProof/>
        </w:rPr>
        <w:t>. 2008, Elsevier. p. 1-5.</w:t>
      </w:r>
      <w:bookmarkEnd w:id="461"/>
    </w:p>
    <w:p w14:paraId="655E5A48" w14:textId="77777777" w:rsidR="002A3DF1" w:rsidRPr="002A3DF1" w:rsidRDefault="002A3DF1" w:rsidP="002A3DF1">
      <w:pPr>
        <w:pStyle w:val="EndNoteBibliography"/>
        <w:spacing w:after="0"/>
        <w:ind w:left="720" w:hanging="720"/>
        <w:rPr>
          <w:noProof/>
        </w:rPr>
      </w:pPr>
      <w:bookmarkStart w:id="462" w:name="_ENREF_56"/>
      <w:r w:rsidRPr="002A3DF1">
        <w:rPr>
          <w:noProof/>
        </w:rPr>
        <w:t>56.</w:t>
      </w:r>
      <w:r w:rsidRPr="002A3DF1">
        <w:rPr>
          <w:noProof/>
        </w:rPr>
        <w:tab/>
        <w:t xml:space="preserve">Narimani, N., et al., </w:t>
      </w:r>
      <w:r w:rsidRPr="002A3DF1">
        <w:rPr>
          <w:i/>
          <w:noProof/>
        </w:rPr>
        <w:t>Predictions of corrosion current density and potential by using chemical composition and corrosion cell characteristics in microalloyed pipeline steels.</w:t>
      </w:r>
      <w:r w:rsidRPr="002A3DF1">
        <w:rPr>
          <w:noProof/>
        </w:rPr>
        <w:t xml:space="preserve"> Measurement, 2015. </w:t>
      </w:r>
      <w:r w:rsidRPr="002A3DF1">
        <w:rPr>
          <w:b/>
          <w:noProof/>
        </w:rPr>
        <w:t>62</w:t>
      </w:r>
      <w:r w:rsidRPr="002A3DF1">
        <w:rPr>
          <w:noProof/>
        </w:rPr>
        <w:t>: p. 97-107.</w:t>
      </w:r>
      <w:bookmarkEnd w:id="462"/>
    </w:p>
    <w:p w14:paraId="5C4E9777" w14:textId="77777777" w:rsidR="002A3DF1" w:rsidRPr="002A3DF1" w:rsidRDefault="002A3DF1" w:rsidP="002A3DF1">
      <w:pPr>
        <w:pStyle w:val="EndNoteBibliography"/>
        <w:spacing w:after="0"/>
        <w:ind w:left="720" w:hanging="720"/>
        <w:rPr>
          <w:noProof/>
        </w:rPr>
      </w:pPr>
      <w:bookmarkStart w:id="463" w:name="_ENREF_57"/>
      <w:r w:rsidRPr="002A3DF1">
        <w:rPr>
          <w:noProof/>
        </w:rPr>
        <w:t>57.</w:t>
      </w:r>
      <w:r w:rsidRPr="002A3DF1">
        <w:rPr>
          <w:noProof/>
        </w:rPr>
        <w:tab/>
        <w:t xml:space="preserve">Xu, Y., et al., </w:t>
      </w:r>
      <w:r w:rsidRPr="002A3DF1">
        <w:rPr>
          <w:i/>
          <w:noProof/>
        </w:rPr>
        <w:t>Application of artificial neural networks to predict corrosion behavior of Ni–SiC composite coatings deposited by ultrasonic electrodeposition.</w:t>
      </w:r>
      <w:r w:rsidRPr="002A3DF1">
        <w:rPr>
          <w:noProof/>
        </w:rPr>
        <w:t xml:space="preserve"> Ceramics International, 2014. </w:t>
      </w:r>
      <w:r w:rsidRPr="002A3DF1">
        <w:rPr>
          <w:b/>
          <w:noProof/>
        </w:rPr>
        <w:t>40</w:t>
      </w:r>
      <w:r w:rsidRPr="002A3DF1">
        <w:rPr>
          <w:noProof/>
        </w:rPr>
        <w:t>(4): p. 5425-5430.</w:t>
      </w:r>
      <w:bookmarkEnd w:id="463"/>
    </w:p>
    <w:p w14:paraId="2AEE8B42" w14:textId="77777777" w:rsidR="002A3DF1" w:rsidRPr="002A3DF1" w:rsidRDefault="002A3DF1" w:rsidP="002A3DF1">
      <w:pPr>
        <w:pStyle w:val="EndNoteBibliography"/>
        <w:spacing w:after="0"/>
        <w:ind w:left="720" w:hanging="720"/>
        <w:rPr>
          <w:noProof/>
        </w:rPr>
      </w:pPr>
      <w:bookmarkStart w:id="464" w:name="_ENREF_58"/>
      <w:r w:rsidRPr="002A3DF1">
        <w:rPr>
          <w:noProof/>
        </w:rPr>
        <w:t>58.</w:t>
      </w:r>
      <w:r w:rsidRPr="002A3DF1">
        <w:rPr>
          <w:noProof/>
        </w:rPr>
        <w:tab/>
        <w:t xml:space="preserve">Lu, C. and R. Liu, </w:t>
      </w:r>
      <w:r w:rsidRPr="002A3DF1">
        <w:rPr>
          <w:i/>
          <w:noProof/>
        </w:rPr>
        <w:t>Predicting Carbonation Depth of Prestressed Concrete under Different Stress States Using Artificial Neural Network.</w:t>
      </w:r>
      <w:r w:rsidRPr="002A3DF1">
        <w:rPr>
          <w:noProof/>
        </w:rPr>
        <w:t xml:space="preserve"> Advances in Artificial Neural Systems, 2009. </w:t>
      </w:r>
      <w:r w:rsidRPr="002A3DF1">
        <w:rPr>
          <w:b/>
          <w:noProof/>
        </w:rPr>
        <w:t>2009</w:t>
      </w:r>
      <w:r w:rsidRPr="002A3DF1">
        <w:rPr>
          <w:noProof/>
        </w:rPr>
        <w:t>: p. 1-8.</w:t>
      </w:r>
      <w:bookmarkEnd w:id="464"/>
    </w:p>
    <w:p w14:paraId="03367602" w14:textId="77777777" w:rsidR="002A3DF1" w:rsidRPr="002A3DF1" w:rsidRDefault="002A3DF1" w:rsidP="002A3DF1">
      <w:pPr>
        <w:pStyle w:val="EndNoteBibliography"/>
        <w:spacing w:after="0"/>
        <w:ind w:left="720" w:hanging="720"/>
        <w:rPr>
          <w:noProof/>
        </w:rPr>
      </w:pPr>
      <w:bookmarkStart w:id="465" w:name="_ENREF_59"/>
      <w:r w:rsidRPr="002A3DF1">
        <w:rPr>
          <w:noProof/>
        </w:rPr>
        <w:t>59.</w:t>
      </w:r>
      <w:r w:rsidRPr="002A3DF1">
        <w:rPr>
          <w:noProof/>
        </w:rPr>
        <w:tab/>
        <w:t xml:space="preserve">Sonar, D.K., U.S. Dixit, and D.K. Ojha, </w:t>
      </w:r>
      <w:r w:rsidRPr="002A3DF1">
        <w:rPr>
          <w:i/>
          <w:noProof/>
        </w:rPr>
        <w:t>The application of a radial basis function neural network for predicting the surface roughness in a turning process.</w:t>
      </w:r>
      <w:r w:rsidRPr="002A3DF1">
        <w:rPr>
          <w:noProof/>
        </w:rPr>
        <w:t xml:space="preserve"> The International Journal of Advanced Manufacturing Technology, 2005. </w:t>
      </w:r>
      <w:r w:rsidRPr="002A3DF1">
        <w:rPr>
          <w:b/>
          <w:noProof/>
        </w:rPr>
        <w:t>27</w:t>
      </w:r>
      <w:r w:rsidRPr="002A3DF1">
        <w:rPr>
          <w:noProof/>
        </w:rPr>
        <w:t>(7-8): p. 661-666.</w:t>
      </w:r>
      <w:bookmarkEnd w:id="465"/>
    </w:p>
    <w:p w14:paraId="62ECCDE2" w14:textId="77777777" w:rsidR="002A3DF1" w:rsidRPr="002A3DF1" w:rsidRDefault="002A3DF1" w:rsidP="002A3DF1">
      <w:pPr>
        <w:pStyle w:val="EndNoteBibliography"/>
        <w:spacing w:after="0"/>
        <w:ind w:left="720" w:hanging="720"/>
        <w:rPr>
          <w:noProof/>
        </w:rPr>
      </w:pPr>
      <w:bookmarkStart w:id="466" w:name="_ENREF_60"/>
      <w:r w:rsidRPr="002A3DF1">
        <w:rPr>
          <w:noProof/>
        </w:rPr>
        <w:t>60.</w:t>
      </w:r>
      <w:r w:rsidRPr="002A3DF1">
        <w:rPr>
          <w:noProof/>
        </w:rPr>
        <w:tab/>
        <w:t xml:space="preserve">Li, L., et al., </w:t>
      </w:r>
      <w:r w:rsidRPr="002A3DF1">
        <w:rPr>
          <w:i/>
          <w:noProof/>
        </w:rPr>
        <w:t>Research on Corrosion Rate Prediction of Aluminum Alloys in Typical Domestic Areas Based on BP Artificial Neural Network.</w:t>
      </w:r>
      <w:r w:rsidRPr="002A3DF1">
        <w:rPr>
          <w:noProof/>
        </w:rPr>
        <w:t xml:space="preserve"> Advanced Materials Research, 2013. </w:t>
      </w:r>
      <w:r w:rsidRPr="002A3DF1">
        <w:rPr>
          <w:b/>
          <w:noProof/>
        </w:rPr>
        <w:t>652-654</w:t>
      </w:r>
      <w:r w:rsidRPr="002A3DF1">
        <w:rPr>
          <w:noProof/>
        </w:rPr>
        <w:t>: p. 1088-1091.</w:t>
      </w:r>
      <w:bookmarkEnd w:id="466"/>
    </w:p>
    <w:p w14:paraId="29E9A13B" w14:textId="77777777" w:rsidR="002A3DF1" w:rsidRPr="002A3DF1" w:rsidRDefault="002A3DF1" w:rsidP="002A3DF1">
      <w:pPr>
        <w:pStyle w:val="EndNoteBibliography"/>
        <w:spacing w:after="0"/>
        <w:ind w:left="720" w:hanging="720"/>
        <w:rPr>
          <w:noProof/>
        </w:rPr>
      </w:pPr>
      <w:bookmarkStart w:id="467" w:name="_ENREF_61"/>
      <w:r w:rsidRPr="002A3DF1">
        <w:rPr>
          <w:noProof/>
        </w:rPr>
        <w:t>61.</w:t>
      </w:r>
      <w:r w:rsidRPr="002A3DF1">
        <w:rPr>
          <w:noProof/>
        </w:rPr>
        <w:tab/>
        <w:t xml:space="preserve">Jančíková, Z., O. Zimný, and P. Koštial, </w:t>
      </w:r>
      <w:r w:rsidRPr="002A3DF1">
        <w:rPr>
          <w:i/>
          <w:noProof/>
        </w:rPr>
        <w:t>Prediction of metal corrosion by neural networks</w:t>
      </w:r>
      <w:r w:rsidRPr="002A3DF1">
        <w:rPr>
          <w:noProof/>
        </w:rPr>
        <w:t>. Vol. 52. 2013. 379-381.</w:t>
      </w:r>
      <w:bookmarkEnd w:id="467"/>
    </w:p>
    <w:p w14:paraId="2E138569" w14:textId="77777777" w:rsidR="002A3DF1" w:rsidRPr="002A3DF1" w:rsidRDefault="002A3DF1" w:rsidP="002A3DF1">
      <w:pPr>
        <w:pStyle w:val="EndNoteBibliography"/>
        <w:spacing w:after="0"/>
        <w:ind w:left="720" w:hanging="720"/>
        <w:rPr>
          <w:noProof/>
        </w:rPr>
      </w:pPr>
      <w:bookmarkStart w:id="468" w:name="_ENREF_62"/>
      <w:r w:rsidRPr="002A3DF1">
        <w:rPr>
          <w:noProof/>
        </w:rPr>
        <w:t>62.</w:t>
      </w:r>
      <w:r w:rsidRPr="002A3DF1">
        <w:rPr>
          <w:noProof/>
        </w:rPr>
        <w:tab/>
        <w:t xml:space="preserve">Kermanpur, A., A. Ebnonnasir, and M. Hedayati, </w:t>
      </w:r>
      <w:r w:rsidRPr="002A3DF1">
        <w:rPr>
          <w:i/>
          <w:noProof/>
        </w:rPr>
        <w:t>A novel analytical–artificial neural network model to improve efficiency of high pressure descaling nozzles in hot strip rolling of steels.</w:t>
      </w:r>
      <w:r w:rsidRPr="002A3DF1">
        <w:rPr>
          <w:noProof/>
        </w:rPr>
        <w:t xml:space="preserve"> Materials Science and Technology, 2007. </w:t>
      </w:r>
      <w:r w:rsidRPr="002A3DF1">
        <w:rPr>
          <w:b/>
          <w:noProof/>
        </w:rPr>
        <w:t>23</w:t>
      </w:r>
      <w:r w:rsidRPr="002A3DF1">
        <w:rPr>
          <w:noProof/>
        </w:rPr>
        <w:t>(8): p. 951-957.</w:t>
      </w:r>
      <w:bookmarkEnd w:id="468"/>
    </w:p>
    <w:p w14:paraId="50C567FD" w14:textId="77777777" w:rsidR="002A3DF1" w:rsidRPr="002A3DF1" w:rsidRDefault="002A3DF1" w:rsidP="002A3DF1">
      <w:pPr>
        <w:pStyle w:val="EndNoteBibliography"/>
        <w:spacing w:after="0"/>
        <w:ind w:left="720" w:hanging="720"/>
        <w:rPr>
          <w:noProof/>
        </w:rPr>
      </w:pPr>
      <w:bookmarkStart w:id="469" w:name="_ENREF_63"/>
      <w:r w:rsidRPr="002A3DF1">
        <w:rPr>
          <w:noProof/>
        </w:rPr>
        <w:t>63.</w:t>
      </w:r>
      <w:r w:rsidRPr="002A3DF1">
        <w:rPr>
          <w:noProof/>
        </w:rPr>
        <w:tab/>
        <w:t xml:space="preserve">Altinkok, N. and R. Koker, </w:t>
      </w:r>
      <w:r w:rsidRPr="002A3DF1">
        <w:rPr>
          <w:i/>
          <w:noProof/>
        </w:rPr>
        <w:t>Modelling of the prediction of tensile and density properties in particle reinforced metal matrix composites by using neural networks.</w:t>
      </w:r>
      <w:r w:rsidRPr="002A3DF1">
        <w:rPr>
          <w:noProof/>
        </w:rPr>
        <w:t xml:space="preserve"> Materials &amp; Design, 2006. </w:t>
      </w:r>
      <w:r w:rsidRPr="002A3DF1">
        <w:rPr>
          <w:b/>
          <w:noProof/>
        </w:rPr>
        <w:t>27</w:t>
      </w:r>
      <w:r w:rsidRPr="002A3DF1">
        <w:rPr>
          <w:noProof/>
        </w:rPr>
        <w:t>(8): p. 625-631.</w:t>
      </w:r>
      <w:bookmarkEnd w:id="469"/>
    </w:p>
    <w:p w14:paraId="091EFBA9" w14:textId="77777777" w:rsidR="002A3DF1" w:rsidRPr="002A3DF1" w:rsidRDefault="002A3DF1" w:rsidP="002A3DF1">
      <w:pPr>
        <w:pStyle w:val="EndNoteBibliography"/>
        <w:spacing w:after="0"/>
        <w:ind w:left="720" w:hanging="720"/>
        <w:rPr>
          <w:noProof/>
        </w:rPr>
      </w:pPr>
      <w:bookmarkStart w:id="470" w:name="_ENREF_64"/>
      <w:r w:rsidRPr="002A3DF1">
        <w:rPr>
          <w:noProof/>
        </w:rPr>
        <w:t>64.</w:t>
      </w:r>
      <w:r w:rsidRPr="002A3DF1">
        <w:rPr>
          <w:noProof/>
        </w:rPr>
        <w:tab/>
        <w:t xml:space="preserve">Khaled, K. and N.A. Al-Mobarak, </w:t>
      </w:r>
      <w:r w:rsidRPr="002A3DF1">
        <w:rPr>
          <w:i/>
          <w:noProof/>
        </w:rPr>
        <w:t>A Predictive Model for Corrosion Inhibition of Mild Steel by Thiophene and Its Derivatives Using Artificial Neural Network</w:t>
      </w:r>
      <w:r w:rsidRPr="002A3DF1">
        <w:rPr>
          <w:noProof/>
        </w:rPr>
        <w:t>. Vol. 7. 2012. 1045-1059.</w:t>
      </w:r>
      <w:bookmarkEnd w:id="470"/>
    </w:p>
    <w:p w14:paraId="2C86C9DE" w14:textId="77777777" w:rsidR="002A3DF1" w:rsidRPr="002A3DF1" w:rsidRDefault="002A3DF1" w:rsidP="002A3DF1">
      <w:pPr>
        <w:pStyle w:val="EndNoteBibliography"/>
        <w:spacing w:after="0"/>
        <w:ind w:left="720" w:hanging="720"/>
        <w:rPr>
          <w:noProof/>
        </w:rPr>
      </w:pPr>
      <w:bookmarkStart w:id="471" w:name="_ENREF_65"/>
      <w:r w:rsidRPr="002A3DF1">
        <w:rPr>
          <w:noProof/>
        </w:rPr>
        <w:t>65.</w:t>
      </w:r>
      <w:r w:rsidRPr="002A3DF1">
        <w:rPr>
          <w:noProof/>
        </w:rPr>
        <w:tab/>
        <w:t xml:space="preserve">Upadhyay, V., P.K. Jain, and N.K. Mehta, </w:t>
      </w:r>
      <w:r w:rsidRPr="002A3DF1">
        <w:rPr>
          <w:i/>
          <w:noProof/>
        </w:rPr>
        <w:t>In-process prediction of surface roughness in turning of Ti–6Al–4V alloy using cutting parameters and vibration signals.</w:t>
      </w:r>
      <w:r w:rsidRPr="002A3DF1">
        <w:rPr>
          <w:noProof/>
        </w:rPr>
        <w:t xml:space="preserve"> Measurement, 2013. </w:t>
      </w:r>
      <w:r w:rsidRPr="002A3DF1">
        <w:rPr>
          <w:b/>
          <w:noProof/>
        </w:rPr>
        <w:t>46</w:t>
      </w:r>
      <w:r w:rsidRPr="002A3DF1">
        <w:rPr>
          <w:noProof/>
        </w:rPr>
        <w:t>(1): p. 154-160.</w:t>
      </w:r>
      <w:bookmarkEnd w:id="471"/>
    </w:p>
    <w:p w14:paraId="395A9731" w14:textId="77777777" w:rsidR="002A3DF1" w:rsidRPr="002A3DF1" w:rsidRDefault="002A3DF1" w:rsidP="002A3DF1">
      <w:pPr>
        <w:pStyle w:val="EndNoteBibliography"/>
        <w:spacing w:after="0"/>
        <w:ind w:left="720" w:hanging="720"/>
        <w:rPr>
          <w:noProof/>
        </w:rPr>
      </w:pPr>
      <w:bookmarkStart w:id="472" w:name="_ENREF_66"/>
      <w:r w:rsidRPr="002A3DF1">
        <w:rPr>
          <w:noProof/>
        </w:rPr>
        <w:t>66.</w:t>
      </w:r>
      <w:r w:rsidRPr="002A3DF1">
        <w:rPr>
          <w:noProof/>
        </w:rPr>
        <w:tab/>
        <w:t xml:space="preserve">Komijani, H., et al., </w:t>
      </w:r>
      <w:r w:rsidRPr="002A3DF1">
        <w:rPr>
          <w:i/>
          <w:noProof/>
        </w:rPr>
        <w:t>Radial Basis Function Neural Network for Electrochemical Impedance Prediction at Presence of Corrosion Inhibitor.</w:t>
      </w:r>
      <w:r w:rsidRPr="002A3DF1">
        <w:rPr>
          <w:noProof/>
        </w:rPr>
        <w:t xml:space="preserve"> Periodica Polytechnica Chemical Engineering, 2016.</w:t>
      </w:r>
      <w:bookmarkEnd w:id="472"/>
    </w:p>
    <w:p w14:paraId="63800586" w14:textId="77777777" w:rsidR="002A3DF1" w:rsidRPr="002A3DF1" w:rsidRDefault="002A3DF1" w:rsidP="002A3DF1">
      <w:pPr>
        <w:pStyle w:val="EndNoteBibliography"/>
        <w:spacing w:after="0"/>
        <w:ind w:left="720" w:hanging="720"/>
        <w:rPr>
          <w:noProof/>
        </w:rPr>
      </w:pPr>
      <w:bookmarkStart w:id="473" w:name="_ENREF_67"/>
      <w:r w:rsidRPr="002A3DF1">
        <w:rPr>
          <w:noProof/>
        </w:rPr>
        <w:t>67.</w:t>
      </w:r>
      <w:r w:rsidRPr="002A3DF1">
        <w:rPr>
          <w:noProof/>
        </w:rPr>
        <w:tab/>
        <w:t xml:space="preserve">Zhang, H.J., et al., </w:t>
      </w:r>
      <w:r w:rsidRPr="002A3DF1">
        <w:rPr>
          <w:i/>
          <w:noProof/>
        </w:rPr>
        <w:t>Artificial neural network analysis of preparation of nanoα-Al2O3powders by thermal decomposition of ammonium aluminium carbonate hydroxide.</w:t>
      </w:r>
      <w:r w:rsidRPr="002A3DF1">
        <w:rPr>
          <w:noProof/>
        </w:rPr>
        <w:t xml:space="preserve"> Materials Science and Technology, 2007. </w:t>
      </w:r>
      <w:r w:rsidRPr="002A3DF1">
        <w:rPr>
          <w:b/>
          <w:noProof/>
        </w:rPr>
        <w:t>23</w:t>
      </w:r>
      <w:r w:rsidRPr="002A3DF1">
        <w:rPr>
          <w:noProof/>
        </w:rPr>
        <w:t>(9): p. 1021-1026.</w:t>
      </w:r>
      <w:bookmarkEnd w:id="473"/>
    </w:p>
    <w:p w14:paraId="653A6003" w14:textId="77777777" w:rsidR="002A3DF1" w:rsidRPr="002A3DF1" w:rsidRDefault="002A3DF1" w:rsidP="002A3DF1">
      <w:pPr>
        <w:pStyle w:val="EndNoteBibliography"/>
        <w:spacing w:after="0"/>
        <w:ind w:left="720" w:hanging="720"/>
        <w:rPr>
          <w:noProof/>
        </w:rPr>
      </w:pPr>
      <w:bookmarkStart w:id="474" w:name="_ENREF_68"/>
      <w:r w:rsidRPr="002A3DF1">
        <w:rPr>
          <w:noProof/>
        </w:rPr>
        <w:t>68.</w:t>
      </w:r>
      <w:r w:rsidRPr="002A3DF1">
        <w:rPr>
          <w:noProof/>
        </w:rPr>
        <w:tab/>
        <w:t xml:space="preserve">LiuJie, X., J.P. Davim, and R. Cardoso, </w:t>
      </w:r>
      <w:r w:rsidRPr="002A3DF1">
        <w:rPr>
          <w:i/>
          <w:noProof/>
        </w:rPr>
        <w:t>Prediction on tribological behaviour of composite PEEK-CF30 using artificial neural networks.</w:t>
      </w:r>
      <w:r w:rsidRPr="002A3DF1">
        <w:rPr>
          <w:noProof/>
        </w:rPr>
        <w:t xml:space="preserve"> Journal of Materials Processing Technology, 2007. </w:t>
      </w:r>
      <w:r w:rsidRPr="002A3DF1">
        <w:rPr>
          <w:b/>
          <w:noProof/>
        </w:rPr>
        <w:t>189</w:t>
      </w:r>
      <w:r w:rsidRPr="002A3DF1">
        <w:rPr>
          <w:noProof/>
        </w:rPr>
        <w:t>(1-3): p. 374-378.</w:t>
      </w:r>
      <w:bookmarkEnd w:id="474"/>
    </w:p>
    <w:p w14:paraId="1C0837E0" w14:textId="77777777" w:rsidR="002A3DF1" w:rsidRPr="002A3DF1" w:rsidRDefault="002A3DF1" w:rsidP="002A3DF1">
      <w:pPr>
        <w:pStyle w:val="EndNoteBibliography"/>
        <w:spacing w:after="0"/>
        <w:ind w:left="720" w:hanging="720"/>
        <w:rPr>
          <w:noProof/>
        </w:rPr>
      </w:pPr>
      <w:bookmarkStart w:id="475" w:name="_ENREF_69"/>
      <w:r w:rsidRPr="002A3DF1">
        <w:rPr>
          <w:noProof/>
        </w:rPr>
        <w:t>69.</w:t>
      </w:r>
      <w:r w:rsidRPr="002A3DF1">
        <w:rPr>
          <w:noProof/>
        </w:rPr>
        <w:tab/>
        <w:t xml:space="preserve">Ramesh, R. and R. Gnanamoorthy, </w:t>
      </w:r>
      <w:r w:rsidRPr="002A3DF1">
        <w:rPr>
          <w:i/>
          <w:noProof/>
        </w:rPr>
        <w:t>Artificial Neural Network Prediction of Fretting Wear Behavior of Structural Steel, En 24 Against Bearing Steel, En 31.</w:t>
      </w:r>
      <w:r w:rsidRPr="002A3DF1">
        <w:rPr>
          <w:noProof/>
        </w:rPr>
        <w:t xml:space="preserve"> Journal of Materials Engineering and Performance, 2007. </w:t>
      </w:r>
      <w:r w:rsidRPr="002A3DF1">
        <w:rPr>
          <w:b/>
          <w:noProof/>
        </w:rPr>
        <w:t>16</w:t>
      </w:r>
      <w:r w:rsidRPr="002A3DF1">
        <w:rPr>
          <w:noProof/>
        </w:rPr>
        <w:t>(6): p. 703-709.</w:t>
      </w:r>
      <w:bookmarkEnd w:id="475"/>
    </w:p>
    <w:p w14:paraId="57B06DBE" w14:textId="77777777" w:rsidR="002A3DF1" w:rsidRPr="002A3DF1" w:rsidRDefault="002A3DF1" w:rsidP="002A3DF1">
      <w:pPr>
        <w:pStyle w:val="EndNoteBibliography"/>
        <w:spacing w:after="0"/>
        <w:ind w:left="720" w:hanging="720"/>
        <w:rPr>
          <w:noProof/>
        </w:rPr>
      </w:pPr>
      <w:bookmarkStart w:id="476" w:name="_ENREF_70"/>
      <w:r w:rsidRPr="002A3DF1">
        <w:rPr>
          <w:noProof/>
        </w:rPr>
        <w:t>70.</w:t>
      </w:r>
      <w:r w:rsidRPr="002A3DF1">
        <w:rPr>
          <w:noProof/>
        </w:rPr>
        <w:tab/>
        <w:t xml:space="preserve">Khaled, K. and A. Sherik, </w:t>
      </w:r>
      <w:r w:rsidRPr="002A3DF1">
        <w:rPr>
          <w:i/>
          <w:noProof/>
        </w:rPr>
        <w:t>Using Neural Networks for Corrosion Inhibition Efficiency Prediction during Corrosion of Steel in Chloride Solutions</w:t>
      </w:r>
      <w:r w:rsidRPr="002A3DF1">
        <w:rPr>
          <w:noProof/>
        </w:rPr>
        <w:t>. Vol. 8. 2013. 9918-9935.</w:t>
      </w:r>
      <w:bookmarkEnd w:id="476"/>
    </w:p>
    <w:p w14:paraId="610BA535" w14:textId="77777777" w:rsidR="002A3DF1" w:rsidRPr="002A3DF1" w:rsidRDefault="002A3DF1" w:rsidP="002A3DF1">
      <w:pPr>
        <w:pStyle w:val="EndNoteBibliography"/>
        <w:spacing w:after="0"/>
        <w:ind w:left="720" w:hanging="720"/>
        <w:rPr>
          <w:noProof/>
        </w:rPr>
      </w:pPr>
      <w:bookmarkStart w:id="477" w:name="_ENREF_71"/>
      <w:r w:rsidRPr="002A3DF1">
        <w:rPr>
          <w:noProof/>
        </w:rPr>
        <w:lastRenderedPageBreak/>
        <w:t>71.</w:t>
      </w:r>
      <w:r w:rsidRPr="002A3DF1">
        <w:rPr>
          <w:noProof/>
        </w:rPr>
        <w:tab/>
        <w:t xml:space="preserve">Díaz, V. and C. López, </w:t>
      </w:r>
      <w:r w:rsidRPr="002A3DF1">
        <w:rPr>
          <w:i/>
          <w:noProof/>
        </w:rPr>
        <w:t>Discovering key meteorological variables in atmospheric corrosion through an artificial neural network model.</w:t>
      </w:r>
      <w:r w:rsidRPr="002A3DF1">
        <w:rPr>
          <w:noProof/>
        </w:rPr>
        <w:t xml:space="preserve"> Corrosion Science, 2007. </w:t>
      </w:r>
      <w:r w:rsidRPr="002A3DF1">
        <w:rPr>
          <w:b/>
          <w:noProof/>
        </w:rPr>
        <w:t>49</w:t>
      </w:r>
      <w:r w:rsidRPr="002A3DF1">
        <w:rPr>
          <w:noProof/>
        </w:rPr>
        <w:t>(3): p. 949-962.</w:t>
      </w:r>
      <w:bookmarkEnd w:id="477"/>
    </w:p>
    <w:p w14:paraId="70AF741E" w14:textId="77777777" w:rsidR="002A3DF1" w:rsidRPr="002A3DF1" w:rsidRDefault="002A3DF1" w:rsidP="002A3DF1">
      <w:pPr>
        <w:pStyle w:val="EndNoteBibliography"/>
        <w:spacing w:after="0"/>
        <w:ind w:left="720" w:hanging="720"/>
        <w:rPr>
          <w:noProof/>
        </w:rPr>
      </w:pPr>
      <w:bookmarkStart w:id="478" w:name="_ENREF_72"/>
      <w:r w:rsidRPr="002A3DF1">
        <w:rPr>
          <w:noProof/>
        </w:rPr>
        <w:t>72.</w:t>
      </w:r>
      <w:r w:rsidRPr="002A3DF1">
        <w:rPr>
          <w:noProof/>
        </w:rPr>
        <w:tab/>
        <w:t xml:space="preserve">M. Pourbaix, s., </w:t>
      </w:r>
      <w:r w:rsidRPr="002A3DF1">
        <w:rPr>
          <w:i/>
          <w:noProof/>
        </w:rPr>
        <w:t>International cooperation in the prevention of corrosion of materials.</w:t>
      </w:r>
      <w:r w:rsidRPr="002A3DF1">
        <w:rPr>
          <w:noProof/>
        </w:rPr>
        <w:t xml:space="preserve"> IX International Congress of Metallic Corrosion,  Florença, Itália, Anais, 1990.</w:t>
      </w:r>
      <w:bookmarkEnd w:id="478"/>
    </w:p>
    <w:p w14:paraId="307D36D1" w14:textId="77777777" w:rsidR="002A3DF1" w:rsidRPr="002A3DF1" w:rsidRDefault="002A3DF1" w:rsidP="002A3DF1">
      <w:pPr>
        <w:pStyle w:val="EndNoteBibliography"/>
        <w:spacing w:after="0"/>
        <w:ind w:left="720" w:hanging="720"/>
        <w:rPr>
          <w:noProof/>
        </w:rPr>
      </w:pPr>
      <w:bookmarkStart w:id="479" w:name="_ENREF_73"/>
      <w:r w:rsidRPr="002A3DF1">
        <w:rPr>
          <w:noProof/>
        </w:rPr>
        <w:t>73.</w:t>
      </w:r>
      <w:r w:rsidRPr="002A3DF1">
        <w:rPr>
          <w:noProof/>
        </w:rPr>
        <w:tab/>
        <w:t xml:space="preserve">Rajendraboopathy, S., et al., </w:t>
      </w:r>
      <w:r w:rsidRPr="002A3DF1">
        <w:rPr>
          <w:i/>
          <w:noProof/>
        </w:rPr>
        <w:t>Artificial neural network a tool for predicting failure strength of composite tensile coupons using acoustic emission technique.</w:t>
      </w:r>
      <w:r w:rsidRPr="002A3DF1">
        <w:rPr>
          <w:noProof/>
        </w:rPr>
        <w:t xml:space="preserve"> The International Journal of Advanced Manufacturing Technology, 2008. </w:t>
      </w:r>
      <w:r w:rsidRPr="002A3DF1">
        <w:rPr>
          <w:b/>
          <w:noProof/>
        </w:rPr>
        <w:t>44</w:t>
      </w:r>
      <w:r w:rsidRPr="002A3DF1">
        <w:rPr>
          <w:noProof/>
        </w:rPr>
        <w:t>(3-4): p. 399-404.</w:t>
      </w:r>
      <w:bookmarkEnd w:id="479"/>
    </w:p>
    <w:p w14:paraId="5A57B2BC" w14:textId="77777777" w:rsidR="002A3DF1" w:rsidRPr="002A3DF1" w:rsidRDefault="002A3DF1" w:rsidP="002A3DF1">
      <w:pPr>
        <w:pStyle w:val="EndNoteBibliography"/>
        <w:spacing w:after="0"/>
        <w:ind w:left="720" w:hanging="720"/>
        <w:rPr>
          <w:noProof/>
        </w:rPr>
      </w:pPr>
      <w:bookmarkStart w:id="480" w:name="_ENREF_74"/>
      <w:r w:rsidRPr="002A3DF1">
        <w:rPr>
          <w:noProof/>
        </w:rPr>
        <w:t>74.</w:t>
      </w:r>
      <w:r w:rsidRPr="002A3DF1">
        <w:rPr>
          <w:noProof/>
        </w:rPr>
        <w:tab/>
        <w:t xml:space="preserve">Bassam, A., et al., </w:t>
      </w:r>
      <w:r w:rsidRPr="002A3DF1">
        <w:rPr>
          <w:i/>
          <w:noProof/>
        </w:rPr>
        <w:t>Artificial neural network for the evaluation of CO2 corrosion in a pipeline steel.</w:t>
      </w:r>
      <w:r w:rsidRPr="002A3DF1">
        <w:rPr>
          <w:noProof/>
        </w:rPr>
        <w:t xml:space="preserve"> Journal of Solid State Electrochemistry, 2008. </w:t>
      </w:r>
      <w:r w:rsidRPr="002A3DF1">
        <w:rPr>
          <w:b/>
          <w:noProof/>
        </w:rPr>
        <w:t>13</w:t>
      </w:r>
      <w:r w:rsidRPr="002A3DF1">
        <w:rPr>
          <w:noProof/>
        </w:rPr>
        <w:t>(5): p. 773-780.</w:t>
      </w:r>
      <w:bookmarkEnd w:id="480"/>
    </w:p>
    <w:p w14:paraId="0116B53C" w14:textId="77777777" w:rsidR="002A3DF1" w:rsidRPr="002A3DF1" w:rsidRDefault="002A3DF1" w:rsidP="002A3DF1">
      <w:pPr>
        <w:pStyle w:val="EndNoteBibliography"/>
        <w:spacing w:after="0"/>
        <w:ind w:left="720" w:hanging="720"/>
        <w:rPr>
          <w:noProof/>
        </w:rPr>
      </w:pPr>
      <w:bookmarkStart w:id="481" w:name="_ENREF_75"/>
      <w:r w:rsidRPr="002A3DF1">
        <w:rPr>
          <w:noProof/>
        </w:rPr>
        <w:t>75.</w:t>
      </w:r>
      <w:r w:rsidRPr="002A3DF1">
        <w:rPr>
          <w:noProof/>
        </w:rPr>
        <w:tab/>
        <w:t xml:space="preserve">Colorado-Garrido, D., et al., </w:t>
      </w:r>
      <w:r w:rsidRPr="002A3DF1">
        <w:rPr>
          <w:i/>
          <w:noProof/>
        </w:rPr>
        <w:t>Neural networks for Nyquist plots prediction during corrosion inhibition of a pipeline steel.</w:t>
      </w:r>
      <w:r w:rsidRPr="002A3DF1">
        <w:rPr>
          <w:noProof/>
        </w:rPr>
        <w:t xml:space="preserve"> Journal of Solid State Electrochemistry, 2008. </w:t>
      </w:r>
      <w:r w:rsidRPr="002A3DF1">
        <w:rPr>
          <w:b/>
          <w:noProof/>
        </w:rPr>
        <w:t>13</w:t>
      </w:r>
      <w:r w:rsidRPr="002A3DF1">
        <w:rPr>
          <w:noProof/>
        </w:rPr>
        <w:t>(11): p. 1715-1722.</w:t>
      </w:r>
      <w:bookmarkEnd w:id="481"/>
    </w:p>
    <w:p w14:paraId="7814AF0E" w14:textId="77777777" w:rsidR="002A3DF1" w:rsidRPr="002A3DF1" w:rsidRDefault="002A3DF1" w:rsidP="002A3DF1">
      <w:pPr>
        <w:pStyle w:val="EndNoteBibliography"/>
        <w:spacing w:after="0"/>
        <w:ind w:left="720" w:hanging="720"/>
        <w:rPr>
          <w:noProof/>
        </w:rPr>
      </w:pPr>
      <w:bookmarkStart w:id="482" w:name="_ENREF_76"/>
      <w:r w:rsidRPr="002A3DF1">
        <w:rPr>
          <w:noProof/>
        </w:rPr>
        <w:t>76.</w:t>
      </w:r>
      <w:r w:rsidRPr="002A3DF1">
        <w:rPr>
          <w:noProof/>
        </w:rPr>
        <w:tab/>
        <w:t xml:space="preserve">Jain, A., et al., </w:t>
      </w:r>
      <w:r w:rsidRPr="002A3DF1">
        <w:rPr>
          <w:i/>
          <w:noProof/>
        </w:rPr>
        <w:t>Commentary: The Materials Project: A materials genome approach to accelerating materials innovation.</w:t>
      </w:r>
      <w:r w:rsidRPr="002A3DF1">
        <w:rPr>
          <w:noProof/>
        </w:rPr>
        <w:t xml:space="preserve"> APL Materials, 2013. </w:t>
      </w:r>
      <w:r w:rsidRPr="002A3DF1">
        <w:rPr>
          <w:b/>
          <w:noProof/>
        </w:rPr>
        <w:t>1</w:t>
      </w:r>
      <w:r w:rsidRPr="002A3DF1">
        <w:rPr>
          <w:noProof/>
        </w:rPr>
        <w:t>(1): p. 011002.</w:t>
      </w:r>
      <w:bookmarkEnd w:id="482"/>
    </w:p>
    <w:p w14:paraId="491CA2D6" w14:textId="77777777" w:rsidR="002A3DF1" w:rsidRPr="002A3DF1" w:rsidRDefault="002A3DF1" w:rsidP="002A3DF1">
      <w:pPr>
        <w:pStyle w:val="EndNoteBibliography"/>
        <w:spacing w:after="0"/>
        <w:ind w:left="720" w:hanging="720"/>
        <w:rPr>
          <w:noProof/>
        </w:rPr>
      </w:pPr>
      <w:bookmarkStart w:id="483" w:name="_ENREF_77"/>
      <w:r w:rsidRPr="002A3DF1">
        <w:rPr>
          <w:noProof/>
        </w:rPr>
        <w:t>77.</w:t>
      </w:r>
      <w:r w:rsidRPr="002A3DF1">
        <w:rPr>
          <w:noProof/>
        </w:rPr>
        <w:tab/>
        <w:t xml:space="preserve">de Jong, M., et al., </w:t>
      </w:r>
      <w:r w:rsidRPr="002A3DF1">
        <w:rPr>
          <w:i/>
          <w:noProof/>
        </w:rPr>
        <w:t>A Statistical Learning Framework for Materials Science: Application to Elastic Moduli of &lt;i&gt;k&lt;/i&gt;-nary Inorganic Polycrystalline Compounds.</w:t>
      </w:r>
      <w:r w:rsidRPr="002A3DF1">
        <w:rPr>
          <w:noProof/>
        </w:rPr>
        <w:t xml:space="preserve"> 2016.</w:t>
      </w:r>
      <w:bookmarkEnd w:id="483"/>
    </w:p>
    <w:p w14:paraId="54F3588A" w14:textId="77777777" w:rsidR="002A3DF1" w:rsidRPr="002A3DF1" w:rsidRDefault="002A3DF1" w:rsidP="002A3DF1">
      <w:pPr>
        <w:pStyle w:val="EndNoteBibliography"/>
        <w:spacing w:after="0"/>
        <w:ind w:left="720" w:hanging="720"/>
        <w:rPr>
          <w:noProof/>
        </w:rPr>
      </w:pPr>
      <w:bookmarkStart w:id="484" w:name="_ENREF_78"/>
      <w:r w:rsidRPr="002A3DF1">
        <w:rPr>
          <w:noProof/>
        </w:rPr>
        <w:t>78.</w:t>
      </w:r>
      <w:r w:rsidRPr="002A3DF1">
        <w:rPr>
          <w:noProof/>
        </w:rPr>
        <w:tab/>
        <w:t xml:space="preserve">Yilmaz, M. and H.M. Ertunc, </w:t>
      </w:r>
      <w:r w:rsidRPr="002A3DF1">
        <w:rPr>
          <w:i/>
          <w:noProof/>
        </w:rPr>
        <w:t>The prediction of mechanical behavior for steel wires and cord materials using neural networks.</w:t>
      </w:r>
      <w:r w:rsidRPr="002A3DF1">
        <w:rPr>
          <w:noProof/>
        </w:rPr>
        <w:t xml:space="preserve"> Materials &amp; Design, 2007. </w:t>
      </w:r>
      <w:r w:rsidRPr="002A3DF1">
        <w:rPr>
          <w:b/>
          <w:noProof/>
        </w:rPr>
        <w:t>28</w:t>
      </w:r>
      <w:r w:rsidRPr="002A3DF1">
        <w:rPr>
          <w:noProof/>
        </w:rPr>
        <w:t>(2): p. 599-608.</w:t>
      </w:r>
      <w:bookmarkEnd w:id="484"/>
    </w:p>
    <w:p w14:paraId="2E8A42B4" w14:textId="77777777" w:rsidR="002A3DF1" w:rsidRPr="002A3DF1" w:rsidRDefault="002A3DF1" w:rsidP="002A3DF1">
      <w:pPr>
        <w:pStyle w:val="EndNoteBibliography"/>
        <w:spacing w:after="0"/>
        <w:ind w:left="720" w:hanging="720"/>
        <w:rPr>
          <w:noProof/>
        </w:rPr>
      </w:pPr>
      <w:bookmarkStart w:id="485" w:name="_ENREF_79"/>
      <w:r w:rsidRPr="002A3DF1">
        <w:rPr>
          <w:noProof/>
        </w:rPr>
        <w:t>79.</w:t>
      </w:r>
      <w:r w:rsidRPr="002A3DF1">
        <w:rPr>
          <w:noProof/>
        </w:rPr>
        <w:tab/>
        <w:t xml:space="preserve">Kohli, A. and U.S. Dixit, </w:t>
      </w:r>
      <w:r w:rsidRPr="002A3DF1">
        <w:rPr>
          <w:i/>
          <w:noProof/>
        </w:rPr>
        <w:t>A neural-network-based methodology for the prediction of surface roughness in a turning process.</w:t>
      </w:r>
      <w:r w:rsidRPr="002A3DF1">
        <w:rPr>
          <w:noProof/>
        </w:rPr>
        <w:t xml:space="preserve"> The International Journal of Advanced Manufacturing Technology, 2004. </w:t>
      </w:r>
      <w:r w:rsidRPr="002A3DF1">
        <w:rPr>
          <w:b/>
          <w:noProof/>
        </w:rPr>
        <w:t>25</w:t>
      </w:r>
      <w:r w:rsidRPr="002A3DF1">
        <w:rPr>
          <w:noProof/>
        </w:rPr>
        <w:t>(1-2): p. 118-129.</w:t>
      </w:r>
      <w:bookmarkEnd w:id="485"/>
    </w:p>
    <w:p w14:paraId="0412339A" w14:textId="77777777" w:rsidR="002A3DF1" w:rsidRPr="002A3DF1" w:rsidRDefault="002A3DF1" w:rsidP="002A3DF1">
      <w:pPr>
        <w:pStyle w:val="EndNoteBibliography"/>
        <w:spacing w:after="0"/>
        <w:ind w:left="720" w:hanging="720"/>
        <w:rPr>
          <w:noProof/>
        </w:rPr>
      </w:pPr>
      <w:bookmarkStart w:id="486" w:name="_ENREF_80"/>
      <w:r w:rsidRPr="002A3DF1">
        <w:rPr>
          <w:noProof/>
        </w:rPr>
        <w:t>80.</w:t>
      </w:r>
      <w:r w:rsidRPr="002A3DF1">
        <w:rPr>
          <w:noProof/>
        </w:rPr>
        <w:tab/>
        <w:t xml:space="preserve">Koker, R., N. Altinkok, and A. Demir, </w:t>
      </w:r>
      <w:r w:rsidRPr="002A3DF1">
        <w:rPr>
          <w:i/>
          <w:noProof/>
        </w:rPr>
        <w:t>Neural network based prediction of mechanical properties of particulate reinforced metal matrix composites using various training algorithms.</w:t>
      </w:r>
      <w:r w:rsidRPr="002A3DF1">
        <w:rPr>
          <w:noProof/>
        </w:rPr>
        <w:t xml:space="preserve"> Materials &amp; Design, 2007. </w:t>
      </w:r>
      <w:r w:rsidRPr="002A3DF1">
        <w:rPr>
          <w:b/>
          <w:noProof/>
        </w:rPr>
        <w:t>28</w:t>
      </w:r>
      <w:r w:rsidRPr="002A3DF1">
        <w:rPr>
          <w:noProof/>
        </w:rPr>
        <w:t>(2): p. 616-627.</w:t>
      </w:r>
      <w:bookmarkEnd w:id="486"/>
    </w:p>
    <w:p w14:paraId="76ED6783" w14:textId="77777777" w:rsidR="002A3DF1" w:rsidRPr="002A3DF1" w:rsidRDefault="002A3DF1" w:rsidP="002A3DF1">
      <w:pPr>
        <w:pStyle w:val="EndNoteBibliography"/>
        <w:ind w:left="720" w:hanging="720"/>
        <w:rPr>
          <w:noProof/>
        </w:rPr>
      </w:pPr>
      <w:bookmarkStart w:id="487" w:name="_ENREF_81"/>
      <w:r w:rsidRPr="002A3DF1">
        <w:rPr>
          <w:noProof/>
        </w:rPr>
        <w:t>81.</w:t>
      </w:r>
      <w:r w:rsidRPr="002A3DF1">
        <w:rPr>
          <w:noProof/>
        </w:rPr>
        <w:tab/>
      </w:r>
      <w:r w:rsidRPr="002A3DF1">
        <w:rPr>
          <w:i/>
          <w:noProof/>
        </w:rPr>
        <w:t>A Vision of Materials Science in the Year 2020.</w:t>
      </w:r>
      <w:r w:rsidRPr="002A3DF1">
        <w:rPr>
          <w:noProof/>
        </w:rPr>
        <w:t xml:space="preserve"> Excerpts from the 2020 NIMS Policy Paper, Independent Administrative Institution National Institute for Materials Science, June 2007.</w:t>
      </w:r>
      <w:bookmarkEnd w:id="487"/>
    </w:p>
    <w:p w14:paraId="3DFAC588" w14:textId="49525756"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44CE672D" w:rsidR="00CF1552" w:rsidRDefault="00CF1552" w:rsidP="00E0463D">
      <w:pPr>
        <w:widowControl w:val="0"/>
        <w:jc w:val="both"/>
      </w:pPr>
    </w:p>
    <w:sectPr w:rsidR="00CF1552" w:rsidSect="00655216">
      <w:pgSz w:w="12240" w:h="15840"/>
      <w:pgMar w:top="1440" w:right="1440" w:bottom="1440" w:left="1440" w:header="720" w:footer="720" w:gutter="0"/>
      <w:lnNumType w:countBy="1" w:restart="continuous"/>
      <w:cols w:space="720"/>
      <w:docGrid w:linePitch="360"/>
      <w:sectPrChange w:id="488" w:author="Jason Ove [2]" w:date="2019-06-11T15:46:00Z">
        <w:sectPr w:rsidR="00CF1552" w:rsidSect="00655216">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ason Ove" w:date="2019-06-10T11:31:00Z" w:initials="OJ">
    <w:p w14:paraId="75B57517" w14:textId="31E58DE7" w:rsidR="00781D54" w:rsidRDefault="00781D54">
      <w:pPr>
        <w:pStyle w:val="a4"/>
      </w:pPr>
      <w:r>
        <w:rPr>
          <w:rStyle w:val="a6"/>
        </w:rPr>
        <w:annotationRef/>
      </w:r>
      <w:r>
        <w:t>It can handle it, just not with very good outcome</w:t>
      </w:r>
    </w:p>
  </w:comment>
  <w:comment w:id="9" w:author="Jason Ove" w:date="2019-06-10T15:12:00Z" w:initials="OJ">
    <w:p w14:paraId="3EF20ACB" w14:textId="62108CA3" w:rsidR="00781D54" w:rsidRDefault="00781D54">
      <w:pPr>
        <w:pStyle w:val="a4"/>
      </w:pPr>
      <w:r>
        <w:t xml:space="preserve">Building of </w:t>
      </w:r>
      <w:r>
        <w:rPr>
          <w:rStyle w:val="a6"/>
        </w:rPr>
        <w:annotationRef/>
      </w:r>
      <w:r>
        <w:t>Traditional models does not takes a lot of time</w:t>
      </w:r>
    </w:p>
  </w:comment>
  <w:comment w:id="11" w:author="Jason Ove" w:date="2019-06-10T15:26:00Z" w:initials="OJ">
    <w:p w14:paraId="36CBB779" w14:textId="1D9F6B97" w:rsidR="00781D54" w:rsidRDefault="00781D54">
      <w:pPr>
        <w:pStyle w:val="a4"/>
      </w:pPr>
      <w:r>
        <w:rPr>
          <w:rStyle w:val="a6"/>
        </w:rPr>
        <w:annotationRef/>
      </w:r>
      <w:r w:rsidRPr="00870B30">
        <w:t>do not understand, hope to talk with u</w:t>
      </w:r>
    </w:p>
  </w:comment>
  <w:comment w:id="26" w:author="Jason Ove" w:date="2019-06-10T15:27:00Z" w:initials="OJ">
    <w:p w14:paraId="07EF429F" w14:textId="52A31168" w:rsidR="00781D54" w:rsidRDefault="00781D54">
      <w:pPr>
        <w:pStyle w:val="a4"/>
      </w:pPr>
      <w:r>
        <w:rPr>
          <w:rStyle w:val="a6"/>
        </w:rPr>
        <w:annotationRef/>
      </w:r>
      <w:r>
        <w:rPr>
          <w:rFonts w:hint="eastAsia"/>
        </w:rPr>
        <w:t>w</w:t>
      </w:r>
      <w:r>
        <w:t xml:space="preserve">here is the </w:t>
      </w:r>
      <w:r>
        <w:rPr>
          <w:rFonts w:ascii="Times New Roman" w:hAnsi="Times New Roman" w:cs="Times New Roman"/>
          <w:sz w:val="24"/>
          <w:szCs w:val="24"/>
        </w:rPr>
        <w:t>parallel structure</w:t>
      </w:r>
      <w:r>
        <w:rPr>
          <w:rStyle w:val="a6"/>
        </w:rPr>
        <w:annotationRef/>
      </w:r>
      <w:r>
        <w:rPr>
          <w:rFonts w:ascii="Times New Roman" w:hAnsi="Times New Roman" w:cs="Times New Roman"/>
          <w:sz w:val="24"/>
          <w:szCs w:val="24"/>
        </w:rPr>
        <w:t xml:space="preserve">? The train time of </w:t>
      </w:r>
      <w:proofErr w:type="spellStart"/>
      <w:r>
        <w:rPr>
          <w:rFonts w:ascii="Times New Roman" w:hAnsi="Times New Roman" w:cs="Times New Roman"/>
          <w:sz w:val="24"/>
          <w:szCs w:val="24"/>
        </w:rPr>
        <w:t>ann</w:t>
      </w:r>
      <w:proofErr w:type="spellEnd"/>
      <w:r>
        <w:rPr>
          <w:rFonts w:ascii="Times New Roman" w:hAnsi="Times New Roman" w:cs="Times New Roman"/>
          <w:sz w:val="24"/>
          <w:szCs w:val="24"/>
        </w:rPr>
        <w:t xml:space="preserve"> is long, compared least squares</w:t>
      </w:r>
    </w:p>
  </w:comment>
  <w:comment w:id="32" w:author="Jason Ove" w:date="2019-06-10T15:43:00Z" w:initials="OJ">
    <w:p w14:paraId="21C6B44D" w14:textId="1E0F56FB" w:rsidR="00781D54" w:rsidRDefault="00781D54">
      <w:pPr>
        <w:pStyle w:val="a4"/>
      </w:pPr>
      <w:r>
        <w:rPr>
          <w:rStyle w:val="a6"/>
        </w:rPr>
        <w:annotationRef/>
      </w:r>
      <w:r>
        <w:rPr>
          <w:rFonts w:hint="eastAsia"/>
        </w:rPr>
        <w:t>w</w:t>
      </w:r>
      <w:r>
        <w:t>ho/what arouse …??</w:t>
      </w:r>
    </w:p>
  </w:comment>
  <w:comment w:id="35" w:author="Jason Ove" w:date="2019-06-10T15:50:00Z" w:initials="OJ">
    <w:p w14:paraId="65C9106E" w14:textId="5700E1DB" w:rsidR="00781D54" w:rsidRDefault="00781D54">
      <w:pPr>
        <w:pStyle w:val="a4"/>
      </w:pPr>
      <w:r>
        <w:t xml:space="preserve">Be </w:t>
      </w:r>
      <w:r>
        <w:rPr>
          <w:rStyle w:val="a6"/>
        </w:rPr>
        <w:annotationRef/>
      </w:r>
      <w:r>
        <w:t>inspired by</w:t>
      </w:r>
    </w:p>
  </w:comment>
  <w:comment w:id="60" w:author="Jason Ove" w:date="2019-06-11T11:02:00Z" w:initials="OJ">
    <w:p w14:paraId="340251D3" w14:textId="77777777" w:rsidR="00781D54" w:rsidRDefault="00781D54">
      <w:pPr>
        <w:pStyle w:val="a4"/>
      </w:pPr>
      <w:r>
        <w:rPr>
          <w:rStyle w:val="a6"/>
        </w:rPr>
        <w:annotationRef/>
      </w:r>
      <w:r>
        <w:t>Perceptron is the basic element in NN.</w:t>
      </w:r>
    </w:p>
    <w:p w14:paraId="6AF85CAA" w14:textId="0BF4A13C" w:rsidR="00781D54" w:rsidRDefault="00781D54">
      <w:pPr>
        <w:pStyle w:val="a4"/>
      </w:pPr>
      <w:r>
        <w:t>“</w:t>
      </w:r>
      <w:r>
        <w:rPr>
          <w:rFonts w:ascii="Times New Roman" w:hAnsi="Times New Roman" w:cs="Times New Roman"/>
          <w:sz w:val="24"/>
          <w:szCs w:val="24"/>
        </w:rPr>
        <w:t>Single layer neural network, also known as perceptron</w:t>
      </w:r>
      <w:r>
        <w:t>” not sure the rightness</w:t>
      </w:r>
    </w:p>
  </w:comment>
  <w:comment w:id="62" w:author="Jason Ove" w:date="2019-06-11T11:08:00Z" w:initials="OJ">
    <w:p w14:paraId="0442E015" w14:textId="3C90448B" w:rsidR="00781D54" w:rsidRDefault="00781D54">
      <w:pPr>
        <w:pStyle w:val="a4"/>
      </w:pPr>
      <w:r>
        <w:rPr>
          <w:rStyle w:val="a6"/>
        </w:rPr>
        <w:annotationRef/>
      </w:r>
      <w:r>
        <w:t>Weighted inputs ,neurons and outputs are connected</w:t>
      </w:r>
    </w:p>
  </w:comment>
  <w:comment w:id="65" w:author="Jason Ove" w:date="2019-06-11T11:23:00Z" w:initials="OJ">
    <w:p w14:paraId="2DC9F229" w14:textId="70B9C7FB" w:rsidR="00781D54" w:rsidRDefault="00781D54">
      <w:pPr>
        <w:pStyle w:val="a4"/>
      </w:pPr>
      <w:r>
        <w:rPr>
          <w:rStyle w:val="a6"/>
        </w:rPr>
        <w:annotationRef/>
      </w:r>
      <w:r>
        <w:t>Can be &lt; or = or &gt;</w:t>
      </w:r>
    </w:p>
  </w:comment>
  <w:comment w:id="105" w:author="Jason Ove" w:date="2019-06-11T11:43:00Z" w:initials="OJ">
    <w:p w14:paraId="0956698E" w14:textId="235BD58D" w:rsidR="00781D54" w:rsidRDefault="00781D54">
      <w:pPr>
        <w:pStyle w:val="a4"/>
      </w:pPr>
      <w:r>
        <w:rPr>
          <w:rStyle w:val="a6"/>
        </w:rPr>
        <w:annotationRef/>
      </w:r>
      <w:r>
        <w:rPr>
          <w:rStyle w:val="a6"/>
        </w:rPr>
        <w:t>“</w:t>
      </w:r>
      <w:r>
        <w:rPr>
          <w:rFonts w:ascii="Times New Roman" w:hAnsi="Times New Roman" w:cs="Times New Roman"/>
          <w:sz w:val="24"/>
          <w:szCs w:val="24"/>
        </w:rPr>
        <w:t>Any connection</w:t>
      </w:r>
      <w:r>
        <w:rPr>
          <w:rStyle w:val="a6"/>
        </w:rPr>
        <w:t>” means what? Weight?</w:t>
      </w:r>
    </w:p>
  </w:comment>
  <w:comment w:id="106" w:author="Jason Ove" w:date="2019-06-11T11:13:00Z" w:initials="OJ">
    <w:p w14:paraId="14AE0077" w14:textId="77777777" w:rsidR="00781D54" w:rsidRDefault="00781D54">
      <w:pPr>
        <w:pStyle w:val="a4"/>
      </w:pPr>
      <w:r>
        <w:t xml:space="preserve">I think </w:t>
      </w:r>
      <w:r>
        <w:rPr>
          <w:rStyle w:val="a6"/>
        </w:rPr>
        <w:annotationRef/>
      </w:r>
      <w:r>
        <w:t>The figure is wrong, the neurons in hidden layer should be fully connected with the neuron in the output layer</w:t>
      </w:r>
    </w:p>
    <w:p w14:paraId="2F38A2FF" w14:textId="77777777" w:rsidR="00781D54" w:rsidRDefault="00781D54">
      <w:pPr>
        <w:pStyle w:val="a4"/>
      </w:pPr>
    </w:p>
    <w:p w14:paraId="721DCD3E" w14:textId="72A0652C" w:rsidR="00781D54" w:rsidRDefault="00781D54">
      <w:pPr>
        <w:pStyle w:val="a4"/>
      </w:pPr>
      <w:r>
        <w:rPr>
          <w:rFonts w:hint="eastAsia"/>
        </w:rPr>
        <w:t>T</w:t>
      </w:r>
      <w:r>
        <w:t>he index of weights are seriously wrong!!! Like where is W1n</w:t>
      </w:r>
    </w:p>
  </w:comment>
  <w:comment w:id="108" w:author="Jason Ove" w:date="2019-06-11T11:50:00Z" w:initials="OJ">
    <w:p w14:paraId="151C43A3" w14:textId="5EB68569" w:rsidR="00781D54" w:rsidRDefault="00781D54">
      <w:pPr>
        <w:pStyle w:val="a4"/>
      </w:pPr>
      <w:r>
        <w:rPr>
          <w:rStyle w:val="a6"/>
        </w:rPr>
        <w:annotationRef/>
      </w:r>
      <w:r>
        <w:rPr>
          <w:rFonts w:hint="eastAsia"/>
        </w:rPr>
        <w:t>W</w:t>
      </w:r>
      <w:r>
        <w:t>in</w:t>
      </w:r>
    </w:p>
  </w:comment>
  <w:comment w:id="111" w:author="Jason Ove" w:date="2019-06-11T11:56:00Z" w:initials="OJ">
    <w:p w14:paraId="5EB2AAA7" w14:textId="1E6AF2D3" w:rsidR="00781D54" w:rsidRDefault="00781D54">
      <w:pPr>
        <w:pStyle w:val="a4"/>
      </w:pPr>
      <w:r>
        <w:rPr>
          <w:rStyle w:val="a6"/>
        </w:rPr>
        <w:annotationRef/>
      </w:r>
      <w:r>
        <w:t xml:space="preserve">What is about </w:t>
      </w:r>
      <w:proofErr w:type="spellStart"/>
      <w:r>
        <w:t>biase</w:t>
      </w:r>
      <w:proofErr w:type="spellEnd"/>
    </w:p>
  </w:comment>
  <w:comment w:id="121" w:author="Jason Ove" w:date="2019-06-11T12:13:00Z" w:initials="OJ">
    <w:p w14:paraId="5D35873C" w14:textId="32D5FADF" w:rsidR="00781D54" w:rsidRDefault="00781D54">
      <w:pPr>
        <w:pStyle w:val="a4"/>
      </w:pPr>
      <w:r>
        <w:rPr>
          <w:rStyle w:val="a6"/>
        </w:rPr>
        <w:annotationRef/>
      </w:r>
      <w:r>
        <w:t>Be more positive or negative</w:t>
      </w:r>
    </w:p>
  </w:comment>
  <w:comment w:id="123" w:author="Jason Ove" w:date="2019-06-11T12:14:00Z" w:initials="OJ">
    <w:p w14:paraId="2683C78C" w14:textId="1FE2A2C6" w:rsidR="00781D54" w:rsidRDefault="00781D54">
      <w:pPr>
        <w:pStyle w:val="a4"/>
      </w:pPr>
      <w:r>
        <w:rPr>
          <w:rStyle w:val="a6"/>
        </w:rPr>
        <w:annotationRef/>
      </w:r>
      <w:r>
        <w:rPr>
          <w:rFonts w:hint="eastAsia"/>
        </w:rPr>
        <w:t>w</w:t>
      </w:r>
      <w:r>
        <w:t>rong</w:t>
      </w:r>
    </w:p>
  </w:comment>
  <w:comment w:id="124" w:author="Jason Ove" w:date="2019-06-11T12:17:00Z" w:initials="OJ">
    <w:p w14:paraId="548B5BDF" w14:textId="1EE8DB58" w:rsidR="00781D54" w:rsidRDefault="00781D54">
      <w:pPr>
        <w:pStyle w:val="a4"/>
      </w:pPr>
      <w:r>
        <w:rPr>
          <w:rStyle w:val="a6"/>
        </w:rPr>
        <w:annotationRef/>
      </w:r>
      <w:r>
        <w:rPr>
          <w:rFonts w:hint="eastAsia"/>
        </w:rPr>
        <w:t>n</w:t>
      </w:r>
      <w:r>
        <w:t>ot sure about this conclusion</w:t>
      </w:r>
    </w:p>
  </w:comment>
  <w:comment w:id="156" w:author="Jason Ove" w:date="2019-06-11T12:22:00Z" w:initials="OJ">
    <w:p w14:paraId="61D09474" w14:textId="1B61F4AE" w:rsidR="00781D54" w:rsidRDefault="00781D54">
      <w:pPr>
        <w:pStyle w:val="a4"/>
      </w:pPr>
      <w:r>
        <w:rPr>
          <w:rStyle w:val="a6"/>
        </w:rPr>
        <w:annotationRef/>
      </w:r>
      <w:r>
        <w:rPr>
          <w:rFonts w:hint="eastAsia"/>
        </w:rPr>
        <w:t>w</w:t>
      </w:r>
      <w:r>
        <w:t>rong</w:t>
      </w:r>
    </w:p>
  </w:comment>
  <w:comment w:id="171" w:author="Jason Ove" w:date="2019-06-11T12:46:00Z" w:initials="OJ">
    <w:p w14:paraId="7172421F" w14:textId="475FA529" w:rsidR="00781D54" w:rsidRDefault="00781D54" w:rsidP="009E7B74">
      <w:pPr>
        <w:pStyle w:val="a4"/>
        <w:numPr>
          <w:ilvl w:val="0"/>
          <w:numId w:val="7"/>
        </w:numPr>
      </w:pPr>
      <w:r>
        <w:rPr>
          <w:rStyle w:val="a6"/>
        </w:rPr>
        <w:annotationRef/>
      </w:r>
      <w:r>
        <w:rPr>
          <w:rFonts w:hint="eastAsia"/>
        </w:rPr>
        <w:t>t</w:t>
      </w:r>
      <w:r>
        <w:t>hese information are already shown in table 1. No need to repeat</w:t>
      </w:r>
    </w:p>
    <w:p w14:paraId="6B3D8C92" w14:textId="3F20FD74" w:rsidR="00781D54" w:rsidRDefault="00781D54" w:rsidP="009E7B74">
      <w:pPr>
        <w:pStyle w:val="a4"/>
        <w:numPr>
          <w:ilvl w:val="0"/>
          <w:numId w:val="7"/>
        </w:numPr>
      </w:pPr>
      <w:r>
        <w:t>You better to illustrate their features!!!</w:t>
      </w:r>
    </w:p>
  </w:comment>
  <w:comment w:id="197" w:author="Jason Ove" w:date="2019-06-11T14:05:00Z" w:initials="OJ">
    <w:p w14:paraId="32345F7C" w14:textId="39B9969A" w:rsidR="00781D54" w:rsidRDefault="00781D54">
      <w:pPr>
        <w:pStyle w:val="a4"/>
      </w:pPr>
      <w:r>
        <w:t xml:space="preserve">I think that This kind of </w:t>
      </w:r>
      <w:r>
        <w:rPr>
          <w:rStyle w:val="a6"/>
        </w:rPr>
        <w:annotationRef/>
      </w:r>
      <w:r>
        <w:rPr>
          <w:rFonts w:hint="eastAsia"/>
        </w:rPr>
        <w:t>i</w:t>
      </w:r>
      <w:r>
        <w:t xml:space="preserve">ntroduction are too basic to be told. Need to </w:t>
      </w:r>
      <w:proofErr w:type="spellStart"/>
      <w:r>
        <w:t>wirte</w:t>
      </w:r>
      <w:proofErr w:type="spellEnd"/>
    </w:p>
  </w:comment>
  <w:comment w:id="211" w:author="Jason Ove" w:date="2019-06-11T14:34:00Z" w:initials="OJ">
    <w:p w14:paraId="2DBD34FF" w14:textId="009BFFD5" w:rsidR="00781D54" w:rsidRDefault="00781D54">
      <w:pPr>
        <w:pStyle w:val="a4"/>
      </w:pPr>
      <w:r>
        <w:rPr>
          <w:rStyle w:val="a6"/>
        </w:rPr>
        <w:annotationRef/>
      </w:r>
      <w:r>
        <w:t xml:space="preserve">These two refer do not fit into the context. Feel </w:t>
      </w:r>
      <w:proofErr w:type="spellStart"/>
      <w:r>
        <w:t>werid</w:t>
      </w:r>
      <w:proofErr w:type="spellEnd"/>
      <w:r>
        <w:t>!!!</w:t>
      </w:r>
    </w:p>
  </w:comment>
  <w:comment w:id="212" w:author="Jason Ove" w:date="2019-06-11T14:38:00Z" w:initials="OJ">
    <w:p w14:paraId="6AD715B7" w14:textId="088E4B60" w:rsidR="00781D54" w:rsidRDefault="00781D54">
      <w:pPr>
        <w:pStyle w:val="a4"/>
      </w:pPr>
      <w:r>
        <w:rPr>
          <w:rStyle w:val="a6"/>
        </w:rPr>
        <w:annotationRef/>
      </w:r>
      <w:r>
        <w:t>This figure should be put behind</w:t>
      </w:r>
    </w:p>
  </w:comment>
  <w:comment w:id="233" w:author="Jason Ove" w:date="2019-06-11T16:01:00Z" w:initials="OJ">
    <w:p w14:paraId="0D96B31B" w14:textId="20B6B452" w:rsidR="00781D54" w:rsidRPr="00115A0D" w:rsidRDefault="00781D54">
      <w:pPr>
        <w:pStyle w:val="a4"/>
        <w:rPr>
          <w:rFonts w:ascii="Times New Roman" w:hAnsi="Times New Roman" w:cs="Times New Roman"/>
          <w:sz w:val="24"/>
          <w:szCs w:val="24"/>
        </w:rPr>
      </w:pPr>
      <w:r>
        <w:rPr>
          <w:rFonts w:ascii="Times New Roman" w:hAnsi="Times New Roman" w:cs="Times New Roman"/>
          <w:sz w:val="24"/>
          <w:szCs w:val="24"/>
        </w:rPr>
        <w:t xml:space="preserve">I think </w:t>
      </w:r>
      <w:r>
        <w:rPr>
          <w:rStyle w:val="a6"/>
        </w:rPr>
        <w:annotationRef/>
      </w:r>
      <w:r>
        <w:rPr>
          <w:rFonts w:ascii="Times New Roman" w:hAnsi="Times New Roman" w:cs="Times New Roman"/>
          <w:sz w:val="24"/>
          <w:szCs w:val="24"/>
        </w:rPr>
        <w:t>sensitivity analysis</w:t>
      </w:r>
      <w:r>
        <w:rPr>
          <w:rStyle w:val="a6"/>
        </w:rPr>
        <w:annotationRef/>
      </w:r>
      <w:r>
        <w:rPr>
          <w:rFonts w:ascii="Times New Roman" w:hAnsi="Times New Roman" w:cs="Times New Roman"/>
          <w:sz w:val="24"/>
          <w:szCs w:val="24"/>
        </w:rPr>
        <w:t xml:space="preserve"> might include MSE, fuzzy and etc.</w:t>
      </w:r>
    </w:p>
  </w:comment>
  <w:comment w:id="234" w:author="Jason Ove" w:date="2019-06-11T16:02:00Z" w:initials="OJ">
    <w:p w14:paraId="1E27ED14" w14:textId="7CBEE344" w:rsidR="00781D54" w:rsidRDefault="00781D54">
      <w:pPr>
        <w:pStyle w:val="a4"/>
      </w:pPr>
      <w:r>
        <w:rPr>
          <w:rStyle w:val="a6"/>
        </w:rPr>
        <w:annotationRef/>
      </w:r>
    </w:p>
  </w:comment>
  <w:comment w:id="235" w:author="Jason Ove" w:date="2019-06-11T16:02:00Z" w:initials="OJ">
    <w:p w14:paraId="308FEDDE" w14:textId="5840F076" w:rsidR="00781D54" w:rsidRDefault="00781D54">
      <w:pPr>
        <w:pStyle w:val="a4"/>
      </w:pPr>
      <w:r>
        <w:rPr>
          <w:rStyle w:val="a6"/>
        </w:rPr>
        <w:annotationRef/>
      </w:r>
      <w:r>
        <w:t xml:space="preserve">The work is </w:t>
      </w:r>
      <w:r>
        <w:rPr>
          <w:rFonts w:ascii="Times New Roman" w:hAnsi="Times New Roman" w:cs="Times New Roman"/>
          <w:sz w:val="24"/>
          <w:szCs w:val="24"/>
        </w:rPr>
        <w:t>Previous or recent</w:t>
      </w:r>
      <w:r>
        <w:rPr>
          <w:rStyle w:val="a6"/>
        </w:rPr>
        <w:annotationRef/>
      </w:r>
      <w:r>
        <w:rPr>
          <w:rFonts w:ascii="Times New Roman" w:hAnsi="Times New Roman" w:cs="Times New Roman"/>
          <w:sz w:val="24"/>
          <w:szCs w:val="24"/>
        </w:rPr>
        <w:t>?</w:t>
      </w:r>
    </w:p>
  </w:comment>
  <w:comment w:id="243" w:author="Jason Ove" w:date="2019-06-11T16:40:00Z" w:initials="OJ">
    <w:p w14:paraId="0DD7E3E2" w14:textId="757BDC56" w:rsidR="00781D54" w:rsidRDefault="00781D54">
      <w:pPr>
        <w:pStyle w:val="a4"/>
      </w:pPr>
      <w:r>
        <w:rPr>
          <w:rStyle w:val="a6"/>
        </w:rPr>
        <w:annotationRef/>
      </w:r>
      <w:r>
        <w:t>Not sure</w:t>
      </w:r>
    </w:p>
  </w:comment>
  <w:comment w:id="244" w:author="Jason Ove" w:date="2019-06-11T16:46:00Z" w:initials="OJ">
    <w:p w14:paraId="444B08E3" w14:textId="51541F9B" w:rsidR="00781D54" w:rsidRDefault="00781D54">
      <w:pPr>
        <w:pStyle w:val="a4"/>
      </w:pPr>
      <w:r>
        <w:rPr>
          <w:rStyle w:val="a6"/>
        </w:rPr>
        <w:annotationRef/>
      </w:r>
      <w:r>
        <w:t>Google has no result</w:t>
      </w:r>
    </w:p>
  </w:comment>
  <w:comment w:id="350" w:author="Jason Ove" w:date="2019-06-11T22:16:00Z" w:initials="OJ">
    <w:p w14:paraId="1C47775A" w14:textId="502F7EB0" w:rsidR="00781D54" w:rsidRDefault="00781D54">
      <w:pPr>
        <w:pStyle w:val="a4"/>
      </w:pPr>
      <w:r>
        <w:rPr>
          <w:rStyle w:val="a6"/>
        </w:rPr>
        <w:annotationRef/>
      </w:r>
      <w:r>
        <w:t>What is this</w:t>
      </w:r>
    </w:p>
  </w:comment>
  <w:comment w:id="371" w:author="Jason Ove" w:date="2019-06-11T22:37:00Z" w:initials="OJ">
    <w:p w14:paraId="3F5B7A86" w14:textId="6BD89C7C" w:rsidR="00781D54" w:rsidRDefault="00781D54">
      <w:pPr>
        <w:pStyle w:val="a4"/>
      </w:pPr>
      <w:r>
        <w:rPr>
          <w:rStyle w:val="a6"/>
        </w:rPr>
        <w:annotationRef/>
      </w:r>
      <w:r>
        <w:t>I need to see this refer to conform this. And where is refer number</w:t>
      </w:r>
    </w:p>
  </w:comment>
  <w:comment w:id="377" w:author="Jason Ove" w:date="2019-06-11T23:40:00Z" w:initials="JO">
    <w:p w14:paraId="4935724A" w14:textId="54EDEDBF" w:rsidR="00781D54" w:rsidRDefault="00781D54">
      <w:pPr>
        <w:pStyle w:val="a4"/>
      </w:pPr>
      <w:r>
        <w:rPr>
          <w:rStyle w:val="a6"/>
        </w:rPr>
        <w:annotationRef/>
      </w:r>
      <w:r>
        <w:t xml:space="preserve">How many hidden layers/neurons? </w:t>
      </w:r>
    </w:p>
  </w:comment>
  <w:comment w:id="381" w:author="Jason Ove" w:date="2019-06-11T23:53:00Z" w:initials="JO">
    <w:p w14:paraId="029DED67" w14:textId="03819278" w:rsidR="00AE4E66" w:rsidRDefault="00AE4E66">
      <w:pPr>
        <w:pStyle w:val="a4"/>
      </w:pPr>
      <w:r>
        <w:rPr>
          <w:rStyle w:val="a6"/>
        </w:rPr>
        <w:annotationRef/>
      </w:r>
      <w:r>
        <w:t xml:space="preserve">What do u want to express? </w:t>
      </w:r>
      <w:r>
        <w:rPr>
          <w:rFonts w:ascii="Times New Roman" w:hAnsi="Times New Roman" w:cs="Times New Roman"/>
          <w:noProof/>
          <w:sz w:val="24"/>
          <w:szCs w:val="24"/>
        </w:rPr>
        <w:t>backpropagation learning algorithm</w:t>
      </w:r>
      <w:r>
        <w:rPr>
          <w:rStyle w:val="a6"/>
        </w:rPr>
        <w:annotationRef/>
      </w:r>
      <w:r>
        <w:rPr>
          <w:rFonts w:ascii="Times New Roman" w:hAnsi="Times New Roman" w:cs="Times New Roman"/>
          <w:noProof/>
          <w:sz w:val="24"/>
          <w:szCs w:val="24"/>
        </w:rPr>
        <w:t xml:space="preserve"> means what specifically?</w:t>
      </w:r>
    </w:p>
  </w:comment>
  <w:comment w:id="393" w:author="Jason Ove" w:date="2019-06-12T01:06:00Z" w:initials="JO">
    <w:p w14:paraId="3B4B4555" w14:textId="0D55F910" w:rsidR="002702BA" w:rsidRDefault="002702BA">
      <w:pPr>
        <w:pStyle w:val="a4"/>
      </w:pPr>
      <w:r>
        <w:rPr>
          <w:rStyle w:val="a6"/>
        </w:rPr>
        <w:annotationRef/>
      </w:r>
      <w:r>
        <w:t>What analysis method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B57517" w15:done="0"/>
  <w15:commentEx w15:paraId="3EF20ACB" w15:done="0"/>
  <w15:commentEx w15:paraId="36CBB779" w15:done="0"/>
  <w15:commentEx w15:paraId="07EF429F" w15:done="0"/>
  <w15:commentEx w15:paraId="21C6B44D" w15:done="0"/>
  <w15:commentEx w15:paraId="65C9106E" w15:done="0"/>
  <w15:commentEx w15:paraId="6AF85CAA" w15:done="0"/>
  <w15:commentEx w15:paraId="0442E015" w15:done="0"/>
  <w15:commentEx w15:paraId="2DC9F229" w15:done="0"/>
  <w15:commentEx w15:paraId="0956698E" w15:done="1"/>
  <w15:commentEx w15:paraId="721DCD3E" w15:done="0"/>
  <w15:commentEx w15:paraId="151C43A3" w15:done="0"/>
  <w15:commentEx w15:paraId="5EB2AAA7" w15:done="0"/>
  <w15:commentEx w15:paraId="5D35873C" w15:done="0"/>
  <w15:commentEx w15:paraId="2683C78C" w15:done="0"/>
  <w15:commentEx w15:paraId="548B5BDF" w15:done="0"/>
  <w15:commentEx w15:paraId="61D09474" w15:done="0"/>
  <w15:commentEx w15:paraId="6B3D8C92" w15:done="0"/>
  <w15:commentEx w15:paraId="32345F7C" w15:done="0"/>
  <w15:commentEx w15:paraId="2DBD34FF" w15:done="0"/>
  <w15:commentEx w15:paraId="6AD715B7" w15:done="0"/>
  <w15:commentEx w15:paraId="0D96B31B" w15:done="0"/>
  <w15:commentEx w15:paraId="1E27ED14" w15:done="0"/>
  <w15:commentEx w15:paraId="308FEDDE" w15:done="0"/>
  <w15:commentEx w15:paraId="0DD7E3E2" w15:done="0"/>
  <w15:commentEx w15:paraId="444B08E3" w15:done="0"/>
  <w15:commentEx w15:paraId="1C47775A" w15:done="0"/>
  <w15:commentEx w15:paraId="3F5B7A86" w15:done="0"/>
  <w15:commentEx w15:paraId="4935724A" w15:done="0"/>
  <w15:commentEx w15:paraId="029DED67" w15:done="0"/>
  <w15:commentEx w15:paraId="3B4B4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B57517" w16cid:durableId="20A8BDFB"/>
  <w16cid:commentId w16cid:paraId="3EF20ACB" w16cid:durableId="20A8F1E0"/>
  <w16cid:commentId w16cid:paraId="36CBB779" w16cid:durableId="20A8F51F"/>
  <w16cid:commentId w16cid:paraId="07EF429F" w16cid:durableId="20A8F567"/>
  <w16cid:commentId w16cid:paraId="21C6B44D" w16cid:durableId="20A8F92D"/>
  <w16cid:commentId w16cid:paraId="65C9106E" w16cid:durableId="20A8FABE"/>
  <w16cid:commentId w16cid:paraId="6AF85CAA" w16cid:durableId="20AA08B6"/>
  <w16cid:commentId w16cid:paraId="0442E015" w16cid:durableId="20AA0A26"/>
  <w16cid:commentId w16cid:paraId="2DC9F229" w16cid:durableId="20AA0DB6"/>
  <w16cid:commentId w16cid:paraId="0956698E" w16cid:durableId="20AA1276"/>
  <w16cid:commentId w16cid:paraId="721DCD3E" w16cid:durableId="20AA0B54"/>
  <w16cid:commentId w16cid:paraId="151C43A3" w16cid:durableId="20AA13F2"/>
  <w16cid:commentId w16cid:paraId="5EB2AAA7" w16cid:durableId="20AA157E"/>
  <w16cid:commentId w16cid:paraId="5D35873C" w16cid:durableId="20AA196E"/>
  <w16cid:commentId w16cid:paraId="2683C78C" w16cid:durableId="20AA19B4"/>
  <w16cid:commentId w16cid:paraId="548B5BDF" w16cid:durableId="20AA1A47"/>
  <w16cid:commentId w16cid:paraId="61D09474" w16cid:durableId="20AA1B79"/>
  <w16cid:commentId w16cid:paraId="6B3D8C92" w16cid:durableId="20AA2126"/>
  <w16cid:commentId w16cid:paraId="32345F7C" w16cid:durableId="20AA33A3"/>
  <w16cid:commentId w16cid:paraId="2DBD34FF" w16cid:durableId="20AA3A8D"/>
  <w16cid:commentId w16cid:paraId="6AD715B7" w16cid:durableId="20AA3B65"/>
  <w16cid:commentId w16cid:paraId="0D96B31B" w16cid:durableId="20AA4EE1"/>
  <w16cid:commentId w16cid:paraId="1E27ED14" w16cid:durableId="20AA4F24"/>
  <w16cid:commentId w16cid:paraId="308FEDDE" w16cid:durableId="20AA4F2A"/>
  <w16cid:commentId w16cid:paraId="0DD7E3E2" w16cid:durableId="20AA57EB"/>
  <w16cid:commentId w16cid:paraId="444B08E3" w16cid:durableId="20AA597A"/>
  <w16cid:commentId w16cid:paraId="1C47775A" w16cid:durableId="20AAA6D4"/>
  <w16cid:commentId w16cid:paraId="3F5B7A86" w16cid:durableId="20AAABA6"/>
  <w16cid:commentId w16cid:paraId="4935724A" w16cid:durableId="20AABA82"/>
  <w16cid:commentId w16cid:paraId="029DED67" w16cid:durableId="20AABD97"/>
  <w16cid:commentId w16cid:paraId="3B4B4555" w16cid:durableId="20AACE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666FF" w14:textId="77777777" w:rsidR="00B6468D" w:rsidRDefault="00B6468D" w:rsidP="00CD3778">
      <w:pPr>
        <w:spacing w:after="0" w:line="240" w:lineRule="auto"/>
      </w:pPr>
      <w:r>
        <w:separator/>
      </w:r>
    </w:p>
  </w:endnote>
  <w:endnote w:type="continuationSeparator" w:id="0">
    <w:p w14:paraId="6E744031" w14:textId="77777777" w:rsidR="00B6468D" w:rsidRDefault="00B6468D"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C2783" w14:textId="77777777" w:rsidR="00B6468D" w:rsidRDefault="00B6468D" w:rsidP="00CD3778">
      <w:pPr>
        <w:spacing w:after="0" w:line="240" w:lineRule="auto"/>
      </w:pPr>
      <w:r>
        <w:separator/>
      </w:r>
    </w:p>
  </w:footnote>
  <w:footnote w:type="continuationSeparator" w:id="0">
    <w:p w14:paraId="70F2CA4D" w14:textId="77777777" w:rsidR="00B6468D" w:rsidRDefault="00B6468D"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EA2AE07C"/>
    <w:lvl w:ilvl="0" w:tplc="3AFAF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B4F0256"/>
    <w:multiLevelType w:val="hybridMultilevel"/>
    <w:tmpl w:val="0756A880"/>
    <w:lvl w:ilvl="0" w:tplc="91B8B1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Ove">
    <w15:presenceInfo w15:providerId="Windows Live" w15:userId="c8996aff8b5cebb8"/>
  </w15:person>
  <w15:person w15:author="Jason Ove [2]">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18&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record-ids&gt;&lt;/item&gt;&lt;/Libraries&gt;"/>
  </w:docVars>
  <w:rsids>
    <w:rsidRoot w:val="00CF1552"/>
    <w:rsid w:val="00004373"/>
    <w:rsid w:val="00017232"/>
    <w:rsid w:val="0001791A"/>
    <w:rsid w:val="00021035"/>
    <w:rsid w:val="00027281"/>
    <w:rsid w:val="0003145D"/>
    <w:rsid w:val="00047DFA"/>
    <w:rsid w:val="00051443"/>
    <w:rsid w:val="00054887"/>
    <w:rsid w:val="0005675E"/>
    <w:rsid w:val="00062DCA"/>
    <w:rsid w:val="00063AF9"/>
    <w:rsid w:val="000664F7"/>
    <w:rsid w:val="00067220"/>
    <w:rsid w:val="0007178A"/>
    <w:rsid w:val="00071DE9"/>
    <w:rsid w:val="00072266"/>
    <w:rsid w:val="00074146"/>
    <w:rsid w:val="00077E61"/>
    <w:rsid w:val="00083279"/>
    <w:rsid w:val="00090DC2"/>
    <w:rsid w:val="000A4146"/>
    <w:rsid w:val="000A757E"/>
    <w:rsid w:val="000A7C0D"/>
    <w:rsid w:val="000B4F4A"/>
    <w:rsid w:val="000B654A"/>
    <w:rsid w:val="000C0414"/>
    <w:rsid w:val="000C19A3"/>
    <w:rsid w:val="000D3068"/>
    <w:rsid w:val="000D3BEA"/>
    <w:rsid w:val="000D69B3"/>
    <w:rsid w:val="000E07A4"/>
    <w:rsid w:val="000E6184"/>
    <w:rsid w:val="000E6A0C"/>
    <w:rsid w:val="000F3513"/>
    <w:rsid w:val="000F3B79"/>
    <w:rsid w:val="000F7528"/>
    <w:rsid w:val="001001E2"/>
    <w:rsid w:val="00101C68"/>
    <w:rsid w:val="00102270"/>
    <w:rsid w:val="00104488"/>
    <w:rsid w:val="001058EE"/>
    <w:rsid w:val="0010787C"/>
    <w:rsid w:val="00111B1B"/>
    <w:rsid w:val="00115A0D"/>
    <w:rsid w:val="0011647A"/>
    <w:rsid w:val="001178FA"/>
    <w:rsid w:val="0012088E"/>
    <w:rsid w:val="001227C0"/>
    <w:rsid w:val="001264DB"/>
    <w:rsid w:val="001406F8"/>
    <w:rsid w:val="00141C94"/>
    <w:rsid w:val="001427C2"/>
    <w:rsid w:val="0014561E"/>
    <w:rsid w:val="0015582D"/>
    <w:rsid w:val="001603AE"/>
    <w:rsid w:val="001607DD"/>
    <w:rsid w:val="0016673D"/>
    <w:rsid w:val="00171356"/>
    <w:rsid w:val="00171959"/>
    <w:rsid w:val="0017317A"/>
    <w:rsid w:val="001814CD"/>
    <w:rsid w:val="001821CB"/>
    <w:rsid w:val="00187108"/>
    <w:rsid w:val="00190F68"/>
    <w:rsid w:val="001911C1"/>
    <w:rsid w:val="001930DC"/>
    <w:rsid w:val="001A4BA0"/>
    <w:rsid w:val="001B6AFD"/>
    <w:rsid w:val="001C1F32"/>
    <w:rsid w:val="001C4E14"/>
    <w:rsid w:val="001C5B8A"/>
    <w:rsid w:val="001C6FD1"/>
    <w:rsid w:val="001D1F31"/>
    <w:rsid w:val="001D5C79"/>
    <w:rsid w:val="001D6901"/>
    <w:rsid w:val="001D6BDD"/>
    <w:rsid w:val="001E2394"/>
    <w:rsid w:val="00204986"/>
    <w:rsid w:val="00205DC2"/>
    <w:rsid w:val="0020671D"/>
    <w:rsid w:val="0021666C"/>
    <w:rsid w:val="0022315F"/>
    <w:rsid w:val="00226227"/>
    <w:rsid w:val="00227DC0"/>
    <w:rsid w:val="00240942"/>
    <w:rsid w:val="002438B5"/>
    <w:rsid w:val="0025028D"/>
    <w:rsid w:val="00253708"/>
    <w:rsid w:val="00257CB8"/>
    <w:rsid w:val="00257E28"/>
    <w:rsid w:val="00263818"/>
    <w:rsid w:val="002702BA"/>
    <w:rsid w:val="00271B7E"/>
    <w:rsid w:val="002724D4"/>
    <w:rsid w:val="0027288F"/>
    <w:rsid w:val="0027522B"/>
    <w:rsid w:val="00277D86"/>
    <w:rsid w:val="00280A5B"/>
    <w:rsid w:val="002820B6"/>
    <w:rsid w:val="002917EA"/>
    <w:rsid w:val="00293894"/>
    <w:rsid w:val="002A103F"/>
    <w:rsid w:val="002A3011"/>
    <w:rsid w:val="002A3D58"/>
    <w:rsid w:val="002A3DF1"/>
    <w:rsid w:val="002B00C8"/>
    <w:rsid w:val="002B3572"/>
    <w:rsid w:val="002C0A4A"/>
    <w:rsid w:val="002C22AF"/>
    <w:rsid w:val="002C22CD"/>
    <w:rsid w:val="002C3E0B"/>
    <w:rsid w:val="002D1EF0"/>
    <w:rsid w:val="002E1F73"/>
    <w:rsid w:val="002E2953"/>
    <w:rsid w:val="002E683E"/>
    <w:rsid w:val="002E7735"/>
    <w:rsid w:val="002F1FE6"/>
    <w:rsid w:val="003176D0"/>
    <w:rsid w:val="00317E94"/>
    <w:rsid w:val="0032384F"/>
    <w:rsid w:val="003312BF"/>
    <w:rsid w:val="00331CA6"/>
    <w:rsid w:val="0033221E"/>
    <w:rsid w:val="00332440"/>
    <w:rsid w:val="003331E5"/>
    <w:rsid w:val="00333B6F"/>
    <w:rsid w:val="003370F8"/>
    <w:rsid w:val="00342415"/>
    <w:rsid w:val="003505D4"/>
    <w:rsid w:val="00351B32"/>
    <w:rsid w:val="00355498"/>
    <w:rsid w:val="00361B9D"/>
    <w:rsid w:val="00366073"/>
    <w:rsid w:val="003720A7"/>
    <w:rsid w:val="0039148D"/>
    <w:rsid w:val="00393CAF"/>
    <w:rsid w:val="003A65D4"/>
    <w:rsid w:val="003B1EED"/>
    <w:rsid w:val="003B479F"/>
    <w:rsid w:val="003B4897"/>
    <w:rsid w:val="003B5512"/>
    <w:rsid w:val="003B791D"/>
    <w:rsid w:val="003B7F03"/>
    <w:rsid w:val="003C3D2B"/>
    <w:rsid w:val="003C4DDF"/>
    <w:rsid w:val="003D6C95"/>
    <w:rsid w:val="003E079D"/>
    <w:rsid w:val="003E4BA8"/>
    <w:rsid w:val="003E741D"/>
    <w:rsid w:val="003F2673"/>
    <w:rsid w:val="00404F54"/>
    <w:rsid w:val="0040649F"/>
    <w:rsid w:val="00406FC7"/>
    <w:rsid w:val="004112B2"/>
    <w:rsid w:val="00414CC8"/>
    <w:rsid w:val="00414D7F"/>
    <w:rsid w:val="00417D4E"/>
    <w:rsid w:val="00421A99"/>
    <w:rsid w:val="0042243E"/>
    <w:rsid w:val="00431DAC"/>
    <w:rsid w:val="00440C52"/>
    <w:rsid w:val="004424E0"/>
    <w:rsid w:val="004438C2"/>
    <w:rsid w:val="0044473E"/>
    <w:rsid w:val="00457D78"/>
    <w:rsid w:val="004641E1"/>
    <w:rsid w:val="004653FA"/>
    <w:rsid w:val="00466CD3"/>
    <w:rsid w:val="004731EA"/>
    <w:rsid w:val="0047680F"/>
    <w:rsid w:val="00480C6B"/>
    <w:rsid w:val="00491C48"/>
    <w:rsid w:val="004958DF"/>
    <w:rsid w:val="004A4FB8"/>
    <w:rsid w:val="004A69A7"/>
    <w:rsid w:val="004A78C0"/>
    <w:rsid w:val="004C189F"/>
    <w:rsid w:val="004C378D"/>
    <w:rsid w:val="004D1704"/>
    <w:rsid w:val="004D60BF"/>
    <w:rsid w:val="004E06D0"/>
    <w:rsid w:val="004E56F2"/>
    <w:rsid w:val="004E6FBA"/>
    <w:rsid w:val="00507D51"/>
    <w:rsid w:val="005111D5"/>
    <w:rsid w:val="00536418"/>
    <w:rsid w:val="005365CF"/>
    <w:rsid w:val="005375C4"/>
    <w:rsid w:val="00537908"/>
    <w:rsid w:val="005420A3"/>
    <w:rsid w:val="00542CC7"/>
    <w:rsid w:val="005430C9"/>
    <w:rsid w:val="0054434F"/>
    <w:rsid w:val="005509D6"/>
    <w:rsid w:val="00551ACC"/>
    <w:rsid w:val="005520BF"/>
    <w:rsid w:val="005562FD"/>
    <w:rsid w:val="00574398"/>
    <w:rsid w:val="00575310"/>
    <w:rsid w:val="005803AD"/>
    <w:rsid w:val="00582653"/>
    <w:rsid w:val="00585EC5"/>
    <w:rsid w:val="00586430"/>
    <w:rsid w:val="005871EF"/>
    <w:rsid w:val="00587A30"/>
    <w:rsid w:val="00592720"/>
    <w:rsid w:val="005A0E23"/>
    <w:rsid w:val="005A52CD"/>
    <w:rsid w:val="005A59A0"/>
    <w:rsid w:val="005B2480"/>
    <w:rsid w:val="005C4ECC"/>
    <w:rsid w:val="005D0082"/>
    <w:rsid w:val="005D1854"/>
    <w:rsid w:val="005D288D"/>
    <w:rsid w:val="005D71A2"/>
    <w:rsid w:val="005E0201"/>
    <w:rsid w:val="005E099E"/>
    <w:rsid w:val="005E4D3A"/>
    <w:rsid w:val="005E512C"/>
    <w:rsid w:val="005E78E4"/>
    <w:rsid w:val="005F19BB"/>
    <w:rsid w:val="005F7C5D"/>
    <w:rsid w:val="006029D0"/>
    <w:rsid w:val="00611CA3"/>
    <w:rsid w:val="00615CF7"/>
    <w:rsid w:val="00621466"/>
    <w:rsid w:val="0062695A"/>
    <w:rsid w:val="00632065"/>
    <w:rsid w:val="00642C70"/>
    <w:rsid w:val="00646E12"/>
    <w:rsid w:val="006528C9"/>
    <w:rsid w:val="00655216"/>
    <w:rsid w:val="00663DD6"/>
    <w:rsid w:val="00674159"/>
    <w:rsid w:val="006755DB"/>
    <w:rsid w:val="00675652"/>
    <w:rsid w:val="00676B9D"/>
    <w:rsid w:val="00681067"/>
    <w:rsid w:val="00683020"/>
    <w:rsid w:val="00691D80"/>
    <w:rsid w:val="00691E49"/>
    <w:rsid w:val="006A02FA"/>
    <w:rsid w:val="006A1004"/>
    <w:rsid w:val="006A2F2D"/>
    <w:rsid w:val="006A3F53"/>
    <w:rsid w:val="006B37D4"/>
    <w:rsid w:val="006C3C4E"/>
    <w:rsid w:val="006C47AF"/>
    <w:rsid w:val="006C65BD"/>
    <w:rsid w:val="006D6458"/>
    <w:rsid w:val="006F1EB1"/>
    <w:rsid w:val="00700ED9"/>
    <w:rsid w:val="00702FAF"/>
    <w:rsid w:val="00706D19"/>
    <w:rsid w:val="00710E5F"/>
    <w:rsid w:val="00712F9C"/>
    <w:rsid w:val="00714F1E"/>
    <w:rsid w:val="00717D15"/>
    <w:rsid w:val="007254DC"/>
    <w:rsid w:val="00734DDC"/>
    <w:rsid w:val="00744DE0"/>
    <w:rsid w:val="00745BE1"/>
    <w:rsid w:val="007539D2"/>
    <w:rsid w:val="00754293"/>
    <w:rsid w:val="00760240"/>
    <w:rsid w:val="007627C3"/>
    <w:rsid w:val="0076393C"/>
    <w:rsid w:val="00764250"/>
    <w:rsid w:val="00765283"/>
    <w:rsid w:val="00770948"/>
    <w:rsid w:val="00774219"/>
    <w:rsid w:val="00781D47"/>
    <w:rsid w:val="00781D54"/>
    <w:rsid w:val="00782C35"/>
    <w:rsid w:val="00784413"/>
    <w:rsid w:val="00784640"/>
    <w:rsid w:val="00784E77"/>
    <w:rsid w:val="00785363"/>
    <w:rsid w:val="0078733E"/>
    <w:rsid w:val="00787C11"/>
    <w:rsid w:val="007A6CF7"/>
    <w:rsid w:val="007B33F5"/>
    <w:rsid w:val="007B3E10"/>
    <w:rsid w:val="007C2239"/>
    <w:rsid w:val="007C4781"/>
    <w:rsid w:val="007D1B80"/>
    <w:rsid w:val="007D4576"/>
    <w:rsid w:val="007D4CFE"/>
    <w:rsid w:val="007D7D4C"/>
    <w:rsid w:val="007E2C94"/>
    <w:rsid w:val="007E581B"/>
    <w:rsid w:val="007E5DD4"/>
    <w:rsid w:val="007F2B6A"/>
    <w:rsid w:val="007F2F12"/>
    <w:rsid w:val="007F3E01"/>
    <w:rsid w:val="008050DE"/>
    <w:rsid w:val="00810566"/>
    <w:rsid w:val="00815306"/>
    <w:rsid w:val="008201D7"/>
    <w:rsid w:val="00821D6F"/>
    <w:rsid w:val="008221A9"/>
    <w:rsid w:val="0082243E"/>
    <w:rsid w:val="008264CA"/>
    <w:rsid w:val="0082730B"/>
    <w:rsid w:val="00831D33"/>
    <w:rsid w:val="00832911"/>
    <w:rsid w:val="008406BA"/>
    <w:rsid w:val="008415B5"/>
    <w:rsid w:val="00870B30"/>
    <w:rsid w:val="00884C0F"/>
    <w:rsid w:val="008903CC"/>
    <w:rsid w:val="00890A9D"/>
    <w:rsid w:val="00891ABA"/>
    <w:rsid w:val="00891B50"/>
    <w:rsid w:val="008922A1"/>
    <w:rsid w:val="008A08A6"/>
    <w:rsid w:val="008A5AB9"/>
    <w:rsid w:val="008B5955"/>
    <w:rsid w:val="008B76F8"/>
    <w:rsid w:val="008D2E23"/>
    <w:rsid w:val="008F299E"/>
    <w:rsid w:val="00906C50"/>
    <w:rsid w:val="00910BE9"/>
    <w:rsid w:val="009141F2"/>
    <w:rsid w:val="009156C1"/>
    <w:rsid w:val="00924A8B"/>
    <w:rsid w:val="00925437"/>
    <w:rsid w:val="0092628F"/>
    <w:rsid w:val="00927809"/>
    <w:rsid w:val="009349F5"/>
    <w:rsid w:val="009365CE"/>
    <w:rsid w:val="00937069"/>
    <w:rsid w:val="00947AE5"/>
    <w:rsid w:val="00950F46"/>
    <w:rsid w:val="00952C35"/>
    <w:rsid w:val="00955172"/>
    <w:rsid w:val="0095551C"/>
    <w:rsid w:val="00957F16"/>
    <w:rsid w:val="00963ECF"/>
    <w:rsid w:val="00964813"/>
    <w:rsid w:val="00972113"/>
    <w:rsid w:val="00980269"/>
    <w:rsid w:val="00986D88"/>
    <w:rsid w:val="00991A1C"/>
    <w:rsid w:val="00994F53"/>
    <w:rsid w:val="009961EF"/>
    <w:rsid w:val="00997D1A"/>
    <w:rsid w:val="009A6F73"/>
    <w:rsid w:val="009B2854"/>
    <w:rsid w:val="009B4435"/>
    <w:rsid w:val="009B504A"/>
    <w:rsid w:val="009B6075"/>
    <w:rsid w:val="009D0955"/>
    <w:rsid w:val="009D0963"/>
    <w:rsid w:val="009D170A"/>
    <w:rsid w:val="009E2815"/>
    <w:rsid w:val="009E56BF"/>
    <w:rsid w:val="009E7B74"/>
    <w:rsid w:val="009F143D"/>
    <w:rsid w:val="009F1872"/>
    <w:rsid w:val="009F1E7B"/>
    <w:rsid w:val="009F3075"/>
    <w:rsid w:val="009F63A6"/>
    <w:rsid w:val="00A02434"/>
    <w:rsid w:val="00A03345"/>
    <w:rsid w:val="00A056DC"/>
    <w:rsid w:val="00A136E1"/>
    <w:rsid w:val="00A22183"/>
    <w:rsid w:val="00A25339"/>
    <w:rsid w:val="00A258E2"/>
    <w:rsid w:val="00A360CD"/>
    <w:rsid w:val="00A373EF"/>
    <w:rsid w:val="00A44CE7"/>
    <w:rsid w:val="00A559BB"/>
    <w:rsid w:val="00A6192C"/>
    <w:rsid w:val="00A61C94"/>
    <w:rsid w:val="00A62A20"/>
    <w:rsid w:val="00A720BA"/>
    <w:rsid w:val="00A76BB1"/>
    <w:rsid w:val="00A80D09"/>
    <w:rsid w:val="00A94D32"/>
    <w:rsid w:val="00A96A5F"/>
    <w:rsid w:val="00AA129D"/>
    <w:rsid w:val="00AA3C6D"/>
    <w:rsid w:val="00AA547C"/>
    <w:rsid w:val="00AB12DD"/>
    <w:rsid w:val="00AB131F"/>
    <w:rsid w:val="00AB1687"/>
    <w:rsid w:val="00AB47E0"/>
    <w:rsid w:val="00AC338C"/>
    <w:rsid w:val="00AC69FF"/>
    <w:rsid w:val="00AC70D3"/>
    <w:rsid w:val="00AD52A8"/>
    <w:rsid w:val="00AD67CA"/>
    <w:rsid w:val="00AE12EB"/>
    <w:rsid w:val="00AE4E66"/>
    <w:rsid w:val="00AF0412"/>
    <w:rsid w:val="00AF76D2"/>
    <w:rsid w:val="00B1303E"/>
    <w:rsid w:val="00B50C19"/>
    <w:rsid w:val="00B56836"/>
    <w:rsid w:val="00B57EA8"/>
    <w:rsid w:val="00B6468D"/>
    <w:rsid w:val="00B66355"/>
    <w:rsid w:val="00B676E9"/>
    <w:rsid w:val="00B67FA9"/>
    <w:rsid w:val="00B720C6"/>
    <w:rsid w:val="00B7515F"/>
    <w:rsid w:val="00B77C6D"/>
    <w:rsid w:val="00B82915"/>
    <w:rsid w:val="00B85CB1"/>
    <w:rsid w:val="00B86AB9"/>
    <w:rsid w:val="00B9477D"/>
    <w:rsid w:val="00B94A49"/>
    <w:rsid w:val="00B95CE9"/>
    <w:rsid w:val="00BA1F52"/>
    <w:rsid w:val="00BA2C26"/>
    <w:rsid w:val="00BB0F15"/>
    <w:rsid w:val="00BC09DE"/>
    <w:rsid w:val="00BD10AB"/>
    <w:rsid w:val="00BD66BF"/>
    <w:rsid w:val="00BE0578"/>
    <w:rsid w:val="00BE0D40"/>
    <w:rsid w:val="00BF1766"/>
    <w:rsid w:val="00BF72B4"/>
    <w:rsid w:val="00C0788A"/>
    <w:rsid w:val="00C11A95"/>
    <w:rsid w:val="00C17B87"/>
    <w:rsid w:val="00C220B8"/>
    <w:rsid w:val="00C24AD3"/>
    <w:rsid w:val="00C326BE"/>
    <w:rsid w:val="00C34A21"/>
    <w:rsid w:val="00C36137"/>
    <w:rsid w:val="00C37E57"/>
    <w:rsid w:val="00C46AFC"/>
    <w:rsid w:val="00C54C6D"/>
    <w:rsid w:val="00C57112"/>
    <w:rsid w:val="00C602E3"/>
    <w:rsid w:val="00C7404A"/>
    <w:rsid w:val="00C80ECD"/>
    <w:rsid w:val="00C83D3A"/>
    <w:rsid w:val="00C847A5"/>
    <w:rsid w:val="00C85A79"/>
    <w:rsid w:val="00C9020A"/>
    <w:rsid w:val="00CA15D2"/>
    <w:rsid w:val="00CA4A0F"/>
    <w:rsid w:val="00CA629C"/>
    <w:rsid w:val="00CA6F91"/>
    <w:rsid w:val="00CB4C9A"/>
    <w:rsid w:val="00CC2CD7"/>
    <w:rsid w:val="00CC50D7"/>
    <w:rsid w:val="00CD3778"/>
    <w:rsid w:val="00CD4FC7"/>
    <w:rsid w:val="00CD7CD8"/>
    <w:rsid w:val="00CE55F8"/>
    <w:rsid w:val="00CE5CE8"/>
    <w:rsid w:val="00CF1552"/>
    <w:rsid w:val="00D03F1A"/>
    <w:rsid w:val="00D04306"/>
    <w:rsid w:val="00D0488B"/>
    <w:rsid w:val="00D07ED6"/>
    <w:rsid w:val="00D11236"/>
    <w:rsid w:val="00D1229B"/>
    <w:rsid w:val="00D129AF"/>
    <w:rsid w:val="00D25710"/>
    <w:rsid w:val="00D3363F"/>
    <w:rsid w:val="00D33F14"/>
    <w:rsid w:val="00D37A7F"/>
    <w:rsid w:val="00D4373B"/>
    <w:rsid w:val="00D460E9"/>
    <w:rsid w:val="00D52875"/>
    <w:rsid w:val="00D73705"/>
    <w:rsid w:val="00D74470"/>
    <w:rsid w:val="00D960AB"/>
    <w:rsid w:val="00DA345C"/>
    <w:rsid w:val="00DA54D5"/>
    <w:rsid w:val="00DA721F"/>
    <w:rsid w:val="00DA7FFC"/>
    <w:rsid w:val="00DC762B"/>
    <w:rsid w:val="00DD0E5F"/>
    <w:rsid w:val="00DD10E6"/>
    <w:rsid w:val="00DD5CA5"/>
    <w:rsid w:val="00DF6EB0"/>
    <w:rsid w:val="00DF770C"/>
    <w:rsid w:val="00E0102B"/>
    <w:rsid w:val="00E01950"/>
    <w:rsid w:val="00E0463D"/>
    <w:rsid w:val="00E10F5B"/>
    <w:rsid w:val="00E16118"/>
    <w:rsid w:val="00E24DDE"/>
    <w:rsid w:val="00E317F7"/>
    <w:rsid w:val="00E354F2"/>
    <w:rsid w:val="00E358FB"/>
    <w:rsid w:val="00E409CC"/>
    <w:rsid w:val="00E418D4"/>
    <w:rsid w:val="00E44244"/>
    <w:rsid w:val="00E44586"/>
    <w:rsid w:val="00E56E82"/>
    <w:rsid w:val="00E818A4"/>
    <w:rsid w:val="00E9421A"/>
    <w:rsid w:val="00EA1EE8"/>
    <w:rsid w:val="00EA37CD"/>
    <w:rsid w:val="00EB1D16"/>
    <w:rsid w:val="00EB1EE4"/>
    <w:rsid w:val="00EB4FB9"/>
    <w:rsid w:val="00EB5497"/>
    <w:rsid w:val="00EC2300"/>
    <w:rsid w:val="00EC66AB"/>
    <w:rsid w:val="00EC66D2"/>
    <w:rsid w:val="00ED132C"/>
    <w:rsid w:val="00ED4272"/>
    <w:rsid w:val="00EE126D"/>
    <w:rsid w:val="00EE5AE3"/>
    <w:rsid w:val="00EF33B3"/>
    <w:rsid w:val="00F0158C"/>
    <w:rsid w:val="00F0383C"/>
    <w:rsid w:val="00F16F35"/>
    <w:rsid w:val="00F20938"/>
    <w:rsid w:val="00F2533E"/>
    <w:rsid w:val="00F340DD"/>
    <w:rsid w:val="00F341C3"/>
    <w:rsid w:val="00F353FF"/>
    <w:rsid w:val="00F36E07"/>
    <w:rsid w:val="00F44808"/>
    <w:rsid w:val="00F471D7"/>
    <w:rsid w:val="00F50836"/>
    <w:rsid w:val="00F50C26"/>
    <w:rsid w:val="00F540ED"/>
    <w:rsid w:val="00F60B5F"/>
    <w:rsid w:val="00F633F4"/>
    <w:rsid w:val="00F63EE4"/>
    <w:rsid w:val="00F74717"/>
    <w:rsid w:val="00F7582E"/>
    <w:rsid w:val="00F764EB"/>
    <w:rsid w:val="00F83359"/>
    <w:rsid w:val="00F917EE"/>
    <w:rsid w:val="00FA2C86"/>
    <w:rsid w:val="00FB07B7"/>
    <w:rsid w:val="00FB4EEA"/>
    <w:rsid w:val="00FB676F"/>
    <w:rsid w:val="00FC32DC"/>
    <w:rsid w:val="00FC592B"/>
    <w:rsid w:val="00FC6F0B"/>
    <w:rsid w:val="00FD665E"/>
    <w:rsid w:val="00FE0AF8"/>
    <w:rsid w:val="00FE249E"/>
    <w:rsid w:val="00FE5335"/>
    <w:rsid w:val="00FE59A1"/>
    <w:rsid w:val="00FE7318"/>
    <w:rsid w:val="00FE7F8E"/>
    <w:rsid w:val="00FF03B1"/>
    <w:rsid w:val="00FF18B9"/>
    <w:rsid w:val="00FF1EE0"/>
    <w:rsid w:val="00FF362C"/>
    <w:rsid w:val="00FF3F8A"/>
    <w:rsid w:val="00FF64D3"/>
    <w:rsid w:val="00FF722E"/>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55EF109F-AE15-43BB-9DE7-9DF813118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 w:type="character" w:styleId="af3">
    <w:name w:val="line number"/>
    <w:basedOn w:val="a0"/>
    <w:uiPriority w:val="99"/>
    <w:semiHidden/>
    <w:unhideWhenUsed/>
    <w:rsid w:val="00655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image" Target="media/image6.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fontTable" Target="fontTable.xml"/><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image" Target="media/image4.png"/><Relationship Id="rId201" Type="http://schemas.microsoft.com/office/2011/relationships/people" Target="people.xm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5.png"/><Relationship Id="rId202" Type="http://schemas.openxmlformats.org/officeDocument/2006/relationships/theme" Target="theme/theme1.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0.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00.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01.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02.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03.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04.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05.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06.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107.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108.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09.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1.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10.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11.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12.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13.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14.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115.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16.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17.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18.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19.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2.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20.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21.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22.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23.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24.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25.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26.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127.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2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29.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3.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130.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31.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32.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33.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34.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35.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36.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37.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38.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39.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4.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40.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41.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142.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43.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144.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45.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46.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47.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48.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149.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5.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150.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51.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52.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53.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54.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55.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56.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57.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58.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59.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6.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60.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61.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62.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63.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64.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65.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66.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67.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168.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69.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7.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70.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71.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72.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73.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174.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75.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176.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77.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78.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79.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18.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80.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81.xml><?xml version="1.0" encoding="utf-8"?>
<ds:datastoreItem xmlns:ds="http://schemas.openxmlformats.org/officeDocument/2006/customXml" ds:itemID="{57EAC9F4-105C-4F43-A690-495AD82D3F76}">
  <ds:schemaRefs>
    <ds:schemaRef ds:uri="http://schemas.openxmlformats.org/officeDocument/2006/bibliography"/>
  </ds:schemaRefs>
</ds:datastoreItem>
</file>

<file path=customXml/itemProps19.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2.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20.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21.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22.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23.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24.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25.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26.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27.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28.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29.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3.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30.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31.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32.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33.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34.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35.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36.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37.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38.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39.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4.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40.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41.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42.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43.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44.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45.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46.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47.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48.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49.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5.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50.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51.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52.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53.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54.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55.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56.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57.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58.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59.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6.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60.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61.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62.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63.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64.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6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66.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67.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68.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69.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7.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70.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71.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72.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73.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74.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75.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76.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77.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78.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79.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8.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80.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81.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82.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83.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84.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85.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86.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87.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88.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89.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9.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90.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91.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92.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93.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94.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95.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96.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97.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98.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99.xml><?xml version="1.0" encoding="utf-8"?>
<ds:datastoreItem xmlns:ds="http://schemas.openxmlformats.org/officeDocument/2006/customXml" ds:itemID="{92AC8F61-873D-4B41-B857-78F2EE4CFF0F}">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39</Pages>
  <Words>36891</Words>
  <Characters>210279</Characters>
  <Application>Microsoft Office Word</Application>
  <DocSecurity>0</DocSecurity>
  <Lines>1752</Lines>
  <Paragraphs>493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Thike</dc:creator>
  <cp:lastModifiedBy>Jason Ove</cp:lastModifiedBy>
  <cp:revision>56</cp:revision>
  <dcterms:created xsi:type="dcterms:W3CDTF">2019-06-10T03:27:00Z</dcterms:created>
  <dcterms:modified xsi:type="dcterms:W3CDTF">2019-06-11T17:16:00Z</dcterms:modified>
</cp:coreProperties>
</file>