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6341B4F2"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bookmarkStart w:id="4" w:name="_GoBack"/>
      <w:bookmarkEnd w:id="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 xml:space="preserve">Phyu Hnin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Ying Jin</w:t>
      </w:r>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293C877D"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00E414BD">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C3337A">
      <w:pPr>
        <w:pStyle w:val="1"/>
        <w:numPr>
          <w:ilvl w:val="0"/>
          <w:numId w:val="0"/>
        </w:numPr>
        <w:ind w:left="432" w:hanging="432"/>
      </w:pPr>
      <w:r>
        <w:t>Abstract</w:t>
      </w:r>
    </w:p>
    <w:p w14:paraId="0593505D" w14:textId="4729007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5" w:name="_Hlk513035174"/>
      <w:r>
        <w:rPr>
          <w:rFonts w:ascii="Times New Roman" w:hAnsi="Times New Roman" w:cs="Times New Roman"/>
          <w:sz w:val="24"/>
          <w:szCs w:val="24"/>
        </w:rPr>
        <w:t>Traditional regression analysis models in materials science are still not perfect, limited to capture nonlinearities of data and time-consuming for prediction</w:t>
      </w:r>
      <w:r w:rsidR="0036734C">
        <w:rPr>
          <w:rFonts w:ascii="Times New Roman" w:hAnsi="Times New Roman" w:cs="Times New Roman"/>
          <w:sz w:val="24"/>
          <w:szCs w:val="24"/>
        </w:rPr>
        <w:t xml:space="preserve"> and have poor ability to handle large amount of data</w:t>
      </w:r>
      <w:r>
        <w:rPr>
          <w:rFonts w:ascii="Times New Roman" w:hAnsi="Times New Roman" w:cs="Times New Roman"/>
          <w:sz w:val="24"/>
          <w:szCs w:val="24"/>
        </w:rPr>
        <w:t xml:space="preserve">. </w:t>
      </w:r>
      <w:bookmarkEnd w:id="5"/>
      <w:r>
        <w:rPr>
          <w:rFonts w:ascii="Times New Roman" w:hAnsi="Times New Roman" w:cs="Times New Roman"/>
          <w:sz w:val="24"/>
          <w:szCs w:val="24"/>
        </w:rPr>
        <w:t xml:space="preserve">It makes a strong demand on data analysis of materials data with the help of computer science method. In recent years, artificial neural network (ANN) is increasingly performing as a strong bridge between materials science and computer science. In this paper, </w:t>
      </w:r>
      <w:r w:rsidR="0024674D">
        <w:rPr>
          <w:rFonts w:ascii="Times New Roman" w:hAnsi="Times New Roman" w:cs="Times New Roman"/>
          <w:sz w:val="24"/>
          <w:szCs w:val="24"/>
        </w:rPr>
        <w:t>several</w:t>
      </w:r>
      <w:r>
        <w:rPr>
          <w:rFonts w:ascii="Times New Roman" w:hAnsi="Times New Roman" w:cs="Times New Roman"/>
          <w:sz w:val="24"/>
          <w:szCs w:val="24"/>
        </w:rPr>
        <w:t xml:space="preserve"> </w:t>
      </w:r>
      <w:bookmarkStart w:id="6" w:name="_Hlk534899642"/>
      <w:r>
        <w:rPr>
          <w:rFonts w:ascii="Times New Roman" w:hAnsi="Times New Roman" w:cs="Times New Roman"/>
          <w:sz w:val="24"/>
          <w:szCs w:val="24"/>
        </w:rPr>
        <w:t>ANN</w:t>
      </w:r>
      <w:bookmarkEnd w:id="6"/>
      <w:r>
        <w:rPr>
          <w:rFonts w:ascii="Times New Roman" w:hAnsi="Times New Roman" w:cs="Times New Roman"/>
          <w:sz w:val="24"/>
          <w:szCs w:val="24"/>
        </w:rPr>
        <w:t xml:space="preserve"> applications for predicting various properties of different materials in </w:t>
      </w:r>
      <w:r w:rsidR="0024674D">
        <w:rPr>
          <w:rFonts w:ascii="Times New Roman" w:hAnsi="Times New Roman" w:cs="Times New Roman"/>
          <w:sz w:val="24"/>
          <w:szCs w:val="24"/>
        </w:rPr>
        <w:t xml:space="preserve">a variety </w:t>
      </w:r>
      <w:r w:rsidR="001D28CB">
        <w:rPr>
          <w:rFonts w:ascii="Times New Roman" w:hAnsi="Times New Roman" w:cs="Times New Roman"/>
          <w:sz w:val="24"/>
          <w:szCs w:val="24"/>
        </w:rPr>
        <w:t>of materials</w:t>
      </w:r>
      <w:r>
        <w:rPr>
          <w:rFonts w:ascii="Times New Roman" w:hAnsi="Times New Roman" w:cs="Times New Roman"/>
          <w:sz w:val="24"/>
          <w:szCs w:val="24"/>
        </w:rPr>
        <w:t xml:space="preserve"> related areas were reviewed. It highlights the significance of ANN in materials related problems and the trend of ANN in context of materials science with some limitations.</w:t>
      </w:r>
    </w:p>
    <w:p w14:paraId="7F7EBC06" w14:textId="7002E870" w:rsidR="00CF1552" w:rsidRDefault="00205DC2" w:rsidP="00E0463D">
      <w:pPr>
        <w:widowControl w:val="0"/>
        <w:spacing w:before="240" w:line="360" w:lineRule="auto"/>
        <w:jc w:val="both"/>
        <w:rPr>
          <w:rFonts w:ascii="Times New Roman" w:hAnsi="Times New Roman" w:cs="Times New Roman"/>
          <w:sz w:val="24"/>
          <w:szCs w:val="24"/>
        </w:rPr>
      </w:pPr>
      <w:commentRangeStart w:id="7"/>
      <w:r>
        <w:rPr>
          <w:rFonts w:ascii="Times New Roman" w:hAnsi="Times New Roman" w:cs="Times New Roman"/>
          <w:sz w:val="24"/>
          <w:szCs w:val="24"/>
        </w:rPr>
        <w:t xml:space="preserve">Keyword: materials performance prediction, </w:t>
      </w:r>
      <w:r w:rsidR="00143769">
        <w:rPr>
          <w:rFonts w:ascii="Times New Roman" w:hAnsi="Times New Roman" w:cs="Times New Roman" w:hint="eastAsia"/>
          <w:sz w:val="24"/>
          <w:szCs w:val="24"/>
        </w:rPr>
        <w:t xml:space="preserve">materials design, </w:t>
      </w:r>
      <w:r>
        <w:rPr>
          <w:rFonts w:ascii="Times New Roman" w:hAnsi="Times New Roman" w:cs="Times New Roman"/>
          <w:sz w:val="24"/>
          <w:szCs w:val="24"/>
        </w:rPr>
        <w:t>artificial neural network, backpropagation</w:t>
      </w:r>
      <w:r w:rsidR="00687359">
        <w:rPr>
          <w:rFonts w:ascii="Times New Roman" w:hAnsi="Times New Roman" w:cs="Times New Roman"/>
          <w:sz w:val="24"/>
          <w:szCs w:val="24"/>
        </w:rPr>
        <w:t xml:space="preserve"> </w:t>
      </w:r>
      <w:r w:rsidR="00AC4E30">
        <w:rPr>
          <w:rFonts w:ascii="Times New Roman" w:hAnsi="Times New Roman" w:cs="Times New Roman"/>
          <w:sz w:val="24"/>
          <w:szCs w:val="24"/>
        </w:rPr>
        <w:t>neural network</w:t>
      </w:r>
      <w:r>
        <w:rPr>
          <w:rFonts w:ascii="Times New Roman" w:hAnsi="Times New Roman" w:cs="Times New Roman"/>
          <w:sz w:val="24"/>
          <w:szCs w:val="24"/>
        </w:rPr>
        <w:t xml:space="preserve">, </w:t>
      </w:r>
      <w:r w:rsidR="005F19BB">
        <w:rPr>
          <w:rFonts w:ascii="Times New Roman" w:hAnsi="Times New Roman" w:cs="Times New Roman"/>
          <w:sz w:val="24"/>
          <w:szCs w:val="24"/>
        </w:rPr>
        <w:t>radial basis function</w:t>
      </w:r>
      <w:r w:rsidR="00AC4E30">
        <w:rPr>
          <w:rFonts w:ascii="Times New Roman" w:hAnsi="Times New Roman" w:cs="Times New Roman"/>
          <w:sz w:val="24"/>
          <w:szCs w:val="24"/>
        </w:rPr>
        <w:t xml:space="preserve"> neural network</w:t>
      </w:r>
      <w:r w:rsidR="00687359">
        <w:rPr>
          <w:rFonts w:ascii="Times New Roman" w:hAnsi="Times New Roman" w:cs="Times New Roman"/>
          <w:sz w:val="24"/>
          <w:szCs w:val="24"/>
        </w:rPr>
        <w:t xml:space="preserve"> </w:t>
      </w:r>
      <w:commentRangeEnd w:id="7"/>
      <w:r w:rsidR="00E414BD">
        <w:rPr>
          <w:rStyle w:val="a6"/>
        </w:rPr>
        <w:commentReference w:id="7"/>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782B6F8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w:t>
      </w:r>
      <w:r w:rsidR="009E7AB6">
        <w:rPr>
          <w:rFonts w:ascii="Times New Roman" w:hAnsi="Times New Roman" w:cs="Times New Roman"/>
          <w:sz w:val="24"/>
          <w:szCs w:val="24"/>
        </w:rPr>
        <w:t xml:space="preserve">their time </w:t>
      </w:r>
      <w:r>
        <w:rPr>
          <w:rFonts w:ascii="Times New Roman" w:hAnsi="Times New Roman" w:cs="Times New Roman"/>
          <w:sz w:val="24"/>
          <w:szCs w:val="24"/>
        </w:rPr>
        <w:t xml:space="preserve">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w:t>
      </w:r>
      <w:r w:rsidR="001D28CB">
        <w:rPr>
          <w:rFonts w:ascii="Times New Roman" w:hAnsi="Times New Roman" w:cs="Times New Roman"/>
          <w:sz w:val="24"/>
          <w:szCs w:val="24"/>
        </w:rPr>
        <w:t>limited to capture nonlinearities of data and time-consuming for prediction and have poor ability to handle large amount of data</w:t>
      </w:r>
      <w:r>
        <w:rPr>
          <w:rFonts w:ascii="Times New Roman" w:hAnsi="Times New Roman" w:cs="Times New Roman"/>
          <w:sz w:val="24"/>
          <w:szCs w:val="24"/>
        </w:rPr>
        <w:t xml:space="preserve">. In recent years, an emerging area of materials performance evaluation and prediction by artificial neural network (ANN) was evolved as an efficient way. ANN analysis can produce satisfactory prediction results of materials properties, compared to </w:t>
      </w:r>
      <w:r>
        <w:rPr>
          <w:rFonts w:ascii="Times New Roman" w:hAnsi="Times New Roman" w:cs="Times New Roman"/>
          <w:sz w:val="24"/>
          <w:szCs w:val="24"/>
        </w:rPr>
        <w:lastRenderedPageBreak/>
        <w:t xml:space="preserve">traditional data analysis </w:t>
      </w:r>
      <w:r w:rsidR="007B33F5">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71DCC">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671DCC">
        <w:rPr>
          <w:rFonts w:ascii="Times New Roman" w:hAnsi="Times New Roman" w:cs="Times New Roman"/>
          <w:sz w:val="24"/>
          <w:szCs w:val="24"/>
        </w:rPr>
        <w:t xml:space="preserve"> </w: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671DCC">
        <w:rPr>
          <w:rFonts w:ascii="Times New Roman" w:hAnsi="Times New Roman" w:cs="Times New Roman"/>
          <w:sz w:val="24"/>
          <w:szCs w:val="24"/>
        </w:rPr>
      </w:r>
      <w:r w:rsidR="00671DC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671DCC">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689AF0B7"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&lt;EndNote&gt;&lt;Cite&gt;&lt;Author&gt;Bhadeshia&lt;/Author&gt;&lt;Year&gt;2009&lt;/Year&gt;&lt;RecNum&gt;496&lt;/RecNum&gt;&lt;DisplayText&gt;[3]&lt;/DisplayText&gt;&lt;record&gt;&lt;rec-number&gt;496&lt;/rec-number&gt;&lt;foreign-keys&gt;&lt;key app="EN" db-id="ese55x5vtzp0x6e9s9tpzwagt5re2t5sfaz5" timestamp="1546301390"&gt;496&lt;/key&gt;&lt;/foreign-keys&gt;&lt;ref-type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 w:tooltip="Bhadeshia, 2009 #496" w:history="1">
        <w:r w:rsidR="00671DCC">
          <w:rPr>
            <w:rFonts w:ascii="Times New Roman" w:hAnsi="Times New Roman" w:cs="Times New Roman"/>
            <w:noProof/>
            <w:sz w:val="24"/>
            <w:szCs w:val="24"/>
          </w:rPr>
          <w:t>3</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s in applications such as pattern recognition, prediction, system identification and control. The main benefit of neural network is its generalization ability, noise tolerance</w:t>
      </w:r>
      <w:r w:rsidR="00671DCC">
        <w:rPr>
          <w:rFonts w:ascii="Times New Roman" w:hAnsi="Times New Roman" w:cs="Times New Roman"/>
          <w:sz w:val="24"/>
          <w:szCs w:val="24"/>
        </w:rPr>
        <w:t>, fault tolerance</w:t>
      </w:r>
      <w:r>
        <w:rPr>
          <w:rFonts w:ascii="Times New Roman" w:hAnsi="Times New Roman" w:cs="Times New Roman"/>
          <w:sz w:val="24"/>
          <w:szCs w:val="24"/>
        </w:rPr>
        <w:t xml:space="preserve"> and prediction ability of unseen test data with savings in cost and time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&lt;EndNote&gt;&lt;Cite&gt;&lt;Author&gt;Vera&lt;/Author&gt;&lt;Year&gt;2014&lt;/Year&gt;&lt;RecNum&gt;472&lt;/RecNum&gt;&lt;DisplayText&gt;[4]&lt;/DisplayText&gt;&lt;record&gt;&lt;rec-number&gt;472&lt;/rec-number&gt;&lt;foreign-keys&gt;&lt;key app="EN" db-id="ese55x5vtzp0x6e9s9tpzwagt5re2t5sfaz5" timestamp="1546076298"&gt;472&lt;/key&gt;&lt;/foreign-keys&gt;&lt;ref-type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 w:tooltip="Vera, 2014 #472" w:history="1">
        <w:r w:rsidR="00671DCC">
          <w:rPr>
            <w:rFonts w:ascii="Times New Roman" w:hAnsi="Times New Roman" w:cs="Times New Roman"/>
            <w:noProof/>
            <w:sz w:val="24"/>
            <w:szCs w:val="24"/>
          </w:rPr>
          <w:t>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8"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8"/>
      <w:r>
        <w:rPr>
          <w:rFonts w:ascii="Times New Roman" w:hAnsi="Times New Roman" w:cs="Times New Roman"/>
          <w:sz w:val="24"/>
          <w:szCs w:val="24"/>
        </w:rPr>
        <w:t xml:space="preserve"> </w:t>
      </w:r>
    </w:p>
    <w:p w14:paraId="65E5C207" w14:textId="1AFCE42E"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w:t>
      </w:r>
      <w:r w:rsidR="00B93D73">
        <w:rPr>
          <w:rFonts w:ascii="Times New Roman" w:hAnsi="Times New Roman" w:cs="Times New Roman"/>
          <w:sz w:val="24"/>
          <w:szCs w:val="24"/>
        </w:rPr>
        <w:t xml:space="preserve">, discussed with </w:t>
      </w:r>
      <w:r w:rsidR="007B33F5">
        <w:rPr>
          <w:rFonts w:ascii="Times New Roman" w:hAnsi="Times New Roman" w:cs="Times New Roman"/>
          <w:sz w:val="24"/>
          <w:szCs w:val="24"/>
        </w:rPr>
        <w:t>the principal idea of ANN, the simplest ANN model, various activation functions used in ANNs and different classifications of ANN models</w:t>
      </w:r>
      <w:r w:rsidR="00B93D73">
        <w:rPr>
          <w:rFonts w:ascii="Times New Roman" w:hAnsi="Times New Roman" w:cs="Times New Roman"/>
          <w:sz w:val="24"/>
          <w:szCs w:val="24"/>
        </w:rPr>
        <w:t>,</w:t>
      </w:r>
      <w:r w:rsidR="007B33F5">
        <w:rPr>
          <w:rFonts w:ascii="Times New Roman" w:hAnsi="Times New Roman" w:cs="Times New Roman"/>
          <w:sz w:val="24"/>
          <w:szCs w:val="24"/>
        </w:rPr>
        <w:t xml:space="preserve">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9"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w:t>
      </w:r>
      <w:r w:rsidR="00B93B65">
        <w:rPr>
          <w:rFonts w:ascii="Times New Roman" w:hAnsi="Times New Roman" w:cs="Times New Roman"/>
          <w:sz w:val="24"/>
          <w:szCs w:val="24"/>
        </w:rPr>
        <w:t>,</w:t>
      </w:r>
      <w:r>
        <w:rPr>
          <w:rFonts w:ascii="Times New Roman" w:hAnsi="Times New Roman" w:cs="Times New Roman"/>
          <w:sz w:val="24"/>
          <w:szCs w:val="24"/>
        </w:rPr>
        <w:t xml:space="preserve"> </w:t>
      </w:r>
      <w:r w:rsidR="00B93B65">
        <w:rPr>
          <w:rFonts w:ascii="Times New Roman" w:hAnsi="Times New Roman" w:cs="Times New Roman"/>
          <w:sz w:val="24"/>
          <w:szCs w:val="24"/>
        </w:rPr>
        <w:t xml:space="preserve">ranging from simple MLP and BPNN models alone to more complicated ANN models along with other computing methods, </w:t>
      </w:r>
      <w:r>
        <w:rPr>
          <w:rFonts w:ascii="Times New Roman" w:hAnsi="Times New Roman" w:cs="Times New Roman"/>
          <w:sz w:val="24"/>
          <w:szCs w:val="24"/>
        </w:rPr>
        <w:t xml:space="preserve">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9"/>
    </w:p>
    <w:p w14:paraId="3A517729" w14:textId="77777777" w:rsidR="00CF1552" w:rsidRDefault="00205DC2" w:rsidP="00E0463D">
      <w:pPr>
        <w:pStyle w:val="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5B295C52" w:rsidR="00CF1552" w:rsidRDefault="002A0880"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ANN</w:t>
      </w:r>
      <w:r w:rsidR="00205DC2">
        <w:rPr>
          <w:rFonts w:ascii="Times New Roman" w:hAnsi="Times New Roman" w:cs="Times New Roman"/>
          <w:sz w:val="24"/>
          <w:szCs w:val="24"/>
        </w:rPr>
        <w:t xml:space="preserve"> is one kind of network model established in mathematical way that is </w:t>
      </w:r>
      <w:r w:rsidR="00715BB8">
        <w:rPr>
          <w:rFonts w:ascii="Times New Roman" w:hAnsi="Times New Roman" w:cs="Times New Roman"/>
          <w:sz w:val="24"/>
          <w:szCs w:val="24"/>
        </w:rPr>
        <w:t>based upon</w:t>
      </w:r>
      <w:r w:rsidR="00205DC2">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00205DC2"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00205DC2" w:rsidRPr="00EF33B3">
        <w:rPr>
          <w:rFonts w:ascii="Times New Roman" w:hAnsi="Times New Roman" w:cs="Times New Roman"/>
          <w:sz w:val="24"/>
          <w:szCs w:val="24"/>
        </w:rPr>
        <w:t>, bias and activation function. Those neurons are firstly grouped into layers and then those layers are connected to each other, thus forming a network model.</w:t>
      </w:r>
      <w:r w:rsidR="00205DC2" w:rsidRPr="00700ED9">
        <w:rPr>
          <w:rFonts w:ascii="Times New Roman" w:hAnsi="Times New Roman" w:cs="Times New Roman"/>
          <w:sz w:val="24"/>
          <w:szCs w:val="24"/>
        </w:rPr>
        <w:t xml:space="preserve"> The information from the input layer is moved as the input to the hidden layer that will do </w:t>
      </w:r>
      <w:r w:rsidR="000951AF">
        <w:rPr>
          <w:rFonts w:ascii="Times New Roman" w:hAnsi="Times New Roman" w:cs="Times New Roman"/>
          <w:sz w:val="24"/>
          <w:szCs w:val="24"/>
        </w:rPr>
        <w:t xml:space="preserve">linear/non-linear </w:t>
      </w:r>
      <w:r w:rsidR="00205DC2" w:rsidRPr="00700ED9">
        <w:rPr>
          <w:rFonts w:ascii="Times New Roman" w:hAnsi="Times New Roman" w:cs="Times New Roman"/>
          <w:sz w:val="24"/>
          <w:szCs w:val="24"/>
        </w:rPr>
        <w:t xml:space="preserve">processing to produce the final output to output layer. </w:t>
      </w:r>
      <w:r w:rsidR="00205DC2" w:rsidRPr="00EF33B3">
        <w:rPr>
          <w:rFonts w:ascii="Times New Roman" w:hAnsi="Times New Roman" w:cs="Times New Roman"/>
          <w:sz w:val="24"/>
          <w:szCs w:val="24"/>
        </w:rPr>
        <w:t xml:space="preserve">That kind of movement from the input layer to the output </w:t>
      </w:r>
      <w:r w:rsidR="00205DC2" w:rsidRPr="00EF33B3">
        <w:rPr>
          <w:rFonts w:ascii="Times New Roman" w:hAnsi="Times New Roman" w:cs="Times New Roman"/>
          <w:sz w:val="24"/>
          <w:szCs w:val="24"/>
        </w:rPr>
        <w:lastRenderedPageBreak/>
        <w:t>layer is known as feed forward propagation. When there is error between the actual output and the expected output at the output layer, the weights and biases of neurons will be updated to reduce the error in backpropagation process.</w:t>
      </w:r>
      <w:r w:rsidR="00205DC2">
        <w:rPr>
          <w:rFonts w:ascii="Times New Roman" w:hAnsi="Times New Roman" w:cs="Times New Roman"/>
          <w:sz w:val="24"/>
          <w:szCs w:val="24"/>
        </w:rPr>
        <w:t xml:space="preserve"> </w:t>
      </w:r>
      <w:r w:rsidR="00205DC2">
        <w:rPr>
          <w:rFonts w:ascii="Times New Roman" w:hAnsi="Times New Roman" w:cs="Times New Roman" w:hint="eastAsia"/>
          <w:sz w:val="24"/>
          <w:szCs w:val="24"/>
        </w:rPr>
        <w:t>L</w:t>
      </w:r>
      <w:r w:rsidR="00205DC2">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sidR="00205DC2">
        <w:rPr>
          <w:rFonts w:ascii="Times New Roman" w:hAnsi="Times New Roman" w:cs="Times New Roman"/>
          <w:sz w:val="24"/>
          <w:szCs w:val="24"/>
        </w:rPr>
        <w:t xml:space="preserve"> can learn from previous data and iteratively adjust the weight values to reduce error between actual output and desired output. </w:t>
      </w:r>
      <w:r w:rsidR="00205DC2"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00205DC2"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sidR="00205DC2">
        <w:rPr>
          <w:rFonts w:ascii="Times New Roman" w:hAnsi="Times New Roman" w:cs="Times New Roman"/>
          <w:sz w:val="24"/>
          <w:szCs w:val="24"/>
        </w:rPr>
        <w:t xml:space="preserve"> Details of the neural network method itself can be found in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&lt;EndNote&gt;&lt;Cite&gt;&lt;Author&gt;Graupe&lt;/Author&gt;&lt;Year&gt;2013&lt;/Year&gt;&lt;RecNum&gt;502&lt;/RecNum&gt;&lt;DisplayText&gt;[5]&lt;/DisplayText&gt;&lt;record&gt;&lt;rec-number&gt;502&lt;/rec-number&gt;&lt;foreign-keys&gt;&lt;key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502" w:history="1">
        <w:r w:rsidR="00671DCC">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&lt;EndNote&gt;&lt;Cite&gt;&lt;Author&gt;Rojas&lt;/Author&gt;&lt;Year&gt;1996&lt;/Year&gt;&lt;RecNum&gt;504&lt;/RecNum&gt;&lt;DisplayText&gt;[6]&lt;/DisplayText&gt;&lt;record&gt;&lt;rec-number&gt;504&lt;/rec-number&gt;&lt;foreign-keys&gt;&lt;key app="EN" db-id="ese55x5vtzp0x6e9s9tpzwagt5re2t5sfaz5" timestamp="1546313463"&gt;504&lt;/key&gt;&lt;/foreign-keys&gt;&lt;ref-type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6" w:tooltip="Rojas, 1996 #504" w:history="1">
        <w:r w:rsidR="00671DCC">
          <w:rPr>
            <w:rFonts w:ascii="Times New Roman" w:hAnsi="Times New Roman" w:cs="Times New Roman"/>
            <w:noProof/>
            <w:sz w:val="24"/>
            <w:szCs w:val="24"/>
          </w:rPr>
          <w:t>6</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&lt;EndNote&gt;&lt;Cite&gt;&lt;Author&gt;Demuth&lt;/Author&gt;&lt;Year&gt;2014&lt;/Year&gt;&lt;RecNum&gt;505&lt;/RecNum&gt;&lt;DisplayText&gt;[7]&lt;/DisplayText&gt;&lt;record&gt;&lt;rec-number&gt;505&lt;/rec-number&gt;&lt;foreign-keys&gt;&lt;key app="EN" db-id="ese55x5vtzp0x6e9s9tpzwagt5re2t5sfaz5" timestamp="1546319464"&gt;505&lt;/key&gt;&lt;/foreign-keys&gt;&lt;ref-type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7" w:tooltip="Demuth, 2014 #505" w:history="1">
        <w:r w:rsidR="00671DCC">
          <w:rPr>
            <w:rFonts w:ascii="Times New Roman" w:hAnsi="Times New Roman" w:cs="Times New Roman"/>
            <w:noProof/>
            <w:sz w:val="24"/>
            <w:szCs w:val="24"/>
          </w:rPr>
          <w:t>7</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&lt;EndNote&gt;&lt;Cite&gt;&lt;Author&gt;Fausett&lt;/Author&gt;&lt;Year&gt;1994&lt;/Year&gt;&lt;RecNum&gt;506&lt;/RecNum&gt;&lt;DisplayText&gt;[8]&lt;/DisplayText&gt;&lt;record&gt;&lt;rec-number&gt;506&lt;/rec-number&gt;&lt;foreign-keys&gt;&lt;key app="EN" db-id="ese55x5vtzp0x6e9s9tpzwagt5re2t5sfaz5" timestamp="1546319924"&gt;506&lt;/key&gt;&lt;/foreign-keys&gt;&lt;ref-type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8" w:tooltip="Fausett, 1994 #506" w:history="1">
        <w:r w:rsidR="00671DCC">
          <w:rPr>
            <w:rFonts w:ascii="Times New Roman" w:hAnsi="Times New Roman" w:cs="Times New Roman"/>
            <w:noProof/>
            <w:sz w:val="24"/>
            <w:szCs w:val="24"/>
          </w:rPr>
          <w:t>8</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64681076"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Single layer neural network, </w:t>
      </w:r>
      <w:r w:rsidR="00CB5C4A">
        <w:rPr>
          <w:rFonts w:ascii="Times New Roman" w:hAnsi="Times New Roman" w:cs="Times New Roman"/>
          <w:sz w:val="24"/>
          <w:szCs w:val="24"/>
        </w:rPr>
        <w:t xml:space="preserve">generally </w:t>
      </w:r>
      <w:r>
        <w:rPr>
          <w:rFonts w:ascii="Times New Roman" w:hAnsi="Times New Roman" w:cs="Times New Roman"/>
          <w:sz w:val="24"/>
          <w:szCs w:val="24"/>
        </w:rPr>
        <w:t>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&lt;EndNote&gt;&lt;Cite&gt;&lt;Author&gt;Graupe&lt;/Author&gt;&lt;Year&gt;2013&lt;/Year&gt;&lt;RecNum&gt;502&lt;/RecNum&gt;&lt;DisplayText&gt;[5]&lt;/DisplayText&gt;&lt;record&gt;&lt;rec-number&gt;502&lt;/rec-number&gt;&lt;foreign-keys&gt;&lt;key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502" w:history="1">
        <w:r w:rsidR="00671DCC">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w:t>
      </w:r>
      <w:r w:rsidR="00F97BCC">
        <w:rPr>
          <w:rFonts w:ascii="Times New Roman" w:hAnsi="Times New Roman" w:cs="Times New Roman"/>
          <w:sz w:val="24"/>
          <w:szCs w:val="24"/>
        </w:rPr>
        <w:t xml:space="preserve">only one layer which is composed of </w:t>
      </w:r>
      <w:r>
        <w:rPr>
          <w:rFonts w:ascii="Times New Roman" w:hAnsi="Times New Roman" w:cs="Times New Roman"/>
          <w:sz w:val="24"/>
          <w:szCs w:val="24"/>
        </w:rPr>
        <w:t xml:space="preserve">neurons. </w:t>
      </w:r>
      <w:bookmarkStart w:id="10" w:name="_Hlk3226792"/>
      <w:r>
        <w:rPr>
          <w:rFonts w:ascii="Times New Roman" w:hAnsi="Times New Roman" w:cs="Times New Roman"/>
          <w:sz w:val="24"/>
          <w:szCs w:val="24"/>
        </w:rPr>
        <w:t xml:space="preserve">Fig 1 </w:t>
      </w:r>
      <w:bookmarkEnd w:id="10"/>
      <w:r>
        <w:rPr>
          <w:rFonts w:ascii="Times New Roman" w:hAnsi="Times New Roman" w:cs="Times New Roman"/>
          <w:sz w:val="24"/>
          <w:szCs w:val="24"/>
        </w:rPr>
        <w:t xml:space="preserve">demonstrates a single layer </w:t>
      </w:r>
      <w:r w:rsidR="00C57B9C">
        <w:rPr>
          <w:rFonts w:ascii="Times New Roman" w:hAnsi="Times New Roman" w:cs="Times New Roman"/>
          <w:sz w:val="24"/>
          <w:szCs w:val="24"/>
        </w:rPr>
        <w:t xml:space="preserve">perceptron </w:t>
      </w:r>
      <w:r>
        <w:rPr>
          <w:rFonts w:ascii="Times New Roman" w:hAnsi="Times New Roman" w:cs="Times New Roman"/>
          <w:sz w:val="24"/>
          <w:szCs w:val="24"/>
        </w:rPr>
        <w:t>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r w:rsidR="00F97BCC">
        <w:rPr>
          <w:rFonts w:ascii="Times New Roman" w:hAnsi="Times New Roman" w:cs="Times New Roman"/>
          <w:sz w:val="24"/>
          <w:szCs w:val="24"/>
        </w:rPr>
        <w:t xml:space="preserve">m and n represent </w:t>
      </w:r>
      <w:r>
        <w:rPr>
          <w:rFonts w:ascii="Times New Roman" w:hAnsi="Times New Roman" w:cs="Times New Roman"/>
          <w:sz w:val="24"/>
          <w:szCs w:val="24"/>
        </w:rPr>
        <w:t>the number of input</w:t>
      </w:r>
      <w:r w:rsidR="00F97BCC">
        <w:rPr>
          <w:rFonts w:ascii="Times New Roman" w:hAnsi="Times New Roman" w:cs="Times New Roman"/>
          <w:sz w:val="24"/>
          <w:szCs w:val="24"/>
        </w:rPr>
        <w:t xml:space="preserve"> and </w:t>
      </w:r>
      <w:r>
        <w:rPr>
          <w:rFonts w:ascii="Times New Roman" w:hAnsi="Times New Roman" w:cs="Times New Roman"/>
          <w:sz w:val="24"/>
          <w:szCs w:val="24"/>
        </w:rPr>
        <w:t xml:space="preserve">the number of neuron </w:t>
      </w:r>
      <w:r w:rsidR="00F97BCC">
        <w:rPr>
          <w:rFonts w:ascii="Times New Roman" w:hAnsi="Times New Roman" w:cs="Times New Roman"/>
          <w:sz w:val="24"/>
          <w:szCs w:val="24"/>
        </w:rPr>
        <w:t xml:space="preserve">respectively </w:t>
      </w:r>
      <w:r>
        <w:rPr>
          <w:rFonts w:ascii="Times New Roman" w:hAnsi="Times New Roman" w:cs="Times New Roman"/>
          <w:sz w:val="24"/>
          <w:szCs w:val="24"/>
        </w:rPr>
        <w:t>and x</w:t>
      </w:r>
      <w:r>
        <w:rPr>
          <w:rFonts w:ascii="Times New Roman" w:hAnsi="Times New Roman" w:cs="Times New Roman"/>
          <w:sz w:val="24"/>
          <w:szCs w:val="24"/>
          <w:vertAlign w:val="subscript"/>
        </w:rPr>
        <w:t>i</w:t>
      </w:r>
      <w:r w:rsidR="00FB1887">
        <w:rPr>
          <w:rFonts w:ascii="Times New Roman" w:hAnsi="Times New Roman" w:cs="Times New Roman"/>
          <w:sz w:val="24"/>
          <w:szCs w:val="24"/>
        </w:rPr>
        <w:t xml:space="preserve"> connected to all neurons in only one layer and </w:t>
      </w:r>
      <w:proofErr w:type="spellStart"/>
      <w:r w:rsidR="00FB1887">
        <w:rPr>
          <w:rFonts w:ascii="Times New Roman" w:hAnsi="Times New Roman" w:cs="Times New Roman"/>
          <w:sz w:val="24"/>
          <w:szCs w:val="24"/>
        </w:rPr>
        <w:t>y</w:t>
      </w:r>
      <w:r w:rsidR="00FB1887" w:rsidRPr="00FB1887">
        <w:rPr>
          <w:rFonts w:ascii="Times New Roman" w:hAnsi="Times New Roman" w:cs="Times New Roman"/>
          <w:sz w:val="24"/>
          <w:szCs w:val="24"/>
          <w:vertAlign w:val="subscript"/>
        </w:rPr>
        <w:t>i</w:t>
      </w:r>
      <w:proofErr w:type="spellEnd"/>
      <w:r w:rsidR="00F97BCC">
        <w:rPr>
          <w:rFonts w:ascii="Times New Roman" w:hAnsi="Times New Roman" w:cs="Times New Roman"/>
          <w:sz w:val="24"/>
          <w:szCs w:val="24"/>
        </w:rPr>
        <w:t xml:space="preserve"> </w:t>
      </w:r>
      <w:r w:rsidR="00FB1887">
        <w:rPr>
          <w:rFonts w:ascii="Times New Roman" w:hAnsi="Times New Roman" w:cs="Times New Roman"/>
          <w:sz w:val="24"/>
          <w:szCs w:val="24"/>
        </w:rPr>
        <w:t>are</w:t>
      </w:r>
      <w:r w:rsidR="00F97BCC">
        <w:rPr>
          <w:rFonts w:ascii="Times New Roman" w:hAnsi="Times New Roman" w:cs="Times New Roman"/>
          <w:sz w:val="24"/>
          <w:szCs w:val="24"/>
        </w:rPr>
        <w:t xml:space="preserve"> not neurons, just input </w:t>
      </w:r>
      <w:r w:rsidR="00FB1887">
        <w:rPr>
          <w:rFonts w:ascii="Times New Roman" w:hAnsi="Times New Roman" w:cs="Times New Roman"/>
          <w:sz w:val="24"/>
          <w:szCs w:val="24"/>
        </w:rPr>
        <w:t xml:space="preserve">and output </w:t>
      </w:r>
      <w:r w:rsidR="00F97BCC">
        <w:rPr>
          <w:rFonts w:ascii="Times New Roman" w:hAnsi="Times New Roman" w:cs="Times New Roman"/>
          <w:sz w:val="24"/>
          <w:szCs w:val="24"/>
        </w:rPr>
        <w:t>signals</w:t>
      </w:r>
      <w:r>
        <w:rPr>
          <w:rFonts w:ascii="Times New Roman" w:hAnsi="Times New Roman" w:cs="Times New Roman"/>
          <w:sz w:val="24"/>
          <w:szCs w:val="24"/>
        </w:rPr>
        <w:t>.</w:t>
      </w:r>
    </w:p>
    <w:commentRangeStart w:id="11"/>
    <w:p w14:paraId="56F3F538" w14:textId="0CEFF67C" w:rsidR="00D1739A" w:rsidRDefault="00FB1887" w:rsidP="00D1739A">
      <w:pPr>
        <w:widowControl w:val="0"/>
        <w:spacing w:before="240" w:line="360" w:lineRule="auto"/>
        <w:jc w:val="center"/>
      </w:pPr>
      <w:r>
        <w:object w:dxaOrig="11328" w:dyaOrig="7727" w14:anchorId="68135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1pt;height:220.35pt" o:ole="">
            <v:imagedata r:id="rId191" o:title=""/>
          </v:shape>
          <o:OLEObject Type="Embed" ProgID="Visio.Drawing.11" ShapeID="_x0000_i1025" DrawAspect="Content" ObjectID="_1625333954" r:id="rId192"/>
        </w:object>
      </w:r>
      <w:commentRangeEnd w:id="11"/>
      <w:r w:rsidR="00017EF7">
        <w:rPr>
          <w:rStyle w:val="a6"/>
        </w:rPr>
        <w:commentReference w:id="11"/>
      </w:r>
    </w:p>
    <w:p w14:paraId="15B8A369" w14:textId="77777777" w:rsidR="00D1739A" w:rsidRPr="004D1704" w:rsidRDefault="00D1739A" w:rsidP="00D1739A">
      <w:pPr>
        <w:widowControl w:val="0"/>
        <w:spacing w:before="240" w:line="360" w:lineRule="auto"/>
        <w:jc w:val="center"/>
        <w:rPr>
          <w:rFonts w:ascii="Times New Roman" w:hAnsi="Times New Roman" w:cs="Times New Roman"/>
          <w:sz w:val="24"/>
          <w:szCs w:val="24"/>
        </w:rPr>
      </w:pPr>
      <w:bookmarkStart w:id="12"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12"/>
    </w:p>
    <w:p w14:paraId="7B859B49" w14:textId="1E99DE92"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w:t>
      </w:r>
      <w:del w:id="13" w:author="Thike" w:date="2019-07-01T19:48:00Z">
        <w:r w:rsidDel="00C57B9C">
          <w:rPr>
            <w:rFonts w:ascii="Times New Roman" w:hAnsi="Times New Roman" w:cs="Times New Roman"/>
            <w:sz w:val="24"/>
            <w:szCs w:val="24"/>
          </w:rPr>
          <w:delText>in a single layer perceptron network</w:delText>
        </w:r>
      </w:del>
      <w:ins w:id="14" w:author="Thike" w:date="2019-07-01T19:48:00Z">
        <w:r w:rsidR="00C57B9C">
          <w:rPr>
            <w:rFonts w:ascii="Times New Roman" w:hAnsi="Times New Roman" w:cs="Times New Roman"/>
            <w:sz w:val="24"/>
            <w:szCs w:val="24"/>
          </w:rPr>
          <w:t>Fig 1</w:t>
        </w:r>
      </w:ins>
      <w:r>
        <w:rPr>
          <w:rFonts w:ascii="Times New Roman" w:hAnsi="Times New Roman" w:cs="Times New Roman"/>
          <w:sz w:val="24"/>
          <w:szCs w:val="24"/>
        </w:rPr>
        <w:t xml:space="preserve"> produce their corresponding output, the number of output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15"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15"/>
      <w:r>
        <w:rPr>
          <w:rFonts w:ascii="Times New Roman" w:hAnsi="Times New Roman" w:cs="Times New Roman"/>
          <w:sz w:val="24"/>
          <w:szCs w:val="24"/>
        </w:rPr>
        <w:t xml:space="preserve">are connected to the neurons of the single layer via their corresponding weights </w:t>
      </w:r>
      <w:bookmarkStart w:id="16"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16"/>
      <w:r>
        <w:rPr>
          <w:rFonts w:ascii="Times New Roman" w:hAnsi="Times New Roman" w:cs="Times New Roman"/>
          <w:sz w:val="24"/>
          <w:szCs w:val="24"/>
        </w:rPr>
        <w:t xml:space="preserve"> so </w:t>
      </w:r>
      <w:r>
        <w:rPr>
          <w:rFonts w:ascii="Times New Roman" w:hAnsi="Times New Roman" w:cs="Times New Roman"/>
          <w:sz w:val="24"/>
          <w:szCs w:val="24"/>
        </w:rPr>
        <w:lastRenderedPageBreak/>
        <w:t>that every neuron has the corresponding weight value for each input signal respective</w:t>
      </w:r>
      <w:r w:rsidR="00A0712E">
        <w:rPr>
          <w:rFonts w:ascii="Times New Roman" w:hAnsi="Times New Roman" w:cs="Times New Roman"/>
          <w:sz w:val="24"/>
          <w:szCs w:val="24"/>
        </w:rPr>
        <w:t>ly.</w:t>
      </w:r>
      <w:r>
        <w:rPr>
          <w:rFonts w:ascii="Times New Roman" w:hAnsi="Times New Roman" w:cs="Times New Roman"/>
          <w:sz w:val="24"/>
          <w:szCs w:val="24"/>
        </w:rPr>
        <w:t xml:space="preserve"> It can be seen the first neuron, </w:t>
      </w:r>
      <w:r w:rsidR="00AA2FF2">
        <w:rPr>
          <w:rFonts w:ascii="Times New Roman" w:hAnsi="Times New Roman" w:cs="Times New Roman"/>
          <w:sz w:val="24"/>
          <w:szCs w:val="24"/>
        </w:rPr>
        <w:t>N</w:t>
      </w:r>
      <w:r>
        <w:rPr>
          <w:rFonts w:ascii="Times New Roman" w:hAnsi="Times New Roman" w:cs="Times New Roman"/>
          <w:sz w:val="24"/>
          <w:szCs w:val="24"/>
        </w:rPr>
        <w:t>euron-1 has weight data (w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 w</w:t>
      </w:r>
      <w:r>
        <w:rPr>
          <w:rFonts w:ascii="Times New Roman" w:hAnsi="Times New Roman" w:cs="Times New Roman"/>
          <w:sz w:val="24"/>
          <w:szCs w:val="24"/>
          <w:vertAlign w:val="subscript"/>
        </w:rPr>
        <w:t>1m</w:t>
      </w:r>
      <w:r>
        <w:rPr>
          <w:rFonts w:ascii="Times New Roman" w:hAnsi="Times New Roman" w:cs="Times New Roman"/>
          <w:sz w:val="24"/>
          <w:szCs w:val="24"/>
        </w:rPr>
        <w:t>) for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as well as </w:t>
      </w:r>
      <w:r w:rsidR="00AA2FF2">
        <w:rPr>
          <w:rFonts w:ascii="Times New Roman" w:hAnsi="Times New Roman" w:cs="Times New Roman"/>
          <w:sz w:val="24"/>
          <w:szCs w:val="24"/>
        </w:rPr>
        <w:t>N</w:t>
      </w:r>
      <w:r>
        <w:rPr>
          <w:rFonts w:ascii="Times New Roman" w:hAnsi="Times New Roman" w:cs="Times New Roman"/>
          <w:sz w:val="24"/>
          <w:szCs w:val="24"/>
        </w:rPr>
        <w:t>euron-2 also has its corresponding weight data (w</w:t>
      </w:r>
      <w:r>
        <w:rPr>
          <w:rFonts w:ascii="Times New Roman" w:hAnsi="Times New Roman" w:cs="Times New Roman"/>
          <w:sz w:val="24"/>
          <w:szCs w:val="24"/>
          <w:vertAlign w:val="subscript"/>
        </w:rPr>
        <w:t>21</w:t>
      </w:r>
      <w:r>
        <w:rPr>
          <w:rFonts w:ascii="Times New Roman" w:hAnsi="Times New Roman" w:cs="Times New Roman"/>
          <w:sz w:val="24"/>
          <w:szCs w:val="24"/>
        </w:rPr>
        <w:t>, w</w:t>
      </w:r>
      <w:r>
        <w:rPr>
          <w:rFonts w:ascii="Times New Roman" w:hAnsi="Times New Roman" w:cs="Times New Roman"/>
          <w:sz w:val="24"/>
          <w:szCs w:val="24"/>
          <w:vertAlign w:val="subscript"/>
        </w:rPr>
        <w:t>22</w:t>
      </w:r>
      <w:r>
        <w:rPr>
          <w:rFonts w:ascii="Times New Roman" w:hAnsi="Times New Roman" w:cs="Times New Roman"/>
          <w:sz w:val="24"/>
          <w:szCs w:val="24"/>
        </w:rPr>
        <w:t>, …, w</w:t>
      </w:r>
      <w:r>
        <w:rPr>
          <w:rFonts w:ascii="Times New Roman" w:hAnsi="Times New Roman" w:cs="Times New Roman"/>
          <w:sz w:val="24"/>
          <w:szCs w:val="24"/>
          <w:vertAlign w:val="subscript"/>
        </w:rPr>
        <w:t>2m</w:t>
      </w:r>
      <w:r>
        <w:rPr>
          <w:rFonts w:ascii="Times New Roman" w:hAnsi="Times New Roman" w:cs="Times New Roman"/>
          <w:sz w:val="24"/>
          <w:szCs w:val="24"/>
        </w:rPr>
        <w:t>) for the same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It goes in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way for </w:t>
      </w:r>
      <w:r w:rsidR="00F340DD">
        <w:rPr>
          <w:rFonts w:ascii="Times New Roman" w:hAnsi="Times New Roman" w:cs="Times New Roman"/>
          <w:sz w:val="24"/>
          <w:szCs w:val="24"/>
        </w:rPr>
        <w:t xml:space="preserve">the </w:t>
      </w:r>
      <w:r>
        <w:rPr>
          <w:rFonts w:ascii="Times New Roman" w:hAnsi="Times New Roman" w:cs="Times New Roman"/>
          <w:sz w:val="24"/>
          <w:szCs w:val="24"/>
        </w:rPr>
        <w:t>n</w:t>
      </w:r>
      <w:r w:rsidRPr="00AA2FF2">
        <w:rPr>
          <w:rFonts w:ascii="Times New Roman" w:hAnsi="Times New Roman" w:cs="Times New Roman"/>
          <w:sz w:val="24"/>
          <w:szCs w:val="24"/>
          <w:vertAlign w:val="superscript"/>
        </w:rPr>
        <w:t>th</w:t>
      </w:r>
      <w:r>
        <w:rPr>
          <w:rFonts w:ascii="Times New Roman" w:hAnsi="Times New Roman" w:cs="Times New Roman"/>
          <w:sz w:val="24"/>
          <w:szCs w:val="24"/>
        </w:rPr>
        <w:t xml:space="preserve"> neuron that its weight data will be (w</w:t>
      </w:r>
      <w:r>
        <w:rPr>
          <w:rFonts w:ascii="Times New Roman" w:hAnsi="Times New Roman" w:cs="Times New Roman"/>
          <w:sz w:val="24"/>
          <w:szCs w:val="24"/>
          <w:vertAlign w:val="subscript"/>
        </w:rPr>
        <w:t>n1</w:t>
      </w:r>
      <w:r>
        <w:rPr>
          <w:rFonts w:ascii="Times New Roman" w:hAnsi="Times New Roman" w:cs="Times New Roman"/>
          <w:sz w:val="24"/>
          <w:szCs w:val="24"/>
        </w:rPr>
        <w:t>, w</w:t>
      </w:r>
      <w:r>
        <w:rPr>
          <w:rFonts w:ascii="Times New Roman" w:hAnsi="Times New Roman" w:cs="Times New Roman"/>
          <w:sz w:val="24"/>
          <w:szCs w:val="24"/>
          <w:vertAlign w:val="subscript"/>
        </w:rPr>
        <w:t>n2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 The input signal X can be expressed in vector form as</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17"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17"/>
      <w:r>
        <w:rPr>
          <w:rFonts w:ascii="Times New Roman" w:hAnsi="Times New Roman" w:cs="Times New Roman"/>
          <w:b/>
          <w:bCs/>
          <w:sz w:val="24"/>
          <w:szCs w:val="24"/>
        </w:rPr>
        <w:t xml:space="preserve">                                                               (1)</w:t>
      </w:r>
    </w:p>
    <w:p w14:paraId="46B0786E"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and weight data as</w:t>
      </w:r>
    </w:p>
    <w:p w14:paraId="7B08FD9B" w14:textId="6F9AB6B0"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2306D7F9" w:rsidR="00CF1552" w:rsidRPr="00661719" w:rsidRDefault="00205DC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n is the number of neuron and m is the number of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 Any connection between neurons and input of the network can be calculated based on the number of n and m.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Pr>
          <w:rFonts w:ascii="Times New Roman" w:hAnsi="Times New Roman" w:cs="Times New Roman"/>
          <w:sz w:val="24"/>
          <w:szCs w:val="24"/>
        </w:rPr>
        <w:t xml:space="preserve"> </w:t>
      </w:r>
    </w:p>
    <w:p w14:paraId="770D6094" w14:textId="2ED4BA05" w:rsidR="0042243E" w:rsidRDefault="001145D5" w:rsidP="00E0463D">
      <w:pPr>
        <w:widowControl w:val="0"/>
        <w:spacing w:before="240" w:line="360" w:lineRule="auto"/>
        <w:jc w:val="center"/>
        <w:rPr>
          <w:rFonts w:ascii="Times New Roman" w:hAnsi="Times New Roman" w:cs="Times New Roman"/>
          <w:b/>
          <w:bCs/>
          <w:sz w:val="24"/>
          <w:szCs w:val="24"/>
        </w:rPr>
      </w:pPr>
      <w:r>
        <w:t xml:space="preserve"> </w:t>
      </w:r>
      <w:r w:rsidR="00661719">
        <w:object w:dxaOrig="12164" w:dyaOrig="7146" w14:anchorId="680C48F1">
          <v:shape id="_x0000_i1026" type="#_x0000_t75" style="width:409.45pt;height:214.55pt" o:ole="">
            <v:imagedata r:id="rId193" o:title=""/>
          </v:shape>
          <o:OLEObject Type="Embed" ProgID="Visio.Drawing.11" ShapeID="_x0000_i1026" DrawAspect="Content" ObjectID="_1625333955" r:id="rId194"/>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lastRenderedPageBreak/>
        <w:t>Fig 2</w:t>
      </w:r>
      <w:r w:rsidRPr="004D1704">
        <w:rPr>
          <w:rFonts w:ascii="Times New Roman" w:hAnsi="Times New Roman" w:cs="Times New Roman"/>
          <w:sz w:val="24"/>
          <w:szCs w:val="24"/>
        </w:rPr>
        <w:t>. The working principle of a neuron</w:t>
      </w:r>
    </w:p>
    <w:p w14:paraId="51250939"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As </w:t>
      </w:r>
      <w:r w:rsidR="00D3363F">
        <w:rPr>
          <w:rFonts w:ascii="Times New Roman" w:hAnsi="Times New Roman" w:cs="Times New Roman"/>
          <w:sz w:val="24"/>
          <w:szCs w:val="24"/>
        </w:rPr>
        <w:t>i</w:t>
      </w:r>
      <w:r>
        <w:rPr>
          <w:rFonts w:ascii="Times New Roman" w:hAnsi="Times New Roman" w:cs="Times New Roman"/>
          <w:sz w:val="24"/>
          <w:szCs w:val="24"/>
        </w:rPr>
        <w:t>t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18"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18"/>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716DAD02" w14:textId="6047A328"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weighted data (weight * input)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w:t>
      </w:r>
      <w:r w:rsidR="00A438E2">
        <w:rPr>
          <w:rFonts w:ascii="Times New Roman" w:hAnsi="Times New Roman" w:cs="Times New Roman"/>
          <w:sz w:val="24"/>
          <w:szCs w:val="24"/>
        </w:rPr>
        <w:t>es</w:t>
      </w:r>
      <w:r>
        <w:rPr>
          <w:rFonts w:ascii="Times New Roman" w:hAnsi="Times New Roman" w:cs="Times New Roman"/>
          <w:sz w:val="24"/>
          <w:szCs w:val="24"/>
        </w:rPr>
        <w:t xml:space="preserve"> it to produce the output.</w:t>
      </w:r>
      <w:r w:rsidR="004B4379">
        <w:rPr>
          <w:rFonts w:ascii="Times New Roman" w:hAnsi="Times New Roman" w:cs="Times New Roman"/>
          <w:b/>
          <w:bCs/>
          <w:sz w:val="24"/>
          <w:szCs w:val="24"/>
        </w:rPr>
        <w:t xml:space="preserve"> </w:t>
      </w:r>
      <w:r w:rsidR="004B4379">
        <w:rPr>
          <w:rFonts w:ascii="Times New Roman" w:hAnsi="Times New Roman" w:cs="Times New Roman"/>
          <w:sz w:val="24"/>
          <w:szCs w:val="24"/>
        </w:rPr>
        <w:t>T</w:t>
      </w:r>
      <w:r>
        <w:rPr>
          <w:rFonts w:ascii="Times New Roman" w:hAnsi="Times New Roman" w:cs="Times New Roman"/>
          <w:sz w:val="24"/>
          <w:szCs w:val="24"/>
        </w:rPr>
        <w:t>he output of the entire network can also be calculated by passing the summation of multiplication of the input vector and weight vector to the activation function as follows:</w:t>
      </w:r>
    </w:p>
    <w:p w14:paraId="17932B67" w14:textId="50022873"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w:t>
      </w:r>
      <w:r w:rsidR="004B4379">
        <w:rPr>
          <w:rFonts w:ascii="Times New Roman" w:hAnsi="Times New Roman" w:cs="Times New Roman"/>
          <w:b/>
          <w:bCs/>
          <w:sz w:val="24"/>
          <w:szCs w:val="24"/>
        </w:rPr>
        <w:t>4</w:t>
      </w:r>
      <w:r w:rsidRPr="001A4BA0">
        <w:rPr>
          <w:rFonts w:ascii="Times New Roman" w:hAnsi="Times New Roman" w:cs="Times New Roman"/>
          <w:b/>
          <w:bCs/>
          <w:sz w:val="24"/>
          <w:szCs w:val="24"/>
        </w:rPr>
        <w:t>)</w:t>
      </w:r>
    </w:p>
    <w:p w14:paraId="5343A585" w14:textId="2BCB9AB2" w:rsidR="004B4379" w:rsidRDefault="00205DC2"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To improve the performance of neural network, some neurons includes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w:t>
      </w:r>
      <w:r w:rsidR="004B4379">
        <w:rPr>
          <w:rFonts w:ascii="Times New Roman" w:hAnsi="Times New Roman" w:cs="Times New Roman"/>
          <w:sz w:val="24"/>
          <w:szCs w:val="24"/>
        </w:rPr>
        <w:t>s</w:t>
      </w:r>
    </w:p>
    <w:p w14:paraId="4B007882" w14:textId="62606F13" w:rsidR="004B4379" w:rsidRDefault="004B4379"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                                        </w:t>
      </w:r>
      <w:r>
        <w:rPr>
          <w:rFonts w:ascii="Times New Roman" w:hAnsi="Times New Roman" w:cs="Times New Roman"/>
          <w:b/>
          <w:bCs/>
          <w:i/>
          <w:iCs/>
          <w:sz w:val="24"/>
          <w:szCs w:val="24"/>
        </w:rPr>
        <w:tab/>
        <w:t xml:space="preserve"> </w:t>
      </w:r>
      <w:proofErr w:type="spellStart"/>
      <w:r>
        <w:rPr>
          <w:rFonts w:ascii="Times New Roman" w:hAnsi="Times New Roman" w:cs="Times New Roman"/>
          <w:b/>
          <w:bCs/>
          <w:i/>
          <w:iCs/>
          <w:sz w:val="24"/>
          <w:szCs w:val="24"/>
        </w:rPr>
        <w:t>Output</w:t>
      </w:r>
      <w:r>
        <w:rPr>
          <w:rFonts w:ascii="Times New Roman" w:hAnsi="Times New Roman" w:cs="Times New Roman"/>
          <w:b/>
          <w:bCs/>
          <w:sz w:val="24"/>
          <w:szCs w:val="24"/>
          <w:vertAlign w:val="subscript"/>
        </w:rPr>
        <w:t>n</w:t>
      </w:r>
      <w:proofErr w:type="spellEnd"/>
      <w:r>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(5)</w:t>
      </w:r>
    </w:p>
    <w:p w14:paraId="1D9BC80E" w14:textId="70C927A5" w:rsidR="00CF1552" w:rsidRDefault="00205DC2" w:rsidP="00E0463D">
      <w:pPr>
        <w:pStyle w:val="2"/>
        <w:widowControl w:val="0"/>
        <w:spacing w:after="240"/>
        <w:rPr>
          <w:sz w:val="24"/>
          <w:szCs w:val="24"/>
        </w:rPr>
      </w:pPr>
      <w:r>
        <w:rPr>
          <w:sz w:val="24"/>
          <w:szCs w:val="24"/>
        </w:rPr>
        <w:t>Activation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990B94" w:rsidRDefault="00205DC2" w:rsidP="00E0463D">
            <w:pPr>
              <w:widowControl w:val="0"/>
              <w:spacing w:before="240" w:line="360" w:lineRule="auto"/>
              <w:jc w:val="center"/>
              <w:rPr>
                <w:rFonts w:ascii="Times New Roman" w:hAnsi="Times New Roman" w:cs="Times New Roman"/>
                <w:b/>
                <w:bCs/>
                <w:sz w:val="24"/>
                <w:szCs w:val="24"/>
              </w:rPr>
            </w:pPr>
            <w:r w:rsidRPr="00990B94">
              <w:rPr>
                <w:rFonts w:ascii="Times New Roman" w:hAnsi="Times New Roman" w:cs="Times New Roman"/>
                <w:b/>
                <w:bCs/>
                <w:sz w:val="24"/>
                <w:szCs w:val="24"/>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990B94"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990B94"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57ACC9B8" w:rsidR="00CF1552" w:rsidRPr="00990B94"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043058C2" w:rsidR="00CF1552" w:rsidRPr="00990B94"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4FEAC6EA" w:rsidR="00CF1552" w:rsidRPr="00990B94"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3AE2A2CB" w:rsidR="00CF1552" w:rsidRPr="00990B94"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A63181E" w14:textId="77777777" w:rsidTr="00810566">
        <w:trPr>
          <w:trHeight w:val="809"/>
        </w:trPr>
        <w:tc>
          <w:tcPr>
            <w:tcW w:w="3933" w:type="dxa"/>
          </w:tcPr>
          <w:p w14:paraId="71C890E3"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 (sigmoidal)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4894C3EF" w:rsidR="00CF1552" w:rsidRPr="00990B94"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484C3A0C" w:rsidR="00CF1552" w:rsidRPr="00990B94"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360415D3" w:rsidR="00CF1552" w:rsidRPr="00990B94" w:rsidRDefault="0074262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6BDBD807" w:rsidR="00CF1552" w:rsidRPr="00990B94"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01E437FA" w:rsidR="00CF1552" w:rsidRPr="00990B94" w:rsidRDefault="003A4B97"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353720D8" w:rsidR="00CF1552" w:rsidRPr="00990B94"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2E3F50FF" w:rsidR="00CF1552" w:rsidRPr="00990B94"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4D1FAD85" w:rsidR="00CF1552" w:rsidRPr="00990B94"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t>Softmax</w:t>
            </w:r>
            <w:proofErr w:type="spellEnd"/>
          </w:p>
        </w:tc>
        <w:tc>
          <w:tcPr>
            <w:tcW w:w="3623" w:type="dxa"/>
          </w:tcPr>
          <w:p w14:paraId="2900BFC4" w14:textId="77777777" w:rsidR="00CF1552" w:rsidRPr="000E07A4" w:rsidRDefault="000F7CBE"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i=1,…, J</w:t>
            </w:r>
          </w:p>
        </w:tc>
        <w:tc>
          <w:tcPr>
            <w:tcW w:w="1656" w:type="dxa"/>
          </w:tcPr>
          <w:p w14:paraId="1CC9832B" w14:textId="5876DF5D" w:rsidR="00CF1552" w:rsidRPr="00990B94"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bl>
    <w:p w14:paraId="6837DCCF"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xml:space="preserve">. Linear function operates no changes in incoming input signals to generate the original output values. Sigmoid non-linear function, also known as logistic function, can be defined as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605E3B2A" w:rsidR="00CF1552" w:rsidRDefault="00205DC2" w:rsidP="00E0463D">
      <w:pPr>
        <w:widowControl w:val="0"/>
        <w:spacing w:before="240" w:line="360" w:lineRule="auto"/>
        <w:jc w:val="both"/>
        <w:rPr>
          <w:rFonts w:ascii="Times New Roman" w:hAnsi="Times New Roman" w:cs="Times New Roman"/>
          <w:sz w:val="24"/>
          <w:szCs w:val="24"/>
        </w:rPr>
      </w:pPr>
      <w:bookmarkStart w:id="19"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w:t>
      </w:r>
      <w:r w:rsidR="000900FE">
        <w:rPr>
          <w:rFonts w:ascii="Times New Roman" w:hAnsi="Times New Roman" w:cs="Times New Roman"/>
          <w:sz w:val="24"/>
          <w:szCs w:val="24"/>
        </w:rPr>
        <w:t xml:space="preserve"> the number of layers</w:t>
      </w:r>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 xml:space="preserve">activation function and </w:t>
      </w:r>
      <w:r w:rsidR="007974CB">
        <w:rPr>
          <w:rFonts w:ascii="Times New Roman" w:hAnsi="Times New Roman" w:cs="Times New Roman"/>
          <w:sz w:val="24"/>
          <w:szCs w:val="24"/>
        </w:rPr>
        <w:t xml:space="preserve">type of </w:t>
      </w:r>
      <w:r>
        <w:rPr>
          <w:rFonts w:ascii="Times New Roman" w:hAnsi="Times New Roman" w:cs="Times New Roman"/>
          <w:sz w:val="24"/>
          <w:szCs w:val="24"/>
        </w:rPr>
        <w:t>connection.</w:t>
      </w:r>
    </w:p>
    <w:p w14:paraId="76BB2423" w14:textId="77777777" w:rsidR="00CF1552" w:rsidRDefault="00205DC2" w:rsidP="00E0463D">
      <w:pPr>
        <w:pStyle w:val="3"/>
        <w:widowControl w:val="0"/>
      </w:pPr>
      <w:r>
        <w:t>From network topology</w:t>
      </w:r>
    </w:p>
    <w:p w14:paraId="0466523F" w14:textId="1BEDE1DE"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classification of neural network defined by network topology includes </w:t>
      </w:r>
      <w:r w:rsidR="007E43EE">
        <w:rPr>
          <w:rFonts w:ascii="Times New Roman" w:hAnsi="Times New Roman" w:cs="Times New Roman" w:hint="eastAsia"/>
          <w:sz w:val="24"/>
          <w:szCs w:val="24"/>
        </w:rPr>
        <w:t>completely</w:t>
      </w:r>
      <w:r>
        <w:rPr>
          <w:rFonts w:ascii="Times New Roman" w:hAnsi="Times New Roman" w:cs="Times New Roman"/>
          <w:sz w:val="24"/>
          <w:szCs w:val="24"/>
        </w:rPr>
        <w:t xml:space="preserve"> connected</w:t>
      </w:r>
      <w:r w:rsidR="004A69A7">
        <w:rPr>
          <w:rFonts w:ascii="Times New Roman" w:hAnsi="Times New Roman" w:cs="Times New Roman"/>
          <w:sz w:val="24"/>
          <w:szCs w:val="24"/>
        </w:rPr>
        <w:t xml:space="preserve"> and </w:t>
      </w:r>
      <w:r w:rsidR="007E43EE">
        <w:rPr>
          <w:rFonts w:ascii="Times New Roman" w:hAnsi="Times New Roman" w:cs="Times New Roman" w:hint="eastAsia"/>
          <w:sz w:val="24"/>
          <w:szCs w:val="24"/>
        </w:rPr>
        <w:t>i</w:t>
      </w:r>
      <w:r>
        <w:rPr>
          <w:rFonts w:ascii="Times New Roman" w:hAnsi="Times New Roman" w:cs="Times New Roman"/>
          <w:sz w:val="24"/>
          <w:szCs w:val="24"/>
        </w:rPr>
        <w:t>n</w:t>
      </w:r>
      <w:r w:rsidR="007E43EE">
        <w:rPr>
          <w:rFonts w:ascii="Times New Roman" w:hAnsi="Times New Roman" w:cs="Times New Roman" w:hint="eastAsia"/>
          <w:sz w:val="24"/>
          <w:szCs w:val="24"/>
        </w:rPr>
        <w:t>completely</w:t>
      </w:r>
      <w:r>
        <w:rPr>
          <w:rFonts w:ascii="Times New Roman" w:hAnsi="Times New Roman" w:cs="Times New Roman"/>
          <w:sz w:val="24"/>
          <w:szCs w:val="24"/>
        </w:rPr>
        <w:t xml:space="preserve"> connected. </w:t>
      </w:r>
      <w:r w:rsidR="007E43EE">
        <w:rPr>
          <w:rFonts w:ascii="Times New Roman" w:hAnsi="Times New Roman" w:cs="Times New Roman" w:hint="eastAsia"/>
          <w:sz w:val="24"/>
          <w:szCs w:val="24"/>
        </w:rPr>
        <w:t>Completely</w:t>
      </w:r>
      <w:r>
        <w:rPr>
          <w:rFonts w:ascii="Times New Roman" w:hAnsi="Times New Roman" w:cs="Times New Roman"/>
          <w:sz w:val="24"/>
          <w:szCs w:val="24"/>
        </w:rPr>
        <w:t xml:space="preserve"> connected network means that every neuron of each layer is connected to all the neurons of </w:t>
      </w:r>
      <w:r w:rsidR="000900FE">
        <w:rPr>
          <w:rFonts w:ascii="Times New Roman" w:hAnsi="Times New Roman" w:cs="Times New Roman"/>
          <w:sz w:val="24"/>
          <w:szCs w:val="24"/>
        </w:rPr>
        <w:t xml:space="preserve">a </w:t>
      </w:r>
      <w:r>
        <w:rPr>
          <w:rFonts w:ascii="Times New Roman" w:hAnsi="Times New Roman" w:cs="Times New Roman"/>
          <w:sz w:val="24"/>
          <w:szCs w:val="24"/>
        </w:rPr>
        <w:t xml:space="preserve">neighbor layer. In such kind of network, neurons of one layer transmit their output signal as input to the neurons of next layer. One of well-known </w:t>
      </w:r>
      <w:r w:rsidR="007E43EE">
        <w:rPr>
          <w:rFonts w:ascii="Times New Roman" w:hAnsi="Times New Roman" w:cs="Times New Roman" w:hint="eastAsia"/>
          <w:sz w:val="24"/>
          <w:szCs w:val="24"/>
        </w:rPr>
        <w:t>completely</w:t>
      </w:r>
      <w:r>
        <w:rPr>
          <w:rFonts w:ascii="Times New Roman" w:hAnsi="Times New Roman" w:cs="Times New Roman"/>
          <w:sz w:val="24"/>
          <w:szCs w:val="24"/>
        </w:rPr>
        <w:t xml:space="preserve"> connected neural network is </w:t>
      </w:r>
      <w:r w:rsidR="00041B95">
        <w:rPr>
          <w:rFonts w:ascii="Times New Roman" w:hAnsi="Times New Roman" w:cs="Times New Roman"/>
          <w:sz w:val="24"/>
          <w:szCs w:val="24"/>
        </w:rPr>
        <w:t>Hopfield</w:t>
      </w:r>
      <w:r>
        <w:rPr>
          <w:rFonts w:ascii="Times New Roman" w:hAnsi="Times New Roman" w:cs="Times New Roman"/>
          <w:sz w:val="24"/>
          <w:szCs w:val="24"/>
        </w:rPr>
        <w:t xml:space="preserve"> network</w:t>
      </w:r>
      <w:r w:rsidR="000900FE">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 Taylor&lt;/Author&gt;&lt;Year&gt;2006&lt;/Year&gt;&lt;RecNum&gt;510&lt;/RecNum&gt;&lt;DisplayText&gt;[9]&lt;/DisplayText&gt;&lt;record&gt;&lt;rec-number&gt;510&lt;/rec-number&gt;&lt;foreign-keys&gt;&lt;key app="EN" db-id="ese55x5vtzp0x6e9s9tpzwagt5re2t5sfaz5" timestamp="1546925960"&gt;510&lt;/key&gt;&lt;/foreign-keys&gt;&lt;ref-type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9" w:tooltip="J. Taylor, 2006 #510" w:history="1">
        <w:r w:rsidR="00671DCC">
          <w:rPr>
            <w:rFonts w:ascii="Times New Roman" w:hAnsi="Times New Roman" w:cs="Times New Roman"/>
            <w:noProof/>
            <w:sz w:val="24"/>
            <w:szCs w:val="24"/>
          </w:rPr>
          <w:t>9</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007E43EE">
        <w:rPr>
          <w:rFonts w:ascii="Times New Roman" w:hAnsi="Times New Roman" w:cs="Times New Roman" w:hint="eastAsia"/>
          <w:sz w:val="24"/>
          <w:szCs w:val="24"/>
        </w:rPr>
        <w:t>i</w:t>
      </w:r>
      <w:r w:rsidR="007E43EE">
        <w:rPr>
          <w:rFonts w:ascii="Times New Roman" w:hAnsi="Times New Roman" w:cs="Times New Roman"/>
          <w:sz w:val="24"/>
          <w:szCs w:val="24"/>
        </w:rPr>
        <w:t>n</w:t>
      </w:r>
      <w:r w:rsidR="007E43EE">
        <w:rPr>
          <w:rFonts w:ascii="Times New Roman" w:hAnsi="Times New Roman" w:cs="Times New Roman" w:hint="eastAsia"/>
          <w:sz w:val="24"/>
          <w:szCs w:val="24"/>
        </w:rPr>
        <w:t>completely</w:t>
      </w:r>
      <w:r>
        <w:rPr>
          <w:rFonts w:ascii="Times New Roman" w:hAnsi="Times New Roman" w:cs="Times New Roman"/>
          <w:sz w:val="24"/>
          <w:szCs w:val="24"/>
        </w:rPr>
        <w:t xml:space="preserve">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w:t>
      </w:r>
      <w:r>
        <w:rPr>
          <w:rFonts w:ascii="Times New Roman" w:hAnsi="Times New Roman" w:cs="Times New Roman"/>
          <w:sz w:val="24"/>
          <w:szCs w:val="24"/>
        </w:rPr>
        <w:lastRenderedPageBreak/>
        <w:t xml:space="preserve">corresponding neurons from </w:t>
      </w:r>
      <w:r w:rsidR="000900FE">
        <w:rPr>
          <w:rFonts w:ascii="Times New Roman" w:hAnsi="Times New Roman" w:cs="Times New Roman"/>
          <w:sz w:val="24"/>
          <w:szCs w:val="24"/>
        </w:rPr>
        <w:t xml:space="preserve">the </w:t>
      </w:r>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133F94F4" w:rsidR="004A69A7" w:rsidRDefault="004A69A7" w:rsidP="00E0463D">
      <w:pPr>
        <w:pStyle w:val="3"/>
        <w:widowControl w:val="0"/>
      </w:pPr>
      <w:r>
        <w:t xml:space="preserve">From </w:t>
      </w:r>
      <w:r w:rsidR="000900FE">
        <w:t>the number of layers</w:t>
      </w:r>
      <w:r>
        <w:t xml:space="preserve"> </w:t>
      </w:r>
    </w:p>
    <w:p w14:paraId="69442D1C" w14:textId="46D0A677"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w:t>
      </w:r>
      <w:r w:rsidR="001309F8">
        <w:rPr>
          <w:rFonts w:ascii="Times New Roman" w:hAnsi="Times New Roman" w:cs="Times New Roman"/>
          <w:sz w:val="24"/>
          <w:szCs w:val="24"/>
        </w:rPr>
        <w:t xml:space="preserve">in a </w:t>
      </w:r>
      <w:r>
        <w:rPr>
          <w:rFonts w:ascii="Times New Roman" w:hAnsi="Times New Roman" w:cs="Times New Roman"/>
          <w:sz w:val="24"/>
          <w:szCs w:val="24"/>
        </w:rPr>
        <w:t xml:space="preserve">single layer. </w:t>
      </w:r>
      <w:r w:rsidR="00205DC2">
        <w:rPr>
          <w:rFonts w:ascii="Times New Roman" w:hAnsi="Times New Roman" w:cs="Times New Roman"/>
          <w:sz w:val="24"/>
          <w:szCs w:val="24"/>
        </w:rPr>
        <w:t xml:space="preserve">Neural networks composed of at least two layers are known as multi-layer neural networks. In multi-layer neural networks, </w:t>
      </w:r>
      <w:r w:rsidR="000900FE">
        <w:rPr>
          <w:rFonts w:ascii="Times New Roman" w:hAnsi="Times New Roman" w:cs="Times New Roman"/>
          <w:sz w:val="24"/>
          <w:szCs w:val="24"/>
        </w:rPr>
        <w:t xml:space="preserve">the </w:t>
      </w:r>
      <w:r w:rsidR="00205DC2">
        <w:rPr>
          <w:rFonts w:ascii="Times New Roman" w:hAnsi="Times New Roman" w:cs="Times New Roman"/>
          <w:sz w:val="24"/>
          <w:szCs w:val="24"/>
        </w:rPr>
        <w:t xml:space="preserve">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9"/>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1D5EA125" w14:textId="4336C8D9" w:rsidR="00CF1552" w:rsidRDefault="004E56F2" w:rsidP="0051038F">
      <w:pPr>
        <w:widowControl w:val="0"/>
        <w:spacing w:after="0" w:line="360" w:lineRule="auto"/>
        <w:jc w:val="both"/>
        <w:rPr>
          <w:rFonts w:ascii="Times New Roman" w:hAnsi="Times New Roman" w:cs="Times New Roman"/>
          <w:sz w:val="24"/>
          <w:szCs w:val="24"/>
        </w:rPr>
      </w:pPr>
      <w:bookmarkStart w:id="20"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ZWFyPjxSZWNOdW0+NzA3PC9SZWNOdW0+PERpc3BsYXlUZXh0PlsxMF08L0Rpc3BsYXlUZXh0Pjxy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ZWFyPjxSZWNOdW0+NzA3PC9SZWNOdW0+PERpc3BsYXlUZXh0PlsxMF08L0Rpc3BsYXlUZXh0Pjxy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0" w:tooltip="Weingaertner, 2002 #707" w:history="1">
        <w:r w:rsidR="00671DCC">
          <w:rPr>
            <w:rFonts w:ascii="Times New Roman" w:hAnsi="Times New Roman" w:cs="Times New Roman"/>
            <w:noProof/>
            <w:sz w:val="24"/>
            <w:szCs w:val="24"/>
          </w:rPr>
          <w:t>10</w:t>
        </w:r>
      </w:hyperlink>
      <w:r w:rsidR="00671DCC">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20"/>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w:t>
      </w:r>
      <w:r w:rsidR="00781192">
        <w:rPr>
          <w:rFonts w:ascii="Times New Roman" w:hAnsi="Times New Roman" w:cs="Times New Roman"/>
          <w:sz w:val="24"/>
          <w:szCs w:val="24"/>
        </w:rPr>
        <w:t>,</w:t>
      </w:r>
      <w:r w:rsidR="00205DC2" w:rsidRPr="007A6CF7">
        <w:rPr>
          <w:rFonts w:ascii="Times New Roman" w:hAnsi="Times New Roman" w:cs="Times New Roman"/>
          <w:sz w:val="24"/>
          <w:szCs w:val="24"/>
        </w:rPr>
        <w:t xml:space="preserve"> training speed,</w:t>
      </w:r>
      <w:r w:rsidR="00205DC2" w:rsidRPr="007A6CF7">
        <w:t xml:space="preserve"> </w:t>
      </w:r>
      <w:r w:rsidR="00205DC2" w:rsidRPr="007A6CF7">
        <w:rPr>
          <w:rFonts w:ascii="Times New Roman" w:hAnsi="Times New Roman" w:cs="Times New Roman"/>
          <w:sz w:val="24"/>
          <w:szCs w:val="24"/>
        </w:rPr>
        <w:t>and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&lt;EndNote&gt;&lt;Cite&gt;&lt;Author&gt;Lee&lt;/Author&gt;&lt;Year&gt;2018&lt;/Year&gt;&lt;RecNum&gt;711&lt;/RecNum&gt;&lt;DisplayText&gt;[11]&lt;/DisplayText&gt;&lt;record&gt;&lt;rec-number&gt;711&lt;/rec-number&gt;&lt;foreign-keys&gt;&lt;key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1" w:tooltip="Lee, 2018 #711" w:history="1">
        <w:r w:rsidR="00671DCC">
          <w:rPr>
            <w:rFonts w:ascii="Times New Roman" w:hAnsi="Times New Roman" w:cs="Times New Roman"/>
            <w:noProof/>
            <w:sz w:val="24"/>
            <w:szCs w:val="24"/>
          </w:rPr>
          <w:t>11</w:t>
        </w:r>
      </w:hyperlink>
      <w:r w:rsidR="00671DCC">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27C417AF" w:rsidR="00CF1552" w:rsidRDefault="00205DC2" w:rsidP="00E0463D">
      <w:pPr>
        <w:pStyle w:val="3"/>
        <w:widowControl w:val="0"/>
        <w:spacing w:after="240"/>
      </w:pPr>
      <w:bookmarkStart w:id="21" w:name="_Hlk534668065"/>
      <w:bookmarkStart w:id="22" w:name="_Hlk534790983"/>
      <w:r>
        <w:t xml:space="preserve">From </w:t>
      </w:r>
      <w:r w:rsidR="007974CB">
        <w:t>connection type</w:t>
      </w:r>
    </w:p>
    <w:p w14:paraId="16A8F4BE" w14:textId="30806C9B" w:rsidR="00CF1552" w:rsidRDefault="00205DC2" w:rsidP="00A91067">
      <w:pPr>
        <w:widowControl w:val="0"/>
        <w:spacing w:after="0" w:line="360" w:lineRule="auto"/>
        <w:jc w:val="both"/>
        <w:rPr>
          <w:ins w:id="23" w:author="Thike" w:date="2019-07-02T01:05:00Z"/>
          <w:rFonts w:ascii="Times New Roman" w:hAnsi="Times New Roman" w:cs="Times New Roman"/>
          <w:sz w:val="24"/>
          <w:szCs w:val="24"/>
        </w:rPr>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FF6A79">
        <w:rPr>
          <w:rFonts w:ascii="Times New Roman" w:hAnsi="Times New Roman" w:cs="Times New Roman"/>
          <w:sz w:val="24"/>
          <w:szCs w:val="24"/>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FF6A79">
        <w:rPr>
          <w:rFonts w:ascii="Times New Roman" w:hAnsi="Times New Roman" w:cs="Times New Roman"/>
          <w:sz w:val="24"/>
          <w:szCs w:val="24"/>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t>
      </w:r>
      <w:r w:rsidR="00E354AD">
        <w:rPr>
          <w:rFonts w:ascii="Times New Roman" w:hAnsi="Times New Roman" w:cs="Times New Roman"/>
          <w:sz w:val="24"/>
          <w:szCs w:val="24"/>
        </w:rPr>
        <w:t>to calculate the output</w:t>
      </w:r>
      <w:r>
        <w:rPr>
          <w:rFonts w:ascii="Times New Roman" w:hAnsi="Times New Roman" w:cs="Times New Roman"/>
          <w:sz w:val="24"/>
          <w:szCs w:val="24"/>
        </w:rPr>
        <w:t>.</w:t>
      </w:r>
      <w:r w:rsidR="00E354AD">
        <w:rPr>
          <w:rFonts w:ascii="Times New Roman" w:hAnsi="Times New Roman" w:cs="Times New Roman"/>
          <w:sz w:val="24"/>
          <w:szCs w:val="24"/>
        </w:rPr>
        <w:t xml:space="preserve"> </w:t>
      </w: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extensive f</w:t>
      </w:r>
      <w:r w:rsidR="00A91067">
        <w:rPr>
          <w:rFonts w:ascii="Times New Roman" w:hAnsi="Times New Roman" w:cs="Times New Roman"/>
          <w:sz w:val="24"/>
          <w:szCs w:val="24"/>
        </w:rPr>
        <w:t>eedback)</w:t>
      </w:r>
      <w:r>
        <w:rPr>
          <w:rFonts w:ascii="Times New Roman" w:hAnsi="Times New Roman" w:cs="Times New Roman"/>
          <w:sz w:val="24"/>
          <w:szCs w:val="24"/>
        </w:rPr>
        <w:t xml:space="preserve"> </w:t>
      </w:r>
      <w:r w:rsidR="00A91067" w:rsidRPr="00A91067">
        <w:rPr>
          <w:rFonts w:ascii="Times New Roman" w:hAnsi="Times New Roman" w:cs="Times New Roman"/>
          <w:sz w:val="24"/>
          <w:szCs w:val="24"/>
        </w:rPr>
        <w:t>between the neurons of a layer, and</w:t>
      </w:r>
      <w:r w:rsidR="00A91067">
        <w:rPr>
          <w:rFonts w:ascii="Times New Roman" w:hAnsi="Times New Roman" w:cs="Times New Roman"/>
          <w:sz w:val="24"/>
          <w:szCs w:val="24"/>
        </w:rPr>
        <w:t>/</w:t>
      </w:r>
      <w:r w:rsidR="00A91067" w:rsidRPr="00A91067">
        <w:rPr>
          <w:rFonts w:ascii="Times New Roman" w:hAnsi="Times New Roman" w:cs="Times New Roman"/>
          <w:sz w:val="24"/>
          <w:szCs w:val="24"/>
        </w:rPr>
        <w:t>or between the layers of</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 xml:space="preserve">the network </w:t>
      </w:r>
      <w:r>
        <w:rPr>
          <w:rFonts w:ascii="Times New Roman" w:hAnsi="Times New Roman" w:cs="Times New Roman"/>
          <w:sz w:val="24"/>
          <w:szCs w:val="24"/>
        </w:rPr>
        <w:t xml:space="preserve">in network in both directions, which are powerful and have more complicated structure. One of popular network models with feedback connection are known as recurrent networks </w:t>
      </w:r>
      <w:r>
        <w:rPr>
          <w:rFonts w:ascii="Times New Roman" w:hAnsi="Times New Roman" w:cs="Times New Roman"/>
          <w:sz w:val="24"/>
          <w:szCs w:val="24"/>
        </w:rPr>
        <w:lastRenderedPageBreak/>
        <w:t>(dynamic networks)</w:t>
      </w:r>
      <w:r w:rsidR="007E1AE3">
        <w:rPr>
          <w:rFonts w:ascii="Times New Roman" w:hAnsi="Times New Roman" w:cs="Times New Roman" w:hint="eastAsia"/>
          <w:sz w:val="24"/>
          <w:szCs w:val="24"/>
        </w:rPr>
        <w:t xml:space="preserve"> </w:t>
      </w:r>
      <w:r w:rsidR="00A9106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&lt;EndNote&gt;&lt;Cite&gt;&lt;Author&gt;Sinha&lt;/Author&gt;&lt;Year&gt;2000&lt;/Year&gt;&lt;RecNum&gt;749&lt;/RecNum&gt;&lt;DisplayText&gt;[12]&lt;/DisplayText&gt;&lt;record&gt;&lt;rec-number&gt;749&lt;/rec-number&gt;&lt;foreign-keys&gt;&lt;key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00A9106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2" w:tooltip="Sinha, 2000 #749" w:history="1">
        <w:r w:rsidR="00671DCC">
          <w:rPr>
            <w:rFonts w:ascii="Times New Roman" w:hAnsi="Times New Roman" w:cs="Times New Roman"/>
            <w:noProof/>
            <w:sz w:val="24"/>
            <w:szCs w:val="24"/>
          </w:rPr>
          <w:t>12</w:t>
        </w:r>
      </w:hyperlink>
      <w:r w:rsidR="00671DCC">
        <w:rPr>
          <w:rFonts w:ascii="Times New Roman" w:hAnsi="Times New Roman" w:cs="Times New Roman"/>
          <w:noProof/>
          <w:sz w:val="24"/>
          <w:szCs w:val="24"/>
        </w:rPr>
        <w:t>]</w:t>
      </w:r>
      <w:r w:rsidR="00A91067">
        <w:rPr>
          <w:rFonts w:ascii="Times New Roman" w:hAnsi="Times New Roman" w:cs="Times New Roman"/>
          <w:sz w:val="24"/>
          <w:szCs w:val="24"/>
        </w:rPr>
        <w:fldChar w:fldCharType="end"/>
      </w:r>
      <w:r w:rsidR="00C37E57">
        <w:rPr>
          <w:rFonts w:ascii="Times New Roman" w:hAnsi="Times New Roman" w:cs="Times New Roman"/>
          <w:sz w:val="24"/>
          <w:szCs w:val="24"/>
        </w:rPr>
        <w:t xml:space="preserve">. Fig 3 illustrates a classification of </w:t>
      </w:r>
      <w:r w:rsidR="00CD06D4">
        <w:rPr>
          <w:rFonts w:ascii="Times New Roman" w:hAnsi="Times New Roman" w:cs="Times New Roman"/>
          <w:sz w:val="24"/>
          <w:szCs w:val="24"/>
        </w:rPr>
        <w:t xml:space="preserve">existing </w:t>
      </w:r>
      <w:r w:rsidR="00C37E57">
        <w:rPr>
          <w:rFonts w:ascii="Times New Roman" w:hAnsi="Times New Roman" w:cs="Times New Roman"/>
          <w:sz w:val="24"/>
          <w:szCs w:val="24"/>
        </w:rPr>
        <w:t>neural network models based on two classes of feed forward and feedback neural networ</w:t>
      </w:r>
      <w:commentRangeStart w:id="24"/>
      <w:r w:rsidR="00C37E57">
        <w:rPr>
          <w:rFonts w:ascii="Times New Roman" w:hAnsi="Times New Roman" w:cs="Times New Roman"/>
          <w:sz w:val="24"/>
          <w:szCs w:val="24"/>
        </w:rPr>
        <w:t xml:space="preserve">k </w:t>
      </w:r>
      <w:ins w:id="25" w:author="Thike" w:date="2019-07-02T02:09:00Z">
        <w:r w:rsidR="00CD06D4">
          <w:rPr>
            <w:rFonts w:ascii="Times New Roman" w:hAnsi="Times New Roman" w:cs="Times New Roman"/>
            <w:sz w:val="24"/>
            <w:szCs w:val="24"/>
          </w:rPr>
          <w:t xml:space="preserve">in </w:t>
        </w:r>
      </w:ins>
      <w:r w:rsidR="007254DC">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&lt;EndNote&gt;&lt;Cite&gt;&lt;Author&gt;Jain&lt;/Author&gt;&lt;Year&gt;1996&lt;/Year&gt;&lt;RecNum&gt;722&lt;/RecNum&gt;&lt;DisplayText&gt;[13]&lt;/DisplayText&gt;&lt;record&gt;&lt;rec-number&gt;722&lt;/rec-number&gt;&lt;foreign-keys&gt;&lt;key app="EN" db-id="ese55x5vtzp0x6e9s9tpzwagt5re2t5sfaz5" timestamp="1558619390"&gt;722&lt;/key&gt;&lt;/foreign-keys&gt;&lt;ref-type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3" w:tooltip="Jain, 1996 #722" w:history="1">
        <w:r w:rsidR="00671DCC">
          <w:rPr>
            <w:rFonts w:ascii="Times New Roman" w:hAnsi="Times New Roman" w:cs="Times New Roman"/>
            <w:noProof/>
            <w:sz w:val="24"/>
            <w:szCs w:val="24"/>
          </w:rPr>
          <w:t>13</w:t>
        </w:r>
      </w:hyperlink>
      <w:r w:rsidR="00671DCC">
        <w:rPr>
          <w:rFonts w:ascii="Times New Roman" w:hAnsi="Times New Roman" w:cs="Times New Roman"/>
          <w:noProof/>
          <w:sz w:val="24"/>
          <w:szCs w:val="24"/>
        </w:rPr>
        <w:t>]</w:t>
      </w:r>
      <w:r w:rsidR="007254DC">
        <w:rPr>
          <w:rFonts w:ascii="Times New Roman" w:hAnsi="Times New Roman" w:cs="Times New Roman"/>
          <w:sz w:val="24"/>
          <w:szCs w:val="24"/>
        </w:rPr>
        <w:fldChar w:fldCharType="end"/>
      </w:r>
      <w:ins w:id="26" w:author="Thike" w:date="2019-07-03T02:56:00Z">
        <w:r w:rsidR="00F520BF">
          <w:rPr>
            <w:rFonts w:ascii="Times New Roman" w:hAnsi="Times New Roman" w:cs="Times New Roman"/>
            <w:sz w:val="24"/>
            <w:szCs w:val="24"/>
          </w:rPr>
          <w:t xml:space="preserve"> and types of ANN in </w:t>
        </w:r>
      </w:ins>
      <w:r w:rsidR="00F520B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&lt;EndNote&gt;&lt;Cite&gt;&lt;Author&gt;Networks&lt;/Author&gt;&lt;RecNum&gt;750&lt;/RecNum&gt;&lt;DisplayText&gt;[14]&lt;/DisplayText&gt;&lt;record&gt;&lt;rec-number&gt;750&lt;/rec-number&gt;&lt;foreign-keys&gt;&lt;key app="EN" db-id="ese55x5vtzp0x6e9s9tpzwagt5re2t5sfaz5" timestamp="1562094019"&gt;750&lt;/key&gt;&lt;/foreign-keys&gt;&lt;ref-type name="Journal Article"&gt;17&lt;/ref-type&gt;&lt;contributors&gt;&lt;authors&gt;&lt;author&gt;A Complete Guide to Types of Neural Networks&lt;/author&gt;&lt;/authors&gt;&lt;/contributors&gt;&lt;titles&gt;&lt;title&gt;Available Online:&lt;/title&gt;&lt;secondary-title&gt;https://www.digitalvidya.com/blog/types-of-neural-networks/&lt;/secondary-title&gt;&lt;/titles&gt;&lt;periodical&gt;&lt;full-title&gt;https://www.digitalvidya.com/blog/types-of-neural-networks/&lt;/full-title&gt;&lt;/periodical&gt;&lt;dates&gt;&lt;/dates&gt;&lt;urls&gt;&lt;/urls&gt;&lt;/record&gt;&lt;/Cite&gt;&lt;/EndNote&gt;</w:instrText>
      </w:r>
      <w:r w:rsidR="00F520B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4" w:tooltip="Networks,  #750" w:history="1">
        <w:r w:rsidR="00671DCC">
          <w:rPr>
            <w:rFonts w:ascii="Times New Roman" w:hAnsi="Times New Roman" w:cs="Times New Roman"/>
            <w:noProof/>
            <w:sz w:val="24"/>
            <w:szCs w:val="24"/>
          </w:rPr>
          <w:t>14</w:t>
        </w:r>
      </w:hyperlink>
      <w:r w:rsidR="00671DCC">
        <w:rPr>
          <w:rFonts w:ascii="Times New Roman" w:hAnsi="Times New Roman" w:cs="Times New Roman"/>
          <w:noProof/>
          <w:sz w:val="24"/>
          <w:szCs w:val="24"/>
        </w:rPr>
        <w:t>]</w:t>
      </w:r>
      <w:r w:rsidR="00F520BF">
        <w:rPr>
          <w:rFonts w:ascii="Times New Roman" w:hAnsi="Times New Roman" w:cs="Times New Roman"/>
          <w:sz w:val="24"/>
          <w:szCs w:val="24"/>
        </w:rPr>
        <w:fldChar w:fldCharType="end"/>
      </w:r>
      <w:r>
        <w:rPr>
          <w:rFonts w:ascii="Times New Roman" w:hAnsi="Times New Roman" w:cs="Times New Roman"/>
          <w:sz w:val="24"/>
          <w:szCs w:val="24"/>
        </w:rPr>
        <w:t>.</w:t>
      </w:r>
      <w:bookmarkEnd w:id="21"/>
      <w:bookmarkEnd w:id="22"/>
      <w:r w:rsidR="002D1EF0">
        <w:rPr>
          <w:rFonts w:ascii="Times New Roman" w:hAnsi="Times New Roman" w:cs="Times New Roman"/>
          <w:sz w:val="24"/>
          <w:szCs w:val="24"/>
        </w:rPr>
        <w:t xml:space="preserve"> </w:t>
      </w:r>
      <w:commentRangeEnd w:id="24"/>
      <w:r w:rsidR="00003926">
        <w:rPr>
          <w:rStyle w:val="a6"/>
        </w:rPr>
        <w:commentReference w:id="24"/>
      </w:r>
    </w:p>
    <w:p w14:paraId="3A892288" w14:textId="25FBDE14" w:rsidR="00E354AD" w:rsidRDefault="00E354AD" w:rsidP="00E0463D">
      <w:pPr>
        <w:widowControl w:val="0"/>
        <w:spacing w:after="0" w:line="360" w:lineRule="auto"/>
        <w:jc w:val="both"/>
        <w:rPr>
          <w:ins w:id="27" w:author="Thike" w:date="2019-07-02T01:06:00Z"/>
        </w:rPr>
      </w:pPr>
      <w:del w:id="28" w:author="Thike" w:date="2019-07-03T03:10:00Z">
        <w:r w:rsidDel="004A4E11">
          <w:object w:dxaOrig="18273" w:dyaOrig="9853" w14:anchorId="39FE7E65">
            <v:shape id="_x0000_i1027" type="#_x0000_t75" style="width:467.65pt;height:275.65pt" o:ole="">
              <v:imagedata r:id="rId195" o:title=""/>
            </v:shape>
            <o:OLEObject Type="Embed" ProgID="Visio.Drawing.11" ShapeID="_x0000_i1027" DrawAspect="Content" ObjectID="_1625333956" r:id="rId196"/>
          </w:object>
        </w:r>
      </w:del>
      <w:ins w:id="29" w:author="Thike" w:date="2019-07-03T03:11:00Z">
        <w:r w:rsidR="004A4E11" w:rsidRPr="004A4E11">
          <w:t xml:space="preserve"> </w:t>
        </w:r>
      </w:ins>
      <w:ins w:id="30" w:author="Thike" w:date="2019-07-03T03:11:00Z">
        <w:r w:rsidR="004A4E11">
          <w:object w:dxaOrig="16897" w:dyaOrig="9273" w14:anchorId="6BC8BAB5">
            <v:shape id="_x0000_i1028" type="#_x0000_t75" style="width:466.9pt;height:256pt" o:ole="">
              <v:imagedata r:id="rId197" o:title=""/>
            </v:shape>
            <o:OLEObject Type="Embed" ProgID="Visio.Drawing.11" ShapeID="_x0000_i1028" DrawAspect="Content" ObjectID="_1625333957" r:id="rId198"/>
          </w:object>
        </w:r>
      </w:ins>
    </w:p>
    <w:p w14:paraId="0D80BF99" w14:textId="56531DCF" w:rsidR="00E354AD" w:rsidRPr="004D1704" w:rsidRDefault="00E354AD" w:rsidP="00E354AD">
      <w:pPr>
        <w:widowControl w:val="0"/>
        <w:spacing w:before="240" w:line="360" w:lineRule="auto"/>
        <w:jc w:val="center"/>
        <w:rPr>
          <w:ins w:id="31" w:author="Thike" w:date="2019-07-02T01:06:00Z"/>
          <w:rFonts w:ascii="Times New Roman" w:hAnsi="Times New Roman" w:cs="Times New Roman"/>
          <w:bCs/>
          <w:sz w:val="24"/>
          <w:szCs w:val="24"/>
        </w:rPr>
      </w:pPr>
      <w:ins w:id="32" w:author="Thike" w:date="2019-07-02T01:06:00Z">
        <w:r w:rsidRPr="004D1704">
          <w:rPr>
            <w:rFonts w:ascii="Times New Roman" w:hAnsi="Times New Roman" w:cs="Times New Roman"/>
            <w:b/>
            <w:sz w:val="24"/>
            <w:szCs w:val="24"/>
          </w:rPr>
          <w:t>Fig 3</w:t>
        </w:r>
        <w:r w:rsidRPr="004D1704">
          <w:rPr>
            <w:rFonts w:ascii="Times New Roman" w:hAnsi="Times New Roman" w:cs="Times New Roman"/>
            <w:bCs/>
            <w:sz w:val="24"/>
            <w:szCs w:val="24"/>
          </w:rPr>
          <w:t xml:space="preserve">. Types of </w:t>
        </w:r>
      </w:ins>
      <w:ins w:id="33" w:author="Thike" w:date="2019-07-03T15:24:00Z">
        <w:r w:rsidR="002A0880">
          <w:rPr>
            <w:rFonts w:ascii="Times New Roman" w:hAnsi="Times New Roman" w:cs="Times New Roman"/>
            <w:bCs/>
            <w:sz w:val="24"/>
            <w:szCs w:val="24"/>
          </w:rPr>
          <w:t>ANN</w:t>
        </w:r>
      </w:ins>
      <w:ins w:id="34" w:author="Thike" w:date="2019-07-02T01:06:00Z">
        <w:r w:rsidRPr="004D1704">
          <w:rPr>
            <w:rFonts w:ascii="Times New Roman" w:hAnsi="Times New Roman" w:cs="Times New Roman"/>
            <w:bCs/>
            <w:sz w:val="24"/>
            <w:szCs w:val="24"/>
          </w:rPr>
          <w:t xml:space="preserve"> Classified by </w:t>
        </w:r>
      </w:ins>
      <w:ins w:id="35" w:author="Thike" w:date="2019-07-03T03:11:00Z">
        <w:r w:rsidR="004A4E11">
          <w:rPr>
            <w:rFonts w:ascii="Times New Roman" w:hAnsi="Times New Roman" w:cs="Times New Roman"/>
            <w:bCs/>
            <w:sz w:val="24"/>
            <w:szCs w:val="24"/>
          </w:rPr>
          <w:t>C</w:t>
        </w:r>
        <w:r w:rsidR="004A4E11" w:rsidRPr="004A4E11">
          <w:rPr>
            <w:rFonts w:ascii="Times New Roman" w:hAnsi="Times New Roman" w:cs="Times New Roman"/>
            <w:bCs/>
            <w:sz w:val="24"/>
            <w:szCs w:val="24"/>
          </w:rPr>
          <w:t xml:space="preserve">onnection </w:t>
        </w:r>
      </w:ins>
      <w:ins w:id="36" w:author="Thike" w:date="2019-07-03T03:12:00Z">
        <w:r w:rsidR="004A4E11">
          <w:rPr>
            <w:rFonts w:ascii="Times New Roman" w:hAnsi="Times New Roman" w:cs="Times New Roman"/>
            <w:bCs/>
            <w:sz w:val="24"/>
            <w:szCs w:val="24"/>
          </w:rPr>
          <w:t>T</w:t>
        </w:r>
      </w:ins>
      <w:ins w:id="37" w:author="Thike" w:date="2019-07-03T03:11:00Z">
        <w:r w:rsidR="004A4E11" w:rsidRPr="004A4E11">
          <w:rPr>
            <w:rFonts w:ascii="Times New Roman" w:hAnsi="Times New Roman" w:cs="Times New Roman"/>
            <w:bCs/>
            <w:sz w:val="24"/>
            <w:szCs w:val="24"/>
          </w:rPr>
          <w:t>ype</w:t>
        </w:r>
      </w:ins>
    </w:p>
    <w:p w14:paraId="6FAF3210" w14:textId="1F4319B7" w:rsidR="00E354AD" w:rsidDel="00E354AD" w:rsidRDefault="00E354AD" w:rsidP="00E0463D">
      <w:pPr>
        <w:widowControl w:val="0"/>
        <w:spacing w:after="0" w:line="360" w:lineRule="auto"/>
        <w:jc w:val="both"/>
        <w:rPr>
          <w:del w:id="38" w:author="Thike" w:date="2019-07-02T01:06:00Z"/>
          <w:rFonts w:ascii="Times New Roman" w:hAnsi="Times New Roman" w:cs="Times New Roman"/>
          <w:sz w:val="24"/>
          <w:szCs w:val="24"/>
        </w:rPr>
      </w:pPr>
    </w:p>
    <w:p w14:paraId="6AC1D61E" w14:textId="14B675EC"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Besides neural network classifications mentioned above, </w:t>
      </w:r>
      <w:r w:rsidR="00D561F4">
        <w:rPr>
          <w:rFonts w:ascii="Times New Roman" w:hAnsi="Times New Roman" w:cs="Times New Roman"/>
          <w:sz w:val="24"/>
          <w:szCs w:val="24"/>
        </w:rPr>
        <w:t xml:space="preserve">two or more </w:t>
      </w:r>
      <w:r>
        <w:rPr>
          <w:rFonts w:ascii="Times New Roman" w:hAnsi="Times New Roman" w:cs="Times New Roman"/>
          <w:sz w:val="24"/>
          <w:szCs w:val="24"/>
        </w:rPr>
        <w:t>different types of neural networks</w:t>
      </w:r>
      <w:r w:rsidR="00D561F4">
        <w:rPr>
          <w:rFonts w:ascii="Times New Roman" w:hAnsi="Times New Roman" w:cs="Times New Roman"/>
          <w:sz w:val="24"/>
          <w:szCs w:val="24"/>
        </w:rPr>
        <w:t xml:space="preserve"> can be combined</w:t>
      </w:r>
      <w:r>
        <w:rPr>
          <w:rFonts w:ascii="Times New Roman" w:hAnsi="Times New Roman" w:cs="Times New Roman"/>
          <w:sz w:val="24"/>
          <w:szCs w:val="24"/>
        </w:rPr>
        <w:t xml:space="preserve"> for special purpose, known as hybrid neural network. Such kind of neural networks are multilayer neural networks composed of multiple layers with different topologies and a special learning algorithm is needed for hybrid neural networks</w:t>
      </w:r>
      <w:bookmarkStart w:id="39" w:name="_Hlk534803254"/>
      <w:r>
        <w:rPr>
          <w:rFonts w:ascii="Times New Roman" w:hAnsi="Times New Roman" w:cs="Times New Roman"/>
          <w:sz w:val="24"/>
          <w:szCs w:val="24"/>
        </w:rPr>
        <w:t>.</w:t>
      </w:r>
    </w:p>
    <w:bookmarkEnd w:id="39"/>
    <w:p w14:paraId="29402679" w14:textId="7A3FFE58"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1C7FDC25" w:rsidR="00CF1552" w:rsidRDefault="00205DC2" w:rsidP="00E0463D">
      <w:pPr>
        <w:widowControl w:val="0"/>
        <w:spacing w:before="240" w:line="360" w:lineRule="auto"/>
        <w:jc w:val="both"/>
        <w:rPr>
          <w:rFonts w:ascii="Times New Roman" w:hAnsi="Times New Roman" w:cs="Times New Roman"/>
          <w:sz w:val="24"/>
          <w:szCs w:val="24"/>
        </w:rPr>
      </w:pPr>
      <w:bookmarkStart w:id="40" w:name="_Hlk534790540"/>
      <w:r>
        <w:rPr>
          <w:rFonts w:ascii="Times New Roman" w:hAnsi="Times New Roman" w:cs="Times New Roman"/>
          <w:sz w:val="24"/>
          <w:szCs w:val="24"/>
        </w:rPr>
        <w:t xml:space="preserve">The generic nature of ANN was widely applied in materials related fields, covering mechanical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5" w:tooltip="Ashtiani, 2016 #714" w:history="1">
        <w:r w:rsidR="00671DCC">
          <w:rPr>
            <w:rFonts w:ascii="Times New Roman" w:hAnsi="Times New Roman" w:cs="Times New Roman"/>
            <w:noProof/>
            <w:sz w:val="24"/>
            <w:szCs w:val="24"/>
          </w:rPr>
          <w:t>15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hydrological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&lt;EndNote&gt;&lt;Cite&gt;&lt;Author&gt;Maier&lt;/Author&gt;&lt;Year&gt;2000&lt;/Year&gt;&lt;RecNum&gt;497&lt;/RecNum&gt;&lt;DisplayText&gt;[16]&lt;/DisplayText&gt;&lt;record&gt;&lt;rec-number&gt;497&lt;/rec-number&gt;&lt;foreign-keys&gt;&lt;key app="EN" db-id="ese55x5vtzp0x6e9s9tpzwagt5re2t5sfaz5" timestamp="1546307735"&gt;497&lt;/key&gt;&lt;/foreign-keys&gt;&lt;ref-type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6" w:tooltip="Maier, 2000 #497" w:history="1">
        <w:r w:rsidR="00671DCC">
          <w:rPr>
            <w:rFonts w:ascii="Times New Roman" w:hAnsi="Times New Roman" w:cs="Times New Roman"/>
            <w:noProof/>
            <w:sz w:val="24"/>
            <w:szCs w:val="24"/>
          </w:rPr>
          <w:t>16</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atmospheric science</w:t>
      </w:r>
      <w:r w:rsidR="00FF64D3">
        <w:rPr>
          <w:rFonts w:ascii="Times New Roman" w:hAnsi="Times New Roman" w:cs="Times New Roman"/>
          <w:sz w:val="24"/>
          <w:szCs w:val="24"/>
        </w:rPr>
        <w:t xml:space="preserve"> </w:t>
      </w:r>
      <w:commentRangeStart w:id="41"/>
      <w:r w:rsidR="002E773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&lt;EndNote&gt;&lt;Cite&gt;&lt;Author&gt;Pintos&lt;/Author&gt;&lt;Year&gt;2000&lt;/Year&gt;&lt;RecNum&gt;490&lt;/RecNum&gt;&lt;DisplayText&gt;[17]&lt;/DisplayText&gt;&lt;record&gt;&lt;rec-number&gt;490&lt;/rec-number&gt;&lt;foreign-keys&gt;&lt;key app="EN" db-id="ese55x5vtzp0x6e9s9tpzwagt5re2t5sfaz5" timestamp="1546095253"&gt;490&lt;/key&gt;&lt;/foreign-keys&gt;&lt;ref-type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7" w:tooltip="Pintos, 2000 #490" w:history="1">
        <w:r w:rsidR="00671DCC">
          <w:rPr>
            <w:rFonts w:ascii="Times New Roman" w:hAnsi="Times New Roman" w:cs="Times New Roman"/>
            <w:noProof/>
            <w:sz w:val="24"/>
            <w:szCs w:val="24"/>
          </w:rPr>
          <w:t>17</w:t>
        </w:r>
      </w:hyperlink>
      <w:r w:rsidR="00671DC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&lt;EndNote&gt;&lt;Cite&gt;&lt;Author&gt;Zhang&lt;/Author&gt;&lt;Year&gt;2011&lt;/Year&gt;&lt;RecNum&gt;712&lt;/RecNum&gt;&lt;DisplayText&gt;[18]&lt;/DisplayText&gt;&lt;record&gt;&lt;rec-number&gt;712&lt;/rec-number&gt;&lt;foreign-keys&gt;&lt;key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8" w:tooltip="Zhang, 2011 #712" w:history="1">
        <w:r w:rsidR="00671DCC">
          <w:rPr>
            <w:rFonts w:ascii="Times New Roman" w:hAnsi="Times New Roman" w:cs="Times New Roman"/>
            <w:noProof/>
            <w:sz w:val="24"/>
            <w:szCs w:val="24"/>
          </w:rPr>
          <w:t>18</w:t>
        </w:r>
      </w:hyperlink>
      <w:r w:rsidR="00671DCC">
        <w:rPr>
          <w:rFonts w:ascii="Times New Roman" w:hAnsi="Times New Roman" w:cs="Times New Roman"/>
          <w:noProof/>
          <w:sz w:val="24"/>
          <w:szCs w:val="24"/>
        </w:rPr>
        <w:t>]</w:t>
      </w:r>
      <w:r w:rsidR="002E7735">
        <w:rPr>
          <w:rFonts w:ascii="Times New Roman" w:hAnsi="Times New Roman" w:cs="Times New Roman"/>
          <w:sz w:val="24"/>
          <w:szCs w:val="24"/>
        </w:rPr>
        <w:fldChar w:fldCharType="end"/>
      </w:r>
      <w:commentRangeEnd w:id="41"/>
      <w:r w:rsidR="00B72011">
        <w:rPr>
          <w:rStyle w:val="a6"/>
        </w:rPr>
        <w:commentReference w:id="41"/>
      </w:r>
      <w:r>
        <w:rPr>
          <w:rFonts w:ascii="Times New Roman" w:hAnsi="Times New Roman" w:cs="Times New Roman"/>
          <w:sz w:val="24"/>
          <w:szCs w:val="24"/>
        </w:rPr>
        <w:t xml:space="preserve">, </w:t>
      </w:r>
      <w:r w:rsidR="0047680F">
        <w:rPr>
          <w:rFonts w:ascii="Times New Roman" w:hAnsi="Times New Roman" w:cs="Times New Roman"/>
          <w:sz w:val="24"/>
          <w:szCs w:val="24"/>
        </w:rPr>
        <w:t xml:space="preserve">civil engineering </w:t>
      </w:r>
      <w:r w:rsidR="0047680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&lt;EndNote&gt;&lt;Cite&gt;&lt;Author&gt;Sadowski&lt;/Author&gt;&lt;Year&gt;2013&lt;/Year&gt;&lt;RecNum&gt;647&lt;/RecNum&gt;&lt;DisplayText&gt;[19]&lt;/DisplayText&gt;&lt;record&gt;&lt;rec-number&gt;647&lt;/rec-number&gt;&lt;foreign-keys&gt;&lt;key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9" w:tooltip="Sadowski, 2013 #647" w:history="1">
        <w:r w:rsidR="00671DCC">
          <w:rPr>
            <w:rFonts w:ascii="Times New Roman" w:hAnsi="Times New Roman" w:cs="Times New Roman"/>
            <w:noProof/>
            <w:sz w:val="24"/>
            <w:szCs w:val="24"/>
          </w:rPr>
          <w:t>19</w:t>
        </w:r>
      </w:hyperlink>
      <w:r w:rsidR="00671DCC">
        <w:rPr>
          <w:rFonts w:ascii="Times New Roman" w:hAnsi="Times New Roman" w:cs="Times New Roman"/>
          <w:noProof/>
          <w:sz w:val="24"/>
          <w:szCs w:val="24"/>
        </w:rPr>
        <w:t>]</w:t>
      </w:r>
      <w:r w:rsidR="0047680F">
        <w:rPr>
          <w:rFonts w:ascii="Times New Roman" w:hAnsi="Times New Roman" w:cs="Times New Roman"/>
          <w:sz w:val="24"/>
          <w:szCs w:val="24"/>
        </w:rPr>
        <w:fldChar w:fldCharType="end"/>
      </w:r>
      <w:r w:rsidR="00DA49AA">
        <w:rPr>
          <w:rFonts w:ascii="Times New Roman" w:hAnsi="Times New Roman" w:cs="Times New Roman"/>
          <w:sz w:val="24"/>
          <w:szCs w:val="24"/>
        </w:rPr>
        <w:t xml:space="preserve"> </w:t>
      </w:r>
      <w:r w:rsidR="0047680F">
        <w:rPr>
          <w:rFonts w:ascii="Times New Roman" w:hAnsi="Times New Roman" w:cs="Times New Roman"/>
          <w:sz w:val="24"/>
          <w:szCs w:val="24"/>
        </w:rPr>
        <w:t xml:space="preserve">and </w:t>
      </w:r>
      <w:r>
        <w:rPr>
          <w:rFonts w:ascii="Times New Roman" w:hAnsi="Times New Roman" w:cs="Times New Roman"/>
          <w:sz w:val="24"/>
          <w:szCs w:val="24"/>
        </w:rPr>
        <w:t>etc</w:t>
      </w:r>
      <w:bookmarkStart w:id="42" w:name="_Hlk534811079"/>
      <w:r w:rsidR="00615CF7">
        <w:rPr>
          <w:rFonts w:ascii="Times New Roman" w:hAnsi="Times New Roman" w:cs="Times New Roman"/>
          <w:sz w:val="24"/>
          <w:szCs w:val="24"/>
        </w:rPr>
        <w:t>., f</w:t>
      </w:r>
      <w:r>
        <w:rPr>
          <w:rFonts w:ascii="Times New Roman" w:hAnsi="Times New Roman" w:cs="Times New Roman"/>
          <w:sz w:val="24"/>
          <w:szCs w:val="24"/>
        </w:rPr>
        <w:t xml:space="preserve">or </w:t>
      </w:r>
      <w:commentRangeStart w:id="43"/>
      <w:r>
        <w:rPr>
          <w:rFonts w:ascii="Times New Roman" w:hAnsi="Times New Roman" w:cs="Times New Roman"/>
          <w:sz w:val="24"/>
          <w:szCs w:val="24"/>
        </w:rPr>
        <w:t xml:space="preserve">several application areas </w:t>
      </w:r>
      <w:commentRangeEnd w:id="43"/>
      <w:r w:rsidR="00287EFA">
        <w:rPr>
          <w:rStyle w:val="a6"/>
        </w:rPr>
        <w:commentReference w:id="43"/>
      </w:r>
      <w:r>
        <w:rPr>
          <w:rFonts w:ascii="Times New Roman" w:hAnsi="Times New Roman" w:cs="Times New Roman"/>
          <w:sz w:val="24"/>
          <w:szCs w:val="24"/>
        </w:rPr>
        <w:t>in which materials failures can occur, including 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quenching operation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w:t>
      </w:r>
      <w:r>
        <w:t xml:space="preserve"> </w:t>
      </w:r>
      <w:r>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404F54">
        <w:rPr>
          <w:rFonts w:ascii="Times New Roman" w:hAnsi="Times New Roman" w:cs="Times New Roman"/>
          <w:sz w:val="24"/>
          <w:szCs w:val="24"/>
        </w:rPr>
        <w:fldChar w:fldCharType="end"/>
      </w:r>
      <w:r>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6" w:tooltip="Zhang, 2016 #72" w:history="1">
        <w:r w:rsidR="00671DCC">
          <w:rPr>
            <w:rFonts w:ascii="Times New Roman" w:hAnsi="Times New Roman" w:cs="Times New Roman"/>
            <w:noProof/>
            <w:sz w:val="24"/>
            <w:szCs w:val="24"/>
          </w:rPr>
          <w:t>26</w:t>
        </w:r>
      </w:hyperlink>
      <w:r w:rsidR="00671DCC">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r w:rsidR="00DA49AA">
        <w:rPr>
          <w:rFonts w:ascii="Times New Roman" w:hAnsi="Times New Roman" w:cs="Times New Roman"/>
          <w:sz w:val="24"/>
          <w:szCs w:val="24"/>
        </w:rPr>
        <w:t xml:space="preserve"> </w:t>
      </w:r>
      <w:r w:rsidR="002B357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&lt;EndNote&gt;&lt;Cite&gt;&lt;Author&gt;Ghaisari&lt;/Author&gt;&lt;Year&gt;2012&lt;/Year&gt;&lt;RecNum&gt;448&lt;/RecNum&gt;&lt;DisplayText&gt;[27]&lt;/DisplayText&gt;&lt;record&gt;&lt;rec-number&gt;448&lt;/rec-number&gt;&lt;foreign-keys&gt;&lt;key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7" w:tooltip="Ghaisari, 2012 #448" w:history="1">
        <w:r w:rsidR="00671DCC">
          <w:rPr>
            <w:rFonts w:ascii="Times New Roman" w:hAnsi="Times New Roman" w:cs="Times New Roman"/>
            <w:noProof/>
            <w:sz w:val="24"/>
            <w:szCs w:val="24"/>
          </w:rPr>
          <w:t>27</w:t>
        </w:r>
      </w:hyperlink>
      <w:r w:rsidR="00671DCC">
        <w:rPr>
          <w:rFonts w:ascii="Times New Roman" w:hAnsi="Times New Roman" w:cs="Times New Roman"/>
          <w:noProof/>
          <w:sz w:val="24"/>
          <w:szCs w:val="24"/>
        </w:rPr>
        <w:t>]</w:t>
      </w:r>
      <w:r w:rsidR="002B3572">
        <w:rPr>
          <w:rFonts w:ascii="Times New Roman" w:hAnsi="Times New Roman" w:cs="Times New Roman"/>
          <w:sz w:val="24"/>
          <w:szCs w:val="24"/>
        </w:rPr>
        <w:fldChar w:fldCharType="end"/>
      </w:r>
      <w:r w:rsidR="00455B9E">
        <w:rPr>
          <w:rFonts w:ascii="Times New Roman" w:hAnsi="Times New Roman" w:cs="Times New Roman"/>
          <w:sz w:val="24"/>
          <w:szCs w:val="24"/>
        </w:rPr>
        <w:t xml:space="preserve">, </w:t>
      </w:r>
      <w:r w:rsidR="00852E20">
        <w:rPr>
          <w:rFonts w:ascii="Times New Roman" w:hAnsi="Times New Roman" w:cs="Times New Roman"/>
          <w:sz w:val="24"/>
          <w:szCs w:val="24"/>
        </w:rPr>
        <w:t>etc</w:t>
      </w:r>
      <w:r>
        <w:rPr>
          <w:rFonts w:ascii="Times New Roman" w:hAnsi="Times New Roman" w:cs="Times New Roman"/>
          <w:sz w:val="24"/>
          <w:szCs w:val="24"/>
        </w:rPr>
        <w:t xml:space="preserve">. </w:t>
      </w:r>
      <w:commentRangeStart w:id="44"/>
      <w:r>
        <w:rPr>
          <w:rFonts w:ascii="Times New Roman" w:hAnsi="Times New Roman" w:cs="Times New Roman"/>
          <w:sz w:val="24"/>
          <w:szCs w:val="24"/>
        </w:rPr>
        <w:t>ANN was established for predicting corrosion</w:t>
      </w:r>
      <w:r w:rsidR="00DF6EB0">
        <w:rPr>
          <w:rFonts w:ascii="Times New Roman" w:hAnsi="Times New Roman" w:cs="Times New Roman"/>
          <w:sz w:val="24"/>
          <w:szCs w:val="24"/>
        </w:rPr>
        <w:t xml:space="preserve"> </w:t>
      </w:r>
      <w:r>
        <w:rPr>
          <w:rFonts w:ascii="Times New Roman" w:hAnsi="Times New Roman" w:cs="Times New Roman"/>
          <w:sz w:val="24"/>
          <w:szCs w:val="24"/>
        </w:rPr>
        <w:t>in</w:t>
      </w:r>
      <w:r w:rsidR="00DF6EB0">
        <w:rPr>
          <w:rFonts w:ascii="Times New Roman" w:hAnsi="Times New Roman" w:cs="Times New Roman"/>
          <w:sz w:val="24"/>
          <w:szCs w:val="24"/>
        </w:rPr>
        <w:t xml:space="preserve"> </w:t>
      </w:r>
      <w:r>
        <w:rPr>
          <w:rFonts w:ascii="Times New Roman" w:hAnsi="Times New Roman" w:cs="Times New Roman"/>
          <w:sz w:val="24"/>
          <w:szCs w:val="24"/>
        </w:rPr>
        <w:t xml:space="preserve">different </w:t>
      </w:r>
      <w:r w:rsidR="00683862">
        <w:rPr>
          <w:rFonts w:ascii="Times New Roman" w:hAnsi="Times New Roman" w:cs="Times New Roman"/>
          <w:sz w:val="24"/>
          <w:szCs w:val="24"/>
        </w:rPr>
        <w:t xml:space="preserve">corrosive </w:t>
      </w:r>
      <w:r>
        <w:rPr>
          <w:rFonts w:ascii="Times New Roman" w:hAnsi="Times New Roman" w:cs="Times New Roman"/>
          <w:sz w:val="24"/>
          <w:szCs w:val="24"/>
        </w:rPr>
        <w:t>environment</w:t>
      </w:r>
      <w:r w:rsidR="00963ECF">
        <w:rPr>
          <w:rFonts w:ascii="Times New Roman" w:hAnsi="Times New Roman" w:cs="Times New Roman"/>
          <w:sz w:val="24"/>
          <w:szCs w:val="24"/>
        </w:rPr>
        <w:t>s</w:t>
      </w:r>
      <w:r>
        <w:rPr>
          <w:rFonts w:ascii="Times New Roman" w:hAnsi="Times New Roman" w:cs="Times New Roman"/>
          <w:sz w:val="24"/>
          <w:szCs w:val="24"/>
        </w:rPr>
        <w:t xml:space="preserve"> such as</w:t>
      </w:r>
      <w:r w:rsidR="00DF6EB0">
        <w:rPr>
          <w:rFonts w:ascii="Times New Roman" w:hAnsi="Times New Roman" w:cs="Times New Roman"/>
          <w:sz w:val="24"/>
          <w:szCs w:val="24"/>
        </w:rPr>
        <w:t xml:space="preserve"> </w:t>
      </w:r>
      <w:r>
        <w:rPr>
          <w:rFonts w:ascii="Times New Roman" w:hAnsi="Times New Roman" w:cs="Times New Roman"/>
          <w:sz w:val="24"/>
          <w:szCs w:val="24"/>
        </w:rPr>
        <w:t>atmosphere</w:t>
      </w:r>
      <w:r w:rsidR="00DA49AA">
        <w:rPr>
          <w:rFonts w:ascii="Times New Roman" w:hAnsi="Times New Roman" w:cs="Times New Roman"/>
          <w:sz w:val="24"/>
          <w:szCs w:val="24"/>
        </w:rPr>
        <w:t xml:space="preserve"> </w:t>
      </w:r>
      <w:r w:rsidR="00CE55F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&lt;EndNote&gt;&lt;Cite&gt;&lt;Author&gt;Seidl&lt;/Author&gt;&lt;Year&gt;2012&lt;/Year&gt;&lt;RecNum&gt;657&lt;/RecNum&gt;&lt;DisplayText&gt;[28]&lt;/DisplayText&gt;&lt;record&gt;&lt;rec-number&gt;657&lt;/rec-number&gt;&lt;foreign-keys&gt;&lt;key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00CE55F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8" w:tooltip="Seidl, 2012 #657" w:history="1">
        <w:r w:rsidR="00671DCC">
          <w:rPr>
            <w:rFonts w:ascii="Times New Roman" w:hAnsi="Times New Roman" w:cs="Times New Roman"/>
            <w:noProof/>
            <w:sz w:val="24"/>
            <w:szCs w:val="24"/>
          </w:rPr>
          <w:t>28</w:t>
        </w:r>
      </w:hyperlink>
      <w:r w:rsidR="00671DCC">
        <w:rPr>
          <w:rFonts w:ascii="Times New Roman" w:hAnsi="Times New Roman" w:cs="Times New Roman"/>
          <w:noProof/>
          <w:sz w:val="24"/>
          <w:szCs w:val="24"/>
        </w:rPr>
        <w:t>]</w:t>
      </w:r>
      <w:r w:rsidR="00CE55F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104488">
        <w:rPr>
          <w:rFonts w:ascii="Times New Roman" w:hAnsi="Times New Roman" w:cs="Times New Roman"/>
          <w:sz w:val="24"/>
          <w:szCs w:val="24"/>
        </w:rPr>
        <w:t>water</w:t>
      </w:r>
      <w:r w:rsidR="00DA49AA">
        <w:rPr>
          <w:rFonts w:ascii="Times New Roman" w:hAnsi="Times New Roman" w:cs="Times New Roman"/>
          <w:sz w:val="24"/>
          <w:szCs w:val="24"/>
        </w:rPr>
        <w:t xml:space="preserve"> </w:t>
      </w:r>
      <w:r w:rsidR="00104488">
        <w:rPr>
          <w:rFonts w:ascii="Times New Roman" w:hAnsi="Times New Roman" w:cs="Times New Roman"/>
          <w:sz w:val="24"/>
          <w:szCs w:val="24"/>
        </w:rPr>
        <w:fldChar w:fldCharType="begin">
          <w:fldData xml:space="preserve">PEVuZE5vdGU+PENpdGU+PEF1dGhvcj5KaWFuZzwvQXV0aG9yPjxZZWFyPjIwMTY8L1llYXI+PFJl
Y051bT40NTE8L1JlY051bT48RGlzcGxheVRleHQ+WzI5XTwvRGlzcGxheVRleHQ+PHJlY29yZD48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PEVuZE5vdGU+PENpdGU+PEF1dGhvcj5KaWFuZzwvQXV0aG9yPjxZZWFyPjIwMTY8L1llYXI+PFJl
Y051bT40NTE8L1JlY051bT48RGlzcGxheVRleHQ+WzI5XTwvRGlzcGxheVRleHQ+PHJlY29yZD48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104488">
        <w:rPr>
          <w:rFonts w:ascii="Times New Roman" w:hAnsi="Times New Roman" w:cs="Times New Roman"/>
          <w:sz w:val="24"/>
          <w:szCs w:val="24"/>
        </w:rPr>
      </w:r>
      <w:r w:rsidR="0010448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9" w:tooltip="Jiang, 2016 #451" w:history="1">
        <w:r w:rsidR="00671DCC">
          <w:rPr>
            <w:rFonts w:ascii="Times New Roman" w:hAnsi="Times New Roman" w:cs="Times New Roman"/>
            <w:noProof/>
            <w:sz w:val="24"/>
            <w:szCs w:val="24"/>
          </w:rPr>
          <w:t>29</w:t>
        </w:r>
      </w:hyperlink>
      <w:r w:rsidR="00671DCC">
        <w:rPr>
          <w:rFonts w:ascii="Times New Roman" w:hAnsi="Times New Roman" w:cs="Times New Roman"/>
          <w:noProof/>
          <w:sz w:val="24"/>
          <w:szCs w:val="24"/>
        </w:rPr>
        <w:t>]</w:t>
      </w:r>
      <w:r w:rsidR="0010448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5562FD">
        <w:rPr>
          <w:rFonts w:ascii="Times New Roman" w:hAnsi="Times New Roman" w:cs="Times New Roman"/>
          <w:sz w:val="24"/>
          <w:szCs w:val="24"/>
        </w:rPr>
        <w:t>sea</w:t>
      </w:r>
      <w:r w:rsidR="00DA49AA">
        <w:rPr>
          <w:rFonts w:ascii="Times New Roman" w:hAnsi="Times New Roman" w:cs="Times New Roman"/>
          <w:sz w:val="24"/>
          <w:szCs w:val="24"/>
        </w:rPr>
        <w:t xml:space="preserve"> </w:t>
      </w:r>
      <w:r w:rsidR="00DF6EB0">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DF6EB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DF6EB0">
        <w:rPr>
          <w:rFonts w:ascii="Times New Roman" w:hAnsi="Times New Roman" w:cs="Times New Roman"/>
          <w:sz w:val="24"/>
          <w:szCs w:val="24"/>
        </w:rPr>
        <w:fldChar w:fldCharType="end"/>
      </w:r>
      <w:r w:rsidR="00DF6EB0">
        <w:rPr>
          <w:rFonts w:ascii="Times New Roman" w:hAnsi="Times New Roman" w:cs="Times New Roman"/>
          <w:sz w:val="24"/>
          <w:szCs w:val="24"/>
        </w:rPr>
        <w:t xml:space="preserve">, </w:t>
      </w:r>
      <w:r>
        <w:rPr>
          <w:rFonts w:ascii="Times New Roman" w:hAnsi="Times New Roman" w:cs="Times New Roman"/>
          <w:sz w:val="24"/>
          <w:szCs w:val="24"/>
        </w:rPr>
        <w:t>high</w:t>
      </w:r>
      <w:r w:rsidR="00DF6EB0">
        <w:rPr>
          <w:rFonts w:ascii="Times New Roman" w:hAnsi="Times New Roman" w:cs="Times New Roman"/>
          <w:sz w:val="24"/>
          <w:szCs w:val="24"/>
        </w:rPr>
        <w:t xml:space="preserve"> </w:t>
      </w:r>
      <w:r>
        <w:rPr>
          <w:rFonts w:ascii="Times New Roman" w:hAnsi="Times New Roman" w:cs="Times New Roman"/>
          <w:sz w:val="24"/>
          <w:szCs w:val="24"/>
        </w:rPr>
        <w:t>temperature</w:t>
      </w:r>
      <w:r w:rsidR="00DA49AA">
        <w:rPr>
          <w:rFonts w:ascii="Times New Roman" w:hAnsi="Times New Roman" w:cs="Times New Roman"/>
          <w:sz w:val="24"/>
          <w:szCs w:val="24"/>
        </w:rPr>
        <w:t xml:space="preserve"> </w:t>
      </w:r>
      <w:r w:rsidR="00963EC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&lt;EndNote&gt;&lt;Cite&gt;&lt;Author&gt;Osgerby&lt;/Author&gt;&lt;Year&gt;2007&lt;/Year&gt;&lt;RecNum&gt;721&lt;/RecNum&gt;&lt;DisplayText&gt;[30]&lt;/DisplayText&gt;&lt;record&gt;&lt;rec-number&gt;721&lt;/rec-number&gt;&lt;foreign-keys&gt;&lt;key app="EN" db-id="ese55x5vtzp0x6e9s9tpzwagt5re2t5sfaz5" timestamp="1558600538"&gt;721&lt;/key&gt;&lt;/foreign-keys&gt;&lt;ref-type name="Journal Article"&gt;17&lt;/ref-type&gt;&lt;contributors&gt;&lt;authors&gt;&lt;author&gt;Osgerby, S.&lt;/author&gt;&lt;author&gt;Fry, A. T.&lt;/author&gt;&lt;/authors&gt;&lt;/contributors&gt;&lt;titles&gt;&lt;title&gt;The use of neural networks in understanding and predicting oxidation and corrosion behaviour in advanced energy conversion systems&lt;/title&gt;&lt;secondary-title&gt;Materials at High Temperatures&lt;/secondary-title&gt;&lt;/titles&gt;&lt;periodical&gt;&lt;full-title&gt;Materials at High Temperatures&lt;/full-title&gt;&lt;/periodical&gt;&lt;pages&gt;259-263&lt;/pages&gt;&lt;volume&gt;24&lt;/volume&gt;&lt;number&gt;4&lt;/number&gt;&lt;dates&gt;&lt;year&gt;2007&lt;/year&gt;&lt;pub-dates&gt;&lt;date&gt;2007/12&lt;/date&gt;&lt;/pub-dates&gt;&lt;/dates&gt;&lt;publisher&gt;Informa UK Limited&lt;/publisher&gt;&lt;isbn&gt;0960-3409&amp;#xD;1878-6413&lt;/isbn&gt;&lt;urls&gt;&lt;related-urls&gt;&lt;url&gt;http://dx.doi.org/10.3184/096034007x278347&lt;/url&gt;&lt;/related-urls&gt;&lt;/urls&gt;&lt;electronic-resource-num&gt;10.3184/096034007x278347&lt;/electronic-resource-num&gt;&lt;/record&gt;&lt;/Cite&gt;&lt;/EndNote&gt;</w:instrText>
      </w:r>
      <w:r w:rsidR="00963EC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0" w:tooltip="Osgerby, 2007 #721" w:history="1">
        <w:r w:rsidR="00671DCC">
          <w:rPr>
            <w:rFonts w:ascii="Times New Roman" w:hAnsi="Times New Roman" w:cs="Times New Roman"/>
            <w:noProof/>
            <w:sz w:val="24"/>
            <w:szCs w:val="24"/>
          </w:rPr>
          <w:t>30</w:t>
        </w:r>
      </w:hyperlink>
      <w:r w:rsidR="00671DCC">
        <w:rPr>
          <w:rFonts w:ascii="Times New Roman" w:hAnsi="Times New Roman" w:cs="Times New Roman"/>
          <w:noProof/>
          <w:sz w:val="24"/>
          <w:szCs w:val="24"/>
        </w:rPr>
        <w:t>]</w:t>
      </w:r>
      <w:r w:rsidR="00963ECF">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63ECF">
        <w:rPr>
          <w:rFonts w:ascii="Times New Roman" w:hAnsi="Times New Roman" w:cs="Times New Roman"/>
          <w:sz w:val="24"/>
          <w:szCs w:val="24"/>
        </w:rPr>
        <w:t xml:space="preserve">and so on </w:t>
      </w:r>
      <w:r>
        <w:rPr>
          <w:rFonts w:ascii="Times New Roman" w:hAnsi="Times New Roman" w:cs="Times New Roman"/>
          <w:sz w:val="24"/>
          <w:szCs w:val="24"/>
        </w:rPr>
        <w:t>as well as forecasting materials performance</w:t>
      </w:r>
      <w:r w:rsidR="00963ECF">
        <w:rPr>
          <w:rFonts w:ascii="Times New Roman" w:hAnsi="Times New Roman" w:cs="Times New Roman"/>
          <w:sz w:val="24"/>
          <w:szCs w:val="24"/>
        </w:rPr>
        <w:t xml:space="preserve"> as</w:t>
      </w:r>
      <w:r>
        <w:rPr>
          <w:rFonts w:ascii="Times New Roman" w:hAnsi="Times New Roman" w:cs="Times New Roman"/>
          <w:sz w:val="24"/>
          <w:szCs w:val="24"/>
        </w:rPr>
        <w:t xml:space="preserve"> failure forms of fatigue</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&lt;EndNote&gt;&lt;Cite&gt;&lt;Author&gt;Haque&lt;/Author&gt;&lt;Year&gt;2001&lt;/Year&gt;&lt;RecNum&gt;486&lt;/RecNum&gt;&lt;DisplayText&gt;[31]&lt;/DisplayText&gt;&lt;record&gt;&lt;rec-number&gt;486&lt;/rec-number&gt;&lt;foreign-keys&gt;&lt;key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1" w:tooltip="Haque, 2001 #486" w:history="1">
        <w:r w:rsidR="00671DCC">
          <w:rPr>
            <w:rFonts w:ascii="Times New Roman" w:hAnsi="Times New Roman" w:cs="Times New Roman"/>
            <w:noProof/>
            <w:sz w:val="24"/>
            <w:szCs w:val="24"/>
          </w:rPr>
          <w:t>31</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crack</w:t>
      </w:r>
      <w:r w:rsidR="00B56836">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pitting</w:t>
      </w:r>
      <w:r w:rsidR="00B56836">
        <w:rPr>
          <w:rFonts w:ascii="Times New Roman" w:hAnsi="Times New Roman" w:cs="Times New Roman"/>
          <w:sz w:val="24"/>
          <w:szCs w:val="24"/>
        </w:rPr>
        <w:t xml:space="preserve"> </w:t>
      </w:r>
      <w:r w:rsidR="00B56836">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&lt;EndNote&gt;&lt;Cite&gt;&lt;Author&gt;Jiménez-Come&lt;/Author&gt;&lt;Year&gt;2015&lt;/Year&gt;&lt;RecNum&gt;438&lt;/RecNum&gt;&lt;DisplayText&gt;[32]&lt;/DisplayText&gt;&lt;record&gt;&lt;rec-number&gt;438&lt;/rec-number&gt;&lt;foreign-keys&gt;&lt;key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B56836">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2" w:tooltip="Jiménez-Come, 2015 #438" w:history="1">
        <w:r w:rsidR="00671DCC">
          <w:rPr>
            <w:rFonts w:ascii="Times New Roman" w:hAnsi="Times New Roman" w:cs="Times New Roman"/>
            <w:noProof/>
            <w:sz w:val="24"/>
            <w:szCs w:val="24"/>
          </w:rPr>
          <w:t>32</w:t>
        </w:r>
      </w:hyperlink>
      <w:r w:rsidR="00671DCC">
        <w:rPr>
          <w:rFonts w:ascii="Times New Roman" w:hAnsi="Times New Roman" w:cs="Times New Roman"/>
          <w:noProof/>
          <w:sz w:val="24"/>
          <w:szCs w:val="24"/>
        </w:rPr>
        <w:t>]</w:t>
      </w:r>
      <w:r w:rsidR="00B5683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71B7E">
        <w:rPr>
          <w:rFonts w:ascii="Times New Roman" w:hAnsi="Times New Roman" w:cs="Times New Roman"/>
          <w:sz w:val="24"/>
          <w:szCs w:val="24"/>
        </w:rPr>
        <w:t xml:space="preserve">creep </w:t>
      </w:r>
      <w:r w:rsidR="00271B7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&lt;EndNote&gt;&lt;Cite&gt;&lt;Author&gt;Evans&lt;/Author&gt;&lt;Year&gt;1999&lt;/Year&gt;&lt;RecNum&gt;720&lt;/RecNum&gt;&lt;DisplayText&gt;[33]&lt;/DisplayText&gt;&lt;record&gt;&lt;rec-number&gt;720&lt;/rec-number&gt;&lt;foreign-keys&gt;&lt;key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00271B7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3" w:tooltip="Evans, 1999 #720" w:history="1">
        <w:r w:rsidR="00671DCC">
          <w:rPr>
            <w:rFonts w:ascii="Times New Roman" w:hAnsi="Times New Roman" w:cs="Times New Roman"/>
            <w:noProof/>
            <w:sz w:val="24"/>
            <w:szCs w:val="24"/>
          </w:rPr>
          <w:t>33</w:t>
        </w:r>
      </w:hyperlink>
      <w:r w:rsidR="00671DCC">
        <w:rPr>
          <w:rFonts w:ascii="Times New Roman" w:hAnsi="Times New Roman" w:cs="Times New Roman"/>
          <w:noProof/>
          <w:sz w:val="24"/>
          <w:szCs w:val="24"/>
        </w:rPr>
        <w:t>]</w:t>
      </w:r>
      <w:r w:rsidR="00271B7E">
        <w:rPr>
          <w:rFonts w:ascii="Times New Roman" w:hAnsi="Times New Roman" w:cs="Times New Roman"/>
          <w:sz w:val="24"/>
          <w:szCs w:val="24"/>
        </w:rPr>
        <w:fldChar w:fldCharType="end"/>
      </w:r>
      <w:r>
        <w:rPr>
          <w:rFonts w:ascii="Times New Roman" w:hAnsi="Times New Roman" w:cs="Times New Roman"/>
          <w:sz w:val="24"/>
          <w:szCs w:val="24"/>
        </w:rPr>
        <w:t xml:space="preserve">, flow </w:t>
      </w:r>
      <w:r w:rsidR="00271B7E">
        <w:rPr>
          <w:rFonts w:ascii="Times New Roman" w:hAnsi="Times New Roman" w:cs="Times New Roman"/>
          <w:sz w:val="24"/>
          <w:szCs w:val="24"/>
        </w:rPr>
        <w:t>stress</w:t>
      </w:r>
      <w:r w:rsidR="00DA49AA">
        <w:rPr>
          <w:rFonts w:ascii="Times New Roman" w:hAnsi="Times New Roman" w:cs="Times New Roman"/>
          <w:sz w:val="24"/>
          <w:szCs w:val="24"/>
        </w:rPr>
        <w:t xml:space="preserve"> </w:t>
      </w:r>
      <w:r w:rsidR="00717D1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717D1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4" w:tooltip="Montakhab, 2010 #654" w:history="1">
        <w:r w:rsidR="00671DCC">
          <w:rPr>
            <w:rFonts w:ascii="Times New Roman" w:hAnsi="Times New Roman" w:cs="Times New Roman"/>
            <w:noProof/>
            <w:sz w:val="24"/>
            <w:szCs w:val="24"/>
          </w:rPr>
          <w:t>34</w:t>
        </w:r>
      </w:hyperlink>
      <w:r w:rsidR="00671DCC">
        <w:rPr>
          <w:rFonts w:ascii="Times New Roman" w:hAnsi="Times New Roman" w:cs="Times New Roman"/>
          <w:noProof/>
          <w:sz w:val="24"/>
          <w:szCs w:val="24"/>
        </w:rPr>
        <w:t>]</w:t>
      </w:r>
      <w:r w:rsidR="00717D15">
        <w:rPr>
          <w:rFonts w:ascii="Times New Roman" w:hAnsi="Times New Roman" w:cs="Times New Roman"/>
          <w:sz w:val="24"/>
          <w:szCs w:val="24"/>
        </w:rPr>
        <w:fldChar w:fldCharType="end"/>
      </w:r>
      <w:r>
        <w:rPr>
          <w:rFonts w:ascii="Times New Roman" w:hAnsi="Times New Roman" w:cs="Times New Roman"/>
          <w:sz w:val="24"/>
          <w:szCs w:val="24"/>
        </w:rPr>
        <w:t>, wear</w:t>
      </w:r>
      <w:r w:rsidR="006755DB">
        <w:rPr>
          <w:rFonts w:ascii="Times New Roman" w:hAnsi="Times New Roman" w:cs="Times New Roman"/>
          <w:sz w:val="24"/>
          <w:szCs w:val="24"/>
        </w:rPr>
        <w:t xml:space="preserve"> </w:t>
      </w:r>
      <w:r w:rsidR="0083291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&lt;EndNote&gt;&lt;Cite&gt;&lt;Author&gt;Xu&lt;/Author&gt;&lt;Year&gt;2007&lt;/Year&gt;&lt;RecNum&gt;713&lt;/RecNum&gt;&lt;DisplayText&gt;[35]&lt;/DisplayText&gt;&lt;record&gt;&lt;rec-number&gt;713&lt;/rec-number&gt;&lt;foreign-keys&gt;&lt;key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0083291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5" w:tooltip="Xu, 2007 #713" w:history="1">
        <w:r w:rsidR="00671DCC">
          <w:rPr>
            <w:rFonts w:ascii="Times New Roman" w:hAnsi="Times New Roman" w:cs="Times New Roman"/>
            <w:noProof/>
            <w:sz w:val="24"/>
            <w:szCs w:val="24"/>
          </w:rPr>
          <w:t>35</w:t>
        </w:r>
      </w:hyperlink>
      <w:r w:rsidR="00671DCC">
        <w:rPr>
          <w:rFonts w:ascii="Times New Roman" w:hAnsi="Times New Roman" w:cs="Times New Roman"/>
          <w:noProof/>
          <w:sz w:val="24"/>
          <w:szCs w:val="24"/>
        </w:rPr>
        <w:t>]</w:t>
      </w:r>
      <w:r w:rsidR="00832911">
        <w:rPr>
          <w:rFonts w:ascii="Times New Roman" w:hAnsi="Times New Roman" w:cs="Times New Roman"/>
          <w:sz w:val="24"/>
          <w:szCs w:val="24"/>
        </w:rPr>
        <w:fldChar w:fldCharType="end"/>
      </w:r>
      <w:r>
        <w:rPr>
          <w:rFonts w:ascii="Times New Roman" w:hAnsi="Times New Roman" w:cs="Times New Roman"/>
          <w:sz w:val="24"/>
          <w:szCs w:val="24"/>
        </w:rPr>
        <w:t>, elasticity</w:t>
      </w:r>
      <w:r w:rsidR="00DA49AA">
        <w:rPr>
          <w:rFonts w:ascii="Times New Roman" w:hAnsi="Times New Roman" w:cs="Times New Roman"/>
          <w:sz w:val="24"/>
          <w:szCs w:val="24"/>
        </w:rPr>
        <w:t xml:space="preserve"> </w:t>
      </w:r>
      <w:r w:rsidR="00582653">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&lt;EndNote&gt;&lt;Cite&gt;&lt;Author&gt;Asteris&lt;/Author&gt;&lt;Year&gt;2017&lt;/Year&gt;&lt;RecNum&gt;30&lt;/RecNum&gt;&lt;DisplayText&gt;[36]&lt;/DisplayText&gt;&lt;record&gt;&lt;rec-number&gt;30&lt;/rec-number&gt;&lt;foreign-keys&gt;&lt;key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582653">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6" w:tooltip="Asteris, 2017 #30" w:history="1">
        <w:r w:rsidR="00671DCC">
          <w:rPr>
            <w:rFonts w:ascii="Times New Roman" w:hAnsi="Times New Roman" w:cs="Times New Roman"/>
            <w:noProof/>
            <w:sz w:val="24"/>
            <w:szCs w:val="24"/>
          </w:rPr>
          <w:t>36</w:t>
        </w:r>
      </w:hyperlink>
      <w:r w:rsidR="00671DCC">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0671D" w:rsidRPr="0020671D">
        <w:rPr>
          <w:rFonts w:ascii="Times New Roman" w:hAnsi="Times New Roman" w:cs="Times New Roman"/>
          <w:sz w:val="24"/>
          <w:szCs w:val="24"/>
        </w:rPr>
        <w:t xml:space="preserve">toughness </w:t>
      </w:r>
      <w:r w:rsidR="0020671D">
        <w:rPr>
          <w:rFonts w:ascii="Times New Roman" w:hAnsi="Times New Roman" w:cs="Times New Roman"/>
          <w:sz w:val="24"/>
          <w:szCs w:val="24"/>
        </w:rPr>
        <w:t xml:space="preserve">and </w:t>
      </w:r>
      <w:r>
        <w:rPr>
          <w:rFonts w:ascii="Times New Roman" w:hAnsi="Times New Roman" w:cs="Times New Roman"/>
          <w:sz w:val="24"/>
          <w:szCs w:val="24"/>
        </w:rPr>
        <w:t>hardness</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&lt;EndNote&gt;&lt;Cite&gt;&lt;Author&gt;Faizabadi&lt;/Author&gt;&lt;Year&gt;2014&lt;/Year&gt;&lt;RecNum&gt;636&lt;/RecNum&gt;&lt;DisplayText&gt;[37]&lt;/DisplayText&gt;&lt;record&gt;&lt;rec-number&gt;636&lt;/rec-number&gt;&lt;foreign-keys&gt;&lt;key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7" w:tooltip="Faizabadi, 2014 #636" w:history="1">
        <w:r w:rsidR="00671DCC">
          <w:rPr>
            <w:rFonts w:ascii="Times New Roman" w:hAnsi="Times New Roman" w:cs="Times New Roman"/>
            <w:noProof/>
            <w:sz w:val="24"/>
            <w:szCs w:val="24"/>
          </w:rPr>
          <w:t>37</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427C2" w:rsidRPr="001427C2">
        <w:rPr>
          <w:rFonts w:ascii="Times New Roman" w:hAnsi="Times New Roman" w:cs="Times New Roman"/>
          <w:sz w:val="24"/>
          <w:szCs w:val="24"/>
        </w:rPr>
        <w:t xml:space="preserve">hot deformation </w:t>
      </w:r>
      <w:r w:rsidR="001427C2">
        <w:rPr>
          <w:rFonts w:ascii="Times New Roman" w:hAnsi="Times New Roman" w:cs="Times New Roman"/>
          <w:sz w:val="24"/>
          <w:szCs w:val="24"/>
        </w:rPr>
        <w:t xml:space="preserve">behavior </w:t>
      </w:r>
      <w:r w:rsidR="001427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&lt;EndNote&gt;&lt;Cite&gt;&lt;Author&gt;Yao&lt;/Author&gt;&lt;Year&gt;2013&lt;/Year&gt;&lt;RecNum&gt;719&lt;/RecNum&gt;&lt;DisplayText&gt;[38]&lt;/DisplayText&gt;&lt;record&gt;&lt;rec-number&gt;719&lt;/rec-number&gt;&lt;foreign-keys&gt;&lt;key app="EN" db-id="ese55x5vtzp0x6e9s9tpzwagt5re2t5sfaz5" timestamp="1558520293"&gt;719&lt;/key&gt;&lt;/foreign-keys&gt;&lt;ref-type name="Journal Article"&gt;17&lt;/ref-type&gt;&lt;contributors&gt;&lt;authors&gt;&lt;author&gt;Yao, C. G.&lt;/author&gt;&lt;author&gt;Wang, B.&lt;/author&gt;&lt;author&gt;Yi, D. Q.&lt;/author&gt;&lt;author&gt;Wang, B.&lt;/author&gt;&lt;author&gt;Ding, X. F.&lt;/author&gt;&lt;/authors&gt;&lt;/contributors&gt;&lt;titles&gt;&lt;title&gt;Artificial neural network modelling to predict hot deformation behaviour of as HIPed FGH4169 superalloy&lt;/title&gt;&lt;secondary-title&gt;Materials Science and Technology&lt;/secondary-title&gt;&lt;/titles&gt;&lt;periodical&gt;&lt;full-title&gt;Materials Science and Technology&lt;/full-title&gt;&lt;/periodical&gt;&lt;pages&gt;1170-1176&lt;/pages&gt;&lt;volume&gt;30&lt;/volume&gt;&lt;number&gt;10&lt;/number&gt;&lt;dates&gt;&lt;year&gt;2013&lt;/year&gt;&lt;pub-dates&gt;&lt;date&gt;2013/11/21&lt;/date&gt;&lt;/pub-dates&gt;&lt;/dates&gt;&lt;publisher&gt;Informa UK Limited&lt;/publisher&gt;&lt;isbn&gt;0267-0836&amp;#xD;1743-2847&lt;/isbn&gt;&lt;urls&gt;&lt;related-urls&gt;&lt;url&gt;http://dx.doi.org/10.1179/1743284713y.0000000411&lt;/url&gt;&lt;/related-urls&gt;&lt;/urls&gt;&lt;electronic-resource-num&gt;10.1179/1743284713y.0000000411&lt;/electronic-resource-num&gt;&lt;/record&gt;&lt;/Cite&gt;&lt;/EndNote&gt;</w:instrText>
      </w:r>
      <w:r w:rsidR="001427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8" w:tooltip="Yao, 2013 #719" w:history="1">
        <w:r w:rsidR="00671DCC">
          <w:rPr>
            <w:rFonts w:ascii="Times New Roman" w:hAnsi="Times New Roman" w:cs="Times New Roman"/>
            <w:noProof/>
            <w:sz w:val="24"/>
            <w:szCs w:val="24"/>
          </w:rPr>
          <w:t>38</w:t>
        </w:r>
      </w:hyperlink>
      <w:r w:rsidR="00671DCC">
        <w:rPr>
          <w:rFonts w:ascii="Times New Roman" w:hAnsi="Times New Roman" w:cs="Times New Roman"/>
          <w:noProof/>
          <w:sz w:val="24"/>
          <w:szCs w:val="24"/>
        </w:rPr>
        <w:t>]</w:t>
      </w:r>
      <w:r w:rsidR="001427C2">
        <w:rPr>
          <w:rFonts w:ascii="Times New Roman" w:hAnsi="Times New Roman" w:cs="Times New Roman"/>
          <w:sz w:val="24"/>
          <w:szCs w:val="24"/>
        </w:rPr>
        <w:fldChar w:fldCharType="end"/>
      </w:r>
      <w:r w:rsidR="00E409CC">
        <w:rPr>
          <w:rFonts w:ascii="Times New Roman" w:hAnsi="Times New Roman" w:cs="Times New Roman"/>
          <w:sz w:val="24"/>
          <w:szCs w:val="24"/>
        </w:rPr>
        <w:t xml:space="preserve"> </w:t>
      </w:r>
      <w:r w:rsidR="00E409CC">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E409CC">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71DCC">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E409CC">
        <w:rPr>
          <w:rFonts w:ascii="Times New Roman" w:hAnsi="Times New Roman" w:cs="Times New Roman"/>
          <w:sz w:val="24"/>
          <w:szCs w:val="24"/>
        </w:rPr>
        <w:fldChar w:fldCharType="end"/>
      </w:r>
      <w:r w:rsidR="001427C2">
        <w:rPr>
          <w:rFonts w:ascii="Times New Roman" w:hAnsi="Times New Roman" w:cs="Times New Roman"/>
          <w:sz w:val="24"/>
          <w:szCs w:val="24"/>
        </w:rPr>
        <w:t xml:space="preserve">, </w:t>
      </w:r>
      <w:r w:rsidR="00E44586" w:rsidRPr="00E44586">
        <w:rPr>
          <w:rFonts w:ascii="Times New Roman" w:hAnsi="Times New Roman" w:cs="Times New Roman"/>
          <w:sz w:val="24"/>
          <w:szCs w:val="24"/>
        </w:rPr>
        <w:t>yield strength</w:t>
      </w:r>
      <w:r w:rsidR="00E44586">
        <w:rPr>
          <w:rFonts w:ascii="Times New Roman" w:hAnsi="Times New Roman" w:cs="Times New Roman"/>
          <w:sz w:val="24"/>
          <w:szCs w:val="24"/>
        </w:rPr>
        <w:t xml:space="preserve"> </w:t>
      </w:r>
      <w:r w:rsidR="00E44586">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&lt;EndNote&gt;&lt;Cite&gt;&lt;Author&gt;Birbilis&lt;/Author&gt;&lt;Year&gt;2011&lt;/Year&gt;&lt;RecNum&gt;444&lt;/RecNum&gt;&lt;DisplayText&gt;[39]&lt;/DisplayText&gt;&lt;record&gt;&lt;rec-number&gt;444&lt;/rec-number&gt;&lt;foreign-keys&gt;&lt;key app="EN" db-id="ese55x5vtzp0x6e9s9tpzwagt5re2t5sfaz5" timestamp="1545948736"&gt;444&lt;/key&gt;&lt;key app="ENWeb" db-id=""&gt;0&lt;/key&gt;&lt;/foreign-keys&gt;&lt;ref-type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00E44586">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9" w:tooltip="Birbilis, 2011 #444" w:history="1">
        <w:r w:rsidR="00671DCC">
          <w:rPr>
            <w:rFonts w:ascii="Times New Roman" w:hAnsi="Times New Roman" w:cs="Times New Roman"/>
            <w:noProof/>
            <w:sz w:val="24"/>
            <w:szCs w:val="24"/>
          </w:rPr>
          <w:t>39</w:t>
        </w:r>
      </w:hyperlink>
      <w:r w:rsidR="00671DCC">
        <w:rPr>
          <w:rFonts w:ascii="Times New Roman" w:hAnsi="Times New Roman" w:cs="Times New Roman"/>
          <w:noProof/>
          <w:sz w:val="24"/>
          <w:szCs w:val="24"/>
        </w:rPr>
        <w:t>]</w:t>
      </w:r>
      <w:r w:rsidR="00E44586">
        <w:rPr>
          <w:rFonts w:ascii="Times New Roman" w:hAnsi="Times New Roman" w:cs="Times New Roman"/>
          <w:sz w:val="24"/>
          <w:szCs w:val="24"/>
        </w:rPr>
        <w:fldChar w:fldCharType="end"/>
      </w:r>
      <w:r w:rsidR="00E44586">
        <w:rPr>
          <w:rFonts w:ascii="Times New Roman" w:hAnsi="Times New Roman" w:cs="Times New Roman"/>
          <w:sz w:val="24"/>
          <w:szCs w:val="24"/>
        </w:rPr>
        <w:t xml:space="preserve">, </w:t>
      </w:r>
      <w:r>
        <w:rPr>
          <w:rFonts w:ascii="Times New Roman" w:hAnsi="Times New Roman" w:cs="Times New Roman"/>
          <w:sz w:val="24"/>
          <w:szCs w:val="24"/>
        </w:rPr>
        <w:t>ultimate strength</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&lt;EndNote&gt;&lt;Cite&gt;&lt;Author&gt;Sasikumar&lt;/Author&gt;&lt;Year&gt;2008&lt;/Year&gt;&lt;RecNum&gt;476&lt;/RecNum&gt;&lt;DisplayText&gt;[40]&lt;/DisplayText&gt;&lt;record&gt;&lt;rec-number&gt;476&lt;/rec-number&gt;&lt;foreign-keys&gt;&lt;key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elongation to fracture</w:t>
      </w:r>
      <w:r w:rsidR="00582653">
        <w:rPr>
          <w:rFonts w:ascii="Times New Roman" w:hAnsi="Times New Roman" w:cs="Times New Roman"/>
          <w:sz w:val="24"/>
          <w:szCs w:val="24"/>
        </w:rPr>
        <w:t xml:space="preserve"> </w:t>
      </w:r>
      <w:r w:rsidR="00582653">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582653">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etc. </w:t>
      </w:r>
      <w:bookmarkEnd w:id="42"/>
      <w:r w:rsidR="001427C2">
        <w:rPr>
          <w:rFonts w:ascii="Times New Roman" w:hAnsi="Times New Roman" w:cs="Times New Roman"/>
          <w:sz w:val="24"/>
          <w:szCs w:val="24"/>
        </w:rPr>
        <w:t xml:space="preserve"> </w:t>
      </w:r>
      <w:commentRangeEnd w:id="44"/>
      <w:r w:rsidR="00D07540">
        <w:rPr>
          <w:rStyle w:val="a6"/>
        </w:rPr>
        <w:commentReference w:id="44"/>
      </w:r>
    </w:p>
    <w:p w14:paraId="27B5CD4F" w14:textId="5C37E364"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r w:rsidR="00DA49AA">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&lt;EndNote&gt;&lt;Cite&gt;&lt;Author&gt;Parthiban&lt;/Author&gt;&lt;Year&gt;2005&lt;/Year&gt;&lt;RecNum&gt;475&lt;/RecNum&gt;&lt;DisplayText&gt;[41]&lt;/DisplayText&gt;&lt;record&gt;&lt;rec-number&gt;475&lt;/rec-number&gt;&lt;foreign-keys&gt;&lt;key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1" w:tooltip="Parthiban, 2005 #475" w:history="1">
        <w:r w:rsidR="00671DCC">
          <w:rPr>
            <w:rFonts w:ascii="Times New Roman" w:hAnsi="Times New Roman" w:cs="Times New Roman"/>
            <w:noProof/>
            <w:sz w:val="24"/>
            <w:szCs w:val="24"/>
          </w:rPr>
          <w:t>41</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9F3075">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r w:rsidR="00DA49AA">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3" w:tooltip="Forouzan, 2007 #519" w:history="1">
        <w:r w:rsidR="00671DCC">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r w:rsidR="00DA49AA">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6" w:tooltip="Zhang, 2016 #72" w:history="1">
        <w:r w:rsidR="00671DCC">
          <w:rPr>
            <w:rFonts w:ascii="Times New Roman" w:hAnsi="Times New Roman" w:cs="Times New Roman"/>
            <w:noProof/>
            <w:sz w:val="24"/>
            <w:szCs w:val="24"/>
          </w:rPr>
          <w:t>26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4" w:tooltip="Montakhab, 2010 #654" w:history="1">
        <w:r w:rsidR="00671DCC">
          <w:rPr>
            <w:rFonts w:ascii="Times New Roman" w:hAnsi="Times New Roman" w:cs="Times New Roman"/>
            <w:noProof/>
            <w:sz w:val="24"/>
            <w:szCs w:val="24"/>
          </w:rPr>
          <w:t>34</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6" w:tooltip="Li, 2007 #469" w:history="1">
        <w:r w:rsidR="00671DCC">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&lt;EndNote&gt;&lt;Cite&gt;&lt;Author&gt;Li&lt;/Author&gt;&lt;Year&gt;1998&lt;/Year&gt;&lt;RecNum&gt;484&lt;/RecNum&gt;&lt;DisplayText&gt;[47]&lt;/DisplayText&gt;&lt;record&gt;&lt;rec-number&gt;484&lt;/rec-number&gt;&lt;foreign-keys&gt;&lt;key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7" w:tooltip="Li, 1998 #484" w:history="1">
        <w:r w:rsidR="00671DCC">
          <w:rPr>
            <w:rFonts w:ascii="Times New Roman" w:hAnsi="Times New Roman" w:cs="Times New Roman"/>
            <w:noProof/>
            <w:sz w:val="24"/>
            <w:szCs w:val="24"/>
          </w:rPr>
          <w:t>47</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DA49AA">
        <w:rPr>
          <w:rFonts w:ascii="Times New Roman" w:hAnsi="Times New Roman" w:cs="Times New Roman"/>
          <w:sz w:val="24"/>
          <w:szCs w:val="24"/>
        </w:rPr>
        <w:t xml:space="preserve"> </w:t>
      </w:r>
      <w:r>
        <w:rPr>
          <w:rFonts w:ascii="Times New Roman" w:hAnsi="Times New Roman" w:cs="Times New Roman"/>
          <w:sz w:val="24"/>
          <w:szCs w:val="24"/>
        </w:rPr>
        <w:t xml:space="preserve">and so on. The majority of materials related applications are </w:t>
      </w:r>
      <w:r w:rsidR="00DA49AA">
        <w:rPr>
          <w:rFonts w:ascii="Times New Roman" w:hAnsi="Times New Roman" w:cs="Times New Roman"/>
          <w:sz w:val="24"/>
          <w:szCs w:val="24"/>
        </w:rPr>
        <w:t xml:space="preserve">focused </w:t>
      </w:r>
      <w:r>
        <w:rPr>
          <w:rFonts w:ascii="Times New Roman" w:hAnsi="Times New Roman" w:cs="Times New Roman"/>
          <w:sz w:val="24"/>
          <w:szCs w:val="24"/>
        </w:rPr>
        <w:t xml:space="preserve">on implementing </w:t>
      </w:r>
      <w:r w:rsidR="001D6901">
        <w:rPr>
          <w:rFonts w:ascii="Times New Roman" w:hAnsi="Times New Roman" w:cs="Times New Roman"/>
          <w:sz w:val="24"/>
          <w:szCs w:val="24"/>
        </w:rPr>
        <w:t xml:space="preserve">feed forward </w:t>
      </w:r>
      <w:r w:rsidR="002A0880">
        <w:rPr>
          <w:rFonts w:ascii="Times New Roman" w:hAnsi="Times New Roman" w:cs="Times New Roman"/>
          <w:sz w:val="24"/>
          <w:szCs w:val="24"/>
        </w:rPr>
        <w:t>BPNN</w:t>
      </w:r>
      <w:r>
        <w:rPr>
          <w:rFonts w:ascii="Times New Roman" w:hAnsi="Times New Roman" w:cs="Times New Roman"/>
          <w:sz w:val="24"/>
          <w:szCs w:val="24"/>
        </w:rPr>
        <w:t xml:space="preserve">.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powerful, complicated and efficient neural networks models, such as radial basic function neural network (RBFNN)</w:t>
      </w:r>
      <w:r w:rsidR="008657B1">
        <w:rPr>
          <w:rFonts w:ascii="Times New Roman" w:hAnsi="Times New Roman" w:cs="Times New Roman"/>
          <w:sz w:val="24"/>
          <w:szCs w:val="24"/>
        </w:rPr>
        <w:t xml:space="preserve"> </w:t>
      </w:r>
      <w:r w:rsidR="008657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r>
        <w:rPr>
          <w:rFonts w:ascii="Times New Roman" w:hAnsi="Times New Roman" w:cs="Times New Roman"/>
          <w:sz w:val="24"/>
          <w:szCs w:val="24"/>
        </w:rPr>
        <w:t xml:space="preserve">, convolutional neural network (CNN) </w:t>
      </w:r>
      <w:r w:rsidR="006A043C">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6A043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sidR="006A043C">
        <w:rPr>
          <w:rFonts w:ascii="Times New Roman" w:hAnsi="Times New Roman" w:cs="Times New Roman"/>
          <w:sz w:val="24"/>
          <w:szCs w:val="24"/>
        </w:rPr>
        <w:fldChar w:fldCharType="end"/>
      </w:r>
      <w:r>
        <w:rPr>
          <w:rFonts w:ascii="Times New Roman" w:hAnsi="Times New Roman" w:cs="Times New Roman"/>
          <w:sz w:val="24"/>
          <w:szCs w:val="24"/>
        </w:rPr>
        <w:t xml:space="preserve">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w:t>
      </w:r>
      <w:r w:rsidR="008657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&lt;EndNote&gt;&lt;Cite&gt;&lt;Author&gt;Yilmaz&lt;/Author&gt;&lt;Year&gt;2007&lt;/Year&gt;&lt;RecNum&gt;466&lt;/RecNum&gt;&lt;DisplayText&gt;[49]&lt;/DisplayText&gt;&lt;record&gt;&lt;rec-number&gt;466&lt;/rec-number&gt;&lt;foreign-keys&gt;&lt;key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9" w:tooltip="Yilmaz, 2007 #466" w:history="1">
        <w:r w:rsidR="00671DCC">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r w:rsidR="008657B1">
        <w:rPr>
          <w:rFonts w:ascii="Times New Roman" w:hAnsi="Times New Roman" w:cs="Times New Roman"/>
          <w:sz w:val="24"/>
          <w:szCs w:val="24"/>
        </w:rPr>
        <w:t xml:space="preserve"> </w:t>
      </w:r>
      <w:r>
        <w:rPr>
          <w:rFonts w:ascii="Times New Roman" w:hAnsi="Times New Roman" w:cs="Times New Roman"/>
          <w:sz w:val="24"/>
          <w:szCs w:val="24"/>
        </w:rPr>
        <w:t xml:space="preserve">can also give satisfactory prediction. </w:t>
      </w:r>
      <w:r w:rsidR="005444B6">
        <w:rPr>
          <w:rFonts w:ascii="Times New Roman" w:hAnsi="Times New Roman" w:cs="Times New Roman"/>
          <w:sz w:val="24"/>
          <w:szCs w:val="24"/>
        </w:rPr>
        <w:t xml:space="preserve">The dataset for all those ANN modellings were obtained from experiments as well as from some references. </w:t>
      </w:r>
      <w:r>
        <w:rPr>
          <w:rFonts w:ascii="Times New Roman" w:hAnsi="Times New Roman" w:cs="Times New Roman"/>
          <w:sz w:val="24"/>
          <w:szCs w:val="24"/>
        </w:rPr>
        <w:t xml:space="preserve">In materials science researches, it is important to know the role of variables affecting on material properties and determine which input variable is the most influencing factor on desired output variable. Some input ranking methods, such as change of </w:t>
      </w:r>
      <w:commentRangeStart w:id="45"/>
      <w:r>
        <w:rPr>
          <w:rFonts w:ascii="Times New Roman" w:hAnsi="Times New Roman" w:cs="Times New Roman"/>
          <w:sz w:val="24"/>
          <w:szCs w:val="24"/>
        </w:rPr>
        <w:t>MSE (COM)</w:t>
      </w:r>
      <w:commentRangeEnd w:id="45"/>
      <w:r w:rsidR="00EC4832">
        <w:rPr>
          <w:rStyle w:val="a6"/>
        </w:rPr>
        <w:commentReference w:id="45"/>
      </w:r>
      <w:r>
        <w:rPr>
          <w:rFonts w:ascii="Times New Roman" w:hAnsi="Times New Roman" w:cs="Times New Roman"/>
          <w:sz w:val="24"/>
          <w:szCs w:val="24"/>
        </w:rPr>
        <w:t xml:space="preserve">, fuzzy curves and sensitivity analysis, have been applied to extract knowledge from trained ANN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&lt;EndNote&gt;&lt;Cite&gt;&lt;Author&gt;Sung&lt;/Author&gt;&lt;Year&gt;1998&lt;/Year&gt;&lt;RecNum&gt;663&lt;/RecNum&gt;&lt;DisplayText&gt;[50]&lt;/DisplayText&gt;&lt;record&gt;&lt;rec-number&gt;663&lt;/rec-number&gt;&lt;foreign-keys&gt;&lt;key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0" w:tooltip="Sung, 1998 #663" w:history="1">
        <w:r w:rsidR="00671DCC">
          <w:rPr>
            <w:rFonts w:ascii="Times New Roman" w:hAnsi="Times New Roman" w:cs="Times New Roman"/>
            <w:noProof/>
            <w:sz w:val="24"/>
            <w:szCs w:val="24"/>
          </w:rPr>
          <w:t>50</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networks with other computing paradigms such as Bayesian framework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&lt;EndNote&gt;&lt;Cite&gt;&lt;Author&gt;Vasudevan&lt;/Author&gt;&lt;Year&gt;2005&lt;/Year&gt;&lt;RecNum&gt;664&lt;/RecNum&gt;&lt;DisplayText&gt;[51]&lt;/DisplayText&gt;&lt;record&gt;&lt;rec-number&gt;664&lt;/rec-number&gt;&lt;foreign-keys&gt;&lt;key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1" w:tooltip="Vasudevan, 2005 #664" w:history="1">
        <w:r w:rsidR="00671DCC">
          <w:rPr>
            <w:rFonts w:ascii="Times New Roman" w:hAnsi="Times New Roman" w:cs="Times New Roman"/>
            <w:noProof/>
            <w:sz w:val="24"/>
            <w:szCs w:val="24"/>
          </w:rPr>
          <w:t>51</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&lt;EndNote&gt;&lt;Cite&gt;&lt;Author&gt;Fu&lt;/Author&gt;&lt;Year&gt;2010&lt;/Year&gt;&lt;RecNum&gt;447&lt;/RecNum&gt;&lt;DisplayText&gt;[52]&lt;/DisplayText&gt;&lt;record&gt;&lt;rec-number&gt;447&lt;/rec-number&gt;&lt;foreign-keys&gt;&lt;key app="EN" db-id="ese55x5vtzp0x6e9s9tpzwagt5re2t5sfaz5" timestamp="1545948753"&gt;447&lt;/key&gt;&lt;key app="ENWeb" db-id=""&gt;0&lt;/key&gt;&lt;/foreign-keys&gt;&lt;ref-type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2" w:tooltip="Fu, 2010 #447" w:history="1">
        <w:r w:rsidR="00671DCC">
          <w:rPr>
            <w:rFonts w:ascii="Times New Roman" w:hAnsi="Times New Roman" w:cs="Times New Roman"/>
            <w:noProof/>
            <w:sz w:val="24"/>
            <w:szCs w:val="24"/>
          </w:rPr>
          <w:t>52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&lt;EndNote&gt;&lt;Cite&gt;&lt;Author&gt;Aliofkhazraei&lt;/Author&gt;&lt;Year&gt;2008&lt;/Year&gt;&lt;RecNum&gt;442&lt;/RecNum&gt;&lt;DisplayText&gt;[53]&lt;/DisplayText&gt;&lt;record&gt;&lt;rec-number&gt;442&lt;/rec-number&gt;&lt;foreign-keys&gt;&lt;key app="EN" db-id="ese55x5vtzp0x6e9s9tpzwagt5re2t5sfaz5" timestamp="1545948725"&gt;442&lt;/key&gt;&lt;key app="ENWeb" db-id=""&gt;0&lt;/key&gt;&lt;/foreign-keys&gt;&lt;ref-type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3" w:tooltip="Aliofkhazraei, 2008 #442" w:history="1">
        <w:r w:rsidR="00671DCC">
          <w:rPr>
            <w:rFonts w:ascii="Times New Roman" w:hAnsi="Times New Roman" w:cs="Times New Roman"/>
            <w:noProof/>
            <w:sz w:val="24"/>
            <w:szCs w:val="24"/>
          </w:rPr>
          <w:t>53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&lt;EndNote&gt;&lt;Cite&gt;&lt;Author&gt;Weckman&lt;/Author&gt;&lt;Year&gt;2010&lt;/Year&gt;&lt;RecNum&gt;492&lt;/RecNum&gt;&lt;DisplayText&gt;[54]&lt;/DisplayText&gt;&lt;record&gt;&lt;rec-number&gt;492&lt;/rec-number&gt;&lt;foreign-keys&gt;&lt;key app="EN" db-id="ese55x5vtzp0x6e9s9tpzwagt5re2t5sfaz5" timestamp="1546121380"&gt;492&lt;/key&gt;&lt;/foreign-keys&gt;&lt;ref-type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4" w:tooltip="Weckman, 2010 #492" w:history="1">
        <w:r w:rsidR="00671DCC">
          <w:rPr>
            <w:rFonts w:ascii="Times New Roman" w:hAnsi="Times New Roman" w:cs="Times New Roman"/>
            <w:noProof/>
            <w:sz w:val="24"/>
            <w:szCs w:val="24"/>
          </w:rPr>
          <w:t>54</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lastRenderedPageBreak/>
        <w:t>and fuzzy logic</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40"/>
      <w:r>
        <w:rPr>
          <w:rFonts w:ascii="Times New Roman" w:hAnsi="Times New Roman" w:cs="Times New Roman"/>
          <w:sz w:val="24"/>
          <w:szCs w:val="24"/>
        </w:rPr>
        <w:t xml:space="preserve"> The development of more than one ANN types</w:t>
      </w:r>
      <w:r w:rsidR="00AE2D10">
        <w:rPr>
          <w:rFonts w:ascii="Times New Roman" w:hAnsi="Times New Roman" w:cs="Times New Roman"/>
          <w:sz w:val="24"/>
          <w:szCs w:val="24"/>
        </w:rPr>
        <w:t xml:space="preserve"> (</w:t>
      </w:r>
      <w:r>
        <w:rPr>
          <w:rFonts w:ascii="Times New Roman" w:hAnsi="Times New Roman" w:cs="Times New Roman"/>
          <w:sz w:val="24"/>
          <w:szCs w:val="24"/>
        </w:rPr>
        <w:t>such as linear model (LM) (simplest form of ANN), MLP, radial basis function (RBF) and so on</w:t>
      </w:r>
      <w:r w:rsidR="00AE2D10">
        <w:rPr>
          <w:rFonts w:ascii="Times New Roman" w:hAnsi="Times New Roman" w:cs="Times New Roman"/>
          <w:sz w:val="24"/>
          <w:szCs w:val="24"/>
        </w:rPr>
        <w:t>)</w:t>
      </w:r>
      <w:r w:rsidR="006961F6">
        <w:rPr>
          <w:rFonts w:ascii="Times New Roman" w:hAnsi="Times New Roman" w:cs="Times New Roman"/>
          <w:sz w:val="24"/>
          <w:szCs w:val="24"/>
        </w:rPr>
        <w:t xml:space="preserve"> and hybrid use of different ANN models were also discussed in some researches in literature</w:t>
      </w:r>
      <w:r w:rsidR="00AE2D1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&lt;EndNote&gt;&lt;Cite&gt;&lt;Author&gt;Fathi&lt;/Author&gt;&lt;Year&gt;2007&lt;/Year&gt;&lt;RecNum&gt;660&lt;/RecNum&gt;&lt;DisplayText&gt;[55]&lt;/DisplayText&gt;&lt;record&gt;&lt;rec-number&gt;660&lt;/rec-number&gt;&lt;foreign-keys&gt;&lt;key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5" w:tooltip="Fathi, 2007 #660" w:history="1">
        <w:r w:rsidR="00671DCC">
          <w:rPr>
            <w:rFonts w:ascii="Times New Roman" w:hAnsi="Times New Roman" w:cs="Times New Roman"/>
            <w:noProof/>
            <w:sz w:val="24"/>
            <w:szCs w:val="24"/>
          </w:rPr>
          <w:t>55</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&lt;EndNote&gt;&lt;Cite&gt;&lt;Author&gt;Khadom&lt;/Author&gt;&lt;Year&gt;2013&lt;/Year&gt;&lt;RecNum&gt;661&lt;/RecNum&gt;&lt;DisplayText&gt;[56]&lt;/DisplayText&gt;&lt;record&gt;&lt;rec-number&gt;661&lt;/rec-number&gt;&lt;foreign-keys&gt;&lt;key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6" w:tooltip="Khadom, 2013 #661" w:history="1">
        <w:r w:rsidR="00671DCC">
          <w:rPr>
            <w:rFonts w:ascii="Times New Roman" w:hAnsi="Times New Roman" w:cs="Times New Roman"/>
            <w:noProof/>
            <w:sz w:val="24"/>
            <w:szCs w:val="24"/>
          </w:rPr>
          <w:t>56</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sidR="00AE2D10">
        <w:rPr>
          <w:rFonts w:ascii="Times New Roman" w:hAnsi="Times New Roman" w:cs="Times New Roman"/>
          <w:sz w:val="24"/>
          <w:szCs w:val="24"/>
        </w:rPr>
        <w:t xml:space="preserve"> </w:t>
      </w:r>
      <w:r w:rsidR="006961F6">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6961F6">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71DCC">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6961F6">
        <w:rPr>
          <w:rFonts w:ascii="Times New Roman" w:hAnsi="Times New Roman" w:cs="Times New Roman"/>
          <w:sz w:val="24"/>
          <w:szCs w:val="24"/>
        </w:rPr>
        <w:fldChar w:fldCharType="end"/>
      </w:r>
      <w:r w:rsidR="00463357">
        <w:rPr>
          <w:rFonts w:ascii="Times New Roman" w:hAnsi="Times New Roman" w:cs="Times New Roman" w:hint="eastAsia"/>
          <w:sz w:val="24"/>
          <w:szCs w:val="24"/>
        </w:rPr>
        <w:t xml:space="preserve"> </w:t>
      </w:r>
      <w:r w:rsidR="00AE2D10">
        <w:rPr>
          <w:rFonts w:ascii="Times New Roman" w:hAnsi="Times New Roman" w:cs="Times New Roman"/>
          <w:sz w:val="24"/>
          <w:szCs w:val="24"/>
        </w:rPr>
        <w:t>with their comparison results with experimental results</w:t>
      </w:r>
      <w:r>
        <w:rPr>
          <w:rFonts w:ascii="Times New Roman" w:hAnsi="Times New Roman" w:cs="Times New Roman"/>
          <w:sz w:val="24"/>
          <w:szCs w:val="24"/>
        </w:rPr>
        <w:t>.</w:t>
      </w:r>
      <w:r w:rsidR="00AE2D10">
        <w:rPr>
          <w:rFonts w:ascii="Times New Roman" w:hAnsi="Times New Roman" w:cs="Times New Roman"/>
          <w:sz w:val="24"/>
          <w:szCs w:val="24"/>
        </w:rPr>
        <w:t xml:space="preserve"> </w:t>
      </w:r>
    </w:p>
    <w:p w14:paraId="04921FE0" w14:textId="66EB299A" w:rsidR="00CF1552" w:rsidRDefault="00205DC2" w:rsidP="00E0463D">
      <w:pPr>
        <w:widowControl w:val="0"/>
        <w:spacing w:line="360" w:lineRule="auto"/>
        <w:jc w:val="both"/>
        <w:rPr>
          <w:rFonts w:ascii="Times New Roman" w:hAnsi="Times New Roman" w:cs="Times New Roman"/>
          <w:sz w:val="24"/>
          <w:szCs w:val="24"/>
        </w:rPr>
      </w:pPr>
      <w:bookmarkStart w:id="46" w:name="_Hlk534709764"/>
      <w:bookmarkStart w:id="47" w:name="_Hlk534790661"/>
      <w:r>
        <w:rPr>
          <w:rFonts w:ascii="Times New Roman" w:hAnsi="Times New Roman" w:cs="Times New Roman"/>
          <w:noProof/>
          <w:sz w:val="24"/>
          <w:szCs w:val="24"/>
        </w:rPr>
        <w:t>Bhadeshia</w:t>
      </w:r>
      <w:bookmarkEnd w:id="46"/>
      <w:r>
        <w:rPr>
          <w:rFonts w:ascii="Times New Roman" w:hAnsi="Times New Roman" w:cs="Times New Roman"/>
          <w:noProof/>
          <w:sz w:val="24"/>
          <w:szCs w:val="24"/>
        </w:rPr>
        <w:t xml:space="preserve"> </w:t>
      </w:r>
      <w:bookmarkEnd w:id="47"/>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&lt;EndNote&gt;&lt;Cite&gt;&lt;Author&gt;Bhadeshia&lt;/Author&gt;&lt;Year&gt;2008&lt;/Year&gt;&lt;RecNum&gt;495&lt;/RecNum&gt;&lt;DisplayText&gt;[58]&lt;/DisplayText&gt;&lt;record&gt;&lt;rec-number&gt;495&lt;/rec-number&gt;&lt;foreign-keys&gt;&lt;key app="EN" db-id="ese55x5vtzp0x6e9s9tpzwagt5re2t5sfaz5" timestamp="1546249483"&gt;495&lt;/key&gt;&lt;/foreign-keys&gt;&lt;ref-type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8" w:tooltip="Bhadeshia, 2008 #495" w:history="1">
        <w:r w:rsidR="00671DCC">
          <w:rPr>
            <w:rFonts w:ascii="Times New Roman" w:hAnsi="Times New Roman" w:cs="Times New Roman"/>
            <w:noProof/>
            <w:sz w:val="24"/>
            <w:szCs w:val="24"/>
          </w:rPr>
          <w:t>58</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r w:rsidR="00F13291">
        <w:rPr>
          <w:rFonts w:ascii="Times New Roman" w:hAnsi="Times New Roman" w:cs="Times New Roman"/>
          <w:sz w:val="24"/>
          <w:szCs w:val="24"/>
        </w:rPr>
        <w:t>The definition</w:t>
      </w:r>
      <w:r w:rsidR="00463357">
        <w:rPr>
          <w:rFonts w:ascii="Times New Roman" w:hAnsi="Times New Roman" w:cs="Times New Roman" w:hint="eastAsia"/>
          <w:sz w:val="24"/>
          <w:szCs w:val="24"/>
        </w:rPr>
        <w:t>s</w:t>
      </w:r>
      <w:r w:rsidR="00F13291">
        <w:rPr>
          <w:rFonts w:ascii="Times New Roman" w:hAnsi="Times New Roman" w:cs="Times New Roman"/>
          <w:sz w:val="24"/>
          <w:szCs w:val="24"/>
        </w:rPr>
        <w:t xml:space="preserve"> of </w:t>
      </w:r>
      <w:r w:rsidR="00463357">
        <w:rPr>
          <w:rFonts w:ascii="Times New Roman" w:hAnsi="Times New Roman" w:cs="Times New Roman" w:hint="eastAsia"/>
          <w:sz w:val="24"/>
          <w:szCs w:val="24"/>
        </w:rPr>
        <w:t>the</w:t>
      </w:r>
      <w:r w:rsidR="00C05DCB">
        <w:rPr>
          <w:rFonts w:ascii="Times New Roman" w:hAnsi="Times New Roman" w:cs="Times New Roman"/>
          <w:sz w:val="24"/>
          <w:szCs w:val="24"/>
        </w:rPr>
        <w:t xml:space="preserve"> </w:t>
      </w:r>
      <w:r w:rsidR="006A043C">
        <w:rPr>
          <w:rFonts w:ascii="Times New Roman" w:hAnsi="Times New Roman" w:cs="Times New Roman"/>
          <w:sz w:val="24"/>
          <w:szCs w:val="24"/>
        </w:rPr>
        <w:t>n</w:t>
      </w:r>
      <w:r w:rsidR="006A043C" w:rsidRPr="006A043C">
        <w:rPr>
          <w:rFonts w:ascii="Times New Roman" w:hAnsi="Times New Roman" w:cs="Times New Roman"/>
          <w:sz w:val="24"/>
          <w:szCs w:val="24"/>
        </w:rPr>
        <w:t>omenclature</w:t>
      </w:r>
      <w:r w:rsidR="006A043C">
        <w:rPr>
          <w:rFonts w:ascii="Times New Roman" w:hAnsi="Times New Roman" w:cs="Times New Roman"/>
          <w:sz w:val="24"/>
          <w:szCs w:val="24"/>
        </w:rPr>
        <w:t>s</w:t>
      </w:r>
      <w:r w:rsidR="006A043C" w:rsidRPr="006A043C">
        <w:rPr>
          <w:rFonts w:ascii="Times New Roman" w:hAnsi="Times New Roman" w:cs="Times New Roman"/>
          <w:sz w:val="24"/>
          <w:szCs w:val="24"/>
        </w:rPr>
        <w:t xml:space="preserve"> </w:t>
      </w:r>
      <w:r w:rsidR="00463357">
        <w:rPr>
          <w:rFonts w:ascii="Times New Roman" w:hAnsi="Times New Roman" w:cs="Times New Roman" w:hint="eastAsia"/>
          <w:sz w:val="24"/>
          <w:szCs w:val="24"/>
        </w:rPr>
        <w:t>in Table 2 a</w:t>
      </w:r>
      <w:r w:rsidR="0090276E">
        <w:rPr>
          <w:rFonts w:ascii="Times New Roman" w:hAnsi="Times New Roman" w:cs="Times New Roman"/>
          <w:sz w:val="24"/>
          <w:szCs w:val="24"/>
        </w:rPr>
        <w:t>re</w:t>
      </w:r>
      <w:r w:rsidR="00F13291">
        <w:rPr>
          <w:rFonts w:ascii="Times New Roman" w:hAnsi="Times New Roman" w:cs="Times New Roman"/>
          <w:sz w:val="24"/>
          <w:szCs w:val="24"/>
        </w:rPr>
        <w:t xml:space="preserve"> </w:t>
      </w:r>
      <w:r w:rsidR="00463357">
        <w:rPr>
          <w:rFonts w:ascii="Times New Roman" w:hAnsi="Times New Roman" w:cs="Times New Roman" w:hint="eastAsia"/>
          <w:sz w:val="24"/>
          <w:szCs w:val="24"/>
        </w:rPr>
        <w:t>describ</w:t>
      </w:r>
      <w:r w:rsidR="00C05DCB">
        <w:rPr>
          <w:rFonts w:ascii="Times New Roman" w:hAnsi="Times New Roman" w:cs="Times New Roman"/>
          <w:sz w:val="24"/>
          <w:szCs w:val="24"/>
        </w:rPr>
        <w:t>ed in Appendix.</w:t>
      </w:r>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commentRangeStart w:id="48"/>
      <w:r w:rsidRPr="004D1704">
        <w:rPr>
          <w:rFonts w:ascii="Times New Roman" w:hAnsi="Times New Roman" w:cs="Times New Roman"/>
          <w:b/>
          <w:bCs/>
          <w:noProof/>
          <w:sz w:val="24"/>
          <w:szCs w:val="24"/>
        </w:rPr>
        <w:t>Table 2</w:t>
      </w:r>
      <w:r>
        <w:rPr>
          <w:rFonts w:ascii="Times New Roman" w:hAnsi="Times New Roman" w:cs="Times New Roman"/>
          <w:noProof/>
          <w:sz w:val="24"/>
          <w:szCs w:val="24"/>
        </w:rPr>
        <w:t>. Neural network predictive models used in materials related problems</w:t>
      </w:r>
      <w:commentRangeEnd w:id="48"/>
      <w:r w:rsidR="0090276E">
        <w:rPr>
          <w:rStyle w:val="a6"/>
        </w:rPr>
        <w:commentReference w:id="48"/>
      </w:r>
    </w:p>
    <w:tbl>
      <w:tblPr>
        <w:tblStyle w:val="ListTable2-Accent51"/>
        <w:tblW w:w="9450" w:type="dxa"/>
        <w:tblLayout w:type="fixed"/>
        <w:tblLook w:val="04A0" w:firstRow="1" w:lastRow="0" w:firstColumn="1" w:lastColumn="0" w:noHBand="0" w:noVBand="1"/>
      </w:tblPr>
      <w:tblGrid>
        <w:gridCol w:w="1080"/>
        <w:gridCol w:w="1260"/>
        <w:gridCol w:w="1440"/>
        <w:gridCol w:w="1260"/>
        <w:gridCol w:w="1170"/>
        <w:gridCol w:w="1080"/>
        <w:gridCol w:w="1170"/>
        <w:gridCol w:w="990"/>
      </w:tblGrid>
      <w:tr w:rsidR="004C51C8" w:rsidRPr="00586C90" w14:paraId="1338C6A4" w14:textId="77777777" w:rsidTr="004C51C8">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tcBorders>
          </w:tcPr>
          <w:p w14:paraId="73BCB054" w14:textId="77777777" w:rsidR="00CC1D8F" w:rsidRPr="00586C90" w:rsidRDefault="00CC1D8F" w:rsidP="00E0463D">
            <w:pPr>
              <w:widowControl w:val="0"/>
              <w:rPr>
                <w:rFonts w:ascii="Times New Roman" w:hAnsi="Times New Roman" w:cs="Times New Roman"/>
                <w:sz w:val="20"/>
                <w:szCs w:val="20"/>
              </w:rPr>
            </w:pPr>
            <w:r w:rsidRPr="00586C90">
              <w:rPr>
                <w:rFonts w:ascii="Times New Roman" w:hAnsi="Times New Roman" w:cs="Times New Roman"/>
                <w:sz w:val="20"/>
                <w:szCs w:val="20"/>
              </w:rPr>
              <w:t>Materials</w:t>
            </w:r>
          </w:p>
        </w:tc>
        <w:tc>
          <w:tcPr>
            <w:tcW w:w="1260" w:type="dxa"/>
            <w:tcBorders>
              <w:top w:val="single" w:sz="4" w:space="0" w:color="auto"/>
            </w:tcBorders>
          </w:tcPr>
          <w:p w14:paraId="28C57124" w14:textId="118C0E4C" w:rsidR="00CC1D8F" w:rsidRPr="00AA5CB1"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Applied Area</w:t>
            </w:r>
            <w:del w:id="49" w:author="Thike" w:date="2019-07-07T16:24:00Z">
              <w:r w:rsidRPr="00586C90" w:rsidDel="009A6D1A">
                <w:rPr>
                  <w:rFonts w:ascii="Times New Roman" w:hAnsi="Times New Roman" w:cs="Times New Roman"/>
                  <w:sz w:val="20"/>
                  <w:szCs w:val="20"/>
                </w:rPr>
                <w:delText xml:space="preserve">/ Environment </w:delText>
              </w:r>
              <w:r w:rsidRPr="00586C90" w:rsidDel="009A6D1A">
                <w:rPr>
                  <w:rFonts w:ascii="Times New Roman" w:hAnsi="Times New Roman" w:cs="Times New Roman"/>
                  <w:sz w:val="20"/>
                  <w:szCs w:val="20"/>
                  <w:rPrChange w:id="50" w:author="Thike" w:date="2019-07-03T16:51:00Z">
                    <w:rPr>
                      <w:rFonts w:ascii="Times New Roman" w:hAnsi="Times New Roman" w:cs="Times New Roman"/>
                      <w:color w:val="FF0000"/>
                      <w:sz w:val="20"/>
                      <w:szCs w:val="20"/>
                    </w:rPr>
                  </w:rPrChange>
                </w:rPr>
                <w:delText>Type</w:delText>
              </w:r>
            </w:del>
          </w:p>
        </w:tc>
        <w:tc>
          <w:tcPr>
            <w:tcW w:w="1440" w:type="dxa"/>
            <w:tcBorders>
              <w:top w:val="single" w:sz="4" w:space="0" w:color="auto"/>
            </w:tcBorders>
          </w:tcPr>
          <w:p w14:paraId="0951C285" w14:textId="731DB115" w:rsidR="00CC1D8F" w:rsidRPr="00586C90" w:rsidRDefault="0068386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1" w:author="Thike" w:date="2019-07-08T21:02:00Z">
              <w:r>
                <w:rPr>
                  <w:rFonts w:ascii="Times New Roman" w:hAnsi="Times New Roman" w:cs="Times New Roman"/>
                  <w:sz w:val="20"/>
                  <w:szCs w:val="20"/>
                </w:rPr>
                <w:t>Experimental</w:t>
              </w:r>
            </w:ins>
            <w:ins w:id="52" w:author="Thike" w:date="2019-07-08T21:03:00Z">
              <w:r>
                <w:rPr>
                  <w:rFonts w:ascii="Times New Roman" w:hAnsi="Times New Roman" w:cs="Times New Roman"/>
                  <w:sz w:val="20"/>
                  <w:szCs w:val="20"/>
                </w:rPr>
                <w:t xml:space="preserve"> </w:t>
              </w:r>
            </w:ins>
            <w:commentRangeStart w:id="53"/>
            <w:commentRangeStart w:id="54"/>
            <w:ins w:id="55" w:author="Thike" w:date="2019-07-07T16:31:00Z">
              <w:r w:rsidR="00CC1D8F">
                <w:rPr>
                  <w:rFonts w:ascii="Times New Roman" w:hAnsi="Times New Roman" w:cs="Times New Roman"/>
                  <w:sz w:val="20"/>
                  <w:szCs w:val="20"/>
                </w:rPr>
                <w:t>Environment</w:t>
              </w:r>
            </w:ins>
            <w:commentRangeEnd w:id="53"/>
            <w:ins w:id="56" w:author="Thike" w:date="2019-07-07T18:31:00Z">
              <w:r w:rsidR="00983AF8">
                <w:rPr>
                  <w:rStyle w:val="a6"/>
                  <w:b w:val="0"/>
                  <w:bCs w:val="0"/>
                </w:rPr>
                <w:commentReference w:id="53"/>
              </w:r>
            </w:ins>
            <w:commentRangeEnd w:id="54"/>
            <w:ins w:id="57" w:author="Thike" w:date="2019-07-08T23:23:00Z">
              <w:r w:rsidR="00641261">
                <w:rPr>
                  <w:rStyle w:val="a6"/>
                  <w:b w:val="0"/>
                  <w:bCs w:val="0"/>
                </w:rPr>
                <w:commentReference w:id="54"/>
              </w:r>
            </w:ins>
            <w:ins w:id="58" w:author="Thike" w:date="2019-07-07T18:50:00Z">
              <w:r w:rsidR="00553DA1">
                <w:rPr>
                  <w:rFonts w:ascii="Times New Roman" w:hAnsi="Times New Roman" w:cs="Times New Roman"/>
                  <w:sz w:val="20"/>
                  <w:szCs w:val="20"/>
                </w:rPr>
                <w:t>(that produce</w:t>
              </w:r>
            </w:ins>
            <w:ins w:id="59" w:author="Thike" w:date="2019-07-07T23:29:00Z">
              <w:r w:rsidR="005417B0">
                <w:rPr>
                  <w:rFonts w:ascii="Times New Roman" w:hAnsi="Times New Roman" w:cs="Times New Roman"/>
                  <w:sz w:val="20"/>
                  <w:szCs w:val="20"/>
                </w:rPr>
                <w:t xml:space="preserve"> </w:t>
              </w:r>
            </w:ins>
            <w:ins w:id="60" w:author="Thike" w:date="2019-07-07T18:50:00Z">
              <w:r w:rsidR="00553DA1">
                <w:rPr>
                  <w:rFonts w:ascii="Times New Roman" w:hAnsi="Times New Roman" w:cs="Times New Roman"/>
                  <w:sz w:val="20"/>
                  <w:szCs w:val="20"/>
                </w:rPr>
                <w:t>data</w:t>
              </w:r>
            </w:ins>
            <w:ins w:id="61" w:author="Thike" w:date="2019-07-07T23:28:00Z">
              <w:r w:rsidR="005417B0">
                <w:rPr>
                  <w:rFonts w:ascii="Times New Roman" w:hAnsi="Times New Roman" w:cs="Times New Roman"/>
                  <w:sz w:val="20"/>
                  <w:szCs w:val="20"/>
                </w:rPr>
                <w:t xml:space="preserve"> for ANN model</w:t>
              </w:r>
            </w:ins>
            <w:ins w:id="62" w:author="Thike" w:date="2019-07-07T18:51:00Z">
              <w:r w:rsidR="00553DA1">
                <w:rPr>
                  <w:rFonts w:ascii="Times New Roman" w:hAnsi="Times New Roman" w:cs="Times New Roman"/>
                  <w:sz w:val="20"/>
                  <w:szCs w:val="20"/>
                </w:rPr>
                <w:t>)</w:t>
              </w:r>
            </w:ins>
          </w:p>
        </w:tc>
        <w:tc>
          <w:tcPr>
            <w:tcW w:w="1260" w:type="dxa"/>
            <w:tcBorders>
              <w:top w:val="single" w:sz="4" w:space="0" w:color="auto"/>
            </w:tcBorders>
          </w:tcPr>
          <w:p w14:paraId="399237D6" w14:textId="4E36045A"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Input</w:t>
            </w:r>
          </w:p>
        </w:tc>
        <w:tc>
          <w:tcPr>
            <w:tcW w:w="1170" w:type="dxa"/>
            <w:tcBorders>
              <w:top w:val="single" w:sz="4" w:space="0" w:color="auto"/>
            </w:tcBorders>
          </w:tcPr>
          <w:p w14:paraId="3974EAB4"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63" w:author="Thike" w:date="2019-07-03T16:51:00Z">
                  <w:rPr>
                    <w:rFonts w:ascii="Times New Roman" w:hAnsi="Times New Roman" w:cs="Times New Roman"/>
                    <w:b w:val="0"/>
                    <w:bCs w:val="0"/>
                    <w:sz w:val="19"/>
                    <w:szCs w:val="19"/>
                  </w:rPr>
                </w:rPrChange>
              </w:rPr>
            </w:pPr>
            <w:r w:rsidRPr="00AA5CB1">
              <w:rPr>
                <w:rFonts w:ascii="Times New Roman" w:hAnsi="Times New Roman" w:cs="Times New Roman"/>
                <w:sz w:val="20"/>
                <w:szCs w:val="20"/>
              </w:rPr>
              <w:t>Activation Function</w:t>
            </w:r>
          </w:p>
        </w:tc>
        <w:tc>
          <w:tcPr>
            <w:tcW w:w="1080" w:type="dxa"/>
            <w:tcBorders>
              <w:top w:val="single" w:sz="4" w:space="0" w:color="auto"/>
            </w:tcBorders>
          </w:tcPr>
          <w:p w14:paraId="555CCCB0"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Output </w:t>
            </w:r>
          </w:p>
        </w:tc>
        <w:tc>
          <w:tcPr>
            <w:tcW w:w="1170" w:type="dxa"/>
            <w:tcBorders>
              <w:top w:val="single" w:sz="4" w:space="0" w:color="auto"/>
            </w:tcBorders>
          </w:tcPr>
          <w:p w14:paraId="642558D9" w14:textId="2B9982F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Predicted/ relevant Property</w:t>
            </w:r>
          </w:p>
        </w:tc>
        <w:tc>
          <w:tcPr>
            <w:tcW w:w="990" w:type="dxa"/>
            <w:tcBorders>
              <w:top w:val="single" w:sz="4" w:space="0" w:color="auto"/>
            </w:tcBorders>
          </w:tcPr>
          <w:p w14:paraId="07CE5FAB"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Neural Network Model</w:t>
            </w:r>
          </w:p>
        </w:tc>
      </w:tr>
      <w:tr w:rsidR="004C51C8" w:rsidRPr="00586C90" w14:paraId="5D59401D" w14:textId="77777777" w:rsidTr="004C5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42938CE" w14:textId="5090092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 and zinc</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D6662D">
              <w:rPr>
                <w:rFonts w:ascii="Times New Roman" w:hAnsi="Times New Roman" w:cs="Times New Roman"/>
                <w:b w:val="0"/>
                <w:bCs w:val="0"/>
                <w:sz w:val="20"/>
                <w:szCs w:val="20"/>
                <w:rPrChange w:id="64"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2" w:tooltip="Cai, 1999 #491" w:history="1">
              <w:r w:rsidR="00671DCC" w:rsidRPr="00671DCC">
                <w:rPr>
                  <w:rFonts w:ascii="Times New Roman" w:hAnsi="Times New Roman" w:cs="Times New Roman"/>
                  <w:noProof/>
                  <w:sz w:val="20"/>
                  <w:szCs w:val="20"/>
                </w:rPr>
                <w:t>42</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3C74E54B" w14:textId="2AABB7C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5" w:author="Thike" w:date="2019-07-07T18:34:00Z">
              <w:r w:rsidRPr="00525427" w:rsidDel="00983AF8">
                <w:rPr>
                  <w:rFonts w:ascii="Times New Roman" w:hAnsi="Times New Roman" w:cs="Times New Roman"/>
                  <w:sz w:val="20"/>
                  <w:szCs w:val="20"/>
                </w:rPr>
                <w:delText>I</w:delText>
              </w:r>
            </w:del>
            <w:ins w:id="66" w:author="Thike" w:date="2019-07-07T18:34:00Z">
              <w:r>
                <w:rPr>
                  <w:rFonts w:ascii="Times New Roman" w:hAnsi="Times New Roman" w:cs="Times New Roman"/>
                  <w:sz w:val="20"/>
                  <w:szCs w:val="20"/>
                </w:rPr>
                <w:t>i</w:t>
              </w:r>
            </w:ins>
            <w:r w:rsidRPr="00586C90">
              <w:rPr>
                <w:rFonts w:ascii="Times New Roman" w:hAnsi="Times New Roman" w:cs="Times New Roman"/>
                <w:sz w:val="20"/>
                <w:szCs w:val="20"/>
                <w:rPrChange w:id="67" w:author="Thike" w:date="2019-07-03T16:51:00Z">
                  <w:rPr>
                    <w:rFonts w:ascii="Times New Roman" w:hAnsi="Times New Roman" w:cs="Times New Roman"/>
                    <w:color w:val="FF0000"/>
                    <w:sz w:val="20"/>
                    <w:szCs w:val="20"/>
                  </w:rPr>
                </w:rPrChange>
              </w:rPr>
              <w:t>ndustrial</w:t>
            </w:r>
            <w:ins w:id="68" w:author="Thike" w:date="2019-07-07T05:29:00Z">
              <w:r>
                <w:rPr>
                  <w:rFonts w:ascii="Times New Roman" w:hAnsi="Times New Roman" w:cs="Times New Roman"/>
                  <w:sz w:val="20"/>
                  <w:szCs w:val="20"/>
                </w:rPr>
                <w:t xml:space="preserve"> applications</w:t>
              </w:r>
            </w:ins>
          </w:p>
        </w:tc>
        <w:tc>
          <w:tcPr>
            <w:tcW w:w="1440" w:type="dxa"/>
            <w:shd w:val="clear" w:color="auto" w:fill="FFFFFF"/>
          </w:tcPr>
          <w:p w14:paraId="3B5C7524" w14:textId="46A90289" w:rsidR="00983AF8" w:rsidRPr="00525427"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9" w:author="Thike" w:date="2019-07-07T18:34:00Z">
              <w:r w:rsidRPr="00586C90">
                <w:rPr>
                  <w:rFonts w:ascii="Times New Roman" w:hAnsi="Times New Roman" w:cs="Times New Roman"/>
                  <w:sz w:val="20"/>
                  <w:szCs w:val="20"/>
                </w:rPr>
                <w:t>atmospheric environment</w:t>
              </w:r>
            </w:ins>
          </w:p>
        </w:tc>
        <w:tc>
          <w:tcPr>
            <w:tcW w:w="1260" w:type="dxa"/>
            <w:shd w:val="clear" w:color="auto" w:fill="FFFFFF"/>
          </w:tcPr>
          <w:p w14:paraId="6B8D3966" w14:textId="20A0294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0" w:author="Thike" w:date="2019-07-03T16:39:00Z">
              <w:r w:rsidRPr="00586C90">
                <w:rPr>
                  <w:rFonts w:ascii="Times New Roman" w:hAnsi="Times New Roman" w:cs="Times New Roman"/>
                  <w:sz w:val="20"/>
                  <w:szCs w:val="20"/>
                  <w:rPrChange w:id="71" w:author="Thike" w:date="2019-07-03T16:51:00Z">
                    <w:rPr>
                      <w:rFonts w:ascii="Times New Roman" w:hAnsi="Times New Roman" w:cs="Times New Roman"/>
                      <w:sz w:val="24"/>
                      <w:szCs w:val="28"/>
                    </w:rPr>
                  </w:rPrChange>
                </w:rPr>
                <w:t>T</w:t>
              </w:r>
            </w:ins>
            <w:del w:id="72" w:author="Thike" w:date="2019-07-03T16:39: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del w:id="73" w:author="Thike" w:date="2019-07-03T16:44:00Z">
              <w:r w:rsidRPr="00586C90" w:rsidDel="006C681F">
                <w:rPr>
                  <w:rFonts w:ascii="Times New Roman" w:hAnsi="Times New Roman" w:cs="Times New Roman"/>
                  <w:sz w:val="20"/>
                  <w:szCs w:val="20"/>
                  <w:rPrChange w:id="74" w:author="Thike" w:date="2019-07-03T16:51:00Z">
                    <w:rPr>
                      <w:rFonts w:ascii="Times New Roman" w:hAnsi="Times New Roman" w:cs="Times New Roman"/>
                      <w:color w:val="FF0000"/>
                      <w:sz w:val="20"/>
                      <w:szCs w:val="20"/>
                    </w:rPr>
                  </w:rPrChange>
                </w:rPr>
                <w:delText xml:space="preserve">time of wetness </w:delText>
              </w:r>
            </w:del>
            <w:r w:rsidRPr="00586C90">
              <w:rPr>
                <w:rFonts w:ascii="Times New Roman" w:hAnsi="Times New Roman" w:cs="Times New Roman"/>
                <w:sz w:val="20"/>
                <w:szCs w:val="20"/>
              </w:rPr>
              <w:t xml:space="preserve">TOW, </w:t>
            </w:r>
            <w:r w:rsidRPr="00054AC8">
              <w:rPr>
                <w:rFonts w:ascii="Times New Roman" w:hAnsi="Times New Roman" w:cs="Times New Roman"/>
                <w:sz w:val="20"/>
                <w:szCs w:val="20"/>
              </w:rPr>
              <w:t xml:space="preserve">exposure time, </w:t>
            </w:r>
            <w:ins w:id="75" w:author="Thike" w:date="2019-07-03T17:20: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76" w:author="Thike" w:date="2019-07-03T17:20:00Z">
              <w:r w:rsidRPr="00586C90" w:rsidDel="00DD2788">
                <w:rPr>
                  <w:rFonts w:ascii="Times New Roman" w:hAnsi="Times New Roman" w:cs="Times New Roman"/>
                  <w:sz w:val="20"/>
                  <w:szCs w:val="20"/>
                  <w:rPrChange w:id="77" w:author="Thike" w:date="2019-07-03T16:51:00Z">
                    <w:rPr>
                      <w:rFonts w:ascii="Times New Roman" w:hAnsi="Times New Roman" w:cs="Times New Roman"/>
                      <w:color w:val="FF0000"/>
                      <w:sz w:val="20"/>
                      <w:szCs w:val="20"/>
                    </w:rPr>
                  </w:rPrChange>
                </w:rPr>
                <w:delText>Sulphur dioxide</w:delText>
              </w:r>
            </w:del>
            <w:r w:rsidRPr="00586C90">
              <w:rPr>
                <w:rFonts w:ascii="Times New Roman" w:hAnsi="Times New Roman" w:cs="Times New Roman"/>
                <w:sz w:val="20"/>
                <w:szCs w:val="20"/>
                <w:rPrChange w:id="78" w:author="Thike" w:date="2019-07-03T16:51:00Z">
                  <w:rPr>
                    <w:rFonts w:ascii="Times New Roman" w:hAnsi="Times New Roman" w:cs="Times New Roman"/>
                    <w:color w:val="FF0000"/>
                    <w:sz w:val="20"/>
                    <w:szCs w:val="20"/>
                  </w:rPr>
                </w:rPrChange>
              </w:rPr>
              <w:t xml:space="preserve"> </w:t>
            </w:r>
            <w:del w:id="79" w:author="Thike" w:date="2019-07-05T02:48:00Z">
              <w:r w:rsidRPr="00586C90" w:rsidDel="0090276E">
                <w:rPr>
                  <w:rFonts w:ascii="Times New Roman" w:hAnsi="Times New Roman" w:cs="Times New Roman"/>
                  <w:sz w:val="20"/>
                  <w:szCs w:val="20"/>
                  <w:rPrChange w:id="80" w:author="Thike" w:date="2019-07-03T16:51:00Z">
                    <w:rPr>
                      <w:rFonts w:ascii="Times New Roman" w:hAnsi="Times New Roman" w:cs="Times New Roman"/>
                      <w:color w:val="FF0000"/>
                      <w:sz w:val="20"/>
                      <w:szCs w:val="20"/>
                    </w:rPr>
                  </w:rPrChange>
                </w:rPr>
                <w:delText>concentration</w:delText>
              </w:r>
              <w:r w:rsidRPr="00586C90" w:rsidDel="0090276E">
                <w:rPr>
                  <w:rFonts w:ascii="Times New Roman" w:hAnsi="Times New Roman" w:cs="Times New Roman"/>
                  <w:sz w:val="20"/>
                  <w:szCs w:val="20"/>
                </w:rPr>
                <w:delText xml:space="preserve"> </w:delText>
              </w:r>
            </w:del>
            <w:r w:rsidRPr="00586C90">
              <w:rPr>
                <w:rFonts w:ascii="Times New Roman" w:hAnsi="Times New Roman" w:cs="Times New Roman"/>
                <w:sz w:val="20"/>
                <w:szCs w:val="20"/>
              </w:rPr>
              <w:t xml:space="preserve">and </w:t>
            </w:r>
            <w:ins w:id="81" w:author="Thike" w:date="2019-07-04T15:23:00Z">
              <w:r w:rsidRPr="007F799A">
                <w:rPr>
                  <w:rFonts w:ascii="Times New Roman" w:hAnsi="Times New Roman" w:cs="Times New Roman"/>
                  <w:sz w:val="20"/>
                  <w:szCs w:val="20"/>
                </w:rPr>
                <w:t>Cl</w:t>
              </w:r>
              <w:r w:rsidRPr="007F799A">
                <w:rPr>
                  <w:rFonts w:ascii="Times New Roman" w:hAnsi="Times New Roman" w:cs="Times New Roman"/>
                  <w:sz w:val="20"/>
                  <w:szCs w:val="20"/>
                  <w:vertAlign w:val="superscript"/>
                </w:rPr>
                <w:t>-</w:t>
              </w:r>
            </w:ins>
            <w:del w:id="82" w:author="Thike" w:date="2019-07-04T15:23:00Z">
              <w:r w:rsidRPr="00586C90" w:rsidDel="007F799A">
                <w:rPr>
                  <w:rFonts w:ascii="Times New Roman" w:hAnsi="Times New Roman" w:cs="Times New Roman"/>
                  <w:sz w:val="20"/>
                  <w:szCs w:val="20"/>
                  <w:rPrChange w:id="83" w:author="Thike" w:date="2019-07-03T16:51:00Z">
                    <w:rPr>
                      <w:rFonts w:ascii="Times New Roman" w:hAnsi="Times New Roman" w:cs="Times New Roman"/>
                      <w:color w:val="FF0000"/>
                      <w:sz w:val="20"/>
                      <w:szCs w:val="20"/>
                    </w:rPr>
                  </w:rPrChange>
                </w:rPr>
                <w:delText xml:space="preserve">chloride </w:delText>
              </w:r>
            </w:del>
            <w:del w:id="84" w:author="Thike" w:date="2019-07-05T02:48:00Z">
              <w:r w:rsidRPr="00586C90" w:rsidDel="0090276E">
                <w:rPr>
                  <w:rFonts w:ascii="Times New Roman" w:hAnsi="Times New Roman" w:cs="Times New Roman"/>
                  <w:sz w:val="20"/>
                  <w:szCs w:val="20"/>
                  <w:rPrChange w:id="85" w:author="Thike" w:date="2019-07-03T16:51:00Z">
                    <w:rPr>
                      <w:rFonts w:ascii="Times New Roman" w:hAnsi="Times New Roman" w:cs="Times New Roman"/>
                      <w:color w:val="FF0000"/>
                      <w:sz w:val="20"/>
                      <w:szCs w:val="20"/>
                    </w:rPr>
                  </w:rPrChange>
                </w:rPr>
                <w:delText>concentration</w:delText>
              </w:r>
            </w:del>
          </w:p>
        </w:tc>
        <w:tc>
          <w:tcPr>
            <w:tcW w:w="1170" w:type="dxa"/>
            <w:shd w:val="clear" w:color="auto" w:fill="FFFFFF"/>
          </w:tcPr>
          <w:p w14:paraId="23DFDF0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080" w:type="dxa"/>
            <w:shd w:val="clear" w:color="auto" w:fill="FFFFFF"/>
          </w:tcPr>
          <w:p w14:paraId="5E7B51B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depth</w:t>
            </w:r>
          </w:p>
        </w:tc>
        <w:tc>
          <w:tcPr>
            <w:tcW w:w="1170" w:type="dxa"/>
            <w:shd w:val="clear" w:color="auto" w:fill="FFFFFF"/>
          </w:tcPr>
          <w:p w14:paraId="3BFB2C08"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2DD4F21E" w14:textId="0D9DB0E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6" w:author="Thike" w:date="2019-07-03T16:28:00Z">
              <w:r w:rsidRPr="00586C90">
                <w:rPr>
                  <w:rFonts w:ascii="Times New Roman" w:hAnsi="Times New Roman" w:cs="Times New Roman"/>
                  <w:sz w:val="20"/>
                  <w:szCs w:val="20"/>
                  <w:rPrChange w:id="87" w:author="Thike" w:date="2019-07-03T16:51:00Z">
                    <w:rPr>
                      <w:rFonts w:ascii="Times New Roman" w:hAnsi="Times New Roman" w:cs="Times New Roman"/>
                      <w:sz w:val="24"/>
                      <w:szCs w:val="28"/>
                    </w:rPr>
                  </w:rPrChange>
                </w:rPr>
                <w:t>MLP</w:t>
              </w:r>
            </w:ins>
            <w:del w:id="88" w:author="Thike" w:date="2019-07-03T16:28:00Z">
              <w:r w:rsidRPr="00586C90" w:rsidDel="002A082C">
                <w:rPr>
                  <w:rFonts w:ascii="Times New Roman" w:hAnsi="Times New Roman" w:cs="Times New Roman"/>
                  <w:sz w:val="20"/>
                  <w:szCs w:val="20"/>
                  <w:rPrChange w:id="89" w:author="Thike" w:date="2019-07-03T16:51:00Z">
                    <w:rPr>
                      <w:rFonts w:ascii="Times New Roman" w:hAnsi="Times New Roman" w:cs="Times New Roman"/>
                      <w:color w:val="FF0000"/>
                      <w:sz w:val="20"/>
                      <w:szCs w:val="20"/>
                    </w:rPr>
                  </w:rPrChange>
                </w:rPr>
                <w:delText>multilayer perceptron</w:delText>
              </w:r>
            </w:del>
          </w:p>
        </w:tc>
      </w:tr>
      <w:tr w:rsidR="004C51C8" w:rsidRPr="00586C90" w14:paraId="248C714E" w14:textId="77777777" w:rsidTr="004C51C8">
        <w:tc>
          <w:tcPr>
            <w:cnfStyle w:val="001000000000" w:firstRow="0" w:lastRow="0" w:firstColumn="1" w:lastColumn="0" w:oddVBand="0" w:evenVBand="0" w:oddHBand="0" w:evenHBand="0" w:firstRowFirstColumn="0" w:firstRowLastColumn="0" w:lastRowFirstColumn="0" w:lastRowLastColumn="0"/>
            <w:tcW w:w="1080" w:type="dxa"/>
          </w:tcPr>
          <w:p w14:paraId="43FD82DC" w14:textId="617F3648"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304 Stainless 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D6662D">
              <w:rPr>
                <w:rFonts w:ascii="Times New Roman" w:hAnsi="Times New Roman" w:cs="Times New Roman"/>
                <w:b w:val="0"/>
                <w:bCs w:val="0"/>
                <w:sz w:val="20"/>
                <w:szCs w:val="20"/>
                <w:rPrChange w:id="90"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4" w:tooltip="Lajevardi, 2009 #452" w:history="1">
              <w:r w:rsidR="00671DCC" w:rsidRPr="00671DCC">
                <w:rPr>
                  <w:rFonts w:ascii="Times New Roman" w:hAnsi="Times New Roman" w:cs="Times New Roman"/>
                  <w:noProof/>
                  <w:sz w:val="20"/>
                  <w:szCs w:val="20"/>
                </w:rPr>
                <w:t>24</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tcPr>
          <w:p w14:paraId="6F920218" w14:textId="1981D4A8" w:rsidR="00983AF8" w:rsidRPr="00586C90" w:rsidDel="009A6D1A" w:rsidRDefault="00983AF8" w:rsidP="00983AF8">
            <w:pPr>
              <w:widowControl w:val="0"/>
              <w:cnfStyle w:val="000000000000" w:firstRow="0" w:lastRow="0" w:firstColumn="0" w:lastColumn="0" w:oddVBand="0" w:evenVBand="0" w:oddHBand="0" w:evenHBand="0" w:firstRowFirstColumn="0" w:firstRowLastColumn="0" w:lastRowFirstColumn="0" w:lastRowLastColumn="0"/>
              <w:rPr>
                <w:del w:id="91" w:author="Thike" w:date="2019-07-07T16:24:00Z"/>
                <w:rFonts w:ascii="Times New Roman" w:hAnsi="Times New Roman" w:cs="Times New Roman"/>
                <w:sz w:val="20"/>
                <w:szCs w:val="20"/>
                <w:rPrChange w:id="92" w:author="Thike" w:date="2019-07-03T16:51:00Z">
                  <w:rPr>
                    <w:del w:id="93" w:author="Thike" w:date="2019-07-07T16:24:00Z"/>
                    <w:rFonts w:ascii="Times New Roman" w:hAnsi="Times New Roman" w:cs="Times New Roman"/>
                    <w:color w:val="FF0000"/>
                    <w:sz w:val="20"/>
                    <w:szCs w:val="20"/>
                  </w:rPr>
                </w:rPrChange>
              </w:rPr>
            </w:pPr>
            <w:ins w:id="94" w:author="Thike" w:date="2019-07-07T18:34:00Z">
              <w:r>
                <w:rPr>
                  <w:rFonts w:ascii="Times New Roman" w:hAnsi="Times New Roman" w:cs="Times New Roman"/>
                  <w:sz w:val="20"/>
                  <w:szCs w:val="20"/>
                </w:rPr>
                <w:t>i</w:t>
              </w:r>
            </w:ins>
            <w:ins w:id="95" w:author="Thike" w:date="2019-07-07T16:24:00Z">
              <w:r w:rsidRPr="00D83938">
                <w:rPr>
                  <w:rFonts w:ascii="Times New Roman" w:hAnsi="Times New Roman" w:cs="Times New Roman"/>
                  <w:sz w:val="20"/>
                  <w:szCs w:val="20"/>
                </w:rPr>
                <w:t>ndustrial</w:t>
              </w:r>
              <w:r>
                <w:rPr>
                  <w:rFonts w:ascii="Times New Roman" w:hAnsi="Times New Roman" w:cs="Times New Roman"/>
                  <w:sz w:val="20"/>
                  <w:szCs w:val="20"/>
                </w:rPr>
                <w:t xml:space="preserve"> applications</w:t>
              </w:r>
              <w:r w:rsidRPr="00525427" w:rsidDel="009A6D1A">
                <w:rPr>
                  <w:rFonts w:ascii="Times New Roman" w:hAnsi="Times New Roman" w:cs="Times New Roman"/>
                  <w:sz w:val="20"/>
                  <w:szCs w:val="20"/>
                  <w:highlight w:val="yellow"/>
                </w:rPr>
                <w:t xml:space="preserve"> </w:t>
              </w:r>
            </w:ins>
            <w:del w:id="96" w:author="Thike" w:date="2019-07-07T16:24:00Z">
              <w:r w:rsidRPr="005D6B22" w:rsidDel="009A6D1A">
                <w:rPr>
                  <w:rFonts w:ascii="Times New Roman" w:hAnsi="Times New Roman" w:cs="Times New Roman"/>
                  <w:sz w:val="20"/>
                  <w:szCs w:val="20"/>
                  <w:highlight w:val="yellow"/>
                  <w:rPrChange w:id="97" w:author="Thike" w:date="2019-07-06T04:47:00Z">
                    <w:rPr>
                      <w:rFonts w:ascii="Times New Roman" w:hAnsi="Times New Roman" w:cs="Times New Roman"/>
                      <w:color w:val="FF0000"/>
                      <w:sz w:val="20"/>
                      <w:szCs w:val="20"/>
                    </w:rPr>
                  </w:rPrChange>
                </w:rPr>
                <w:delText>aqueous chloride solution</w:delText>
              </w:r>
            </w:del>
          </w:p>
          <w:p w14:paraId="4F673A3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tcPr>
          <w:p w14:paraId="4CFDC310" w14:textId="480E7B6D" w:rsidR="00983AF8" w:rsidRPr="00525427" w:rsidRDefault="00396F1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8" w:author="Thike" w:date="2019-07-07T18:39:00Z">
              <w:r w:rsidRPr="00396F14">
                <w:rPr>
                  <w:rFonts w:ascii="Times New Roman" w:hAnsi="Times New Roman" w:cs="Times New Roman"/>
                  <w:sz w:val="20"/>
                  <w:szCs w:val="20"/>
                </w:rPr>
                <w:lastRenderedPageBreak/>
                <w:t>aqueous chloride solution</w:t>
              </w:r>
            </w:ins>
          </w:p>
        </w:tc>
        <w:tc>
          <w:tcPr>
            <w:tcW w:w="1260" w:type="dxa"/>
          </w:tcPr>
          <w:p w14:paraId="46306429" w14:textId="6506B294"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9" w:author="Thike" w:date="2019-07-03T16:40:00Z">
              <w:r w:rsidRPr="00586C90">
                <w:rPr>
                  <w:rFonts w:ascii="Times New Roman" w:hAnsi="Times New Roman" w:cs="Times New Roman"/>
                  <w:sz w:val="20"/>
                  <w:szCs w:val="20"/>
                  <w:rPrChange w:id="100" w:author="Thike" w:date="2019-07-03T16:51:00Z">
                    <w:rPr>
                      <w:rFonts w:ascii="Times New Roman" w:hAnsi="Times New Roman" w:cs="Times New Roman"/>
                      <w:sz w:val="24"/>
                      <w:szCs w:val="28"/>
                    </w:rPr>
                  </w:rPrChange>
                </w:rPr>
                <w:t>T</w:t>
              </w:r>
            </w:ins>
            <w:del w:id="101" w:author="Thike" w:date="2019-07-03T16:40: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102" w:author="Thike" w:date="2019-07-03T15:29:00Z">
              <w:r w:rsidRPr="00586C90">
                <w:rPr>
                  <w:rFonts w:ascii="Times New Roman" w:hAnsi="Times New Roman" w:cs="Times New Roman"/>
                  <w:sz w:val="20"/>
                  <w:szCs w:val="20"/>
                  <w:rPrChange w:id="103" w:author="Thike" w:date="2019-07-03T16:51:00Z">
                    <w:rPr>
                      <w:rFonts w:ascii="Times New Roman" w:hAnsi="Times New Roman" w:cs="Times New Roman"/>
                      <w:sz w:val="24"/>
                      <w:szCs w:val="28"/>
                    </w:rPr>
                  </w:rPrChange>
                </w:rPr>
                <w:t>Cl</w:t>
              </w:r>
              <w:r w:rsidRPr="00586C90">
                <w:rPr>
                  <w:rFonts w:ascii="Times New Roman" w:hAnsi="Times New Roman" w:cs="Times New Roman"/>
                  <w:sz w:val="20"/>
                  <w:szCs w:val="20"/>
                  <w:vertAlign w:val="superscript"/>
                  <w:rPrChange w:id="104" w:author="Thike" w:date="2019-07-03T16:51:00Z">
                    <w:rPr>
                      <w:rFonts w:ascii="Times New Roman" w:hAnsi="Times New Roman" w:cs="Times New Roman"/>
                      <w:sz w:val="24"/>
                      <w:szCs w:val="28"/>
                      <w:vertAlign w:val="superscript"/>
                    </w:rPr>
                  </w:rPrChange>
                </w:rPr>
                <w:t>-</w:t>
              </w:r>
            </w:ins>
            <w:del w:id="105" w:author="Thike" w:date="2019-07-03T15:29:00Z">
              <w:r w:rsidRPr="00586C90" w:rsidDel="009473D0">
                <w:rPr>
                  <w:rFonts w:ascii="Times New Roman" w:hAnsi="Times New Roman" w:cs="Times New Roman"/>
                  <w:sz w:val="20"/>
                  <w:szCs w:val="20"/>
                </w:rPr>
                <w:delText xml:space="preserve">Chloride ions concentrations </w:delText>
              </w:r>
            </w:del>
            <w:ins w:id="106" w:author="Thike" w:date="2019-07-03T15:29:00Z">
              <w:r w:rsidRPr="00586C90">
                <w:rPr>
                  <w:rFonts w:ascii="Times New Roman" w:hAnsi="Times New Roman" w:cs="Times New Roman"/>
                  <w:sz w:val="20"/>
                  <w:szCs w:val="20"/>
                </w:rPr>
                <w:t xml:space="preserve"> </w:t>
              </w:r>
            </w:ins>
            <w:r w:rsidRPr="00586C90">
              <w:rPr>
                <w:rFonts w:ascii="Times New Roman" w:hAnsi="Times New Roman" w:cs="Times New Roman"/>
                <w:sz w:val="20"/>
                <w:szCs w:val="20"/>
              </w:rPr>
              <w:t xml:space="preserve">and </w:t>
            </w:r>
            <w:ins w:id="107" w:author="Thike" w:date="2019-07-03T16:35:00Z">
              <w:r w:rsidRPr="00586C90">
                <w:rPr>
                  <w:rFonts w:ascii="Times New Roman" w:hAnsi="Times New Roman" w:cs="Times New Roman"/>
                  <w:sz w:val="20"/>
                  <w:szCs w:val="20"/>
                  <w:rPrChange w:id="108" w:author="Thike" w:date="2019-07-03T16:51:00Z">
                    <w:rPr>
                      <w:rFonts w:ascii="Times New Roman" w:hAnsi="Times New Roman" w:cs="Times New Roman"/>
                      <w:sz w:val="24"/>
                      <w:szCs w:val="28"/>
                    </w:rPr>
                  </w:rPrChange>
                </w:rPr>
                <w:lastRenderedPageBreak/>
                <w:t>P</w:t>
              </w:r>
            </w:ins>
            <w:del w:id="109" w:author="Thike" w:date="2019-07-03T16:35:00Z">
              <w:r w:rsidRPr="00586C90" w:rsidDel="00990898">
                <w:rPr>
                  <w:rFonts w:ascii="Times New Roman" w:hAnsi="Times New Roman" w:cs="Times New Roman"/>
                  <w:sz w:val="20"/>
                  <w:szCs w:val="20"/>
                  <w:rPrChange w:id="110" w:author="Thike" w:date="2019-07-03T16:51:00Z">
                    <w:rPr>
                      <w:rFonts w:ascii="Times New Roman" w:hAnsi="Times New Roman" w:cs="Times New Roman"/>
                      <w:color w:val="FF0000"/>
                      <w:sz w:val="20"/>
                      <w:szCs w:val="20"/>
                    </w:rPr>
                  </w:rPrChange>
                </w:rPr>
                <w:delText>applied stress(P)</w:delText>
              </w:r>
            </w:del>
          </w:p>
        </w:tc>
        <w:tc>
          <w:tcPr>
            <w:tcW w:w="1170" w:type="dxa"/>
          </w:tcPr>
          <w:p w14:paraId="497F441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sigmoid</w:t>
            </w:r>
          </w:p>
        </w:tc>
        <w:tc>
          <w:tcPr>
            <w:tcW w:w="1080" w:type="dxa"/>
          </w:tcPr>
          <w:p w14:paraId="32654130" w14:textId="4394162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of failure as a result of </w:t>
            </w:r>
            <w:del w:id="111" w:author="Thike" w:date="2019-07-05T02:59:00Z">
              <w:r w:rsidRPr="00586C90" w:rsidDel="007F48C1">
                <w:rPr>
                  <w:rFonts w:ascii="Times New Roman" w:hAnsi="Times New Roman" w:cs="Times New Roman"/>
                  <w:sz w:val="20"/>
                  <w:szCs w:val="20"/>
                </w:rPr>
                <w:delText>stress corrosion cracking</w:delText>
              </w:r>
            </w:del>
            <w:ins w:id="112" w:author="Thike" w:date="2019-07-05T02:59:00Z">
              <w:r w:rsidRPr="007F48C1">
                <w:rPr>
                  <w:rFonts w:ascii="Times New Roman" w:hAnsi="Times New Roman" w:cs="Times New Roman"/>
                  <w:sz w:val="20"/>
                  <w:szCs w:val="20"/>
                </w:rPr>
                <w:t>S</w:t>
              </w:r>
              <w:r w:rsidRPr="007F48C1">
                <w:rPr>
                  <w:rFonts w:ascii="Times New Roman" w:hAnsi="Times New Roman" w:cs="Times New Roman"/>
                  <w:sz w:val="20"/>
                  <w:szCs w:val="20"/>
                </w:rPr>
                <w:lastRenderedPageBreak/>
                <w:t>CC</w:t>
              </w:r>
            </w:ins>
          </w:p>
        </w:tc>
        <w:tc>
          <w:tcPr>
            <w:tcW w:w="1170" w:type="dxa"/>
          </w:tcPr>
          <w:p w14:paraId="7182A5C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mechanical</w:t>
            </w:r>
          </w:p>
        </w:tc>
        <w:tc>
          <w:tcPr>
            <w:tcW w:w="990" w:type="dxa"/>
          </w:tcPr>
          <w:p w14:paraId="3C1FA1BC" w14:textId="35C8FA0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13" w:author="Thike" w:date="2019-07-03T16:29:00Z">
              <w:r w:rsidRPr="00586C90">
                <w:rPr>
                  <w:rFonts w:ascii="Times New Roman" w:hAnsi="Times New Roman" w:cs="Times New Roman"/>
                  <w:sz w:val="20"/>
                  <w:szCs w:val="20"/>
                  <w:rPrChange w:id="114" w:author="Thike" w:date="2019-07-03T16:51:00Z">
                    <w:rPr>
                      <w:rFonts w:ascii="Times New Roman" w:hAnsi="Times New Roman" w:cs="Times New Roman"/>
                      <w:sz w:val="24"/>
                      <w:szCs w:val="28"/>
                    </w:rPr>
                  </w:rPrChange>
                </w:rPr>
                <w:t>MLP</w:t>
              </w:r>
            </w:ins>
            <w:del w:id="115" w:author="Thike" w:date="2019-07-03T16:29:00Z">
              <w:r w:rsidRPr="00586C90" w:rsidDel="00990898">
                <w:rPr>
                  <w:rFonts w:ascii="Times New Roman" w:hAnsi="Times New Roman" w:cs="Times New Roman"/>
                  <w:sz w:val="20"/>
                  <w:szCs w:val="20"/>
                </w:rPr>
                <w:delText xml:space="preserve">multilayer perceptron </w:delText>
              </w:r>
            </w:del>
          </w:p>
        </w:tc>
      </w:tr>
      <w:tr w:rsidR="004C51C8" w:rsidRPr="00586C90" w14:paraId="2A2871D5" w14:textId="77777777" w:rsidTr="004C5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AE3862B" w14:textId="5224D884"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 low carbon steel, copper</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D6662D">
              <w:rPr>
                <w:rFonts w:ascii="Times New Roman" w:hAnsi="Times New Roman" w:cs="Times New Roman"/>
                <w:b w:val="0"/>
                <w:bCs w:val="0"/>
                <w:sz w:val="20"/>
                <w:szCs w:val="20"/>
                <w:rPrChange w:id="116"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3" w:tooltip="Kenny, 2009 #489" w:history="1">
              <w:r w:rsidR="00671DCC" w:rsidRPr="00671DCC">
                <w:rPr>
                  <w:rFonts w:ascii="Times New Roman" w:hAnsi="Times New Roman" w:cs="Times New Roman"/>
                  <w:noProof/>
                  <w:sz w:val="20"/>
                  <w:szCs w:val="20"/>
                </w:rPr>
                <w:t>23</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459EE86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117" w:author="Thike" w:date="2019-07-03T16:51:00Z">
                  <w:rPr>
                    <w:rFonts w:ascii="Times New Roman" w:hAnsi="Times New Roman" w:cs="Times New Roman"/>
                    <w:color w:val="FF0000"/>
                    <w:sz w:val="20"/>
                    <w:szCs w:val="20"/>
                  </w:rPr>
                </w:rPrChange>
              </w:rPr>
              <w:t>distribution and transmission electric energy lines</w:t>
            </w:r>
          </w:p>
        </w:tc>
        <w:tc>
          <w:tcPr>
            <w:tcW w:w="1440" w:type="dxa"/>
            <w:shd w:val="clear" w:color="auto" w:fill="FFFFFF"/>
          </w:tcPr>
          <w:p w14:paraId="7CDFCF18" w14:textId="63DB7C7F" w:rsidR="00983AF8" w:rsidRPr="00525427" w:rsidRDefault="00553DA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18" w:author="Thike" w:date="2019-07-07T18:43:00Z">
              <w:r w:rsidRPr="00586C90">
                <w:rPr>
                  <w:rFonts w:ascii="Times New Roman" w:hAnsi="Times New Roman" w:cs="Times New Roman"/>
                  <w:sz w:val="20"/>
                  <w:szCs w:val="20"/>
                </w:rPr>
                <w:t>atmospheric environment</w:t>
              </w:r>
            </w:ins>
          </w:p>
        </w:tc>
        <w:tc>
          <w:tcPr>
            <w:tcW w:w="1260" w:type="dxa"/>
            <w:shd w:val="clear" w:color="auto" w:fill="FFFFFF"/>
          </w:tcPr>
          <w:p w14:paraId="7C459306" w14:textId="3E311AD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119" w:author="Thike" w:date="2019-07-03T16:51:00Z">
                  <w:rPr>
                    <w:rFonts w:ascii="Times New Roman" w:hAnsi="Times New Roman" w:cs="Times New Roman"/>
                    <w:color w:val="FF0000"/>
                    <w:sz w:val="20"/>
                    <w:szCs w:val="20"/>
                  </w:rPr>
                </w:rPrChange>
              </w:rPr>
              <w:t>environmental parameters(</w:t>
            </w:r>
            <w:ins w:id="120" w:author="Thike" w:date="2019-07-04T18:09:00Z">
              <w:r w:rsidRPr="00054AC8">
                <w:rPr>
                  <w:rFonts w:ascii="Times New Roman" w:hAnsi="Times New Roman" w:cs="Times New Roman"/>
                  <w:sz w:val="20"/>
                  <w:szCs w:val="20"/>
                </w:rPr>
                <w:t>exposure time</w:t>
              </w:r>
            </w:ins>
            <w:del w:id="121" w:author="Thike" w:date="2019-07-04T18:09:00Z">
              <w:r w:rsidRPr="00586C90" w:rsidDel="00054AC8">
                <w:rPr>
                  <w:rFonts w:ascii="Times New Roman" w:hAnsi="Times New Roman" w:cs="Times New Roman" w:hint="eastAsia"/>
                  <w:sz w:val="20"/>
                  <w:szCs w:val="20"/>
                  <w:rPrChange w:id="122" w:author="Thike" w:date="2019-07-03T16:51:00Z">
                    <w:rPr>
                      <w:rFonts w:ascii="AdvGulliv-R" w:hAnsi="AdvGulliv-R" w:hint="eastAsia"/>
                      <w:color w:val="000000"/>
                      <w:sz w:val="16"/>
                      <w:szCs w:val="16"/>
                    </w:rPr>
                  </w:rPrChange>
                </w:rPr>
                <w:delText>time of exposure</w:delText>
              </w:r>
            </w:del>
            <w:r w:rsidRPr="00586C90">
              <w:rPr>
                <w:rFonts w:ascii="Times New Roman" w:hAnsi="Times New Roman" w:cs="Times New Roman" w:hint="eastAsia"/>
                <w:sz w:val="20"/>
                <w:szCs w:val="20"/>
                <w:rPrChange w:id="123" w:author="Thike" w:date="2019-07-03T16:51:00Z">
                  <w:rPr>
                    <w:rFonts w:ascii="AdvGulliv-R" w:hAnsi="AdvGulliv-R" w:hint="eastAsia"/>
                    <w:color w:val="000000"/>
                    <w:sz w:val="16"/>
                    <w:szCs w:val="16"/>
                  </w:rPr>
                </w:rPrChange>
              </w:rPr>
              <w:t xml:space="preserve">, </w:t>
            </w:r>
            <w:ins w:id="124" w:author="Thike" w:date="2019-07-03T16:40:00Z">
              <w:r w:rsidRPr="00586C90">
                <w:rPr>
                  <w:rFonts w:ascii="Times New Roman" w:hAnsi="Times New Roman" w:cs="Times New Roman"/>
                  <w:sz w:val="20"/>
                  <w:szCs w:val="20"/>
                  <w:rPrChange w:id="125" w:author="Thike" w:date="2019-07-03T16:51:00Z">
                    <w:rPr>
                      <w:rFonts w:ascii="Times New Roman" w:hAnsi="Times New Roman" w:cs="Times New Roman"/>
                      <w:sz w:val="24"/>
                      <w:szCs w:val="28"/>
                    </w:rPr>
                  </w:rPrChange>
                </w:rPr>
                <w:t>T</w:t>
              </w:r>
            </w:ins>
            <w:del w:id="126" w:author="Thike" w:date="2019-07-03T16:40:00Z">
              <w:r w:rsidRPr="00586C90" w:rsidDel="006C681F">
                <w:rPr>
                  <w:rFonts w:ascii="Times New Roman" w:hAnsi="Times New Roman" w:cs="Times New Roman" w:hint="eastAsia"/>
                  <w:sz w:val="20"/>
                  <w:szCs w:val="20"/>
                  <w:rPrChange w:id="127" w:author="Thike" w:date="2019-07-03T16:51:00Z">
                    <w:rPr>
                      <w:rFonts w:ascii="AdvGulliv-R" w:hAnsi="AdvGulliv-R" w:hint="eastAsia"/>
                      <w:color w:val="000000"/>
                      <w:sz w:val="16"/>
                      <w:szCs w:val="16"/>
                    </w:rPr>
                  </w:rPrChange>
                </w:rPr>
                <w:delText>temperature</w:delText>
              </w:r>
            </w:del>
            <w:r w:rsidRPr="00586C90">
              <w:rPr>
                <w:rFonts w:ascii="Times New Roman" w:hAnsi="Times New Roman" w:cs="Times New Roman" w:hint="eastAsia"/>
                <w:sz w:val="20"/>
                <w:szCs w:val="20"/>
                <w:rPrChange w:id="128" w:author="Thike" w:date="2019-07-03T16:51:00Z">
                  <w:rPr>
                    <w:rFonts w:ascii="AdvGulliv-R" w:hAnsi="AdvGulliv-R" w:hint="eastAsia"/>
                    <w:color w:val="000000"/>
                    <w:sz w:val="16"/>
                    <w:szCs w:val="16"/>
                  </w:rPr>
                </w:rPrChange>
              </w:rPr>
              <w:t xml:space="preserve">, </w:t>
            </w:r>
            <w:ins w:id="129" w:author="Thike" w:date="2019-07-03T16:45:00Z">
              <w:r w:rsidRPr="00586C90">
                <w:rPr>
                  <w:rFonts w:ascii="Times New Roman" w:hAnsi="Times New Roman" w:cs="Times New Roman"/>
                  <w:sz w:val="20"/>
                  <w:szCs w:val="20"/>
                  <w:rPrChange w:id="130" w:author="Thike" w:date="2019-07-03T16:51:00Z">
                    <w:rPr>
                      <w:rFonts w:ascii="Times New Roman" w:hAnsi="Times New Roman" w:cs="Times New Roman"/>
                      <w:sz w:val="24"/>
                      <w:szCs w:val="28"/>
                    </w:rPr>
                  </w:rPrChange>
                </w:rPr>
                <w:t>RH</w:t>
              </w:r>
            </w:ins>
            <w:del w:id="131" w:author="Thike" w:date="2019-07-03T16:45:00Z">
              <w:r w:rsidRPr="00586C90" w:rsidDel="006C681F">
                <w:rPr>
                  <w:rFonts w:ascii="Times New Roman" w:hAnsi="Times New Roman" w:cs="Times New Roman" w:hint="eastAsia"/>
                  <w:sz w:val="20"/>
                  <w:szCs w:val="20"/>
                  <w:rPrChange w:id="132" w:author="Thike" w:date="2019-07-03T16:51:00Z">
                    <w:rPr>
                      <w:rFonts w:ascii="AdvGulliv-R" w:hAnsi="AdvGulliv-R" w:hint="eastAsia"/>
                      <w:color w:val="FF0000"/>
                      <w:sz w:val="16"/>
                      <w:szCs w:val="16"/>
                    </w:rPr>
                  </w:rPrChange>
                </w:rPr>
                <w:delText>relative humidity</w:delText>
              </w:r>
            </w:del>
            <w:r w:rsidRPr="00586C90">
              <w:rPr>
                <w:rFonts w:ascii="Times New Roman" w:hAnsi="Times New Roman" w:cs="Times New Roman" w:hint="eastAsia"/>
                <w:sz w:val="20"/>
                <w:szCs w:val="20"/>
                <w:rPrChange w:id="133" w:author="Thike" w:date="2019-07-03T16:51:00Z">
                  <w:rPr>
                    <w:rFonts w:ascii="AdvGulliv-R" w:hAnsi="AdvGulliv-R" w:hint="eastAsia"/>
                    <w:color w:val="000000"/>
                    <w:sz w:val="16"/>
                    <w:szCs w:val="16"/>
                  </w:rPr>
                </w:rPrChange>
              </w:rPr>
              <w:t xml:space="preserve">, precipitation, </w:t>
            </w:r>
            <w:ins w:id="134" w:author="Thike" w:date="2019-07-03T16:44:00Z">
              <w:r w:rsidRPr="00586C90">
                <w:rPr>
                  <w:rFonts w:ascii="Times New Roman" w:hAnsi="Times New Roman" w:cs="Times New Roman" w:hint="eastAsia"/>
                  <w:sz w:val="20"/>
                  <w:szCs w:val="20"/>
                  <w:rPrChange w:id="135" w:author="Thike" w:date="2019-07-03T16:51:00Z">
                    <w:rPr>
                      <w:rFonts w:ascii="AdvGulliv-R" w:hAnsi="AdvGulliv-R" w:hint="eastAsia"/>
                      <w:color w:val="000000"/>
                      <w:sz w:val="16"/>
                      <w:szCs w:val="16"/>
                    </w:rPr>
                  </w:rPrChange>
                </w:rPr>
                <w:t>TOW</w:t>
              </w:r>
            </w:ins>
            <w:del w:id="136" w:author="Thike" w:date="2019-07-03T16:44:00Z">
              <w:r w:rsidRPr="00586C90" w:rsidDel="006C681F">
                <w:rPr>
                  <w:rFonts w:ascii="Times New Roman" w:hAnsi="Times New Roman" w:cs="Times New Roman" w:hint="eastAsia"/>
                  <w:sz w:val="20"/>
                  <w:szCs w:val="20"/>
                  <w:rPrChange w:id="137" w:author="Thike" w:date="2019-07-03T16:51:00Z">
                    <w:rPr>
                      <w:rFonts w:ascii="AdvGulliv-R" w:hAnsi="AdvGulliv-R" w:hint="eastAsia"/>
                      <w:color w:val="000000"/>
                      <w:sz w:val="16"/>
                      <w:szCs w:val="16"/>
                    </w:rPr>
                  </w:rPrChange>
                </w:rPr>
                <w:delText>time of wetness</w:delText>
              </w:r>
            </w:del>
            <w:r w:rsidRPr="00586C90">
              <w:rPr>
                <w:rFonts w:ascii="Times New Roman" w:hAnsi="Times New Roman" w:cs="Times New Roman" w:hint="eastAsia"/>
                <w:sz w:val="20"/>
                <w:szCs w:val="20"/>
                <w:rPrChange w:id="138" w:author="Thike" w:date="2019-07-03T16:51:00Z">
                  <w:rPr>
                    <w:rFonts w:ascii="AdvGulliv-R" w:hAnsi="AdvGulliv-R" w:hint="eastAsia"/>
                    <w:color w:val="000000"/>
                    <w:sz w:val="16"/>
                    <w:szCs w:val="16"/>
                  </w:rPr>
                </w:rPrChange>
              </w:rPr>
              <w:t xml:space="preserve">, </w:t>
            </w:r>
            <w:del w:id="139" w:author="Thike" w:date="2019-07-03T16:49:00Z">
              <w:r w:rsidRPr="00586C90" w:rsidDel="00586C90">
                <w:rPr>
                  <w:rFonts w:ascii="Times New Roman" w:hAnsi="Times New Roman" w:cs="Times New Roman" w:hint="eastAsia"/>
                  <w:sz w:val="20"/>
                  <w:szCs w:val="20"/>
                  <w:rPrChange w:id="140" w:author="Thike" w:date="2019-07-03T16:51:00Z">
                    <w:rPr>
                      <w:rFonts w:ascii="AdvGulliv-R" w:hAnsi="AdvGulliv-R" w:hint="eastAsia"/>
                      <w:color w:val="000000"/>
                      <w:sz w:val="16"/>
                      <w:szCs w:val="16"/>
                    </w:rPr>
                  </w:rPrChange>
                </w:rPr>
                <w:delText>wind velocity</w:delText>
              </w:r>
            </w:del>
            <w:r w:rsidRPr="00586C90">
              <w:rPr>
                <w:rFonts w:ascii="Times New Roman" w:hAnsi="Times New Roman" w:cs="Times New Roman" w:hint="eastAsia"/>
                <w:sz w:val="20"/>
                <w:szCs w:val="20"/>
                <w:rPrChange w:id="141" w:author="Thike" w:date="2019-07-03T16:51:00Z">
                  <w:rPr>
                    <w:rFonts w:ascii="AdvGulliv-R" w:hAnsi="AdvGulliv-R" w:hint="eastAsia"/>
                    <w:color w:val="000000"/>
                    <w:sz w:val="16"/>
                    <w:szCs w:val="16"/>
                  </w:rPr>
                </w:rPrChange>
              </w:rPr>
              <w:t>WV, solar radiation</w:t>
            </w:r>
            <w:del w:id="142" w:author="Thike" w:date="2019-07-05T03:09:00Z">
              <w:r w:rsidRPr="00586C90" w:rsidDel="00BE743A">
                <w:rPr>
                  <w:rFonts w:ascii="Times New Roman" w:hAnsi="Times New Roman" w:cs="Times New Roman" w:hint="eastAsia"/>
                  <w:sz w:val="20"/>
                  <w:szCs w:val="20"/>
                  <w:rPrChange w:id="143" w:author="Thike" w:date="2019-07-03T16:51:00Z">
                    <w:rPr>
                      <w:rFonts w:ascii="AdvGulliv-R" w:hAnsi="AdvGulliv-R" w:hint="eastAsia"/>
                      <w:color w:val="000000"/>
                      <w:sz w:val="16"/>
                      <w:szCs w:val="16"/>
                    </w:rPr>
                  </w:rPrChange>
                </w:rPr>
                <w:delText>SR</w:delText>
              </w:r>
            </w:del>
            <w:r w:rsidRPr="00586C90">
              <w:rPr>
                <w:rFonts w:ascii="Times New Roman" w:hAnsi="Times New Roman" w:cs="Times New Roman" w:hint="eastAsia"/>
                <w:sz w:val="20"/>
                <w:szCs w:val="20"/>
                <w:rPrChange w:id="144" w:author="Thike" w:date="2019-07-03T16:51:00Z">
                  <w:rPr>
                    <w:rFonts w:ascii="AdvGulliv-R" w:hAnsi="AdvGulliv-R" w:hint="eastAsia"/>
                    <w:color w:val="000000"/>
                    <w:sz w:val="16"/>
                    <w:szCs w:val="16"/>
                  </w:rPr>
                </w:rPrChange>
              </w:rPr>
              <w:t>,</w:t>
            </w:r>
            <w:ins w:id="145" w:author="Thike" w:date="2019-07-05T03:10:00Z">
              <w:r>
                <w:rPr>
                  <w:rFonts w:ascii="Times New Roman" w:hAnsi="Times New Roman" w:cs="Times New Roman"/>
                  <w:sz w:val="20"/>
                  <w:szCs w:val="20"/>
                </w:rPr>
                <w:t xml:space="preserve"> </w:t>
              </w:r>
              <w:r w:rsidRPr="00D83938">
                <w:rPr>
                  <w:rFonts w:ascii="Times New Roman" w:hAnsi="Times New Roman" w:cs="Times New Roman"/>
                  <w:sz w:val="20"/>
                  <w:szCs w:val="20"/>
                </w:rPr>
                <w:t>Cl</w:t>
              </w:r>
              <w:r w:rsidRPr="00D83938">
                <w:rPr>
                  <w:rFonts w:ascii="Times New Roman" w:hAnsi="Times New Roman" w:cs="Times New Roman"/>
                  <w:sz w:val="20"/>
                  <w:szCs w:val="20"/>
                  <w:vertAlign w:val="superscript"/>
                </w:rPr>
                <w:t>-</w:t>
              </w:r>
            </w:ins>
            <w:del w:id="146" w:author="Thike" w:date="2019-07-05T03:10:00Z">
              <w:r w:rsidRPr="00586C90" w:rsidDel="00BE743A">
                <w:rPr>
                  <w:rFonts w:ascii="Times New Roman" w:hAnsi="Times New Roman" w:cs="Times New Roman" w:hint="eastAsia"/>
                  <w:sz w:val="20"/>
                  <w:szCs w:val="20"/>
                  <w:rPrChange w:id="147" w:author="Thike" w:date="2019-07-03T16:51:00Z">
                    <w:rPr>
                      <w:rFonts w:ascii="AdvGulliv-R" w:hAnsi="AdvGulliv-R" w:hint="eastAsia"/>
                      <w:color w:val="000000"/>
                      <w:sz w:val="16"/>
                      <w:szCs w:val="16"/>
                    </w:rPr>
                  </w:rPrChange>
                </w:rPr>
                <w:delText xml:space="preserve"> </w:delText>
              </w:r>
            </w:del>
            <w:del w:id="148" w:author="Thike" w:date="2019-07-05T03:09:00Z">
              <w:r w:rsidRPr="00586C90" w:rsidDel="00BE743A">
                <w:rPr>
                  <w:rFonts w:ascii="Times New Roman" w:hAnsi="Times New Roman" w:cs="Times New Roman" w:hint="eastAsia"/>
                  <w:sz w:val="20"/>
                  <w:szCs w:val="20"/>
                  <w:rPrChange w:id="149" w:author="Thike" w:date="2019-07-03T16:51:00Z">
                    <w:rPr>
                      <w:rFonts w:ascii="AdvGulliv-R" w:hAnsi="AdvGulliv-R" w:hint="eastAsia"/>
                      <w:color w:val="000000"/>
                      <w:sz w:val="16"/>
                      <w:szCs w:val="16"/>
                    </w:rPr>
                  </w:rPrChange>
                </w:rPr>
                <w:delText>chloride</w:delText>
              </w:r>
              <w:r w:rsidRPr="00586C90" w:rsidDel="00BE743A">
                <w:rPr>
                  <w:rFonts w:ascii="Times New Roman" w:hAnsi="Times New Roman" w:cs="Times New Roman" w:hint="eastAsia"/>
                  <w:sz w:val="20"/>
                  <w:szCs w:val="20"/>
                  <w:rPrChange w:id="150" w:author="Thike" w:date="2019-07-03T16:51:00Z">
                    <w:rPr>
                      <w:rFonts w:ascii="AdvGulliv-R" w:hAnsi="AdvGulliv-R" w:hint="eastAsia"/>
                      <w:color w:val="000000"/>
                      <w:sz w:val="16"/>
                      <w:szCs w:val="16"/>
                    </w:rPr>
                  </w:rPrChange>
                </w:rPr>
                <w:br/>
                <w:delText>ions</w:delText>
              </w:r>
            </w:del>
            <w:r w:rsidRPr="00586C90">
              <w:rPr>
                <w:rFonts w:ascii="Times New Roman" w:hAnsi="Times New Roman" w:cs="Times New Roman" w:hint="eastAsia"/>
                <w:sz w:val="20"/>
                <w:szCs w:val="20"/>
                <w:rPrChange w:id="151" w:author="Thike" w:date="2019-07-03T16:51:00Z">
                  <w:rPr>
                    <w:rFonts w:ascii="AdvGulliv-R" w:hAnsi="AdvGulliv-R" w:hint="eastAsia"/>
                    <w:color w:val="000000"/>
                    <w:sz w:val="16"/>
                    <w:szCs w:val="16"/>
                  </w:rPr>
                </w:rPrChange>
              </w:rPr>
              <w:t xml:space="preserve">, </w:t>
            </w:r>
            <w:commentRangeStart w:id="152"/>
            <w:r w:rsidRPr="00586C90">
              <w:rPr>
                <w:rFonts w:ascii="Times New Roman" w:hAnsi="Times New Roman" w:cs="Times New Roman" w:hint="eastAsia"/>
                <w:sz w:val="20"/>
                <w:szCs w:val="20"/>
                <w:rPrChange w:id="153" w:author="Thike" w:date="2019-07-03T16:51:00Z">
                  <w:rPr>
                    <w:rFonts w:ascii="AdvGulliv-R" w:hAnsi="AdvGulliv-R" w:hint="eastAsia"/>
                    <w:color w:val="000000"/>
                    <w:sz w:val="16"/>
                    <w:szCs w:val="16"/>
                  </w:rPr>
                </w:rPrChange>
              </w:rPr>
              <w:t xml:space="preserve">sulfur compounds </w:t>
            </w:r>
            <w:commentRangeEnd w:id="152"/>
            <w:r>
              <w:rPr>
                <w:rStyle w:val="a6"/>
              </w:rPr>
              <w:commentReference w:id="152"/>
            </w:r>
            <w:r w:rsidRPr="00586C90">
              <w:rPr>
                <w:rFonts w:ascii="Times New Roman" w:hAnsi="Times New Roman" w:cs="Times New Roman" w:hint="eastAsia"/>
                <w:sz w:val="20"/>
                <w:szCs w:val="20"/>
                <w:rPrChange w:id="154" w:author="Thike" w:date="2019-07-03T16:51:00Z">
                  <w:rPr>
                    <w:rFonts w:ascii="AdvGulliv-R" w:hAnsi="AdvGulliv-R" w:hint="eastAsia"/>
                    <w:color w:val="000000"/>
                    <w:sz w:val="16"/>
                    <w:szCs w:val="16"/>
                  </w:rPr>
                </w:rPrChange>
              </w:rPr>
              <w:t xml:space="preserve">and </w:t>
            </w:r>
            <w:proofErr w:type="spellStart"/>
            <w:r w:rsidRPr="00586C90">
              <w:rPr>
                <w:rFonts w:ascii="Times New Roman" w:hAnsi="Times New Roman" w:cs="Times New Roman" w:hint="eastAsia"/>
                <w:sz w:val="20"/>
                <w:szCs w:val="20"/>
                <w:rPrChange w:id="155" w:author="Thike" w:date="2019-07-03T16:51:00Z">
                  <w:rPr>
                    <w:rFonts w:ascii="AdvGulliv-R" w:hAnsi="AdvGulliv-R" w:hint="eastAsia"/>
                    <w:color w:val="000000"/>
                    <w:sz w:val="16"/>
                    <w:szCs w:val="16"/>
                  </w:rPr>
                </w:rPrChange>
              </w:rPr>
              <w:t>dustfall</w:t>
            </w:r>
            <w:proofErr w:type="spellEnd"/>
            <w:r w:rsidRPr="00586C90">
              <w:rPr>
                <w:rFonts w:ascii="Times New Roman" w:hAnsi="Times New Roman" w:cs="Times New Roman" w:hint="eastAsia"/>
                <w:sz w:val="20"/>
                <w:szCs w:val="20"/>
                <w:rPrChange w:id="156" w:author="Thike" w:date="2019-07-03T16:51:00Z">
                  <w:rPr>
                    <w:rFonts w:ascii="AdvGulliv-R" w:hAnsi="AdvGulliv-R" w:hint="eastAsia"/>
                    <w:color w:val="000000"/>
                    <w:sz w:val="16"/>
                    <w:szCs w:val="16"/>
                  </w:rPr>
                </w:rPrChange>
              </w:rPr>
              <w:t>)</w:t>
            </w:r>
          </w:p>
        </w:tc>
        <w:tc>
          <w:tcPr>
            <w:tcW w:w="1170" w:type="dxa"/>
            <w:shd w:val="clear" w:color="auto" w:fill="FFFFFF"/>
          </w:tcPr>
          <w:p w14:paraId="1426397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57"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
              <w:t>linear and sigmoidal tangent, logarithmic</w:t>
            </w:r>
          </w:p>
        </w:tc>
        <w:tc>
          <w:tcPr>
            <w:tcW w:w="1080" w:type="dxa"/>
            <w:shd w:val="clear" w:color="auto" w:fill="FFFFFF"/>
          </w:tcPr>
          <w:p w14:paraId="1976DCC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laboratory evaluated atmospheric corrosion rates</w:t>
            </w:r>
          </w:p>
        </w:tc>
        <w:tc>
          <w:tcPr>
            <w:tcW w:w="1170" w:type="dxa"/>
            <w:shd w:val="clear" w:color="auto" w:fill="FFFFFF"/>
          </w:tcPr>
          <w:p w14:paraId="7FFF81C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08226279" w14:textId="192544D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58" w:author="Thike" w:date="2019-07-03T16:29:00Z">
              <w:r w:rsidRPr="00586C90">
                <w:rPr>
                  <w:rFonts w:ascii="Times New Roman" w:hAnsi="Times New Roman" w:cs="Times New Roman"/>
                  <w:sz w:val="20"/>
                  <w:szCs w:val="20"/>
                  <w:rPrChange w:id="159" w:author="Thike" w:date="2019-07-03T16:51:00Z">
                    <w:rPr>
                      <w:rFonts w:ascii="Times New Roman" w:hAnsi="Times New Roman" w:cs="Times New Roman"/>
                      <w:sz w:val="24"/>
                      <w:szCs w:val="28"/>
                    </w:rPr>
                  </w:rPrChange>
                </w:rPr>
                <w:t>MLP</w:t>
              </w:r>
            </w:ins>
            <w:del w:id="160"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097E59E2" w14:textId="77777777" w:rsidTr="004C51C8">
        <w:tc>
          <w:tcPr>
            <w:cnfStyle w:val="001000000000" w:firstRow="0" w:lastRow="0" w:firstColumn="1" w:lastColumn="0" w:oddVBand="0" w:evenVBand="0" w:oddHBand="0" w:evenHBand="0" w:firstRowFirstColumn="0" w:firstRowLastColumn="0" w:lastRowFirstColumn="0" w:lastRowLastColumn="0"/>
            <w:tcW w:w="1080" w:type="dxa"/>
          </w:tcPr>
          <w:p w14:paraId="6CA3C2DB" w14:textId="04A9942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Iron alloy, carbon and alloy steel, grade-2 titanium</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D6662D">
              <w:rPr>
                <w:rFonts w:ascii="Times New Roman" w:hAnsi="Times New Roman" w:cs="Times New Roman"/>
                <w:b w:val="0"/>
                <w:bCs w:val="0"/>
                <w:sz w:val="20"/>
                <w:szCs w:val="20"/>
                <w:rPrChange w:id="161"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4" w:tooltip="Kamrunnahar, 2010 #487" w:history="1">
              <w:r w:rsidR="00671DCC" w:rsidRPr="00671DCC">
                <w:rPr>
                  <w:rFonts w:ascii="Times New Roman" w:hAnsi="Times New Roman" w:cs="Times New Roman"/>
                  <w:noProof/>
                  <w:sz w:val="20"/>
                  <w:szCs w:val="20"/>
                </w:rPr>
                <w:t>44</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tcPr>
          <w:p w14:paraId="61773A87" w14:textId="5C371634"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62" w:author="Thike" w:date="2019-07-07T05:29:00Z">
              <w:r>
                <w:rPr>
                  <w:rFonts w:ascii="Times New Roman" w:hAnsi="Times New Roman" w:cs="Times New Roman"/>
                  <w:sz w:val="20"/>
                  <w:szCs w:val="20"/>
                </w:rPr>
                <w:t>i</w:t>
              </w:r>
            </w:ins>
            <w:del w:id="163" w:author="Thike" w:date="2019-07-07T05:29:00Z">
              <w:r w:rsidRPr="00586C90" w:rsidDel="00F4156F">
                <w:rPr>
                  <w:rFonts w:ascii="Times New Roman" w:hAnsi="Times New Roman" w:cs="Times New Roman"/>
                  <w:sz w:val="20"/>
                  <w:szCs w:val="20"/>
                </w:rPr>
                <w:delText>I</w:delText>
              </w:r>
            </w:del>
            <w:r w:rsidRPr="00586C90">
              <w:rPr>
                <w:rFonts w:ascii="Times New Roman" w:hAnsi="Times New Roman" w:cs="Times New Roman"/>
                <w:sz w:val="20"/>
                <w:szCs w:val="20"/>
              </w:rPr>
              <w:t>ndustrial</w:t>
            </w:r>
            <w:ins w:id="164" w:author="Thike" w:date="2019-07-07T05:29:00Z">
              <w:r>
                <w:rPr>
                  <w:rFonts w:ascii="Times New Roman" w:hAnsi="Times New Roman" w:cs="Times New Roman"/>
                  <w:sz w:val="20"/>
                  <w:szCs w:val="20"/>
                </w:rPr>
                <w:t xml:space="preserve"> applications</w:t>
              </w:r>
            </w:ins>
          </w:p>
          <w:p w14:paraId="360D275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tcPr>
          <w:p w14:paraId="1F2BB04B" w14:textId="197F37BE" w:rsidR="00983AF8" w:rsidRPr="00525427" w:rsidRDefault="00A3432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65" w:author="Thike" w:date="2019-07-07T18:58:00Z">
              <w:r>
                <w:rPr>
                  <w:rFonts w:ascii="Times New Roman" w:hAnsi="Times New Roman" w:cs="Times New Roman"/>
                  <w:sz w:val="20"/>
                  <w:szCs w:val="20"/>
                </w:rPr>
                <w:t>a</w:t>
              </w:r>
            </w:ins>
            <w:ins w:id="166" w:author="Thike" w:date="2019-07-07T18:54:00Z">
              <w:r w:rsidR="00553DA1" w:rsidRPr="00553DA1">
                <w:rPr>
                  <w:rFonts w:ascii="Times New Roman" w:hAnsi="Times New Roman" w:cs="Times New Roman"/>
                  <w:sz w:val="20"/>
                  <w:szCs w:val="20"/>
                </w:rPr>
                <w:t>tmospheric</w:t>
              </w:r>
            </w:ins>
            <w:ins w:id="167" w:author="Thike" w:date="2019-07-07T18:58:00Z">
              <w:r>
                <w:rPr>
                  <w:rFonts w:ascii="Times New Roman" w:hAnsi="Times New Roman" w:cs="Times New Roman"/>
                  <w:sz w:val="20"/>
                  <w:szCs w:val="20"/>
                </w:rPr>
                <w:t xml:space="preserve"> and </w:t>
              </w:r>
              <w:r w:rsidRPr="00A3432F">
                <w:rPr>
                  <w:rFonts w:ascii="Times New Roman" w:hAnsi="Times New Roman" w:cs="Times New Roman"/>
                  <w:sz w:val="20"/>
                  <w:szCs w:val="20"/>
                </w:rPr>
                <w:t>chemically defined environments</w:t>
              </w:r>
            </w:ins>
          </w:p>
        </w:tc>
        <w:tc>
          <w:tcPr>
            <w:tcW w:w="1260" w:type="dxa"/>
          </w:tcPr>
          <w:p w14:paraId="31AABD00" w14:textId="3118CAE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168" w:author="Thike" w:date="2019-07-03T16:51:00Z">
                  <w:rPr>
                    <w:rFonts w:ascii="Times New Roman" w:hAnsi="Times New Roman" w:cs="Times New Roman"/>
                    <w:color w:val="FF0000"/>
                    <w:sz w:val="20"/>
                    <w:szCs w:val="20"/>
                  </w:rPr>
                </w:rPrChange>
              </w:rPr>
              <w:t xml:space="preserve">Mo content </w:t>
            </w:r>
            <w:r w:rsidRPr="00586C90">
              <w:rPr>
                <w:rFonts w:ascii="Times New Roman" w:hAnsi="Times New Roman" w:cs="Times New Roman"/>
                <w:sz w:val="20"/>
                <w:szCs w:val="20"/>
              </w:rPr>
              <w:t xml:space="preserve">x, Ni content (14 x), (x + 1), </w:t>
            </w:r>
            <w:commentRangeStart w:id="169"/>
            <w:r w:rsidRPr="00465724">
              <w:rPr>
                <w:rFonts w:ascii="Times New Roman" w:hAnsi="Times New Roman" w:cs="Times New Roman"/>
                <w:sz w:val="20"/>
                <w:szCs w:val="20"/>
              </w:rPr>
              <w:t>HCl, H</w:t>
            </w:r>
            <w:r w:rsidRPr="002C1800">
              <w:rPr>
                <w:rFonts w:ascii="Times New Roman" w:hAnsi="Times New Roman" w:cs="Times New Roman"/>
                <w:sz w:val="20"/>
                <w:szCs w:val="20"/>
                <w:vertAlign w:val="subscript"/>
                <w:rPrChange w:id="170" w:author="Thike" w:date="2019-07-05T11:22:00Z">
                  <w:rPr>
                    <w:rFonts w:ascii="Times New Roman" w:hAnsi="Times New Roman" w:cs="Times New Roman"/>
                    <w:sz w:val="18"/>
                    <w:szCs w:val="18"/>
                    <w:vertAlign w:val="subscript"/>
                  </w:rPr>
                </w:rPrChange>
              </w:rPr>
              <w:t>2</w:t>
            </w:r>
            <w:r w:rsidRPr="00465724">
              <w:rPr>
                <w:rFonts w:ascii="Times New Roman" w:hAnsi="Times New Roman" w:cs="Times New Roman"/>
                <w:sz w:val="20"/>
                <w:szCs w:val="20"/>
              </w:rPr>
              <w:t>SO</w:t>
            </w:r>
            <w:r w:rsidRPr="002C1800">
              <w:rPr>
                <w:rFonts w:ascii="Times New Roman" w:hAnsi="Times New Roman" w:cs="Times New Roman"/>
                <w:sz w:val="20"/>
                <w:szCs w:val="20"/>
                <w:vertAlign w:val="subscript"/>
                <w:rPrChange w:id="171" w:author="Thike" w:date="2019-07-05T11:22:00Z">
                  <w:rPr>
                    <w:rFonts w:ascii="Times New Roman" w:hAnsi="Times New Roman" w:cs="Times New Roman"/>
                    <w:sz w:val="18"/>
                    <w:szCs w:val="18"/>
                    <w:vertAlign w:val="subscript"/>
                  </w:rPr>
                </w:rPrChange>
              </w:rPr>
              <w:t>4</w:t>
            </w:r>
            <w:r w:rsidRPr="00586C90">
              <w:rPr>
                <w:rFonts w:ascii="Times New Roman" w:hAnsi="Times New Roman" w:cs="Times New Roman"/>
                <w:sz w:val="20"/>
                <w:szCs w:val="20"/>
              </w:rPr>
              <w:t xml:space="preserve">, </w:t>
            </w:r>
            <w:commentRangeEnd w:id="169"/>
            <w:r w:rsidR="009766A1">
              <w:rPr>
                <w:rStyle w:val="a6"/>
              </w:rPr>
              <w:commentReference w:id="169"/>
            </w:r>
            <w:del w:id="172" w:author="Thike" w:date="2019-07-05T03:17:00Z">
              <w:r w:rsidRPr="00586C90" w:rsidDel="00BE743A">
                <w:rPr>
                  <w:rFonts w:ascii="Times New Roman" w:hAnsi="Times New Roman" w:cs="Times New Roman"/>
                  <w:sz w:val="20"/>
                  <w:szCs w:val="20"/>
                </w:rPr>
                <w:delText>potential (</w:delText>
              </w:r>
            </w:del>
            <w:r w:rsidRPr="00586C90">
              <w:rPr>
                <w:rFonts w:ascii="Times New Roman" w:hAnsi="Times New Roman" w:cs="Times New Roman"/>
                <w:sz w:val="20"/>
                <w:szCs w:val="20"/>
              </w:rPr>
              <w:t>E</w:t>
            </w:r>
            <w:del w:id="173" w:author="Thike" w:date="2019-07-05T03:17:00Z">
              <w:r w:rsidRPr="00586C90" w:rsidDel="00BE743A">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dE</w:t>
            </w:r>
            <w:proofErr w:type="spellEnd"/>
            <w:ins w:id="174" w:author="Thike" w:date="2019-07-05T03:19:00Z">
              <w:r>
                <w:rPr>
                  <w:rFonts w:ascii="Times New Roman" w:hAnsi="Times New Roman" w:cs="Times New Roman"/>
                  <w:sz w:val="20"/>
                  <w:szCs w:val="20"/>
                </w:rPr>
                <w:t xml:space="preserve"> </w:t>
              </w:r>
              <w:r w:rsidRPr="00586C90">
                <w:rPr>
                  <w:rFonts w:ascii="Times New Roman" w:hAnsi="Times New Roman" w:cs="Times New Roman"/>
                  <w:sz w:val="20"/>
                  <w:szCs w:val="20"/>
                </w:rPr>
                <w:t>(general corrosion</w:t>
              </w:r>
            </w:ins>
            <w:ins w:id="175" w:author="Thike" w:date="2019-07-05T03:21:00Z">
              <w:r>
                <w:rPr>
                  <w:rFonts w:ascii="Times New Roman" w:hAnsi="Times New Roman" w:cs="Times New Roman"/>
                  <w:sz w:val="20"/>
                  <w:szCs w:val="20"/>
                </w:rPr>
                <w:t xml:space="preserve"> </w:t>
              </w:r>
              <w:r w:rsidRPr="00FC252D">
                <w:rPr>
                  <w:rFonts w:ascii="Times New Roman" w:hAnsi="Times New Roman" w:cs="Times New Roman"/>
                  <w:sz w:val="20"/>
                  <w:szCs w:val="20"/>
                </w:rPr>
                <w:t>DC data on iron-alloy</w:t>
              </w:r>
            </w:ins>
            <w:ins w:id="176" w:author="Thike" w:date="2019-07-05T03:19:00Z">
              <w:r w:rsidRPr="00586C90">
                <w:rPr>
                  <w:rFonts w:ascii="Times New Roman" w:hAnsi="Times New Roman" w:cs="Times New Roman"/>
                  <w:sz w:val="20"/>
                  <w:szCs w:val="20"/>
                </w:rPr>
                <w:t>)</w:t>
              </w:r>
            </w:ins>
            <w:del w:id="177" w:author="Thike" w:date="2019-07-05T03:19:00Z">
              <w:r w:rsidRPr="00586C90" w:rsidDel="00FC252D">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7E2169A9" w14:textId="3D56DA6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compositions (</w:t>
            </w:r>
            <w:r w:rsidRPr="00465724">
              <w:rPr>
                <w:rFonts w:ascii="Times New Roman" w:hAnsi="Times New Roman" w:cs="Times New Roman"/>
                <w:sz w:val="20"/>
                <w:szCs w:val="20"/>
              </w:rPr>
              <w:t>B, C, Cr, Cu, Fe, Mn, Mo,</w:t>
            </w:r>
            <w:r w:rsidRPr="00465724">
              <w:rPr>
                <w:rFonts w:ascii="Times New Roman" w:hAnsi="Times New Roman" w:cs="Times New Roman"/>
                <w:sz w:val="20"/>
                <w:szCs w:val="20"/>
              </w:rPr>
              <w:br/>
            </w:r>
            <w:r w:rsidRPr="00525427">
              <w:rPr>
                <w:rFonts w:ascii="Times New Roman" w:hAnsi="Times New Roman" w:cs="Times New Roman"/>
                <w:sz w:val="20"/>
                <w:szCs w:val="20"/>
              </w:rPr>
              <w:t>Ni, P, S, Si, Ti, and V</w:t>
            </w:r>
            <w:r w:rsidRPr="00586C90">
              <w:rPr>
                <w:rFonts w:ascii="Times New Roman" w:hAnsi="Times New Roman" w:cs="Times New Roman"/>
                <w:sz w:val="20"/>
                <w:szCs w:val="20"/>
              </w:rPr>
              <w:t xml:space="preserve">), </w:t>
            </w:r>
            <w:del w:id="178" w:author="Thike" w:date="2019-07-05T03:13:00Z">
              <w:r w:rsidRPr="00586C90" w:rsidDel="00BE743A">
                <w:rPr>
                  <w:rFonts w:ascii="Times New Roman" w:hAnsi="Times New Roman" w:cs="Times New Roman"/>
                  <w:sz w:val="20"/>
                  <w:szCs w:val="20"/>
                  <w:rPrChange w:id="179" w:author="Thike" w:date="2019-07-03T16:51:00Z">
                    <w:rPr>
                      <w:rFonts w:ascii="Times New Roman" w:hAnsi="Times New Roman" w:cs="Times New Roman"/>
                      <w:color w:val="FF0000"/>
                      <w:sz w:val="20"/>
                      <w:szCs w:val="20"/>
                    </w:rPr>
                  </w:rPrChange>
                </w:rPr>
                <w:delText>duration of exposure</w:delText>
              </w:r>
            </w:del>
            <w:ins w:id="180" w:author="Thike" w:date="2019-07-05T03:13:00Z">
              <w:r>
                <w:rPr>
                  <w:rFonts w:ascii="Times New Roman" w:hAnsi="Times New Roman" w:cs="Times New Roman"/>
                  <w:sz w:val="20"/>
                  <w:szCs w:val="20"/>
                </w:rPr>
                <w:t>exposure time</w:t>
              </w:r>
            </w:ins>
            <w:r w:rsidRPr="00586C90">
              <w:rPr>
                <w:rFonts w:ascii="Times New Roman" w:hAnsi="Times New Roman" w:cs="Times New Roman"/>
                <w:sz w:val="20"/>
                <w:szCs w:val="20"/>
              </w:rPr>
              <w:t>, log (</w:t>
            </w:r>
            <w:del w:id="181" w:author="Thike" w:date="2019-07-05T03:13:00Z">
              <w:r w:rsidRPr="00586C90" w:rsidDel="00BE743A">
                <w:rPr>
                  <w:rFonts w:ascii="Times New Roman" w:hAnsi="Times New Roman" w:cs="Times New Roman"/>
                  <w:sz w:val="20"/>
                  <w:szCs w:val="20"/>
                </w:rPr>
                <w:delText xml:space="preserve">duration of </w:delText>
              </w:r>
            </w:del>
            <w:r w:rsidRPr="00586C90">
              <w:rPr>
                <w:rFonts w:ascii="Times New Roman" w:hAnsi="Times New Roman" w:cs="Times New Roman"/>
                <w:sz w:val="20"/>
                <w:szCs w:val="20"/>
              </w:rPr>
              <w:t>exposure</w:t>
            </w:r>
            <w:ins w:id="182" w:author="Thike" w:date="2019-07-05T03:13:00Z">
              <w:r>
                <w:rPr>
                  <w:rFonts w:ascii="Times New Roman" w:hAnsi="Times New Roman" w:cs="Times New Roman"/>
                  <w:sz w:val="20"/>
                  <w:szCs w:val="20"/>
                </w:rPr>
                <w:t xml:space="preserve"> time</w:t>
              </w:r>
            </w:ins>
            <w:r w:rsidRPr="00586C90">
              <w:rPr>
                <w:rFonts w:ascii="Times New Roman" w:hAnsi="Times New Roman" w:cs="Times New Roman"/>
                <w:sz w:val="20"/>
                <w:szCs w:val="20"/>
              </w:rPr>
              <w:t>)</w:t>
            </w:r>
            <w:ins w:id="183" w:author="Thike" w:date="2019-07-05T03:22:00Z">
              <w:r w:rsidRPr="00586C90">
                <w:rPr>
                  <w:rFonts w:ascii="Times New Roman" w:hAnsi="Times New Roman" w:cs="Times New Roman"/>
                  <w:sz w:val="20"/>
                  <w:szCs w:val="20"/>
                </w:rPr>
                <w:t xml:space="preserve"> </w:t>
              </w:r>
              <w:r w:rsidRPr="00586C90">
                <w:rPr>
                  <w:rFonts w:ascii="Times New Roman" w:hAnsi="Times New Roman" w:cs="Times New Roman"/>
                  <w:sz w:val="20"/>
                  <w:szCs w:val="20"/>
                </w:rPr>
                <w:lastRenderedPageBreak/>
                <w:t>(general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w:t>
              </w:r>
            </w:ins>
            <w:del w:id="184" w:author="Thike" w:date="2019-07-05T03:22:00Z">
              <w:r w:rsidRPr="00586C90" w:rsidDel="00FC252D">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62DF6F3B" w14:textId="02C3FC7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incubation period and the duration of </w:t>
            </w:r>
            <w:del w:id="185" w:author="Thike" w:date="2019-07-05T03:25:00Z">
              <w:r w:rsidRPr="00586C90" w:rsidDel="00FC252D">
                <w:rPr>
                  <w:rFonts w:ascii="Times New Roman" w:hAnsi="Times New Roman" w:cs="Times New Roman"/>
                  <w:sz w:val="20"/>
                  <w:szCs w:val="20"/>
                </w:rPr>
                <w:delText>experiments</w:delText>
              </w:r>
            </w:del>
            <w:ins w:id="186" w:author="Thike" w:date="2019-07-05T03:25:00Z">
              <w:r w:rsidRPr="00586C90">
                <w:rPr>
                  <w:rFonts w:ascii="Times New Roman" w:hAnsi="Times New Roman" w:cs="Times New Roman"/>
                  <w:sz w:val="20"/>
                  <w:szCs w:val="20"/>
                </w:rPr>
                <w:t>experiments</w:t>
              </w:r>
              <w:r>
                <w:rPr>
                  <w:rFonts w:ascii="Times New Roman" w:hAnsi="Times New Roman" w:cs="Times New Roman"/>
                  <w:sz w:val="20"/>
                  <w:szCs w:val="20"/>
                </w:rPr>
                <w:t xml:space="preserve"> (</w:t>
              </w:r>
            </w:ins>
            <w:ins w:id="187" w:author="Thike" w:date="2019-07-05T03:23:00Z">
              <w:r>
                <w:rPr>
                  <w:rFonts w:ascii="Times New Roman" w:hAnsi="Times New Roman" w:cs="Times New Roman"/>
                  <w:sz w:val="20"/>
                  <w:szCs w:val="20"/>
                </w:rPr>
                <w:t>l</w:t>
              </w:r>
              <w:r w:rsidRPr="00FC252D">
                <w:rPr>
                  <w:rFonts w:ascii="Times New Roman" w:hAnsi="Times New Roman" w:cs="Times New Roman"/>
                  <w:sz w:val="20"/>
                  <w:szCs w:val="20"/>
                </w:rPr>
                <w:t>ocalized corrosion crevice corrosion on Ti-alloy</w:t>
              </w:r>
              <w:r>
                <w:rPr>
                  <w:rFonts w:ascii="Times New Roman" w:hAnsi="Times New Roman" w:cs="Times New Roman"/>
                  <w:sz w:val="20"/>
                  <w:szCs w:val="20"/>
                </w:rPr>
                <w:t>)</w:t>
              </w:r>
            </w:ins>
          </w:p>
        </w:tc>
        <w:tc>
          <w:tcPr>
            <w:tcW w:w="1170" w:type="dxa"/>
          </w:tcPr>
          <w:p w14:paraId="30BB07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1080" w:type="dxa"/>
          </w:tcPr>
          <w:p w14:paraId="121E3D6A" w14:textId="45B94D2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w:t>
            </w:r>
            <w:proofErr w:type="spellStart"/>
            <w:r w:rsidRPr="00586C90">
              <w:rPr>
                <w:rFonts w:ascii="Times New Roman" w:hAnsi="Times New Roman" w:cs="Times New Roman"/>
                <w:sz w:val="20"/>
                <w:szCs w:val="20"/>
              </w:rPr>
              <w:t>i</w:t>
            </w:r>
            <w:proofErr w:type="spellEnd"/>
            <w:r w:rsidRPr="00586C90">
              <w:rPr>
                <w:rFonts w:ascii="Times New Roman" w:hAnsi="Times New Roman" w:cs="Times New Roman"/>
                <w:sz w:val="20"/>
                <w:szCs w:val="20"/>
              </w:rPr>
              <w:t xml:space="preserve">), </w:t>
            </w:r>
            <w:del w:id="188" w:author="Thike" w:date="2019-07-03T15:30:00Z">
              <w:r w:rsidRPr="00586C90" w:rsidDel="009473D0">
                <w:rPr>
                  <w:rFonts w:ascii="Times New Roman" w:hAnsi="Times New Roman" w:cs="Times New Roman"/>
                  <w:sz w:val="20"/>
                  <w:szCs w:val="20"/>
                  <w:rPrChange w:id="189" w:author="Thike" w:date="2019-07-03T16:51:00Z">
                    <w:rPr>
                      <w:rFonts w:ascii="Times New Roman" w:hAnsi="Times New Roman" w:cs="Times New Roman"/>
                      <w:color w:val="FF0000"/>
                      <w:sz w:val="20"/>
                      <w:szCs w:val="20"/>
                    </w:rPr>
                  </w:rPrChange>
                </w:rPr>
                <w:delText xml:space="preserve">corrosion potential </w:delText>
              </w:r>
            </w:del>
            <w:proofErr w:type="spellStart"/>
            <w:r w:rsidRPr="00586C90">
              <w:rPr>
                <w:rFonts w:ascii="Times New Roman" w:hAnsi="Times New Roman" w:cs="Times New Roman"/>
                <w:sz w:val="20"/>
                <w:szCs w:val="20"/>
                <w:rPrChange w:id="190" w:author="Thike" w:date="2019-07-03T16:51:00Z">
                  <w:rPr>
                    <w:rFonts w:ascii="Times New Roman" w:hAnsi="Times New Roman" w:cs="Times New Roman"/>
                    <w:color w:val="FF0000"/>
                    <w:sz w:val="20"/>
                    <w:szCs w:val="20"/>
                  </w:rPr>
                </w:rPrChange>
              </w:rPr>
              <w:t>E</w:t>
            </w:r>
            <w:r w:rsidRPr="00586C90">
              <w:rPr>
                <w:rFonts w:ascii="Times New Roman" w:hAnsi="Times New Roman" w:cs="Times New Roman"/>
                <w:sz w:val="20"/>
                <w:szCs w:val="20"/>
                <w:vertAlign w:val="subscript"/>
                <w:rPrChange w:id="191" w:author="Thike" w:date="2019-07-03T16:51:00Z">
                  <w:rPr>
                    <w:rFonts w:ascii="Times New Roman" w:hAnsi="Times New Roman" w:cs="Times New Roman"/>
                    <w:color w:val="FF0000"/>
                    <w:sz w:val="20"/>
                    <w:szCs w:val="20"/>
                    <w:vertAlign w:val="subscript"/>
                  </w:rPr>
                </w:rPrChange>
              </w:rPr>
              <w:t>corr</w:t>
            </w:r>
            <w:proofErr w:type="spellEnd"/>
            <w:r w:rsidRPr="00586C90">
              <w:rPr>
                <w:rFonts w:ascii="Times New Roman" w:hAnsi="Times New Roman" w:cs="Times New Roman"/>
                <w:sz w:val="20"/>
                <w:szCs w:val="20"/>
                <w:rPrChange w:id="192" w:author="Thike" w:date="2019-07-03T16:51:00Z">
                  <w:rPr>
                    <w:rFonts w:ascii="Times New Roman" w:hAnsi="Times New Roman" w:cs="Times New Roman"/>
                    <w:color w:val="FF0000"/>
                    <w:sz w:val="20"/>
                    <w:szCs w:val="20"/>
                  </w:rPr>
                </w:rPrChange>
              </w:rPr>
              <w:t xml:space="preserve">, </w:t>
            </w:r>
            <w:del w:id="193" w:author="Thike" w:date="2019-07-03T15:33:00Z">
              <w:r w:rsidRPr="00586C90" w:rsidDel="0036574C">
                <w:rPr>
                  <w:rFonts w:ascii="Times New Roman" w:hAnsi="Times New Roman" w:cs="Times New Roman"/>
                  <w:sz w:val="20"/>
                  <w:szCs w:val="20"/>
                  <w:rPrChange w:id="194" w:author="Thike" w:date="2019-07-03T16:51:00Z">
                    <w:rPr>
                      <w:rFonts w:ascii="Times New Roman" w:hAnsi="Times New Roman" w:cs="Times New Roman"/>
                      <w:color w:val="FF0000"/>
                      <w:sz w:val="20"/>
                      <w:szCs w:val="20"/>
                    </w:rPr>
                  </w:rPrChange>
                </w:rPr>
                <w:delText xml:space="preserve">corrosion current </w:delText>
              </w:r>
            </w:del>
            <w:proofErr w:type="spellStart"/>
            <w:r w:rsidRPr="00586C90">
              <w:rPr>
                <w:rFonts w:ascii="Times New Roman" w:hAnsi="Times New Roman" w:cs="Times New Roman"/>
                <w:sz w:val="20"/>
                <w:szCs w:val="20"/>
                <w:rPrChange w:id="195" w:author="Thike" w:date="2019-07-03T16:51:00Z">
                  <w:rPr>
                    <w:rFonts w:ascii="Times New Roman" w:hAnsi="Times New Roman" w:cs="Times New Roman"/>
                    <w:color w:val="FF0000"/>
                    <w:sz w:val="20"/>
                    <w:szCs w:val="20"/>
                  </w:rPr>
                </w:rPrChange>
              </w:rPr>
              <w:t>i</w:t>
            </w:r>
            <w:r w:rsidRPr="00586C90">
              <w:rPr>
                <w:rFonts w:ascii="Times New Roman" w:hAnsi="Times New Roman" w:cs="Times New Roman"/>
                <w:sz w:val="20"/>
                <w:szCs w:val="20"/>
                <w:vertAlign w:val="subscript"/>
                <w:rPrChange w:id="196" w:author="Thike" w:date="2019-07-03T16:51:00Z">
                  <w:rPr>
                    <w:rFonts w:ascii="Times New Roman" w:hAnsi="Times New Roman" w:cs="Times New Roman"/>
                    <w:color w:val="FF0000"/>
                    <w:sz w:val="20"/>
                    <w:szCs w:val="20"/>
                    <w:vertAlign w:val="subscript"/>
                  </w:rPr>
                </w:rPrChange>
              </w:rPr>
              <w:t>corr</w:t>
            </w:r>
            <w:proofErr w:type="spellEnd"/>
            <w:r w:rsidRPr="00586C90">
              <w:rPr>
                <w:rFonts w:ascii="Times New Roman" w:hAnsi="Times New Roman" w:cs="Times New Roman"/>
                <w:sz w:val="20"/>
                <w:szCs w:val="20"/>
                <w:rPrChange w:id="197" w:author="Thike" w:date="2019-07-03T16:51:00Z">
                  <w:rPr>
                    <w:rFonts w:ascii="Times New Roman" w:hAnsi="Times New Roman" w:cs="Times New Roman"/>
                    <w:color w:val="FF0000"/>
                    <w:sz w:val="20"/>
                    <w:szCs w:val="20"/>
                  </w:rPr>
                </w:rPrChange>
              </w:rPr>
              <w:t xml:space="preserve">, </w:t>
            </w:r>
            <w:r w:rsidRPr="00586C90">
              <w:rPr>
                <w:rFonts w:ascii="Times New Roman" w:hAnsi="Times New Roman" w:cs="Times New Roman"/>
                <w:sz w:val="20"/>
                <w:szCs w:val="20"/>
              </w:rPr>
              <w:t xml:space="preserve">and </w:t>
            </w:r>
            <w:del w:id="198" w:author="Thike" w:date="2019-07-03T16:46:00Z">
              <w:r w:rsidRPr="00586C90" w:rsidDel="006C681F">
                <w:rPr>
                  <w:rFonts w:ascii="Times New Roman" w:hAnsi="Times New Roman" w:cs="Times New Roman"/>
                  <w:sz w:val="20"/>
                  <w:szCs w:val="20"/>
                </w:rPr>
                <w:delText xml:space="preserve">polarization resistance </w:delText>
              </w:r>
            </w:del>
            <w:proofErr w:type="spellStart"/>
            <w:r w:rsidRPr="00586C90">
              <w:rPr>
                <w:rFonts w:ascii="Times New Roman" w:hAnsi="Times New Roman" w:cs="Times New Roman"/>
                <w:sz w:val="20"/>
                <w:szCs w:val="20"/>
              </w:rPr>
              <w:t>R</w:t>
            </w:r>
            <w:r w:rsidRPr="00586C90">
              <w:rPr>
                <w:rFonts w:ascii="Times New Roman" w:hAnsi="Times New Roman" w:cs="Times New Roman"/>
                <w:sz w:val="20"/>
                <w:szCs w:val="20"/>
                <w:vertAlign w:val="subscript"/>
              </w:rPr>
              <w:t>p</w:t>
            </w:r>
            <w:proofErr w:type="spellEnd"/>
            <w:r w:rsidRPr="00586C90">
              <w:rPr>
                <w:rFonts w:ascii="Times New Roman" w:hAnsi="Times New Roman" w:cs="Times New Roman"/>
                <w:sz w:val="20"/>
                <w:szCs w:val="20"/>
                <w:vertAlign w:val="subscript"/>
              </w:rPr>
              <w:t xml:space="preserve">   </w:t>
            </w:r>
            <w:r w:rsidRPr="00586C90">
              <w:rPr>
                <w:rFonts w:ascii="Times New Roman" w:hAnsi="Times New Roman" w:cs="Times New Roman"/>
                <w:sz w:val="20"/>
                <w:szCs w:val="20"/>
              </w:rPr>
              <w:t>(general corrosion</w:t>
            </w:r>
            <w:ins w:id="199" w:author="Thike" w:date="2019-07-05T03:21:00Z">
              <w:r w:rsidRPr="00FC252D">
                <w:rPr>
                  <w:rFonts w:ascii="Times New Roman" w:hAnsi="Times New Roman" w:cs="Times New Roman"/>
                  <w:sz w:val="20"/>
                  <w:szCs w:val="20"/>
                </w:rPr>
                <w:t xml:space="preserve"> DC data on iron-alloy</w:t>
              </w:r>
            </w:ins>
            <w:r w:rsidRPr="00586C90">
              <w:rPr>
                <w:rFonts w:ascii="Times New Roman" w:hAnsi="Times New Roman" w:cs="Times New Roman"/>
                <w:sz w:val="20"/>
                <w:szCs w:val="20"/>
              </w:rPr>
              <w:t>)</w:t>
            </w:r>
          </w:p>
          <w:p w14:paraId="2D26C907" w14:textId="32C3A99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rate and log (corrosion rate) (general corrosion</w:t>
            </w:r>
            <w:ins w:id="200" w:author="Thike" w:date="2019-07-05T03:22:00Z">
              <w:r>
                <w:rPr>
                  <w:rFonts w:ascii="Times New Roman" w:hAnsi="Times New Roman" w:cs="Times New Roman"/>
                  <w:sz w:val="20"/>
                  <w:szCs w:val="20"/>
                </w:rPr>
                <w:t xml:space="preserve"> </w:t>
              </w:r>
              <w:r w:rsidRPr="00FC252D">
                <w:rPr>
                  <w:rFonts w:ascii="Times New Roman" w:hAnsi="Times New Roman" w:cs="Times New Roman"/>
                  <w:sz w:val="20"/>
                  <w:szCs w:val="20"/>
                </w:rPr>
                <w:lastRenderedPageBreak/>
                <w:t>DC data on carbon and alloy steel</w:t>
              </w:r>
            </w:ins>
            <w:r w:rsidRPr="00586C90">
              <w:rPr>
                <w:rFonts w:ascii="Times New Roman" w:hAnsi="Times New Roman" w:cs="Times New Roman"/>
                <w:sz w:val="20"/>
                <w:szCs w:val="20"/>
              </w:rPr>
              <w:t>)</w:t>
            </w:r>
          </w:p>
          <w:p w14:paraId="43FAC9E4" w14:textId="3328CBB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201" w:name="_Hlk13189606"/>
            <w:del w:id="202" w:author="Thike" w:date="2019-07-05T03:29:00Z">
              <w:r w:rsidRPr="00586C90" w:rsidDel="00E07637">
                <w:rPr>
                  <w:rFonts w:ascii="Times New Roman" w:hAnsi="Times New Roman" w:cs="Times New Roman"/>
                  <w:sz w:val="20"/>
                  <w:szCs w:val="20"/>
                </w:rPr>
                <w:delText xml:space="preserve">maximum pit depth </w:delText>
              </w:r>
            </w:del>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xml:space="preserve">, </w:t>
            </w:r>
            <w:del w:id="203" w:author="Thike" w:date="2019-07-05T03:29:00Z">
              <w:r w:rsidRPr="00586C90" w:rsidDel="00D164E4">
                <w:rPr>
                  <w:rFonts w:ascii="Times New Roman" w:hAnsi="Times New Roman" w:cs="Times New Roman"/>
                  <w:sz w:val="20"/>
                  <w:szCs w:val="20"/>
                </w:rPr>
                <w:delText xml:space="preserve">sample weight change </w:delText>
              </w:r>
            </w:del>
            <w:r w:rsidRPr="00586C90">
              <w:rPr>
                <w:rFonts w:ascii="Times New Roman" w:hAnsi="Times New Roman" w:cs="Times New Roman"/>
                <w:sz w:val="20"/>
                <w:szCs w:val="20"/>
              </w:rPr>
              <w:t xml:space="preserve">W, </w:t>
            </w:r>
            <w:del w:id="204" w:author="Thike" w:date="2019-07-05T03:30:00Z">
              <w:r w:rsidRPr="00586C90" w:rsidDel="00D164E4">
                <w:rPr>
                  <w:rFonts w:ascii="Times New Roman" w:hAnsi="Times New Roman" w:cs="Times New Roman"/>
                  <w:sz w:val="20"/>
                  <w:szCs w:val="20"/>
                </w:rPr>
                <w:delText xml:space="preserve">charge amount </w:delText>
              </w:r>
            </w:del>
            <w:r w:rsidRPr="00586C90">
              <w:rPr>
                <w:rFonts w:ascii="Times New Roman" w:hAnsi="Times New Roman" w:cs="Times New Roman"/>
                <w:sz w:val="20"/>
                <w:szCs w:val="20"/>
              </w:rPr>
              <w:t>Q, ratio Q/W</w:t>
            </w:r>
            <w:bookmarkEnd w:id="201"/>
            <w:r w:rsidRPr="00586C90">
              <w:rPr>
                <w:rFonts w:ascii="Times New Roman" w:hAnsi="Times New Roman" w:cs="Times New Roman"/>
                <w:sz w:val="20"/>
                <w:szCs w:val="20"/>
              </w:rPr>
              <w:t>, O2 consumed, log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log (W), log (Q), log (Q/W), and log (O2consumed) (</w:t>
            </w:r>
            <w:ins w:id="205" w:author="Thike" w:date="2019-07-05T03:24:00Z">
              <w:r>
                <w:rPr>
                  <w:rFonts w:ascii="Times New Roman" w:hAnsi="Times New Roman" w:cs="Times New Roman"/>
                  <w:sz w:val="20"/>
                  <w:szCs w:val="20"/>
                </w:rPr>
                <w:t>l</w:t>
              </w:r>
              <w:r w:rsidRPr="00FC252D">
                <w:rPr>
                  <w:rFonts w:ascii="Times New Roman" w:hAnsi="Times New Roman" w:cs="Times New Roman"/>
                  <w:sz w:val="20"/>
                  <w:szCs w:val="20"/>
                </w:rPr>
                <w:t>ocalized corrosion crevice corrosion on Ti-alloy</w:t>
              </w:r>
            </w:ins>
            <w:del w:id="206" w:author="Thike" w:date="2019-07-05T03:24:00Z">
              <w:r w:rsidRPr="00586C90" w:rsidDel="00FC252D">
                <w:rPr>
                  <w:rFonts w:ascii="Times New Roman" w:hAnsi="Times New Roman" w:cs="Times New Roman"/>
                  <w:sz w:val="20"/>
                  <w:szCs w:val="20"/>
                </w:rPr>
                <w:delText>localized corrosion</w:delText>
              </w:r>
            </w:del>
            <w:r w:rsidRPr="00586C90">
              <w:rPr>
                <w:rFonts w:ascii="Times New Roman" w:hAnsi="Times New Roman" w:cs="Times New Roman"/>
                <w:sz w:val="20"/>
                <w:szCs w:val="20"/>
              </w:rPr>
              <w:t>)</w:t>
            </w:r>
          </w:p>
        </w:tc>
        <w:tc>
          <w:tcPr>
            <w:tcW w:w="1170" w:type="dxa"/>
          </w:tcPr>
          <w:p w14:paraId="071FFA1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990" w:type="dxa"/>
          </w:tcPr>
          <w:p w14:paraId="70C9D1B1" w14:textId="368D383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207" w:author="Thike" w:date="2019-07-03T16:29:00Z">
              <w:r w:rsidRPr="00586C90">
                <w:rPr>
                  <w:rFonts w:ascii="Times New Roman" w:hAnsi="Times New Roman" w:cs="Times New Roman"/>
                  <w:sz w:val="20"/>
                  <w:szCs w:val="20"/>
                  <w:rPrChange w:id="208" w:author="Thike" w:date="2019-07-03T16:51:00Z">
                    <w:rPr>
                      <w:rFonts w:ascii="Times New Roman" w:hAnsi="Times New Roman" w:cs="Times New Roman"/>
                      <w:sz w:val="24"/>
                      <w:szCs w:val="28"/>
                    </w:rPr>
                  </w:rPrChange>
                </w:rPr>
                <w:t>MLP</w:t>
              </w:r>
            </w:ins>
            <w:del w:id="209"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458C9F52" w14:textId="77777777" w:rsidTr="004C5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F4AD9D7" w14:textId="3B98FC6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nickel-based alloy 22</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D6662D">
              <w:rPr>
                <w:rFonts w:ascii="Times New Roman" w:hAnsi="Times New Roman" w:cs="Times New Roman"/>
                <w:b w:val="0"/>
                <w:bCs w:val="0"/>
                <w:sz w:val="20"/>
                <w:szCs w:val="20"/>
                <w:rPrChange w:id="210"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5" w:tooltip="Kamrunnahar, 2011 #470" w:history="1">
              <w:r w:rsidR="00671DCC" w:rsidRPr="00671DCC">
                <w:rPr>
                  <w:rFonts w:ascii="Times New Roman" w:hAnsi="Times New Roman" w:cs="Times New Roman"/>
                  <w:noProof/>
                  <w:sz w:val="20"/>
                  <w:szCs w:val="20"/>
                </w:rPr>
                <w:t>25</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0593E36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industrial (nuclear waste disposal)</w:t>
            </w:r>
          </w:p>
          <w:p w14:paraId="158889A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40" w:type="dxa"/>
            <w:shd w:val="clear" w:color="auto" w:fill="FFFFFF"/>
          </w:tcPr>
          <w:p w14:paraId="2693A6B2" w14:textId="77777777" w:rsidR="00983AF8" w:rsidRDefault="005A1D16" w:rsidP="005A1D16">
            <w:pPr>
              <w:widowControl w:val="0"/>
              <w:cnfStyle w:val="000000100000" w:firstRow="0" w:lastRow="0" w:firstColumn="0" w:lastColumn="0" w:oddVBand="0" w:evenVBand="0" w:oddHBand="1" w:evenHBand="0" w:firstRowFirstColumn="0" w:firstRowLastColumn="0" w:lastRowFirstColumn="0" w:lastRowLastColumn="0"/>
              <w:rPr>
                <w:ins w:id="211" w:author="Thike" w:date="2019-07-07T19:10:00Z"/>
                <w:rFonts w:ascii="Times New Roman" w:hAnsi="Times New Roman" w:cs="Times New Roman"/>
                <w:sz w:val="20"/>
                <w:szCs w:val="20"/>
              </w:rPr>
            </w:pPr>
            <w:ins w:id="212" w:author="Thike" w:date="2019-07-07T19:03:00Z">
              <w:r w:rsidRPr="005A1D16">
                <w:rPr>
                  <w:rFonts w:ascii="Times New Roman" w:hAnsi="Times New Roman" w:cs="Times New Roman"/>
                  <w:sz w:val="20"/>
                  <w:szCs w:val="20"/>
                </w:rPr>
                <w:t>BSW</w:t>
              </w:r>
            </w:ins>
            <w:ins w:id="213" w:author="Thike" w:date="2019-07-07T19:04:00Z">
              <w:r>
                <w:rPr>
                  <w:rFonts w:ascii="Times New Roman" w:hAnsi="Times New Roman" w:cs="Times New Roman"/>
                  <w:sz w:val="20"/>
                  <w:szCs w:val="20"/>
                </w:rPr>
                <w:t>-12,</w:t>
              </w:r>
            </w:ins>
            <w:ins w:id="214" w:author="Thike" w:date="2019-07-07T19:07:00Z">
              <w:r>
                <w:rPr>
                  <w:rFonts w:ascii="Times New Roman" w:hAnsi="Times New Roman" w:cs="Times New Roman"/>
                  <w:sz w:val="20"/>
                  <w:szCs w:val="20"/>
                </w:rPr>
                <w:t xml:space="preserve"> </w:t>
              </w:r>
              <w:r w:rsidRPr="005A1D16">
                <w:rPr>
                  <w:rFonts w:ascii="Times New Roman" w:hAnsi="Times New Roman" w:cs="Times New Roman"/>
                  <w:sz w:val="20"/>
                  <w:szCs w:val="20"/>
                </w:rPr>
                <w:t>temperature, pH,</w:t>
              </w:r>
              <w:r>
                <w:rPr>
                  <w:rFonts w:ascii="Times New Roman" w:hAnsi="Times New Roman" w:cs="Times New Roman"/>
                  <w:sz w:val="20"/>
                  <w:szCs w:val="20"/>
                </w:rPr>
                <w:t xml:space="preserve"> </w:t>
              </w:r>
              <w:r w:rsidRPr="005A1D16">
                <w:rPr>
                  <w:rFonts w:ascii="Times New Roman" w:hAnsi="Times New Roman" w:cs="Times New Roman"/>
                  <w:sz w:val="20"/>
                  <w:szCs w:val="20"/>
                </w:rPr>
                <w:t>chloride concentration</w:t>
              </w:r>
            </w:ins>
            <w:ins w:id="215" w:author="Thike" w:date="2019-07-07T19:09:00Z">
              <w:r w:rsidR="007B7C05">
                <w:rPr>
                  <w:rFonts w:ascii="Times New Roman" w:hAnsi="Times New Roman" w:cs="Times New Roman"/>
                  <w:sz w:val="20"/>
                  <w:szCs w:val="20"/>
                </w:rPr>
                <w:t>, s</w:t>
              </w:r>
              <w:r w:rsidR="007B7C05" w:rsidRPr="007B7C05">
                <w:rPr>
                  <w:rFonts w:ascii="Times New Roman" w:hAnsi="Times New Roman" w:cs="Times New Roman"/>
                  <w:sz w:val="20"/>
                  <w:szCs w:val="20"/>
                </w:rPr>
                <w:t>aturated NaCl electrolyte</w:t>
              </w:r>
            </w:ins>
          </w:p>
          <w:p w14:paraId="0E979E44" w14:textId="0F763031" w:rsidR="007B7C05" w:rsidRPr="00525427" w:rsidRDefault="007B7C05"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216" w:author="Thike" w:date="2019-07-07T19:10:00Z">
              <w:r>
                <w:rPr>
                  <w:rFonts w:ascii="Times New Roman" w:hAnsi="Times New Roman" w:cs="Times New Roman"/>
                  <w:sz w:val="20"/>
                  <w:szCs w:val="20"/>
                </w:rPr>
                <w:t>(</w:t>
              </w:r>
              <w:commentRangeStart w:id="217"/>
              <w:r w:rsidRPr="00A3432F">
                <w:rPr>
                  <w:rFonts w:ascii="Times New Roman" w:hAnsi="Times New Roman" w:cs="Times New Roman"/>
                  <w:sz w:val="20"/>
                  <w:szCs w:val="20"/>
                </w:rPr>
                <w:t>chemically defined environments</w:t>
              </w:r>
              <w:commentRangeEnd w:id="217"/>
              <w:r>
                <w:rPr>
                  <w:rStyle w:val="a6"/>
                </w:rPr>
                <w:commentReference w:id="217"/>
              </w:r>
              <w:r>
                <w:rPr>
                  <w:rFonts w:ascii="Times New Roman" w:hAnsi="Times New Roman" w:cs="Times New Roman"/>
                  <w:sz w:val="20"/>
                  <w:szCs w:val="20"/>
                </w:rPr>
                <w:t>)</w:t>
              </w:r>
            </w:ins>
          </w:p>
        </w:tc>
        <w:tc>
          <w:tcPr>
            <w:tcW w:w="1260" w:type="dxa"/>
            <w:shd w:val="clear" w:color="auto" w:fill="FFFFFF"/>
          </w:tcPr>
          <w:p w14:paraId="32161A06" w14:textId="6A16FA9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218" w:author="Thike" w:date="2019-07-03T16:40:00Z">
              <w:r w:rsidRPr="00586C90">
                <w:rPr>
                  <w:rFonts w:ascii="Times New Roman" w:hAnsi="Times New Roman" w:cs="Times New Roman"/>
                  <w:sz w:val="20"/>
                  <w:szCs w:val="20"/>
                  <w:rPrChange w:id="219" w:author="Thike" w:date="2019-07-03T16:51:00Z">
                    <w:rPr>
                      <w:rFonts w:ascii="Times New Roman" w:hAnsi="Times New Roman" w:cs="Times New Roman"/>
                      <w:sz w:val="24"/>
                      <w:szCs w:val="28"/>
                    </w:rPr>
                  </w:rPrChange>
                </w:rPr>
                <w:t>T</w:t>
              </w:r>
              <w:r w:rsidRPr="00586C90" w:rsidDel="006C681F">
                <w:rPr>
                  <w:rFonts w:ascii="Times New Roman" w:hAnsi="Times New Roman" w:cs="Times New Roman"/>
                  <w:sz w:val="20"/>
                  <w:szCs w:val="20"/>
                </w:rPr>
                <w:t xml:space="preserve"> </w:t>
              </w:r>
            </w:ins>
            <w:del w:id="220" w:author="Thike" w:date="2019-07-03T16:40:00Z">
              <w:r w:rsidRPr="00586C90" w:rsidDel="006C681F">
                <w:rPr>
                  <w:rFonts w:ascii="Times New Roman" w:hAnsi="Times New Roman" w:cs="Times New Roman"/>
                  <w:sz w:val="20"/>
                  <w:szCs w:val="20"/>
                </w:rPr>
                <w:delText xml:space="preserve">temperature </w:delText>
              </w:r>
            </w:del>
            <w:r w:rsidRPr="00586C90">
              <w:rPr>
                <w:rFonts w:ascii="Times New Roman" w:hAnsi="Times New Roman" w:cs="Times New Roman"/>
                <w:sz w:val="20"/>
                <w:szCs w:val="20"/>
              </w:rPr>
              <w:t xml:space="preserve">values, sample treatment types: welded or annealed, and </w:t>
            </w:r>
            <w:del w:id="221" w:author="Thike" w:date="2019-07-05T03:31:00Z">
              <w:r w:rsidRPr="00586C90" w:rsidDel="00D94107">
                <w:rPr>
                  <w:rFonts w:ascii="Times New Roman" w:hAnsi="Times New Roman" w:cs="Times New Roman"/>
                  <w:sz w:val="20"/>
                  <w:szCs w:val="20"/>
                </w:rPr>
                <w:delText xml:space="preserve">the </w:delText>
              </w:r>
            </w:del>
            <w:r w:rsidRPr="00586C90">
              <w:rPr>
                <w:rFonts w:ascii="Times New Roman" w:hAnsi="Times New Roman" w:cs="Times New Roman"/>
                <w:sz w:val="20"/>
                <w:szCs w:val="20"/>
              </w:rPr>
              <w:t>exposure time</w:t>
            </w:r>
            <w:ins w:id="222" w:author="Thike" w:date="2019-07-05T03:34:00Z">
              <w:r>
                <w:rPr>
                  <w:rFonts w:ascii="Times New Roman" w:hAnsi="Times New Roman" w:cs="Times New Roman"/>
                  <w:sz w:val="20"/>
                  <w:szCs w:val="20"/>
                </w:rPr>
                <w:t xml:space="preserve"> (g</w:t>
              </w:r>
              <w:r w:rsidRPr="00D94107">
                <w:rPr>
                  <w:rFonts w:ascii="Times New Roman" w:hAnsi="Times New Roman" w:cs="Times New Roman"/>
                  <w:sz w:val="20"/>
                  <w:szCs w:val="20"/>
                </w:rPr>
                <w:t>eneral corrosio</w:t>
              </w:r>
              <w:r>
                <w:rPr>
                  <w:rFonts w:ascii="Times New Roman" w:hAnsi="Times New Roman" w:cs="Times New Roman"/>
                  <w:sz w:val="20"/>
                  <w:szCs w:val="20"/>
                </w:rPr>
                <w:t>n)</w:t>
              </w:r>
            </w:ins>
            <w:del w:id="223" w:author="Thike" w:date="2019-07-05T03:34:00Z">
              <w:r w:rsidRPr="00586C90" w:rsidDel="00D94107">
                <w:rPr>
                  <w:rFonts w:ascii="Times New Roman" w:hAnsi="Times New Roman" w:cs="Times New Roman"/>
                  <w:sz w:val="20"/>
                  <w:szCs w:val="20"/>
                </w:rPr>
                <w:delText xml:space="preserve">, </w:delText>
              </w:r>
            </w:del>
          </w:p>
          <w:p w14:paraId="14F114CD" w14:textId="7A825E0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sample </w:t>
            </w:r>
            <w:r w:rsidRPr="00586C90">
              <w:rPr>
                <w:rFonts w:ascii="Times New Roman" w:hAnsi="Times New Roman" w:cs="Times New Roman"/>
                <w:sz w:val="20"/>
                <w:szCs w:val="20"/>
              </w:rPr>
              <w:lastRenderedPageBreak/>
              <w:t xml:space="preserve">treatments: welded or annealed, </w:t>
            </w:r>
            <w:ins w:id="224" w:author="Thike" w:date="2019-07-03T16:41:00Z">
              <w:r w:rsidRPr="00586C90">
                <w:rPr>
                  <w:rFonts w:ascii="Times New Roman" w:hAnsi="Times New Roman" w:cs="Times New Roman"/>
                  <w:sz w:val="20"/>
                  <w:szCs w:val="20"/>
                  <w:rPrChange w:id="225" w:author="Thike" w:date="2019-07-03T16:51:00Z">
                    <w:rPr>
                      <w:rFonts w:ascii="Times New Roman" w:hAnsi="Times New Roman" w:cs="Times New Roman"/>
                      <w:sz w:val="24"/>
                      <w:szCs w:val="28"/>
                    </w:rPr>
                  </w:rPrChange>
                </w:rPr>
                <w:t>T</w:t>
              </w:r>
            </w:ins>
            <w:del w:id="226"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pH,</w:t>
            </w:r>
            <w:r w:rsidRPr="00586C90">
              <w:rPr>
                <w:rFonts w:ascii="Times New Roman" w:hAnsi="Times New Roman" w:cs="Times New Roman"/>
                <w:sz w:val="20"/>
                <w:szCs w:val="20"/>
              </w:rPr>
              <w:br/>
              <w:t>Cl-, aging time, types of corrosion</w:t>
            </w:r>
            <w:ins w:id="227" w:author="Thike" w:date="2019-07-08T22:09:00Z">
              <w:r w:rsidR="00710140">
                <w:rPr>
                  <w:rFonts w:ascii="Times New Roman" w:hAnsi="Times New Roman" w:cs="Times New Roman"/>
                  <w:sz w:val="20"/>
                  <w:szCs w:val="20"/>
                </w:rPr>
                <w:t>: general or localized</w:t>
              </w:r>
            </w:ins>
            <w:ins w:id="228" w:author="Thike" w:date="2019-07-05T03:38:00Z">
              <w:r>
                <w:rPr>
                  <w:rFonts w:ascii="Times New Roman" w:hAnsi="Times New Roman" w:cs="Times New Roman"/>
                  <w:sz w:val="20"/>
                  <w:szCs w:val="20"/>
                </w:rPr>
                <w:t xml:space="preserve"> (</w:t>
              </w:r>
              <w:r w:rsidRPr="00D94107">
                <w:rPr>
                  <w:rFonts w:ascii="Times New Roman" w:hAnsi="Times New Roman" w:cs="Times New Roman"/>
                  <w:sz w:val="20"/>
                  <w:szCs w:val="20"/>
                </w:rPr>
                <w:t xml:space="preserve">localized </w:t>
              </w:r>
            </w:ins>
            <w:ins w:id="229" w:author="Thike" w:date="2019-07-08T22:10:00Z">
              <w:r w:rsidR="00710140">
                <w:rPr>
                  <w:rFonts w:ascii="Times New Roman" w:hAnsi="Times New Roman" w:cs="Times New Roman"/>
                  <w:sz w:val="20"/>
                  <w:szCs w:val="20"/>
                </w:rPr>
                <w:t>(service)</w:t>
              </w:r>
            </w:ins>
            <w:ins w:id="230" w:author="Thike" w:date="2019-07-05T03:38:00Z">
              <w:r w:rsidRPr="00D94107">
                <w:rPr>
                  <w:rFonts w:ascii="Times New Roman" w:hAnsi="Times New Roman" w:cs="Times New Roman"/>
                  <w:sz w:val="20"/>
                  <w:szCs w:val="20"/>
                </w:rPr>
                <w:t>corrosion</w:t>
              </w:r>
              <w:r>
                <w:rPr>
                  <w:rFonts w:ascii="Times New Roman" w:hAnsi="Times New Roman" w:cs="Times New Roman"/>
                  <w:sz w:val="20"/>
                  <w:szCs w:val="20"/>
                </w:rPr>
                <w:t>)</w:t>
              </w:r>
            </w:ins>
          </w:p>
          <w:p w14:paraId="7FB7ADEC" w14:textId="12F072EC" w:rsidR="00710140" w:rsidRPr="00586C90" w:rsidRDefault="00983AF8" w:rsidP="00D8568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commentRangeStart w:id="231"/>
            <w:del w:id="232" w:author="Thike" w:date="2019-07-09T14:17:00Z">
              <w:r w:rsidRPr="00586C90" w:rsidDel="0020062D">
                <w:rPr>
                  <w:rFonts w:ascii="Times New Roman" w:hAnsi="Times New Roman" w:cs="Times New Roman"/>
                  <w:sz w:val="20"/>
                  <w:szCs w:val="20"/>
                </w:rPr>
                <w:delText>frequency (</w:delText>
              </w:r>
            </w:del>
            <w:r w:rsidRPr="00586C90">
              <w:rPr>
                <w:rFonts w:ascii="Times New Roman" w:hAnsi="Times New Roman" w:cs="Times New Roman"/>
                <w:sz w:val="20"/>
                <w:szCs w:val="20"/>
              </w:rPr>
              <w:t>w</w:t>
            </w:r>
            <w:commentRangeEnd w:id="231"/>
            <w:r>
              <w:rPr>
                <w:rStyle w:val="a6"/>
              </w:rPr>
              <w:commentReference w:id="231"/>
            </w:r>
            <w:del w:id="233" w:author="Thike" w:date="2019-07-09T14:17:00Z">
              <w:r w:rsidRPr="00586C90" w:rsidDel="0020062D">
                <w:rPr>
                  <w:rFonts w:ascii="Times New Roman" w:hAnsi="Times New Roman" w:cs="Times New Roman"/>
                  <w:sz w:val="20"/>
                  <w:szCs w:val="20"/>
                </w:rPr>
                <w:delText>)</w:delText>
              </w:r>
            </w:del>
            <w:r w:rsidRPr="00586C90">
              <w:rPr>
                <w:rFonts w:ascii="Times New Roman" w:hAnsi="Times New Roman" w:cs="Times New Roman"/>
                <w:sz w:val="20"/>
                <w:szCs w:val="20"/>
              </w:rPr>
              <w:t xml:space="preserve"> and log(w)</w:t>
            </w:r>
            <w:ins w:id="234" w:author="Thike" w:date="2019-07-08T22:11:00Z">
              <w:r w:rsidR="00710140">
                <w:rPr>
                  <w:rFonts w:ascii="Times New Roman" w:hAnsi="Times New Roman" w:cs="Times New Roman"/>
                  <w:sz w:val="20"/>
                  <w:szCs w:val="20"/>
                </w:rPr>
                <w:t xml:space="preserve"> </w:t>
              </w:r>
            </w:ins>
            <w:ins w:id="235" w:author="Thike" w:date="2019-07-08T22:10:00Z">
              <w:r w:rsidR="00710140">
                <w:rPr>
                  <w:rFonts w:ascii="Times New Roman" w:hAnsi="Times New Roman" w:cs="Times New Roman"/>
                  <w:sz w:val="20"/>
                  <w:szCs w:val="20"/>
                </w:rPr>
                <w:t>(localized corrosion)</w:t>
              </w:r>
            </w:ins>
          </w:p>
        </w:tc>
        <w:tc>
          <w:tcPr>
            <w:tcW w:w="1170" w:type="dxa"/>
            <w:shd w:val="clear" w:color="auto" w:fill="FFFFFF"/>
          </w:tcPr>
          <w:p w14:paraId="4498327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1080" w:type="dxa"/>
            <w:shd w:val="clear" w:color="auto" w:fill="FFFFFF"/>
          </w:tcPr>
          <w:p w14:paraId="1DD3EEB2" w14:textId="626D497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weight loss </w:t>
            </w:r>
            <w:del w:id="236" w:author="Thike" w:date="2019-07-05T03:36:00Z">
              <w:r w:rsidRPr="00586C90" w:rsidDel="00D94107">
                <w:rPr>
                  <w:rFonts w:ascii="Times New Roman" w:hAnsi="Times New Roman" w:cs="Times New Roman"/>
                  <w:sz w:val="20"/>
                  <w:szCs w:val="20"/>
                </w:rPr>
                <w:delText xml:space="preserve">in mg </w:delText>
              </w:r>
            </w:del>
            <w:r w:rsidRPr="00586C90">
              <w:rPr>
                <w:rFonts w:ascii="Times New Roman" w:hAnsi="Times New Roman" w:cs="Times New Roman"/>
                <w:sz w:val="20"/>
                <w:szCs w:val="20"/>
              </w:rPr>
              <w:t>(general corrosion)</w:t>
            </w:r>
            <w:del w:id="237" w:author="Thike" w:date="2019-07-05T03:36:00Z">
              <w:r w:rsidRPr="00586C90" w:rsidDel="00D94107">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6678EDB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repassivation</w:t>
            </w:r>
            <w:proofErr w:type="spellEnd"/>
            <w:r w:rsidRPr="00586C90">
              <w:rPr>
                <w:rFonts w:ascii="Times New Roman" w:hAnsi="Times New Roman" w:cs="Times New Roman"/>
                <w:sz w:val="20"/>
                <w:szCs w:val="20"/>
              </w:rPr>
              <w:t xml:space="preserve"> potential (localized corrosion), </w:t>
            </w:r>
          </w:p>
          <w:p w14:paraId="48456C03" w14:textId="72BE69F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Zr</w:t>
            </w:r>
            <w:proofErr w:type="spellEnd"/>
            <w:ins w:id="238" w:author="Thike" w:date="2019-07-05T03:48:00Z">
              <w:r>
                <w:rPr>
                  <w:rFonts w:ascii="Times New Roman" w:hAnsi="Times New Roman" w:cs="Times New Roman"/>
                  <w:sz w:val="20"/>
                  <w:szCs w:val="20"/>
                </w:rPr>
                <w:t>,</w:t>
              </w:r>
            </w:ins>
            <w:del w:id="239" w:author="Thike" w:date="2019-07-05T03:48:00Z">
              <w:r w:rsidRPr="00586C90" w:rsidDel="005E7306">
                <w:rPr>
                  <w:rFonts w:ascii="Times New Roman" w:hAnsi="Times New Roman" w:cs="Times New Roman"/>
                  <w:sz w:val="20"/>
                  <w:szCs w:val="20"/>
                </w:rPr>
                <w:delText xml:space="preserve"> and</w:delText>
              </w:r>
            </w:del>
            <w:r w:rsidRPr="00586C90">
              <w:rPr>
                <w:rFonts w:ascii="Times New Roman" w:hAnsi="Times New Roman" w:cs="Times New Roman"/>
                <w:sz w:val="20"/>
                <w:szCs w:val="20"/>
              </w:rPr>
              <w:t xml:space="preserve"> Zi</w:t>
            </w:r>
            <w:del w:id="240" w:author="Thike" w:date="2019-07-05T03:48:00Z">
              <w:r w:rsidRPr="00586C90" w:rsidDel="005E7306">
                <w:rPr>
                  <w:rFonts w:ascii="Times New Roman" w:hAnsi="Times New Roman" w:cs="Times New Roman"/>
                  <w:sz w:val="20"/>
                  <w:szCs w:val="20"/>
                </w:rPr>
                <w:delText xml:space="preserve"> </w:delText>
              </w:r>
              <w:r w:rsidRPr="00586C90" w:rsidDel="005E7306">
                <w:rPr>
                  <w:rFonts w:ascii="Times New Roman" w:hAnsi="Times New Roman" w:cs="Times New Roman"/>
                  <w:sz w:val="20"/>
                  <w:szCs w:val="20"/>
                </w:rPr>
                <w:lastRenderedPageBreak/>
                <w:delText>i.e. real and imaginary impedances</w:delText>
              </w:r>
            </w:del>
            <w:r w:rsidRPr="00586C90">
              <w:rPr>
                <w:rFonts w:ascii="Times New Roman" w:hAnsi="Times New Roman" w:cs="Times New Roman"/>
                <w:sz w:val="20"/>
                <w:szCs w:val="20"/>
              </w:rPr>
              <w:t xml:space="preserve">, </w:t>
            </w:r>
            <w:del w:id="241" w:author="Thike" w:date="2019-07-05T03:48:00Z">
              <w:r w:rsidRPr="00586C90" w:rsidDel="005E7306">
                <w:rPr>
                  <w:rFonts w:ascii="Times New Roman" w:hAnsi="Times New Roman" w:cs="Times New Roman"/>
                  <w:sz w:val="20"/>
                  <w:szCs w:val="20"/>
                </w:rPr>
                <w:delText xml:space="preserve">respectively, </w:delText>
              </w:r>
            </w:del>
            <w:r w:rsidRPr="00586C90">
              <w:rPr>
                <w:rFonts w:ascii="Times New Roman" w:hAnsi="Times New Roman" w:cs="Times New Roman"/>
                <w:sz w:val="20"/>
                <w:szCs w:val="20"/>
              </w:rPr>
              <w:t>abs(Z), and Phase (localized corrosion)</w:t>
            </w:r>
          </w:p>
        </w:tc>
        <w:tc>
          <w:tcPr>
            <w:tcW w:w="1170" w:type="dxa"/>
            <w:shd w:val="clear" w:color="auto" w:fill="FFFFFF"/>
          </w:tcPr>
          <w:p w14:paraId="2A4D8EB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990" w:type="dxa"/>
            <w:shd w:val="clear" w:color="auto" w:fill="FFFFFF"/>
          </w:tcPr>
          <w:p w14:paraId="7C683A2C" w14:textId="2BB6AD7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242" w:author="Thike" w:date="2019-07-03T16:29:00Z">
              <w:r w:rsidRPr="00586C90">
                <w:rPr>
                  <w:rFonts w:ascii="Times New Roman" w:hAnsi="Times New Roman" w:cs="Times New Roman"/>
                  <w:sz w:val="20"/>
                  <w:szCs w:val="20"/>
                  <w:rPrChange w:id="243" w:author="Thike" w:date="2019-07-03T16:51:00Z">
                    <w:rPr>
                      <w:rFonts w:ascii="Times New Roman" w:hAnsi="Times New Roman" w:cs="Times New Roman"/>
                      <w:sz w:val="24"/>
                      <w:szCs w:val="28"/>
                    </w:rPr>
                  </w:rPrChange>
                </w:rPr>
                <w:t>MLP</w:t>
              </w:r>
            </w:ins>
            <w:del w:id="244"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0AB1BC8F" w14:textId="77777777" w:rsidTr="004C51C8">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EC8F803" w14:textId="09FF18C0" w:rsidR="00983AF8" w:rsidRPr="00586C90" w:rsidRDefault="00983AF8" w:rsidP="00983AF8">
            <w:pPr>
              <w:widowControl w:val="0"/>
              <w:rPr>
                <w:rFonts w:ascii="Times New Roman" w:hAnsi="Times New Roman" w:cs="Times New Roman"/>
                <w:sz w:val="20"/>
                <w:szCs w:val="20"/>
              </w:rPr>
            </w:pPr>
            <w:commentRangeStart w:id="245"/>
            <w:r w:rsidRPr="00586C90">
              <w:rPr>
                <w:rFonts w:ascii="Times New Roman" w:hAnsi="Times New Roman" w:cs="Times New Roman"/>
                <w:sz w:val="20"/>
                <w:szCs w:val="20"/>
              </w:rPr>
              <w:t>A357 alloy</w:t>
            </w:r>
            <w:ins w:id="246" w:author="Thike" w:date="2019-07-09T07:19:00Z">
              <w:r w:rsidR="00C04130">
                <w:rPr>
                  <w:rFonts w:ascii="Times New Roman" w:hAnsi="Times New Roman" w:cs="Times New Roman"/>
                  <w:sz w:val="20"/>
                  <w:szCs w:val="20"/>
                </w:rPr>
                <w:t xml:space="preserve"> </w:t>
              </w:r>
            </w:ins>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D6662D">
              <w:rPr>
                <w:rFonts w:ascii="Times New Roman" w:hAnsi="Times New Roman" w:cs="Times New Roman"/>
                <w:b w:val="0"/>
                <w:bCs w:val="0"/>
                <w:sz w:val="20"/>
                <w:szCs w:val="20"/>
                <w:rPrChange w:id="247"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1" w:tooltip="Yang, 2012 #467" w:history="1">
              <w:r w:rsidR="00671DCC" w:rsidRPr="00671DCC">
                <w:rPr>
                  <w:rFonts w:ascii="Times New Roman" w:hAnsi="Times New Roman" w:cs="Times New Roman"/>
                  <w:noProof/>
                  <w:sz w:val="20"/>
                  <w:szCs w:val="20"/>
                </w:rPr>
                <w:t>21</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commentRangeEnd w:id="245"/>
            <w:r>
              <w:rPr>
                <w:rStyle w:val="a6"/>
                <w:b w:val="0"/>
                <w:bCs w:val="0"/>
              </w:rPr>
              <w:commentReference w:id="245"/>
            </w:r>
          </w:p>
        </w:tc>
        <w:tc>
          <w:tcPr>
            <w:tcW w:w="1260" w:type="dxa"/>
            <w:shd w:val="clear" w:color="auto" w:fill="FFFFFF"/>
          </w:tcPr>
          <w:p w14:paraId="3EDF6228" w14:textId="2507A5AA" w:rsidR="00983AF8" w:rsidRPr="00586C90" w:rsidDel="009A6D1A" w:rsidRDefault="00983AF8" w:rsidP="00983AF8">
            <w:pPr>
              <w:widowControl w:val="0"/>
              <w:cnfStyle w:val="000000000000" w:firstRow="0" w:lastRow="0" w:firstColumn="0" w:lastColumn="0" w:oddVBand="0" w:evenVBand="0" w:oddHBand="0" w:evenHBand="0" w:firstRowFirstColumn="0" w:firstRowLastColumn="0" w:lastRowFirstColumn="0" w:lastRowLastColumn="0"/>
              <w:rPr>
                <w:del w:id="248" w:author="Thike" w:date="2019-07-07T16:27:00Z"/>
                <w:rFonts w:ascii="Times New Roman" w:hAnsi="Times New Roman" w:cs="Times New Roman"/>
                <w:sz w:val="20"/>
                <w:szCs w:val="20"/>
                <w:rPrChange w:id="249" w:author="Thike" w:date="2019-07-03T16:51:00Z">
                  <w:rPr>
                    <w:del w:id="250" w:author="Thike" w:date="2019-07-07T16:27:00Z"/>
                    <w:rFonts w:ascii="Times New Roman" w:hAnsi="Times New Roman" w:cs="Times New Roman"/>
                    <w:color w:val="FF0000"/>
                    <w:sz w:val="20"/>
                    <w:szCs w:val="20"/>
                  </w:rPr>
                </w:rPrChange>
              </w:rPr>
            </w:pPr>
            <w:ins w:id="251" w:author="Thike" w:date="2019-07-07T16:27:00Z">
              <w:r w:rsidRPr="009A6D1A">
                <w:rPr>
                  <w:rFonts w:ascii="Times New Roman" w:hAnsi="Times New Roman" w:cs="Times New Roman"/>
                  <w:sz w:val="20"/>
                  <w:szCs w:val="20"/>
                </w:rPr>
                <w:t>aerospace, automotive industries</w:t>
              </w:r>
              <w:r w:rsidRPr="00525427" w:rsidDel="009A6D1A">
                <w:rPr>
                  <w:rFonts w:ascii="Times New Roman" w:hAnsi="Times New Roman" w:cs="Times New Roman"/>
                  <w:sz w:val="20"/>
                  <w:szCs w:val="20"/>
                  <w:highlight w:val="yellow"/>
                </w:rPr>
                <w:t xml:space="preserve"> </w:t>
              </w:r>
            </w:ins>
            <w:del w:id="252" w:author="Thike" w:date="2019-07-07T16:27:00Z">
              <w:r w:rsidRPr="005D6B22" w:rsidDel="009A6D1A">
                <w:rPr>
                  <w:rFonts w:ascii="Times New Roman" w:hAnsi="Times New Roman" w:cs="Times New Roman"/>
                  <w:sz w:val="20"/>
                  <w:szCs w:val="20"/>
                  <w:highlight w:val="yellow"/>
                  <w:rPrChange w:id="253" w:author="Thike" w:date="2019-07-06T04:47:00Z">
                    <w:rPr>
                      <w:rFonts w:ascii="Times New Roman" w:hAnsi="Times New Roman" w:cs="Times New Roman"/>
                      <w:color w:val="FF0000"/>
                      <w:sz w:val="20"/>
                      <w:szCs w:val="20"/>
                    </w:rPr>
                  </w:rPrChange>
                </w:rPr>
                <w:delText>quenching operation</w:delText>
              </w:r>
            </w:del>
          </w:p>
          <w:p w14:paraId="1AC574E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shd w:val="clear" w:color="auto" w:fill="FFFFFF"/>
          </w:tcPr>
          <w:p w14:paraId="1E833D2C" w14:textId="48D4C3B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254" w:author="Thike" w:date="2019-07-07T16:52:00Z">
              <w:r w:rsidRPr="00B022AB">
                <w:rPr>
                  <w:rFonts w:ascii="Times New Roman" w:hAnsi="Times New Roman" w:cs="Times New Roman"/>
                  <w:sz w:val="20"/>
                  <w:szCs w:val="20"/>
                </w:rPr>
                <w:t>quenching operation</w:t>
              </w:r>
            </w:ins>
          </w:p>
        </w:tc>
        <w:tc>
          <w:tcPr>
            <w:tcW w:w="1260" w:type="dxa"/>
            <w:shd w:val="clear" w:color="auto" w:fill="FFFFFF"/>
          </w:tcPr>
          <w:p w14:paraId="242333CA" w14:textId="699F476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w:t>
            </w:r>
            <w:ins w:id="255" w:author="Thike" w:date="2019-07-03T16:49:00Z">
              <w:r w:rsidRPr="00586C90">
                <w:rPr>
                  <w:rFonts w:ascii="Times New Roman" w:hAnsi="Times New Roman" w:cs="Times New Roman"/>
                  <w:sz w:val="20"/>
                  <w:szCs w:val="20"/>
                  <w:rPrChange w:id="256" w:author="Thike" w:date="2019-07-03T16:51:00Z">
                    <w:rPr>
                      <w:rFonts w:ascii="Times New Roman" w:hAnsi="Times New Roman" w:cs="Times New Roman"/>
                      <w:sz w:val="24"/>
                      <w:szCs w:val="28"/>
                    </w:rPr>
                  </w:rPrChange>
                </w:rPr>
                <w:t>SR</w:t>
              </w:r>
            </w:ins>
            <w:del w:id="257"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ins w:id="258" w:author="Thike" w:date="2019-07-03T16:47:00Z">
              <w:r w:rsidRPr="00586C90">
                <w:rPr>
                  <w:rFonts w:ascii="Times New Roman" w:hAnsi="Times New Roman" w:cs="Times New Roman"/>
                  <w:sz w:val="20"/>
                  <w:szCs w:val="20"/>
                  <w:rPrChange w:id="259" w:author="Thike" w:date="2019-07-03T16:51:00Z">
                    <w:rPr>
                      <w:rFonts w:ascii="Times New Roman" w:hAnsi="Times New Roman" w:cs="Times New Roman"/>
                      <w:sz w:val="24"/>
                      <w:szCs w:val="28"/>
                    </w:rPr>
                  </w:rPrChange>
                </w:rPr>
                <w:t>S</w:t>
              </w:r>
            </w:ins>
            <w:del w:id="260" w:author="Thike" w:date="2019-07-03T16:47:00Z">
              <w:r w:rsidRPr="00586C90" w:rsidDel="00586C90">
                <w:rPr>
                  <w:rFonts w:ascii="Times New Roman" w:hAnsi="Times New Roman" w:cs="Times New Roman"/>
                  <w:sz w:val="20"/>
                  <w:szCs w:val="20"/>
                </w:rPr>
                <w:delText>strain</w:delText>
              </w:r>
            </w:del>
          </w:p>
        </w:tc>
        <w:tc>
          <w:tcPr>
            <w:tcW w:w="1170" w:type="dxa"/>
            <w:shd w:val="clear" w:color="auto" w:fill="FFFFFF"/>
          </w:tcPr>
          <w:p w14:paraId="75868CBE"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tan sigmoid and log sigmoid, linear</w:t>
            </w:r>
          </w:p>
        </w:tc>
        <w:tc>
          <w:tcPr>
            <w:tcW w:w="1080" w:type="dxa"/>
            <w:shd w:val="clear" w:color="auto" w:fill="FFFFFF"/>
          </w:tcPr>
          <w:p w14:paraId="45D2565A" w14:textId="2C5720F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261" w:author="Thike" w:date="2019-07-07T16:49:00Z">
              <w:r w:rsidRPr="00586C90" w:rsidDel="00A36A6A">
                <w:rPr>
                  <w:rFonts w:ascii="Times New Roman" w:hAnsi="Times New Roman" w:cs="Times New Roman"/>
                  <w:sz w:val="20"/>
                  <w:szCs w:val="20"/>
                </w:rPr>
                <w:delText xml:space="preserve">thermal </w:delText>
              </w:r>
            </w:del>
            <w:r w:rsidRPr="00586C90">
              <w:rPr>
                <w:rFonts w:ascii="Times New Roman" w:hAnsi="Times New Roman" w:cs="Times New Roman"/>
                <w:sz w:val="20"/>
                <w:szCs w:val="20"/>
              </w:rPr>
              <w:t>flow stress</w:t>
            </w:r>
          </w:p>
        </w:tc>
        <w:tc>
          <w:tcPr>
            <w:tcW w:w="1170" w:type="dxa"/>
            <w:shd w:val="clear" w:color="auto" w:fill="FFFFFF"/>
          </w:tcPr>
          <w:p w14:paraId="314781F4" w14:textId="67D7896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262" w:author="Thike" w:date="2019-07-07T16:49:00Z">
              <w:r w:rsidRPr="00586C90" w:rsidDel="00A36A6A">
                <w:rPr>
                  <w:rFonts w:ascii="Times New Roman" w:hAnsi="Times New Roman" w:cs="Times New Roman"/>
                  <w:sz w:val="20"/>
                  <w:szCs w:val="20"/>
                </w:rPr>
                <w:delText>thermal</w:delText>
              </w:r>
            </w:del>
            <w:ins w:id="263" w:author="Thike" w:date="2019-07-07T16:49:00Z">
              <w:r>
                <w:rPr>
                  <w:rFonts w:ascii="Times New Roman" w:hAnsi="Times New Roman" w:cs="Times New Roman"/>
                  <w:sz w:val="20"/>
                  <w:szCs w:val="20"/>
                </w:rPr>
                <w:t>mechanical</w:t>
              </w:r>
            </w:ins>
          </w:p>
        </w:tc>
        <w:tc>
          <w:tcPr>
            <w:tcW w:w="990" w:type="dxa"/>
            <w:shd w:val="clear" w:color="auto" w:fill="FFFFFF"/>
          </w:tcPr>
          <w:p w14:paraId="1F513D84" w14:textId="114EC26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264" w:author="Thike" w:date="2019-07-03T15:25:00Z">
              <w:r w:rsidRPr="00586C90" w:rsidDel="002A0880">
                <w:rPr>
                  <w:rFonts w:ascii="Times New Roman" w:hAnsi="Times New Roman" w:cs="Times New Roman"/>
                  <w:sz w:val="20"/>
                  <w:szCs w:val="20"/>
                </w:rPr>
                <w:delText>backpropagation Neural Network</w:delText>
              </w:r>
            </w:del>
            <w:bookmarkStart w:id="265" w:name="_Hlk13060122"/>
            <w:ins w:id="266" w:author="Thike" w:date="2019-07-03T15:25:00Z">
              <w:r w:rsidRPr="00586C90">
                <w:rPr>
                  <w:rFonts w:ascii="Times New Roman" w:hAnsi="Times New Roman" w:cs="Times New Roman"/>
                  <w:sz w:val="20"/>
                  <w:szCs w:val="20"/>
                </w:rPr>
                <w:t>BPNN</w:t>
              </w:r>
            </w:ins>
            <w:bookmarkEnd w:id="265"/>
          </w:p>
        </w:tc>
      </w:tr>
      <w:tr w:rsidR="004C51C8" w:rsidRPr="00586C90" w14:paraId="4A77693B" w14:textId="77777777" w:rsidTr="004C5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5F9B77FD" w14:textId="7DFFCDC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Alloy 600</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D6662D">
              <w:rPr>
                <w:rFonts w:ascii="Times New Roman" w:hAnsi="Times New Roman" w:cs="Times New Roman"/>
                <w:b w:val="0"/>
                <w:bCs w:val="0"/>
                <w:sz w:val="20"/>
                <w:szCs w:val="20"/>
                <w:rPrChange w:id="267"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0" w:tooltip="Shi, 2015 #465" w:history="1">
              <w:r w:rsidR="00671DCC" w:rsidRPr="00671DCC">
                <w:rPr>
                  <w:rFonts w:ascii="Times New Roman" w:hAnsi="Times New Roman" w:cs="Times New Roman"/>
                  <w:noProof/>
                  <w:sz w:val="20"/>
                  <w:szCs w:val="20"/>
                </w:rPr>
                <w:t>20</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6255BFF7" w14:textId="583B3620" w:rsidR="00983AF8" w:rsidRPr="00783555" w:rsidRDefault="00983AF8" w:rsidP="00783555">
            <w:pPr>
              <w:widowControl w:val="0"/>
              <w:cnfStyle w:val="000000100000" w:firstRow="0" w:lastRow="0" w:firstColumn="0" w:lastColumn="0" w:oddVBand="0" w:evenVBand="0" w:oddHBand="1" w:evenHBand="0" w:firstRowFirstColumn="0" w:firstRowLastColumn="0" w:lastRowFirstColumn="0" w:lastRowLastColumn="0"/>
              <w:rPr>
                <w:rPrChange w:id="268" w:author="Thike" w:date="2019-07-07T19:18:00Z">
                  <w:rPr>
                    <w:rFonts w:ascii="Times New Roman" w:hAnsi="Times New Roman" w:cs="Times New Roman"/>
                    <w:sz w:val="20"/>
                    <w:szCs w:val="20"/>
                  </w:rPr>
                </w:rPrChange>
              </w:rPr>
            </w:pPr>
            <w:r w:rsidRPr="00586C90">
              <w:rPr>
                <w:rFonts w:ascii="Times New Roman" w:hAnsi="Times New Roman" w:cs="Times New Roman"/>
                <w:sz w:val="20"/>
                <w:szCs w:val="20"/>
              </w:rPr>
              <w:t>pressurized water reactors (PWR)</w:t>
            </w:r>
            <w:ins w:id="269" w:author="Thike" w:date="2019-07-07T19:18:00Z">
              <w:r w:rsidR="00783555">
                <w:rPr>
                  <w:rFonts w:ascii="Times New Roman" w:hAnsi="Times New Roman" w:cs="Times New Roman"/>
                  <w:sz w:val="20"/>
                  <w:szCs w:val="20"/>
                </w:rPr>
                <w:t>,</w:t>
              </w:r>
              <w:r w:rsidR="00783555">
                <w:t xml:space="preserve"> </w:t>
              </w:r>
              <w:r w:rsidR="00783555" w:rsidRPr="00783555">
                <w:rPr>
                  <w:rFonts w:ascii="Times New Roman" w:hAnsi="Times New Roman" w:cs="Times New Roman"/>
                  <w:sz w:val="20"/>
                  <w:szCs w:val="20"/>
                </w:rPr>
                <w:t>steam generator</w:t>
              </w:r>
              <w:r w:rsidR="00783555">
                <w:rPr>
                  <w:rFonts w:ascii="Times New Roman" w:hAnsi="Times New Roman" w:cs="Times New Roman"/>
                  <w:sz w:val="20"/>
                  <w:szCs w:val="20"/>
                </w:rPr>
                <w:t xml:space="preserve"> </w:t>
              </w:r>
              <w:r w:rsidR="00783555" w:rsidRPr="00783555">
                <w:rPr>
                  <w:rFonts w:ascii="Times New Roman" w:hAnsi="Times New Roman" w:cs="Times New Roman"/>
                  <w:sz w:val="20"/>
                  <w:szCs w:val="20"/>
                </w:rPr>
                <w:t>(SG) tubing and penetration nozzles</w:t>
              </w:r>
            </w:ins>
          </w:p>
          <w:p w14:paraId="28C2430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40" w:type="dxa"/>
            <w:shd w:val="clear" w:color="auto" w:fill="FFFFFF"/>
          </w:tcPr>
          <w:p w14:paraId="2A2006FF" w14:textId="34CD08FA" w:rsidR="00983AF8" w:rsidRPr="00525427" w:rsidRDefault="0078355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270" w:author="Thike" w:date="2019-07-07T19:29:00Z">
              <w:r w:rsidRPr="00783555">
                <w:rPr>
                  <w:rFonts w:ascii="Times New Roman" w:hAnsi="Times New Roman" w:cs="Times New Roman"/>
                  <w:sz w:val="20"/>
                  <w:szCs w:val="20"/>
                </w:rPr>
                <w:t>PWR environments</w:t>
              </w:r>
            </w:ins>
          </w:p>
        </w:tc>
        <w:tc>
          <w:tcPr>
            <w:tcW w:w="1260" w:type="dxa"/>
            <w:shd w:val="clear" w:color="auto" w:fill="FFFFFF"/>
          </w:tcPr>
          <w:p w14:paraId="3F92B352" w14:textId="2BCE730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271" w:author="Thike" w:date="2019-07-03T16:41:00Z">
              <w:r w:rsidRPr="00586C90">
                <w:rPr>
                  <w:rFonts w:ascii="Times New Roman" w:hAnsi="Times New Roman" w:cs="Times New Roman"/>
                  <w:sz w:val="20"/>
                  <w:szCs w:val="20"/>
                  <w:rPrChange w:id="272" w:author="Thike" w:date="2019-07-03T16:51:00Z">
                    <w:rPr>
                      <w:rFonts w:ascii="Times New Roman" w:hAnsi="Times New Roman" w:cs="Times New Roman"/>
                      <w:sz w:val="24"/>
                      <w:szCs w:val="28"/>
                    </w:rPr>
                  </w:rPrChange>
                </w:rPr>
                <w:t>T</w:t>
              </w:r>
            </w:ins>
            <w:del w:id="273"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K</w:t>
            </w:r>
            <w:r w:rsidRPr="003F28D0">
              <w:rPr>
                <w:rFonts w:ascii="Times New Roman" w:hAnsi="Times New Roman" w:cs="Times New Roman"/>
                <w:sz w:val="20"/>
                <w:szCs w:val="20"/>
                <w:vertAlign w:val="subscript"/>
                <w:rPrChange w:id="274" w:author="Thike" w:date="2019-07-05T04:27:00Z">
                  <w:rPr>
                    <w:rFonts w:ascii="Times New Roman" w:hAnsi="Times New Roman" w:cs="Times New Roman"/>
                    <w:sz w:val="20"/>
                    <w:szCs w:val="20"/>
                  </w:rPr>
                </w:rPrChange>
              </w:rPr>
              <w:t>I</w:t>
            </w:r>
            <w:r w:rsidRPr="00586C90">
              <w:rPr>
                <w:rFonts w:ascii="Times New Roman" w:hAnsi="Times New Roman" w:cs="Times New Roman"/>
                <w:sz w:val="20"/>
                <w:szCs w:val="20"/>
              </w:rPr>
              <w:t xml:space="preserve">, pH, Conductivity, ECP, </w:t>
            </w:r>
            <w:ins w:id="275" w:author="Thike" w:date="2019-07-05T11:48:00Z">
              <w:r w:rsidRPr="00176FE5">
                <w:rPr>
                  <w:rFonts w:ascii="Times New Roman" w:hAnsi="Times New Roman" w:cs="Times New Roman"/>
                  <w:sz w:val="24"/>
                  <w:szCs w:val="28"/>
                </w:rPr>
                <w:t>YS</w:t>
              </w:r>
            </w:ins>
            <w:del w:id="276" w:author="Thike" w:date="2019-07-05T11:48:00Z">
              <w:r w:rsidRPr="00586C90" w:rsidDel="00176FE5">
                <w:rPr>
                  <w:rFonts w:ascii="Times New Roman" w:hAnsi="Times New Roman" w:cs="Times New Roman"/>
                  <w:sz w:val="20"/>
                  <w:szCs w:val="20"/>
                </w:rPr>
                <w:delText>Yield strength</w:delText>
              </w:r>
            </w:del>
            <w:r w:rsidRPr="00586C90">
              <w:rPr>
                <w:rFonts w:ascii="Times New Roman" w:hAnsi="Times New Roman" w:cs="Times New Roman"/>
                <w:sz w:val="20"/>
                <w:szCs w:val="20"/>
              </w:rPr>
              <w:t xml:space="preserve">, </w:t>
            </w:r>
            <w:ins w:id="277" w:author="Thike" w:date="2019-07-05T04:30:00Z">
              <w:r w:rsidRPr="003F28D0">
                <w:rPr>
                  <w:rFonts w:ascii="Times New Roman" w:hAnsi="Times New Roman" w:cs="Times New Roman"/>
                  <w:sz w:val="20"/>
                  <w:szCs w:val="20"/>
                </w:rPr>
                <w:t>B</w:t>
              </w:r>
              <w:r w:rsidRPr="003F28D0">
                <w:rPr>
                  <w:rFonts w:ascii="Times New Roman" w:hAnsi="Times New Roman" w:cs="Times New Roman"/>
                  <w:sz w:val="20"/>
                  <w:szCs w:val="20"/>
                  <w:vertAlign w:val="subscript"/>
                  <w:rPrChange w:id="278" w:author="Thike" w:date="2019-07-05T04:30:00Z">
                    <w:rPr>
                      <w:rFonts w:ascii="Times New Roman" w:hAnsi="Times New Roman" w:cs="Times New Roman"/>
                      <w:sz w:val="20"/>
                      <w:szCs w:val="20"/>
                    </w:rPr>
                  </w:rPrChange>
                </w:rPr>
                <w:t>3</w:t>
              </w:r>
              <w:r w:rsidRPr="003F28D0">
                <w:rPr>
                  <w:rFonts w:ascii="Times New Roman" w:hAnsi="Times New Roman" w:cs="Times New Roman"/>
                  <w:sz w:val="20"/>
                  <w:szCs w:val="20"/>
                </w:rPr>
                <w:t>(OH)</w:t>
              </w:r>
              <w:r w:rsidRPr="003F28D0">
                <w:rPr>
                  <w:rFonts w:ascii="Times New Roman" w:hAnsi="Times New Roman" w:cs="Times New Roman"/>
                  <w:sz w:val="20"/>
                  <w:szCs w:val="20"/>
                  <w:vertAlign w:val="subscript"/>
                  <w:rPrChange w:id="279" w:author="Thike" w:date="2019-07-05T04:30:00Z">
                    <w:rPr>
                      <w:rFonts w:ascii="Times New Roman" w:hAnsi="Times New Roman" w:cs="Times New Roman"/>
                      <w:sz w:val="20"/>
                      <w:szCs w:val="20"/>
                    </w:rPr>
                  </w:rPrChange>
                </w:rPr>
                <w:t>3</w:t>
              </w:r>
            </w:ins>
            <w:del w:id="280" w:author="Thike" w:date="2019-07-05T04:30:00Z">
              <w:r w:rsidRPr="00586C90" w:rsidDel="003F28D0">
                <w:rPr>
                  <w:rFonts w:ascii="Times New Roman" w:hAnsi="Times New Roman" w:cs="Times New Roman"/>
                  <w:sz w:val="20"/>
                  <w:szCs w:val="20"/>
                </w:rPr>
                <w:delText>B(OH)3</w:delText>
              </w:r>
            </w:del>
            <w:r w:rsidRPr="00586C90">
              <w:rPr>
                <w:rFonts w:ascii="Times New Roman" w:hAnsi="Times New Roman" w:cs="Times New Roman"/>
                <w:sz w:val="20"/>
                <w:szCs w:val="20"/>
              </w:rPr>
              <w:t xml:space="preserve">, </w:t>
            </w:r>
            <w:ins w:id="281" w:author="Thike" w:date="2019-07-05T04:31:00Z">
              <w:r w:rsidRPr="003F28D0">
                <w:rPr>
                  <w:rFonts w:ascii="Times New Roman" w:hAnsi="Times New Roman" w:cs="Times New Roman"/>
                  <w:sz w:val="20"/>
                  <w:szCs w:val="20"/>
                </w:rPr>
                <w:t>Li</w:t>
              </w:r>
            </w:ins>
            <w:del w:id="282" w:author="Thike" w:date="2019-07-05T04:31:00Z">
              <w:r w:rsidRPr="00586C90" w:rsidDel="003F28D0">
                <w:rPr>
                  <w:rFonts w:ascii="Times New Roman" w:hAnsi="Times New Roman" w:cs="Times New Roman"/>
                  <w:sz w:val="20"/>
                  <w:szCs w:val="20"/>
                </w:rPr>
                <w:delText>LiOH</w:delText>
              </w:r>
            </w:del>
          </w:p>
        </w:tc>
        <w:tc>
          <w:tcPr>
            <w:tcW w:w="1170" w:type="dxa"/>
            <w:shd w:val="clear" w:color="auto" w:fill="FFFFFF"/>
          </w:tcPr>
          <w:p w14:paraId="79F61EB6" w14:textId="3D87CBD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283" w:author="Thike" w:date="2019-07-03T16:51:00Z">
                  <w:rPr>
                    <w:rFonts w:ascii="Times New Roman" w:hAnsi="Times New Roman" w:cs="Times New Roman"/>
                    <w:color w:val="FF0000"/>
                    <w:sz w:val="20"/>
                    <w:szCs w:val="20"/>
                  </w:rPr>
                </w:rPrChange>
              </w:rPr>
              <w:t>hyperbolic tan (tanh), linear</w:t>
            </w:r>
          </w:p>
        </w:tc>
        <w:tc>
          <w:tcPr>
            <w:tcW w:w="1080" w:type="dxa"/>
            <w:shd w:val="clear" w:color="auto" w:fill="FFFFFF"/>
          </w:tcPr>
          <w:p w14:paraId="720528B8" w14:textId="174F075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284" w:author="Thike" w:date="2019-07-05T04:01:00Z">
              <w:r w:rsidRPr="00586C90" w:rsidDel="00923573">
                <w:rPr>
                  <w:rFonts w:ascii="Times New Roman" w:hAnsi="Times New Roman" w:cs="Times New Roman"/>
                  <w:sz w:val="20"/>
                  <w:szCs w:val="20"/>
                </w:rPr>
                <w:delText>crack growth rate (</w:delText>
              </w:r>
            </w:del>
            <w:r w:rsidRPr="00586C90">
              <w:rPr>
                <w:rFonts w:ascii="Times New Roman" w:hAnsi="Times New Roman" w:cs="Times New Roman"/>
                <w:sz w:val="20"/>
                <w:szCs w:val="20"/>
              </w:rPr>
              <w:t>CGR</w:t>
            </w:r>
            <w:del w:id="285" w:author="Thike" w:date="2019-07-05T04:01:00Z">
              <w:r w:rsidRPr="00586C90" w:rsidDel="00923573">
                <w:rPr>
                  <w:rFonts w:ascii="Times New Roman" w:hAnsi="Times New Roman" w:cs="Times New Roman"/>
                  <w:sz w:val="20"/>
                  <w:szCs w:val="20"/>
                </w:rPr>
                <w:delText>)</w:delText>
              </w:r>
            </w:del>
          </w:p>
        </w:tc>
        <w:tc>
          <w:tcPr>
            <w:tcW w:w="1170" w:type="dxa"/>
            <w:shd w:val="clear" w:color="auto" w:fill="FFFFFF"/>
          </w:tcPr>
          <w:p w14:paraId="4AF81DBE"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2B99E874" w14:textId="20E89C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286" w:author="Thike" w:date="2019-07-03T15:25:00Z">
              <w:r w:rsidRPr="00586C90">
                <w:rPr>
                  <w:rFonts w:ascii="Times New Roman" w:hAnsi="Times New Roman" w:cs="Times New Roman"/>
                  <w:sz w:val="20"/>
                  <w:szCs w:val="20"/>
                </w:rPr>
                <w:t>BPNN</w:t>
              </w:r>
            </w:ins>
            <w:del w:id="287" w:author="Thike" w:date="2019-07-03T15:25:00Z">
              <w:r w:rsidRPr="00586C90" w:rsidDel="002A0880">
                <w:rPr>
                  <w:rFonts w:ascii="Times New Roman" w:hAnsi="Times New Roman" w:cs="Times New Roman"/>
                  <w:sz w:val="20"/>
                  <w:szCs w:val="20"/>
                </w:rPr>
                <w:delText>backpropagation Neural Network</w:delText>
              </w:r>
            </w:del>
          </w:p>
        </w:tc>
      </w:tr>
      <w:tr w:rsidR="004C51C8" w:rsidRPr="00586C90" w14:paraId="68471787" w14:textId="77777777" w:rsidTr="004C51C8">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620CD406" w14:textId="7DD58AAB"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Sn-Ag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D6662D">
              <w:rPr>
                <w:rFonts w:ascii="Times New Roman" w:hAnsi="Times New Roman" w:cs="Times New Roman"/>
                <w:b w:val="0"/>
                <w:bCs w:val="0"/>
                <w:sz w:val="20"/>
                <w:szCs w:val="20"/>
                <w:rPrChange w:id="288"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6" w:tooltip="Li, 2007 #469" w:history="1">
              <w:r w:rsidR="00671DCC" w:rsidRPr="00671DCC">
                <w:rPr>
                  <w:rFonts w:ascii="Times New Roman" w:hAnsi="Times New Roman" w:cs="Times New Roman"/>
                  <w:noProof/>
                  <w:sz w:val="20"/>
                  <w:szCs w:val="20"/>
                </w:rPr>
                <w:t>46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212ED0F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289" w:author="Thike" w:date="2019-07-03T16:51:00Z">
                  <w:rPr>
                    <w:rFonts w:ascii="Times New Roman" w:hAnsi="Times New Roman" w:cs="Times New Roman"/>
                    <w:color w:val="FF0000"/>
                    <w:sz w:val="20"/>
                    <w:szCs w:val="20"/>
                  </w:rPr>
                </w:rPrChange>
              </w:rPr>
              <w:t>electronics industry</w:t>
            </w:r>
          </w:p>
        </w:tc>
        <w:tc>
          <w:tcPr>
            <w:tcW w:w="1440" w:type="dxa"/>
            <w:shd w:val="clear" w:color="auto" w:fill="FFFFFF"/>
          </w:tcPr>
          <w:p w14:paraId="5F3B0976" w14:textId="77777777" w:rsidR="00983AF8" w:rsidRDefault="001C3D20" w:rsidP="00983AF8">
            <w:pPr>
              <w:widowControl w:val="0"/>
              <w:cnfStyle w:val="000000000000" w:firstRow="0" w:lastRow="0" w:firstColumn="0" w:lastColumn="0" w:oddVBand="0" w:evenVBand="0" w:oddHBand="0" w:evenHBand="0" w:firstRowFirstColumn="0" w:firstRowLastColumn="0" w:lastRowFirstColumn="0" w:lastRowLastColumn="0"/>
              <w:rPr>
                <w:ins w:id="290" w:author="Thike" w:date="2019-07-07T19:44:00Z"/>
                <w:rFonts w:ascii="Times New Roman" w:hAnsi="Times New Roman" w:cs="Times New Roman"/>
                <w:sz w:val="20"/>
                <w:szCs w:val="20"/>
              </w:rPr>
            </w:pPr>
            <w:ins w:id="291" w:author="Thike" w:date="2019-07-07T19:44:00Z">
              <w:r>
                <w:rPr>
                  <w:rFonts w:ascii="Times New Roman" w:hAnsi="Times New Roman" w:cs="Times New Roman"/>
                  <w:sz w:val="20"/>
                  <w:szCs w:val="20"/>
                </w:rPr>
                <w:t>i</w:t>
              </w:r>
            </w:ins>
            <w:ins w:id="292" w:author="Thike" w:date="2019-07-07T19:43:00Z">
              <w:r w:rsidR="00BC6003">
                <w:rPr>
                  <w:rFonts w:ascii="Times New Roman" w:hAnsi="Times New Roman" w:cs="Times New Roman"/>
                  <w:sz w:val="20"/>
                  <w:szCs w:val="20"/>
                </w:rPr>
                <w:t>nhibitor</w:t>
              </w:r>
            </w:ins>
            <w:ins w:id="293" w:author="Thike" w:date="2019-07-07T19:44:00Z">
              <w:r>
                <w:rPr>
                  <w:rFonts w:ascii="Times New Roman" w:hAnsi="Times New Roman" w:cs="Times New Roman"/>
                  <w:sz w:val="20"/>
                  <w:szCs w:val="20"/>
                </w:rPr>
                <w:t xml:space="preserve"> addition</w:t>
              </w:r>
            </w:ins>
          </w:p>
          <w:p w14:paraId="42C9BE0D" w14:textId="2C6F0D27" w:rsidR="001C3D20" w:rsidRPr="00525427"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294"/>
            <w:ins w:id="295" w:author="Thike" w:date="2019-07-07T19:44:00Z">
              <w:r>
                <w:rPr>
                  <w:rFonts w:ascii="Times New Roman" w:hAnsi="Times New Roman" w:cs="Times New Roman"/>
                  <w:sz w:val="20"/>
                  <w:szCs w:val="20"/>
                </w:rPr>
                <w:t>(chemical environment)</w:t>
              </w:r>
              <w:commentRangeEnd w:id="294"/>
              <w:r>
                <w:rPr>
                  <w:rStyle w:val="a6"/>
                </w:rPr>
                <w:commentReference w:id="294"/>
              </w:r>
            </w:ins>
          </w:p>
        </w:tc>
        <w:tc>
          <w:tcPr>
            <w:tcW w:w="1260" w:type="dxa"/>
            <w:shd w:val="clear" w:color="auto" w:fill="FFFFFF"/>
          </w:tcPr>
          <w:p w14:paraId="1C140F1E" w14:textId="29B93F9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296" w:author="Thike" w:date="2019-07-03T16:51:00Z">
                  <w:rPr>
                    <w:rFonts w:ascii="Times New Roman" w:hAnsi="Times New Roman" w:cs="Times New Roman"/>
                    <w:color w:val="FF0000"/>
                    <w:sz w:val="20"/>
                    <w:szCs w:val="20"/>
                  </w:rPr>
                </w:rPrChange>
              </w:rPr>
            </w:pPr>
            <w:r w:rsidRPr="00586C90">
              <w:rPr>
                <w:rFonts w:ascii="Times New Roman" w:hAnsi="Times New Roman" w:cs="Times New Roman"/>
                <w:sz w:val="20"/>
                <w:szCs w:val="20"/>
                <w:rPrChange w:id="297" w:author="Thike" w:date="2019-07-03T16:51:00Z">
                  <w:rPr>
                    <w:rFonts w:ascii="Times New Roman" w:hAnsi="Times New Roman" w:cs="Times New Roman"/>
                    <w:color w:val="FF0000"/>
                    <w:sz w:val="20"/>
                    <w:szCs w:val="20"/>
                  </w:rPr>
                </w:rPrChange>
              </w:rPr>
              <w:t xml:space="preserve">the contents of In. </w:t>
            </w:r>
            <w:r w:rsidRPr="00615ADC">
              <w:rPr>
                <w:rFonts w:ascii="Times New Roman" w:hAnsi="Times New Roman" w:cs="Times New Roman"/>
                <w:sz w:val="20"/>
                <w:szCs w:val="20"/>
                <w:rPrChange w:id="298" w:author="Thike" w:date="2019-07-05T11:19:00Z">
                  <w:rPr>
                    <w:rFonts w:ascii="Times New Roman" w:hAnsi="Times New Roman" w:cs="Times New Roman"/>
                    <w:color w:val="FF0000"/>
                    <w:sz w:val="20"/>
                    <w:szCs w:val="20"/>
                  </w:rPr>
                </w:rPrChange>
              </w:rPr>
              <w:t>Bi, Sb, RE, Sn, Ag, Cu</w:t>
            </w:r>
            <w:del w:id="299" w:author="Thike" w:date="2019-07-03T16:50:00Z">
              <w:r w:rsidRPr="00586C90" w:rsidDel="00586C90">
                <w:rPr>
                  <w:rFonts w:ascii="Times New Roman" w:hAnsi="Times New Roman" w:cs="Times New Roman"/>
                  <w:sz w:val="20"/>
                  <w:szCs w:val="20"/>
                  <w:rPrChange w:id="300" w:author="Thike" w:date="2019-07-03T16:51:00Z">
                    <w:rPr>
                      <w:rFonts w:ascii="Times New Roman" w:hAnsi="Times New Roman" w:cs="Times New Roman"/>
                      <w:color w:val="FF0000"/>
                      <w:sz w:val="20"/>
                      <w:szCs w:val="20"/>
                    </w:rPr>
                  </w:rPrChange>
                </w:rPr>
                <w:delText>,</w:delText>
              </w:r>
            </w:del>
          </w:p>
        </w:tc>
        <w:tc>
          <w:tcPr>
            <w:tcW w:w="1170" w:type="dxa"/>
            <w:shd w:val="clear" w:color="auto" w:fill="FFFFFF"/>
          </w:tcPr>
          <w:p w14:paraId="4894B4E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w:t>
            </w:r>
            <w:proofErr w:type="spellStart"/>
            <w:r w:rsidRPr="00586C90">
              <w:rPr>
                <w:rFonts w:ascii="Times New Roman" w:hAnsi="Times New Roman" w:cs="Times New Roman"/>
                <w:sz w:val="20"/>
                <w:szCs w:val="20"/>
              </w:rPr>
              <w:t>purelin</w:t>
            </w:r>
            <w:proofErr w:type="spellEnd"/>
          </w:p>
        </w:tc>
        <w:tc>
          <w:tcPr>
            <w:tcW w:w="1080" w:type="dxa"/>
            <w:shd w:val="clear" w:color="auto" w:fill="FFFFFF"/>
          </w:tcPr>
          <w:p w14:paraId="0BEC2AC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tensile strength, shear strength and solidification temperatu</w:t>
            </w:r>
            <w:r w:rsidRPr="00586C90">
              <w:rPr>
                <w:rFonts w:ascii="Times New Roman" w:hAnsi="Times New Roman" w:cs="Times New Roman"/>
                <w:sz w:val="20"/>
                <w:szCs w:val="20"/>
              </w:rPr>
              <w:lastRenderedPageBreak/>
              <w:t>re</w:t>
            </w:r>
          </w:p>
        </w:tc>
        <w:tc>
          <w:tcPr>
            <w:tcW w:w="1170" w:type="dxa"/>
            <w:shd w:val="clear" w:color="auto" w:fill="FFFFFF"/>
          </w:tcPr>
          <w:p w14:paraId="7E31E4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mechanical</w:t>
            </w:r>
          </w:p>
        </w:tc>
        <w:tc>
          <w:tcPr>
            <w:tcW w:w="990" w:type="dxa"/>
            <w:shd w:val="clear" w:color="auto" w:fill="FFFFFF"/>
          </w:tcPr>
          <w:p w14:paraId="5B1C5072" w14:textId="45AA785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01" w:author="Thike" w:date="2019-07-03T15:25:00Z">
              <w:r w:rsidRPr="00586C90">
                <w:rPr>
                  <w:rFonts w:ascii="Times New Roman" w:hAnsi="Times New Roman" w:cs="Times New Roman"/>
                  <w:sz w:val="20"/>
                  <w:szCs w:val="20"/>
                </w:rPr>
                <w:t>BPNN</w:t>
              </w:r>
            </w:ins>
            <w:del w:id="302" w:author="Thike" w:date="2019-07-03T15:25:00Z">
              <w:r w:rsidRPr="00586C90" w:rsidDel="002A0880">
                <w:rPr>
                  <w:rFonts w:ascii="Times New Roman" w:hAnsi="Times New Roman" w:cs="Times New Roman"/>
                  <w:sz w:val="20"/>
                  <w:szCs w:val="20"/>
                </w:rPr>
                <w:delText>backpropagation Neural Network</w:delText>
              </w:r>
            </w:del>
          </w:p>
        </w:tc>
      </w:tr>
      <w:tr w:rsidR="004C51C8" w:rsidRPr="00586C90" w14:paraId="5F884B00"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A5E8863" w14:textId="02ABAE36"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Ti-5Al-2Sn-2Zr-4Cr-4Mo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&lt;EndNote&gt;&lt;Cite&gt;&lt;Author&gt;Li&lt;/Author&gt;&lt;Year&gt;1998&lt;/Year&gt;&lt;RecNum&gt;484&lt;/RecNum&gt;&lt;DisplayText&gt;[47]&lt;/DisplayText&gt;&lt;record&gt;&lt;rec-number&gt;484&lt;/rec-number&gt;&lt;foreign-keys&gt;&lt;key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D6662D">
              <w:rPr>
                <w:rFonts w:ascii="Times New Roman" w:hAnsi="Times New Roman" w:cs="Times New Roman"/>
                <w:b w:val="0"/>
                <w:bCs w:val="0"/>
                <w:sz w:val="20"/>
                <w:szCs w:val="20"/>
                <w:rPrChange w:id="303"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7" w:tooltip="Li, 1998 #484" w:history="1">
              <w:r w:rsidR="00671DCC" w:rsidRPr="00671DCC">
                <w:rPr>
                  <w:rFonts w:ascii="Times New Roman" w:hAnsi="Times New Roman" w:cs="Times New Roman"/>
                  <w:noProof/>
                  <w:sz w:val="20"/>
                  <w:szCs w:val="20"/>
                </w:rPr>
                <w:t>47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67A2F87B" w14:textId="14056CC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304" w:author="Thike" w:date="2019-07-07T19:55:00Z">
              <w:r w:rsidRPr="005D6B22" w:rsidDel="0047413A">
                <w:rPr>
                  <w:rFonts w:ascii="Times New Roman" w:hAnsi="Times New Roman" w:cs="Times New Roman"/>
                  <w:sz w:val="20"/>
                  <w:szCs w:val="20"/>
                  <w:highlight w:val="yellow"/>
                  <w:rPrChange w:id="305" w:author="Thike" w:date="2019-07-06T04:46:00Z">
                    <w:rPr>
                      <w:rFonts w:ascii="Times New Roman" w:hAnsi="Times New Roman" w:cs="Times New Roman"/>
                      <w:sz w:val="20"/>
                      <w:szCs w:val="20"/>
                    </w:rPr>
                  </w:rPrChange>
                </w:rPr>
                <w:delText>elevated temperature</w:delText>
              </w:r>
            </w:del>
            <w:ins w:id="306" w:author="Thike" w:date="2019-07-07T19:55:00Z">
              <w:r w:rsidR="0047413A">
                <w:rPr>
                  <w:rFonts w:ascii="Times New Roman" w:hAnsi="Times New Roman" w:cs="Times New Roman"/>
                  <w:sz w:val="20"/>
                  <w:szCs w:val="20"/>
                </w:rPr>
                <w:t>industrial applications</w:t>
              </w:r>
            </w:ins>
          </w:p>
        </w:tc>
        <w:tc>
          <w:tcPr>
            <w:tcW w:w="1440" w:type="dxa"/>
            <w:shd w:val="clear" w:color="auto" w:fill="FFFFFF"/>
          </w:tcPr>
          <w:p w14:paraId="29AAFE92" w14:textId="77777777" w:rsidR="00983AF8" w:rsidRDefault="0047413A" w:rsidP="00983AF8">
            <w:pPr>
              <w:widowControl w:val="0"/>
              <w:cnfStyle w:val="000000100000" w:firstRow="0" w:lastRow="0" w:firstColumn="0" w:lastColumn="0" w:oddVBand="0" w:evenVBand="0" w:oddHBand="1" w:evenHBand="0" w:firstRowFirstColumn="0" w:firstRowLastColumn="0" w:lastRowFirstColumn="0" w:lastRowLastColumn="0"/>
              <w:rPr>
                <w:ins w:id="307" w:author="Thike" w:date="2019-07-07T19:52:00Z"/>
                <w:rFonts w:ascii="Times New Roman" w:hAnsi="Times New Roman" w:cs="Times New Roman"/>
                <w:sz w:val="20"/>
                <w:szCs w:val="20"/>
              </w:rPr>
            </w:pPr>
            <w:ins w:id="308" w:author="Thike" w:date="2019-07-07T19:49:00Z">
              <w:r w:rsidRPr="0047413A">
                <w:rPr>
                  <w:rFonts w:ascii="Times New Roman" w:hAnsi="Times New Roman" w:cs="Times New Roman"/>
                  <w:sz w:val="20"/>
                  <w:szCs w:val="20"/>
                </w:rPr>
                <w:t>elevated temperature</w:t>
              </w:r>
            </w:ins>
          </w:p>
          <w:p w14:paraId="47A17706" w14:textId="449B449A" w:rsidR="0047413A"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09" w:author="Thike" w:date="2019-07-07T19:52:00Z">
              <w:r>
                <w:rPr>
                  <w:rFonts w:ascii="Times New Roman" w:hAnsi="Times New Roman" w:cs="Times New Roman"/>
                  <w:sz w:val="20"/>
                  <w:szCs w:val="20"/>
                </w:rPr>
                <w:t xml:space="preserve">(on </w:t>
              </w:r>
              <w:proofErr w:type="spellStart"/>
              <w:r w:rsidRPr="0047413A">
                <w:rPr>
                  <w:rFonts w:ascii="Times New Roman" w:hAnsi="Times New Roman" w:cs="Times New Roman"/>
                  <w:sz w:val="20"/>
                  <w:szCs w:val="20"/>
                </w:rPr>
                <w:t>Thermechmastor</w:t>
              </w:r>
              <w:proofErr w:type="spellEnd"/>
              <w:r w:rsidRPr="0047413A">
                <w:rPr>
                  <w:rFonts w:ascii="Times New Roman" w:hAnsi="Times New Roman" w:cs="Times New Roman"/>
                  <w:sz w:val="20"/>
                  <w:szCs w:val="20"/>
                </w:rPr>
                <w:t>-Z hot simulator</w:t>
              </w:r>
              <w:r>
                <w:rPr>
                  <w:rFonts w:ascii="Times New Roman" w:hAnsi="Times New Roman" w:cs="Times New Roman"/>
                  <w:sz w:val="20"/>
                  <w:szCs w:val="20"/>
                </w:rPr>
                <w:t>)</w:t>
              </w:r>
            </w:ins>
          </w:p>
        </w:tc>
        <w:tc>
          <w:tcPr>
            <w:tcW w:w="1260" w:type="dxa"/>
            <w:shd w:val="clear" w:color="auto" w:fill="FFFFFF"/>
          </w:tcPr>
          <w:p w14:paraId="72238190" w14:textId="508CE10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equivalent </w:t>
            </w:r>
            <w:ins w:id="310" w:author="Thike" w:date="2019-07-03T16:49:00Z">
              <w:r w:rsidRPr="00586C90">
                <w:rPr>
                  <w:rFonts w:ascii="Times New Roman" w:hAnsi="Times New Roman" w:cs="Times New Roman"/>
                  <w:sz w:val="20"/>
                  <w:szCs w:val="20"/>
                  <w:rPrChange w:id="311" w:author="Thike" w:date="2019-07-03T16:51:00Z">
                    <w:rPr>
                      <w:rFonts w:ascii="Times New Roman" w:hAnsi="Times New Roman" w:cs="Times New Roman"/>
                      <w:sz w:val="24"/>
                      <w:szCs w:val="28"/>
                    </w:rPr>
                  </w:rPrChange>
                </w:rPr>
                <w:t>SR</w:t>
              </w:r>
            </w:ins>
            <w:del w:id="312"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equivalent </w:t>
            </w:r>
            <w:ins w:id="313" w:author="Thike" w:date="2019-07-03T16:48:00Z">
              <w:r w:rsidRPr="00586C90">
                <w:rPr>
                  <w:rFonts w:ascii="Times New Roman" w:hAnsi="Times New Roman" w:cs="Times New Roman"/>
                  <w:sz w:val="20"/>
                  <w:szCs w:val="20"/>
                  <w:rPrChange w:id="314" w:author="Thike" w:date="2019-07-03T16:51:00Z">
                    <w:rPr>
                      <w:rFonts w:ascii="Times New Roman" w:hAnsi="Times New Roman" w:cs="Times New Roman"/>
                      <w:sz w:val="24"/>
                      <w:szCs w:val="28"/>
                    </w:rPr>
                  </w:rPrChange>
                </w:rPr>
                <w:t>S</w:t>
              </w:r>
            </w:ins>
            <w:del w:id="315" w:author="Thike" w:date="2019-07-03T16:48:00Z">
              <w:r w:rsidRPr="00586C90" w:rsidDel="00586C90">
                <w:rPr>
                  <w:rFonts w:ascii="Times New Roman" w:hAnsi="Times New Roman" w:cs="Times New Roman"/>
                  <w:sz w:val="20"/>
                  <w:szCs w:val="20"/>
                </w:rPr>
                <w:delText>strain</w:delText>
              </w:r>
            </w:del>
            <w:r w:rsidRPr="00586C90">
              <w:rPr>
                <w:rFonts w:ascii="Times New Roman" w:hAnsi="Times New Roman" w:cs="Times New Roman"/>
                <w:sz w:val="20"/>
                <w:szCs w:val="20"/>
              </w:rPr>
              <w:t>,</w:t>
            </w:r>
          </w:p>
        </w:tc>
        <w:tc>
          <w:tcPr>
            <w:tcW w:w="1170" w:type="dxa"/>
            <w:shd w:val="clear" w:color="auto" w:fill="FFFFFF"/>
          </w:tcPr>
          <w:p w14:paraId="572E6D5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linear </w:t>
            </w:r>
          </w:p>
        </w:tc>
        <w:tc>
          <w:tcPr>
            <w:tcW w:w="1080" w:type="dxa"/>
            <w:shd w:val="clear" w:color="auto" w:fill="FFFFFF"/>
          </w:tcPr>
          <w:p w14:paraId="2B24ADF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1170" w:type="dxa"/>
            <w:shd w:val="clear" w:color="auto" w:fill="FFFFFF"/>
          </w:tcPr>
          <w:p w14:paraId="3931D78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482571B7" w14:textId="36CF9AF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16" w:author="Thike" w:date="2019-07-03T15:26:00Z">
              <w:r w:rsidRPr="00586C90">
                <w:rPr>
                  <w:rFonts w:ascii="Times New Roman" w:hAnsi="Times New Roman" w:cs="Times New Roman"/>
                  <w:sz w:val="20"/>
                  <w:szCs w:val="20"/>
                </w:rPr>
                <w:t>BPNN</w:t>
              </w:r>
            </w:ins>
            <w:del w:id="317"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64F26EC0"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AB230D2" w14:textId="15883566"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&lt;EndNote&gt;&lt;Cite&gt;&lt;Author&gt;Parthiban&lt;/Author&gt;&lt;Year&gt;2005&lt;/Year&gt;&lt;RecNum&gt;475&lt;/RecNum&gt;&lt;DisplayText&gt;[41]&lt;/DisplayText&gt;&lt;record&gt;&lt;rec-number&gt;475&lt;/rec-number&gt;&lt;foreign-keys&gt;&lt;key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D6662D">
              <w:rPr>
                <w:rFonts w:ascii="Times New Roman" w:hAnsi="Times New Roman" w:cs="Times New Roman"/>
                <w:b w:val="0"/>
                <w:bCs w:val="0"/>
                <w:sz w:val="20"/>
                <w:szCs w:val="20"/>
                <w:rPrChange w:id="318"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1" w:tooltip="Parthiban, 2005 #475" w:history="1">
              <w:r w:rsidR="00671DCC" w:rsidRPr="00671DCC">
                <w:rPr>
                  <w:rFonts w:ascii="Times New Roman" w:hAnsi="Times New Roman" w:cs="Times New Roman"/>
                  <w:noProof/>
                  <w:sz w:val="20"/>
                  <w:szCs w:val="20"/>
                </w:rPr>
                <w:t>41</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7107986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concrete structures and buildings</w:t>
            </w:r>
          </w:p>
        </w:tc>
        <w:tc>
          <w:tcPr>
            <w:tcW w:w="1440" w:type="dxa"/>
            <w:shd w:val="clear" w:color="auto" w:fill="FFFFFF"/>
          </w:tcPr>
          <w:p w14:paraId="36A64F8C" w14:textId="00542DD4" w:rsidR="00983AF8" w:rsidRPr="00586C90" w:rsidRDefault="003C3D11"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19" w:author="Thike" w:date="2019-07-07T19:58:00Z">
              <w:r w:rsidRPr="003C3D11">
                <w:rPr>
                  <w:rFonts w:ascii="Times New Roman" w:hAnsi="Times New Roman" w:cs="Times New Roman"/>
                  <w:sz w:val="20"/>
                  <w:szCs w:val="20"/>
                </w:rPr>
                <w:t>open atmosphere</w:t>
              </w:r>
            </w:ins>
          </w:p>
        </w:tc>
        <w:tc>
          <w:tcPr>
            <w:tcW w:w="1260" w:type="dxa"/>
            <w:shd w:val="clear" w:color="auto" w:fill="FFFFFF"/>
          </w:tcPr>
          <w:p w14:paraId="4B6E25B2" w14:textId="186004D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time intervals</w:t>
            </w:r>
          </w:p>
        </w:tc>
        <w:tc>
          <w:tcPr>
            <w:tcW w:w="1170" w:type="dxa"/>
            <w:shd w:val="clear" w:color="auto" w:fill="FFFFFF"/>
          </w:tcPr>
          <w:p w14:paraId="5BA8F0C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080" w:type="dxa"/>
            <w:shd w:val="clear" w:color="auto" w:fill="FFFFFF"/>
          </w:tcPr>
          <w:p w14:paraId="7B292D2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electrical potential as a factor for steel corrosion</w:t>
            </w:r>
          </w:p>
        </w:tc>
        <w:tc>
          <w:tcPr>
            <w:tcW w:w="1170" w:type="dxa"/>
            <w:shd w:val="clear" w:color="auto" w:fill="FFFFFF"/>
          </w:tcPr>
          <w:p w14:paraId="75B6E3F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0455A6F3" w14:textId="56CEA25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20" w:author="Thike" w:date="2019-07-03T15:26:00Z">
              <w:r w:rsidRPr="00586C90">
                <w:rPr>
                  <w:rFonts w:ascii="Times New Roman" w:hAnsi="Times New Roman" w:cs="Times New Roman"/>
                  <w:sz w:val="20"/>
                  <w:szCs w:val="20"/>
                </w:rPr>
                <w:t>BPNN</w:t>
              </w:r>
            </w:ins>
            <w:del w:id="321"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190848B8"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38F979D" w14:textId="4CF02089"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dual-phase (DP) steels</w:t>
            </w:r>
            <w:r w:rsidRPr="003E3C1F">
              <w:rPr>
                <w:rFonts w:ascii="Times New Roman" w:hAnsi="Times New Roman" w:cs="Times New Roman"/>
                <w:b w:val="0"/>
                <w:bCs w:val="0"/>
                <w:sz w:val="20"/>
                <w:szCs w:val="20"/>
                <w:rPrChange w:id="322" w:author="Thike" w:date="2019-07-08T23:36:00Z">
                  <w:rPr>
                    <w:rFonts w:ascii="Times New Roman" w:hAnsi="Times New Roman" w:cs="Times New Roman"/>
                    <w:b w:val="0"/>
                    <w:bCs w:val="0"/>
                    <w:color w:val="242021"/>
                    <w:sz w:val="20"/>
                    <w:szCs w:val="20"/>
                  </w:rPr>
                </w:rPrChange>
              </w:rPr>
              <w:fldChar w:fldCharType="begin"/>
            </w:r>
            <w:r w:rsidR="00671DCC">
              <w:rPr>
                <w:rFonts w:ascii="Times New Roman" w:hAnsi="Times New Roman" w:cs="Times New Roman"/>
                <w:b w:val="0"/>
                <w:bCs w:val="0"/>
                <w:sz w:val="20"/>
                <w:szCs w:val="20"/>
              </w:rPr>
              <w:instrText xml:space="preserve"> ADDIN EN.CITE &lt;EndNote&gt;&lt;Cite&gt;&lt;Author&gt;Haque&lt;/Author&gt;&lt;Year&gt;2001&lt;/Year&gt;&lt;RecNum&gt;486&lt;/RecNum&gt;&lt;DisplayText&gt;[31]&lt;/DisplayText&gt;&lt;record&gt;&lt;rec-number&gt;486&lt;/rec-number&gt;&lt;foreign-keys&gt;&lt;key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3E3C1F">
              <w:rPr>
                <w:rFonts w:ascii="Times New Roman" w:hAnsi="Times New Roman" w:cs="Times New Roman"/>
                <w:b w:val="0"/>
                <w:bCs w:val="0"/>
                <w:sz w:val="20"/>
                <w:szCs w:val="20"/>
                <w:rPrChange w:id="323" w:author="Thike" w:date="2019-07-08T23:36:00Z">
                  <w:rPr>
                    <w:rFonts w:ascii="Times New Roman" w:hAnsi="Times New Roman" w:cs="Times New Roman"/>
                    <w:color w:val="242021"/>
                    <w:sz w:val="20"/>
                    <w:szCs w:val="20"/>
                  </w:rPr>
                </w:rPrChange>
              </w:rPr>
              <w:fldChar w:fldCharType="separate"/>
            </w:r>
            <w:r w:rsidR="00671DCC">
              <w:rPr>
                <w:rFonts w:ascii="Times New Roman" w:hAnsi="Times New Roman" w:cs="Times New Roman"/>
                <w:b w:val="0"/>
                <w:bCs w:val="0"/>
                <w:noProof/>
                <w:sz w:val="20"/>
                <w:szCs w:val="20"/>
              </w:rPr>
              <w:t>[</w:t>
            </w:r>
            <w:hyperlink w:anchor="_ENREF_31" w:tooltip="Haque, 2001 #486" w:history="1">
              <w:r w:rsidR="00671DCC">
                <w:rPr>
                  <w:rFonts w:ascii="Times New Roman" w:hAnsi="Times New Roman" w:cs="Times New Roman"/>
                  <w:b w:val="0"/>
                  <w:bCs w:val="0"/>
                  <w:noProof/>
                  <w:sz w:val="20"/>
                  <w:szCs w:val="20"/>
                </w:rPr>
                <w:t>31</w:t>
              </w:r>
            </w:hyperlink>
            <w:r w:rsidR="00671DCC">
              <w:rPr>
                <w:rFonts w:ascii="Times New Roman" w:hAnsi="Times New Roman" w:cs="Times New Roman"/>
                <w:b w:val="0"/>
                <w:bCs w:val="0"/>
                <w:noProof/>
                <w:sz w:val="20"/>
                <w:szCs w:val="20"/>
              </w:rPr>
              <w:t>]</w:t>
            </w:r>
            <w:r w:rsidRPr="003E3C1F">
              <w:rPr>
                <w:rFonts w:ascii="Times New Roman" w:hAnsi="Times New Roman" w:cs="Times New Roman"/>
                <w:b w:val="0"/>
                <w:bCs w:val="0"/>
                <w:sz w:val="20"/>
                <w:szCs w:val="20"/>
                <w:rPrChange w:id="324" w:author="Thike" w:date="2019-07-08T23:36:00Z">
                  <w:rPr>
                    <w:rFonts w:ascii="Times New Roman" w:hAnsi="Times New Roman" w:cs="Times New Roman"/>
                    <w:color w:val="242021"/>
                    <w:sz w:val="20"/>
                    <w:szCs w:val="20"/>
                  </w:rPr>
                </w:rPrChange>
              </w:rPr>
              <w:fldChar w:fldCharType="end"/>
            </w:r>
          </w:p>
        </w:tc>
        <w:tc>
          <w:tcPr>
            <w:tcW w:w="1260" w:type="dxa"/>
            <w:shd w:val="clear" w:color="auto" w:fill="FFFFFF"/>
          </w:tcPr>
          <w:p w14:paraId="76B83008" w14:textId="5DD004AF" w:rsidR="00983AF8" w:rsidRPr="00586C90" w:rsidRDefault="00D0352E"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25" w:author="Thike" w:date="2019-07-07T20:06:00Z">
              <w:r w:rsidRPr="00D0352E">
                <w:rPr>
                  <w:rFonts w:ascii="Times New Roman" w:hAnsi="Times New Roman" w:cs="Times New Roman"/>
                  <w:sz w:val="20"/>
                  <w:szCs w:val="20"/>
                </w:rPr>
                <w:t>earthmoving machineries</w:t>
              </w:r>
              <w:r>
                <w:rPr>
                  <w:rFonts w:ascii="Times New Roman" w:hAnsi="Times New Roman" w:cs="Times New Roman"/>
                  <w:sz w:val="20"/>
                  <w:szCs w:val="20"/>
                </w:rPr>
                <w:t>,</w:t>
              </w:r>
            </w:ins>
            <w:ins w:id="326" w:author="Thike" w:date="2019-07-07T20:07:00Z">
              <w:r>
                <w:rPr>
                  <w:rFonts w:ascii="Times New Roman" w:hAnsi="Times New Roman" w:cs="Times New Roman"/>
                  <w:sz w:val="20"/>
                  <w:szCs w:val="20"/>
                </w:rPr>
                <w:t xml:space="preserve"> </w:t>
              </w:r>
              <w:r w:rsidRPr="00D0352E">
                <w:rPr>
                  <w:rFonts w:ascii="Times New Roman" w:hAnsi="Times New Roman" w:cs="Times New Roman"/>
                  <w:sz w:val="20"/>
                  <w:szCs w:val="20"/>
                </w:rPr>
                <w:t>gas</w:t>
              </w:r>
              <w:r>
                <w:rPr>
                  <w:rFonts w:ascii="Times New Roman" w:hAnsi="Times New Roman" w:cs="Times New Roman"/>
                  <w:sz w:val="20"/>
                  <w:szCs w:val="20"/>
                </w:rPr>
                <w:t xml:space="preserve"> </w:t>
              </w:r>
              <w:r w:rsidRPr="00D0352E">
                <w:rPr>
                  <w:rFonts w:ascii="Times New Roman" w:hAnsi="Times New Roman" w:cs="Times New Roman"/>
                  <w:sz w:val="20"/>
                  <w:szCs w:val="20"/>
                </w:rPr>
                <w:t>pipelines, chemical industries</w:t>
              </w:r>
              <w:r>
                <w:rPr>
                  <w:rFonts w:ascii="Times New Roman" w:hAnsi="Times New Roman" w:cs="Times New Roman"/>
                  <w:sz w:val="20"/>
                  <w:szCs w:val="20"/>
                </w:rPr>
                <w:t xml:space="preserve"> </w:t>
              </w:r>
              <w:r w:rsidRPr="00D0352E">
                <w:rPr>
                  <w:rFonts w:ascii="Times New Roman" w:hAnsi="Times New Roman" w:cs="Times New Roman"/>
                  <w:sz w:val="20"/>
                  <w:szCs w:val="20"/>
                </w:rPr>
                <w:t>and defense</w:t>
              </w:r>
              <w:r w:rsidRPr="00D0352E" w:rsidDel="003C3D11">
                <w:rPr>
                  <w:rFonts w:ascii="Times New Roman" w:hAnsi="Times New Roman" w:cs="Times New Roman"/>
                  <w:sz w:val="20"/>
                  <w:szCs w:val="20"/>
                </w:rPr>
                <w:t xml:space="preserve"> </w:t>
              </w:r>
            </w:ins>
            <w:del w:id="327" w:author="Thike" w:date="2019-07-07T20:06:00Z">
              <w:r w:rsidR="00983AF8" w:rsidRPr="00586C90" w:rsidDel="003C3D11">
                <w:rPr>
                  <w:rFonts w:ascii="Times New Roman" w:hAnsi="Times New Roman" w:cs="Times New Roman"/>
                  <w:sz w:val="20"/>
                  <w:szCs w:val="20"/>
                </w:rPr>
                <w:delText>corrosive</w:delText>
              </w:r>
              <w:r w:rsidR="00983AF8" w:rsidRPr="00586C90" w:rsidDel="003C3D11">
                <w:rPr>
                  <w:rFonts w:ascii="Times New Roman" w:hAnsi="Times New Roman" w:cs="Times New Roman"/>
                  <w:sz w:val="20"/>
                  <w:szCs w:val="20"/>
                </w:rPr>
                <w:br/>
                <w:delText>environment</w:delText>
              </w:r>
            </w:del>
          </w:p>
        </w:tc>
        <w:tc>
          <w:tcPr>
            <w:tcW w:w="1440" w:type="dxa"/>
            <w:shd w:val="clear" w:color="auto" w:fill="FFFFFF"/>
          </w:tcPr>
          <w:p w14:paraId="1D551543" w14:textId="5F10C416" w:rsidR="00983AF8" w:rsidRPr="00586C90" w:rsidRDefault="003C3D1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28" w:author="Thike" w:date="2019-07-07T20:06:00Z">
              <w:r w:rsidRPr="00586C90">
                <w:rPr>
                  <w:rFonts w:ascii="Times New Roman" w:hAnsi="Times New Roman" w:cs="Times New Roman"/>
                  <w:sz w:val="20"/>
                  <w:szCs w:val="20"/>
                </w:rPr>
                <w:t>corrosive</w:t>
              </w:r>
              <w:r w:rsidRPr="00586C90">
                <w:rPr>
                  <w:rFonts w:ascii="Times New Roman" w:hAnsi="Times New Roman" w:cs="Times New Roman"/>
                  <w:sz w:val="20"/>
                  <w:szCs w:val="20"/>
                </w:rPr>
                <w:br/>
                <w:t>environment</w:t>
              </w:r>
            </w:ins>
          </w:p>
        </w:tc>
        <w:tc>
          <w:tcPr>
            <w:tcW w:w="1260" w:type="dxa"/>
            <w:shd w:val="clear" w:color="auto" w:fill="FFFFFF"/>
          </w:tcPr>
          <w:p w14:paraId="1317A67C" w14:textId="2546847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29" w:author="Thike" w:date="2019-07-05T05:04:00Z">
              <w:r w:rsidRPr="00586C90">
                <w:rPr>
                  <w:rFonts w:ascii="Times New Roman" w:hAnsi="Times New Roman" w:cs="Times New Roman"/>
                  <w:sz w:val="20"/>
                  <w:szCs w:val="20"/>
                </w:rPr>
                <w:t xml:space="preserve">SIF </w:t>
              </w:r>
            </w:ins>
            <w:del w:id="330" w:author="Thike" w:date="2019-07-05T05:04:00Z">
              <w:r w:rsidRPr="00586C90" w:rsidDel="004F7E9E">
                <w:rPr>
                  <w:rFonts w:ascii="Times New Roman" w:hAnsi="Times New Roman" w:cs="Times New Roman"/>
                  <w:sz w:val="20"/>
                  <w:szCs w:val="20"/>
                </w:rPr>
                <w:delText xml:space="preserve">stress intensity factor </w:delText>
              </w:r>
            </w:del>
            <w:r w:rsidRPr="00586C90">
              <w:rPr>
                <w:rFonts w:ascii="Times New Roman" w:hAnsi="Times New Roman" w:cs="Times New Roman"/>
                <w:sz w:val="20"/>
                <w:szCs w:val="20"/>
              </w:rPr>
              <w:t>(</w:t>
            </w:r>
            <w:ins w:id="331" w:author="Thike" w:date="2019-07-05T05:06:00Z">
              <w:r>
                <w:rPr>
                  <w:rFonts w:cs="Calibri"/>
                </w:rPr>
                <w:t>Δ</w:t>
              </w:r>
            </w:ins>
            <w:ins w:id="332" w:author="Thike" w:date="2019-07-05T05:05:00Z">
              <w:r w:rsidRPr="004F7E9E">
                <w:rPr>
                  <w:rFonts w:ascii="Times New Roman" w:hAnsi="Times New Roman" w:cs="Times New Roman"/>
                  <w:sz w:val="20"/>
                  <w:szCs w:val="20"/>
                </w:rPr>
                <w:t>K</w:t>
              </w:r>
            </w:ins>
            <w:del w:id="333" w:author="Thike" w:date="2019-07-05T05:05:00Z">
              <w:r w:rsidRPr="00586C90" w:rsidDel="004F7E9E">
                <w:rPr>
                  <w:rFonts w:ascii="Times New Roman" w:hAnsi="Times New Roman" w:cs="Times New Roman"/>
                  <w:sz w:val="20"/>
                  <w:szCs w:val="20"/>
                </w:rPr>
                <w:delText>DK</w:delText>
              </w:r>
            </w:del>
            <w:r w:rsidRPr="00586C90">
              <w:rPr>
                <w:rFonts w:ascii="Times New Roman" w:hAnsi="Times New Roman" w:cs="Times New Roman"/>
                <w:sz w:val="20"/>
                <w:szCs w:val="20"/>
              </w:rPr>
              <w:t>), and volume % of martensite content (%M)</w:t>
            </w:r>
          </w:p>
        </w:tc>
        <w:tc>
          <w:tcPr>
            <w:tcW w:w="1170" w:type="dxa"/>
            <w:shd w:val="clear" w:color="auto" w:fill="FFFFFF"/>
          </w:tcPr>
          <w:p w14:paraId="0D5A9507" w14:textId="51595A1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gaussian</w:t>
            </w:r>
          </w:p>
        </w:tc>
        <w:tc>
          <w:tcPr>
            <w:tcW w:w="1080" w:type="dxa"/>
            <w:shd w:val="clear" w:color="auto" w:fill="FFFFFF"/>
          </w:tcPr>
          <w:p w14:paraId="6713E6F0" w14:textId="3327719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334" w:author="Thike" w:date="2019-07-05T04:58:00Z">
              <w:r w:rsidRPr="00586C90" w:rsidDel="00064DE9">
                <w:rPr>
                  <w:rFonts w:ascii="Times New Roman" w:hAnsi="Times New Roman" w:cs="Times New Roman"/>
                  <w:sz w:val="20"/>
                  <w:szCs w:val="20"/>
                </w:rPr>
                <w:delText>fatigue crack growth rate</w:delText>
              </w:r>
            </w:del>
            <w:ins w:id="335" w:author="Thike" w:date="2019-07-05T04:57:00Z">
              <w:r w:rsidRPr="00064DE9">
                <w:rPr>
                  <w:rFonts w:ascii="Times New Roman" w:hAnsi="Times New Roman" w:cs="Times New Roman"/>
                  <w:sz w:val="20"/>
                  <w:szCs w:val="20"/>
                </w:rPr>
                <w:t>FCGR</w:t>
              </w:r>
            </w:ins>
            <w:r w:rsidRPr="00586C90">
              <w:rPr>
                <w:rFonts w:ascii="Times New Roman" w:hAnsi="Times New Roman" w:cs="Times New Roman"/>
                <w:sz w:val="20"/>
                <w:szCs w:val="20"/>
              </w:rPr>
              <w:t xml:space="preserve"> (da/</w:t>
            </w:r>
            <w:proofErr w:type="spellStart"/>
            <w:r w:rsidRPr="00586C90">
              <w:rPr>
                <w:rFonts w:ascii="Times New Roman" w:hAnsi="Times New Roman" w:cs="Times New Roman"/>
                <w:sz w:val="20"/>
                <w:szCs w:val="20"/>
              </w:rPr>
              <w:t>dN</w:t>
            </w:r>
            <w:proofErr w:type="spellEnd"/>
            <w:r w:rsidRPr="00586C90">
              <w:rPr>
                <w:rFonts w:ascii="Times New Roman" w:hAnsi="Times New Roman" w:cs="Times New Roman"/>
                <w:sz w:val="20"/>
                <w:szCs w:val="20"/>
              </w:rPr>
              <w:t>)</w:t>
            </w:r>
          </w:p>
        </w:tc>
        <w:tc>
          <w:tcPr>
            <w:tcW w:w="1170" w:type="dxa"/>
            <w:shd w:val="clear" w:color="auto" w:fill="FFFFFF"/>
          </w:tcPr>
          <w:p w14:paraId="018F644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75069829" w14:textId="4C8728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36" w:author="Thike" w:date="2019-07-03T15:26:00Z">
              <w:r w:rsidRPr="00586C90">
                <w:rPr>
                  <w:rFonts w:ascii="Times New Roman" w:hAnsi="Times New Roman" w:cs="Times New Roman"/>
                  <w:sz w:val="20"/>
                  <w:szCs w:val="20"/>
                </w:rPr>
                <w:t>BPNN</w:t>
              </w:r>
            </w:ins>
            <w:del w:id="337"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3169C624"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5114D3DD" w14:textId="77777777" w:rsidR="00983AF8" w:rsidRPr="00586C90" w:rsidRDefault="00983AF8" w:rsidP="00983AF8">
            <w:pPr>
              <w:widowControl w:val="0"/>
              <w:spacing w:after="0"/>
              <w:rPr>
                <w:rFonts w:ascii="Times New Roman" w:hAnsi="Times New Roman" w:cs="Times New Roman"/>
                <w:b w:val="0"/>
                <w:bCs w:val="0"/>
                <w:sz w:val="20"/>
                <w:szCs w:val="20"/>
              </w:rPr>
            </w:pPr>
            <w:r w:rsidRPr="00586C90">
              <w:rPr>
                <w:rFonts w:ascii="Times New Roman" w:hAnsi="Times New Roman" w:cs="Times New Roman"/>
                <w:sz w:val="20"/>
                <w:szCs w:val="20"/>
              </w:rPr>
              <w:t>Al7075-T6, Al2024-T315, D16 aluminum alloy,</w:t>
            </w:r>
          </w:p>
          <w:p w14:paraId="73B52432" w14:textId="76806C50" w:rsidR="00983AF8" w:rsidRPr="00586C90" w:rsidRDefault="00983AF8" w:rsidP="00983AF8">
            <w:pPr>
              <w:widowControl w:val="0"/>
              <w:rPr>
                <w:rFonts w:ascii="Times New Roman" w:hAnsi="Times New Roman" w:cs="Times New Roman"/>
                <w:sz w:val="20"/>
                <w:szCs w:val="20"/>
                <w:rPrChange w:id="338" w:author="Thike" w:date="2019-07-03T16:51:00Z">
                  <w:rPr>
                    <w:rFonts w:ascii="Times New Roman" w:hAnsi="Times New Roman" w:cs="Times New Roman"/>
                    <w:b w:val="0"/>
                    <w:bCs w:val="0"/>
                    <w:color w:val="242021"/>
                    <w:sz w:val="20"/>
                    <w:szCs w:val="20"/>
                  </w:rPr>
                </w:rPrChange>
              </w:rPr>
            </w:pPr>
            <w:r w:rsidRPr="00586C90">
              <w:rPr>
                <w:rFonts w:ascii="Times New Roman" w:hAnsi="Times New Roman" w:cs="Times New Roman"/>
                <w:sz w:val="20"/>
                <w:szCs w:val="20"/>
              </w:rPr>
              <w:t>350 WT steel</w:t>
            </w:r>
            <w:r w:rsidRPr="00C04130">
              <w:rPr>
                <w:rFonts w:ascii="Times New Roman" w:hAnsi="Times New Roman" w:cs="Times New Roman"/>
                <w:b w:val="0"/>
                <w:bCs w:val="0"/>
                <w:sz w:val="20"/>
                <w:szCs w:val="20"/>
                <w:rPrChange w:id="339" w:author="Thike" w:date="2019-07-09T07:20:00Z">
                  <w:rPr>
                    <w:rFonts w:ascii="Times New Roman" w:hAnsi="Times New Roman" w:cs="Times New Roman"/>
                    <w:b w:val="0"/>
                    <w:bCs w:val="0"/>
                    <w:color w:val="242021"/>
                    <w:sz w:val="20"/>
                    <w:szCs w:val="20"/>
                  </w:rPr>
                </w:rPrChange>
              </w:rPr>
              <w:fldChar w:fldCharType="begin"/>
            </w:r>
            <w:r w:rsidR="00671DCC">
              <w:rPr>
                <w:rFonts w:ascii="Times New Roman" w:hAnsi="Times New Roman" w:cs="Times New Roman"/>
                <w:b w:val="0"/>
                <w:bCs w:val="0"/>
                <w:sz w:val="20"/>
                <w:szCs w:val="20"/>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C04130">
              <w:rPr>
                <w:rFonts w:ascii="Times New Roman" w:hAnsi="Times New Roman" w:cs="Times New Roman"/>
                <w:b w:val="0"/>
                <w:bCs w:val="0"/>
                <w:sz w:val="20"/>
                <w:szCs w:val="20"/>
                <w:rPrChange w:id="340" w:author="Thike" w:date="2019-07-09T07:20:00Z">
                  <w:rPr>
                    <w:rFonts w:ascii="Times New Roman" w:hAnsi="Times New Roman" w:cs="Times New Roman"/>
                    <w:color w:val="242021"/>
                    <w:sz w:val="20"/>
                    <w:szCs w:val="20"/>
                  </w:rPr>
                </w:rPrChange>
              </w:rPr>
              <w:fldChar w:fldCharType="separate"/>
            </w:r>
            <w:r w:rsidR="00671DCC">
              <w:rPr>
                <w:rFonts w:ascii="Times New Roman" w:hAnsi="Times New Roman" w:cs="Times New Roman"/>
                <w:b w:val="0"/>
                <w:bCs w:val="0"/>
                <w:noProof/>
                <w:sz w:val="20"/>
                <w:szCs w:val="20"/>
              </w:rPr>
              <w:t>[</w:t>
            </w:r>
            <w:hyperlink w:anchor="_ENREF_26" w:tooltip="Zhang, 2016 #72" w:history="1">
              <w:r w:rsidR="00671DCC">
                <w:rPr>
                  <w:rFonts w:ascii="Times New Roman" w:hAnsi="Times New Roman" w:cs="Times New Roman"/>
                  <w:b w:val="0"/>
                  <w:bCs w:val="0"/>
                  <w:noProof/>
                  <w:sz w:val="20"/>
                  <w:szCs w:val="20"/>
                </w:rPr>
                <w:t>26</w:t>
              </w:r>
            </w:hyperlink>
            <w:r w:rsidR="00671DCC">
              <w:rPr>
                <w:rFonts w:ascii="Times New Roman" w:hAnsi="Times New Roman" w:cs="Times New Roman"/>
                <w:b w:val="0"/>
                <w:bCs w:val="0"/>
                <w:noProof/>
                <w:sz w:val="20"/>
                <w:szCs w:val="20"/>
              </w:rPr>
              <w:t>]</w:t>
            </w:r>
            <w:r w:rsidRPr="00C04130">
              <w:rPr>
                <w:rFonts w:ascii="Times New Roman" w:hAnsi="Times New Roman" w:cs="Times New Roman"/>
                <w:b w:val="0"/>
                <w:bCs w:val="0"/>
                <w:sz w:val="20"/>
                <w:szCs w:val="20"/>
                <w:rPrChange w:id="341" w:author="Thike" w:date="2019-07-09T07:20:00Z">
                  <w:rPr>
                    <w:rFonts w:ascii="Times New Roman" w:hAnsi="Times New Roman" w:cs="Times New Roman"/>
                    <w:color w:val="242021"/>
                    <w:sz w:val="20"/>
                    <w:szCs w:val="20"/>
                  </w:rPr>
                </w:rPrChange>
              </w:rPr>
              <w:fldChar w:fldCharType="end"/>
            </w:r>
          </w:p>
        </w:tc>
        <w:tc>
          <w:tcPr>
            <w:tcW w:w="1260" w:type="dxa"/>
            <w:shd w:val="clear" w:color="auto" w:fill="FFFFFF"/>
          </w:tcPr>
          <w:p w14:paraId="073A7AFE" w14:textId="5C0C406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aerospace and aviation </w:t>
            </w:r>
            <w:del w:id="342" w:author="Thike" w:date="2019-07-07T20:13:00Z">
              <w:r w:rsidRPr="00586C90" w:rsidDel="00D0352E">
                <w:rPr>
                  <w:rFonts w:ascii="Times New Roman" w:hAnsi="Times New Roman" w:cs="Times New Roman"/>
                  <w:sz w:val="20"/>
                  <w:szCs w:val="20"/>
                </w:rPr>
                <w:delText>sectors</w:delText>
              </w:r>
            </w:del>
            <w:ins w:id="343" w:author="Thike" w:date="2019-07-07T20:13:00Z">
              <w:r w:rsidR="00D0352E">
                <w:rPr>
                  <w:rFonts w:ascii="Times New Roman" w:hAnsi="Times New Roman" w:cs="Times New Roman"/>
                  <w:sz w:val="20"/>
                  <w:szCs w:val="20"/>
                </w:rPr>
                <w:t>industry</w:t>
              </w:r>
            </w:ins>
          </w:p>
        </w:tc>
        <w:tc>
          <w:tcPr>
            <w:tcW w:w="1440" w:type="dxa"/>
            <w:shd w:val="clear" w:color="auto" w:fill="FFFFFF"/>
          </w:tcPr>
          <w:p w14:paraId="41CF4A07" w14:textId="316F68F1" w:rsidR="000B679F" w:rsidRDefault="000B679F" w:rsidP="00983AF8">
            <w:pPr>
              <w:widowControl w:val="0"/>
              <w:cnfStyle w:val="000000000000" w:firstRow="0" w:lastRow="0" w:firstColumn="0" w:lastColumn="0" w:oddVBand="0" w:evenVBand="0" w:oddHBand="0" w:evenHBand="0" w:firstRowFirstColumn="0" w:firstRowLastColumn="0" w:lastRowFirstColumn="0" w:lastRowLastColumn="0"/>
              <w:rPr>
                <w:ins w:id="344" w:author="Thike" w:date="2019-07-08T23:56:00Z"/>
                <w:rFonts w:ascii="Times New Roman" w:hAnsi="Times New Roman" w:cs="Times New Roman"/>
                <w:sz w:val="20"/>
                <w:szCs w:val="20"/>
                <w:highlight w:val="yellow"/>
              </w:rPr>
            </w:pPr>
            <w:ins w:id="345" w:author="Thike" w:date="2019-07-08T23:56:00Z">
              <w:r w:rsidRPr="000B679F">
                <w:rPr>
                  <w:rFonts w:ascii="Times New Roman" w:hAnsi="Times New Roman" w:cs="Times New Roman"/>
                  <w:sz w:val="20"/>
                  <w:szCs w:val="20"/>
                </w:rPr>
                <w:t>constant amplitude loading</w:t>
              </w:r>
            </w:ins>
          </w:p>
          <w:p w14:paraId="59494160" w14:textId="1A19B0DB" w:rsidR="00983AF8" w:rsidRPr="00C63437" w:rsidRDefault="00C63437"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Change w:id="346" w:author="Thike" w:date="2019-07-08T23:45:00Z">
                  <w:rPr>
                    <w:rFonts w:ascii="Times New Roman" w:hAnsi="Times New Roman" w:cs="Times New Roman"/>
                    <w:sz w:val="20"/>
                    <w:szCs w:val="20"/>
                  </w:rPr>
                </w:rPrChange>
              </w:rPr>
            </w:pPr>
            <w:ins w:id="347" w:author="Thike" w:date="2019-07-08T23:44:00Z">
              <w:r w:rsidRPr="00C63437">
                <w:rPr>
                  <w:rFonts w:ascii="Times New Roman" w:hAnsi="Times New Roman" w:cs="Times New Roman"/>
                  <w:sz w:val="20"/>
                  <w:szCs w:val="20"/>
                  <w:highlight w:val="yellow"/>
                  <w:rPrChange w:id="348" w:author="Thike" w:date="2019-07-08T23:45:00Z">
                    <w:rPr>
                      <w:rFonts w:ascii="Times New Roman" w:hAnsi="Times New Roman" w:cs="Times New Roman"/>
                      <w:sz w:val="20"/>
                      <w:szCs w:val="20"/>
                    </w:rPr>
                  </w:rPrChange>
                </w:rPr>
                <w:t xml:space="preserve">(from </w:t>
              </w:r>
            </w:ins>
            <w:ins w:id="349" w:author="Thike" w:date="2019-07-08T23:45:00Z">
              <w:r>
                <w:rPr>
                  <w:rFonts w:ascii="Times New Roman" w:hAnsi="Times New Roman" w:cs="Times New Roman"/>
                  <w:sz w:val="20"/>
                  <w:szCs w:val="20"/>
                  <w:highlight w:val="yellow"/>
                </w:rPr>
                <w:t xml:space="preserve">other </w:t>
              </w:r>
            </w:ins>
            <w:ins w:id="350" w:author="Thike" w:date="2019-07-08T23:44:00Z">
              <w:r w:rsidRPr="00C63437">
                <w:rPr>
                  <w:rFonts w:ascii="Times New Roman" w:hAnsi="Times New Roman" w:cs="Times New Roman"/>
                  <w:sz w:val="20"/>
                  <w:szCs w:val="20"/>
                  <w:highlight w:val="yellow"/>
                  <w:rPrChange w:id="351" w:author="Thike" w:date="2019-07-08T23:45:00Z">
                    <w:rPr>
                      <w:rFonts w:ascii="Times New Roman" w:hAnsi="Times New Roman" w:cs="Times New Roman"/>
                      <w:sz w:val="20"/>
                      <w:szCs w:val="20"/>
                    </w:rPr>
                  </w:rPrChange>
                </w:rPr>
                <w:t>reference)</w:t>
              </w:r>
            </w:ins>
          </w:p>
        </w:tc>
        <w:tc>
          <w:tcPr>
            <w:tcW w:w="1260" w:type="dxa"/>
            <w:shd w:val="clear" w:color="auto" w:fill="FFFFFF"/>
          </w:tcPr>
          <w:p w14:paraId="698D1A3E" w14:textId="641D761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352" w:name="_Hlk13195438"/>
            <w:r w:rsidRPr="00586C90">
              <w:rPr>
                <w:rFonts w:ascii="Times New Roman" w:hAnsi="Times New Roman" w:cs="Times New Roman"/>
                <w:sz w:val="20"/>
                <w:szCs w:val="20"/>
              </w:rPr>
              <w:t>SIF</w:t>
            </w:r>
            <w:del w:id="353" w:author="Thike" w:date="2019-07-05T05:06:00Z">
              <w:r w:rsidRPr="00586C90" w:rsidDel="004F7E9E">
                <w:rPr>
                  <w:rFonts w:ascii="Times New Roman" w:hAnsi="Times New Roman" w:cs="Times New Roman"/>
                  <w:sz w:val="20"/>
                  <w:szCs w:val="20"/>
                </w:rPr>
                <w:delText xml:space="preserve"> (stress intensity factor)</w:delText>
              </w:r>
            </w:del>
            <w:r w:rsidRPr="00586C90">
              <w:rPr>
                <w:rFonts w:ascii="Times New Roman" w:hAnsi="Times New Roman" w:cs="Times New Roman"/>
                <w:sz w:val="20"/>
                <w:szCs w:val="20"/>
              </w:rPr>
              <w:t xml:space="preserve">, </w:t>
            </w:r>
            <w:bookmarkEnd w:id="352"/>
            <w:r w:rsidRPr="00586C90">
              <w:rPr>
                <w:rFonts w:ascii="Times New Roman" w:hAnsi="Times New Roman" w:cs="Times New Roman"/>
                <w:sz w:val="20"/>
                <w:szCs w:val="20"/>
              </w:rPr>
              <w:t>stress ratio</w:t>
            </w:r>
          </w:p>
        </w:tc>
        <w:tc>
          <w:tcPr>
            <w:tcW w:w="1170" w:type="dxa"/>
            <w:shd w:val="clear" w:color="auto" w:fill="FFFFFF"/>
          </w:tcPr>
          <w:p w14:paraId="6534B0A9" w14:textId="295FA74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354" w:author="Thike" w:date="2019-07-06T05:24:00Z">
              <w:r w:rsidRPr="00586C90" w:rsidDel="007F2027">
                <w:rPr>
                  <w:rFonts w:ascii="Times New Roman" w:hAnsi="Times New Roman" w:cs="Times New Roman"/>
                  <w:sz w:val="20"/>
                  <w:szCs w:val="20"/>
                </w:rPr>
                <w:delText>functi</w:delText>
              </w:r>
              <w:r w:rsidRPr="00054AC8" w:rsidDel="007F2027">
                <w:rPr>
                  <w:rFonts w:ascii="Times New Roman" w:hAnsi="Times New Roman" w:cs="Times New Roman"/>
                  <w:sz w:val="20"/>
                  <w:szCs w:val="20"/>
                </w:rPr>
                <w:delText>on</w:delText>
              </w:r>
            </w:del>
          </w:p>
        </w:tc>
        <w:tc>
          <w:tcPr>
            <w:tcW w:w="1080" w:type="dxa"/>
            <w:shd w:val="clear" w:color="auto" w:fill="FFFFFF"/>
          </w:tcPr>
          <w:p w14:paraId="316A3211" w14:textId="604CA18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55" w:author="Thike" w:date="2019-07-05T05:10:00Z">
              <w:r w:rsidRPr="00586C90">
                <w:rPr>
                  <w:rFonts w:ascii="Times New Roman" w:hAnsi="Times New Roman" w:cs="Times New Roman"/>
                  <w:sz w:val="20"/>
                  <w:szCs w:val="20"/>
                </w:rPr>
                <w:t>CGR</w:t>
              </w:r>
            </w:ins>
            <w:del w:id="356" w:author="Thike" w:date="2019-07-05T05:10:00Z">
              <w:r w:rsidRPr="00586C90" w:rsidDel="004F7E9E">
                <w:rPr>
                  <w:rFonts w:ascii="Times New Roman" w:hAnsi="Times New Roman" w:cs="Times New Roman"/>
                  <w:sz w:val="20"/>
                  <w:szCs w:val="20"/>
                </w:rPr>
                <w:delText>crack growth rate</w:delText>
              </w:r>
            </w:del>
          </w:p>
        </w:tc>
        <w:tc>
          <w:tcPr>
            <w:tcW w:w="1170" w:type="dxa"/>
            <w:shd w:val="clear" w:color="auto" w:fill="FFFFFF"/>
          </w:tcPr>
          <w:p w14:paraId="520F748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35F5CA97" w14:textId="285E2F2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57" w:author="Thike" w:date="2019-07-03T16:47:00Z">
              <w:r w:rsidRPr="00586C90">
                <w:rPr>
                  <w:rFonts w:ascii="Times New Roman" w:hAnsi="Times New Roman" w:cs="Times New Roman"/>
                  <w:sz w:val="20"/>
                  <w:szCs w:val="20"/>
                  <w:rPrChange w:id="358" w:author="Thike" w:date="2019-07-03T16:51:00Z">
                    <w:rPr>
                      <w:rFonts w:ascii="Times New Roman" w:hAnsi="Times New Roman" w:cs="Times New Roman"/>
                      <w:sz w:val="24"/>
                      <w:szCs w:val="28"/>
                    </w:rPr>
                  </w:rPrChange>
                </w:rPr>
                <w:t>RBFNN</w:t>
              </w:r>
            </w:ins>
            <w:del w:id="359" w:author="Thike" w:date="2019-07-03T16:47:00Z">
              <w:r w:rsidRPr="00586C90" w:rsidDel="00586C90">
                <w:rPr>
                  <w:rFonts w:ascii="Times New Roman" w:hAnsi="Times New Roman" w:cs="Times New Roman"/>
                  <w:sz w:val="20"/>
                  <w:szCs w:val="20"/>
                </w:rPr>
                <w:delText>radial basis function neural network</w:delText>
              </w:r>
            </w:del>
          </w:p>
        </w:tc>
      </w:tr>
      <w:tr w:rsidR="004C51C8" w:rsidRPr="00586C90" w14:paraId="767C8F38"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1E33143" w14:textId="0B206C46" w:rsidR="00983AF8" w:rsidRPr="00586C90" w:rsidRDefault="00983AF8" w:rsidP="00983AF8">
            <w:pPr>
              <w:widowControl w:val="0"/>
              <w:spacing w:after="0"/>
              <w:rPr>
                <w:rFonts w:ascii="Times New Roman" w:hAnsi="Times New Roman" w:cs="Times New Roman"/>
                <w:sz w:val="20"/>
                <w:szCs w:val="20"/>
              </w:rPr>
            </w:pPr>
            <w:bookmarkStart w:id="360" w:name="_Hlk2622627"/>
            <w:r w:rsidRPr="00586C90">
              <w:rPr>
                <w:rFonts w:ascii="Times New Roman" w:hAnsi="Times New Roman" w:cs="Times New Roman"/>
                <w:sz w:val="20"/>
                <w:szCs w:val="20"/>
              </w:rPr>
              <w:t xml:space="preserve">polyphenylene sulfide (PPS) matrix composites </w:t>
            </w:r>
            <w:r w:rsid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603A7D">
              <w:rPr>
                <w:rFonts w:ascii="Times New Roman" w:hAnsi="Times New Roman" w:cs="Times New Roman"/>
                <w:sz w:val="20"/>
                <w:szCs w:val="20"/>
              </w:rPr>
              <w:fldChar w:fldCharType="separate"/>
            </w:r>
            <w:r w:rsidR="00F5227B">
              <w:rPr>
                <w:rFonts w:ascii="Times New Roman" w:hAnsi="Times New Roman" w:cs="Times New Roman"/>
                <w:noProof/>
                <w:sz w:val="20"/>
                <w:szCs w:val="20"/>
              </w:rPr>
              <w:t>[</w:t>
            </w:r>
            <w:hyperlink w:anchor="_ENREF_59" w:tooltip=",  #241" w:history="1">
              <w:r w:rsidR="00671DCC">
                <w:rPr>
                  <w:rFonts w:ascii="Times New Roman" w:hAnsi="Times New Roman" w:cs="Times New Roman"/>
                  <w:noProof/>
                  <w:sz w:val="20"/>
                  <w:szCs w:val="20"/>
                </w:rPr>
                <w:t>59</w:t>
              </w:r>
            </w:hyperlink>
            <w:r w:rsidR="00F5227B">
              <w:rPr>
                <w:rFonts w:ascii="Times New Roman" w:hAnsi="Times New Roman" w:cs="Times New Roman"/>
                <w:noProof/>
                <w:sz w:val="20"/>
                <w:szCs w:val="20"/>
              </w:rPr>
              <w:t>]</w:t>
            </w:r>
            <w:r w:rsidR="00603A7D">
              <w:rPr>
                <w:rFonts w:ascii="Times New Roman" w:hAnsi="Times New Roman" w:cs="Times New Roman"/>
                <w:sz w:val="20"/>
                <w:szCs w:val="20"/>
              </w:rPr>
              <w:fldChar w:fldCharType="end"/>
            </w:r>
          </w:p>
        </w:tc>
        <w:tc>
          <w:tcPr>
            <w:tcW w:w="1260" w:type="dxa"/>
            <w:shd w:val="clear" w:color="auto" w:fill="FFFFFF"/>
          </w:tcPr>
          <w:p w14:paraId="43E5BD8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w:t>
            </w:r>
            <w:r w:rsidRPr="00586C90">
              <w:rPr>
                <w:rFonts w:ascii="Times New Roman" w:hAnsi="Times New Roman" w:cs="Times New Roman"/>
                <w:sz w:val="20"/>
                <w:szCs w:val="20"/>
              </w:rPr>
              <w:br/>
              <w:t>application</w:t>
            </w:r>
          </w:p>
        </w:tc>
        <w:tc>
          <w:tcPr>
            <w:tcW w:w="1440" w:type="dxa"/>
            <w:shd w:val="clear" w:color="auto" w:fill="FFFFFF"/>
          </w:tcPr>
          <w:p w14:paraId="30CBCCBE" w14:textId="4C93A4F7" w:rsidR="00983AF8" w:rsidRPr="00586C90" w:rsidRDefault="00525427"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61" w:author="Thike" w:date="2019-07-07T21:19:00Z">
              <w:r>
                <w:rPr>
                  <w:rFonts w:ascii="Times New Roman" w:hAnsi="Times New Roman" w:cs="Times New Roman"/>
                  <w:sz w:val="20"/>
                  <w:szCs w:val="20"/>
                </w:rPr>
                <w:t>d</w:t>
              </w:r>
              <w:r w:rsidRPr="00525427">
                <w:rPr>
                  <w:rFonts w:ascii="Times New Roman" w:hAnsi="Times New Roman" w:cs="Times New Roman"/>
                  <w:sz w:val="20"/>
                  <w:szCs w:val="20"/>
                </w:rPr>
                <w:t>ry</w:t>
              </w:r>
              <w:r>
                <w:rPr>
                  <w:rFonts w:ascii="Times New Roman" w:hAnsi="Times New Roman" w:cs="Times New Roman"/>
                  <w:sz w:val="20"/>
                  <w:szCs w:val="20"/>
                </w:rPr>
                <w:t xml:space="preserve"> </w:t>
              </w:r>
              <w:r w:rsidRPr="00525427">
                <w:rPr>
                  <w:rFonts w:ascii="Times New Roman" w:hAnsi="Times New Roman" w:cs="Times New Roman"/>
                  <w:sz w:val="20"/>
                  <w:szCs w:val="20"/>
                </w:rPr>
                <w:t>testing conditions and room temperature</w:t>
              </w:r>
            </w:ins>
          </w:p>
        </w:tc>
        <w:tc>
          <w:tcPr>
            <w:tcW w:w="1260" w:type="dxa"/>
            <w:shd w:val="clear" w:color="auto" w:fill="FFFFFF"/>
          </w:tcPr>
          <w:p w14:paraId="5FA54E0B" w14:textId="6A5DEFF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material compositions (PPS matrix, </w:t>
            </w:r>
            <w:bookmarkStart w:id="362" w:name="_Hlk2557070"/>
            <w:r w:rsidRPr="00586C90">
              <w:rPr>
                <w:rFonts w:ascii="Times New Roman" w:hAnsi="Times New Roman" w:cs="Times New Roman"/>
                <w:sz w:val="20"/>
                <w:szCs w:val="20"/>
              </w:rPr>
              <w:t xml:space="preserve">Short carbon fiber, </w:t>
            </w:r>
            <w:r w:rsidRPr="00465724">
              <w:rPr>
                <w:rFonts w:ascii="Times New Roman" w:hAnsi="Times New Roman" w:cs="Times New Roman"/>
                <w:sz w:val="20"/>
                <w:szCs w:val="20"/>
              </w:rPr>
              <w:t>TiO</w:t>
            </w:r>
            <w:r w:rsidRPr="00525427">
              <w:rPr>
                <w:rFonts w:ascii="Times New Roman" w:hAnsi="Times New Roman" w:cs="Times New Roman"/>
                <w:sz w:val="20"/>
                <w:szCs w:val="20"/>
                <w:vertAlign w:val="subscript"/>
              </w:rPr>
              <w:t>2</w:t>
            </w:r>
            <w:bookmarkEnd w:id="362"/>
            <w:r w:rsidRPr="00525427">
              <w:rPr>
                <w:rFonts w:ascii="Times New Roman" w:hAnsi="Times New Roman" w:cs="Times New Roman"/>
                <w:sz w:val="20"/>
                <w:szCs w:val="20"/>
              </w:rPr>
              <w:t>,</w:t>
            </w:r>
            <w:r w:rsidRPr="003737E6">
              <w:rPr>
                <w:rFonts w:ascii="Times New Roman" w:hAnsi="Times New Roman" w:cs="Times New Roman"/>
                <w:sz w:val="20"/>
                <w:szCs w:val="20"/>
                <w:rPrChange w:id="363" w:author="Thike" w:date="2019-07-05T11:26:00Z">
                  <w:rPr>
                    <w:rFonts w:ascii="Times New Roman" w:hAnsi="Times New Roman" w:cs="Times New Roman"/>
                    <w:color w:val="000000"/>
                    <w:sz w:val="20"/>
                    <w:szCs w:val="20"/>
                  </w:rPr>
                </w:rPrChange>
              </w:rPr>
              <w:t xml:space="preserve"> </w:t>
            </w:r>
            <w:r w:rsidRPr="00465724">
              <w:rPr>
                <w:rFonts w:ascii="Times New Roman" w:hAnsi="Times New Roman" w:cs="Times New Roman"/>
                <w:sz w:val="20"/>
                <w:szCs w:val="20"/>
              </w:rPr>
              <w:t>PTFE</w:t>
            </w:r>
            <w:r w:rsidRPr="00586C90">
              <w:rPr>
                <w:rFonts w:ascii="Times New Roman" w:hAnsi="Times New Roman" w:cs="Times New Roman"/>
                <w:sz w:val="20"/>
                <w:szCs w:val="20"/>
              </w:rPr>
              <w:t xml:space="preserve">, Graphite), Testing conditions (Sliding speed, Applied </w:t>
            </w:r>
            <w:r w:rsidRPr="00586C90">
              <w:rPr>
                <w:rFonts w:ascii="Times New Roman" w:hAnsi="Times New Roman" w:cs="Times New Roman"/>
                <w:sz w:val="20"/>
                <w:szCs w:val="20"/>
              </w:rPr>
              <w:lastRenderedPageBreak/>
              <w:t>pressure)</w:t>
            </w:r>
          </w:p>
        </w:tc>
        <w:tc>
          <w:tcPr>
            <w:tcW w:w="1170" w:type="dxa"/>
            <w:shd w:val="clear" w:color="auto" w:fill="FFFFFF"/>
          </w:tcPr>
          <w:p w14:paraId="63AFDFF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tansig</w:t>
            </w:r>
            <w:proofErr w:type="spellEnd"/>
            <w:r w:rsidRPr="00586C90">
              <w:rPr>
                <w:rFonts w:ascii="Times New Roman" w:hAnsi="Times New Roman" w:cs="Times New Roman"/>
                <w:sz w:val="20"/>
                <w:szCs w:val="20"/>
              </w:rPr>
              <w:t>,</w:t>
            </w:r>
            <w:r w:rsidRPr="00586C90">
              <w:rPr>
                <w:rFonts w:ascii="Times New Roman" w:hAnsi="Times New Roman" w:cs="Times New Roman"/>
                <w:sz w:val="20"/>
                <w:szCs w:val="20"/>
                <w:rPrChange w:id="364" w:author="Thike" w:date="2019-07-03T16:51:00Z">
                  <w:rPr>
                    <w:rFonts w:ascii="Times New Roman" w:hAnsi="Times New Roman" w:cs="Times New Roman"/>
                    <w:color w:val="000000"/>
                    <w:sz w:val="20"/>
                    <w:szCs w:val="20"/>
                  </w:rPr>
                </w:rPrChange>
              </w:rPr>
              <w:t xml:space="preserve"> </w:t>
            </w:r>
            <w:proofErr w:type="spellStart"/>
            <w:r w:rsidRPr="00586C90">
              <w:rPr>
                <w:rFonts w:ascii="Times New Roman" w:hAnsi="Times New Roman" w:cs="Times New Roman"/>
                <w:sz w:val="20"/>
                <w:szCs w:val="20"/>
              </w:rPr>
              <w:t>purelin</w:t>
            </w:r>
            <w:proofErr w:type="spellEnd"/>
          </w:p>
        </w:tc>
        <w:tc>
          <w:tcPr>
            <w:tcW w:w="1080" w:type="dxa"/>
            <w:shd w:val="clear" w:color="auto" w:fill="FFFFFF"/>
          </w:tcPr>
          <w:p w14:paraId="6D2F52F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 characteristic (Coefficient of friction, Specific wear rate)</w:t>
            </w:r>
          </w:p>
        </w:tc>
        <w:tc>
          <w:tcPr>
            <w:tcW w:w="1170" w:type="dxa"/>
            <w:shd w:val="clear" w:color="auto" w:fill="FFFFFF"/>
          </w:tcPr>
          <w:p w14:paraId="4B8E4723" w14:textId="1A92593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365" w:author="Thike" w:date="2019-07-09T14:20:00Z">
              <w:r w:rsidRPr="00586C90" w:rsidDel="006C1282">
                <w:rPr>
                  <w:rFonts w:ascii="Times New Roman" w:hAnsi="Times New Roman" w:cs="Times New Roman"/>
                  <w:sz w:val="20"/>
                  <w:szCs w:val="20"/>
                </w:rPr>
                <w:delText xml:space="preserve">tribological </w:delText>
              </w:r>
            </w:del>
            <w:ins w:id="366" w:author="Thike" w:date="2019-07-09T14:20:00Z">
              <w:r w:rsidR="006C1282">
                <w:rPr>
                  <w:rFonts w:ascii="Times New Roman" w:hAnsi="Times New Roman" w:cs="Times New Roman"/>
                  <w:sz w:val="20"/>
                  <w:szCs w:val="20"/>
                </w:rPr>
                <w:t>mechanical</w:t>
              </w:r>
              <w:r w:rsidR="006C1282" w:rsidRPr="00586C90">
                <w:rPr>
                  <w:rFonts w:ascii="Times New Roman" w:hAnsi="Times New Roman" w:cs="Times New Roman"/>
                  <w:sz w:val="20"/>
                  <w:szCs w:val="20"/>
                </w:rPr>
                <w:t xml:space="preserve"> </w:t>
              </w:r>
            </w:ins>
          </w:p>
        </w:tc>
        <w:tc>
          <w:tcPr>
            <w:tcW w:w="990" w:type="dxa"/>
            <w:shd w:val="clear" w:color="auto" w:fill="FFFFFF"/>
          </w:tcPr>
          <w:p w14:paraId="2C4BE428" w14:textId="7EC1D21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67" w:author="Thike" w:date="2019-07-03T15:26:00Z">
              <w:r w:rsidRPr="00586C90">
                <w:rPr>
                  <w:rFonts w:ascii="Times New Roman" w:hAnsi="Times New Roman" w:cs="Times New Roman"/>
                  <w:sz w:val="20"/>
                  <w:szCs w:val="20"/>
                </w:rPr>
                <w:t>BPNN</w:t>
              </w:r>
            </w:ins>
            <w:del w:id="368" w:author="Thike" w:date="2019-07-03T15:26:00Z">
              <w:r w:rsidRPr="00586C90" w:rsidDel="002A0880">
                <w:rPr>
                  <w:rFonts w:ascii="Times New Roman" w:hAnsi="Times New Roman" w:cs="Times New Roman"/>
                  <w:sz w:val="20"/>
                  <w:szCs w:val="20"/>
                </w:rPr>
                <w:delText>backpropagation Neural Network</w:delText>
              </w:r>
            </w:del>
          </w:p>
        </w:tc>
      </w:tr>
      <w:bookmarkEnd w:id="360"/>
      <w:tr w:rsidR="004C51C8" w:rsidRPr="00586C90" w14:paraId="07D5E4F9"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38F5C7E" w14:textId="1ED6CE25"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t xml:space="preserve"> pipeline steels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&lt;EndNote&gt;&lt;Cite&gt;&lt;Author&gt;Narimani&lt;/Author&gt;&lt;Year&gt;2015&lt;/Year&gt;&lt;RecNum&gt;635&lt;/RecNum&gt;&lt;DisplayText&gt;[60]&lt;/DisplayText&gt;&lt;record&gt;&lt;rec-number&gt;635&lt;/rec-number&gt;&lt;foreign-keys&gt;&lt;key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603A7D">
              <w:rPr>
                <w:rFonts w:ascii="Times New Roman" w:hAnsi="Times New Roman" w:cs="Times New Roman"/>
                <w:b w:val="0"/>
                <w:bCs w:val="0"/>
                <w:sz w:val="20"/>
                <w:szCs w:val="20"/>
                <w:rPrChange w:id="369"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0" w:tooltip="Narimani, 2015 #635" w:history="1">
              <w:r w:rsidR="00671DCC" w:rsidRPr="00F5227B">
                <w:rPr>
                  <w:rFonts w:ascii="Times New Roman" w:hAnsi="Times New Roman" w:cs="Times New Roman"/>
                  <w:noProof/>
                  <w:sz w:val="20"/>
                  <w:szCs w:val="20"/>
                </w:rPr>
                <w:t>60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4DDC1F1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petroleum industry</w:t>
            </w:r>
          </w:p>
        </w:tc>
        <w:tc>
          <w:tcPr>
            <w:tcW w:w="1440" w:type="dxa"/>
            <w:shd w:val="clear" w:color="auto" w:fill="FFFFFF"/>
          </w:tcPr>
          <w:p w14:paraId="15778066" w14:textId="53DD93B2" w:rsidR="00983AF8" w:rsidRPr="00586C90" w:rsidRDefault="007528EB" w:rsidP="007528E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70" w:author="Thike" w:date="2019-07-07T21:28:00Z">
              <w:r w:rsidRPr="007528EB">
                <w:rPr>
                  <w:rFonts w:ascii="Times New Roman" w:hAnsi="Times New Roman" w:cs="Times New Roman"/>
                  <w:sz w:val="20"/>
                  <w:szCs w:val="20"/>
                </w:rPr>
                <w:t>standard</w:t>
              </w:r>
              <w:r>
                <w:rPr>
                  <w:rFonts w:ascii="Times New Roman" w:hAnsi="Times New Roman" w:cs="Times New Roman"/>
                  <w:sz w:val="20"/>
                  <w:szCs w:val="20"/>
                </w:rPr>
                <w:t xml:space="preserve"> </w:t>
              </w:r>
              <w:r w:rsidRPr="007528EB">
                <w:rPr>
                  <w:rFonts w:ascii="Times New Roman" w:hAnsi="Times New Roman" w:cs="Times New Roman"/>
                  <w:sz w:val="20"/>
                  <w:szCs w:val="20"/>
                </w:rPr>
                <w:t>glass cell</w:t>
              </w:r>
            </w:ins>
            <w:ins w:id="371" w:author="Thike" w:date="2019-07-07T21:32:00Z">
              <w:r>
                <w:rPr>
                  <w:rFonts w:ascii="Times New Roman" w:hAnsi="Times New Roman" w:cs="Times New Roman"/>
                  <w:sz w:val="20"/>
                  <w:szCs w:val="20"/>
                </w:rPr>
                <w:t xml:space="preserve"> </w:t>
              </w:r>
            </w:ins>
          </w:p>
        </w:tc>
        <w:tc>
          <w:tcPr>
            <w:tcW w:w="1260" w:type="dxa"/>
            <w:shd w:val="clear" w:color="auto" w:fill="FFFFFF"/>
          </w:tcPr>
          <w:p w14:paraId="10A0D274" w14:textId="157A721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compositions (</w:t>
            </w:r>
            <w:ins w:id="372" w:author="Thike" w:date="2019-07-05T10:41:00Z">
              <w:r w:rsidRPr="00B449A7">
                <w:rPr>
                  <w:rFonts w:ascii="Times New Roman" w:hAnsi="Times New Roman" w:cs="Times New Roman"/>
                  <w:sz w:val="20"/>
                  <w:szCs w:val="20"/>
                </w:rPr>
                <w:t xml:space="preserve">C, Mn, </w:t>
              </w:r>
              <w:proofErr w:type="spellStart"/>
              <w:r w:rsidRPr="00B449A7">
                <w:rPr>
                  <w:rFonts w:ascii="Times New Roman" w:hAnsi="Times New Roman" w:cs="Times New Roman"/>
                  <w:sz w:val="20"/>
                  <w:szCs w:val="20"/>
                </w:rPr>
                <w:t>Nb</w:t>
              </w:r>
              <w:proofErr w:type="spellEnd"/>
              <w:r w:rsidRPr="00B449A7">
                <w:rPr>
                  <w:rFonts w:ascii="Times New Roman" w:hAnsi="Times New Roman" w:cs="Times New Roman"/>
                  <w:sz w:val="20"/>
                  <w:szCs w:val="20"/>
                </w:rPr>
                <w:t xml:space="preserve">, </w:t>
              </w:r>
              <w:proofErr w:type="spellStart"/>
              <w:r w:rsidRPr="00B449A7">
                <w:rPr>
                  <w:rFonts w:ascii="Times New Roman" w:hAnsi="Times New Roman" w:cs="Times New Roman"/>
                  <w:sz w:val="20"/>
                  <w:szCs w:val="20"/>
                </w:rPr>
                <w:t>Ti</w:t>
              </w:r>
              <w:proofErr w:type="spellEnd"/>
              <w:r w:rsidRPr="00B449A7">
                <w:rPr>
                  <w:rFonts w:ascii="Times New Roman" w:hAnsi="Times New Roman" w:cs="Times New Roman"/>
                  <w:sz w:val="20"/>
                  <w:szCs w:val="20"/>
                </w:rPr>
                <w:t>, N,</w:t>
              </w:r>
              <w:r>
                <w:rPr>
                  <w:rFonts w:ascii="Times New Roman" w:hAnsi="Times New Roman" w:cs="Times New Roman"/>
                  <w:sz w:val="20"/>
                  <w:szCs w:val="20"/>
                </w:rPr>
                <w:t xml:space="preserve"> </w:t>
              </w:r>
              <w:r w:rsidRPr="00B449A7">
                <w:rPr>
                  <w:rFonts w:ascii="Times New Roman" w:hAnsi="Times New Roman" w:cs="Times New Roman"/>
                  <w:sz w:val="20"/>
                  <w:szCs w:val="20"/>
                </w:rPr>
                <w:t>Mo, Ni, Al, Cu, Cr, V and C</w:t>
              </w:r>
              <w:r w:rsidRPr="00B449A7">
                <w:rPr>
                  <w:rFonts w:ascii="Times New Roman" w:hAnsi="Times New Roman" w:cs="Times New Roman"/>
                  <w:sz w:val="20"/>
                  <w:szCs w:val="20"/>
                  <w:vertAlign w:val="subscript"/>
                  <w:rPrChange w:id="373" w:author="Thike" w:date="2019-07-05T10:43:00Z">
                    <w:rPr>
                      <w:rFonts w:ascii="Times New Roman" w:hAnsi="Times New Roman" w:cs="Times New Roman"/>
                      <w:sz w:val="20"/>
                      <w:szCs w:val="20"/>
                    </w:rPr>
                  </w:rPrChange>
                </w:rPr>
                <w:t>EIIW</w:t>
              </w:r>
            </w:ins>
            <w:commentRangeStart w:id="374"/>
            <w:del w:id="375" w:author="Thike" w:date="2019-07-05T10:41:00Z">
              <w:r w:rsidRPr="00586C90" w:rsidDel="00B449A7">
                <w:rPr>
                  <w:rFonts w:ascii="Times New Roman" w:hAnsi="Times New Roman" w:cs="Times New Roman"/>
                  <w:sz w:val="20"/>
                  <w:szCs w:val="20"/>
                </w:rPr>
                <w:delText>carbon, magnesium, niobium, titanium, nitrogen, molybdenum, nickel, aluminum, copper, chromium, vanadium</w:delText>
              </w:r>
              <w:r w:rsidRPr="00586C90" w:rsidDel="00B449A7">
                <w:rPr>
                  <w:rFonts w:ascii="Times New Roman" w:hAnsi="Times New Roman" w:cs="Times New Roman"/>
                  <w:sz w:val="20"/>
                  <w:szCs w:val="20"/>
                </w:rPr>
                <w:br/>
                <w:delText>and carbon equivalent</w:delText>
              </w:r>
              <w:commentRangeEnd w:id="374"/>
              <w:r w:rsidDel="00B449A7">
                <w:rPr>
                  <w:rStyle w:val="a6"/>
                </w:rPr>
                <w:commentReference w:id="374"/>
              </w:r>
            </w:del>
            <w:r w:rsidRPr="00586C90">
              <w:rPr>
                <w:rFonts w:ascii="Times New Roman" w:hAnsi="Times New Roman" w:cs="Times New Roman"/>
                <w:sz w:val="20"/>
                <w:szCs w:val="20"/>
              </w:rPr>
              <w:t>)</w:t>
            </w:r>
            <w:ins w:id="376" w:author="Thike" w:date="2019-07-05T08:46:00Z">
              <w:r w:rsidRPr="002F3712">
                <w:rPr>
                  <w:rFonts w:ascii="AdvGulliv-R" w:hAnsi="AdvGulliv-R"/>
                  <w:color w:val="000000"/>
                  <w:sz w:val="16"/>
                  <w:szCs w:val="16"/>
                </w:rPr>
                <w:t xml:space="preserve">, </w:t>
              </w:r>
              <w:r w:rsidRPr="00B449A7">
                <w:rPr>
                  <w:rFonts w:ascii="Times New Roman" w:hAnsi="Times New Roman" w:cs="Times New Roman" w:hint="eastAsia"/>
                  <w:sz w:val="20"/>
                  <w:szCs w:val="20"/>
                  <w:rPrChange w:id="377" w:author="Thike" w:date="2019-07-05T10:44:00Z">
                    <w:rPr>
                      <w:rFonts w:ascii="AdvGulliv-R" w:hAnsi="AdvGulliv-R" w:hint="eastAsia"/>
                      <w:color w:val="000000"/>
                      <w:sz w:val="16"/>
                      <w:szCs w:val="16"/>
                    </w:rPr>
                  </w:rPrChange>
                </w:rPr>
                <w:t>microstructure consist of</w:t>
              </w:r>
              <w:r w:rsidRPr="00B449A7">
                <w:rPr>
                  <w:rFonts w:ascii="Times New Roman" w:hAnsi="Times New Roman" w:cs="Times New Roman" w:hint="eastAsia"/>
                  <w:sz w:val="20"/>
                  <w:szCs w:val="20"/>
                  <w:rPrChange w:id="378" w:author="Thike" w:date="2019-07-05T10:44:00Z">
                    <w:rPr>
                      <w:rFonts w:ascii="AdvGulliv-R" w:hAnsi="AdvGulliv-R" w:hint="eastAsia"/>
                      <w:color w:val="000000"/>
                      <w:sz w:val="16"/>
                      <w:szCs w:val="16"/>
                    </w:rPr>
                  </w:rPrChange>
                </w:rPr>
                <w:br/>
                <w:t>diffusion (ferrite/pearlite) and shear (bainite/martensite)</w:t>
              </w:r>
              <w:r w:rsidRPr="00B449A7">
                <w:rPr>
                  <w:rFonts w:ascii="Times New Roman" w:hAnsi="Times New Roman" w:cs="Times New Roman" w:hint="eastAsia"/>
                  <w:sz w:val="20"/>
                  <w:szCs w:val="20"/>
                  <w:rPrChange w:id="379" w:author="Thike" w:date="2019-07-05T10:44:00Z">
                    <w:rPr>
                      <w:rFonts w:ascii="AdvGulliv-I" w:hAnsi="AdvGulliv-I" w:hint="eastAsia"/>
                      <w:color w:val="000000"/>
                      <w:sz w:val="16"/>
                      <w:szCs w:val="16"/>
                    </w:rPr>
                  </w:rPrChange>
                </w:rPr>
                <w:br/>
                <w:t>transformations</w:t>
              </w:r>
              <w:r w:rsidRPr="002F3712">
                <w:rPr>
                  <w:rFonts w:ascii="AdvGulliv-R" w:hAnsi="AdvGulliv-R"/>
                  <w:color w:val="000000"/>
                  <w:sz w:val="16"/>
                  <w:szCs w:val="16"/>
                </w:rPr>
                <w:t xml:space="preserve">, </w:t>
              </w:r>
            </w:ins>
            <w:del w:id="380" w:author="Thike" w:date="2019-07-05T10:42:00Z">
              <w:r w:rsidRPr="00586C90" w:rsidDel="00B449A7">
                <w:rPr>
                  <w:rFonts w:ascii="Times New Roman" w:hAnsi="Times New Roman" w:cs="Times New Roman"/>
                  <w:sz w:val="20"/>
                  <w:szCs w:val="20"/>
                </w:rPr>
                <w:delText xml:space="preserve"> </w:delText>
              </w:r>
            </w:del>
            <w:r w:rsidRPr="00586C90">
              <w:rPr>
                <w:rFonts w:ascii="Times New Roman" w:hAnsi="Times New Roman" w:cs="Times New Roman"/>
                <w:sz w:val="20"/>
                <w:szCs w:val="20"/>
              </w:rPr>
              <w:t>and corrosion cell characteristics</w:t>
            </w:r>
            <w:r w:rsidRPr="00586C90">
              <w:rPr>
                <w:rFonts w:ascii="Times New Roman" w:hAnsi="Times New Roman" w:cs="Times New Roman"/>
                <w:sz w:val="20"/>
                <w:szCs w:val="20"/>
              </w:rPr>
              <w:br/>
              <w:t xml:space="preserve">(reference electrode, scan rate, </w:t>
            </w:r>
            <w:ins w:id="381" w:author="Thike" w:date="2019-07-03T16:41:00Z">
              <w:r w:rsidRPr="00586C90">
                <w:rPr>
                  <w:rFonts w:ascii="Times New Roman" w:hAnsi="Times New Roman" w:cs="Times New Roman"/>
                  <w:sz w:val="20"/>
                  <w:szCs w:val="20"/>
                  <w:rPrChange w:id="382" w:author="Thike" w:date="2019-07-03T16:51:00Z">
                    <w:rPr>
                      <w:rFonts w:ascii="Times New Roman" w:hAnsi="Times New Roman" w:cs="Times New Roman"/>
                      <w:sz w:val="24"/>
                      <w:szCs w:val="28"/>
                    </w:rPr>
                  </w:rPrChange>
                </w:rPr>
                <w:t>T</w:t>
              </w:r>
            </w:ins>
            <w:del w:id="383"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384" w:author="Thike" w:date="2019-07-05T10:50:00Z">
              <w:r w:rsidRPr="004F378F">
                <w:rPr>
                  <w:rFonts w:ascii="Times New Roman" w:hAnsi="Times New Roman" w:cs="Times New Roman"/>
                  <w:sz w:val="20"/>
                  <w:szCs w:val="20"/>
                </w:rPr>
                <w:t>P</w:t>
              </w:r>
              <w:r w:rsidRPr="004F378F">
                <w:rPr>
                  <w:rFonts w:ascii="Times New Roman" w:hAnsi="Times New Roman" w:cs="Times New Roman"/>
                  <w:sz w:val="20"/>
                  <w:szCs w:val="20"/>
                  <w:vertAlign w:val="subscript"/>
                  <w:rPrChange w:id="385" w:author="Thike" w:date="2019-07-05T10:50:00Z">
                    <w:rPr>
                      <w:rFonts w:ascii="Times New Roman" w:hAnsi="Times New Roman" w:cs="Times New Roman"/>
                      <w:sz w:val="20"/>
                      <w:szCs w:val="20"/>
                    </w:rPr>
                  </w:rPrChange>
                </w:rPr>
                <w:t>O2</w:t>
              </w:r>
            </w:ins>
            <w:del w:id="386" w:author="Thike" w:date="2019-07-05T10:49:00Z">
              <w:r w:rsidRPr="00586C90" w:rsidDel="004F378F">
                <w:rPr>
                  <w:rFonts w:ascii="Times New Roman" w:hAnsi="Times New Roman" w:cs="Times New Roman"/>
                  <w:sz w:val="20"/>
                  <w:szCs w:val="20"/>
                </w:rPr>
                <w:delText>relative pressure of oxygen</w:delText>
              </w:r>
            </w:del>
            <w:r w:rsidRPr="00586C90">
              <w:rPr>
                <w:rFonts w:ascii="Times New Roman" w:hAnsi="Times New Roman" w:cs="Times New Roman"/>
                <w:sz w:val="20"/>
                <w:szCs w:val="20"/>
              </w:rPr>
              <w:t xml:space="preserve">, </w:t>
            </w:r>
            <w:ins w:id="387" w:author="Thike" w:date="2019-07-05T10:51:00Z">
              <w:r w:rsidRPr="004F378F">
                <w:rPr>
                  <w:rFonts w:ascii="Times New Roman" w:hAnsi="Times New Roman" w:cs="Times New Roman"/>
                  <w:sz w:val="20"/>
                  <w:szCs w:val="20"/>
                </w:rPr>
                <w:t>P</w:t>
              </w:r>
              <w:r w:rsidRPr="004F378F">
                <w:rPr>
                  <w:rFonts w:ascii="Times New Roman" w:hAnsi="Times New Roman" w:cs="Times New Roman"/>
                  <w:sz w:val="20"/>
                  <w:szCs w:val="20"/>
                  <w:vertAlign w:val="subscript"/>
                  <w:rPrChange w:id="388" w:author="Thike" w:date="2019-07-05T10:51:00Z">
                    <w:rPr>
                      <w:rFonts w:ascii="Times New Roman" w:hAnsi="Times New Roman" w:cs="Times New Roman"/>
                      <w:sz w:val="20"/>
                      <w:szCs w:val="20"/>
                    </w:rPr>
                  </w:rPrChange>
                </w:rPr>
                <w:t>CO2</w:t>
              </w:r>
            </w:ins>
            <w:del w:id="389" w:author="Thike" w:date="2019-07-05T10:53:00Z">
              <w:r w:rsidRPr="00586C90" w:rsidDel="004F378F">
                <w:rPr>
                  <w:rFonts w:ascii="Times New Roman" w:hAnsi="Times New Roman" w:cs="Times New Roman"/>
                  <w:sz w:val="20"/>
                  <w:szCs w:val="20"/>
                </w:rPr>
                <w:delText>pressure of</w:delText>
              </w:r>
              <w:r w:rsidRPr="00586C90" w:rsidDel="004F378F">
                <w:rPr>
                  <w:rFonts w:ascii="Times New Roman" w:hAnsi="Times New Roman" w:cs="Times New Roman"/>
                  <w:sz w:val="20"/>
                  <w:szCs w:val="20"/>
                </w:rPr>
                <w:br/>
                <w:delText>purged CO</w:delText>
              </w:r>
              <w:r w:rsidRPr="00586C90" w:rsidDel="004F378F">
                <w:rPr>
                  <w:rFonts w:ascii="Times New Roman" w:hAnsi="Times New Roman" w:cs="Times New Roman"/>
                  <w:sz w:val="20"/>
                  <w:szCs w:val="20"/>
                  <w:vertAlign w:val="subscript"/>
                </w:rPr>
                <w:delText>2</w:delText>
              </w:r>
            </w:del>
            <w:r w:rsidRPr="00586C90">
              <w:rPr>
                <w:rFonts w:ascii="Times New Roman" w:hAnsi="Times New Roman" w:cs="Times New Roman"/>
                <w:sz w:val="20"/>
                <w:szCs w:val="20"/>
              </w:rPr>
              <w:t xml:space="preserve">, </w:t>
            </w:r>
            <w:commentRangeStart w:id="390"/>
            <w:ins w:id="391" w:author="Thike" w:date="2019-07-05T10:55:00Z">
              <w:r w:rsidRPr="004F378F">
                <w:rPr>
                  <w:rFonts w:ascii="Times New Roman" w:hAnsi="Times New Roman" w:cs="Times New Roman"/>
                  <w:sz w:val="20"/>
                  <w:szCs w:val="20"/>
                </w:rPr>
                <w:t>NaCl</w:t>
              </w:r>
            </w:ins>
            <w:commentRangeEnd w:id="390"/>
            <w:ins w:id="392" w:author="Thike" w:date="2019-07-05T10:56:00Z">
              <w:r>
                <w:rPr>
                  <w:rStyle w:val="a6"/>
                </w:rPr>
                <w:commentReference w:id="390"/>
              </w:r>
            </w:ins>
            <w:del w:id="393" w:author="Thike" w:date="2019-07-05T05:17:00Z">
              <w:r w:rsidRPr="00586C90" w:rsidDel="002E0AE1">
                <w:rPr>
                  <w:rFonts w:ascii="Times New Roman" w:hAnsi="Times New Roman" w:cs="Times New Roman"/>
                  <w:sz w:val="20"/>
                  <w:szCs w:val="20"/>
                </w:rPr>
                <w:delText>chloride ion</w:delText>
              </w:r>
            </w:del>
            <w:r w:rsidRPr="00586C90">
              <w:rPr>
                <w:rFonts w:ascii="Times New Roman" w:hAnsi="Times New Roman" w:cs="Times New Roman"/>
                <w:sz w:val="20"/>
                <w:szCs w:val="20"/>
              </w:rPr>
              <w:t xml:space="preserve">, </w:t>
            </w:r>
            <w:r w:rsidRPr="00586C90">
              <w:rPr>
                <w:rFonts w:ascii="Times New Roman" w:hAnsi="Times New Roman" w:cs="Times New Roman"/>
                <w:sz w:val="20"/>
                <w:szCs w:val="20"/>
              </w:rPr>
              <w:lastRenderedPageBreak/>
              <w:t>bicarbonate concentration)</w:t>
            </w:r>
          </w:p>
        </w:tc>
        <w:tc>
          <w:tcPr>
            <w:tcW w:w="1170" w:type="dxa"/>
            <w:shd w:val="clear" w:color="auto" w:fill="FFFFFF"/>
          </w:tcPr>
          <w:p w14:paraId="04B668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sigmoid, linear</w:t>
            </w:r>
          </w:p>
        </w:tc>
        <w:tc>
          <w:tcPr>
            <w:tcW w:w="1080" w:type="dxa"/>
            <w:shd w:val="clear" w:color="auto" w:fill="FFFFFF"/>
          </w:tcPr>
          <w:p w14:paraId="0C7D2A8F" w14:textId="1393BA24"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ins w:id="394" w:author="Thike" w:date="2019-07-05T10:48:00Z"/>
                <w:rFonts w:ascii="Times New Roman" w:hAnsi="Times New Roman" w:cs="Times New Roman"/>
                <w:sz w:val="20"/>
                <w:szCs w:val="20"/>
              </w:rPr>
            </w:pPr>
            <w:proofErr w:type="spellStart"/>
            <w:ins w:id="395" w:author="Thike" w:date="2019-07-05T10:57:00Z">
              <w:r w:rsidRPr="004F378F">
                <w:rPr>
                  <w:rFonts w:ascii="Times New Roman" w:hAnsi="Times New Roman" w:cs="Times New Roman"/>
                  <w:sz w:val="20"/>
                  <w:szCs w:val="20"/>
                </w:rPr>
                <w:t>I</w:t>
              </w:r>
              <w:r w:rsidRPr="004F378F">
                <w:rPr>
                  <w:rFonts w:ascii="Times New Roman" w:hAnsi="Times New Roman" w:cs="Times New Roman"/>
                  <w:sz w:val="20"/>
                  <w:szCs w:val="20"/>
                  <w:vertAlign w:val="subscript"/>
                  <w:rPrChange w:id="396" w:author="Thike" w:date="2019-07-05T10:57:00Z">
                    <w:rPr>
                      <w:rFonts w:ascii="Times New Roman" w:hAnsi="Times New Roman" w:cs="Times New Roman"/>
                      <w:sz w:val="20"/>
                      <w:szCs w:val="20"/>
                    </w:rPr>
                  </w:rPrChange>
                </w:rPr>
                <w:t>corr</w:t>
              </w:r>
              <w:proofErr w:type="spellEnd"/>
              <w:r w:rsidRPr="004F378F" w:rsidDel="004F378F">
                <w:rPr>
                  <w:rFonts w:ascii="Times New Roman" w:hAnsi="Times New Roman" w:cs="Times New Roman"/>
                  <w:sz w:val="20"/>
                  <w:szCs w:val="20"/>
                </w:rPr>
                <w:t xml:space="preserve"> </w:t>
              </w:r>
            </w:ins>
            <w:commentRangeStart w:id="397"/>
            <w:del w:id="398" w:author="Thike" w:date="2019-07-05T10:57:00Z">
              <w:r w:rsidRPr="00586C90" w:rsidDel="004F378F">
                <w:rPr>
                  <w:rFonts w:ascii="Times New Roman" w:hAnsi="Times New Roman" w:cs="Times New Roman"/>
                  <w:sz w:val="20"/>
                  <w:szCs w:val="20"/>
                </w:rPr>
                <w:delText>corrosion current</w:delText>
              </w:r>
              <w:commentRangeEnd w:id="397"/>
              <w:r w:rsidRPr="00586C90" w:rsidDel="004F378F">
                <w:rPr>
                  <w:rStyle w:val="a6"/>
                  <w:rFonts w:ascii="Times New Roman" w:hAnsi="Times New Roman" w:cs="Times New Roman"/>
                  <w:sz w:val="20"/>
                  <w:szCs w:val="20"/>
                  <w:rPrChange w:id="399" w:author="Thike" w:date="2019-07-03T16:51:00Z">
                    <w:rPr>
                      <w:rStyle w:val="a6"/>
                    </w:rPr>
                  </w:rPrChange>
                </w:rPr>
                <w:commentReference w:id="397"/>
              </w:r>
              <w:r w:rsidRPr="00586C90" w:rsidDel="004F378F">
                <w:rPr>
                  <w:rFonts w:ascii="Times New Roman" w:hAnsi="Times New Roman" w:cs="Times New Roman"/>
                  <w:sz w:val="20"/>
                  <w:szCs w:val="20"/>
                </w:rPr>
                <w:delText xml:space="preserve"> density </w:delText>
              </w:r>
            </w:del>
            <w:r w:rsidRPr="00586C90">
              <w:rPr>
                <w:rFonts w:ascii="Times New Roman" w:hAnsi="Times New Roman" w:cs="Times New Roman"/>
                <w:sz w:val="20"/>
                <w:szCs w:val="20"/>
              </w:rPr>
              <w:t xml:space="preserve">and </w:t>
            </w:r>
            <w:proofErr w:type="spellStart"/>
            <w:ins w:id="400" w:author="Thike" w:date="2019-07-05T10:57:00Z">
              <w:r w:rsidRPr="004F378F">
                <w:rPr>
                  <w:rFonts w:ascii="Times New Roman" w:hAnsi="Times New Roman" w:cs="Times New Roman"/>
                  <w:sz w:val="20"/>
                  <w:szCs w:val="20"/>
                </w:rPr>
                <w:t>E</w:t>
              </w:r>
              <w:r w:rsidRPr="004F378F">
                <w:rPr>
                  <w:rFonts w:ascii="Times New Roman" w:hAnsi="Times New Roman" w:cs="Times New Roman"/>
                  <w:sz w:val="20"/>
                  <w:szCs w:val="20"/>
                  <w:vertAlign w:val="subscript"/>
                  <w:rPrChange w:id="401" w:author="Thike" w:date="2019-07-05T10:57:00Z">
                    <w:rPr>
                      <w:rFonts w:ascii="Times New Roman" w:hAnsi="Times New Roman" w:cs="Times New Roman"/>
                      <w:sz w:val="20"/>
                      <w:szCs w:val="20"/>
                    </w:rPr>
                  </w:rPrChange>
                </w:rPr>
                <w:t>corr</w:t>
              </w:r>
            </w:ins>
            <w:proofErr w:type="spellEnd"/>
            <w:del w:id="402" w:author="Thike" w:date="2019-07-05T10:57:00Z">
              <w:r w:rsidRPr="00586C90" w:rsidDel="004F378F">
                <w:rPr>
                  <w:rFonts w:ascii="Times New Roman" w:hAnsi="Times New Roman" w:cs="Times New Roman"/>
                  <w:sz w:val="20"/>
                  <w:szCs w:val="20"/>
                </w:rPr>
                <w:delText>corrosion</w:delText>
              </w:r>
              <w:r w:rsidRPr="00586C90" w:rsidDel="004F378F">
                <w:rPr>
                  <w:rFonts w:ascii="Times New Roman" w:hAnsi="Times New Roman" w:cs="Times New Roman"/>
                  <w:sz w:val="20"/>
                  <w:szCs w:val="20"/>
                </w:rPr>
                <w:br/>
                <w:delText>potential</w:delText>
              </w:r>
            </w:del>
          </w:p>
          <w:p w14:paraId="64D7F28D" w14:textId="3E3DAC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shd w:val="clear" w:color="auto" w:fill="FFFFFF"/>
          </w:tcPr>
          <w:p w14:paraId="4B80E8C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2B702205" w14:textId="36F53CA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03" w:author="Thike" w:date="2019-07-03T15:26:00Z">
              <w:r w:rsidRPr="00586C90">
                <w:rPr>
                  <w:rFonts w:ascii="Times New Roman" w:hAnsi="Times New Roman" w:cs="Times New Roman"/>
                  <w:sz w:val="20"/>
                  <w:szCs w:val="20"/>
                </w:rPr>
                <w:t>BPNN</w:t>
              </w:r>
            </w:ins>
            <w:del w:id="404"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4776D0B5"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3BDDF0D" w14:textId="04D605E3"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br/>
              <w:t>API X70 line pipe steels</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&lt;EndNote&gt;&lt;Cite&gt;&lt;Author&gt;Faizabadi&lt;/Author&gt;&lt;Year&gt;2014&lt;/Year&gt;&lt;RecNum&gt;636&lt;/RecNum&gt;&lt;DisplayText&gt;[37]&lt;/DisplayText&gt;&lt;record&gt;&lt;rec-number&gt;636&lt;/rec-number&gt;&lt;foreign-keys&gt;&lt;key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D6662D">
              <w:rPr>
                <w:rFonts w:ascii="Times New Roman" w:hAnsi="Times New Roman" w:cs="Times New Roman"/>
                <w:b w:val="0"/>
                <w:bCs w:val="0"/>
                <w:sz w:val="20"/>
                <w:szCs w:val="20"/>
                <w:rPrChange w:id="405"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37" w:tooltip="Faizabadi, 2014 #636" w:history="1">
              <w:r w:rsidR="00671DCC" w:rsidRPr="00671DCC">
                <w:rPr>
                  <w:rFonts w:ascii="Times New Roman" w:hAnsi="Times New Roman" w:cs="Times New Roman"/>
                  <w:noProof/>
                  <w:sz w:val="20"/>
                  <w:szCs w:val="20"/>
                </w:rPr>
                <w:t>37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1622D13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 and natural gas industries</w:t>
            </w:r>
          </w:p>
        </w:tc>
        <w:tc>
          <w:tcPr>
            <w:tcW w:w="1440" w:type="dxa"/>
            <w:shd w:val="clear" w:color="auto" w:fill="FFFFFF"/>
          </w:tcPr>
          <w:p w14:paraId="322686A3" w14:textId="72CA4410" w:rsidR="00983AF8" w:rsidRPr="00586C90" w:rsidRDefault="001016D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06" w:author="Thike" w:date="2019-07-07T22:03:00Z">
              <w:r w:rsidRPr="001016D7">
                <w:rPr>
                  <w:rFonts w:ascii="Times New Roman" w:hAnsi="Times New Roman" w:cs="Times New Roman" w:hint="eastAsia"/>
                  <w:sz w:val="20"/>
                  <w:szCs w:val="20"/>
                  <w:rPrChange w:id="407" w:author="Thike" w:date="2019-07-07T22:04:00Z">
                    <w:rPr>
                      <w:rFonts w:ascii="AdvGulliv-R" w:hAnsi="AdvGulliv-R" w:hint="eastAsia"/>
                      <w:color w:val="000000"/>
                      <w:sz w:val="16"/>
                      <w:szCs w:val="16"/>
                    </w:rPr>
                  </w:rPrChange>
                </w:rPr>
                <w:t>thermomechanical processing</w:t>
              </w:r>
            </w:ins>
            <w:ins w:id="408" w:author="Thike" w:date="2019-07-07T22:04:00Z">
              <w:r>
                <w:rPr>
                  <w:rFonts w:ascii="Times New Roman" w:hAnsi="Times New Roman" w:cs="Times New Roman"/>
                  <w:sz w:val="20"/>
                  <w:szCs w:val="20"/>
                </w:rPr>
                <w:t xml:space="preserve"> environment</w:t>
              </w:r>
            </w:ins>
          </w:p>
        </w:tc>
        <w:tc>
          <w:tcPr>
            <w:tcW w:w="1260" w:type="dxa"/>
            <w:shd w:val="clear" w:color="auto" w:fill="FFFFFF"/>
          </w:tcPr>
          <w:p w14:paraId="50C0D623" w14:textId="24858AB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chemical compositions </w:t>
            </w:r>
            <w:ins w:id="409" w:author="Thike" w:date="2019-07-05T11:30:00Z">
              <w:r>
                <w:rPr>
                  <w:rFonts w:ascii="Times New Roman" w:hAnsi="Times New Roman" w:cs="Times New Roman"/>
                  <w:sz w:val="20"/>
                  <w:szCs w:val="20"/>
                </w:rPr>
                <w:t>(</w:t>
              </w:r>
              <w:r>
                <w:rPr>
                  <w:rStyle w:val="fontstyle01"/>
                </w:rPr>
                <w:t>CE</w:t>
              </w:r>
              <w:r>
                <w:rPr>
                  <w:rStyle w:val="fontstyle01"/>
                  <w:sz w:val="14"/>
                  <w:szCs w:val="14"/>
                </w:rPr>
                <w:t>IIW</w:t>
              </w:r>
              <w:r>
                <w:rPr>
                  <w:rFonts w:ascii="Times New Roman" w:hAnsi="Times New Roman" w:cs="Times New Roman"/>
                  <w:sz w:val="20"/>
                  <w:szCs w:val="20"/>
                </w:rPr>
                <w:t xml:space="preserve">, </w:t>
              </w:r>
              <w:proofErr w:type="spellStart"/>
              <w:r>
                <w:rPr>
                  <w:rStyle w:val="fontstyle01"/>
                </w:rPr>
                <w:t>CE</w:t>
              </w:r>
              <w:r>
                <w:rPr>
                  <w:rStyle w:val="fontstyle01"/>
                  <w:sz w:val="14"/>
                  <w:szCs w:val="14"/>
                </w:rPr>
                <w:t>Pcm</w:t>
              </w:r>
              <w:proofErr w:type="spellEnd"/>
              <w:r>
                <w:rPr>
                  <w:rFonts w:ascii="Times New Roman" w:hAnsi="Times New Roman" w:cs="Times New Roman"/>
                  <w:sz w:val="20"/>
                  <w:szCs w:val="20"/>
                </w:rPr>
                <w:t xml:space="preserve">, </w:t>
              </w:r>
              <w:proofErr w:type="spellStart"/>
              <w:r>
                <w:rPr>
                  <w:rStyle w:val="fontstyle01"/>
                </w:rPr>
                <w:t>VTiNb</w:t>
              </w:r>
            </w:ins>
            <w:proofErr w:type="spellEnd"/>
            <w:ins w:id="410" w:author="Thike" w:date="2019-07-05T11:31:00Z">
              <w:r>
                <w:rPr>
                  <w:rFonts w:ascii="Times New Roman" w:hAnsi="Times New Roman" w:cs="Times New Roman"/>
                  <w:sz w:val="20"/>
                  <w:szCs w:val="20"/>
                </w:rPr>
                <w:t xml:space="preserve">, </w:t>
              </w:r>
              <w:proofErr w:type="spellStart"/>
              <w:r>
                <w:rPr>
                  <w:rStyle w:val="fontstyle01"/>
                </w:rPr>
                <w:t>NbV</w:t>
              </w:r>
              <w:proofErr w:type="spellEnd"/>
              <w:r>
                <w:rPr>
                  <w:rFonts w:ascii="Times New Roman" w:hAnsi="Times New Roman" w:cs="Times New Roman"/>
                  <w:sz w:val="20"/>
                  <w:szCs w:val="20"/>
                </w:rPr>
                <w:t xml:space="preserve">, </w:t>
              </w:r>
              <w:proofErr w:type="spellStart"/>
              <w:r>
                <w:rPr>
                  <w:rStyle w:val="fontstyle01"/>
                </w:rPr>
                <w:t>CrMoNiCu</w:t>
              </w:r>
            </w:ins>
            <w:proofErr w:type="spellEnd"/>
            <w:ins w:id="411" w:author="Thike" w:date="2019-07-05T11:32:00Z">
              <w:r>
                <w:rPr>
                  <w:rStyle w:val="fontstyle01"/>
                </w:rPr>
                <w:t xml:space="preserve">) </w:t>
              </w:r>
            </w:ins>
            <w:r w:rsidRPr="00586C90">
              <w:rPr>
                <w:rFonts w:ascii="Times New Roman" w:hAnsi="Times New Roman" w:cs="Times New Roman"/>
                <w:sz w:val="20"/>
                <w:szCs w:val="20"/>
              </w:rPr>
              <w:t>and tensile properties</w:t>
            </w:r>
            <w:ins w:id="412" w:author="Thike" w:date="2019-07-05T11:32:00Z">
              <w:r>
                <w:rPr>
                  <w:rFonts w:ascii="Times New Roman" w:hAnsi="Times New Roman" w:cs="Times New Roman"/>
                  <w:sz w:val="20"/>
                  <w:szCs w:val="20"/>
                </w:rPr>
                <w:t xml:space="preserve"> (</w:t>
              </w:r>
              <w:r>
                <w:rPr>
                  <w:rStyle w:val="fontstyle01"/>
                </w:rPr>
                <w:t>YS, UTS, El)</w:t>
              </w:r>
            </w:ins>
          </w:p>
        </w:tc>
        <w:tc>
          <w:tcPr>
            <w:tcW w:w="1170" w:type="dxa"/>
            <w:shd w:val="clear" w:color="auto" w:fill="FFFFFF"/>
          </w:tcPr>
          <w:p w14:paraId="10E3EE8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hyperbolic sigmoid, linear </w:t>
            </w:r>
          </w:p>
        </w:tc>
        <w:tc>
          <w:tcPr>
            <w:tcW w:w="1080" w:type="dxa"/>
            <w:shd w:val="clear" w:color="auto" w:fill="FFFFFF"/>
          </w:tcPr>
          <w:p w14:paraId="1342ADE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toughness and hardness</w:t>
            </w:r>
          </w:p>
        </w:tc>
        <w:tc>
          <w:tcPr>
            <w:tcW w:w="1170" w:type="dxa"/>
            <w:shd w:val="clear" w:color="auto" w:fill="FFFFFF"/>
          </w:tcPr>
          <w:p w14:paraId="0015356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48AD9D42" w14:textId="347E9D2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13" w:author="Thike" w:date="2019-07-03T15:26:00Z">
              <w:r w:rsidRPr="00586C90">
                <w:rPr>
                  <w:rFonts w:ascii="Times New Roman" w:hAnsi="Times New Roman" w:cs="Times New Roman"/>
                  <w:sz w:val="20"/>
                  <w:szCs w:val="20"/>
                </w:rPr>
                <w:t>BPNN</w:t>
              </w:r>
            </w:ins>
            <w:del w:id="414"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7F7721CA"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4318E2A" w14:textId="171FE58B"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Ni–</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composite coatings</w:t>
            </w:r>
            <w:r w:rsidRPr="00D6662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&lt;EndNote&gt;&lt;Cite&gt;&lt;Author&gt;Xu&lt;/Author&gt;&lt;Year&gt;2014&lt;/Year&gt;&lt;RecNum&gt;648&lt;/RecNum&gt;&lt;DisplayText&gt;[61]&lt;/DisplayText&gt;&lt;record&gt;&lt;rec-number&gt;648&lt;/rec-number&gt;&lt;foreign-keys&gt;&lt;key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D6662D">
              <w:rPr>
                <w:rFonts w:ascii="Times New Roman" w:hAnsi="Times New Roman" w:cs="Times New Roman"/>
                <w:b w:val="0"/>
                <w:bCs w:val="0"/>
                <w:sz w:val="20"/>
                <w:szCs w:val="20"/>
                <w:rPrChange w:id="415" w:author="Thike" w:date="2019-07-03T16:51:00Z">
                  <w:rPr>
                    <w:rFonts w:ascii="Times New Roman" w:hAnsi="Times New Roman" w:cs="Times New Roman"/>
                    <w:sz w:val="20"/>
                    <w:szCs w:val="20"/>
                  </w:rPr>
                </w:rPrChange>
              </w:rPr>
              <w:fldChar w:fldCharType="separate"/>
            </w:r>
            <w:r w:rsidR="00F5227B">
              <w:rPr>
                <w:rFonts w:ascii="Times New Roman" w:hAnsi="Times New Roman" w:cs="Times New Roman"/>
                <w:b w:val="0"/>
                <w:bCs w:val="0"/>
                <w:noProof/>
                <w:sz w:val="20"/>
                <w:szCs w:val="20"/>
              </w:rPr>
              <w:t>[</w:t>
            </w:r>
            <w:hyperlink w:anchor="_ENREF_61" w:tooltip="Xu, 2014 #648" w:history="1">
              <w:r w:rsidR="00671DCC">
                <w:rPr>
                  <w:rFonts w:ascii="Times New Roman" w:hAnsi="Times New Roman" w:cs="Times New Roman"/>
                  <w:b w:val="0"/>
                  <w:bCs w:val="0"/>
                  <w:noProof/>
                  <w:sz w:val="20"/>
                  <w:szCs w:val="20"/>
                </w:rPr>
                <w:t>61</w:t>
              </w:r>
            </w:hyperlink>
            <w:r w:rsidR="00F5227B">
              <w:rPr>
                <w:rFonts w:ascii="Times New Roman" w:hAnsi="Times New Roman" w:cs="Times New Roman"/>
                <w:b w:val="0"/>
                <w:bCs w:val="0"/>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6C27B600" w14:textId="3911CB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416" w:author="Thike" w:date="2019-07-07T22:46:00Z">
              <w:r w:rsidRPr="00586C90" w:rsidDel="00221934">
                <w:rPr>
                  <w:rFonts w:ascii="Times New Roman" w:hAnsi="Times New Roman" w:cs="Times New Roman"/>
                  <w:sz w:val="20"/>
                  <w:szCs w:val="20"/>
                </w:rPr>
                <w:delText>various applications which need</w:delText>
              </w:r>
              <w:r w:rsidRPr="00586C90" w:rsidDel="00221934">
                <w:rPr>
                  <w:rFonts w:ascii="Times New Roman" w:hAnsi="Times New Roman" w:cs="Times New Roman" w:hint="eastAsia"/>
                  <w:sz w:val="20"/>
                  <w:szCs w:val="20"/>
                  <w:rPrChange w:id="417" w:author="Thike" w:date="2019-07-03T16:51:00Z">
                    <w:rPr>
                      <w:rFonts w:ascii="AdvOTf9433e2d" w:hAnsi="AdvOTf9433e2d" w:hint="eastAsia"/>
                      <w:color w:val="242021"/>
                      <w:sz w:val="20"/>
                      <w:szCs w:val="20"/>
                    </w:rPr>
                  </w:rPrChange>
                </w:rPr>
                <w:delText xml:space="preserve"> </w:delText>
              </w:r>
              <w:r w:rsidRPr="00586C90" w:rsidDel="00221934">
                <w:rPr>
                  <w:rFonts w:ascii="Times New Roman" w:hAnsi="Times New Roman" w:cs="Times New Roman"/>
                  <w:sz w:val="20"/>
                  <w:szCs w:val="20"/>
                </w:rPr>
                <w:delText>enhanced microhardness, better wear and corrosion resistance</w:delText>
              </w:r>
            </w:del>
            <w:ins w:id="418" w:author="Thike" w:date="2019-07-07T22:46:00Z">
              <w:r w:rsidR="00221934">
                <w:rPr>
                  <w:rFonts w:ascii="Times New Roman" w:hAnsi="Times New Roman" w:cs="Times New Roman"/>
                  <w:sz w:val="20"/>
                  <w:szCs w:val="20"/>
                </w:rPr>
                <w:t>industrial applications</w:t>
              </w:r>
            </w:ins>
            <w:r w:rsidRPr="00586C90">
              <w:rPr>
                <w:rFonts w:ascii="Times New Roman" w:hAnsi="Times New Roman" w:cs="Times New Roman"/>
                <w:sz w:val="20"/>
                <w:szCs w:val="20"/>
              </w:rPr>
              <w:t xml:space="preserve"> </w:t>
            </w:r>
          </w:p>
        </w:tc>
        <w:tc>
          <w:tcPr>
            <w:tcW w:w="1440" w:type="dxa"/>
            <w:shd w:val="clear" w:color="auto" w:fill="FFFFFF"/>
          </w:tcPr>
          <w:p w14:paraId="49822094" w14:textId="726412AA" w:rsidR="00983AF8" w:rsidRPr="00D0298C"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ins w:id="419" w:author="Thike" w:date="2019-07-07T22:47:00Z">
              <w:r w:rsidRPr="00221934">
                <w:rPr>
                  <w:rFonts w:ascii="Times New Roman" w:hAnsi="Times New Roman" w:cs="Times New Roman" w:hint="eastAsia"/>
                  <w:sz w:val="20"/>
                  <w:szCs w:val="20"/>
                  <w:rPrChange w:id="420" w:author="Thike" w:date="2019-07-07T22:47:00Z">
                    <w:rPr>
                      <w:rFonts w:ascii="AdvOTf9433e2d" w:hAnsi="AdvOTf9433e2d" w:hint="eastAsia"/>
                      <w:color w:val="242021"/>
                      <w:sz w:val="16"/>
                      <w:szCs w:val="16"/>
                    </w:rPr>
                  </w:rPrChange>
                </w:rPr>
                <w:t>ultrasonic electrodeposition cell</w:t>
              </w:r>
            </w:ins>
          </w:p>
        </w:tc>
        <w:tc>
          <w:tcPr>
            <w:tcW w:w="1260" w:type="dxa"/>
            <w:shd w:val="clear" w:color="auto" w:fill="FFFFFF"/>
          </w:tcPr>
          <w:p w14:paraId="3D1C7B92" w14:textId="0B07E8FE"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ins w:id="421" w:author="Thike" w:date="2019-07-06T03:13:00Z"/>
                <w:rFonts w:ascii="Times New Roman" w:hAnsi="Times New Roman" w:cs="Times New Roman"/>
                <w:sz w:val="20"/>
                <w:szCs w:val="20"/>
              </w:rPr>
            </w:pPr>
            <w:ins w:id="422" w:author="Thike" w:date="2019-07-06T03:15:00Z">
              <w:r w:rsidRPr="00D0298C">
                <w:rPr>
                  <w:rFonts w:ascii="Times New Roman" w:hAnsi="Times New Roman" w:cs="Times New Roman"/>
                  <w:sz w:val="24"/>
                  <w:szCs w:val="28"/>
                </w:rPr>
                <w:t>U</w:t>
              </w:r>
              <w:r w:rsidRPr="00D83938">
                <w:rPr>
                  <w:rFonts w:ascii="Times New Roman" w:hAnsi="Times New Roman" w:cs="Times New Roman"/>
                  <w:sz w:val="24"/>
                  <w:szCs w:val="28"/>
                  <w:vertAlign w:val="subscript"/>
                </w:rPr>
                <w:t>p</w:t>
              </w:r>
            </w:ins>
            <w:del w:id="423" w:author="Thike" w:date="2019-07-06T03:15:00Z">
              <w:r w:rsidRPr="00586C90" w:rsidDel="00D0298C">
                <w:rPr>
                  <w:rFonts w:ascii="Times New Roman" w:hAnsi="Times New Roman" w:cs="Times New Roman"/>
                  <w:sz w:val="20"/>
                  <w:szCs w:val="20"/>
                </w:rPr>
                <w:delText>ultrasonic power</w:delText>
              </w:r>
            </w:del>
            <w:r w:rsidRPr="00586C90">
              <w:rPr>
                <w:rFonts w:ascii="Times New Roman" w:hAnsi="Times New Roman" w:cs="Times New Roman"/>
                <w:sz w:val="20"/>
                <w:szCs w:val="20"/>
              </w:rPr>
              <w:t xml:space="preserve">, </w:t>
            </w:r>
            <w:proofErr w:type="spellStart"/>
            <w:ins w:id="424" w:author="Thike" w:date="2019-07-06T03:16:00Z">
              <w:r w:rsidRPr="00D0298C">
                <w:rPr>
                  <w:rFonts w:ascii="Times New Roman" w:hAnsi="Times New Roman" w:cs="Times New Roman"/>
                  <w:sz w:val="20"/>
                  <w:szCs w:val="20"/>
                </w:rPr>
                <w:t>C</w:t>
              </w:r>
              <w:r w:rsidRPr="00D0298C">
                <w:rPr>
                  <w:rFonts w:ascii="Times New Roman" w:hAnsi="Times New Roman" w:cs="Times New Roman"/>
                  <w:sz w:val="20"/>
                  <w:szCs w:val="20"/>
                  <w:vertAlign w:val="subscript"/>
                  <w:rPrChange w:id="425" w:author="Thike" w:date="2019-07-06T03:17:00Z">
                    <w:rPr>
                      <w:rFonts w:ascii="Times New Roman" w:hAnsi="Times New Roman" w:cs="Times New Roman"/>
                      <w:sz w:val="20"/>
                      <w:szCs w:val="20"/>
                    </w:rPr>
                  </w:rPrChange>
                </w:rPr>
                <w:t>sic</w:t>
              </w:r>
            </w:ins>
            <w:proofErr w:type="spellEnd"/>
            <w:del w:id="426" w:author="Thike" w:date="2019-07-06T03:16:00Z">
              <w:r w:rsidRPr="00586C90" w:rsidDel="00D0298C">
                <w:rPr>
                  <w:rFonts w:ascii="Times New Roman" w:hAnsi="Times New Roman" w:cs="Times New Roman"/>
                  <w:sz w:val="20"/>
                  <w:szCs w:val="20"/>
                </w:rPr>
                <w:delText>SiC particle concentration</w:delText>
              </w:r>
            </w:del>
            <w:r w:rsidRPr="00586C90">
              <w:rPr>
                <w:rFonts w:ascii="Times New Roman" w:hAnsi="Times New Roman" w:cs="Times New Roman"/>
                <w:sz w:val="20"/>
                <w:szCs w:val="20"/>
              </w:rPr>
              <w:t xml:space="preserve">, and </w:t>
            </w:r>
            <w:ins w:id="427" w:author="Thike" w:date="2019-07-06T03:17:00Z">
              <w:r w:rsidRPr="00D0298C">
                <w:rPr>
                  <w:rFonts w:ascii="Times New Roman" w:hAnsi="Times New Roman" w:cs="Times New Roman"/>
                  <w:sz w:val="20"/>
                  <w:szCs w:val="20"/>
                </w:rPr>
                <w:t>C</w:t>
              </w:r>
              <w:r w:rsidRPr="00D0298C">
                <w:rPr>
                  <w:rFonts w:ascii="Times New Roman" w:hAnsi="Times New Roman" w:cs="Times New Roman"/>
                  <w:sz w:val="20"/>
                  <w:szCs w:val="20"/>
                  <w:vertAlign w:val="subscript"/>
                  <w:rPrChange w:id="428" w:author="Thike" w:date="2019-07-06T03:17:00Z">
                    <w:rPr>
                      <w:rFonts w:ascii="Times New Roman" w:hAnsi="Times New Roman" w:cs="Times New Roman"/>
                      <w:sz w:val="20"/>
                      <w:szCs w:val="20"/>
                    </w:rPr>
                  </w:rPrChange>
                </w:rPr>
                <w:t>d</w:t>
              </w:r>
            </w:ins>
            <w:del w:id="429" w:author="Thike" w:date="2019-07-06T03:17:00Z">
              <w:r w:rsidRPr="00586C90" w:rsidDel="00D0298C">
                <w:rPr>
                  <w:rFonts w:ascii="Times New Roman" w:hAnsi="Times New Roman" w:cs="Times New Roman"/>
                  <w:sz w:val="20"/>
                  <w:szCs w:val="20"/>
                </w:rPr>
                <w:delText xml:space="preserve">current density </w:delText>
              </w:r>
            </w:del>
          </w:p>
          <w:p w14:paraId="4A7E088C" w14:textId="405FFA9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shd w:val="clear" w:color="auto" w:fill="FFFFFF"/>
          </w:tcPr>
          <w:p w14:paraId="601AC816" w14:textId="7FB8641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586C90">
              <w:rPr>
                <w:rFonts w:ascii="Times New Roman" w:hAnsi="Times New Roman" w:cs="Times New Roman"/>
                <w:sz w:val="20"/>
                <w:szCs w:val="20"/>
              </w:rPr>
              <w:t>not clearly defined</w:t>
            </w:r>
          </w:p>
        </w:tc>
        <w:tc>
          <w:tcPr>
            <w:tcW w:w="1080" w:type="dxa"/>
            <w:shd w:val="clear" w:color="auto" w:fill="FFFFFF"/>
          </w:tcPr>
          <w:p w14:paraId="7E7ADD0A"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weight loss</w:t>
            </w:r>
          </w:p>
        </w:tc>
        <w:tc>
          <w:tcPr>
            <w:tcW w:w="1170" w:type="dxa"/>
            <w:shd w:val="clear" w:color="auto" w:fill="FFFFFF"/>
          </w:tcPr>
          <w:p w14:paraId="4A7EBBC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7AF761FD" w14:textId="4D09FF0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30" w:author="Thike" w:date="2019-07-03T16:29:00Z">
              <w:r w:rsidRPr="00586C90">
                <w:rPr>
                  <w:rFonts w:ascii="Times New Roman" w:hAnsi="Times New Roman" w:cs="Times New Roman"/>
                  <w:sz w:val="20"/>
                  <w:szCs w:val="20"/>
                  <w:rPrChange w:id="431" w:author="Thike" w:date="2019-07-03T16:51:00Z">
                    <w:rPr>
                      <w:rFonts w:ascii="Times New Roman" w:hAnsi="Times New Roman" w:cs="Times New Roman"/>
                      <w:sz w:val="24"/>
                      <w:szCs w:val="28"/>
                    </w:rPr>
                  </w:rPrChange>
                </w:rPr>
                <w:t>MLP</w:t>
              </w:r>
            </w:ins>
            <w:del w:id="432"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7660DA2B"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8583E64" w14:textId="2C53B84D" w:rsidR="00983AF8" w:rsidRPr="00586C90" w:rsidRDefault="00983AF8" w:rsidP="00983AF8">
            <w:pPr>
              <w:widowControl w:val="0"/>
              <w:spacing w:after="0"/>
              <w:rPr>
                <w:rFonts w:ascii="Times New Roman" w:hAnsi="Times New Roman" w:cs="Times New Roman"/>
                <w:sz w:val="20"/>
                <w:szCs w:val="20"/>
              </w:rPr>
            </w:pPr>
            <w:bookmarkStart w:id="433" w:name="_Hlk13183402"/>
            <w:r w:rsidRPr="00586C90">
              <w:rPr>
                <w:rFonts w:ascii="Times New Roman" w:hAnsi="Times New Roman" w:cs="Times New Roman"/>
                <w:sz w:val="20"/>
                <w:szCs w:val="20"/>
              </w:rPr>
              <w:t>prestressed,</w:t>
            </w:r>
            <w:r w:rsidRPr="00586C90">
              <w:rPr>
                <w:rFonts w:ascii="Times New Roman" w:hAnsi="Times New Roman" w:cs="Times New Roman"/>
                <w:sz w:val="20"/>
                <w:szCs w:val="20"/>
              </w:rPr>
              <w:br/>
              <w:t>posttensioned concrete (PC)</w:t>
            </w:r>
            <w:r w:rsidRPr="00603A7D">
              <w:rPr>
                <w:rFonts w:ascii="Times New Roman" w:hAnsi="Times New Roman" w:cs="Times New Roman"/>
                <w:sz w:val="20"/>
                <w:szCs w:val="20"/>
              </w:rPr>
              <w:fldChar w:fldCharType="begin"/>
            </w:r>
            <w:r w:rsidR="00F5227B">
              <w:rPr>
                <w:rFonts w:ascii="Times New Roman" w:hAnsi="Times New Roman" w:cs="Times New Roman"/>
                <w:b w:val="0"/>
                <w:bCs w:val="0"/>
                <w:sz w:val="20"/>
                <w:szCs w:val="20"/>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603A7D">
              <w:rPr>
                <w:rFonts w:ascii="Times New Roman" w:hAnsi="Times New Roman" w:cs="Times New Roman"/>
                <w:b w:val="0"/>
                <w:bCs w:val="0"/>
                <w:sz w:val="20"/>
                <w:szCs w:val="20"/>
                <w:rPrChange w:id="434"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2" w:tooltip="Lu, 2009 #643" w:history="1">
              <w:r w:rsidR="00671DCC" w:rsidRPr="00F5227B">
                <w:rPr>
                  <w:rFonts w:ascii="Times New Roman" w:hAnsi="Times New Roman" w:cs="Times New Roman"/>
                  <w:noProof/>
                  <w:sz w:val="20"/>
                  <w:szCs w:val="20"/>
                </w:rPr>
                <w:t>62</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0C5E4D7C" w14:textId="7D8DC78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civil </w:t>
            </w:r>
            <w:del w:id="435" w:author="Thike" w:date="2019-07-06T03:16:00Z">
              <w:r w:rsidRPr="00586C90" w:rsidDel="00D0298C">
                <w:rPr>
                  <w:rFonts w:ascii="Times New Roman" w:hAnsi="Times New Roman" w:cs="Times New Roman"/>
                  <w:sz w:val="20"/>
                  <w:szCs w:val="20"/>
                </w:rPr>
                <w:delText xml:space="preserve">engineering </w:delText>
              </w:r>
            </w:del>
            <w:r w:rsidRPr="00586C90">
              <w:rPr>
                <w:rFonts w:ascii="Times New Roman" w:hAnsi="Times New Roman" w:cs="Times New Roman"/>
                <w:sz w:val="20"/>
                <w:szCs w:val="20"/>
              </w:rPr>
              <w:t>and structural engineering applications</w:t>
            </w:r>
          </w:p>
        </w:tc>
        <w:tc>
          <w:tcPr>
            <w:tcW w:w="1440" w:type="dxa"/>
            <w:shd w:val="clear" w:color="auto" w:fill="FFFFFF"/>
          </w:tcPr>
          <w:p w14:paraId="5453843A" w14:textId="333990C0" w:rsidR="00983AF8" w:rsidRPr="00525427"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36" w:author="Thike" w:date="2019-07-07T22:53:00Z">
              <w:r w:rsidRPr="008F3AB0">
                <w:rPr>
                  <w:rFonts w:ascii="Times New Roman" w:hAnsi="Times New Roman" w:cs="Times New Roman"/>
                  <w:sz w:val="20"/>
                  <w:szCs w:val="20"/>
                </w:rPr>
                <w:t>accelerated carbonation experiment</w:t>
              </w:r>
            </w:ins>
          </w:p>
        </w:tc>
        <w:tc>
          <w:tcPr>
            <w:tcW w:w="1260" w:type="dxa"/>
            <w:shd w:val="clear" w:color="auto" w:fill="FFFFFF"/>
          </w:tcPr>
          <w:p w14:paraId="08C59546" w14:textId="2028B279"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437" w:author="Thike" w:date="2019-07-05T01:41:00Z"/>
                <w:rFonts w:ascii="Times New Roman" w:hAnsi="Times New Roman" w:cs="Times New Roman"/>
                <w:sz w:val="20"/>
                <w:szCs w:val="20"/>
              </w:rPr>
            </w:pPr>
            <w:ins w:id="438" w:author="Thike" w:date="2019-07-05T01:47:00Z">
              <w:r w:rsidRPr="0061353F">
                <w:rPr>
                  <w:rFonts w:ascii="Times New Roman" w:hAnsi="Times New Roman" w:cs="Times New Roman"/>
                  <w:sz w:val="20"/>
                  <w:szCs w:val="20"/>
                  <w:rPrChange w:id="439" w:author="Thike" w:date="2019-07-05T01:50:00Z">
                    <w:rPr>
                      <w:rFonts w:ascii="Times New Roman" w:hAnsi="Times New Roman" w:cs="Times New Roman"/>
                      <w:sz w:val="24"/>
                      <w:szCs w:val="28"/>
                    </w:rPr>
                  </w:rPrChange>
                </w:rPr>
                <w:t>SL</w:t>
              </w:r>
            </w:ins>
            <w:del w:id="440" w:author="Thike" w:date="2019-07-05T01:47:00Z">
              <w:r w:rsidRPr="00586C90" w:rsidDel="006C3A15">
                <w:rPr>
                  <w:rFonts w:ascii="Times New Roman" w:hAnsi="Times New Roman" w:cs="Times New Roman"/>
                  <w:sz w:val="20"/>
                  <w:szCs w:val="20"/>
                </w:rPr>
                <w:delText>stress level of concrete</w:delText>
              </w:r>
            </w:del>
            <w:r w:rsidRPr="00586C90">
              <w:rPr>
                <w:rFonts w:ascii="Times New Roman" w:hAnsi="Times New Roman" w:cs="Times New Roman"/>
                <w:sz w:val="20"/>
                <w:szCs w:val="20"/>
              </w:rPr>
              <w:t xml:space="preserve">, </w:t>
            </w:r>
            <w:ins w:id="441" w:author="Thike" w:date="2019-07-05T01:50:00Z">
              <w:r w:rsidRPr="0061353F">
                <w:rPr>
                  <w:rFonts w:ascii="Times New Roman" w:hAnsi="Times New Roman" w:cs="Times New Roman"/>
                  <w:sz w:val="20"/>
                  <w:szCs w:val="20"/>
                </w:rPr>
                <w:t>W/C</w:t>
              </w:r>
            </w:ins>
            <w:del w:id="442" w:author="Thike" w:date="2019-07-05T01:50:00Z">
              <w:r w:rsidRPr="00586C90" w:rsidDel="0061353F">
                <w:rPr>
                  <w:rFonts w:ascii="Times New Roman" w:hAnsi="Times New Roman" w:cs="Times New Roman"/>
                  <w:sz w:val="20"/>
                  <w:szCs w:val="20"/>
                </w:rPr>
                <w:delText>water-cement ratio</w:delText>
              </w:r>
            </w:del>
            <w:r w:rsidRPr="00586C90">
              <w:rPr>
                <w:rFonts w:ascii="Times New Roman" w:hAnsi="Times New Roman" w:cs="Times New Roman"/>
                <w:sz w:val="20"/>
                <w:szCs w:val="20"/>
              </w:rPr>
              <w:t xml:space="preserve">, </w:t>
            </w:r>
            <w:ins w:id="443" w:author="Thike" w:date="2019-07-05T01:50:00Z">
              <w:r w:rsidRPr="0061353F">
                <w:rPr>
                  <w:rFonts w:ascii="Times New Roman" w:hAnsi="Times New Roman" w:cs="Times New Roman"/>
                  <w:sz w:val="20"/>
                  <w:szCs w:val="20"/>
                </w:rPr>
                <w:t>C/FA</w:t>
              </w:r>
            </w:ins>
            <w:del w:id="444" w:author="Thike" w:date="2019-07-05T01:50:00Z">
              <w:r w:rsidRPr="00586C90" w:rsidDel="0061353F">
                <w:rPr>
                  <w:rFonts w:ascii="Times New Roman" w:hAnsi="Times New Roman" w:cs="Times New Roman"/>
                  <w:sz w:val="20"/>
                  <w:szCs w:val="20"/>
                </w:rPr>
                <w:delText>cement-fine aggregate</w:delText>
              </w:r>
            </w:del>
            <w:r w:rsidRPr="00586C90">
              <w:rPr>
                <w:rFonts w:ascii="Times New Roman" w:hAnsi="Times New Roman" w:cs="Times New Roman"/>
                <w:sz w:val="20"/>
                <w:szCs w:val="20"/>
              </w:rPr>
              <w:t xml:space="preserve">, </w:t>
            </w:r>
            <w:ins w:id="445" w:author="Thike" w:date="2019-07-05T01:51:00Z">
              <w:r w:rsidRPr="0061353F">
                <w:rPr>
                  <w:rFonts w:ascii="Times New Roman" w:hAnsi="Times New Roman" w:cs="Times New Roman"/>
                  <w:sz w:val="20"/>
                  <w:szCs w:val="20"/>
                </w:rPr>
                <w:t>C/CA</w:t>
              </w:r>
              <w:r w:rsidRPr="0061353F" w:rsidDel="0061353F">
                <w:rPr>
                  <w:rFonts w:ascii="Times New Roman" w:hAnsi="Times New Roman" w:cs="Times New Roman"/>
                  <w:sz w:val="20"/>
                  <w:szCs w:val="20"/>
                </w:rPr>
                <w:t xml:space="preserve"> </w:t>
              </w:r>
            </w:ins>
            <w:del w:id="446" w:author="Thike" w:date="2019-07-05T01:51:00Z">
              <w:r w:rsidRPr="00586C90" w:rsidDel="0061353F">
                <w:rPr>
                  <w:rFonts w:ascii="Times New Roman" w:hAnsi="Times New Roman" w:cs="Times New Roman"/>
                  <w:sz w:val="20"/>
                  <w:szCs w:val="20"/>
                </w:rPr>
                <w:delText xml:space="preserve">cement-coarse aggregate ratio </w:delText>
              </w:r>
            </w:del>
            <w:r w:rsidRPr="00586C90">
              <w:rPr>
                <w:rFonts w:ascii="Times New Roman" w:hAnsi="Times New Roman" w:cs="Times New Roman"/>
                <w:sz w:val="20"/>
                <w:szCs w:val="20"/>
              </w:rPr>
              <w:t xml:space="preserve">and </w:t>
            </w:r>
            <w:ins w:id="447" w:author="Thike" w:date="2019-07-05T01:49:00Z">
              <w:r w:rsidRPr="0061353F">
                <w:rPr>
                  <w:rFonts w:ascii="Times New Roman" w:hAnsi="Times New Roman" w:cs="Times New Roman"/>
                  <w:sz w:val="20"/>
                  <w:szCs w:val="20"/>
                </w:rPr>
                <w:t>TA</w:t>
              </w:r>
            </w:ins>
            <w:del w:id="448" w:author="Thike" w:date="2019-07-05T01:49:00Z">
              <w:r w:rsidRPr="00586C90" w:rsidDel="0061353F">
                <w:rPr>
                  <w:rFonts w:ascii="Times New Roman" w:hAnsi="Times New Roman" w:cs="Times New Roman"/>
                  <w:sz w:val="20"/>
                  <w:szCs w:val="20"/>
                </w:rPr>
                <w:delText>testing age</w:delText>
              </w:r>
            </w:del>
          </w:p>
          <w:p w14:paraId="5334E80D"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449" w:author="Thike" w:date="2019-07-05T01:41:00Z"/>
                <w:rFonts w:ascii="Times New Roman" w:hAnsi="Times New Roman" w:cs="Times New Roman"/>
                <w:sz w:val="20"/>
                <w:szCs w:val="20"/>
              </w:rPr>
            </w:pPr>
          </w:p>
          <w:p w14:paraId="18CF48A5" w14:textId="6E30BC7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shd w:val="clear" w:color="auto" w:fill="FFFFFF"/>
          </w:tcPr>
          <w:p w14:paraId="63229710" w14:textId="7A86D8D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50" w:author="Thike" w:date="2019-07-06T03:40:00Z">
              <w:r>
                <w:rPr>
                  <w:rFonts w:ascii="Times New Roman" w:hAnsi="Times New Roman" w:cs="Times New Roman"/>
                  <w:sz w:val="20"/>
                  <w:szCs w:val="20"/>
                </w:rPr>
                <w:t>not clearly defined for BPNN, radial basis function for RBFNN</w:t>
              </w:r>
              <w:r w:rsidRPr="00586C90" w:rsidDel="00083343">
                <w:rPr>
                  <w:rFonts w:ascii="Times New Roman" w:hAnsi="Times New Roman" w:cs="Times New Roman"/>
                  <w:sz w:val="20"/>
                  <w:szCs w:val="20"/>
                </w:rPr>
                <w:t xml:space="preserve"> </w:t>
              </w:r>
            </w:ins>
            <w:del w:id="451" w:author="Thike" w:date="2019-07-06T03:40:00Z">
              <w:r w:rsidRPr="00586C90" w:rsidDel="00083343">
                <w:rPr>
                  <w:rFonts w:ascii="Times New Roman" w:hAnsi="Times New Roman" w:cs="Times New Roman"/>
                  <w:sz w:val="20"/>
                  <w:szCs w:val="20"/>
                </w:rPr>
                <w:delText xml:space="preserve">not clearly defined </w:delText>
              </w:r>
            </w:del>
            <w:del w:id="452" w:author="Thike" w:date="2019-07-05T02:45:00Z">
              <w:r w:rsidRPr="00586C90" w:rsidDel="0090276E">
                <w:rPr>
                  <w:rFonts w:ascii="Times New Roman" w:hAnsi="Times New Roman" w:cs="Times New Roman"/>
                  <w:sz w:val="20"/>
                  <w:szCs w:val="20"/>
                </w:rPr>
                <w:delText>for BPNN, radial basis function for RBFNN</w:delText>
              </w:r>
            </w:del>
          </w:p>
        </w:tc>
        <w:tc>
          <w:tcPr>
            <w:tcW w:w="1080" w:type="dxa"/>
            <w:shd w:val="clear" w:color="auto" w:fill="FFFFFF"/>
          </w:tcPr>
          <w:p w14:paraId="410A38B3" w14:textId="3BACE85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453" w:author="Thike" w:date="2019-07-05T02:24:00Z">
              <w:r w:rsidRPr="00586C90" w:rsidDel="005D12C7">
                <w:rPr>
                  <w:rFonts w:ascii="Times New Roman" w:hAnsi="Times New Roman" w:cs="Times New Roman"/>
                  <w:sz w:val="20"/>
                  <w:szCs w:val="20"/>
                </w:rPr>
                <w:delText>carbonation depth</w:delText>
              </w:r>
            </w:del>
            <w:ins w:id="454" w:author="Thike" w:date="2019-07-05T01:42:00Z">
              <w:r w:rsidRPr="006C3A15">
                <w:rPr>
                  <w:rFonts w:ascii="Minion-Regular" w:hAnsi="Minion-Regular"/>
                  <w:color w:val="242021"/>
                  <w:sz w:val="20"/>
                  <w:szCs w:val="20"/>
                </w:rPr>
                <w:t>DC</w:t>
              </w:r>
            </w:ins>
          </w:p>
        </w:tc>
        <w:tc>
          <w:tcPr>
            <w:tcW w:w="1170" w:type="dxa"/>
            <w:shd w:val="clear" w:color="auto" w:fill="FFFFFF"/>
          </w:tcPr>
          <w:p w14:paraId="402DF67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3E55A327" w14:textId="18C75D5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55" w:author="Thike" w:date="2019-07-03T15:26:00Z">
              <w:r w:rsidRPr="00586C90">
                <w:rPr>
                  <w:rFonts w:ascii="Times New Roman" w:hAnsi="Times New Roman" w:cs="Times New Roman"/>
                  <w:sz w:val="20"/>
                  <w:szCs w:val="20"/>
                </w:rPr>
                <w:t>BPNN</w:t>
              </w:r>
            </w:ins>
            <w:del w:id="456" w:author="Thike" w:date="2019-07-03T15:26:00Z">
              <w:r w:rsidRPr="00586C90" w:rsidDel="002A0880">
                <w:rPr>
                  <w:rFonts w:ascii="Times New Roman" w:hAnsi="Times New Roman" w:cs="Times New Roman"/>
                  <w:sz w:val="20"/>
                  <w:szCs w:val="20"/>
                </w:rPr>
                <w:delText xml:space="preserve">backpropagation neural network </w:delText>
              </w:r>
            </w:del>
            <w:ins w:id="457" w:author="Thike" w:date="2019-07-03T15:26:00Z">
              <w:r w:rsidRPr="00586C90">
                <w:rPr>
                  <w:rFonts w:ascii="Times New Roman" w:hAnsi="Times New Roman" w:cs="Times New Roman"/>
                  <w:sz w:val="20"/>
                  <w:szCs w:val="20"/>
                </w:rPr>
                <w:t xml:space="preserve"> </w:t>
              </w:r>
            </w:ins>
            <w:r w:rsidRPr="00586C90">
              <w:rPr>
                <w:rFonts w:ascii="Times New Roman" w:hAnsi="Times New Roman" w:cs="Times New Roman"/>
                <w:sz w:val="20"/>
                <w:szCs w:val="20"/>
              </w:rPr>
              <w:t xml:space="preserve">and </w:t>
            </w:r>
            <w:ins w:id="458" w:author="Thike" w:date="2019-07-03T16:47:00Z">
              <w:r w:rsidRPr="00586C90">
                <w:rPr>
                  <w:rFonts w:ascii="Times New Roman" w:hAnsi="Times New Roman" w:cs="Times New Roman"/>
                  <w:sz w:val="20"/>
                  <w:szCs w:val="20"/>
                  <w:rPrChange w:id="459" w:author="Thike" w:date="2019-07-03T16:51:00Z">
                    <w:rPr>
                      <w:rFonts w:ascii="Times New Roman" w:hAnsi="Times New Roman" w:cs="Times New Roman"/>
                      <w:sz w:val="24"/>
                      <w:szCs w:val="28"/>
                    </w:rPr>
                  </w:rPrChange>
                </w:rPr>
                <w:t>RBFNN</w:t>
              </w:r>
            </w:ins>
            <w:del w:id="460" w:author="Thike" w:date="2019-07-03T16:47:00Z">
              <w:r w:rsidRPr="00586C90" w:rsidDel="00586C90">
                <w:rPr>
                  <w:rFonts w:ascii="Times New Roman" w:hAnsi="Times New Roman" w:cs="Times New Roman"/>
                  <w:sz w:val="20"/>
                  <w:szCs w:val="20"/>
                </w:rPr>
                <w:delText>radial basis function neural network</w:delText>
              </w:r>
            </w:del>
            <w:r w:rsidRPr="00586C90">
              <w:rPr>
                <w:rFonts w:ascii="Times New Roman" w:hAnsi="Times New Roman" w:cs="Times New Roman"/>
                <w:sz w:val="20"/>
                <w:szCs w:val="20"/>
              </w:rPr>
              <w:t xml:space="preserve"> </w:t>
            </w:r>
            <w:r w:rsidRPr="00586C90">
              <w:rPr>
                <w:rFonts w:ascii="Times New Roman" w:hAnsi="Times New Roman" w:cs="Times New Roman"/>
                <w:sz w:val="20"/>
                <w:szCs w:val="20"/>
              </w:rPr>
              <w:br/>
            </w:r>
          </w:p>
        </w:tc>
      </w:tr>
      <w:bookmarkEnd w:id="433"/>
      <w:tr w:rsidR="004C51C8" w:rsidRPr="00586C90" w14:paraId="4E0BF6F3"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7C9E9D00" w14:textId="3476C6BC"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lastRenderedPageBreak/>
              <w:t>steel reinforced concrete</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&lt;EndNote&gt;&lt;Cite&gt;&lt;Author&gt;Sadowski&lt;/Author&gt;&lt;Year&gt;2013&lt;/Year&gt;&lt;RecNum&gt;647&lt;/RecNum&gt;&lt;DisplayText&gt;[19]&lt;/DisplayText&gt;&lt;record&gt;&lt;rec-number&gt;647&lt;/rec-number&gt;&lt;foreign-keys&gt;&lt;key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D6662D">
              <w:rPr>
                <w:rFonts w:ascii="Times New Roman" w:hAnsi="Times New Roman" w:cs="Times New Roman"/>
                <w:b w:val="0"/>
                <w:bCs w:val="0"/>
                <w:sz w:val="20"/>
                <w:szCs w:val="20"/>
                <w:rPrChange w:id="461" w:author="Thike" w:date="2019-07-09T07:20: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19" w:tooltip="Sadowski, 2013 #647" w:history="1">
              <w:r w:rsidR="00671DCC" w:rsidRPr="00671DCC">
                <w:rPr>
                  <w:rFonts w:ascii="Times New Roman" w:hAnsi="Times New Roman" w:cs="Times New Roman"/>
                  <w:noProof/>
                  <w:sz w:val="20"/>
                  <w:szCs w:val="20"/>
                </w:rPr>
                <w:t>19</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6BFA1317" w14:textId="69CD28A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 applications</w:t>
            </w:r>
          </w:p>
        </w:tc>
        <w:tc>
          <w:tcPr>
            <w:tcW w:w="1440" w:type="dxa"/>
            <w:shd w:val="clear" w:color="auto" w:fill="FFFFFF"/>
          </w:tcPr>
          <w:p w14:paraId="00E40708" w14:textId="6C18CA65" w:rsidR="00983AF8" w:rsidRPr="00E20867" w:rsidRDefault="003E3C1F" w:rsidP="00D8568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62" w:author="Thike" w:date="2019-07-08T23:34:00Z">
              <w:r w:rsidRPr="003E3C1F">
                <w:rPr>
                  <w:rFonts w:ascii="Times New Roman" w:hAnsi="Times New Roman" w:cs="Times New Roman"/>
                  <w:sz w:val="20"/>
                  <w:szCs w:val="20"/>
                </w:rPr>
                <w:t>Laboratory</w:t>
              </w:r>
              <w:r>
                <w:rPr>
                  <w:rFonts w:ascii="Times New Roman" w:hAnsi="Times New Roman" w:cs="Times New Roman"/>
                  <w:sz w:val="20"/>
                  <w:szCs w:val="20"/>
                </w:rPr>
                <w:t xml:space="preserve"> environment</w:t>
              </w:r>
            </w:ins>
            <w:ins w:id="463" w:author="Thike" w:date="2019-07-08T23:36:00Z">
              <w:r>
                <w:rPr>
                  <w:rFonts w:ascii="Times New Roman" w:hAnsi="Times New Roman" w:cs="Times New Roman"/>
                  <w:sz w:val="20"/>
                  <w:szCs w:val="20"/>
                </w:rPr>
                <w:t xml:space="preserve"> </w:t>
              </w:r>
              <w:r w:rsidRPr="003E3C1F">
                <w:rPr>
                  <w:rFonts w:ascii="Times New Roman" w:hAnsi="Times New Roman" w:cs="Times New Roman"/>
                  <w:sz w:val="20"/>
                  <w:szCs w:val="20"/>
                </w:rPr>
                <w:t>under constant relative</w:t>
              </w:r>
              <w:r>
                <w:rPr>
                  <w:rFonts w:ascii="Times New Roman" w:hAnsi="Times New Roman" w:cs="Times New Roman"/>
                  <w:sz w:val="20"/>
                  <w:szCs w:val="20"/>
                </w:rPr>
                <w:t xml:space="preserve"> </w:t>
              </w:r>
              <w:r w:rsidRPr="003E3C1F">
                <w:rPr>
                  <w:rFonts w:ascii="Times New Roman" w:hAnsi="Times New Roman" w:cs="Times New Roman"/>
                  <w:sz w:val="20"/>
                  <w:szCs w:val="20"/>
                </w:rPr>
                <w:t>concrete humidity conditions</w:t>
              </w:r>
            </w:ins>
          </w:p>
        </w:tc>
        <w:tc>
          <w:tcPr>
            <w:tcW w:w="1260" w:type="dxa"/>
            <w:shd w:val="clear" w:color="auto" w:fill="FFFFFF"/>
          </w:tcPr>
          <w:p w14:paraId="73BB5090" w14:textId="23048E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64" w:author="Thike" w:date="2019-07-06T03:50:00Z">
              <w:r w:rsidRPr="00E20867">
                <w:rPr>
                  <w:rFonts w:ascii="Times New Roman" w:hAnsi="Times New Roman" w:cs="Times New Roman"/>
                  <w:sz w:val="20"/>
                  <w:szCs w:val="20"/>
                </w:rPr>
                <w:t>T</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AC,bar</w:t>
              </w:r>
              <w:proofErr w:type="spellEnd"/>
              <w:r w:rsidRPr="00D83938">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AC,conc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DC</w:t>
              </w:r>
              <w:proofErr w:type="spellEnd"/>
              <w:r>
                <w:rPr>
                  <w:rFonts w:ascii="Times New Roman" w:hAnsi="Times New Roman" w:cs="Times New Roman"/>
                  <w:sz w:val="20"/>
                  <w:szCs w:val="20"/>
                </w:rPr>
                <w:t xml:space="preserve"> </w:t>
              </w:r>
            </w:ins>
            <w:del w:id="465" w:author="Thike" w:date="2019-07-06T03:50:00Z">
              <w:r w:rsidRPr="00586C90" w:rsidDel="00A74AB7">
                <w:rPr>
                  <w:rFonts w:ascii="Times New Roman" w:hAnsi="Times New Roman" w:cs="Times New Roman"/>
                  <w:sz w:val="20"/>
                  <w:szCs w:val="20"/>
                </w:rPr>
                <w:delText xml:space="preserve">air temperature, AC resistivity over the steel bar, AC resistivity remote from the steel bar, DC resistivity over the steel bar </w:delText>
              </w:r>
            </w:del>
          </w:p>
        </w:tc>
        <w:tc>
          <w:tcPr>
            <w:tcW w:w="1170" w:type="dxa"/>
            <w:shd w:val="clear" w:color="auto" w:fill="FFFFFF"/>
          </w:tcPr>
          <w:p w14:paraId="740EA436" w14:textId="03D906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1080" w:type="dxa"/>
            <w:shd w:val="clear" w:color="auto" w:fill="FFFFFF"/>
          </w:tcPr>
          <w:p w14:paraId="70BEAE37" w14:textId="3DF23A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466" w:author="Thike" w:date="2019-07-05T10:58:00Z">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ins>
            <w:proofErr w:type="spellEnd"/>
            <w:del w:id="467" w:author="Thike" w:date="2019-07-05T10:58:00Z">
              <w:r w:rsidRPr="00586C90" w:rsidDel="004F378F">
                <w:rPr>
                  <w:rFonts w:ascii="Times New Roman" w:hAnsi="Times New Roman" w:cs="Times New Roman"/>
                  <w:sz w:val="20"/>
                  <w:szCs w:val="20"/>
                </w:rPr>
                <w:delText>corrosion current density</w:delText>
              </w:r>
            </w:del>
            <w:r w:rsidRPr="00586C90">
              <w:rPr>
                <w:rFonts w:ascii="Times New Roman" w:hAnsi="Times New Roman" w:cs="Times New Roman"/>
                <w:sz w:val="20"/>
                <w:szCs w:val="20"/>
              </w:rPr>
              <w:t xml:space="preserve"> </w:t>
            </w:r>
          </w:p>
        </w:tc>
        <w:tc>
          <w:tcPr>
            <w:tcW w:w="1170" w:type="dxa"/>
            <w:shd w:val="clear" w:color="auto" w:fill="FFFFFF"/>
          </w:tcPr>
          <w:p w14:paraId="5E2E64E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34E19B34" w14:textId="7B17FD0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68" w:author="Thike" w:date="2019-07-03T16:29:00Z">
              <w:r w:rsidRPr="00586C90">
                <w:rPr>
                  <w:rFonts w:ascii="Times New Roman" w:hAnsi="Times New Roman" w:cs="Times New Roman"/>
                  <w:sz w:val="20"/>
                  <w:szCs w:val="20"/>
                  <w:rPrChange w:id="469" w:author="Thike" w:date="2019-07-03T16:51:00Z">
                    <w:rPr>
                      <w:rFonts w:ascii="Times New Roman" w:hAnsi="Times New Roman" w:cs="Times New Roman"/>
                      <w:sz w:val="24"/>
                      <w:szCs w:val="28"/>
                    </w:rPr>
                  </w:rPrChange>
                </w:rPr>
                <w:t>MLP</w:t>
              </w:r>
            </w:ins>
            <w:del w:id="470"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187345B5"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C0DB90C" w14:textId="4B9B39F0"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mild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603A7D">
              <w:rPr>
                <w:rFonts w:ascii="Times New Roman" w:hAnsi="Times New Roman" w:cs="Times New Roman"/>
                <w:b w:val="0"/>
                <w:bCs w:val="0"/>
                <w:sz w:val="20"/>
                <w:szCs w:val="20"/>
                <w:rPrChange w:id="471"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3" w:tooltip="Sonar, 2005 #645" w:history="1">
              <w:r w:rsidR="00671DCC" w:rsidRPr="00F5227B">
                <w:rPr>
                  <w:rFonts w:ascii="Times New Roman" w:hAnsi="Times New Roman" w:cs="Times New Roman"/>
                  <w:noProof/>
                  <w:sz w:val="20"/>
                  <w:szCs w:val="20"/>
                </w:rPr>
                <w:t>63</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7580C2FE" w14:textId="49AA05FD" w:rsidR="00983AF8" w:rsidRPr="00586C90"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72" w:author="Thike" w:date="2019-07-07T23:11:00Z">
              <w:r>
                <w:rPr>
                  <w:rFonts w:ascii="Times New Roman" w:hAnsi="Times New Roman" w:cs="Times New Roman"/>
                  <w:sz w:val="20"/>
                  <w:szCs w:val="20"/>
                </w:rPr>
                <w:t>building industry</w:t>
              </w:r>
            </w:ins>
            <w:del w:id="473" w:author="Thike" w:date="2019-07-07T23:04:00Z">
              <w:r w:rsidR="00983AF8" w:rsidRPr="00586C90" w:rsidDel="008F3AB0">
                <w:rPr>
                  <w:rFonts w:ascii="Times New Roman" w:hAnsi="Times New Roman" w:cs="Times New Roman"/>
                  <w:sz w:val="20"/>
                  <w:szCs w:val="20"/>
                </w:rPr>
                <w:delText>turning process</w:delText>
              </w:r>
            </w:del>
          </w:p>
        </w:tc>
        <w:tc>
          <w:tcPr>
            <w:tcW w:w="1440" w:type="dxa"/>
            <w:shd w:val="clear" w:color="auto" w:fill="FFFFFF"/>
          </w:tcPr>
          <w:p w14:paraId="465AD8F0" w14:textId="5291F994" w:rsidR="00983AF8" w:rsidRPr="00586C90" w:rsidDel="00B54D70"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74" w:author="Thike" w:date="2019-07-07T23:05:00Z">
              <w:r w:rsidRPr="00586C90">
                <w:rPr>
                  <w:rFonts w:ascii="Times New Roman" w:hAnsi="Times New Roman" w:cs="Times New Roman"/>
                  <w:sz w:val="20"/>
                  <w:szCs w:val="20"/>
                </w:rPr>
                <w:t>turning process</w:t>
              </w:r>
            </w:ins>
          </w:p>
        </w:tc>
        <w:tc>
          <w:tcPr>
            <w:tcW w:w="1260" w:type="dxa"/>
            <w:shd w:val="clear" w:color="auto" w:fill="FFFFFF"/>
          </w:tcPr>
          <w:p w14:paraId="67C58EF8" w14:textId="46EE7DBF" w:rsidR="00983AF8" w:rsidRPr="00846E86"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del w:id="475" w:author="Thike" w:date="2019-07-06T04:13:00Z">
              <w:r w:rsidRPr="00846E86" w:rsidDel="00B54D70">
                <w:rPr>
                  <w:rFonts w:ascii="Times New Roman" w:hAnsi="Times New Roman" w:cs="Times New Roman"/>
                  <w:i/>
                  <w:iCs/>
                  <w:sz w:val="20"/>
                  <w:szCs w:val="20"/>
                </w:rPr>
                <w:delText>feed rate</w:delText>
              </w:r>
            </w:del>
            <w:ins w:id="476" w:author="Thike" w:date="2019-07-06T04:13:00Z">
              <w:r w:rsidRPr="00846E86">
                <w:rPr>
                  <w:rFonts w:ascii="Times New Roman" w:hAnsi="Times New Roman" w:cs="Times New Roman"/>
                  <w:i/>
                  <w:iCs/>
                  <w:sz w:val="20"/>
                  <w:szCs w:val="20"/>
                </w:rPr>
                <w:t>f</w:t>
              </w:r>
            </w:ins>
            <w:r w:rsidRPr="00846E86">
              <w:rPr>
                <w:rFonts w:ascii="Times New Roman" w:hAnsi="Times New Roman" w:cs="Times New Roman"/>
                <w:i/>
                <w:iCs/>
                <w:sz w:val="20"/>
                <w:szCs w:val="20"/>
              </w:rPr>
              <w:t xml:space="preserve">, </w:t>
            </w:r>
            <w:ins w:id="477" w:author="Thike" w:date="2019-07-06T04:14:00Z">
              <w:r w:rsidRPr="00846E86">
                <w:rPr>
                  <w:rFonts w:ascii="Times New Roman" w:hAnsi="Times New Roman" w:cs="Times New Roman"/>
                  <w:i/>
                  <w:iCs/>
                  <w:sz w:val="20"/>
                  <w:szCs w:val="20"/>
                </w:rPr>
                <w:t>v</w:t>
              </w:r>
            </w:ins>
            <w:del w:id="478" w:author="Thike" w:date="2019-07-06T04:14:00Z">
              <w:r w:rsidRPr="00846E86" w:rsidDel="00B54D70">
                <w:rPr>
                  <w:rFonts w:ascii="Times New Roman" w:hAnsi="Times New Roman" w:cs="Times New Roman"/>
                  <w:i/>
                  <w:iCs/>
                  <w:sz w:val="20"/>
                  <w:szCs w:val="20"/>
                </w:rPr>
                <w:delText>cutting speed</w:delText>
              </w:r>
            </w:del>
            <w:r w:rsidRPr="00846E86">
              <w:rPr>
                <w:rFonts w:ascii="Times New Roman" w:hAnsi="Times New Roman" w:cs="Times New Roman"/>
                <w:i/>
                <w:iCs/>
                <w:sz w:val="20"/>
                <w:szCs w:val="20"/>
              </w:rPr>
              <w:t xml:space="preserve">, </w:t>
            </w:r>
            <w:ins w:id="479" w:author="Thike" w:date="2019-07-06T04:14:00Z">
              <w:r w:rsidRPr="00846E86">
                <w:rPr>
                  <w:rFonts w:ascii="Times New Roman" w:hAnsi="Times New Roman" w:cs="Times New Roman"/>
                  <w:i/>
                  <w:iCs/>
                  <w:sz w:val="20"/>
                  <w:szCs w:val="20"/>
                </w:rPr>
                <w:t>d</w:t>
              </w:r>
              <w:r w:rsidRPr="00846E86" w:rsidDel="00B54D70">
                <w:rPr>
                  <w:rFonts w:ascii="Times New Roman" w:hAnsi="Times New Roman" w:cs="Times New Roman"/>
                  <w:i/>
                  <w:iCs/>
                  <w:sz w:val="20"/>
                  <w:szCs w:val="20"/>
                </w:rPr>
                <w:t xml:space="preserve"> </w:t>
              </w:r>
            </w:ins>
            <w:del w:id="480" w:author="Thike" w:date="2019-07-06T04:14:00Z">
              <w:r w:rsidRPr="00846E86" w:rsidDel="00B54D70">
                <w:rPr>
                  <w:rFonts w:ascii="Times New Roman" w:hAnsi="Times New Roman" w:cs="Times New Roman"/>
                  <w:sz w:val="20"/>
                  <w:szCs w:val="20"/>
                </w:rPr>
                <w:delText xml:space="preserve">depth of cut </w:delText>
              </w:r>
            </w:del>
            <w:r w:rsidRPr="00846E86">
              <w:rPr>
                <w:rFonts w:ascii="Times New Roman" w:hAnsi="Times New Roman" w:cs="Times New Roman"/>
                <w:sz w:val="20"/>
                <w:szCs w:val="20"/>
              </w:rPr>
              <w:t>and</w:t>
            </w:r>
            <w:r w:rsidRPr="00846E86">
              <w:rPr>
                <w:rFonts w:ascii="Times New Roman" w:hAnsi="Times New Roman" w:cs="Times New Roman"/>
                <w:i/>
                <w:iCs/>
                <w:sz w:val="20"/>
                <w:szCs w:val="20"/>
              </w:rPr>
              <w:t xml:space="preserve"> </w:t>
            </w:r>
            <w:ins w:id="481" w:author="Thike" w:date="2019-07-06T04:14:00Z">
              <w:r w:rsidRPr="00846E86">
                <w:rPr>
                  <w:rFonts w:ascii="Times New Roman" w:hAnsi="Times New Roman" w:cs="Times New Roman"/>
                  <w:i/>
                  <w:iCs/>
                  <w:sz w:val="20"/>
                  <w:szCs w:val="20"/>
                </w:rPr>
                <w:t>a</w:t>
              </w:r>
            </w:ins>
            <w:del w:id="482" w:author="Thike" w:date="2019-07-06T04:14:00Z">
              <w:r w:rsidRPr="00846E86" w:rsidDel="00B54D70">
                <w:rPr>
                  <w:rFonts w:ascii="Times New Roman" w:hAnsi="Times New Roman" w:cs="Times New Roman"/>
                  <w:i/>
                  <w:iCs/>
                  <w:sz w:val="20"/>
                  <w:szCs w:val="20"/>
                </w:rPr>
                <w:delText>acceleration of radial vibration</w:delText>
              </w:r>
            </w:del>
          </w:p>
        </w:tc>
        <w:tc>
          <w:tcPr>
            <w:tcW w:w="1170" w:type="dxa"/>
            <w:shd w:val="clear" w:color="auto" w:fill="FFFFFF"/>
          </w:tcPr>
          <w:p w14:paraId="210AB44F" w14:textId="212BED5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483" w:author="Thike" w:date="2019-07-06T05:24:00Z">
              <w:r w:rsidRPr="00586C90" w:rsidDel="007F2027">
                <w:rPr>
                  <w:rFonts w:ascii="Times New Roman" w:hAnsi="Times New Roman" w:cs="Times New Roman"/>
                  <w:sz w:val="20"/>
                  <w:szCs w:val="20"/>
                </w:rPr>
                <w:delText>function</w:delText>
              </w:r>
            </w:del>
          </w:p>
        </w:tc>
        <w:tc>
          <w:tcPr>
            <w:tcW w:w="1080" w:type="dxa"/>
            <w:shd w:val="clear" w:color="auto" w:fill="FFFFFF"/>
          </w:tcPr>
          <w:p w14:paraId="32B409F9" w14:textId="5F9C454C"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484" w:author="Thike" w:date="2019-07-06T04:10:00Z">
              <w:r w:rsidRPr="00586C90" w:rsidDel="00982155">
                <w:rPr>
                  <w:rFonts w:ascii="Times New Roman" w:hAnsi="Times New Roman" w:cs="Times New Roman"/>
                  <w:sz w:val="20"/>
                  <w:szCs w:val="20"/>
                </w:rPr>
                <w:delText>surface roughness</w:delText>
              </w:r>
            </w:del>
            <w:ins w:id="485" w:author="Thike" w:date="2019-07-06T04:09:00Z">
              <w:r w:rsidRPr="00982155">
                <w:rPr>
                  <w:rFonts w:ascii="Times New Roman" w:hAnsi="Times New Roman" w:cs="Times New Roman"/>
                  <w:sz w:val="20"/>
                  <w:szCs w:val="20"/>
                </w:rPr>
                <w:t>R</w:t>
              </w:r>
              <w:r w:rsidRPr="00982155">
                <w:rPr>
                  <w:rFonts w:ascii="Times New Roman" w:hAnsi="Times New Roman" w:cs="Times New Roman"/>
                  <w:sz w:val="20"/>
                  <w:szCs w:val="20"/>
                  <w:vertAlign w:val="subscript"/>
                  <w:rPrChange w:id="486" w:author="Thike" w:date="2019-07-06T04:09:00Z">
                    <w:rPr>
                      <w:rFonts w:ascii="Times New Roman" w:hAnsi="Times New Roman" w:cs="Times New Roman"/>
                      <w:sz w:val="20"/>
                      <w:szCs w:val="20"/>
                    </w:rPr>
                  </w:rPrChange>
                </w:rPr>
                <w:t>a</w:t>
              </w:r>
            </w:ins>
          </w:p>
        </w:tc>
        <w:tc>
          <w:tcPr>
            <w:tcW w:w="1170" w:type="dxa"/>
            <w:shd w:val="clear" w:color="auto" w:fill="FFFFFF"/>
          </w:tcPr>
          <w:p w14:paraId="3FEF76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60903CA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radial basis function network</w:t>
            </w:r>
          </w:p>
        </w:tc>
      </w:tr>
      <w:tr w:rsidR="004C51C8" w:rsidRPr="00586C90" w14:paraId="5C20E3E3"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945FA56" w14:textId="4658A104"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aluminum alloys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&lt;EndNote&gt;&lt;Cite&gt;&lt;Author&gt;Li&lt;/Author&gt;&lt;Year&gt;2013&lt;/Year&gt;&lt;RecNum&gt;649&lt;/RecNum&gt;&lt;DisplayText&gt;[64]&lt;/DisplayText&gt;&lt;record&gt;&lt;rec-number&gt;649&lt;/rec-number&gt;&lt;foreign-keys&gt;&lt;key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603A7D">
              <w:rPr>
                <w:rFonts w:ascii="Times New Roman" w:hAnsi="Times New Roman" w:cs="Times New Roman"/>
                <w:b w:val="0"/>
                <w:bCs w:val="0"/>
                <w:sz w:val="20"/>
                <w:szCs w:val="20"/>
                <w:rPrChange w:id="487"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4" w:tooltip="Li, 2013 #649" w:history="1">
              <w:r w:rsidR="00671DCC" w:rsidRPr="00F5227B">
                <w:rPr>
                  <w:rFonts w:ascii="Times New Roman" w:hAnsi="Times New Roman" w:cs="Times New Roman"/>
                  <w:noProof/>
                  <w:sz w:val="20"/>
                  <w:szCs w:val="20"/>
                </w:rPr>
                <w:t>64</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2CA176F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aerospace and other fields</w:t>
            </w:r>
          </w:p>
        </w:tc>
        <w:tc>
          <w:tcPr>
            <w:tcW w:w="1440" w:type="dxa"/>
            <w:shd w:val="clear" w:color="auto" w:fill="FFFFFF"/>
          </w:tcPr>
          <w:p w14:paraId="2F17802F" w14:textId="12824515" w:rsidR="00983AF8" w:rsidRPr="00586C90" w:rsidRDefault="001A42A5"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88" w:author="Thike" w:date="2019-07-07T23:15:00Z">
              <w:r w:rsidRPr="00586C90">
                <w:rPr>
                  <w:rFonts w:ascii="Times New Roman" w:hAnsi="Times New Roman" w:cs="Times New Roman"/>
                  <w:sz w:val="20"/>
                  <w:szCs w:val="20"/>
                </w:rPr>
                <w:t>atmospheric environment</w:t>
              </w:r>
            </w:ins>
          </w:p>
        </w:tc>
        <w:tc>
          <w:tcPr>
            <w:tcW w:w="1260" w:type="dxa"/>
            <w:shd w:val="clear" w:color="auto" w:fill="FFFFFF"/>
          </w:tcPr>
          <w:p w14:paraId="1C6A3492" w14:textId="2641383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altitude, annual average </w:t>
            </w:r>
            <w:del w:id="489" w:author="Thike" w:date="2019-07-05T01:20:00Z">
              <w:r w:rsidRPr="00586C90" w:rsidDel="000D13A9">
                <w:rPr>
                  <w:rFonts w:ascii="Times New Roman" w:hAnsi="Times New Roman" w:cs="Times New Roman"/>
                  <w:sz w:val="20"/>
                  <w:szCs w:val="20"/>
                </w:rPr>
                <w:delText>temperature</w:delText>
              </w:r>
            </w:del>
            <w:ins w:id="490" w:author="Thike" w:date="2019-07-06T05:02:00Z">
              <w:r>
                <w:rPr>
                  <w:rFonts w:ascii="Times New Roman" w:hAnsi="Times New Roman" w:cs="Times New Roman"/>
                  <w:sz w:val="20"/>
                  <w:szCs w:val="20"/>
                </w:rPr>
                <w:t>temperature</w:t>
              </w:r>
            </w:ins>
            <w:r w:rsidRPr="00586C90">
              <w:rPr>
                <w:rFonts w:ascii="Times New Roman" w:hAnsi="Times New Roman" w:cs="Times New Roman"/>
                <w:sz w:val="20"/>
                <w:szCs w:val="20"/>
              </w:rPr>
              <w:t>, average humidity, annual average sunshine and annual rainfall</w:t>
            </w:r>
          </w:p>
        </w:tc>
        <w:tc>
          <w:tcPr>
            <w:tcW w:w="1170" w:type="dxa"/>
            <w:shd w:val="clear" w:color="auto" w:fill="FFFFFF"/>
          </w:tcPr>
          <w:p w14:paraId="316F8DB9" w14:textId="7008967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1080" w:type="dxa"/>
            <w:shd w:val="clear" w:color="auto" w:fill="FFFFFF"/>
          </w:tcPr>
          <w:p w14:paraId="1F9CAD07" w14:textId="08FD0DE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w:t>
            </w:r>
            <w:ins w:id="491" w:author="Thike" w:date="2019-07-06T04:26:00Z">
              <w:r>
                <w:rPr>
                  <w:rFonts w:ascii="Times New Roman" w:hAnsi="Times New Roman" w:cs="Times New Roman"/>
                  <w:sz w:val="20"/>
                  <w:szCs w:val="20"/>
                </w:rPr>
                <w:t xml:space="preserve"> rate</w:t>
              </w:r>
            </w:ins>
          </w:p>
        </w:tc>
        <w:tc>
          <w:tcPr>
            <w:tcW w:w="1170" w:type="dxa"/>
            <w:shd w:val="clear" w:color="auto" w:fill="FFFFFF"/>
          </w:tcPr>
          <w:p w14:paraId="58A6AF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0DAA5F91" w14:textId="11F4FB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92" w:author="Thike" w:date="2019-07-03T15:27:00Z">
              <w:r w:rsidRPr="00586C90">
                <w:rPr>
                  <w:rFonts w:ascii="Times New Roman" w:hAnsi="Times New Roman" w:cs="Times New Roman"/>
                  <w:sz w:val="20"/>
                  <w:szCs w:val="20"/>
                </w:rPr>
                <w:t>BPNN</w:t>
              </w:r>
            </w:ins>
            <w:del w:id="493" w:author="Thike" w:date="2019-07-03T15:27:00Z">
              <w:r w:rsidRPr="00586C90" w:rsidDel="002A0880">
                <w:rPr>
                  <w:rFonts w:ascii="Times New Roman" w:hAnsi="Times New Roman" w:cs="Times New Roman"/>
                  <w:sz w:val="20"/>
                  <w:szCs w:val="20"/>
                </w:rPr>
                <w:delText>backpropagation neural network</w:delText>
              </w:r>
            </w:del>
          </w:p>
        </w:tc>
      </w:tr>
      <w:tr w:rsidR="004C51C8" w:rsidRPr="00586C90" w14:paraId="68304B1A"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74D36DBA" w14:textId="4E1C46B2"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structural carbon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&lt;EndNote&gt;&lt;Cite&gt;&lt;Author&gt;Jančíková&lt;/Author&gt;&lt;Year&gt;2013&lt;/Year&gt;&lt;RecNum&gt;650&lt;/RecNum&gt;&lt;DisplayText&gt;[65]&lt;/DisplayText&gt;&lt;record&gt;&lt;rec-number&gt;650&lt;/rec-number&gt;&lt;foreign-keys&gt;&lt;key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603A7D">
              <w:rPr>
                <w:rFonts w:ascii="Times New Roman" w:hAnsi="Times New Roman" w:cs="Times New Roman"/>
                <w:b w:val="0"/>
                <w:bCs w:val="0"/>
                <w:sz w:val="20"/>
                <w:szCs w:val="20"/>
                <w:rPrChange w:id="494"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5" w:tooltip="Jančíková, 2013 #650" w:history="1">
              <w:r w:rsidR="00671DCC" w:rsidRPr="00F5227B">
                <w:rPr>
                  <w:rFonts w:ascii="Times New Roman" w:hAnsi="Times New Roman" w:cs="Times New Roman"/>
                  <w:noProof/>
                  <w:sz w:val="20"/>
                  <w:szCs w:val="20"/>
                </w:rPr>
                <w:t>65</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6E2578D8" w14:textId="10F0E4F4" w:rsidR="00983AF8" w:rsidRPr="00586C90" w:rsidRDefault="0051319F"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95" w:author="Thike" w:date="2019-07-07T23:20:00Z">
              <w:r>
                <w:rPr>
                  <w:rFonts w:ascii="Times New Roman" w:hAnsi="Times New Roman" w:cs="Times New Roman"/>
                  <w:sz w:val="20"/>
                  <w:szCs w:val="20"/>
                </w:rPr>
                <w:t>industrial applications</w:t>
              </w:r>
            </w:ins>
            <w:del w:id="496" w:author="Thike" w:date="2019-07-07T23:15:00Z">
              <w:r w:rsidR="00983AF8" w:rsidRPr="00586C90" w:rsidDel="001A42A5">
                <w:rPr>
                  <w:rFonts w:ascii="Times New Roman" w:hAnsi="Times New Roman" w:cs="Times New Roman"/>
                  <w:sz w:val="20"/>
                  <w:szCs w:val="20"/>
                </w:rPr>
                <w:delText>atmospheric environment</w:delText>
              </w:r>
            </w:del>
          </w:p>
        </w:tc>
        <w:tc>
          <w:tcPr>
            <w:tcW w:w="1440" w:type="dxa"/>
            <w:shd w:val="clear" w:color="auto" w:fill="FFFFFF"/>
          </w:tcPr>
          <w:p w14:paraId="387FF351" w14:textId="35057A30" w:rsidR="00983AF8" w:rsidRPr="00586C90" w:rsidDel="000C469A"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97" w:author="Thike" w:date="2019-07-07T23:15:00Z">
              <w:r w:rsidRPr="00586C90">
                <w:rPr>
                  <w:rFonts w:ascii="Times New Roman" w:hAnsi="Times New Roman" w:cs="Times New Roman"/>
                  <w:sz w:val="20"/>
                  <w:szCs w:val="20"/>
                </w:rPr>
                <w:t>atmospheric environment</w:t>
              </w:r>
            </w:ins>
          </w:p>
        </w:tc>
        <w:tc>
          <w:tcPr>
            <w:tcW w:w="1260" w:type="dxa"/>
            <w:shd w:val="clear" w:color="auto" w:fill="FFFFFF"/>
          </w:tcPr>
          <w:p w14:paraId="2E99F579" w14:textId="339D66D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498" w:author="Thike" w:date="2019-07-06T04:32:00Z">
              <w:r w:rsidRPr="00586C90" w:rsidDel="000C469A">
                <w:rPr>
                  <w:rFonts w:ascii="Times New Roman" w:hAnsi="Times New Roman" w:cs="Times New Roman"/>
                  <w:sz w:val="20"/>
                  <w:szCs w:val="20"/>
                </w:rPr>
                <w:delText xml:space="preserve">local </w:delText>
              </w:r>
            </w:del>
            <w:del w:id="499" w:author="Thike" w:date="2019-07-05T01:17:00Z">
              <w:r w:rsidRPr="00586C90" w:rsidDel="008261F4">
                <w:rPr>
                  <w:rFonts w:ascii="Times New Roman" w:hAnsi="Times New Roman" w:cs="Times New Roman"/>
                  <w:sz w:val="20"/>
                  <w:szCs w:val="20"/>
                </w:rPr>
                <w:delText>temperature</w:delText>
              </w:r>
            </w:del>
            <w:ins w:id="500" w:author="Thike" w:date="2019-07-05T01:17:00Z">
              <w:r>
                <w:rPr>
                  <w:rFonts w:ascii="Times New Roman" w:hAnsi="Times New Roman" w:cs="Times New Roman"/>
                  <w:sz w:val="20"/>
                  <w:szCs w:val="20"/>
                </w:rPr>
                <w:t>T</w:t>
              </w:r>
            </w:ins>
            <w:r w:rsidRPr="00586C90">
              <w:rPr>
                <w:rFonts w:ascii="Times New Roman" w:hAnsi="Times New Roman" w:cs="Times New Roman"/>
                <w:sz w:val="20"/>
                <w:szCs w:val="20"/>
              </w:rPr>
              <w:t xml:space="preserve">, </w:t>
            </w:r>
            <w:ins w:id="501" w:author="Thike" w:date="2019-07-03T16:45:00Z">
              <w:r w:rsidRPr="00586C90">
                <w:rPr>
                  <w:rFonts w:ascii="Times New Roman" w:hAnsi="Times New Roman" w:cs="Times New Roman"/>
                  <w:sz w:val="20"/>
                  <w:szCs w:val="20"/>
                  <w:rPrChange w:id="502" w:author="Thike" w:date="2019-07-03T16:51:00Z">
                    <w:rPr>
                      <w:rFonts w:ascii="Times New Roman" w:hAnsi="Times New Roman" w:cs="Times New Roman"/>
                      <w:sz w:val="24"/>
                      <w:szCs w:val="28"/>
                    </w:rPr>
                  </w:rPrChange>
                </w:rPr>
                <w:t>RH</w:t>
              </w:r>
            </w:ins>
            <w:del w:id="503" w:author="Thike" w:date="2019-07-03T16:45:00Z">
              <w:r w:rsidRPr="00586C90" w:rsidDel="006C681F">
                <w:rPr>
                  <w:rFonts w:ascii="Times New Roman" w:hAnsi="Times New Roman" w:cs="Times New Roman"/>
                  <w:sz w:val="20"/>
                  <w:szCs w:val="20"/>
                </w:rPr>
                <w:delText>relative humidity</w:delText>
              </w:r>
            </w:del>
            <w:r w:rsidRPr="00586C90">
              <w:rPr>
                <w:rFonts w:ascii="Times New Roman" w:hAnsi="Times New Roman" w:cs="Times New Roman"/>
                <w:sz w:val="20"/>
                <w:szCs w:val="20"/>
              </w:rPr>
              <w:t>, amount of precipitation, pH</w:t>
            </w:r>
            <w:del w:id="504" w:author="Thike" w:date="2019-07-06T04:32:00Z">
              <w:r w:rsidRPr="00586C90" w:rsidDel="000C469A">
                <w:rPr>
                  <w:rFonts w:ascii="Times New Roman" w:hAnsi="Times New Roman" w:cs="Times New Roman"/>
                  <w:sz w:val="20"/>
                  <w:szCs w:val="20"/>
                </w:rPr>
                <w:delText xml:space="preserve"> of rainfall</w:delText>
              </w:r>
            </w:del>
            <w:r w:rsidRPr="00586C90">
              <w:rPr>
                <w:rFonts w:ascii="Times New Roman" w:hAnsi="Times New Roman" w:cs="Times New Roman"/>
                <w:sz w:val="20"/>
                <w:szCs w:val="20"/>
              </w:rPr>
              <w:t xml:space="preserve">, </w:t>
            </w:r>
            <w:del w:id="505" w:author="Thike" w:date="2019-07-06T04:32:00Z">
              <w:r w:rsidRPr="00586C90" w:rsidDel="000C469A">
                <w:rPr>
                  <w:rFonts w:ascii="Times New Roman" w:hAnsi="Times New Roman" w:cs="Times New Roman"/>
                  <w:sz w:val="20"/>
                  <w:szCs w:val="20"/>
                </w:rPr>
                <w:delText xml:space="preserve">air pollution by </w:delText>
              </w:r>
            </w:del>
            <w:ins w:id="506" w:author="Thike" w:date="2019-07-03T17:20:00Z">
              <w:r>
                <w:rPr>
                  <w:rFonts w:ascii="Times New Roman" w:hAnsi="Times New Roman" w:cs="Times New Roman" w:hint="eastAsia"/>
                  <w:sz w:val="24"/>
                  <w:szCs w:val="28"/>
                </w:rPr>
                <w:lastRenderedPageBreak/>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507" w:author="Thike" w:date="2019-07-03T17:20:00Z">
              <w:r w:rsidRPr="00586C90" w:rsidDel="00DD2788">
                <w:rPr>
                  <w:rFonts w:ascii="Times New Roman" w:hAnsi="Times New Roman" w:cs="Times New Roman"/>
                  <w:sz w:val="20"/>
                  <w:szCs w:val="20"/>
                </w:rPr>
                <w:delText>Sulphur dioxide</w:delText>
              </w:r>
            </w:del>
            <w:r w:rsidRPr="00586C90">
              <w:rPr>
                <w:rFonts w:ascii="Times New Roman" w:hAnsi="Times New Roman" w:cs="Times New Roman"/>
                <w:sz w:val="20"/>
                <w:szCs w:val="20"/>
              </w:rPr>
              <w:t xml:space="preserve"> and expos</w:t>
            </w:r>
            <w:ins w:id="508" w:author="Thike" w:date="2019-07-05T01:17:00Z">
              <w:r>
                <w:rPr>
                  <w:rFonts w:ascii="Times New Roman" w:hAnsi="Times New Roman" w:cs="Times New Roman"/>
                  <w:sz w:val="20"/>
                  <w:szCs w:val="20"/>
                </w:rPr>
                <w:t>ure</w:t>
              </w:r>
            </w:ins>
            <w:del w:id="509" w:author="Thike" w:date="2019-07-05T01:17:00Z">
              <w:r w:rsidRPr="00586C90" w:rsidDel="008261F4">
                <w:rPr>
                  <w:rFonts w:ascii="Times New Roman" w:hAnsi="Times New Roman" w:cs="Times New Roman"/>
                  <w:sz w:val="20"/>
                  <w:szCs w:val="20"/>
                </w:rPr>
                <w:delText>ition</w:delText>
              </w:r>
            </w:del>
            <w:r w:rsidRPr="00586C90">
              <w:rPr>
                <w:rFonts w:ascii="Times New Roman" w:hAnsi="Times New Roman" w:cs="Times New Roman"/>
                <w:sz w:val="20"/>
                <w:szCs w:val="20"/>
              </w:rPr>
              <w:t xml:space="preserve"> time</w:t>
            </w:r>
          </w:p>
        </w:tc>
        <w:tc>
          <w:tcPr>
            <w:tcW w:w="1170" w:type="dxa"/>
            <w:shd w:val="clear" w:color="auto" w:fill="FFFFFF"/>
          </w:tcPr>
          <w:p w14:paraId="636AF84C" w14:textId="44766B1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not clearly defined</w:t>
            </w:r>
          </w:p>
        </w:tc>
        <w:tc>
          <w:tcPr>
            <w:tcW w:w="1080" w:type="dxa"/>
            <w:shd w:val="clear" w:color="auto" w:fill="FFFFFF"/>
          </w:tcPr>
          <w:p w14:paraId="19C4778B" w14:textId="7E4F9D9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 weight loss</w:t>
            </w:r>
          </w:p>
        </w:tc>
        <w:tc>
          <w:tcPr>
            <w:tcW w:w="1170" w:type="dxa"/>
            <w:shd w:val="clear" w:color="auto" w:fill="FFFFFF"/>
          </w:tcPr>
          <w:p w14:paraId="212AD39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0304BF6C" w14:textId="7A722C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10" w:author="Thike" w:date="2019-07-03T16:30:00Z">
              <w:r w:rsidRPr="00586C90">
                <w:rPr>
                  <w:rFonts w:ascii="Times New Roman" w:hAnsi="Times New Roman" w:cs="Times New Roman"/>
                  <w:sz w:val="20"/>
                  <w:szCs w:val="20"/>
                  <w:rPrChange w:id="511" w:author="Thike" w:date="2019-07-03T16:51:00Z">
                    <w:rPr>
                      <w:rFonts w:ascii="Times New Roman" w:hAnsi="Times New Roman" w:cs="Times New Roman"/>
                      <w:sz w:val="24"/>
                      <w:szCs w:val="28"/>
                    </w:rPr>
                  </w:rPrChange>
                </w:rPr>
                <w:t>MLP</w:t>
              </w:r>
            </w:ins>
            <w:del w:id="512" w:author="Thike" w:date="2019-07-03T16:30:00Z">
              <w:r w:rsidRPr="00586C90" w:rsidDel="00990898">
                <w:rPr>
                  <w:rFonts w:ascii="Times New Roman" w:hAnsi="Times New Roman" w:cs="Times New Roman"/>
                  <w:sz w:val="20"/>
                  <w:szCs w:val="20"/>
                </w:rPr>
                <w:delText>multilayer perceptron</w:delText>
              </w:r>
            </w:del>
          </w:p>
        </w:tc>
      </w:tr>
      <w:tr w:rsidR="004C51C8" w:rsidRPr="00586C90" w14:paraId="69813CBF"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FBE1F7B" w14:textId="7CE2BE51"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AA3004 aluminum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D6662D">
              <w:rPr>
                <w:rFonts w:ascii="Times New Roman" w:hAnsi="Times New Roman" w:cs="Times New Roman"/>
                <w:b w:val="0"/>
                <w:bCs w:val="0"/>
                <w:sz w:val="20"/>
                <w:szCs w:val="20"/>
                <w:rPrChange w:id="513"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3" w:tooltip="Forouzan, 2007 #519" w:history="1">
              <w:r w:rsidR="00671DCC" w:rsidRPr="00671DCC">
                <w:rPr>
                  <w:rFonts w:ascii="Times New Roman" w:hAnsi="Times New Roman" w:cs="Times New Roman"/>
                  <w:noProof/>
                  <w:sz w:val="20"/>
                  <w:szCs w:val="20"/>
                </w:rPr>
                <w:t>43</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5BCA85E7"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can making</w:t>
            </w:r>
          </w:p>
        </w:tc>
        <w:tc>
          <w:tcPr>
            <w:tcW w:w="1440" w:type="dxa"/>
            <w:shd w:val="clear" w:color="auto" w:fill="FFFFFF"/>
          </w:tcPr>
          <w:p w14:paraId="49B52971" w14:textId="2CA5B4B3" w:rsidR="00983AF8" w:rsidRPr="00586C90" w:rsidRDefault="005131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14" w:author="Thike" w:date="2019-07-07T23:26:00Z">
              <w:r w:rsidRPr="0051319F">
                <w:rPr>
                  <w:rFonts w:ascii="Times New Roman" w:hAnsi="Times New Roman" w:cs="Times New Roman" w:hint="eastAsia"/>
                  <w:sz w:val="20"/>
                  <w:szCs w:val="20"/>
                  <w:rPrChange w:id="515" w:author="Thike" w:date="2019-07-07T23:27:00Z">
                    <w:rPr>
                      <w:rFonts w:ascii="AdvEPSTIM" w:hAnsi="AdvEPSTIM" w:hint="eastAsia"/>
                      <w:color w:val="000000"/>
                      <w:sz w:val="18"/>
                      <w:szCs w:val="18"/>
                    </w:rPr>
                  </w:rPrChange>
                </w:rPr>
                <w:t>hot rolling, cold rolling and annealing</w:t>
              </w:r>
            </w:ins>
            <w:ins w:id="516" w:author="Thike" w:date="2019-07-07T23:27:00Z">
              <w:r>
                <w:rPr>
                  <w:rFonts w:ascii="Times New Roman" w:hAnsi="Times New Roman" w:cs="Times New Roman"/>
                  <w:sz w:val="20"/>
                  <w:szCs w:val="20"/>
                </w:rPr>
                <w:t xml:space="preserve"> processes</w:t>
              </w:r>
            </w:ins>
          </w:p>
        </w:tc>
        <w:tc>
          <w:tcPr>
            <w:tcW w:w="1260" w:type="dxa"/>
            <w:shd w:val="clear" w:color="auto" w:fill="FFFFFF"/>
          </w:tcPr>
          <w:p w14:paraId="037FCF0E" w14:textId="1FA64BC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the ratio of initial to final thicknesses, reduction, preheating time and temperature, finish rolling temperature and the final annealing</w:t>
            </w:r>
            <w:r w:rsidRPr="00586C90">
              <w:rPr>
                <w:rFonts w:ascii="Times New Roman" w:hAnsi="Times New Roman" w:cs="Times New Roman"/>
                <w:sz w:val="20"/>
                <w:szCs w:val="20"/>
              </w:rPr>
              <w:br/>
              <w:t>temperature</w:t>
            </w:r>
          </w:p>
        </w:tc>
        <w:tc>
          <w:tcPr>
            <w:tcW w:w="1170" w:type="dxa"/>
            <w:shd w:val="clear" w:color="auto" w:fill="FFFFFF"/>
          </w:tcPr>
          <w:p w14:paraId="5937014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w:t>
            </w:r>
          </w:p>
        </w:tc>
        <w:tc>
          <w:tcPr>
            <w:tcW w:w="1080" w:type="dxa"/>
            <w:shd w:val="clear" w:color="auto" w:fill="FFFFFF"/>
          </w:tcPr>
          <w:p w14:paraId="2E392603" w14:textId="284C405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17" w:author="Thike" w:date="2019-07-05T11:48:00Z">
              <w:r w:rsidRPr="00176FE5">
                <w:rPr>
                  <w:rFonts w:ascii="Times New Roman" w:hAnsi="Times New Roman" w:cs="Times New Roman"/>
                  <w:sz w:val="20"/>
                  <w:szCs w:val="20"/>
                  <w:rPrChange w:id="518" w:author="Thike" w:date="2019-07-05T11:51:00Z">
                    <w:rPr>
                      <w:rFonts w:ascii="Times New Roman" w:hAnsi="Times New Roman" w:cs="Times New Roman"/>
                      <w:sz w:val="24"/>
                      <w:szCs w:val="28"/>
                    </w:rPr>
                  </w:rPrChange>
                </w:rPr>
                <w:t>YS</w:t>
              </w:r>
            </w:ins>
            <w:del w:id="519" w:author="Thike" w:date="2019-07-05T11:48:00Z">
              <w:r w:rsidRPr="00586C90" w:rsidDel="00176FE5">
                <w:rPr>
                  <w:rFonts w:ascii="Times New Roman" w:hAnsi="Times New Roman" w:cs="Times New Roman"/>
                  <w:sz w:val="20"/>
                  <w:szCs w:val="20"/>
                </w:rPr>
                <w:delText>yield strength</w:delText>
              </w:r>
            </w:del>
            <w:r w:rsidRPr="00586C90">
              <w:rPr>
                <w:rFonts w:ascii="Times New Roman" w:hAnsi="Times New Roman" w:cs="Times New Roman"/>
                <w:sz w:val="20"/>
                <w:szCs w:val="20"/>
              </w:rPr>
              <w:t xml:space="preserve">, </w:t>
            </w:r>
            <w:del w:id="520" w:author="Thike" w:date="2019-07-05T11:47:00Z">
              <w:r w:rsidRPr="00586C90" w:rsidDel="00176FE5">
                <w:rPr>
                  <w:rFonts w:ascii="Times New Roman" w:hAnsi="Times New Roman" w:cs="Times New Roman"/>
                  <w:sz w:val="20"/>
                  <w:szCs w:val="20"/>
                </w:rPr>
                <w:delText>elongation</w:delText>
              </w:r>
            </w:del>
            <w:ins w:id="521" w:author="Thike" w:date="2019-07-05T11:47:00Z">
              <w:r>
                <w:rPr>
                  <w:rFonts w:ascii="Times New Roman" w:hAnsi="Times New Roman" w:cs="Times New Roman"/>
                  <w:sz w:val="20"/>
                  <w:szCs w:val="20"/>
                </w:rPr>
                <w:t>El</w:t>
              </w:r>
            </w:ins>
            <w:r w:rsidRPr="00586C90">
              <w:rPr>
                <w:rFonts w:ascii="Times New Roman" w:hAnsi="Times New Roman" w:cs="Times New Roman"/>
                <w:sz w:val="20"/>
                <w:szCs w:val="20"/>
              </w:rPr>
              <w:t xml:space="preserve">, </w:t>
            </w:r>
            <w:del w:id="522" w:author="Thike" w:date="2019-07-05T11:52:00Z">
              <w:r w:rsidRPr="00586C90" w:rsidDel="00465724">
                <w:rPr>
                  <w:rFonts w:ascii="Times New Roman" w:hAnsi="Times New Roman" w:cs="Times New Roman"/>
                  <w:sz w:val="20"/>
                  <w:szCs w:val="20"/>
                </w:rPr>
                <w:delText>ultimate</w:delText>
              </w:r>
              <w:r w:rsidRPr="00586C90" w:rsidDel="00465724">
                <w:rPr>
                  <w:rFonts w:ascii="Times New Roman" w:hAnsi="Times New Roman" w:cs="Times New Roman"/>
                  <w:sz w:val="20"/>
                  <w:szCs w:val="20"/>
                </w:rPr>
                <w:br/>
                <w:delText>tension strength</w:delText>
              </w:r>
            </w:del>
            <w:ins w:id="523" w:author="Thike" w:date="2019-07-05T11:52:00Z">
              <w:r>
                <w:rPr>
                  <w:rFonts w:ascii="Times New Roman" w:hAnsi="Times New Roman" w:cs="Times New Roman"/>
                  <w:sz w:val="20"/>
                  <w:szCs w:val="20"/>
                </w:rPr>
                <w:t>UTS</w:t>
              </w:r>
            </w:ins>
            <w:r w:rsidRPr="00586C90">
              <w:rPr>
                <w:rFonts w:ascii="Times New Roman" w:hAnsi="Times New Roman" w:cs="Times New Roman"/>
                <w:sz w:val="20"/>
                <w:szCs w:val="20"/>
              </w:rPr>
              <w:t xml:space="preserve">,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586C90">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1170" w:type="dxa"/>
            <w:shd w:val="clear" w:color="auto" w:fill="FFFFFF"/>
          </w:tcPr>
          <w:p w14:paraId="6174086B"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3B73EE14" w14:textId="18783B1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24" w:author="Thike" w:date="2019-07-03T15:27:00Z">
              <w:r w:rsidRPr="00586C90" w:rsidDel="002A0880">
                <w:rPr>
                  <w:rFonts w:ascii="Times New Roman" w:hAnsi="Times New Roman" w:cs="Times New Roman"/>
                  <w:sz w:val="20"/>
                  <w:szCs w:val="20"/>
                </w:rPr>
                <w:delText>b</w:delText>
              </w:r>
            </w:del>
            <w:ins w:id="525" w:author="Thike" w:date="2019-07-03T15:27:00Z">
              <w:r w:rsidRPr="00586C90">
                <w:rPr>
                  <w:rFonts w:ascii="Times New Roman" w:hAnsi="Times New Roman" w:cs="Times New Roman"/>
                  <w:sz w:val="20"/>
                  <w:szCs w:val="20"/>
                </w:rPr>
                <w:t>BPNN</w:t>
              </w:r>
            </w:ins>
            <w:del w:id="526" w:author="Thike" w:date="2019-07-03T15:27:00Z">
              <w:r w:rsidRPr="00586C90" w:rsidDel="002A0880">
                <w:rPr>
                  <w:rFonts w:ascii="Times New Roman" w:hAnsi="Times New Roman" w:cs="Times New Roman"/>
                  <w:sz w:val="20"/>
                  <w:szCs w:val="20"/>
                </w:rPr>
                <w:delText>ackpropagation neural network</w:delText>
              </w:r>
            </w:del>
          </w:p>
        </w:tc>
      </w:tr>
      <w:tr w:rsidR="004C51C8" w:rsidRPr="00586C90" w14:paraId="57975FF0"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E04502B" w14:textId="4025B32C" w:rsidR="00983AF8" w:rsidRPr="00586C90" w:rsidRDefault="00983AF8" w:rsidP="00983AF8">
            <w:pPr>
              <w:widowControl w:val="0"/>
              <w:spacing w:after="0"/>
              <w:rPr>
                <w:rFonts w:ascii="Times New Roman" w:hAnsi="Times New Roman" w:cs="Times New Roman"/>
                <w:sz w:val="20"/>
                <w:szCs w:val="20"/>
              </w:rPr>
            </w:pPr>
            <w:bookmarkStart w:id="527" w:name="_Hlk3132756"/>
            <w:r w:rsidRPr="00586C90">
              <w:rPr>
                <w:rFonts w:ascii="Times New Roman" w:hAnsi="Times New Roman" w:cs="Times New Roman"/>
                <w:sz w:val="20"/>
                <w:szCs w:val="20"/>
              </w:rPr>
              <w:t>steel strip</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603A7D">
              <w:rPr>
                <w:rFonts w:ascii="Times New Roman" w:hAnsi="Times New Roman" w:cs="Times New Roman"/>
                <w:b w:val="0"/>
                <w:bCs w:val="0"/>
                <w:sz w:val="20"/>
                <w:szCs w:val="20"/>
                <w:rPrChange w:id="528"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6" w:tooltip="Kermanpur, 2007 #652" w:history="1">
              <w:r w:rsidR="00671DCC" w:rsidRPr="00F5227B">
                <w:rPr>
                  <w:rFonts w:ascii="Times New Roman" w:hAnsi="Times New Roman" w:cs="Times New Roman"/>
                  <w:noProof/>
                  <w:sz w:val="20"/>
                  <w:szCs w:val="20"/>
                </w:rPr>
                <w:t>66</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268440DD" w14:textId="1FC10D4A"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29" w:author="Thike" w:date="2019-07-07T05:28:00Z">
              <w:r w:rsidRPr="005D6B22" w:rsidDel="00F4156F">
                <w:rPr>
                  <w:rFonts w:ascii="Times New Roman" w:hAnsi="Times New Roman" w:cs="Times New Roman"/>
                  <w:sz w:val="20"/>
                  <w:szCs w:val="20"/>
                  <w:highlight w:val="yellow"/>
                  <w:rPrChange w:id="530" w:author="Thike" w:date="2019-07-06T04:47:00Z">
                    <w:rPr>
                      <w:rFonts w:ascii="Times New Roman" w:hAnsi="Times New Roman" w:cs="Times New Roman"/>
                      <w:sz w:val="20"/>
                      <w:szCs w:val="20"/>
                    </w:rPr>
                  </w:rPrChange>
                </w:rPr>
                <w:delText>hot strip mills</w:delText>
              </w:r>
            </w:del>
            <w:ins w:id="531" w:author="Thike" w:date="2019-07-07T05:28:00Z">
              <w:r>
                <w:rPr>
                  <w:rFonts w:ascii="Times New Roman" w:hAnsi="Times New Roman" w:cs="Times New Roman"/>
                  <w:sz w:val="20"/>
                  <w:szCs w:val="20"/>
                </w:rPr>
                <w:t>industrial applications</w:t>
              </w:r>
            </w:ins>
          </w:p>
        </w:tc>
        <w:tc>
          <w:tcPr>
            <w:tcW w:w="1440" w:type="dxa"/>
            <w:shd w:val="clear" w:color="auto" w:fill="FFFFFF"/>
          </w:tcPr>
          <w:p w14:paraId="179D0535" w14:textId="5518B8BA" w:rsidR="00983AF8" w:rsidRPr="00586C90" w:rsidRDefault="00E96E3E" w:rsidP="00E96E3E">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32" w:author="Thike" w:date="2019-07-08T18:25:00Z">
              <w:r w:rsidRPr="00E96E3E">
                <w:rPr>
                  <w:rFonts w:ascii="Times New Roman" w:hAnsi="Times New Roman" w:cs="Times New Roman"/>
                  <w:sz w:val="20"/>
                  <w:szCs w:val="20"/>
                </w:rPr>
                <w:t>HP hydraulic</w:t>
              </w:r>
            </w:ins>
            <w:ins w:id="533" w:author="Thike" w:date="2019-07-08T18:26:00Z">
              <w:r>
                <w:rPr>
                  <w:rFonts w:ascii="Times New Roman" w:hAnsi="Times New Roman" w:cs="Times New Roman"/>
                  <w:sz w:val="20"/>
                  <w:szCs w:val="20"/>
                </w:rPr>
                <w:t xml:space="preserve"> </w:t>
              </w:r>
            </w:ins>
            <w:ins w:id="534" w:author="Thike" w:date="2019-07-08T18:25:00Z">
              <w:r w:rsidRPr="00E96E3E">
                <w:rPr>
                  <w:rFonts w:ascii="Times New Roman" w:hAnsi="Times New Roman" w:cs="Times New Roman"/>
                  <w:sz w:val="20"/>
                  <w:szCs w:val="20"/>
                </w:rPr>
                <w:t>descaling operation</w:t>
              </w:r>
            </w:ins>
          </w:p>
        </w:tc>
        <w:tc>
          <w:tcPr>
            <w:tcW w:w="1260" w:type="dxa"/>
            <w:shd w:val="clear" w:color="auto" w:fill="FFFFFF"/>
          </w:tcPr>
          <w:p w14:paraId="3AB91D73" w14:textId="4603B75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pressure, water</w:t>
            </w:r>
            <w:r w:rsidRPr="00586C90">
              <w:rPr>
                <w:rFonts w:ascii="Times New Roman" w:hAnsi="Times New Roman" w:cs="Times New Roman"/>
                <w:sz w:val="20"/>
                <w:szCs w:val="20"/>
              </w:rPr>
              <w:br/>
              <w:t>flowrate, spray angle and vertical spray height</w:t>
            </w:r>
          </w:p>
        </w:tc>
        <w:tc>
          <w:tcPr>
            <w:tcW w:w="1170" w:type="dxa"/>
            <w:shd w:val="clear" w:color="auto" w:fill="FFFFFF"/>
          </w:tcPr>
          <w:p w14:paraId="6AABA356" w14:textId="4E6116DE" w:rsidR="00983AF8" w:rsidRPr="00EA0AD5"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purelin</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tansig</w:t>
            </w:r>
            <w:proofErr w:type="spellEnd"/>
          </w:p>
        </w:tc>
        <w:tc>
          <w:tcPr>
            <w:tcW w:w="1080" w:type="dxa"/>
            <w:shd w:val="clear" w:color="auto" w:fill="FFFFFF"/>
          </w:tcPr>
          <w:p w14:paraId="55A5FCE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impact</w:t>
            </w:r>
            <w:del w:id="535" w:author="Thike" w:date="2019-07-05T01:08:00Z">
              <w:r w:rsidRPr="00586C90" w:rsidDel="001650E7">
                <w:rPr>
                  <w:rFonts w:ascii="Times New Roman" w:hAnsi="Times New Roman" w:cs="Times New Roman"/>
                  <w:sz w:val="20"/>
                  <w:szCs w:val="20"/>
                </w:rPr>
                <w:delText>.</w:delText>
              </w:r>
            </w:del>
          </w:p>
        </w:tc>
        <w:tc>
          <w:tcPr>
            <w:tcW w:w="1170" w:type="dxa"/>
            <w:shd w:val="clear" w:color="auto" w:fill="FFFFFF"/>
          </w:tcPr>
          <w:p w14:paraId="5BE4CC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73748175" w14:textId="017E7AB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36" w:author="Thike" w:date="2019-07-03T15:27:00Z">
              <w:r w:rsidRPr="00586C90">
                <w:rPr>
                  <w:rFonts w:ascii="Times New Roman" w:hAnsi="Times New Roman" w:cs="Times New Roman"/>
                  <w:sz w:val="20"/>
                  <w:szCs w:val="20"/>
                </w:rPr>
                <w:t>BPNN</w:t>
              </w:r>
            </w:ins>
            <w:del w:id="537" w:author="Thike" w:date="2019-07-03T15:27:00Z">
              <w:r w:rsidRPr="00586C90" w:rsidDel="002A0880">
                <w:rPr>
                  <w:rFonts w:ascii="Times New Roman" w:hAnsi="Times New Roman" w:cs="Times New Roman"/>
                  <w:sz w:val="20"/>
                  <w:szCs w:val="20"/>
                </w:rPr>
                <w:delText>backpropagation neural network</w:delText>
              </w:r>
            </w:del>
          </w:p>
        </w:tc>
      </w:tr>
      <w:bookmarkEnd w:id="527"/>
      <w:tr w:rsidR="004C51C8" w:rsidRPr="00586C90" w14:paraId="09A18AFA"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65484C88" w14:textId="34CC5DF2"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aluminium</w:t>
            </w:r>
            <w:proofErr w:type="spellEnd"/>
            <w:r w:rsidRPr="00586C90">
              <w:rPr>
                <w:rFonts w:ascii="Times New Roman" w:hAnsi="Times New Roman" w:cs="Times New Roman"/>
                <w:sz w:val="20"/>
                <w:szCs w:val="20"/>
              </w:rPr>
              <w:t xml:space="preserve">-based, particulate-reinforced metal matrix composites (MMCs)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&lt;EndNote&gt;&lt;Cite&gt;&lt;Author&gt;Altinkok&lt;/Author&gt;&lt;Year&gt;2006&lt;/Year&gt;&lt;RecNum&gt;514&lt;/RecNum&gt;&lt;DisplayText&gt;[67]&lt;/DisplayText&gt;&lt;record&gt;&lt;rec-number&gt;514&lt;/rec-number&gt;&lt;foreign-keys&gt;&lt;key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603A7D">
              <w:rPr>
                <w:rFonts w:ascii="Times New Roman" w:hAnsi="Times New Roman" w:cs="Times New Roman"/>
                <w:b w:val="0"/>
                <w:bCs w:val="0"/>
                <w:sz w:val="20"/>
                <w:szCs w:val="20"/>
                <w:rPrChange w:id="538"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7" w:tooltip="Altinkok, 2006 #514" w:history="1">
              <w:r w:rsidR="00671DCC" w:rsidRPr="00F5227B">
                <w:rPr>
                  <w:rFonts w:ascii="Times New Roman" w:hAnsi="Times New Roman" w:cs="Times New Roman"/>
                  <w:noProof/>
                  <w:sz w:val="20"/>
                  <w:szCs w:val="20"/>
                </w:rPr>
                <w:t>67</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21ACEF2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structural</w:t>
            </w:r>
            <w:r w:rsidRPr="00586C90">
              <w:rPr>
                <w:rFonts w:ascii="Times New Roman" w:hAnsi="Times New Roman" w:cs="Times New Roman"/>
                <w:sz w:val="20"/>
                <w:szCs w:val="20"/>
              </w:rPr>
              <w:br/>
              <w:t>applications</w:t>
            </w:r>
          </w:p>
        </w:tc>
        <w:tc>
          <w:tcPr>
            <w:tcW w:w="1440" w:type="dxa"/>
            <w:shd w:val="clear" w:color="auto" w:fill="FFFFFF"/>
          </w:tcPr>
          <w:p w14:paraId="36953A9A" w14:textId="0EC0D025" w:rsidR="00983AF8" w:rsidRPr="00586C90" w:rsidRDefault="00CA4B89"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539" w:author="Thike" w:date="2019-07-08T18:29:00Z">
              <w:r w:rsidRPr="00CA4B89">
                <w:rPr>
                  <w:rFonts w:ascii="Times New Roman" w:hAnsi="Times New Roman" w:cs="Times New Roman"/>
                  <w:sz w:val="20"/>
                  <w:szCs w:val="20"/>
                </w:rPr>
                <w:t>stirr</w:t>
              </w:r>
              <w:proofErr w:type="spellEnd"/>
              <w:r w:rsidRPr="00CA4B89">
                <w:rPr>
                  <w:rFonts w:ascii="Times New Roman" w:hAnsi="Times New Roman" w:cs="Times New Roman"/>
                  <w:sz w:val="20"/>
                  <w:szCs w:val="20"/>
                </w:rPr>
                <w:t xml:space="preserve"> casting process</w:t>
              </w:r>
            </w:ins>
          </w:p>
        </w:tc>
        <w:tc>
          <w:tcPr>
            <w:tcW w:w="1260" w:type="dxa"/>
            <w:shd w:val="clear" w:color="auto" w:fill="FFFFFF"/>
          </w:tcPr>
          <w:p w14:paraId="025F544F" w14:textId="7DDD871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different </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(µm) particle size ranges</w:t>
            </w:r>
          </w:p>
        </w:tc>
        <w:tc>
          <w:tcPr>
            <w:tcW w:w="1170" w:type="dxa"/>
            <w:shd w:val="clear" w:color="auto" w:fill="FFFFFF"/>
          </w:tcPr>
          <w:p w14:paraId="1E320376" w14:textId="7F84D33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080" w:type="dxa"/>
            <w:shd w:val="clear" w:color="auto" w:fill="FFFFFF"/>
          </w:tcPr>
          <w:p w14:paraId="7FBB9883"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density and tensile strengths</w:t>
            </w:r>
          </w:p>
        </w:tc>
        <w:tc>
          <w:tcPr>
            <w:tcW w:w="1170" w:type="dxa"/>
            <w:shd w:val="clear" w:color="auto" w:fill="FFFFFF"/>
          </w:tcPr>
          <w:p w14:paraId="5AD6D7D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7F2355DA" w14:textId="39E42C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40" w:author="Thike" w:date="2019-07-03T16:30:00Z">
              <w:r w:rsidRPr="00586C90">
                <w:rPr>
                  <w:rFonts w:ascii="Times New Roman" w:hAnsi="Times New Roman" w:cs="Times New Roman"/>
                  <w:sz w:val="20"/>
                  <w:szCs w:val="20"/>
                  <w:rPrChange w:id="541" w:author="Thike" w:date="2019-07-03T16:51:00Z">
                    <w:rPr>
                      <w:rFonts w:ascii="Times New Roman" w:hAnsi="Times New Roman" w:cs="Times New Roman"/>
                      <w:sz w:val="24"/>
                      <w:szCs w:val="28"/>
                    </w:rPr>
                  </w:rPrChange>
                </w:rPr>
                <w:t>MLP</w:t>
              </w:r>
            </w:ins>
            <w:del w:id="542" w:author="Thike" w:date="2019-07-03T16:30:00Z">
              <w:r w:rsidRPr="00586C90" w:rsidDel="00990898">
                <w:rPr>
                  <w:rFonts w:ascii="Times New Roman" w:hAnsi="Times New Roman" w:cs="Times New Roman"/>
                  <w:sz w:val="20"/>
                  <w:szCs w:val="20"/>
                </w:rPr>
                <w:delText xml:space="preserve">multilayer Perceptron </w:delText>
              </w:r>
            </w:del>
          </w:p>
        </w:tc>
      </w:tr>
      <w:tr w:rsidR="004C51C8" w:rsidRPr="00586C90" w14:paraId="25AB127E"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55D5930" w14:textId="5A0BF689"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IN625 alloy </w:t>
            </w:r>
            <w:r w:rsidRPr="003741A1">
              <w:rPr>
                <w:rFonts w:ascii="Times New Roman" w:hAnsi="Times New Roman" w:cs="Times New Roman"/>
                <w:b w:val="0"/>
                <w:bCs w:val="0"/>
                <w:noProof/>
                <w:sz w:val="20"/>
                <w:szCs w:val="20"/>
                <w:rPrChange w:id="543" w:author="Thike" w:date="2019-07-08T21:54:00Z">
                  <w:rPr>
                    <w:rFonts w:ascii="Times New Roman" w:hAnsi="Times New Roman" w:cs="Times New Roman"/>
                    <w:b w:val="0"/>
                    <w:bCs w:val="0"/>
                    <w:sz w:val="20"/>
                    <w:szCs w:val="20"/>
                  </w:rPr>
                </w:rPrChange>
              </w:rPr>
              <w:fldChar w:fldCharType="begin"/>
            </w:r>
            <w:r w:rsidR="00671DCC">
              <w:rPr>
                <w:rFonts w:ascii="Times New Roman" w:hAnsi="Times New Roman" w:cs="Times New Roman"/>
                <w:b w:val="0"/>
                <w:bCs w:val="0"/>
                <w:noProof/>
                <w:sz w:val="20"/>
                <w:szCs w:val="20"/>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3741A1">
              <w:rPr>
                <w:rFonts w:ascii="Times New Roman" w:hAnsi="Times New Roman" w:cs="Times New Roman"/>
                <w:b w:val="0"/>
                <w:bCs w:val="0"/>
                <w:noProof/>
                <w:sz w:val="20"/>
                <w:szCs w:val="20"/>
                <w:rPrChange w:id="544" w:author="Thike" w:date="2019-07-08T21:54:00Z">
                  <w:rPr>
                    <w:rFonts w:ascii="Times New Roman" w:hAnsi="Times New Roman" w:cs="Times New Roman"/>
                    <w:sz w:val="20"/>
                    <w:szCs w:val="20"/>
                  </w:rPr>
                </w:rPrChange>
              </w:rPr>
              <w:fldChar w:fldCharType="separate"/>
            </w:r>
            <w:r w:rsidR="00671DCC">
              <w:rPr>
                <w:rFonts w:ascii="Times New Roman" w:hAnsi="Times New Roman" w:cs="Times New Roman"/>
                <w:b w:val="0"/>
                <w:bCs w:val="0"/>
                <w:noProof/>
                <w:sz w:val="20"/>
                <w:szCs w:val="20"/>
              </w:rPr>
              <w:t>[</w:t>
            </w:r>
            <w:hyperlink w:anchor="_ENREF_34" w:tooltip="Montakhab, 2010 #654" w:history="1">
              <w:r w:rsidR="00671DCC">
                <w:rPr>
                  <w:rFonts w:ascii="Times New Roman" w:hAnsi="Times New Roman" w:cs="Times New Roman"/>
                  <w:b w:val="0"/>
                  <w:bCs w:val="0"/>
                  <w:noProof/>
                  <w:sz w:val="20"/>
                  <w:szCs w:val="20"/>
                </w:rPr>
                <w:t>34</w:t>
              </w:r>
            </w:hyperlink>
            <w:r w:rsidR="00671DCC">
              <w:rPr>
                <w:rFonts w:ascii="Times New Roman" w:hAnsi="Times New Roman" w:cs="Times New Roman"/>
                <w:b w:val="0"/>
                <w:bCs w:val="0"/>
                <w:noProof/>
                <w:sz w:val="20"/>
                <w:szCs w:val="20"/>
              </w:rPr>
              <w:t>]</w:t>
            </w:r>
            <w:r w:rsidRPr="003741A1">
              <w:rPr>
                <w:rFonts w:ascii="Times New Roman" w:hAnsi="Times New Roman" w:cs="Times New Roman"/>
                <w:b w:val="0"/>
                <w:bCs w:val="0"/>
                <w:noProof/>
                <w:sz w:val="20"/>
                <w:szCs w:val="20"/>
                <w:rPrChange w:id="545" w:author="Thike" w:date="2019-07-08T21:54:00Z">
                  <w:rPr>
                    <w:rFonts w:ascii="Times New Roman" w:hAnsi="Times New Roman" w:cs="Times New Roman"/>
                    <w:sz w:val="20"/>
                    <w:szCs w:val="20"/>
                  </w:rPr>
                </w:rPrChange>
              </w:rPr>
              <w:fldChar w:fldCharType="end"/>
            </w:r>
          </w:p>
        </w:tc>
        <w:tc>
          <w:tcPr>
            <w:tcW w:w="1260" w:type="dxa"/>
            <w:shd w:val="clear" w:color="auto" w:fill="FFFFFF"/>
          </w:tcPr>
          <w:p w14:paraId="39333B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aeronautic, aerospace, marine,</w:t>
            </w:r>
            <w:r w:rsidRPr="00586C90">
              <w:rPr>
                <w:rFonts w:ascii="Times New Roman" w:hAnsi="Times New Roman" w:cs="Times New Roman"/>
                <w:sz w:val="20"/>
                <w:szCs w:val="20"/>
              </w:rPr>
              <w:br/>
              <w:t>petrochemical industries and gas turbine engine components</w:t>
            </w:r>
          </w:p>
        </w:tc>
        <w:tc>
          <w:tcPr>
            <w:tcW w:w="1440" w:type="dxa"/>
            <w:shd w:val="clear" w:color="auto" w:fill="FFFFFF"/>
          </w:tcPr>
          <w:p w14:paraId="1D69BB9D" w14:textId="77777777" w:rsidR="00983AF8" w:rsidRDefault="00204E17" w:rsidP="00983AF8">
            <w:pPr>
              <w:widowControl w:val="0"/>
              <w:cnfStyle w:val="000000100000" w:firstRow="0" w:lastRow="0" w:firstColumn="0" w:lastColumn="0" w:oddVBand="0" w:evenVBand="0" w:oddHBand="1" w:evenHBand="0" w:firstRowFirstColumn="0" w:firstRowLastColumn="0" w:lastRowFirstColumn="0" w:lastRowLastColumn="0"/>
              <w:rPr>
                <w:ins w:id="546" w:author="Thike" w:date="2019-07-09T00:00:00Z"/>
                <w:rFonts w:ascii="Times New Roman" w:hAnsi="Times New Roman" w:cs="Times New Roman"/>
                <w:sz w:val="20"/>
                <w:szCs w:val="20"/>
              </w:rPr>
            </w:pPr>
            <w:ins w:id="547" w:author="Thike" w:date="2019-07-08T23:22:00Z">
              <w:r>
                <w:rPr>
                  <w:rFonts w:ascii="Times New Roman" w:hAnsi="Times New Roman" w:cs="Times New Roman"/>
                  <w:sz w:val="20"/>
                  <w:szCs w:val="20"/>
                </w:rPr>
                <w:t>h</w:t>
              </w:r>
              <w:r w:rsidRPr="00204E17">
                <w:rPr>
                  <w:rFonts w:ascii="Times New Roman" w:hAnsi="Times New Roman" w:cs="Times New Roman" w:hint="eastAsia"/>
                  <w:sz w:val="20"/>
                  <w:szCs w:val="20"/>
                  <w:rPrChange w:id="548" w:author="Thike" w:date="2019-07-08T23:22:00Z">
                    <w:rPr>
                      <w:rFonts w:ascii="Times-Roman" w:hAnsi="Times-Roman" w:hint="eastAsia"/>
                      <w:color w:val="000000"/>
                      <w:sz w:val="20"/>
                      <w:szCs w:val="20"/>
                    </w:rPr>
                  </w:rPrChange>
                </w:rPr>
                <w:t xml:space="preserve">ot compression </w:t>
              </w:r>
              <w:r w:rsidRPr="00204E17">
                <w:rPr>
                  <w:rFonts w:ascii="Times New Roman" w:hAnsi="Times New Roman" w:cs="Times New Roman"/>
                  <w:sz w:val="20"/>
                  <w:szCs w:val="20"/>
                  <w:rPrChange w:id="549" w:author="Thike" w:date="2019-07-08T23:22:00Z">
                    <w:rPr>
                      <w:rFonts w:ascii="Myanmar Text" w:hAnsi="Myanmar Text" w:cs="Myanmar Text"/>
                      <w:color w:val="000000"/>
                      <w:sz w:val="20"/>
                      <w:szCs w:val="20"/>
                    </w:rPr>
                  </w:rPrChange>
                </w:rPr>
                <w:t>test</w:t>
              </w:r>
            </w:ins>
          </w:p>
          <w:p w14:paraId="19CA0F0A" w14:textId="0B9FAC98" w:rsidR="008C50F4" w:rsidRPr="00204E17" w:rsidRDefault="008C50F4" w:rsidP="00983AF8">
            <w:pPr>
              <w:widowControl w:val="0"/>
              <w:cnfStyle w:val="000000100000" w:firstRow="0" w:lastRow="0" w:firstColumn="0" w:lastColumn="0" w:oddVBand="0" w:evenVBand="0" w:oddHBand="1" w:evenHBand="0" w:firstRowFirstColumn="0" w:firstRowLastColumn="0" w:lastRowFirstColumn="0" w:lastRowLastColumn="0"/>
              <w:rPr>
                <w:rFonts w:ascii="Myanmar Text" w:hAnsi="Myanmar Text" w:cs="Myanmar Text"/>
                <w:sz w:val="20"/>
                <w:szCs w:val="20"/>
                <w:rPrChange w:id="550" w:author="Thike" w:date="2019-07-08T23:22:00Z">
                  <w:rPr>
                    <w:rFonts w:ascii="Times New Roman" w:hAnsi="Times New Roman" w:cs="Times New Roman"/>
                    <w:sz w:val="20"/>
                    <w:szCs w:val="20"/>
                  </w:rPr>
                </w:rPrChange>
              </w:rPr>
            </w:pPr>
            <w:ins w:id="551" w:author="Thike" w:date="2019-07-09T00:00:00Z">
              <w:r>
                <w:rPr>
                  <w:rFonts w:ascii="Times New Roman" w:hAnsi="Times New Roman" w:cs="Times New Roman"/>
                  <w:sz w:val="20"/>
                  <w:szCs w:val="20"/>
                </w:rPr>
                <w:t>(</w:t>
              </w:r>
              <w:r w:rsidRPr="008C50F4">
                <w:rPr>
                  <w:rFonts w:ascii="Times New Roman" w:hAnsi="Times New Roman" w:cs="Times New Roman"/>
                  <w:sz w:val="20"/>
                  <w:szCs w:val="20"/>
                  <w:highlight w:val="yellow"/>
                  <w:rPrChange w:id="552" w:author="Thike" w:date="2019-07-09T00:00:00Z">
                    <w:rPr>
                      <w:rFonts w:ascii="Times New Roman" w:hAnsi="Times New Roman" w:cs="Times New Roman"/>
                      <w:sz w:val="20"/>
                      <w:szCs w:val="20"/>
                    </w:rPr>
                  </w:rPrChange>
                </w:rPr>
                <w:t xml:space="preserve">from other </w:t>
              </w:r>
              <w:r w:rsidRPr="00D8568B">
                <w:rPr>
                  <w:rFonts w:ascii="Times New Roman" w:hAnsi="Times New Roman" w:cs="Times New Roman"/>
                  <w:sz w:val="20"/>
                  <w:szCs w:val="20"/>
                  <w:highlight w:val="yellow"/>
                </w:rPr>
                <w:t>reference</w:t>
              </w:r>
              <w:r>
                <w:rPr>
                  <w:rFonts w:ascii="Times New Roman" w:hAnsi="Times New Roman" w:cs="Times New Roman"/>
                  <w:sz w:val="20"/>
                  <w:szCs w:val="20"/>
                </w:rPr>
                <w:t>)</w:t>
              </w:r>
            </w:ins>
          </w:p>
        </w:tc>
        <w:tc>
          <w:tcPr>
            <w:tcW w:w="1260" w:type="dxa"/>
            <w:shd w:val="clear" w:color="auto" w:fill="FFFFFF"/>
          </w:tcPr>
          <w:p w14:paraId="7D6CB5BD" w14:textId="15F6027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53" w:author="Thike" w:date="2019-07-03T16:42:00Z">
              <w:r w:rsidRPr="00586C90">
                <w:rPr>
                  <w:rFonts w:ascii="Times New Roman" w:hAnsi="Times New Roman" w:cs="Times New Roman"/>
                  <w:sz w:val="20"/>
                  <w:szCs w:val="20"/>
                  <w:rPrChange w:id="554" w:author="Thike" w:date="2019-07-03T16:51:00Z">
                    <w:rPr>
                      <w:rFonts w:ascii="Times New Roman" w:hAnsi="Times New Roman" w:cs="Times New Roman"/>
                      <w:sz w:val="24"/>
                      <w:szCs w:val="28"/>
                    </w:rPr>
                  </w:rPrChange>
                </w:rPr>
                <w:t>T</w:t>
              </w:r>
            </w:ins>
            <w:del w:id="555" w:author="Thike" w:date="2019-07-03T16:42: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556" w:author="Thike" w:date="2019-07-03T16:49:00Z">
              <w:r w:rsidRPr="00586C90">
                <w:rPr>
                  <w:rFonts w:ascii="Times New Roman" w:hAnsi="Times New Roman" w:cs="Times New Roman"/>
                  <w:sz w:val="20"/>
                  <w:szCs w:val="20"/>
                  <w:rPrChange w:id="557" w:author="Thike" w:date="2019-07-03T16:51:00Z">
                    <w:rPr>
                      <w:rFonts w:ascii="Times New Roman" w:hAnsi="Times New Roman" w:cs="Times New Roman"/>
                      <w:sz w:val="24"/>
                      <w:szCs w:val="28"/>
                    </w:rPr>
                  </w:rPrChange>
                </w:rPr>
                <w:t>SR</w:t>
              </w:r>
            </w:ins>
            <w:del w:id="558"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ins w:id="559" w:author="Thike" w:date="2019-07-03T16:48:00Z">
              <w:r w:rsidRPr="00586C90">
                <w:rPr>
                  <w:rFonts w:ascii="Times New Roman" w:hAnsi="Times New Roman" w:cs="Times New Roman"/>
                  <w:sz w:val="20"/>
                  <w:szCs w:val="20"/>
                  <w:rPrChange w:id="560" w:author="Thike" w:date="2019-07-03T16:51:00Z">
                    <w:rPr>
                      <w:rFonts w:ascii="Times New Roman" w:hAnsi="Times New Roman" w:cs="Times New Roman"/>
                      <w:sz w:val="24"/>
                      <w:szCs w:val="28"/>
                    </w:rPr>
                  </w:rPrChange>
                </w:rPr>
                <w:t>S</w:t>
              </w:r>
            </w:ins>
            <w:del w:id="561" w:author="Thike" w:date="2019-07-03T16:48:00Z">
              <w:r w:rsidRPr="00586C90" w:rsidDel="00586C90">
                <w:rPr>
                  <w:rFonts w:ascii="Times New Roman" w:hAnsi="Times New Roman" w:cs="Times New Roman"/>
                  <w:sz w:val="20"/>
                  <w:szCs w:val="20"/>
                </w:rPr>
                <w:delText>strain</w:delText>
              </w:r>
            </w:del>
          </w:p>
        </w:tc>
        <w:tc>
          <w:tcPr>
            <w:tcW w:w="1170" w:type="dxa"/>
            <w:shd w:val="clear" w:color="auto" w:fill="FFFFFF"/>
          </w:tcPr>
          <w:p w14:paraId="4E84FBF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 (</w:t>
            </w:r>
            <w:proofErr w:type="spellStart"/>
            <w:r w:rsidRPr="00586C90">
              <w:rPr>
                <w:rFonts w:ascii="Times New Roman" w:hAnsi="Times New Roman" w:cs="Times New Roman" w:hint="eastAsia"/>
                <w:sz w:val="20"/>
                <w:szCs w:val="20"/>
                <w:rPrChange w:id="562" w:author="Thike" w:date="2019-07-03T16:51:00Z">
                  <w:rPr>
                    <w:rFonts w:ascii="AdvP497E2" w:hAnsi="AdvP497E2" w:hint="eastAsia"/>
                    <w:color w:val="242021"/>
                    <w:sz w:val="20"/>
                    <w:szCs w:val="20"/>
                  </w:rPr>
                </w:rPrChange>
              </w:rPr>
              <w:t>tansig</w:t>
            </w:r>
            <w:proofErr w:type="spellEnd"/>
            <w:r w:rsidRPr="00586C90">
              <w:rPr>
                <w:rFonts w:ascii="Times New Roman" w:hAnsi="Times New Roman" w:cs="Times New Roman" w:hint="eastAsia"/>
                <w:sz w:val="20"/>
                <w:szCs w:val="20"/>
                <w:rPrChange w:id="563" w:author="Thike" w:date="2019-07-03T16:51:00Z">
                  <w:rPr>
                    <w:rFonts w:ascii="AdvP497E2" w:hAnsi="AdvP497E2" w:hint="eastAsia"/>
                    <w:color w:val="242021"/>
                    <w:sz w:val="20"/>
                    <w:szCs w:val="20"/>
                  </w:rPr>
                </w:rPrChange>
              </w:rPr>
              <w:br/>
              <w:t xml:space="preserve">and </w:t>
            </w:r>
            <w:proofErr w:type="spellStart"/>
            <w:r w:rsidRPr="00586C90">
              <w:rPr>
                <w:rFonts w:ascii="Times New Roman" w:hAnsi="Times New Roman" w:cs="Times New Roman" w:hint="eastAsia"/>
                <w:sz w:val="20"/>
                <w:szCs w:val="20"/>
                <w:rPrChange w:id="564" w:author="Thike" w:date="2019-07-03T16:51:00Z">
                  <w:rPr>
                    <w:rFonts w:ascii="AdvP497E2" w:hAnsi="AdvP497E2" w:hint="eastAsia"/>
                    <w:color w:val="242021"/>
                    <w:sz w:val="20"/>
                    <w:szCs w:val="20"/>
                  </w:rPr>
                </w:rPrChange>
              </w:rPr>
              <w:t>logsig</w:t>
            </w:r>
            <w:proofErr w:type="spellEnd"/>
            <w:r w:rsidRPr="00586C90">
              <w:rPr>
                <w:rFonts w:ascii="Times New Roman" w:hAnsi="Times New Roman" w:cs="Times New Roman"/>
                <w:sz w:val="20"/>
                <w:szCs w:val="20"/>
              </w:rPr>
              <w:t>)</w:t>
            </w:r>
          </w:p>
        </w:tc>
        <w:tc>
          <w:tcPr>
            <w:tcW w:w="1080" w:type="dxa"/>
            <w:shd w:val="clear" w:color="auto" w:fill="FFFFFF"/>
          </w:tcPr>
          <w:p w14:paraId="5EC2E03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1170" w:type="dxa"/>
            <w:shd w:val="clear" w:color="auto" w:fill="FFFFFF"/>
          </w:tcPr>
          <w:p w14:paraId="75205B4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755A563B" w14:textId="2A8D451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65" w:author="Thike" w:date="2019-07-03T16:30:00Z">
              <w:r w:rsidRPr="00586C90">
                <w:rPr>
                  <w:rFonts w:ascii="Times New Roman" w:hAnsi="Times New Roman" w:cs="Times New Roman"/>
                  <w:sz w:val="20"/>
                  <w:szCs w:val="20"/>
                  <w:rPrChange w:id="566" w:author="Thike" w:date="2019-07-03T16:51:00Z">
                    <w:rPr>
                      <w:rFonts w:ascii="Times New Roman" w:hAnsi="Times New Roman" w:cs="Times New Roman"/>
                      <w:sz w:val="24"/>
                      <w:szCs w:val="28"/>
                    </w:rPr>
                  </w:rPrChange>
                </w:rPr>
                <w:t>MLP</w:t>
              </w:r>
            </w:ins>
            <w:del w:id="567" w:author="Thike" w:date="2019-07-03T16:30:00Z">
              <w:r w:rsidRPr="00586C90" w:rsidDel="00990898">
                <w:rPr>
                  <w:rFonts w:ascii="Times New Roman" w:hAnsi="Times New Roman" w:cs="Times New Roman"/>
                  <w:sz w:val="20"/>
                  <w:szCs w:val="20"/>
                </w:rPr>
                <w:delText>multilayer perceptron</w:delText>
              </w:r>
            </w:del>
          </w:p>
        </w:tc>
      </w:tr>
      <w:tr w:rsidR="004C51C8" w:rsidRPr="00586C90" w14:paraId="6A8F8C80"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EF12565" w14:textId="154ECCD7"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mild steel </w:t>
            </w:r>
            <w:r w:rsidRPr="00603A7D">
              <w:rPr>
                <w:rFonts w:ascii="Times New Roman" w:hAnsi="Times New Roman" w:cs="Times New Roman"/>
                <w:sz w:val="20"/>
                <w:szCs w:val="20"/>
              </w:rPr>
              <w:lastRenderedPageBreak/>
              <w:fldChar w:fldCharType="begin"/>
            </w:r>
            <w:r w:rsidR="00F5227B">
              <w:rPr>
                <w:rFonts w:ascii="Times New Roman" w:hAnsi="Times New Roman" w:cs="Times New Roman"/>
                <w:sz w:val="20"/>
                <w:szCs w:val="20"/>
              </w:rPr>
              <w:instrText xml:space="preserve"> ADDIN EN.CITE &lt;EndNote&gt;&lt;Cite&gt;&lt;Author&gt;Khaled&lt;/Author&gt;&lt;Year&gt;2012&lt;/Year&gt;&lt;RecNum&gt;656&lt;/RecNum&gt;&lt;DisplayText&gt;[68]&lt;/DisplayText&gt;&lt;record&gt;&lt;rec-number&gt;656&lt;/rec-number&gt;&lt;foreign-keys&gt;&lt;key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603A7D">
              <w:rPr>
                <w:rFonts w:ascii="Times New Roman" w:hAnsi="Times New Roman" w:cs="Times New Roman"/>
                <w:b w:val="0"/>
                <w:bCs w:val="0"/>
                <w:sz w:val="20"/>
                <w:szCs w:val="20"/>
                <w:rPrChange w:id="568"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8" w:tooltip="Khaled, 2012 #656" w:history="1">
              <w:r w:rsidR="00671DCC" w:rsidRPr="00F5227B">
                <w:rPr>
                  <w:rFonts w:ascii="Times New Roman" w:hAnsi="Times New Roman" w:cs="Times New Roman"/>
                  <w:noProof/>
                  <w:sz w:val="20"/>
                  <w:szCs w:val="20"/>
                </w:rPr>
                <w:t>68</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74346150" w14:textId="53178E9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del w:id="569" w:author="Thike" w:date="2019-07-08T22:33:00Z">
              <w:r w:rsidRPr="00586C90" w:rsidDel="00473CFE">
                <w:rPr>
                  <w:rFonts w:ascii="Times New Roman" w:hAnsi="Times New Roman" w:cs="Times New Roman"/>
                  <w:sz w:val="20"/>
                  <w:szCs w:val="20"/>
                </w:rPr>
                <w:delText>s</w:delText>
              </w:r>
            </w:del>
            <w:r w:rsidRPr="00586C90">
              <w:rPr>
                <w:rFonts w:ascii="Times New Roman" w:hAnsi="Times New Roman" w:cs="Times New Roman"/>
                <w:sz w:val="20"/>
                <w:szCs w:val="20"/>
              </w:rPr>
              <w:t xml:space="preserve"> </w:t>
            </w:r>
            <w:r w:rsidRPr="00586C90">
              <w:rPr>
                <w:rFonts w:ascii="Times New Roman" w:hAnsi="Times New Roman" w:cs="Times New Roman"/>
                <w:sz w:val="20"/>
                <w:szCs w:val="20"/>
              </w:rPr>
              <w:lastRenderedPageBreak/>
              <w:t>and industri</w:t>
            </w:r>
            <w:ins w:id="570" w:author="Thike" w:date="2019-07-08T22:33:00Z">
              <w:r w:rsidR="00473CFE">
                <w:rPr>
                  <w:rFonts w:ascii="Times New Roman" w:hAnsi="Times New Roman" w:cs="Times New Roman"/>
                  <w:sz w:val="20"/>
                  <w:szCs w:val="20"/>
                </w:rPr>
                <w:t>al applications</w:t>
              </w:r>
            </w:ins>
            <w:del w:id="571" w:author="Thike" w:date="2019-07-08T22:33:00Z">
              <w:r w:rsidRPr="00586C90" w:rsidDel="00473CFE">
                <w:rPr>
                  <w:rFonts w:ascii="Times New Roman" w:hAnsi="Times New Roman" w:cs="Times New Roman"/>
                  <w:sz w:val="20"/>
                  <w:szCs w:val="20"/>
                </w:rPr>
                <w:delText>es</w:delText>
              </w:r>
            </w:del>
          </w:p>
        </w:tc>
        <w:tc>
          <w:tcPr>
            <w:tcW w:w="1440" w:type="dxa"/>
            <w:shd w:val="clear" w:color="auto" w:fill="FFFFFF"/>
          </w:tcPr>
          <w:p w14:paraId="293689D4" w14:textId="7EFE4F1F" w:rsidR="00983AF8" w:rsidRPr="00586C90" w:rsidRDefault="00473CFE"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72" w:author="Thike" w:date="2019-07-08T22:30:00Z">
              <w:r w:rsidRPr="00473CFE">
                <w:rPr>
                  <w:rFonts w:ascii="Times New Roman" w:hAnsi="Times New Roman" w:cs="Times New Roman"/>
                  <w:sz w:val="20"/>
                  <w:szCs w:val="20"/>
                </w:rPr>
                <w:lastRenderedPageBreak/>
                <w:t>three-</w:t>
              </w:r>
              <w:r w:rsidRPr="00473CFE">
                <w:rPr>
                  <w:rFonts w:ascii="Times New Roman" w:hAnsi="Times New Roman" w:cs="Times New Roman"/>
                  <w:sz w:val="20"/>
                  <w:szCs w:val="20"/>
                </w:rPr>
                <w:lastRenderedPageBreak/>
                <w:t>compartment glass cell</w:t>
              </w:r>
            </w:ins>
          </w:p>
        </w:tc>
        <w:tc>
          <w:tcPr>
            <w:tcW w:w="1260" w:type="dxa"/>
            <w:shd w:val="clear" w:color="auto" w:fill="FFFFFF"/>
          </w:tcPr>
          <w:p w14:paraId="18864129" w14:textId="77AFAA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Hammett </w:t>
            </w:r>
            <w:r w:rsidRPr="00586C90">
              <w:rPr>
                <w:rFonts w:ascii="Times New Roman" w:hAnsi="Times New Roman" w:cs="Times New Roman"/>
                <w:sz w:val="20"/>
                <w:szCs w:val="20"/>
              </w:rPr>
              <w:lastRenderedPageBreak/>
              <w:t>constants, dipole moment,</w:t>
            </w:r>
            <w:r w:rsidRPr="00586C90">
              <w:rPr>
                <w:rFonts w:ascii="Times New Roman" w:hAnsi="Times New Roman" w:cs="Times New Roman"/>
                <w:sz w:val="20"/>
                <w:szCs w:val="20"/>
              </w:rPr>
              <w:br/>
              <w:t>HOMO energy, LUMO energy, energy gap, molecular area and volume</w:t>
            </w:r>
          </w:p>
        </w:tc>
        <w:tc>
          <w:tcPr>
            <w:tcW w:w="1170" w:type="dxa"/>
            <w:shd w:val="clear" w:color="auto" w:fill="FFFFFF"/>
          </w:tcPr>
          <w:p w14:paraId="717E888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sigmoid</w:t>
            </w:r>
          </w:p>
        </w:tc>
        <w:tc>
          <w:tcPr>
            <w:tcW w:w="1080" w:type="dxa"/>
            <w:shd w:val="clear" w:color="auto" w:fill="FFFFFF"/>
          </w:tcPr>
          <w:p w14:paraId="1E496E1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w:t>
            </w:r>
            <w:r w:rsidRPr="00586C90">
              <w:rPr>
                <w:rFonts w:ascii="Times New Roman" w:hAnsi="Times New Roman" w:cs="Times New Roman"/>
                <w:sz w:val="20"/>
                <w:szCs w:val="20"/>
              </w:rPr>
              <w:lastRenderedPageBreak/>
              <w:t>inhibitor efficiency</w:t>
            </w:r>
          </w:p>
        </w:tc>
        <w:tc>
          <w:tcPr>
            <w:tcW w:w="1170" w:type="dxa"/>
            <w:shd w:val="clear" w:color="auto" w:fill="FFFFFF"/>
          </w:tcPr>
          <w:p w14:paraId="0210BBA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990" w:type="dxa"/>
            <w:shd w:val="clear" w:color="auto" w:fill="FFFFFF"/>
          </w:tcPr>
          <w:p w14:paraId="56FAB21B" w14:textId="62ED0ED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73" w:author="Thike" w:date="2019-07-03T16:33:00Z">
              <w:r w:rsidRPr="00586C90">
                <w:rPr>
                  <w:rFonts w:ascii="Times New Roman" w:hAnsi="Times New Roman" w:cs="Times New Roman"/>
                  <w:sz w:val="20"/>
                  <w:szCs w:val="20"/>
                  <w:rPrChange w:id="574" w:author="Thike" w:date="2019-07-03T16:51:00Z">
                    <w:rPr>
                      <w:rFonts w:ascii="Times New Roman" w:hAnsi="Times New Roman" w:cs="Times New Roman"/>
                      <w:sz w:val="24"/>
                      <w:szCs w:val="28"/>
                    </w:rPr>
                  </w:rPrChange>
                </w:rPr>
                <w:t>MLP</w:t>
              </w:r>
            </w:ins>
            <w:del w:id="575" w:author="Thike" w:date="2019-07-03T16:33:00Z">
              <w:r w:rsidRPr="00586C90" w:rsidDel="00990898">
                <w:rPr>
                  <w:rFonts w:ascii="Times New Roman" w:hAnsi="Times New Roman" w:cs="Times New Roman"/>
                  <w:sz w:val="20"/>
                  <w:szCs w:val="20"/>
                </w:rPr>
                <w:delText>mul</w:delText>
              </w:r>
              <w:r w:rsidRPr="00586C90" w:rsidDel="00990898">
                <w:rPr>
                  <w:rFonts w:ascii="Times New Roman" w:hAnsi="Times New Roman" w:cs="Times New Roman"/>
                  <w:sz w:val="20"/>
                  <w:szCs w:val="20"/>
                </w:rPr>
                <w:lastRenderedPageBreak/>
                <w:delText>tilayer perceptron</w:delText>
              </w:r>
            </w:del>
          </w:p>
        </w:tc>
      </w:tr>
      <w:tr w:rsidR="004C51C8" w:rsidRPr="00586C90" w14:paraId="22CCD7B5"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00E016A" w14:textId="67D1A031"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sandcrete</w:t>
            </w:r>
            <w:proofErr w:type="spellEnd"/>
            <w:r w:rsidRPr="00586C90">
              <w:rPr>
                <w:rFonts w:ascii="Times New Roman" w:hAnsi="Times New Roman" w:cs="Times New Roman"/>
                <w:sz w:val="20"/>
                <w:szCs w:val="20"/>
              </w:rPr>
              <w:t xml:space="preserve"> materials </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&lt;EndNote&gt;&lt;Cite&gt;&lt;Author&gt;Asteris&lt;/Author&gt;&lt;Year&gt;2017&lt;/Year&gt;&lt;RecNum&gt;30&lt;/RecNum&gt;&lt;DisplayText&gt;[36]&lt;/DisplayText&gt;&lt;record&gt;&lt;rec-number&gt;30&lt;/rec-number&gt;&lt;foreign-keys&gt;&lt;key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D6662D">
              <w:rPr>
                <w:rFonts w:ascii="Times New Roman" w:hAnsi="Times New Roman" w:cs="Times New Roman"/>
                <w:b w:val="0"/>
                <w:bCs w:val="0"/>
                <w:sz w:val="20"/>
                <w:szCs w:val="20"/>
                <w:rPrChange w:id="576"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36" w:tooltip="Asteris, 2017 #30" w:history="1">
              <w:r w:rsidR="00671DCC" w:rsidRPr="00671DCC">
                <w:rPr>
                  <w:rFonts w:ascii="Times New Roman" w:hAnsi="Times New Roman" w:cs="Times New Roman"/>
                  <w:noProof/>
                  <w:sz w:val="20"/>
                  <w:szCs w:val="20"/>
                </w:rPr>
                <w:t>36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5458FD1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w:t>
            </w:r>
            <w:r w:rsidRPr="00586C90">
              <w:rPr>
                <w:rFonts w:ascii="Times New Roman" w:hAnsi="Times New Roman" w:cs="Times New Roman"/>
                <w:sz w:val="20"/>
                <w:szCs w:val="20"/>
              </w:rPr>
              <w:br/>
              <w:t>projects</w:t>
            </w:r>
          </w:p>
        </w:tc>
        <w:tc>
          <w:tcPr>
            <w:tcW w:w="1440" w:type="dxa"/>
            <w:shd w:val="clear" w:color="auto" w:fill="FFFFFF"/>
          </w:tcPr>
          <w:p w14:paraId="02ECD0B6" w14:textId="77777777" w:rsidR="00983AF8" w:rsidRDefault="00542337" w:rsidP="00542337">
            <w:pPr>
              <w:widowControl w:val="0"/>
              <w:cnfStyle w:val="000000100000" w:firstRow="0" w:lastRow="0" w:firstColumn="0" w:lastColumn="0" w:oddVBand="0" w:evenVBand="0" w:oddHBand="1" w:evenHBand="0" w:firstRowFirstColumn="0" w:firstRowLastColumn="0" w:lastRowFirstColumn="0" w:lastRowLastColumn="0"/>
              <w:rPr>
                <w:ins w:id="577" w:author="Thike" w:date="2019-07-08T23:45:00Z"/>
                <w:rFonts w:ascii="Times New Roman" w:hAnsi="Times New Roman" w:cs="Times New Roman"/>
                <w:sz w:val="20"/>
                <w:szCs w:val="20"/>
              </w:rPr>
            </w:pPr>
            <w:ins w:id="578" w:author="Thike" w:date="2019-07-08T22:40:00Z">
              <w:r>
                <w:rPr>
                  <w:rFonts w:ascii="Times New Roman" w:hAnsi="Times New Roman" w:cs="Times New Roman"/>
                  <w:sz w:val="20"/>
                  <w:szCs w:val="20"/>
                </w:rPr>
                <w:t>u</w:t>
              </w:r>
              <w:r w:rsidRPr="00542337">
                <w:rPr>
                  <w:rFonts w:ascii="Times New Roman" w:hAnsi="Times New Roman" w:cs="Times New Roman"/>
                  <w:sz w:val="20"/>
                  <w:szCs w:val="20"/>
                </w:rPr>
                <w:t>niaxial</w:t>
              </w:r>
              <w:r>
                <w:rPr>
                  <w:rFonts w:ascii="Times New Roman" w:hAnsi="Times New Roman" w:cs="Times New Roman"/>
                  <w:sz w:val="20"/>
                  <w:szCs w:val="20"/>
                </w:rPr>
                <w:t xml:space="preserve"> </w:t>
              </w:r>
              <w:r w:rsidRPr="00542337">
                <w:rPr>
                  <w:rFonts w:ascii="Times New Roman" w:hAnsi="Times New Roman" w:cs="Times New Roman"/>
                  <w:sz w:val="20"/>
                  <w:szCs w:val="20"/>
                </w:rPr>
                <w:t>compression</w:t>
              </w:r>
            </w:ins>
          </w:p>
          <w:p w14:paraId="6BF0C6B7" w14:textId="66AF7E30" w:rsidR="00C63437" w:rsidRPr="0087276F" w:rsidDel="00D617E0" w:rsidRDefault="00C63437">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Change w:id="579" w:author="Thike" w:date="2019-07-08T23:46:00Z">
                <w:pPr>
                  <w:widowControl w:val="0"/>
                  <w:cnfStyle w:val="000000100000" w:firstRow="0" w:lastRow="0" w:firstColumn="0" w:lastColumn="0" w:oddVBand="0" w:evenVBand="0" w:oddHBand="1" w:evenHBand="0" w:firstRowFirstColumn="0" w:firstRowLastColumn="0" w:lastRowFirstColumn="0" w:lastRowLastColumn="0"/>
                </w:pPr>
              </w:pPrChange>
            </w:pPr>
          </w:p>
        </w:tc>
        <w:tc>
          <w:tcPr>
            <w:tcW w:w="1260" w:type="dxa"/>
            <w:shd w:val="clear" w:color="auto" w:fill="FFFFFF"/>
          </w:tcPr>
          <w:p w14:paraId="74F28DC2" w14:textId="2C524A1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80" w:author="Thike" w:date="2019-07-04T18:49:00Z">
              <w:r w:rsidRPr="0087276F" w:rsidDel="00D617E0">
                <w:rPr>
                  <w:rFonts w:ascii="Times New Roman" w:hAnsi="Times New Roman" w:cs="Times New Roman"/>
                  <w:sz w:val="20"/>
                  <w:szCs w:val="20"/>
                </w:rPr>
                <w:delText>water-to-binder ratio (</w:delText>
              </w:r>
            </w:del>
            <w:r w:rsidRPr="0087276F">
              <w:rPr>
                <w:rFonts w:ascii="Times New Roman" w:hAnsi="Times New Roman" w:cs="Times New Roman"/>
                <w:sz w:val="20"/>
                <w:szCs w:val="20"/>
              </w:rPr>
              <w:t>W/B</w:t>
            </w:r>
            <w:del w:id="581"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w:t>
            </w:r>
            <w:r w:rsidRPr="0087276F">
              <w:rPr>
                <w:rFonts w:ascii="Times New Roman" w:hAnsi="Times New Roman" w:cs="Times New Roman"/>
                <w:sz w:val="20"/>
                <w:szCs w:val="20"/>
              </w:rPr>
              <w:br/>
            </w:r>
            <w:del w:id="582" w:author="Thike" w:date="2019-07-04T18:49:00Z">
              <w:r w:rsidRPr="0087276F" w:rsidDel="00D617E0">
                <w:rPr>
                  <w:rFonts w:ascii="Times New Roman" w:hAnsi="Times New Roman" w:cs="Times New Roman"/>
                  <w:sz w:val="20"/>
                  <w:szCs w:val="20"/>
                </w:rPr>
                <w:delText>metakaolin addition (</w:delText>
              </w:r>
            </w:del>
            <w:r w:rsidRPr="0087276F">
              <w:rPr>
                <w:rFonts w:ascii="Times New Roman" w:hAnsi="Times New Roman" w:cs="Times New Roman"/>
                <w:sz w:val="20"/>
                <w:szCs w:val="20"/>
              </w:rPr>
              <w:t>MK</w:t>
            </w:r>
            <w:del w:id="583"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 xml:space="preserve">, </w:t>
            </w:r>
            <w:del w:id="584" w:author="Thike" w:date="2019-07-04T18:49:00Z">
              <w:r w:rsidRPr="0087276F" w:rsidDel="00D617E0">
                <w:rPr>
                  <w:rFonts w:ascii="Times New Roman" w:hAnsi="Times New Roman" w:cs="Times New Roman"/>
                  <w:sz w:val="20"/>
                  <w:szCs w:val="20"/>
                </w:rPr>
                <w:delText>binder (</w:delText>
              </w:r>
            </w:del>
            <w:r w:rsidRPr="0087276F">
              <w:rPr>
                <w:rFonts w:ascii="Times New Roman" w:hAnsi="Times New Roman" w:cs="Times New Roman"/>
                <w:sz w:val="20"/>
                <w:szCs w:val="20"/>
              </w:rPr>
              <w:t>B</w:t>
            </w:r>
            <w:del w:id="585"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 xml:space="preserve">, </w:t>
            </w:r>
            <w:del w:id="586" w:author="Thike" w:date="2019-07-04T18:49:00Z">
              <w:r w:rsidRPr="0087276F" w:rsidDel="00D617E0">
                <w:rPr>
                  <w:rFonts w:ascii="Times New Roman" w:hAnsi="Times New Roman" w:cs="Times New Roman"/>
                  <w:sz w:val="20"/>
                  <w:szCs w:val="20"/>
                </w:rPr>
                <w:delText>superplasticizer (</w:delText>
              </w:r>
            </w:del>
            <w:r w:rsidRPr="0087276F">
              <w:rPr>
                <w:rFonts w:ascii="Times New Roman" w:hAnsi="Times New Roman" w:cs="Times New Roman"/>
                <w:sz w:val="20"/>
                <w:szCs w:val="20"/>
              </w:rPr>
              <w:t>SP</w:t>
            </w:r>
            <w:ins w:id="587" w:author="Thike" w:date="2019-07-04T18:49:00Z">
              <w:r>
                <w:rPr>
                  <w:rFonts w:ascii="Times New Roman" w:hAnsi="Times New Roman" w:cs="Times New Roman"/>
                  <w:sz w:val="20"/>
                  <w:szCs w:val="20"/>
                </w:rPr>
                <w:t xml:space="preserve"> </w:t>
              </w:r>
            </w:ins>
            <w:del w:id="588" w:author="Thike" w:date="2019-07-04T18:49:00Z">
              <w:r w:rsidRPr="0087276F" w:rsidDel="00D617E0">
                <w:rPr>
                  <w:rFonts w:ascii="Times New Roman" w:hAnsi="Times New Roman" w:cs="Times New Roman"/>
                  <w:sz w:val="20"/>
                  <w:szCs w:val="20"/>
                </w:rPr>
                <w:delText xml:space="preserve">), </w:delText>
              </w:r>
            </w:del>
            <w:r w:rsidRPr="0087276F">
              <w:rPr>
                <w:rFonts w:ascii="Times New Roman" w:hAnsi="Times New Roman" w:cs="Times New Roman"/>
                <w:sz w:val="20"/>
                <w:szCs w:val="20"/>
              </w:rPr>
              <w:t xml:space="preserve">and </w:t>
            </w:r>
            <w:del w:id="589" w:author="Thike" w:date="2019-07-04T18:48:00Z">
              <w:r w:rsidRPr="0087276F" w:rsidDel="00D617E0">
                <w:rPr>
                  <w:rFonts w:ascii="Times New Roman" w:hAnsi="Times New Roman" w:cs="Times New Roman"/>
                  <w:sz w:val="20"/>
                  <w:szCs w:val="20"/>
                </w:rPr>
                <w:delText>ultrasonic velocity</w:delText>
              </w:r>
            </w:del>
            <w:r w:rsidRPr="0087276F">
              <w:rPr>
                <w:rFonts w:ascii="Times New Roman" w:hAnsi="Times New Roman" w:cs="Times New Roman"/>
                <w:sz w:val="20"/>
                <w:szCs w:val="20"/>
              </w:rPr>
              <w:br/>
            </w:r>
            <w:del w:id="590"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UV</w:t>
            </w:r>
            <w:del w:id="591" w:author="Thike" w:date="2019-07-04T18:48:00Z">
              <w:r w:rsidRPr="0087276F" w:rsidDel="00D617E0">
                <w:rPr>
                  <w:rFonts w:ascii="Times New Roman" w:hAnsi="Times New Roman" w:cs="Times New Roman"/>
                  <w:sz w:val="20"/>
                  <w:szCs w:val="20"/>
                </w:rPr>
                <w:delText>).</w:delText>
              </w:r>
            </w:del>
          </w:p>
        </w:tc>
        <w:tc>
          <w:tcPr>
            <w:tcW w:w="1170" w:type="dxa"/>
            <w:shd w:val="clear" w:color="auto" w:fill="FFFFFF"/>
          </w:tcPr>
          <w:p w14:paraId="183537F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 hyperbolic tangent</w:t>
            </w:r>
          </w:p>
        </w:tc>
        <w:tc>
          <w:tcPr>
            <w:tcW w:w="1080" w:type="dxa"/>
            <w:shd w:val="clear" w:color="auto" w:fill="FFFFFF"/>
          </w:tcPr>
          <w:p w14:paraId="4CB125E5" w14:textId="759047E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617E0">
              <w:rPr>
                <w:rFonts w:ascii="Times New Roman" w:hAnsi="Times New Roman" w:cs="Times New Roman"/>
                <w:sz w:val="20"/>
                <w:szCs w:val="20"/>
              </w:rPr>
              <w:t>compressive strength, Modulus of Elasticity</w:t>
            </w:r>
          </w:p>
        </w:tc>
        <w:tc>
          <w:tcPr>
            <w:tcW w:w="1170" w:type="dxa"/>
            <w:shd w:val="clear" w:color="auto" w:fill="FFFFFF"/>
          </w:tcPr>
          <w:p w14:paraId="4307A53F"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175B40AC" w14:textId="27AA6E1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92" w:author="Thike" w:date="2019-07-03T15:27:00Z">
              <w:r w:rsidRPr="00586C90">
                <w:rPr>
                  <w:rFonts w:ascii="Times New Roman" w:hAnsi="Times New Roman" w:cs="Times New Roman"/>
                  <w:sz w:val="20"/>
                  <w:szCs w:val="20"/>
                </w:rPr>
                <w:t>BPNN</w:t>
              </w:r>
            </w:ins>
            <w:del w:id="593" w:author="Thike" w:date="2019-07-03T15:27:00Z">
              <w:r w:rsidRPr="00586C90" w:rsidDel="002A0880">
                <w:rPr>
                  <w:rFonts w:ascii="Times New Roman" w:hAnsi="Times New Roman" w:cs="Times New Roman"/>
                  <w:sz w:val="20"/>
                  <w:szCs w:val="20"/>
                </w:rPr>
                <w:delText>backpropagation neural network</w:delText>
              </w:r>
            </w:del>
          </w:p>
        </w:tc>
      </w:tr>
      <w:tr w:rsidR="004C51C8" w:rsidRPr="00586C90" w14:paraId="34900FEA"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77C10B3" w14:textId="4BD863E7" w:rsidR="00983AF8" w:rsidRPr="00586C90" w:rsidRDefault="00983AF8" w:rsidP="00983AF8">
            <w:pPr>
              <w:widowControl w:val="0"/>
              <w:rPr>
                <w:rFonts w:ascii="Times New Roman" w:hAnsi="Times New Roman" w:cs="Times New Roman"/>
                <w:sz w:val="20"/>
                <w:szCs w:val="20"/>
              </w:rPr>
            </w:pPr>
            <w:bookmarkStart w:id="594" w:name="_Hlk3150438"/>
            <w:r w:rsidRPr="00586C90">
              <w:rPr>
                <w:rFonts w:ascii="Times New Roman" w:hAnsi="Times New Roman" w:cs="Times New Roman"/>
                <w:sz w:val="20"/>
                <w:szCs w:val="20"/>
              </w:rPr>
              <w:t>structural carbon 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&lt;EndNote&gt;&lt;Cite&gt;&lt;Author&gt;Seidl&lt;/Author&gt;&lt;Year&gt;2012&lt;/Year&gt;&lt;RecNum&gt;657&lt;/RecNum&gt;&lt;DisplayText&gt;[28]&lt;/DisplayText&gt;&lt;record&gt;&lt;rec-number&gt;657&lt;/rec-number&gt;&lt;foreign-keys&gt;&lt;key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D6662D">
              <w:rPr>
                <w:rFonts w:ascii="Times New Roman" w:hAnsi="Times New Roman" w:cs="Times New Roman"/>
                <w:b w:val="0"/>
                <w:bCs w:val="0"/>
                <w:sz w:val="20"/>
                <w:szCs w:val="20"/>
                <w:rPrChange w:id="595" w:author="Thike" w:date="2019-07-09T07:20: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8" w:tooltip="Seidl, 2012 #657" w:history="1">
              <w:r w:rsidR="00671DCC" w:rsidRPr="00671DCC">
                <w:rPr>
                  <w:rFonts w:ascii="Times New Roman" w:hAnsi="Times New Roman" w:cs="Times New Roman"/>
                  <w:noProof/>
                  <w:sz w:val="20"/>
                  <w:szCs w:val="20"/>
                </w:rPr>
                <w:t>28</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5D99639D" w14:textId="7B904D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96" w:author="Thike" w:date="2019-07-07T18:09:00Z">
              <w:r>
                <w:rPr>
                  <w:rFonts w:ascii="Times New Roman" w:hAnsi="Times New Roman" w:cs="Times New Roman"/>
                  <w:sz w:val="20"/>
                  <w:szCs w:val="20"/>
                </w:rPr>
                <w:t>industrial applications</w:t>
              </w:r>
            </w:ins>
            <w:del w:id="597" w:author="Thike" w:date="2019-07-07T18:09:00Z">
              <w:r w:rsidRPr="00586C90" w:rsidDel="00EC2E5A">
                <w:rPr>
                  <w:rFonts w:ascii="Times New Roman" w:hAnsi="Times New Roman" w:cs="Times New Roman"/>
                  <w:sz w:val="20"/>
                  <w:szCs w:val="20"/>
                </w:rPr>
                <w:delText>atmospheric environment</w:delText>
              </w:r>
            </w:del>
          </w:p>
        </w:tc>
        <w:tc>
          <w:tcPr>
            <w:tcW w:w="1440" w:type="dxa"/>
            <w:shd w:val="clear" w:color="auto" w:fill="FFFFFF"/>
          </w:tcPr>
          <w:p w14:paraId="34C18134" w14:textId="7671A76D" w:rsidR="00983AF8" w:rsidRPr="00586C90" w:rsidDel="002D546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98" w:author="Thike" w:date="2019-07-07T18:09:00Z">
              <w:r w:rsidRPr="00586C90">
                <w:rPr>
                  <w:rFonts w:ascii="Times New Roman" w:hAnsi="Times New Roman" w:cs="Times New Roman"/>
                  <w:sz w:val="20"/>
                  <w:szCs w:val="20"/>
                </w:rPr>
                <w:t>atmospheric environment</w:t>
              </w:r>
            </w:ins>
          </w:p>
        </w:tc>
        <w:tc>
          <w:tcPr>
            <w:tcW w:w="1260" w:type="dxa"/>
            <w:shd w:val="clear" w:color="auto" w:fill="FFFFFF"/>
          </w:tcPr>
          <w:p w14:paraId="608F6DE7" w14:textId="0F04587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99" w:author="Thike" w:date="2019-07-06T05:06:00Z">
              <w:r w:rsidRPr="00586C90" w:rsidDel="002D5460">
                <w:rPr>
                  <w:rFonts w:ascii="Times New Roman" w:hAnsi="Times New Roman" w:cs="Times New Roman"/>
                  <w:sz w:val="20"/>
                  <w:szCs w:val="20"/>
                </w:rPr>
                <w:delText xml:space="preserve">local </w:delText>
              </w:r>
            </w:del>
            <w:del w:id="600" w:author="Thike" w:date="2019-07-04T18:40:00Z">
              <w:r w:rsidRPr="00586C90" w:rsidDel="0087276F">
                <w:rPr>
                  <w:rFonts w:ascii="Times New Roman" w:hAnsi="Times New Roman" w:cs="Times New Roman"/>
                  <w:sz w:val="20"/>
                  <w:szCs w:val="20"/>
                </w:rPr>
                <w:delText>temperature</w:delText>
              </w:r>
            </w:del>
            <w:ins w:id="601" w:author="Thike" w:date="2019-07-04T18:40:00Z">
              <w:r>
                <w:rPr>
                  <w:rFonts w:ascii="Times New Roman" w:hAnsi="Times New Roman" w:cs="Times New Roman"/>
                  <w:sz w:val="20"/>
                  <w:szCs w:val="20"/>
                </w:rPr>
                <w:t>T</w:t>
              </w:r>
            </w:ins>
            <w:r w:rsidRPr="00586C90">
              <w:rPr>
                <w:rFonts w:ascii="Times New Roman" w:hAnsi="Times New Roman" w:cs="Times New Roman"/>
                <w:sz w:val="20"/>
                <w:szCs w:val="20"/>
              </w:rPr>
              <w:t xml:space="preserve">, </w:t>
            </w:r>
            <w:ins w:id="602" w:author="Thike" w:date="2019-07-04T18:33:00Z">
              <w:r w:rsidRPr="0087276F">
                <w:rPr>
                  <w:rFonts w:ascii="Times New Roman" w:hAnsi="Times New Roman" w:cs="Times New Roman"/>
                  <w:sz w:val="20"/>
                  <w:szCs w:val="20"/>
                </w:rPr>
                <w:t>RH</w:t>
              </w:r>
              <w:r w:rsidRPr="0087276F" w:rsidDel="0087276F">
                <w:rPr>
                  <w:rFonts w:ascii="Times New Roman" w:hAnsi="Times New Roman" w:cs="Times New Roman"/>
                  <w:sz w:val="20"/>
                  <w:szCs w:val="20"/>
                </w:rPr>
                <w:t xml:space="preserve"> </w:t>
              </w:r>
            </w:ins>
            <w:del w:id="603" w:author="Thike" w:date="2019-07-04T18:33:00Z">
              <w:r w:rsidRPr="00023589" w:rsidDel="0087276F">
                <w:rPr>
                  <w:rFonts w:ascii="Times New Roman" w:hAnsi="Times New Roman" w:cs="Times New Roman"/>
                  <w:sz w:val="20"/>
                  <w:szCs w:val="20"/>
                </w:rPr>
                <w:delText>relative</w:delText>
              </w:r>
              <w:r w:rsidRPr="00023589" w:rsidDel="0087276F">
                <w:rPr>
                  <w:rFonts w:ascii="Times New Roman" w:hAnsi="Times New Roman" w:cs="Times New Roman"/>
                  <w:sz w:val="20"/>
                  <w:szCs w:val="20"/>
                </w:rPr>
                <w:br/>
                <w:delText>humidity</w:delText>
              </w:r>
            </w:del>
            <w:r w:rsidRPr="00023589">
              <w:rPr>
                <w:rFonts w:ascii="Times New Roman" w:hAnsi="Times New Roman" w:cs="Times New Roman"/>
                <w:sz w:val="20"/>
                <w:szCs w:val="20"/>
              </w:rPr>
              <w:t xml:space="preserve">, </w:t>
            </w:r>
            <w:del w:id="604" w:author="Thike" w:date="2019-07-06T05:06:00Z">
              <w:r w:rsidRPr="00023589" w:rsidDel="002D5460">
                <w:rPr>
                  <w:rFonts w:ascii="Times New Roman" w:hAnsi="Times New Roman" w:cs="Times New Roman"/>
                  <w:sz w:val="20"/>
                  <w:szCs w:val="20"/>
                </w:rPr>
                <w:delText xml:space="preserve">amount of </w:delText>
              </w:r>
            </w:del>
            <w:r w:rsidRPr="00023589">
              <w:rPr>
                <w:rFonts w:ascii="Times New Roman" w:hAnsi="Times New Roman" w:cs="Times New Roman"/>
                <w:sz w:val="20"/>
                <w:szCs w:val="20"/>
              </w:rPr>
              <w:t>preci</w:t>
            </w:r>
            <w:r w:rsidRPr="00586C90">
              <w:rPr>
                <w:rFonts w:ascii="Times New Roman" w:hAnsi="Times New Roman" w:cs="Times New Roman"/>
                <w:sz w:val="20"/>
                <w:szCs w:val="20"/>
              </w:rPr>
              <w:t>pitation, pH</w:t>
            </w:r>
            <w:del w:id="605" w:author="Thike" w:date="2019-07-06T05:06:00Z">
              <w:r w:rsidRPr="00586C90" w:rsidDel="002D5460">
                <w:rPr>
                  <w:rFonts w:ascii="Times New Roman" w:hAnsi="Times New Roman" w:cs="Times New Roman"/>
                  <w:sz w:val="20"/>
                  <w:szCs w:val="20"/>
                </w:rPr>
                <w:br/>
                <w:delText>of rainfall</w:delText>
              </w:r>
            </w:del>
            <w:r w:rsidRPr="00586C90">
              <w:rPr>
                <w:rFonts w:ascii="Times New Roman" w:hAnsi="Times New Roman" w:cs="Times New Roman"/>
                <w:sz w:val="20"/>
                <w:szCs w:val="20"/>
              </w:rPr>
              <w:t xml:space="preserve">, </w:t>
            </w:r>
            <w:del w:id="606" w:author="Thike" w:date="2019-07-06T05:06:00Z">
              <w:r w:rsidRPr="00586C90" w:rsidDel="002D5460">
                <w:rPr>
                  <w:rFonts w:ascii="Times New Roman" w:hAnsi="Times New Roman" w:cs="Times New Roman"/>
                  <w:sz w:val="20"/>
                  <w:szCs w:val="20"/>
                </w:rPr>
                <w:delText xml:space="preserve">air pollution by </w:delText>
              </w:r>
            </w:del>
            <w:ins w:id="607" w:author="Thike" w:date="2019-07-04T18:35: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608" w:author="Thike" w:date="2019-07-04T18:35:00Z">
              <w:r w:rsidRPr="00586C90" w:rsidDel="0087276F">
                <w:rPr>
                  <w:rFonts w:ascii="Times New Roman" w:hAnsi="Times New Roman" w:cs="Times New Roman"/>
                  <w:sz w:val="20"/>
                  <w:szCs w:val="20"/>
                </w:rPr>
                <w:delText>sulphur</w:delText>
              </w:r>
              <w:r w:rsidRPr="00586C90" w:rsidDel="0087276F">
                <w:rPr>
                  <w:rFonts w:ascii="Times New Roman" w:hAnsi="Times New Roman" w:cs="Times New Roman"/>
                  <w:sz w:val="20"/>
                  <w:szCs w:val="20"/>
                </w:rPr>
                <w:br/>
                <w:delText xml:space="preserve">dioxide </w:delText>
              </w:r>
            </w:del>
            <w:ins w:id="609" w:author="Thike" w:date="2019-07-04T18:35:00Z">
              <w:r>
                <w:rPr>
                  <w:rFonts w:ascii="Times New Roman" w:hAnsi="Times New Roman" w:cs="Times New Roman"/>
                  <w:sz w:val="20"/>
                  <w:szCs w:val="20"/>
                </w:rPr>
                <w:t xml:space="preserve"> </w:t>
              </w:r>
            </w:ins>
            <w:r w:rsidRPr="00586C90">
              <w:rPr>
                <w:rFonts w:ascii="Times New Roman" w:hAnsi="Times New Roman" w:cs="Times New Roman"/>
                <w:sz w:val="20"/>
                <w:szCs w:val="20"/>
              </w:rPr>
              <w:t>and expos</w:t>
            </w:r>
            <w:ins w:id="610" w:author="Thike" w:date="2019-07-04T18:34:00Z">
              <w:r>
                <w:rPr>
                  <w:rFonts w:ascii="Times New Roman" w:hAnsi="Times New Roman" w:cs="Times New Roman"/>
                  <w:sz w:val="20"/>
                  <w:szCs w:val="20"/>
                </w:rPr>
                <w:t>ure</w:t>
              </w:r>
            </w:ins>
            <w:del w:id="611" w:author="Thike" w:date="2019-07-04T18:34:00Z">
              <w:r w:rsidRPr="00586C90" w:rsidDel="0087276F">
                <w:rPr>
                  <w:rFonts w:ascii="Times New Roman" w:hAnsi="Times New Roman" w:cs="Times New Roman"/>
                  <w:sz w:val="20"/>
                  <w:szCs w:val="20"/>
                </w:rPr>
                <w:delText>ition</w:delText>
              </w:r>
            </w:del>
            <w:r w:rsidRPr="00586C90">
              <w:rPr>
                <w:rFonts w:ascii="Times New Roman" w:hAnsi="Times New Roman" w:cs="Times New Roman"/>
                <w:sz w:val="20"/>
                <w:szCs w:val="20"/>
              </w:rPr>
              <w:t xml:space="preserve"> time</w:t>
            </w:r>
          </w:p>
        </w:tc>
        <w:tc>
          <w:tcPr>
            <w:tcW w:w="1170" w:type="dxa"/>
            <w:shd w:val="clear" w:color="auto" w:fill="FFFFFF"/>
          </w:tcPr>
          <w:p w14:paraId="79781806" w14:textId="7D2AFC1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1080" w:type="dxa"/>
            <w:shd w:val="clear" w:color="auto" w:fill="FFFFFF"/>
          </w:tcPr>
          <w:p w14:paraId="0F3E879B" w14:textId="5FC2D0F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weight loss</w:t>
            </w:r>
          </w:p>
        </w:tc>
        <w:tc>
          <w:tcPr>
            <w:tcW w:w="1170" w:type="dxa"/>
            <w:shd w:val="clear" w:color="auto" w:fill="FFFFFF"/>
          </w:tcPr>
          <w:p w14:paraId="6CE50EA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2A7062EE" w14:textId="1B00522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12" w:author="Thike" w:date="2019-07-03T16:30:00Z">
              <w:r w:rsidRPr="00586C90">
                <w:rPr>
                  <w:rFonts w:ascii="Times New Roman" w:hAnsi="Times New Roman" w:cs="Times New Roman"/>
                  <w:sz w:val="20"/>
                  <w:szCs w:val="20"/>
                  <w:rPrChange w:id="613" w:author="Thike" w:date="2019-07-03T16:51:00Z">
                    <w:rPr>
                      <w:rFonts w:ascii="Times New Roman" w:hAnsi="Times New Roman" w:cs="Times New Roman"/>
                      <w:sz w:val="24"/>
                      <w:szCs w:val="28"/>
                    </w:rPr>
                  </w:rPrChange>
                </w:rPr>
                <w:t>MLP</w:t>
              </w:r>
            </w:ins>
            <w:del w:id="614" w:author="Thike" w:date="2019-07-03T16:30:00Z">
              <w:r w:rsidRPr="00586C90" w:rsidDel="00990898">
                <w:rPr>
                  <w:rFonts w:ascii="Times New Roman" w:hAnsi="Times New Roman" w:cs="Times New Roman"/>
                  <w:sz w:val="20"/>
                  <w:szCs w:val="20"/>
                </w:rPr>
                <w:delText>multilayer perceptron</w:delText>
              </w:r>
            </w:del>
          </w:p>
        </w:tc>
      </w:tr>
      <w:bookmarkEnd w:id="594"/>
      <w:tr w:rsidR="004C51C8" w:rsidRPr="00586C90" w14:paraId="2C5771AB"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5BF5A7A" w14:textId="4665FEA5"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Ti</w:t>
            </w:r>
            <w:proofErr w:type="spellEnd"/>
            <w:r w:rsidRPr="00586C90">
              <w:rPr>
                <w:rFonts w:ascii="Times New Roman" w:hAnsi="Times New Roman" w:cs="Times New Roman"/>
                <w:sz w:val="20"/>
                <w:szCs w:val="20"/>
              </w:rPr>
              <w:t>–6Al–4V alloy</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&lt;EndNote&gt;&lt;Cite&gt;&lt;Author&gt;Upadhyay&lt;/Author&gt;&lt;Year&gt;2013&lt;/Year&gt;&lt;RecNum&gt;658&lt;/RecNum&gt;&lt;DisplayText&gt;[69]&lt;/DisplayText&gt;&lt;record&gt;&lt;rec-number&gt;658&lt;/rec-number&gt;&lt;foreign-keys&gt;&lt;key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603A7D">
              <w:rPr>
                <w:rFonts w:ascii="Times New Roman" w:hAnsi="Times New Roman" w:cs="Times New Roman"/>
                <w:b w:val="0"/>
                <w:bCs w:val="0"/>
                <w:sz w:val="20"/>
                <w:szCs w:val="20"/>
                <w:rPrChange w:id="615"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9" w:tooltip="Upadhyay, 2013 #658" w:history="1">
              <w:r w:rsidR="00671DCC" w:rsidRPr="00F5227B">
                <w:rPr>
                  <w:rFonts w:ascii="Times New Roman" w:hAnsi="Times New Roman" w:cs="Times New Roman"/>
                  <w:noProof/>
                  <w:sz w:val="20"/>
                  <w:szCs w:val="20"/>
                </w:rPr>
                <w:t>69</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68FEC552" w14:textId="7134DE3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16" w:author="Thike" w:date="2019-07-07T18:14:00Z">
              <w:r w:rsidRPr="00586C90" w:rsidDel="00EC2E5A">
                <w:rPr>
                  <w:rFonts w:ascii="Times New Roman" w:hAnsi="Times New Roman" w:cs="Times New Roman"/>
                  <w:sz w:val="20"/>
                  <w:szCs w:val="20"/>
                </w:rPr>
                <w:delText>turning process</w:delText>
              </w:r>
            </w:del>
            <w:ins w:id="617" w:author="Thike" w:date="2019-07-07T18:14:00Z">
              <w:r w:rsidRPr="00EC2E5A">
                <w:rPr>
                  <w:rFonts w:ascii="Times New Roman" w:hAnsi="Times New Roman" w:cs="Times New Roman"/>
                  <w:sz w:val="20"/>
                  <w:szCs w:val="20"/>
                </w:rPr>
                <w:t xml:space="preserve">aerospace, auto- motive and marine </w:t>
              </w:r>
              <w:r>
                <w:rPr>
                  <w:rFonts w:ascii="Times New Roman" w:hAnsi="Times New Roman" w:cs="Times New Roman"/>
                  <w:sz w:val="20"/>
                  <w:szCs w:val="20"/>
                </w:rPr>
                <w:t>industries</w:t>
              </w:r>
            </w:ins>
          </w:p>
        </w:tc>
        <w:tc>
          <w:tcPr>
            <w:tcW w:w="1440" w:type="dxa"/>
            <w:shd w:val="clear" w:color="auto" w:fill="FFFFFF"/>
          </w:tcPr>
          <w:p w14:paraId="143E6C2E"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618" w:author="Thike" w:date="2019-07-07T18:14:00Z"/>
                <w:rFonts w:ascii="Times New Roman" w:hAnsi="Times New Roman" w:cs="Times New Roman"/>
                <w:sz w:val="20"/>
                <w:szCs w:val="20"/>
              </w:rPr>
            </w:pPr>
            <w:ins w:id="619" w:author="Thike" w:date="2019-07-07T18:14:00Z">
              <w:r w:rsidRPr="00586C90">
                <w:rPr>
                  <w:rFonts w:ascii="Times New Roman" w:hAnsi="Times New Roman" w:cs="Times New Roman"/>
                  <w:sz w:val="20"/>
                  <w:szCs w:val="20"/>
                </w:rPr>
                <w:t>turning process</w:t>
              </w:r>
            </w:ins>
          </w:p>
          <w:p w14:paraId="05ADBCD4" w14:textId="77777777" w:rsidR="00983AF8" w:rsidRPr="00586C90" w:rsidDel="00F00283"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FFFFFF"/>
          </w:tcPr>
          <w:p w14:paraId="10E4D42D" w14:textId="7E866A6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20" w:author="Thike" w:date="2019-07-06T05:12:00Z">
              <w:r w:rsidRPr="00586C90" w:rsidDel="00F00283">
                <w:rPr>
                  <w:rFonts w:ascii="Times New Roman" w:hAnsi="Times New Roman" w:cs="Times New Roman"/>
                  <w:sz w:val="20"/>
                  <w:szCs w:val="20"/>
                </w:rPr>
                <w:delText>feed rate</w:delText>
              </w:r>
            </w:del>
            <w:ins w:id="621" w:author="Thike" w:date="2019-07-06T05:12:00Z">
              <w:r>
                <w:rPr>
                  <w:rFonts w:ascii="Times New Roman" w:hAnsi="Times New Roman" w:cs="Times New Roman"/>
                  <w:sz w:val="20"/>
                  <w:szCs w:val="20"/>
                </w:rPr>
                <w:t>s</w:t>
              </w:r>
            </w:ins>
            <w:r w:rsidRPr="00586C90">
              <w:rPr>
                <w:rFonts w:ascii="Times New Roman" w:hAnsi="Times New Roman" w:cs="Times New Roman"/>
                <w:sz w:val="20"/>
                <w:szCs w:val="20"/>
              </w:rPr>
              <w:t xml:space="preserve">, </w:t>
            </w:r>
            <w:del w:id="622" w:author="Thike" w:date="2019-07-06T05:13:00Z">
              <w:r w:rsidRPr="00586C90" w:rsidDel="00F00283">
                <w:rPr>
                  <w:rFonts w:ascii="Times New Roman" w:hAnsi="Times New Roman" w:cs="Times New Roman"/>
                  <w:sz w:val="20"/>
                  <w:szCs w:val="20"/>
                </w:rPr>
                <w:delText>depth of</w:delText>
              </w:r>
              <w:r w:rsidRPr="00586C90" w:rsidDel="00F00283">
                <w:rPr>
                  <w:rFonts w:ascii="Times New Roman" w:hAnsi="Times New Roman" w:cs="Times New Roman"/>
                  <w:sz w:val="20"/>
                  <w:szCs w:val="20"/>
                </w:rPr>
                <w:br/>
                <w:delText>cu</w:delText>
              </w:r>
            </w:del>
            <w:r w:rsidRPr="00586C90">
              <w:rPr>
                <w:rFonts w:ascii="Times New Roman" w:hAnsi="Times New Roman" w:cs="Times New Roman"/>
                <w:sz w:val="20"/>
                <w:szCs w:val="20"/>
              </w:rPr>
              <w:t xml:space="preserve">t, </w:t>
            </w:r>
            <w:del w:id="623" w:author="Thike" w:date="2019-07-06T05:16:00Z">
              <w:r w:rsidRPr="00586C90" w:rsidDel="007F2027">
                <w:rPr>
                  <w:rFonts w:ascii="Times New Roman" w:hAnsi="Times New Roman" w:cs="Times New Roman"/>
                  <w:sz w:val="20"/>
                  <w:szCs w:val="20"/>
                </w:rPr>
                <w:delText xml:space="preserve">acceleration amplitude of vibration in radial and </w:delText>
              </w:r>
              <w:r w:rsidRPr="00586C90" w:rsidDel="007F2027">
                <w:rPr>
                  <w:rFonts w:ascii="Times New Roman" w:hAnsi="Times New Roman" w:cs="Times New Roman"/>
                  <w:sz w:val="20"/>
                  <w:szCs w:val="20"/>
                </w:rPr>
                <w:lastRenderedPageBreak/>
                <w:delText>tangential direction</w:delText>
              </w:r>
            </w:del>
            <w:ins w:id="624" w:author="Thike" w:date="2019-07-06T05:16:00Z">
              <w:r>
                <w:rPr>
                  <w:rFonts w:ascii="Times New Roman" w:hAnsi="Times New Roman" w:cs="Times New Roman"/>
                  <w:sz w:val="20"/>
                  <w:szCs w:val="20"/>
                </w:rPr>
                <w:t>v</w:t>
              </w:r>
            </w:ins>
          </w:p>
        </w:tc>
        <w:tc>
          <w:tcPr>
            <w:tcW w:w="1170" w:type="dxa"/>
            <w:shd w:val="clear" w:color="auto" w:fill="FFFFFF"/>
          </w:tcPr>
          <w:p w14:paraId="35AC7FB7" w14:textId="52DA563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tansig</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Purelin</w:t>
            </w:r>
            <w:proofErr w:type="spellEnd"/>
          </w:p>
        </w:tc>
        <w:tc>
          <w:tcPr>
            <w:tcW w:w="1080" w:type="dxa"/>
            <w:shd w:val="clear" w:color="auto" w:fill="FFFFFF"/>
          </w:tcPr>
          <w:p w14:paraId="35AC6041" w14:textId="789AD43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25" w:author="Thike" w:date="2019-07-06T04:10:00Z">
              <w:r w:rsidRPr="00982155">
                <w:rPr>
                  <w:rFonts w:ascii="Times New Roman" w:hAnsi="Times New Roman" w:cs="Times New Roman"/>
                  <w:sz w:val="20"/>
                  <w:szCs w:val="20"/>
                </w:rPr>
                <w:t>R</w:t>
              </w:r>
              <w:r w:rsidRPr="00D83938">
                <w:rPr>
                  <w:rFonts w:ascii="Times New Roman" w:hAnsi="Times New Roman" w:cs="Times New Roman"/>
                  <w:sz w:val="20"/>
                  <w:szCs w:val="20"/>
                  <w:vertAlign w:val="subscript"/>
                </w:rPr>
                <w:t>a</w:t>
              </w:r>
            </w:ins>
            <w:del w:id="626" w:author="Thike" w:date="2019-07-06T04:10:00Z">
              <w:r w:rsidRPr="00CE0C44" w:rsidDel="00982155">
                <w:rPr>
                  <w:rFonts w:ascii="Times New Roman" w:hAnsi="Times New Roman" w:cs="Times New Roman"/>
                  <w:sz w:val="20"/>
                  <w:szCs w:val="20"/>
                </w:rPr>
                <w:delText>surface roughness</w:delText>
              </w:r>
            </w:del>
          </w:p>
        </w:tc>
        <w:tc>
          <w:tcPr>
            <w:tcW w:w="1170" w:type="dxa"/>
            <w:shd w:val="clear" w:color="auto" w:fill="FFFFFF"/>
          </w:tcPr>
          <w:p w14:paraId="30F5701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52DABB7C" w14:textId="2B429FF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27" w:author="Thike" w:date="2019-07-03T16:30:00Z">
              <w:r w:rsidRPr="00586C90">
                <w:rPr>
                  <w:rFonts w:ascii="Times New Roman" w:hAnsi="Times New Roman" w:cs="Times New Roman"/>
                  <w:sz w:val="20"/>
                  <w:szCs w:val="20"/>
                  <w:rPrChange w:id="628" w:author="Thike" w:date="2019-07-03T16:51:00Z">
                    <w:rPr>
                      <w:rFonts w:ascii="Times New Roman" w:hAnsi="Times New Roman" w:cs="Times New Roman"/>
                      <w:sz w:val="24"/>
                      <w:szCs w:val="28"/>
                    </w:rPr>
                  </w:rPrChange>
                </w:rPr>
                <w:t>MLP</w:t>
              </w:r>
            </w:ins>
            <w:del w:id="629" w:author="Thike" w:date="2019-07-03T16:30:00Z">
              <w:r w:rsidRPr="00586C90" w:rsidDel="00990898">
                <w:rPr>
                  <w:rFonts w:ascii="Times New Roman" w:hAnsi="Times New Roman" w:cs="Times New Roman"/>
                  <w:sz w:val="20"/>
                  <w:szCs w:val="20"/>
                </w:rPr>
                <w:delText>multilayer perceptron</w:delText>
              </w:r>
            </w:del>
          </w:p>
        </w:tc>
      </w:tr>
      <w:tr w:rsidR="004C51C8" w:rsidRPr="00586C90" w14:paraId="48EC52D0" w14:textId="77777777" w:rsidTr="004C51C8">
        <w:trPr>
          <w:trHeight w:val="1412"/>
        </w:trPr>
        <w:tc>
          <w:tcPr>
            <w:cnfStyle w:val="001000000000" w:firstRow="0" w:lastRow="0" w:firstColumn="1" w:lastColumn="0" w:oddVBand="0" w:evenVBand="0" w:oddHBand="0" w:evenHBand="0" w:firstRowFirstColumn="0" w:firstRowLastColumn="0" w:lastRowFirstColumn="0" w:lastRowLastColumn="0"/>
            <w:tcW w:w="1080" w:type="dxa"/>
            <w:tcBorders>
              <w:bottom w:val="single" w:sz="4" w:space="0" w:color="auto"/>
            </w:tcBorders>
            <w:shd w:val="clear" w:color="auto" w:fill="FFFFFF"/>
          </w:tcPr>
          <w:p w14:paraId="31B07CFF" w14:textId="7944537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carbon steel manganese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&lt;EndNote&gt;&lt;Cite&gt;&lt;Author&gt;Komijani&lt;/Author&gt;&lt;Year&gt;2016&lt;/Year&gt;&lt;RecNum&gt;662&lt;/RecNum&gt;&lt;DisplayText&gt;[70]&lt;/DisplayText&gt;&lt;record&gt;&lt;rec-number&gt;662&lt;/rec-number&gt;&lt;foreign-keys&gt;&lt;key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603A7D">
              <w:rPr>
                <w:rFonts w:ascii="Times New Roman" w:hAnsi="Times New Roman" w:cs="Times New Roman"/>
                <w:b w:val="0"/>
                <w:bCs w:val="0"/>
                <w:sz w:val="20"/>
                <w:szCs w:val="20"/>
                <w:rPrChange w:id="630"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70" w:tooltip="Komijani, 2016 #662" w:history="1">
              <w:r w:rsidR="00671DCC" w:rsidRPr="00F5227B">
                <w:rPr>
                  <w:rFonts w:ascii="Times New Roman" w:hAnsi="Times New Roman" w:cs="Times New Roman"/>
                  <w:noProof/>
                  <w:sz w:val="20"/>
                  <w:szCs w:val="20"/>
                </w:rPr>
                <w:t>70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tcBorders>
              <w:bottom w:val="single" w:sz="4" w:space="0" w:color="auto"/>
            </w:tcBorders>
            <w:shd w:val="clear" w:color="auto" w:fill="FFFFFF"/>
          </w:tcPr>
          <w:p w14:paraId="5AB80E3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w:t>
            </w:r>
            <w:r w:rsidRPr="00586C90">
              <w:rPr>
                <w:rFonts w:ascii="Times New Roman" w:hAnsi="Times New Roman" w:cs="Times New Roman"/>
                <w:sz w:val="20"/>
                <w:szCs w:val="20"/>
              </w:rPr>
              <w:br/>
              <w:t>industry</w:t>
            </w:r>
          </w:p>
        </w:tc>
        <w:tc>
          <w:tcPr>
            <w:tcW w:w="1440" w:type="dxa"/>
            <w:tcBorders>
              <w:bottom w:val="single" w:sz="4" w:space="0" w:color="auto"/>
            </w:tcBorders>
            <w:shd w:val="clear" w:color="auto" w:fill="FFFFFF"/>
          </w:tcPr>
          <w:p w14:paraId="13964D11" w14:textId="6FBCB36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31" w:author="Thike" w:date="2019-07-07T18:21:00Z">
              <w:r w:rsidRPr="00260CEA">
                <w:rPr>
                  <w:rFonts w:ascii="TimesNewRomanPSMT" w:hAnsi="TimesNewRomanPSMT"/>
                  <w:color w:val="242021"/>
                  <w:sz w:val="20"/>
                  <w:szCs w:val="20"/>
                </w:rPr>
                <w:t>corrosive environment</w:t>
              </w:r>
            </w:ins>
          </w:p>
        </w:tc>
        <w:tc>
          <w:tcPr>
            <w:tcW w:w="1260" w:type="dxa"/>
            <w:tcBorders>
              <w:bottom w:val="single" w:sz="4" w:space="0" w:color="auto"/>
            </w:tcBorders>
            <w:shd w:val="clear" w:color="auto" w:fill="FFFFFF"/>
          </w:tcPr>
          <w:p w14:paraId="62071E90" w14:textId="7531D3C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w:t>
            </w:r>
            <w:ins w:id="632" w:author="Thike" w:date="2019-07-03T16:42:00Z">
              <w:r w:rsidRPr="00586C90">
                <w:rPr>
                  <w:rFonts w:ascii="Times New Roman" w:hAnsi="Times New Roman" w:cs="Times New Roman"/>
                  <w:sz w:val="20"/>
                  <w:szCs w:val="20"/>
                  <w:rPrChange w:id="633" w:author="Thike" w:date="2019-07-03T16:51:00Z">
                    <w:rPr>
                      <w:rFonts w:ascii="Times New Roman" w:hAnsi="Times New Roman" w:cs="Times New Roman"/>
                      <w:sz w:val="24"/>
                      <w:szCs w:val="28"/>
                    </w:rPr>
                  </w:rPrChange>
                </w:rPr>
                <w:t>T</w:t>
              </w:r>
            </w:ins>
            <w:del w:id="634" w:author="Thike" w:date="2019-07-03T16:42: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and inhibitor concentration</w:t>
            </w:r>
            <w:r w:rsidRPr="00586C90">
              <w:rPr>
                <w:rFonts w:ascii="Times New Roman" w:hAnsi="Times New Roman" w:cs="Times New Roman" w:hint="eastAsia"/>
                <w:sz w:val="20"/>
                <w:szCs w:val="20"/>
                <w:rPrChange w:id="635" w:author="Thike" w:date="2019-07-03T16:51:00Z">
                  <w:rPr>
                    <w:rFonts w:ascii="TimesNewRomanPSMT" w:hAnsi="TimesNewRomanPSMT" w:hint="eastAsia"/>
                    <w:color w:val="242021"/>
                    <w:sz w:val="20"/>
                    <w:szCs w:val="20"/>
                  </w:rPr>
                </w:rPrChange>
              </w:rPr>
              <w:t xml:space="preserve"> </w:t>
            </w:r>
            <w:r w:rsidRPr="00586C90">
              <w:rPr>
                <w:rFonts w:ascii="Times New Roman" w:hAnsi="Times New Roman" w:cs="Times New Roman"/>
                <w:sz w:val="20"/>
                <w:szCs w:val="20"/>
              </w:rPr>
              <w:t>of inhibitor</w:t>
            </w:r>
          </w:p>
        </w:tc>
        <w:tc>
          <w:tcPr>
            <w:tcW w:w="1170" w:type="dxa"/>
            <w:tcBorders>
              <w:bottom w:val="single" w:sz="4" w:space="0" w:color="auto"/>
            </w:tcBorders>
            <w:shd w:val="clear" w:color="auto" w:fill="FFFFFF"/>
          </w:tcPr>
          <w:p w14:paraId="462C6370" w14:textId="4621FE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636" w:author="Thike" w:date="2019-07-06T05:23:00Z">
              <w:r w:rsidRPr="00586C90" w:rsidDel="007F2027">
                <w:rPr>
                  <w:rFonts w:ascii="Times New Roman" w:hAnsi="Times New Roman" w:cs="Times New Roman"/>
                  <w:sz w:val="20"/>
                  <w:szCs w:val="20"/>
                </w:rPr>
                <w:delText>function</w:delText>
              </w:r>
            </w:del>
          </w:p>
        </w:tc>
        <w:tc>
          <w:tcPr>
            <w:tcW w:w="1080" w:type="dxa"/>
            <w:tcBorders>
              <w:bottom w:val="single" w:sz="4" w:space="0" w:color="auto"/>
            </w:tcBorders>
            <w:shd w:val="clear" w:color="auto" w:fill="FFFFFF"/>
          </w:tcPr>
          <w:p w14:paraId="2FEF9375" w14:textId="5F75D2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637" w:author="Thike" w:date="2019-07-06T05:22:00Z">
              <w:r w:rsidRPr="007F2027">
                <w:rPr>
                  <w:rFonts w:ascii="Times New Roman" w:hAnsi="Times New Roman" w:cs="Times New Roman"/>
                  <w:sz w:val="20"/>
                  <w:szCs w:val="20"/>
                </w:rPr>
                <w:t>Zr</w:t>
              </w:r>
              <w:proofErr w:type="spellEnd"/>
              <w:r w:rsidRPr="007F2027">
                <w:rPr>
                  <w:rFonts w:ascii="Times New Roman" w:hAnsi="Times New Roman" w:cs="Times New Roman"/>
                  <w:sz w:val="20"/>
                  <w:szCs w:val="20"/>
                </w:rPr>
                <w:t xml:space="preserve"> and Zi</w:t>
              </w:r>
            </w:ins>
            <w:del w:id="638" w:author="Thike" w:date="2019-07-06T05:22:00Z">
              <w:r w:rsidRPr="00586C90" w:rsidDel="007F2027">
                <w:rPr>
                  <w:rFonts w:ascii="Times New Roman" w:hAnsi="Times New Roman" w:cs="Times New Roman"/>
                  <w:sz w:val="20"/>
                  <w:szCs w:val="20"/>
                </w:rPr>
                <w:delText>real and imaginary parts of impedance</w:delText>
              </w:r>
            </w:del>
          </w:p>
        </w:tc>
        <w:tc>
          <w:tcPr>
            <w:tcW w:w="1170" w:type="dxa"/>
            <w:tcBorders>
              <w:bottom w:val="single" w:sz="4" w:space="0" w:color="auto"/>
            </w:tcBorders>
            <w:shd w:val="clear" w:color="auto" w:fill="FFFFFF"/>
          </w:tcPr>
          <w:p w14:paraId="14F8CC3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tcBorders>
              <w:bottom w:val="single" w:sz="4" w:space="0" w:color="auto"/>
            </w:tcBorders>
            <w:shd w:val="clear" w:color="auto" w:fill="FFFFFF"/>
          </w:tcPr>
          <w:p w14:paraId="27BE41BA" w14:textId="78CF28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39" w:author="Thike" w:date="2019-07-03T16:47:00Z">
              <w:r w:rsidRPr="00586C90">
                <w:rPr>
                  <w:rFonts w:ascii="Times New Roman" w:hAnsi="Times New Roman" w:cs="Times New Roman"/>
                  <w:sz w:val="20"/>
                  <w:szCs w:val="20"/>
                  <w:rPrChange w:id="640" w:author="Thike" w:date="2019-07-03T16:51:00Z">
                    <w:rPr>
                      <w:rFonts w:ascii="Times New Roman" w:hAnsi="Times New Roman" w:cs="Times New Roman"/>
                      <w:sz w:val="24"/>
                      <w:szCs w:val="28"/>
                    </w:rPr>
                  </w:rPrChange>
                </w:rPr>
                <w:t>RBFNN</w:t>
              </w:r>
            </w:ins>
            <w:del w:id="641" w:author="Thike" w:date="2019-07-03T16:47:00Z">
              <w:r w:rsidRPr="00586C90" w:rsidDel="00586C90">
                <w:rPr>
                  <w:rFonts w:ascii="Times New Roman" w:hAnsi="Times New Roman" w:cs="Times New Roman"/>
                  <w:sz w:val="20"/>
                  <w:szCs w:val="20"/>
                </w:rPr>
                <w:delText>radial basis function neural network</w:delText>
              </w:r>
            </w:del>
          </w:p>
        </w:tc>
      </w:tr>
    </w:tbl>
    <w:p w14:paraId="781EEFE2" w14:textId="2B5D252B" w:rsidR="00166FB5" w:rsidRDefault="00166FB5" w:rsidP="00E0463D">
      <w:pPr>
        <w:widowControl w:val="0"/>
        <w:spacing w:after="0"/>
        <w:rPr>
          <w:noProof/>
        </w:rPr>
      </w:pPr>
    </w:p>
    <w:p w14:paraId="6B530F90" w14:textId="02FB389E" w:rsidR="00CF1552" w:rsidRDefault="00BB5F6D" w:rsidP="00AA5CB1">
      <w:pPr>
        <w:pStyle w:val="2"/>
        <w:spacing w:after="240"/>
        <w:rPr>
          <w:noProof/>
        </w:rPr>
      </w:pPr>
      <w:r>
        <w:rPr>
          <w:noProof/>
        </w:rPr>
        <w:t xml:space="preserve"> </w:t>
      </w:r>
      <w:r w:rsidR="00205DC2">
        <w:rPr>
          <w:noProof/>
        </w:rPr>
        <w:t>ANN for</w:t>
      </w:r>
      <w:commentRangeStart w:id="642"/>
      <w:r w:rsidR="00205DC2">
        <w:rPr>
          <w:noProof/>
        </w:rPr>
        <w:t xml:space="preserve"> </w:t>
      </w:r>
      <w:r w:rsidR="00BF1970">
        <w:rPr>
          <w:rFonts w:hint="eastAsia"/>
          <w:noProof/>
        </w:rPr>
        <w:t>Typical</w:t>
      </w:r>
      <w:commentRangeEnd w:id="642"/>
      <w:r w:rsidR="005B256D">
        <w:rPr>
          <w:rStyle w:val="a6"/>
          <w:rFonts w:ascii="Calibri" w:eastAsia="宋体" w:hAnsi="Calibri"/>
          <w:b w:val="0"/>
        </w:rPr>
        <w:commentReference w:id="642"/>
      </w:r>
      <w:r w:rsidR="00BF1970">
        <w:rPr>
          <w:rFonts w:hint="eastAsia"/>
          <w:noProof/>
        </w:rPr>
        <w:t xml:space="preserve"> </w:t>
      </w:r>
      <w:r w:rsidR="00205DC2">
        <w:rPr>
          <w:noProof/>
        </w:rPr>
        <w:t xml:space="preserve">Materials </w:t>
      </w:r>
      <w:r w:rsidR="00205DC2" w:rsidRPr="0041599D">
        <w:rPr>
          <w:noProof/>
        </w:rPr>
        <w:t>Performance Prediction</w:t>
      </w:r>
    </w:p>
    <w:p w14:paraId="6C88E9EA" w14:textId="0DE1C7E3"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problems in materials </w:t>
      </w:r>
      <w:r>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&lt;EndNote&gt;&lt;Cite&gt;&lt;Author&gt;Zhang&lt;/Author&gt;&lt;Year&gt;2007&lt;/Year&gt;&lt;RecNum&gt;488&lt;/RecNum&gt;&lt;DisplayText&gt;[71]&lt;/DisplayText&gt;&lt;record&gt;&lt;rec-number&gt;488&lt;/rec-number&gt;&lt;foreign-keys&gt;&lt;key app="EN" db-id="ese55x5vtzp0x6e9s9tpzwagt5re2t5sfaz5" timestamp="1546094233"&gt;488&lt;/key&gt;&lt;/foreign-keys&gt;&lt;ref-type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1" w:tooltip="Zhang, 2007 #488" w:history="1">
        <w:r w:rsidR="00671DCC">
          <w:rPr>
            <w:rFonts w:ascii="Times New Roman" w:hAnsi="Times New Roman" w:cs="Times New Roman"/>
            <w:noProof/>
            <w:sz w:val="24"/>
            <w:szCs w:val="24"/>
          </w:rPr>
          <w:t>71</w:t>
        </w:r>
      </w:hyperlink>
      <w:r w:rsidR="00F5227B">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Therefore, ANN was given an attention of materials researchers for predicting properties related w</w:t>
      </w:r>
      <w:commentRangeStart w:id="643"/>
      <w:r>
        <w:rPr>
          <w:rFonts w:ascii="Times New Roman" w:hAnsi="Times New Roman" w:cs="Times New Roman"/>
          <w:noProof/>
          <w:sz w:val="24"/>
          <w:szCs w:val="24"/>
        </w:rPr>
        <w:t xml:space="preserve">ith </w:t>
      </w:r>
      <w:ins w:id="644" w:author="Thike" w:date="2019-07-07T17:15:00Z">
        <w:r w:rsidR="00246761">
          <w:rPr>
            <w:rFonts w:ascii="Times New Roman" w:hAnsi="Times New Roman" w:cs="Times New Roman"/>
            <w:noProof/>
            <w:sz w:val="24"/>
            <w:szCs w:val="24"/>
          </w:rPr>
          <w:t>mechanical</w:t>
        </w:r>
      </w:ins>
      <w:ins w:id="645" w:author="Thike" w:date="2019-07-03T18:06:00Z">
        <w:r w:rsidR="003E68CC">
          <w:rPr>
            <w:rFonts w:ascii="Times New Roman" w:hAnsi="Times New Roman" w:cs="Times New Roman"/>
            <w:noProof/>
            <w:sz w:val="24"/>
            <w:szCs w:val="24"/>
          </w:rPr>
          <w:t xml:space="preserve"> </w:t>
        </w:r>
      </w:ins>
      <w:r w:rsidR="003E68CC">
        <w:rPr>
          <w:rFonts w:ascii="Times New Roman" w:hAnsi="Times New Roman" w:cs="Times New Roman"/>
          <w:noProof/>
          <w:sz w:val="24"/>
          <w:szCs w:val="24"/>
        </w:rPr>
        <w:fldChar w:fldCharType="begin">
          <w:fldData xml:space="preserve">PEVuZE5vdGU+PENpdGU+PEF1dGhvcj5TYXNpa3VtYXI8L0F1dGhvcj48WWVhcj4yMDA4PC9ZZWFy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</w:fldData>
        </w:fldChar>
      </w:r>
      <w:r w:rsidR="00671DCC">
        <w:rPr>
          <w:rFonts w:ascii="Times New Roman" w:hAnsi="Times New Roman" w:cs="Times New Roman"/>
          <w:noProof/>
          <w:sz w:val="24"/>
          <w:szCs w:val="24"/>
        </w:rPr>
        <w:instrText xml:space="preserve"> ADDIN EN.CITE </w:instrText>
      </w:r>
      <w:r w:rsidR="00671DCC">
        <w:rPr>
          <w:rFonts w:ascii="Times New Roman" w:hAnsi="Times New Roman" w:cs="Times New Roman"/>
          <w:noProof/>
          <w:sz w:val="24"/>
          <w:szCs w:val="24"/>
        </w:rPr>
        <w:fldChar w:fldCharType="begin">
          <w:fldData xml:space="preserve">PEVuZE5vdGU+PENpdGU+PEF1dGhvcj5TYXNpa3VtYXI8L0F1dGhvcj48WWVhcj4yMDA4PC9ZZWFy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</w:fldData>
        </w:fldChar>
      </w:r>
      <w:r w:rsidR="00671DCC">
        <w:rPr>
          <w:rFonts w:ascii="Times New Roman" w:hAnsi="Times New Roman" w:cs="Times New Roman"/>
          <w:noProof/>
          <w:sz w:val="24"/>
          <w:szCs w:val="24"/>
        </w:rPr>
        <w:instrText xml:space="preserve"> ADDIN EN.CITE.DATA </w:instrText>
      </w:r>
      <w:r w:rsidR="00671DCC">
        <w:rPr>
          <w:rFonts w:ascii="Times New Roman" w:hAnsi="Times New Roman" w:cs="Times New Roman"/>
          <w:noProof/>
          <w:sz w:val="24"/>
          <w:szCs w:val="24"/>
        </w:rPr>
      </w:r>
      <w:r w:rsidR="00671DCC">
        <w:rPr>
          <w:rFonts w:ascii="Times New Roman" w:hAnsi="Times New Roman" w:cs="Times New Roman"/>
          <w:noProof/>
          <w:sz w:val="24"/>
          <w:szCs w:val="24"/>
        </w:rPr>
        <w:fldChar w:fldCharType="end"/>
      </w:r>
      <w:r w:rsidR="003E68CC">
        <w:rPr>
          <w:rFonts w:ascii="Times New Roman" w:hAnsi="Times New Roman" w:cs="Times New Roman"/>
          <w:noProof/>
          <w:sz w:val="24"/>
          <w:szCs w:val="24"/>
        </w:rPr>
      </w:r>
      <w:r w:rsidR="003E68CC">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 xml:space="preserve">, </w:t>
      </w:r>
      <w:hyperlink w:anchor="_ENREF_27" w:tooltip="Ghaisari, 2012 #448" w:history="1">
        <w:r w:rsidR="00671DCC">
          <w:rPr>
            <w:rFonts w:ascii="Times New Roman" w:hAnsi="Times New Roman" w:cs="Times New Roman"/>
            <w:noProof/>
            <w:sz w:val="24"/>
            <w:szCs w:val="24"/>
          </w:rPr>
          <w:t>27</w:t>
        </w:r>
      </w:hyperlink>
      <w:r w:rsidR="00671DCC">
        <w:rPr>
          <w:rFonts w:ascii="Times New Roman" w:hAnsi="Times New Roman" w:cs="Times New Roman"/>
          <w:noProof/>
          <w:sz w:val="24"/>
          <w:szCs w:val="24"/>
        </w:rPr>
        <w:t xml:space="preserve">, </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 xml:space="preserve">, </w:t>
      </w:r>
      <w:hyperlink w:anchor="_ENREF_72" w:tooltip="Rajendraboopathy, 2008 #473" w:history="1">
        <w:r w:rsidR="00671DCC">
          <w:rPr>
            <w:rFonts w:ascii="Times New Roman" w:hAnsi="Times New Roman" w:cs="Times New Roman"/>
            <w:noProof/>
            <w:sz w:val="24"/>
            <w:szCs w:val="24"/>
          </w:rPr>
          <w:t>72</w:t>
        </w:r>
      </w:hyperlink>
      <w:r w:rsidR="00671DCC">
        <w:rPr>
          <w:rFonts w:ascii="Times New Roman" w:hAnsi="Times New Roman" w:cs="Times New Roman"/>
          <w:noProof/>
          <w:sz w:val="24"/>
          <w:szCs w:val="24"/>
        </w:rPr>
        <w:t>]</w:t>
      </w:r>
      <w:r w:rsidR="003E68CC">
        <w:rPr>
          <w:rFonts w:ascii="Times New Roman" w:hAnsi="Times New Roman" w:cs="Times New Roman"/>
          <w:noProof/>
          <w:sz w:val="24"/>
          <w:szCs w:val="24"/>
        </w:rPr>
        <w:fldChar w:fldCharType="end"/>
      </w:r>
      <w:r w:rsidR="006961F6">
        <w:rPr>
          <w:rFonts w:ascii="Times New Roman" w:hAnsi="Times New Roman" w:cs="Times New Roman"/>
          <w:noProof/>
          <w:sz w:val="24"/>
          <w:szCs w:val="24"/>
        </w:rPr>
        <w:t xml:space="preserve"> </w:t>
      </w:r>
      <w:del w:id="646" w:author="Thike" w:date="2019-07-09T03:55:00Z">
        <w:r w:rsidRPr="00A22183" w:rsidDel="00973C8D">
          <w:rPr>
            <w:rFonts w:ascii="Times New Roman" w:hAnsi="Times New Roman" w:cs="Times New Roman"/>
            <w:noProof/>
            <w:sz w:val="24"/>
            <w:szCs w:val="24"/>
          </w:rPr>
          <w:delText xml:space="preserve">mechanical </w:delText>
        </w:r>
      </w:del>
      <w:del w:id="647" w:author="Thike" w:date="2019-07-09T04:03:00Z">
        <w:r w:rsidRPr="00A22183" w:rsidDel="00973C8D">
          <w:rPr>
            <w:rFonts w:ascii="Times New Roman" w:hAnsi="Times New Roman" w:cs="Times New Roman"/>
            <w:noProof/>
            <w:sz w:val="24"/>
            <w:szCs w:val="24"/>
          </w:rPr>
          <w:fldChar w:fldCharType="begin"/>
        </w:r>
      </w:del>
      <w:r w:rsidR="00365216">
        <w:rPr>
          <w:rFonts w:ascii="Times New Roman" w:hAnsi="Times New Roman" w:cs="Times New Roman"/>
          <w:noProof/>
          <w:sz w:val="24"/>
          <w:szCs w:val="24"/>
        </w:rPr>
        <w:instrText xml:space="preserve"> ADDIN EN.CITE &lt;EndNote&gt;&lt;Cite&gt;&lt;Author&gt;Ghaisari&lt;/Author&gt;&lt;Year&gt;2012&lt;/Year&gt;&lt;RecNum&gt;448&lt;/RecNum&gt;&lt;DisplayText&gt;[30]&lt;/DisplayText&gt;&lt;record&gt;&lt;rec-number&gt;448&lt;/rec-number&gt;&lt;foreign-keys&gt;&lt;key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del w:id="648" w:author="Thike" w:date="2019-07-09T04:03:00Z">
        <w:r w:rsidRPr="00A22183" w:rsidDel="00973C8D">
          <w:rPr>
            <w:rFonts w:ascii="Times New Roman" w:hAnsi="Times New Roman" w:cs="Times New Roman"/>
            <w:noProof/>
            <w:sz w:val="24"/>
            <w:szCs w:val="24"/>
          </w:rPr>
          <w:fldChar w:fldCharType="separate"/>
        </w:r>
      </w:del>
      <w:r w:rsidR="00365216">
        <w:rPr>
          <w:rFonts w:ascii="Times New Roman" w:hAnsi="Times New Roman" w:cs="Times New Roman"/>
          <w:noProof/>
          <w:sz w:val="24"/>
          <w:szCs w:val="24"/>
        </w:rPr>
        <w:t>[</w:t>
      </w:r>
      <w:hyperlink w:anchor="_ENREF_30" w:tooltip="Ghaisari, 2012 #448" w:history="1">
        <w:r w:rsidR="00D6662D">
          <w:rPr>
            <w:rFonts w:ascii="Times New Roman" w:hAnsi="Times New Roman" w:cs="Times New Roman"/>
            <w:noProof/>
            <w:sz w:val="24"/>
            <w:szCs w:val="24"/>
          </w:rPr>
          <w:t>30</w:t>
        </w:r>
      </w:hyperlink>
      <w:r w:rsidR="00365216">
        <w:rPr>
          <w:rFonts w:ascii="Times New Roman" w:hAnsi="Times New Roman" w:cs="Times New Roman"/>
          <w:noProof/>
          <w:sz w:val="24"/>
          <w:szCs w:val="24"/>
        </w:rPr>
        <w:t>]</w:t>
      </w:r>
      <w:del w:id="649" w:author="Thike" w:date="2019-07-09T04:03:00Z">
        <w:r w:rsidRPr="00A22183" w:rsidDel="00973C8D">
          <w:rPr>
            <w:rFonts w:ascii="Times New Roman" w:hAnsi="Times New Roman" w:cs="Times New Roman"/>
            <w:noProof/>
            <w:sz w:val="24"/>
            <w:szCs w:val="24"/>
          </w:rPr>
          <w:fldChar w:fldCharType="end"/>
        </w:r>
        <w:r w:rsidRPr="00A22183" w:rsidDel="00973C8D">
          <w:rPr>
            <w:rFonts w:ascii="Times New Roman" w:hAnsi="Times New Roman" w:cs="Times New Roman"/>
            <w:noProof/>
            <w:sz w:val="24"/>
            <w:szCs w:val="24"/>
          </w:rPr>
          <w:delText xml:space="preserve"> </w:delText>
        </w:r>
      </w:del>
      <w:ins w:id="650" w:author="Thike" w:date="2019-07-09T03:57:00Z">
        <w:r w:rsidR="00973C8D">
          <w:rPr>
            <w:rFonts w:ascii="Times New Roman" w:hAnsi="Times New Roman" w:cs="Times New Roman"/>
            <w:noProof/>
            <w:sz w:val="24"/>
            <w:szCs w:val="24"/>
          </w:rPr>
          <w:t>and</w:t>
        </w:r>
      </w:ins>
      <w:del w:id="651" w:author="Thike" w:date="2019-07-09T03:57:00Z">
        <w:r w:rsidRPr="00A22183" w:rsidDel="00973C8D">
          <w:rPr>
            <w:rFonts w:ascii="Times New Roman" w:hAnsi="Times New Roman" w:cs="Times New Roman"/>
            <w:noProof/>
            <w:sz w:val="24"/>
            <w:szCs w:val="24"/>
          </w:rPr>
          <w:delText>,</w:delText>
        </w:r>
      </w:del>
      <w:r w:rsidRPr="00A22183">
        <w:rPr>
          <w:rFonts w:ascii="Times New Roman" w:hAnsi="Times New Roman" w:cs="Times New Roman"/>
          <w:noProof/>
          <w:sz w:val="24"/>
          <w:szCs w:val="24"/>
        </w:rPr>
        <w:t xml:space="preserve"> tribological </w:t>
      </w:r>
      <w:ins w:id="652" w:author="Thike" w:date="2019-07-09T03:57:00Z">
        <w:r w:rsidR="00973C8D">
          <w:rPr>
            <w:rFonts w:ascii="Times New Roman" w:hAnsi="Times New Roman" w:cs="Times New Roman"/>
            <w:noProof/>
            <w:sz w:val="24"/>
            <w:szCs w:val="24"/>
          </w:rPr>
          <w:t xml:space="preserve">and wear </w:t>
        </w:r>
      </w:ins>
      <w:r w:rsidR="008E0F2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&lt;EndNote&gt;&lt;Cite&gt;&lt;Author&gt;LiuJie&lt;/Author&gt;&lt;Year&gt;2007&lt;/Year&gt;&lt;RecNum&gt;453&lt;/RecNum&gt;&lt;DisplayText&gt;[73]&lt;/DisplayText&gt;&lt;record&gt;&lt;rec-number&gt;453&lt;/rec-number&gt;&lt;foreign-keys&gt;&lt;key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3" w:tooltip="LiuJie, 2007 #453" w:history="1">
        <w:r w:rsidR="00671DCC">
          <w:rPr>
            <w:rFonts w:ascii="Times New Roman" w:hAnsi="Times New Roman" w:cs="Times New Roman"/>
            <w:noProof/>
            <w:sz w:val="24"/>
            <w:szCs w:val="24"/>
          </w:rPr>
          <w:t>73</w:t>
        </w:r>
      </w:hyperlink>
      <w:r w:rsidR="00F5227B">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ins w:id="653" w:author="Thike" w:date="2019-07-09T05:10:00Z">
        <w:r w:rsidR="008E0F2C">
          <w:rPr>
            <w:rFonts w:ascii="Times New Roman" w:hAnsi="Times New Roman" w:cs="Times New Roman"/>
            <w:noProof/>
            <w:sz w:val="24"/>
            <w:szCs w:val="24"/>
          </w:rPr>
          <w:t xml:space="preserve"> </w:t>
        </w:r>
      </w:ins>
      <w:r w:rsidR="008E0F2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59" w:tooltip=",  #241" w:history="1">
        <w:r w:rsidR="00671DCC">
          <w:rPr>
            <w:rFonts w:ascii="Times New Roman" w:hAnsi="Times New Roman" w:cs="Times New Roman"/>
            <w:noProof/>
            <w:sz w:val="24"/>
            <w:szCs w:val="24"/>
          </w:rPr>
          <w:t>59</w:t>
        </w:r>
      </w:hyperlink>
      <w:r w:rsidR="00F5227B">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ins w:id="654" w:author="Thike" w:date="2019-07-09T05:11:00Z">
        <w:r w:rsidR="008E0F2C">
          <w:rPr>
            <w:rFonts w:ascii="Times New Roman" w:hAnsi="Times New Roman" w:cs="Times New Roman"/>
            <w:noProof/>
            <w:sz w:val="24"/>
            <w:szCs w:val="24"/>
          </w:rPr>
          <w:t xml:space="preserve"> </w:t>
        </w:r>
      </w:ins>
      <w:del w:id="655" w:author="Thike" w:date="2019-07-09T05:10:00Z">
        <w:r w:rsidRPr="00A22183" w:rsidDel="008E0F2C">
          <w:rPr>
            <w:rFonts w:ascii="Times New Roman" w:hAnsi="Times New Roman" w:cs="Times New Roman"/>
            <w:noProof/>
            <w:sz w:val="24"/>
            <w:szCs w:val="24"/>
          </w:rPr>
          <w:fldChar w:fldCharType="begin">
            <w:fldData xml:space="preserve">PEVuZE5vdGU+PENpdGU+PEF1dGhvcj5MaXVKaWU8L0F1dGhvcj48WWVhcj4yMDA3PC9ZZWFyPjxS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</w:fldData>
          </w:fldChar>
        </w:r>
      </w:del>
      <w:r w:rsidR="005142DB">
        <w:rPr>
          <w:rFonts w:ascii="Times New Roman" w:hAnsi="Times New Roman" w:cs="Times New Roman"/>
          <w:noProof/>
          <w:sz w:val="24"/>
          <w:szCs w:val="24"/>
        </w:rPr>
        <w:instrText xml:space="preserve"> ADDIN EN.CITE </w:instrText>
      </w:r>
      <w:r w:rsidR="005142DB">
        <w:rPr>
          <w:rFonts w:ascii="Times New Roman" w:hAnsi="Times New Roman" w:cs="Times New Roman"/>
          <w:noProof/>
          <w:sz w:val="24"/>
          <w:szCs w:val="24"/>
        </w:rPr>
        <w:fldChar w:fldCharType="begin">
          <w:fldData xml:space="preserve">PEVuZE5vdGU+PENpdGU+PEF1dGhvcj5MaXVKaWU8L0F1dGhvcj48WWVhcj4yMDA3PC9ZZWFyPjxS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</w:fldData>
        </w:fldChar>
      </w:r>
      <w:r w:rsidR="005142DB">
        <w:rPr>
          <w:rFonts w:ascii="Times New Roman" w:hAnsi="Times New Roman" w:cs="Times New Roman"/>
          <w:noProof/>
          <w:sz w:val="24"/>
          <w:szCs w:val="24"/>
        </w:rPr>
        <w:instrText xml:space="preserve"> ADDIN EN.CITE.DATA </w:instrText>
      </w:r>
      <w:r w:rsidR="005142DB">
        <w:rPr>
          <w:rFonts w:ascii="Times New Roman" w:hAnsi="Times New Roman" w:cs="Times New Roman"/>
          <w:noProof/>
          <w:sz w:val="24"/>
          <w:szCs w:val="24"/>
        </w:rPr>
      </w:r>
      <w:r w:rsidR="005142DB">
        <w:rPr>
          <w:rFonts w:ascii="Times New Roman" w:hAnsi="Times New Roman" w:cs="Times New Roman"/>
          <w:noProof/>
          <w:sz w:val="24"/>
          <w:szCs w:val="24"/>
        </w:rPr>
        <w:fldChar w:fldCharType="end"/>
      </w:r>
      <w:del w:id="656" w:author="Thike" w:date="2019-07-09T05:10:00Z">
        <w:r w:rsidRPr="00A22183" w:rsidDel="008E0F2C">
          <w:rPr>
            <w:rFonts w:ascii="Times New Roman" w:hAnsi="Times New Roman" w:cs="Times New Roman"/>
            <w:noProof/>
            <w:sz w:val="24"/>
            <w:szCs w:val="24"/>
          </w:rPr>
        </w:r>
        <w:r w:rsidRPr="00A22183" w:rsidDel="008E0F2C">
          <w:rPr>
            <w:rFonts w:ascii="Times New Roman" w:hAnsi="Times New Roman" w:cs="Times New Roman"/>
            <w:noProof/>
            <w:sz w:val="24"/>
            <w:szCs w:val="24"/>
          </w:rPr>
          <w:fldChar w:fldCharType="separate"/>
        </w:r>
      </w:del>
      <w:r w:rsidR="005142DB">
        <w:rPr>
          <w:rFonts w:ascii="Times New Roman" w:hAnsi="Times New Roman" w:cs="Times New Roman"/>
          <w:noProof/>
          <w:sz w:val="24"/>
          <w:szCs w:val="24"/>
        </w:rPr>
        <w:t>[</w:t>
      </w:r>
      <w:hyperlink w:anchor="_ENREF_59" w:tooltip=",  #241" w:history="1">
        <w:r w:rsidR="00D6662D">
          <w:rPr>
            <w:rFonts w:ascii="Times New Roman" w:hAnsi="Times New Roman" w:cs="Times New Roman"/>
            <w:noProof/>
            <w:sz w:val="24"/>
            <w:szCs w:val="24"/>
          </w:rPr>
          <w:t>59</w:t>
        </w:r>
      </w:hyperlink>
      <w:r w:rsidR="005142DB">
        <w:rPr>
          <w:rFonts w:ascii="Times New Roman" w:hAnsi="Times New Roman" w:cs="Times New Roman"/>
          <w:noProof/>
          <w:sz w:val="24"/>
          <w:szCs w:val="24"/>
        </w:rPr>
        <w:t xml:space="preserve">, </w:t>
      </w:r>
      <w:hyperlink w:anchor="_ENREF_73" w:tooltip="LiuJie, 2007 #453" w:history="1">
        <w:r w:rsidR="00D6662D">
          <w:rPr>
            <w:rFonts w:ascii="Times New Roman" w:hAnsi="Times New Roman" w:cs="Times New Roman"/>
            <w:noProof/>
            <w:sz w:val="24"/>
            <w:szCs w:val="24"/>
          </w:rPr>
          <w:t>73</w:t>
        </w:r>
      </w:hyperlink>
      <w:r w:rsidR="005142DB">
        <w:rPr>
          <w:rFonts w:ascii="Times New Roman" w:hAnsi="Times New Roman" w:cs="Times New Roman"/>
          <w:noProof/>
          <w:sz w:val="24"/>
          <w:szCs w:val="24"/>
        </w:rPr>
        <w:t>]</w:t>
      </w:r>
      <w:del w:id="657" w:author="Thike" w:date="2019-07-09T05:10:00Z">
        <w:r w:rsidRPr="00A22183" w:rsidDel="008E0F2C">
          <w:rPr>
            <w:rFonts w:ascii="Times New Roman" w:hAnsi="Times New Roman" w:cs="Times New Roman"/>
            <w:noProof/>
            <w:sz w:val="24"/>
            <w:szCs w:val="24"/>
          </w:rPr>
          <w:fldChar w:fldCharType="end"/>
        </w:r>
      </w:del>
      <w:del w:id="658" w:author="Thike" w:date="2019-07-03T17:38:00Z">
        <w:r w:rsidRPr="00A22183" w:rsidDel="00CB5EAF">
          <w:rPr>
            <w:rFonts w:ascii="Times New Roman" w:hAnsi="Times New Roman" w:cs="Times New Roman"/>
            <w:noProof/>
            <w:sz w:val="24"/>
            <w:szCs w:val="24"/>
          </w:rPr>
          <w:delText xml:space="preserve"> and </w:delText>
        </w:r>
      </w:del>
      <w:del w:id="659" w:author="Thike" w:date="2019-07-09T03:57:00Z">
        <w:r w:rsidRPr="00A22183" w:rsidDel="00973C8D">
          <w:rPr>
            <w:rFonts w:ascii="Times New Roman" w:hAnsi="Times New Roman" w:cs="Times New Roman"/>
            <w:noProof/>
            <w:sz w:val="24"/>
            <w:szCs w:val="24"/>
          </w:rPr>
          <w:delText xml:space="preserve">wear </w:delText>
        </w:r>
      </w:del>
      <w:r w:rsidRPr="00A22183">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&lt;EndNote&gt;&lt;Cite&gt;&lt;Author&gt;Ramesh&lt;/Author&gt;&lt;Year&gt;2007&lt;/Year&gt;&lt;RecNum&gt;471&lt;/RecNum&gt;&lt;DisplayText&gt;[74]&lt;/DisplayText&gt;&lt;record&gt;&lt;rec-number&gt;471&lt;/rec-number&gt;&lt;foreign-keys&gt;&lt;key app="EN" db-id="ese55x5vtzp0x6e9s9tpzwagt5re2t5sfaz5" timestamp="1546075485"&gt;471&lt;/key&gt;&lt;/foreign-keys&gt;&lt;ref-type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4" w:tooltip="Ramesh, 2007 #471" w:history="1">
        <w:r w:rsidR="00671DCC">
          <w:rPr>
            <w:rFonts w:ascii="Times New Roman" w:hAnsi="Times New Roman" w:cs="Times New Roman"/>
            <w:noProof/>
            <w:sz w:val="24"/>
            <w:szCs w:val="24"/>
          </w:rPr>
          <w:t>74</w:t>
        </w:r>
      </w:hyperlink>
      <w:r w:rsidR="00F5227B">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w:t>
      </w:r>
      <w:commentRangeEnd w:id="643"/>
      <w:r w:rsidR="0083475A">
        <w:rPr>
          <w:rStyle w:val="a6"/>
        </w:rPr>
        <w:commentReference w:id="643"/>
      </w:r>
      <w:r w:rsidRPr="00A22183">
        <w:rPr>
          <w:rFonts w:ascii="Times New Roman" w:hAnsi="Times New Roman" w:cs="Times New Roman"/>
          <w:noProof/>
          <w:sz w:val="24"/>
          <w:szCs w:val="24"/>
        </w:rPr>
        <w:t xml:space="preserve">There were also many published satisfactory ANN predictions dealing with </w:t>
      </w:r>
      <w:r w:rsidR="00973C8D">
        <w:rPr>
          <w:rFonts w:ascii="Times New Roman" w:hAnsi="Times New Roman" w:cs="Times New Roman"/>
          <w:noProof/>
          <w:sz w:val="24"/>
          <w:szCs w:val="24"/>
        </w:rPr>
        <w:t xml:space="preserve">chemical property in </w:t>
      </w:r>
      <w:r w:rsidRPr="00A22183">
        <w:rPr>
          <w:rFonts w:ascii="Times New Roman" w:hAnsi="Times New Roman" w:cs="Times New Roman"/>
          <w:noProof/>
          <w:sz w:val="24"/>
          <w:szCs w:val="24"/>
        </w:rPr>
        <w:t xml:space="preserve">corrosion related problems </w:t>
      </w:r>
      <w:r w:rsidRPr="00A22183">
        <w:rPr>
          <w:rFonts w:ascii="Times New Roman" w:hAnsi="Times New Roman" w:cs="Times New Roman"/>
          <w:noProof/>
          <w:sz w:val="24"/>
          <w:szCs w:val="24"/>
        </w:rPr>
        <w:fldChar w:fldCharType="begin">
          <w:fldData xml:space="preserve">PEVuZE5vdGU+PENpdGU+PEF1dGhvcj5LaGFsZWQ8L0F1dGhvcj48WWVhcj4yMDEzPC9ZZWFyPjxS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ZiBjb3Jyb3Npb24gYmVoYXZpb3VyIG9mIEFsbG95IDIyIHVzaW5nIG5ldXJhbCBuZXR3b3JrIGFz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</w:fldData>
        </w:fldChar>
      </w:r>
      <w:r w:rsidR="00671DCC">
        <w:rPr>
          <w:rFonts w:ascii="Times New Roman" w:hAnsi="Times New Roman" w:cs="Times New Roman"/>
          <w:noProof/>
          <w:sz w:val="24"/>
          <w:szCs w:val="24"/>
        </w:rPr>
        <w:instrText xml:space="preserve"> ADDIN EN.CITE </w:instrText>
      </w:r>
      <w:r w:rsidR="00671DCC">
        <w:rPr>
          <w:rFonts w:ascii="Times New Roman" w:hAnsi="Times New Roman" w:cs="Times New Roman"/>
          <w:noProof/>
          <w:sz w:val="24"/>
          <w:szCs w:val="24"/>
        </w:rPr>
        <w:fldChar w:fldCharType="begin">
          <w:fldData xml:space="preserve">PEVuZE5vdGU+PENpdGU+PEF1dGhvcj5LaGFsZWQ8L0F1dGhvcj48WWVhcj4yMDEzPC9ZZWFyPjxS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ZiBjb3Jyb3Npb24gYmVoYXZpb3VyIG9mIEFsbG95IDIyIHVzaW5nIG5ldXJhbCBuZXR3b3JrIGFz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</w:fldData>
        </w:fldChar>
      </w:r>
      <w:r w:rsidR="00671DCC">
        <w:rPr>
          <w:rFonts w:ascii="Times New Roman" w:hAnsi="Times New Roman" w:cs="Times New Roman"/>
          <w:noProof/>
          <w:sz w:val="24"/>
          <w:szCs w:val="24"/>
        </w:rPr>
        <w:instrText xml:space="preserve"> ADDIN EN.CITE.DATA </w:instrText>
      </w:r>
      <w:r w:rsidR="00671DCC">
        <w:rPr>
          <w:rFonts w:ascii="Times New Roman" w:hAnsi="Times New Roman" w:cs="Times New Roman"/>
          <w:noProof/>
          <w:sz w:val="24"/>
          <w:szCs w:val="24"/>
        </w:rPr>
      </w:r>
      <w:r w:rsidR="00671DCC">
        <w:rPr>
          <w:rFonts w:ascii="Times New Roman" w:hAnsi="Times New Roman" w:cs="Times New Roman"/>
          <w:noProof/>
          <w:sz w:val="24"/>
          <w:szCs w:val="24"/>
        </w:rPr>
        <w:fldChar w:fldCharType="end"/>
      </w:r>
      <w:r w:rsidRPr="00A22183">
        <w:rPr>
          <w:rFonts w:ascii="Times New Roman" w:hAnsi="Times New Roman" w:cs="Times New Roman"/>
          <w:noProof/>
          <w:sz w:val="24"/>
          <w:szCs w:val="24"/>
        </w:rPr>
      </w:r>
      <w:r w:rsidRPr="00A22183">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 xml:space="preserve">, </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 xml:space="preserve">, </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 xml:space="preserve">, </w:t>
      </w:r>
      <w:hyperlink w:anchor="_ENREF_75" w:tooltip="Khaled, 2013 #493" w:history="1">
        <w:r w:rsidR="00671DCC">
          <w:rPr>
            <w:rFonts w:ascii="Times New Roman" w:hAnsi="Times New Roman" w:cs="Times New Roman"/>
            <w:noProof/>
            <w:sz w:val="24"/>
            <w:szCs w:val="24"/>
          </w:rPr>
          <w:t>75-78</w:t>
        </w:r>
      </w:hyperlink>
      <w:r w:rsidR="00671DCC">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Some experimental techniques such as corrosion test, tensile test, theoretical deterministic methods, metallographic corrosion characterization, mechanical testing and AC impedance spectroscopy, etc.</w:t>
      </w:r>
      <w:r w:rsidR="006961F6">
        <w:rPr>
          <w:rFonts w:ascii="Times New Roman" w:hAnsi="Times New Roman" w:cs="Times New Roman"/>
          <w:sz w:val="24"/>
          <w:szCs w:val="24"/>
        </w:rPr>
        <w:t>,</w:t>
      </w:r>
      <w:r>
        <w:rPr>
          <w:rFonts w:ascii="Times New Roman" w:hAnsi="Times New Roman" w:cs="Times New Roman"/>
          <w:sz w:val="24"/>
          <w:szCs w:val="24"/>
        </w:rPr>
        <w:t xml:space="preserve">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1B385E7E" w:rsidR="00784413" w:rsidRDefault="0078441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Regarding to space requirement, it is not possible to describe all ANN applications in details so that some of them will be grouped and reviewed into </w:t>
      </w:r>
      <w:r w:rsidR="00973C8D">
        <w:rPr>
          <w:rFonts w:ascii="Times New Roman" w:hAnsi="Times New Roman" w:cs="Times New Roman"/>
          <w:sz w:val="24"/>
          <w:szCs w:val="24"/>
        </w:rPr>
        <w:t xml:space="preserve">three </w:t>
      </w:r>
      <w:r>
        <w:rPr>
          <w:rFonts w:ascii="Times New Roman" w:hAnsi="Times New Roman" w:cs="Times New Roman"/>
          <w:sz w:val="24"/>
          <w:szCs w:val="24"/>
        </w:rPr>
        <w:t xml:space="preserve">different </w:t>
      </w:r>
      <w:r w:rsidR="00973C8D">
        <w:rPr>
          <w:rFonts w:ascii="Times New Roman" w:hAnsi="Times New Roman" w:cs="Times New Roman"/>
          <w:sz w:val="24"/>
          <w:szCs w:val="24"/>
        </w:rPr>
        <w:t>properties</w:t>
      </w:r>
      <w:r>
        <w:rPr>
          <w:rFonts w:ascii="Times New Roman" w:hAnsi="Times New Roman" w:cs="Times New Roman"/>
          <w:sz w:val="24"/>
          <w:szCs w:val="24"/>
        </w:rPr>
        <w:t>.</w:t>
      </w:r>
    </w:p>
    <w:p w14:paraId="51EE2C03" w14:textId="40C0BA98" w:rsidR="00B022AB" w:rsidRPr="00525427" w:rsidRDefault="00B022AB">
      <w:pPr>
        <w:pStyle w:val="3"/>
        <w:spacing w:after="240"/>
        <w:rPr>
          <w:ins w:id="660" w:author="Thike" w:date="2019-07-07T16:53:00Z"/>
        </w:rPr>
        <w:pPrChange w:id="661" w:author="Thike" w:date="2019-07-07T16:59:00Z">
          <w:pPr>
            <w:widowControl w:val="0"/>
            <w:tabs>
              <w:tab w:val="left" w:pos="8355"/>
            </w:tabs>
            <w:spacing w:line="360" w:lineRule="auto"/>
            <w:jc w:val="both"/>
          </w:pPr>
        </w:pPrChange>
      </w:pPr>
      <w:commentRangeStart w:id="662"/>
      <w:ins w:id="663" w:author="Thike" w:date="2019-07-07T16:54:00Z">
        <w:r>
          <w:t>Chemical Property</w:t>
        </w:r>
      </w:ins>
      <w:commentRangeEnd w:id="662"/>
      <w:r w:rsidR="0083475A">
        <w:rPr>
          <w:rStyle w:val="a6"/>
          <w:rFonts w:ascii="Calibri" w:eastAsia="宋体" w:hAnsi="Calibri"/>
          <w:b w:val="0"/>
        </w:rPr>
        <w:commentReference w:id="662"/>
      </w:r>
    </w:p>
    <w:p w14:paraId="44F47739" w14:textId="7C576FCA" w:rsidR="00B022AB" w:rsidRPr="00525427" w:rsidDel="00B022AB" w:rsidRDefault="00B022AB">
      <w:pPr>
        <w:pStyle w:val="a3"/>
        <w:widowControl w:val="0"/>
        <w:numPr>
          <w:ilvl w:val="0"/>
          <w:numId w:val="3"/>
        </w:numPr>
        <w:tabs>
          <w:tab w:val="left" w:pos="8355"/>
        </w:tabs>
        <w:spacing w:line="360" w:lineRule="auto"/>
        <w:jc w:val="both"/>
        <w:rPr>
          <w:del w:id="664" w:author="Thike" w:date="2019-07-07T16:54:00Z"/>
        </w:rPr>
        <w:pPrChange w:id="665" w:author="Thike" w:date="2019-07-07T16:54:00Z">
          <w:pPr>
            <w:widowControl w:val="0"/>
            <w:tabs>
              <w:tab w:val="left" w:pos="8355"/>
            </w:tabs>
            <w:spacing w:line="360" w:lineRule="auto"/>
            <w:jc w:val="both"/>
          </w:pPr>
        </w:pPrChange>
      </w:pPr>
    </w:p>
    <w:p w14:paraId="5B82B7B5" w14:textId="5007D4F4" w:rsidR="00CF1552" w:rsidDel="00246761" w:rsidRDefault="00205DC2" w:rsidP="00E0463D">
      <w:pPr>
        <w:pStyle w:val="a3"/>
        <w:widowControl w:val="0"/>
        <w:numPr>
          <w:ilvl w:val="0"/>
          <w:numId w:val="3"/>
        </w:numPr>
        <w:tabs>
          <w:tab w:val="left" w:pos="8355"/>
        </w:tabs>
        <w:spacing w:line="360" w:lineRule="auto"/>
        <w:ind w:left="360"/>
        <w:jc w:val="both"/>
        <w:rPr>
          <w:del w:id="666" w:author="Thike" w:date="2019-07-07T17:12:00Z"/>
          <w:b/>
          <w:bCs/>
          <w:noProof/>
        </w:rPr>
      </w:pPr>
      <w:del w:id="667" w:author="Thike" w:date="2019-07-07T17:12:00Z">
        <w:r w:rsidDel="00246761">
          <w:rPr>
            <w:b/>
            <w:bCs/>
            <w:noProof/>
          </w:rPr>
          <w:delText>Corrosion</w:delText>
        </w:r>
      </w:del>
    </w:p>
    <w:p w14:paraId="40CE84C7" w14:textId="07CFF1E0"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lastRenderedPageBreak/>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DA721F" w:rsidDel="00990898">
        <w:rPr>
          <w:rFonts w:ascii="Times New Roman" w:hAnsi="Times New Roman" w:cs="Times New Roman"/>
          <w:noProof/>
          <w:sz w:val="24"/>
          <w:szCs w:val="24"/>
        </w:rPr>
        <w:t xml:space="preserve"> </w:t>
      </w:r>
      <w:r w:rsidR="00DA721F" w:rsidRPr="00DA721F">
        <w:rPr>
          <w:rFonts w:ascii="Times New Roman" w:hAnsi="Times New Roman" w:cs="Times New Roman"/>
          <w:noProof/>
          <w:sz w:val="24"/>
          <w:szCs w:val="24"/>
        </w:rPr>
        <w:t>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Kenny et al.</w:t>
      </w:r>
      <w:r w:rsidR="00CB5EAF">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Meterological data of 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variables </w:t>
      </w:r>
      <w:r w:rsidR="001178FA" w:rsidRPr="001178FA">
        <w:rPr>
          <w:rFonts w:ascii="Times New Roman" w:hAnsi="Times New Roman" w:cs="Times New Roman"/>
          <w:noProof/>
          <w:sz w:val="24"/>
          <w:szCs w:val="24"/>
        </w:rPr>
        <w:t>(time of exposure,</w:t>
      </w:r>
      <w:commentRangeStart w:id="668"/>
      <w:r w:rsidR="001178FA" w:rsidRPr="001178FA">
        <w:rPr>
          <w:rFonts w:ascii="Times New Roman" w:hAnsi="Times New Roman" w:cs="Times New Roman"/>
          <w:noProof/>
          <w:sz w:val="24"/>
          <w:szCs w:val="24"/>
        </w:rPr>
        <w:t xml:space="preserve"> </w:t>
      </w:r>
      <w:ins w:id="669" w:author="Thike" w:date="2019-07-03T16:42:00Z">
        <w:r w:rsidR="006C681F">
          <w:rPr>
            <w:rFonts w:ascii="Times New Roman" w:hAnsi="Times New Roman" w:cs="Times New Roman" w:hint="eastAsia"/>
            <w:sz w:val="24"/>
            <w:szCs w:val="28"/>
          </w:rPr>
          <w:t>T</w:t>
        </w:r>
      </w:ins>
      <w:del w:id="670" w:author="Thike" w:date="2019-07-03T16:42:00Z">
        <w:r w:rsidR="001178FA" w:rsidRPr="001178FA" w:rsidDel="006C681F">
          <w:rPr>
            <w:rFonts w:ascii="Times New Roman" w:hAnsi="Times New Roman" w:cs="Times New Roman"/>
            <w:noProof/>
            <w:sz w:val="24"/>
            <w:szCs w:val="24"/>
          </w:rPr>
          <w:delText>temperature</w:delText>
        </w:r>
      </w:del>
      <w:r w:rsidR="001178FA" w:rsidRPr="001178FA">
        <w:rPr>
          <w:rFonts w:ascii="Times New Roman" w:hAnsi="Times New Roman" w:cs="Times New Roman"/>
          <w:noProof/>
          <w:sz w:val="24"/>
          <w:szCs w:val="24"/>
        </w:rPr>
        <w:t xml:space="preserve">, </w:t>
      </w:r>
      <w:ins w:id="671" w:author="Thike" w:date="2019-07-03T16:45:00Z">
        <w:r w:rsidR="006C681F">
          <w:rPr>
            <w:rFonts w:ascii="Times New Roman" w:hAnsi="Times New Roman" w:cs="Times New Roman" w:hint="eastAsia"/>
            <w:sz w:val="24"/>
            <w:szCs w:val="28"/>
          </w:rPr>
          <w:t>R</w:t>
        </w:r>
        <w:r w:rsidR="006C681F">
          <w:rPr>
            <w:rFonts w:ascii="Times New Roman" w:hAnsi="Times New Roman" w:cs="Times New Roman"/>
            <w:sz w:val="24"/>
            <w:szCs w:val="28"/>
          </w:rPr>
          <w:t>H</w:t>
        </w:r>
      </w:ins>
      <w:del w:id="672" w:author="Thike" w:date="2019-07-03T16:45:00Z">
        <w:r w:rsidR="001178FA" w:rsidRPr="001178FA" w:rsidDel="006C681F">
          <w:rPr>
            <w:rFonts w:ascii="Times New Roman" w:hAnsi="Times New Roman" w:cs="Times New Roman"/>
            <w:noProof/>
            <w:sz w:val="24"/>
            <w:szCs w:val="24"/>
          </w:rPr>
          <w:delText>relative humidity</w:delText>
        </w:r>
      </w:del>
      <w:r w:rsidR="001178FA" w:rsidRPr="001178FA">
        <w:rPr>
          <w:rFonts w:ascii="Times New Roman" w:hAnsi="Times New Roman" w:cs="Times New Roman"/>
          <w:noProof/>
          <w:sz w:val="24"/>
          <w:szCs w:val="24"/>
        </w:rPr>
        <w:t xml:space="preserve">, precipitation, </w:t>
      </w:r>
      <w:ins w:id="673" w:author="Thike" w:date="2019-07-03T16:45:00Z">
        <w:r w:rsidR="006C681F">
          <w:rPr>
            <w:rFonts w:ascii="Times New Roman" w:hAnsi="Times New Roman" w:cs="Times New Roman" w:hint="eastAsia"/>
            <w:sz w:val="24"/>
            <w:szCs w:val="28"/>
          </w:rPr>
          <w:t>T</w:t>
        </w:r>
        <w:r w:rsidR="006C681F">
          <w:rPr>
            <w:rFonts w:ascii="Times New Roman" w:hAnsi="Times New Roman" w:cs="Times New Roman"/>
            <w:sz w:val="24"/>
            <w:szCs w:val="28"/>
          </w:rPr>
          <w:t>OW</w:t>
        </w:r>
      </w:ins>
      <w:del w:id="674" w:author="Thike" w:date="2019-07-03T16:45:00Z">
        <w:r w:rsidR="001178FA" w:rsidRPr="001178FA" w:rsidDel="006C681F">
          <w:rPr>
            <w:rFonts w:ascii="Times New Roman" w:hAnsi="Times New Roman" w:cs="Times New Roman"/>
            <w:noProof/>
            <w:sz w:val="24"/>
            <w:szCs w:val="24"/>
          </w:rPr>
          <w:delText>time of wetness</w:delText>
        </w:r>
      </w:del>
      <w:r w:rsidR="001178FA" w:rsidRPr="001178FA">
        <w:rPr>
          <w:rFonts w:ascii="Times New Roman" w:hAnsi="Times New Roman" w:cs="Times New Roman"/>
          <w:noProof/>
          <w:sz w:val="24"/>
          <w:szCs w:val="24"/>
        </w:rPr>
        <w:t xml:space="preserve">, </w:t>
      </w:r>
      <w:ins w:id="675" w:author="Thike" w:date="2019-07-03T16:49:00Z">
        <w:r w:rsidR="00586C90">
          <w:rPr>
            <w:rFonts w:ascii="Times New Roman" w:hAnsi="Times New Roman" w:cs="Times New Roman"/>
            <w:sz w:val="24"/>
            <w:szCs w:val="28"/>
          </w:rPr>
          <w:t>WV</w:t>
        </w:r>
      </w:ins>
      <w:del w:id="676" w:author="Thike" w:date="2019-07-03T16:49:00Z">
        <w:r w:rsidR="001178FA" w:rsidRPr="001178FA" w:rsidDel="00586C90">
          <w:rPr>
            <w:rFonts w:ascii="Times New Roman" w:hAnsi="Times New Roman" w:cs="Times New Roman"/>
            <w:noProof/>
            <w:sz w:val="24"/>
            <w:szCs w:val="24"/>
          </w:rPr>
          <w:delText>wind velocity</w:delText>
        </w:r>
      </w:del>
      <w:r w:rsidR="001178FA" w:rsidRPr="001178FA">
        <w:rPr>
          <w:rFonts w:ascii="Times New Roman" w:hAnsi="Times New Roman" w:cs="Times New Roman"/>
          <w:noProof/>
          <w:sz w:val="24"/>
          <w:szCs w:val="24"/>
        </w:rPr>
        <w:t xml:space="preserve">, solar radiation, </w:t>
      </w:r>
      <w:del w:id="677" w:author="Thike" w:date="2019-07-07T16:56:00Z">
        <w:r w:rsidR="001178FA" w:rsidRPr="001178FA" w:rsidDel="00B022AB">
          <w:rPr>
            <w:rFonts w:ascii="Times New Roman" w:hAnsi="Times New Roman" w:cs="Times New Roman"/>
            <w:noProof/>
            <w:sz w:val="24"/>
            <w:szCs w:val="24"/>
          </w:rPr>
          <w:delText>chloride</w:delText>
        </w:r>
        <w:r w:rsidR="001178FA" w:rsidDel="00B022AB">
          <w:rPr>
            <w:rFonts w:ascii="Times New Roman" w:hAnsi="Times New Roman" w:cs="Times New Roman"/>
            <w:noProof/>
            <w:sz w:val="24"/>
            <w:szCs w:val="24"/>
          </w:rPr>
          <w:delText xml:space="preserve"> </w:delText>
        </w:r>
        <w:r w:rsidR="001178FA" w:rsidRPr="001178FA" w:rsidDel="00B022AB">
          <w:rPr>
            <w:rFonts w:ascii="Times New Roman" w:hAnsi="Times New Roman" w:cs="Times New Roman"/>
            <w:noProof/>
            <w:sz w:val="24"/>
            <w:szCs w:val="24"/>
          </w:rPr>
          <w:delText>ions</w:delText>
        </w:r>
      </w:del>
      <w:ins w:id="678" w:author="Thike" w:date="2019-07-07T16:56:00Z">
        <w:r w:rsidR="00B022AB">
          <w:rPr>
            <w:rFonts w:ascii="Times New Roman" w:hAnsi="Times New Roman" w:cs="Times New Roman"/>
            <w:noProof/>
            <w:sz w:val="24"/>
            <w:szCs w:val="24"/>
          </w:rPr>
          <w:t>Cl</w:t>
        </w:r>
        <w:r w:rsidR="00B022AB" w:rsidRPr="00B022AB">
          <w:rPr>
            <w:rFonts w:ascii="Times New Roman" w:hAnsi="Times New Roman" w:cs="Times New Roman"/>
            <w:noProof/>
            <w:sz w:val="24"/>
            <w:szCs w:val="24"/>
            <w:vertAlign w:val="superscript"/>
            <w:rPrChange w:id="679" w:author="Thike" w:date="2019-07-07T16:56:00Z">
              <w:rPr>
                <w:rFonts w:ascii="Times New Roman" w:hAnsi="Times New Roman" w:cs="Times New Roman"/>
                <w:noProof/>
                <w:sz w:val="24"/>
                <w:szCs w:val="24"/>
              </w:rPr>
            </w:rPrChange>
          </w:rPr>
          <w:t>-</w:t>
        </w:r>
      </w:ins>
      <w:r w:rsidR="001178FA" w:rsidRPr="001178FA">
        <w:rPr>
          <w:rFonts w:ascii="Times New Roman" w:hAnsi="Times New Roman" w:cs="Times New Roman"/>
          <w:noProof/>
          <w:sz w:val="24"/>
          <w:szCs w:val="24"/>
        </w:rPr>
        <w:t xml:space="preserve">, </w:t>
      </w:r>
      <w:commentRangeEnd w:id="668"/>
      <w:r w:rsidR="0011770A">
        <w:rPr>
          <w:rStyle w:val="a6"/>
        </w:rPr>
        <w:commentReference w:id="668"/>
      </w:r>
      <w:r w:rsidR="001178FA" w:rsidRPr="001178FA">
        <w:rPr>
          <w:rFonts w:ascii="Times New Roman" w:hAnsi="Times New Roman" w:cs="Times New Roman"/>
          <w:noProof/>
          <w:sz w:val="24"/>
          <w:szCs w:val="24"/>
        </w:rPr>
        <w:t>sulfur compounds and dustfall</w:t>
      </w:r>
      <w:r w:rsidR="001178FA">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collected were used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It supports one major benefit of ANN that ANN 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Long-term 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&lt;EndNote&gt;&lt;Cite&gt;&lt;Author&gt;M. Pourbaix&lt;/Author&gt;&lt;Year&gt;1990&lt;/Year&gt;&lt;RecNum&gt;723&lt;/RecNum&gt;&lt;DisplayText&gt;[79]&lt;/DisplayText&gt;&lt;record&gt;&lt;rec-number&gt;723&lt;/rec-number&gt;&lt;foreign-keys&gt;&lt;key app="EN" db-id="ese55x5vtzp0x6e9s9tpzwagt5re2t5sfaz5" timestamp="1558686279"&gt;723&lt;/key&gt;&lt;/foreign-keys&gt;&lt;ref-type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9" w:tooltip="M. Pourbaix, 1990 #723" w:history="1">
        <w:r w:rsidR="00671DCC">
          <w:rPr>
            <w:rFonts w:ascii="Times New Roman" w:hAnsi="Times New Roman" w:cs="Times New Roman"/>
            <w:noProof/>
            <w:sz w:val="24"/>
            <w:szCs w:val="24"/>
          </w:rPr>
          <w:t>79</w:t>
        </w:r>
      </w:hyperlink>
      <w:r w:rsidR="00F5227B">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5F7C855D"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more than one multilayer perceptron backpropagation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w:t>
      </w:r>
      <w:r w:rsidR="00507D51" w:rsidRPr="00CB5EAF">
        <w:rPr>
          <w:rFonts w:ascii="Times New Roman" w:hAnsi="Times New Roman" w:cs="Times New Roman"/>
          <w:noProof/>
          <w:sz w:val="24"/>
          <w:szCs w:val="24"/>
        </w:rPr>
        <w:t>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w:t>
      </w:r>
      <w:r w:rsidR="00205DC2">
        <w:rPr>
          <w:rFonts w:ascii="Times New Roman" w:hAnsi="Times New Roman" w:cs="Times New Roman"/>
          <w:noProof/>
          <w:sz w:val="24"/>
          <w:szCs w:val="24"/>
        </w:rPr>
        <w:lastRenderedPageBreak/>
        <w:t xml:space="preserve">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have shown that ANN prediction results were good agreement with experimental data. </w:t>
      </w:r>
    </w:p>
    <w:p w14:paraId="053C02B8" w14:textId="4CB3C2E9" w:rsidR="00CB5EAF" w:rsidRDefault="008406BA" w:rsidP="003E21DC">
      <w:pPr>
        <w:widowControl w:val="0"/>
        <w:tabs>
          <w:tab w:val="left" w:pos="8355"/>
        </w:tabs>
        <w:spacing w:line="360" w:lineRule="auto"/>
        <w:jc w:val="both"/>
        <w:rPr>
          <w:ins w:id="680" w:author="Thike" w:date="2019-07-03T17:34:00Z"/>
          <w:rFonts w:ascii="Times New Roman" w:hAnsi="Times New Roman" w:cs="Times New Roman"/>
          <w:noProof/>
          <w:sz w:val="24"/>
          <w:szCs w:val="24"/>
        </w:rPr>
      </w:pPr>
      <w:moveFromRangeStart w:id="681" w:author="Thike" w:date="2019-07-03T17:34:00Z" w:name="move13067711"/>
      <w:moveFrom w:id="682" w:author="Thike" w:date="2019-07-03T17:34:00Z">
        <w:r w:rsidDel="00CB5EAF">
          <w:rPr>
            <w:rFonts w:ascii="Times New Roman" w:hAnsi="Times New Roman" w:cs="Times New Roman"/>
            <w:noProof/>
            <w:sz w:val="24"/>
            <w:szCs w:val="24"/>
          </w:rPr>
          <w:t xml:space="preserve">As a note came up from above materials corrosion predictive researches, </w:t>
        </w:r>
        <w:r w:rsidR="00C54C6D" w:rsidDel="00CB5EAF">
          <w:rPr>
            <w:rFonts w:ascii="Times New Roman" w:hAnsi="Times New Roman" w:cs="Times New Roman"/>
            <w:noProof/>
            <w:sz w:val="24"/>
            <w:szCs w:val="24"/>
          </w:rPr>
          <w:t xml:space="preserve">more than one </w:t>
        </w:r>
        <w:r w:rsidDel="00CB5EAF">
          <w:rPr>
            <w:rFonts w:ascii="Times New Roman" w:hAnsi="Times New Roman" w:cs="Times New Roman"/>
            <w:noProof/>
            <w:sz w:val="24"/>
            <w:szCs w:val="24"/>
          </w:rPr>
          <w:t xml:space="preserve">ANN models can </w:t>
        </w:r>
        <w:r w:rsidR="00710E5F" w:rsidDel="00CB5EAF">
          <w:rPr>
            <w:rFonts w:ascii="Times New Roman" w:hAnsi="Times New Roman" w:cs="Times New Roman"/>
            <w:noProof/>
            <w:sz w:val="24"/>
            <w:szCs w:val="24"/>
          </w:rPr>
          <w:t xml:space="preserve">differently </w:t>
        </w:r>
        <w:r w:rsidR="00BD66BF" w:rsidDel="00CB5EAF">
          <w:rPr>
            <w:rFonts w:ascii="Times New Roman" w:hAnsi="Times New Roman" w:cs="Times New Roman"/>
            <w:noProof/>
            <w:sz w:val="24"/>
            <w:szCs w:val="24"/>
          </w:rPr>
          <w:t xml:space="preserve">and separately </w:t>
        </w:r>
        <w:r w:rsidDel="00CB5EAF">
          <w:rPr>
            <w:rFonts w:ascii="Times New Roman" w:hAnsi="Times New Roman" w:cs="Times New Roman"/>
            <w:noProof/>
            <w:sz w:val="24"/>
            <w:szCs w:val="24"/>
          </w:rPr>
          <w:t xml:space="preserve">be developed </w:t>
        </w:r>
        <w:r w:rsidR="00710E5F" w:rsidDel="00CB5EAF">
          <w:rPr>
            <w:rFonts w:ascii="Times New Roman" w:hAnsi="Times New Roman" w:cs="Times New Roman"/>
            <w:noProof/>
            <w:sz w:val="24"/>
            <w:szCs w:val="24"/>
          </w:rPr>
          <w:t xml:space="preserve">for different aspects of </w:t>
        </w:r>
        <w:r w:rsidR="00A44CE7" w:rsidDel="00CB5EAF">
          <w:rPr>
            <w:rFonts w:ascii="Times New Roman" w:hAnsi="Times New Roman" w:cs="Times New Roman"/>
            <w:noProof/>
            <w:sz w:val="24"/>
            <w:szCs w:val="24"/>
          </w:rPr>
          <w:t>the problem</w:t>
        </w:r>
        <w:r w:rsidR="00710E5F" w:rsidDel="00CB5EAF">
          <w:rPr>
            <w:rFonts w:ascii="Times New Roman" w:hAnsi="Times New Roman" w:cs="Times New Roman"/>
            <w:noProof/>
            <w:sz w:val="24"/>
            <w:szCs w:val="24"/>
          </w:rPr>
          <w:t xml:space="preserve">. Kenny, Paredes et al. trained an ANN model to analyze corrosion rates of three different matereials. Kamrunnahar and Urquidi-Macdonald constructed three </w:t>
        </w:r>
        <w:r w:rsidR="005111D5" w:rsidDel="00CB5EAF">
          <w:rPr>
            <w:rFonts w:ascii="Times New Roman" w:hAnsi="Times New Roman" w:cs="Times New Roman"/>
            <w:noProof/>
            <w:sz w:val="24"/>
            <w:szCs w:val="24"/>
          </w:rPr>
          <w:t xml:space="preserve">separate </w:t>
        </w:r>
        <w:r w:rsidR="00710E5F" w:rsidDel="00CB5EAF">
          <w:rPr>
            <w:rFonts w:ascii="Times New Roman" w:hAnsi="Times New Roman" w:cs="Times New Roman"/>
            <w:noProof/>
            <w:sz w:val="24"/>
            <w:szCs w:val="24"/>
          </w:rPr>
          <w:t xml:space="preserve">ANN models </w:t>
        </w:r>
        <w:r w:rsidDel="00CB5EAF">
          <w:rPr>
            <w:rFonts w:ascii="Times New Roman" w:hAnsi="Times New Roman" w:cs="Times New Roman"/>
            <w:noProof/>
            <w:sz w:val="24"/>
            <w:szCs w:val="24"/>
          </w:rPr>
          <w:t xml:space="preserve">to observe different corrosion behaviors of </w:t>
        </w:r>
        <w:r w:rsidR="00BD66BF" w:rsidDel="00CB5EAF">
          <w:rPr>
            <w:rFonts w:ascii="Times New Roman" w:hAnsi="Times New Roman" w:cs="Times New Roman"/>
            <w:noProof/>
            <w:sz w:val="24"/>
            <w:szCs w:val="24"/>
          </w:rPr>
          <w:t>three</w:t>
        </w:r>
        <w:r w:rsidDel="00CB5EAF">
          <w:rPr>
            <w:rFonts w:ascii="Times New Roman" w:hAnsi="Times New Roman" w:cs="Times New Roman"/>
            <w:noProof/>
            <w:sz w:val="24"/>
            <w:szCs w:val="24"/>
          </w:rPr>
          <w:t xml:space="preserve"> materials</w:t>
        </w:r>
        <w:r w:rsidR="00710E5F" w:rsidDel="00CB5EAF">
          <w:rPr>
            <w:rFonts w:ascii="Times New Roman" w:hAnsi="Times New Roman" w:cs="Times New Roman"/>
            <w:noProof/>
            <w:sz w:val="24"/>
            <w:szCs w:val="24"/>
          </w:rPr>
          <w:t xml:space="preserve"> in one research</w:t>
        </w:r>
        <w:r w:rsidDel="00CB5EAF">
          <w:rPr>
            <w:rFonts w:ascii="Times New Roman" w:hAnsi="Times New Roman" w:cs="Times New Roman"/>
            <w:noProof/>
            <w:sz w:val="24"/>
            <w:szCs w:val="24"/>
          </w:rPr>
          <w:t xml:space="preserve"> and</w:t>
        </w:r>
        <w:r w:rsidR="00710E5F" w:rsidDel="00CB5EAF">
          <w:rPr>
            <w:rFonts w:ascii="Times New Roman" w:hAnsi="Times New Roman" w:cs="Times New Roman"/>
            <w:noProof/>
            <w:sz w:val="24"/>
            <w:szCs w:val="24"/>
          </w:rPr>
          <w:t xml:space="preserve"> three different neural networks</w:t>
        </w:r>
        <w:r w:rsidDel="00CB5EAF">
          <w:rPr>
            <w:rFonts w:ascii="Times New Roman" w:hAnsi="Times New Roman" w:cs="Times New Roman"/>
            <w:noProof/>
            <w:sz w:val="24"/>
            <w:szCs w:val="24"/>
          </w:rPr>
          <w:t xml:space="preserve"> </w:t>
        </w:r>
        <w:r w:rsidR="00710E5F" w:rsidDel="00CB5EAF">
          <w:rPr>
            <w:rFonts w:ascii="Times New Roman" w:hAnsi="Times New Roman" w:cs="Times New Roman"/>
            <w:noProof/>
            <w:sz w:val="24"/>
            <w:szCs w:val="24"/>
          </w:rPr>
          <w:t xml:space="preserve">to determine different corrosion </w:t>
        </w:r>
        <w:r w:rsidR="00A44CE7" w:rsidDel="00CB5EAF">
          <w:rPr>
            <w:rFonts w:ascii="Times New Roman" w:hAnsi="Times New Roman" w:cs="Times New Roman"/>
            <w:noProof/>
            <w:sz w:val="24"/>
            <w:szCs w:val="24"/>
          </w:rPr>
          <w:t>metrics</w:t>
        </w:r>
        <w:r w:rsidR="00710E5F" w:rsidDel="00CB5EAF">
          <w:rPr>
            <w:rFonts w:ascii="Times New Roman" w:hAnsi="Times New Roman" w:cs="Times New Roman"/>
            <w:noProof/>
            <w:sz w:val="24"/>
            <w:szCs w:val="24"/>
          </w:rPr>
          <w:t xml:space="preserve"> of one material</w:t>
        </w:r>
        <w:r w:rsidR="005111D5" w:rsidDel="00CB5EAF">
          <w:rPr>
            <w:rFonts w:ascii="Times New Roman" w:hAnsi="Times New Roman" w:cs="Times New Roman"/>
            <w:noProof/>
            <w:sz w:val="24"/>
            <w:szCs w:val="24"/>
          </w:rPr>
          <w:t xml:space="preserve"> in their another work</w:t>
        </w:r>
        <w:r w:rsidR="00710E5F" w:rsidDel="00CB5EAF">
          <w:rPr>
            <w:rFonts w:ascii="Times New Roman" w:hAnsi="Times New Roman" w:cs="Times New Roman"/>
            <w:noProof/>
            <w:sz w:val="24"/>
            <w:szCs w:val="24"/>
          </w:rPr>
          <w:t xml:space="preserve">. </w:t>
        </w:r>
        <w:r w:rsidR="00F83359" w:rsidDel="00CB5EAF">
          <w:rPr>
            <w:rFonts w:ascii="Times New Roman" w:hAnsi="Times New Roman" w:cs="Times New Roman"/>
            <w:noProof/>
            <w:sz w:val="24"/>
            <w:szCs w:val="24"/>
          </w:rPr>
          <w:t>N</w:t>
        </w:r>
        <w:r w:rsidR="00710E5F" w:rsidDel="00CB5EAF">
          <w:rPr>
            <w:rFonts w:ascii="Times New Roman" w:hAnsi="Times New Roman" w:cs="Times New Roman"/>
            <w:noProof/>
            <w:sz w:val="24"/>
            <w:szCs w:val="24"/>
          </w:rPr>
          <w:t xml:space="preserve">o matter </w:t>
        </w:r>
        <w:r w:rsidR="00AA547C" w:rsidDel="00CB5EAF">
          <w:rPr>
            <w:rFonts w:ascii="Times New Roman" w:hAnsi="Times New Roman" w:cs="Times New Roman"/>
            <w:noProof/>
            <w:sz w:val="24"/>
            <w:szCs w:val="24"/>
          </w:rPr>
          <w:t xml:space="preserve">what </w:t>
        </w:r>
        <w:r w:rsidR="00710E5F" w:rsidDel="00CB5EAF">
          <w:rPr>
            <w:rFonts w:ascii="Times New Roman" w:hAnsi="Times New Roman" w:cs="Times New Roman"/>
            <w:noProof/>
            <w:sz w:val="24"/>
            <w:szCs w:val="24"/>
          </w:rPr>
          <w:t xml:space="preserve">the number of ANN models are, </w:t>
        </w:r>
        <w:r w:rsidR="00F83359" w:rsidDel="00CB5EAF">
          <w:rPr>
            <w:rFonts w:ascii="Times New Roman" w:hAnsi="Times New Roman" w:cs="Times New Roman"/>
            <w:noProof/>
            <w:sz w:val="24"/>
            <w:szCs w:val="24"/>
          </w:rPr>
          <w:t>the critical point to take account is that</w:t>
        </w:r>
        <w:r w:rsidR="00F83359" w:rsidRPr="00AC70D3" w:rsidDel="00CB5EAF">
          <w:rPr>
            <w:rFonts w:ascii="Times New Roman" w:hAnsi="Times New Roman" w:cs="Times New Roman"/>
            <w:noProof/>
            <w:sz w:val="24"/>
            <w:szCs w:val="24"/>
          </w:rPr>
          <w:t xml:space="preserve"> </w:t>
        </w:r>
        <w:r w:rsidR="00205DC2" w:rsidRPr="00AC70D3" w:rsidDel="00CB5EAF">
          <w:rPr>
            <w:rFonts w:ascii="Times New Roman" w:hAnsi="Times New Roman" w:cs="Times New Roman"/>
            <w:noProof/>
            <w:sz w:val="24"/>
            <w:szCs w:val="24"/>
          </w:rPr>
          <w:t xml:space="preserve">more data points would be needed to </w:t>
        </w:r>
        <w:r w:rsidR="00744DE0" w:rsidRPr="00AC70D3" w:rsidDel="00CB5EAF">
          <w:rPr>
            <w:rFonts w:ascii="Times New Roman" w:hAnsi="Times New Roman" w:cs="Times New Roman"/>
            <w:noProof/>
            <w:sz w:val="24"/>
            <w:szCs w:val="24"/>
          </w:rPr>
          <w:t xml:space="preserve">establish </w:t>
        </w:r>
        <w:r w:rsidR="00205DC2" w:rsidRPr="00AC70D3" w:rsidDel="00CB5EAF">
          <w:rPr>
            <w:rFonts w:ascii="Times New Roman" w:hAnsi="Times New Roman" w:cs="Times New Roman"/>
            <w:noProof/>
            <w:sz w:val="24"/>
            <w:szCs w:val="24"/>
          </w:rPr>
          <w:t>a more robust</w:t>
        </w:r>
        <w:r w:rsidR="00947AE5" w:rsidDel="00CB5EAF">
          <w:rPr>
            <w:rFonts w:ascii="Times New Roman" w:hAnsi="Times New Roman" w:cs="Times New Roman"/>
            <w:noProof/>
            <w:sz w:val="24"/>
            <w:szCs w:val="24"/>
          </w:rPr>
          <w:t xml:space="preserve"> and </w:t>
        </w:r>
        <w:r w:rsidR="00E9421A" w:rsidDel="00CB5EAF">
          <w:rPr>
            <w:rFonts w:ascii="Times New Roman" w:hAnsi="Times New Roman" w:cs="Times New Roman"/>
            <w:noProof/>
            <w:sz w:val="24"/>
            <w:szCs w:val="24"/>
          </w:rPr>
          <w:t>reliable</w:t>
        </w:r>
        <w:r w:rsidDel="00CB5EAF">
          <w:rPr>
            <w:rFonts w:ascii="Times New Roman" w:hAnsi="Times New Roman" w:cs="Times New Roman"/>
            <w:noProof/>
            <w:sz w:val="24"/>
            <w:szCs w:val="24"/>
          </w:rPr>
          <w:t xml:space="preserve"> </w:t>
        </w:r>
        <w:r w:rsidR="00947AE5" w:rsidDel="00CB5EAF">
          <w:rPr>
            <w:rFonts w:ascii="Times New Roman" w:hAnsi="Times New Roman" w:cs="Times New Roman"/>
            <w:noProof/>
            <w:sz w:val="24"/>
            <w:szCs w:val="24"/>
          </w:rPr>
          <w:t xml:space="preserve">ANN model </w:t>
        </w:r>
        <w:r w:rsidDel="00CB5EAF">
          <w:rPr>
            <w:rFonts w:ascii="Times New Roman" w:hAnsi="Times New Roman" w:cs="Times New Roman"/>
            <w:noProof/>
            <w:sz w:val="24"/>
            <w:szCs w:val="24"/>
          </w:rPr>
          <w:t>with higher confidence and more representative results</w:t>
        </w:r>
        <w:r w:rsidR="00785363" w:rsidDel="00CB5EAF">
          <w:rPr>
            <w:rFonts w:ascii="Times New Roman" w:hAnsi="Times New Roman" w:cs="Times New Roman"/>
            <w:noProof/>
            <w:sz w:val="24"/>
            <w:szCs w:val="24"/>
          </w:rPr>
          <w:t xml:space="preserve">. </w:t>
        </w:r>
      </w:moveFrom>
      <w:moveFromRangeEnd w:id="681"/>
      <w:ins w:id="683" w:author="Thike" w:date="2019-07-08T21:05:00Z">
        <w:r w:rsidR="008C0A8F">
          <w:rPr>
            <w:rFonts w:ascii="Times New Roman" w:hAnsi="Times New Roman" w:cs="Times New Roman"/>
            <w:noProof/>
            <w:sz w:val="24"/>
            <w:szCs w:val="24"/>
          </w:rPr>
          <w:t>Concerned</w:t>
        </w:r>
      </w:ins>
      <w:ins w:id="684" w:author="Thike" w:date="2019-07-03T17:25:00Z">
        <w:r w:rsidR="003E21DC">
          <w:rPr>
            <w:rFonts w:ascii="Times New Roman" w:hAnsi="Times New Roman" w:cs="Times New Roman"/>
            <w:noProof/>
            <w:sz w:val="24"/>
            <w:szCs w:val="24"/>
          </w:rPr>
          <w:t xml:space="preserve"> with electrochemica</w:t>
        </w:r>
      </w:ins>
      <w:ins w:id="685" w:author="Thike" w:date="2019-07-03T17:26:00Z">
        <w:r w:rsidR="003E21DC">
          <w:rPr>
            <w:rFonts w:ascii="Times New Roman" w:hAnsi="Times New Roman" w:cs="Times New Roman"/>
            <w:noProof/>
            <w:sz w:val="24"/>
            <w:szCs w:val="24"/>
          </w:rPr>
          <w:t xml:space="preserve">l reaction, </w:t>
        </w:r>
      </w:ins>
      <w:ins w:id="686" w:author="Thike" w:date="2019-07-03T17:29:00Z">
        <w:r w:rsidR="003E21DC" w:rsidRPr="003E21DC">
          <w:rPr>
            <w:rFonts w:ascii="Times New Roman" w:hAnsi="Times New Roman" w:cs="Times New Roman"/>
            <w:noProof/>
            <w:sz w:val="24"/>
            <w:szCs w:val="24"/>
          </w:rPr>
          <w:t>Bassam et al.</w:t>
        </w:r>
      </w:ins>
      <w:ins w:id="687" w:author="Thike" w:date="2019-07-03T17:33:00Z">
        <w:r w:rsidR="00CB5EAF">
          <w:rPr>
            <w:rFonts w:ascii="Times New Roman" w:hAnsi="Times New Roman" w:cs="Times New Roman"/>
            <w:noProof/>
            <w:sz w:val="24"/>
            <w:szCs w:val="24"/>
          </w:rPr>
          <w:t>,</w:t>
        </w:r>
      </w:ins>
      <w:ins w:id="688" w:author="Thike" w:date="2019-07-03T17:24:00Z">
        <w:r w:rsidR="003E21DC">
          <w:rPr>
            <w:rFonts w:ascii="Times New Roman" w:hAnsi="Times New Roman" w:cs="Times New Roman"/>
            <w:noProof/>
            <w:sz w:val="24"/>
            <w:szCs w:val="24"/>
          </w:rPr>
          <w:t xml:space="preserve"> (2008) </w:t>
        </w:r>
        <w:r w:rsidR="003E21DC">
          <w:rPr>
            <w:rFonts w:ascii="Times New Roman" w:hAnsi="Times New Roman" w:cs="Times New Roman"/>
            <w:noProof/>
            <w:sz w:val="24"/>
            <w:szCs w:val="24"/>
          </w:rPr>
          <w:fldChar w:fldCharType="begin"/>
        </w:r>
      </w:ins>
      <w:r w:rsidR="00F5227B">
        <w:rPr>
          <w:rFonts w:ascii="Times New Roman" w:hAnsi="Times New Roman" w:cs="Times New Roman"/>
          <w:noProof/>
          <w:sz w:val="24"/>
          <w:szCs w:val="24"/>
        </w:rPr>
        <w:instrText xml:space="preserve"> ADDIN EN.CITE &lt;EndNote&gt;&lt;Cite&gt;&lt;Author&gt;Bassam&lt;/Author&gt;&lt;Year&gt;2008&lt;/Year&gt;&lt;RecNum&gt;443&lt;/RecNum&gt;&lt;DisplayText&gt;[77]&lt;/DisplayText&gt;&lt;record&gt;&lt;rec-number&gt;443&lt;/rec-number&gt;&lt;foreign-keys&gt;&lt;key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ins w:id="689" w:author="Thike" w:date="2019-07-03T17:24:00Z">
        <w:r w:rsidR="003E21DC">
          <w:rPr>
            <w:rFonts w:ascii="Times New Roman" w:hAnsi="Times New Roman" w:cs="Times New Roman"/>
            <w:noProof/>
            <w:sz w:val="24"/>
            <w:szCs w:val="24"/>
          </w:rPr>
          <w:fldChar w:fldCharType="separate"/>
        </w:r>
      </w:ins>
      <w:r w:rsidR="00F5227B">
        <w:rPr>
          <w:rFonts w:ascii="Times New Roman" w:hAnsi="Times New Roman" w:cs="Times New Roman"/>
          <w:noProof/>
          <w:sz w:val="24"/>
          <w:szCs w:val="24"/>
        </w:rPr>
        <w:t>[</w:t>
      </w:r>
      <w:hyperlink w:anchor="_ENREF_77" w:tooltip="Bassam, 2008 #443" w:history="1">
        <w:r w:rsidR="00671DCC">
          <w:rPr>
            <w:rFonts w:ascii="Times New Roman" w:hAnsi="Times New Roman" w:cs="Times New Roman"/>
            <w:noProof/>
            <w:sz w:val="24"/>
            <w:szCs w:val="24"/>
          </w:rPr>
          <w:t>77</w:t>
        </w:r>
      </w:hyperlink>
      <w:r w:rsidR="00F5227B">
        <w:rPr>
          <w:rFonts w:ascii="Times New Roman" w:hAnsi="Times New Roman" w:cs="Times New Roman"/>
          <w:noProof/>
          <w:sz w:val="24"/>
          <w:szCs w:val="24"/>
        </w:rPr>
        <w:t>]</w:t>
      </w:r>
      <w:ins w:id="690" w:author="Thike" w:date="2019-07-03T17:24:00Z">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and </w:t>
        </w:r>
      </w:ins>
      <w:ins w:id="691" w:author="Thike" w:date="2019-07-03T17:28:00Z">
        <w:r w:rsidR="003E21DC" w:rsidRPr="003E21DC">
          <w:rPr>
            <w:rFonts w:ascii="Times New Roman" w:hAnsi="Times New Roman" w:cs="Times New Roman"/>
            <w:noProof/>
            <w:sz w:val="24"/>
            <w:szCs w:val="24"/>
          </w:rPr>
          <w:t>Colorado-Garrido et al</w:t>
        </w:r>
      </w:ins>
      <w:ins w:id="692" w:author="Thike" w:date="2019-07-03T17:24:00Z">
        <w:r w:rsidR="003E21DC">
          <w:rPr>
            <w:rFonts w:ascii="Times New Roman" w:hAnsi="Times New Roman" w:cs="Times New Roman"/>
            <w:noProof/>
            <w:sz w:val="24"/>
            <w:szCs w:val="24"/>
          </w:rPr>
          <w:t>.</w:t>
        </w:r>
      </w:ins>
      <w:ins w:id="693" w:author="Thike" w:date="2019-07-03T17:33:00Z">
        <w:r w:rsidR="00CB5EAF">
          <w:rPr>
            <w:rFonts w:ascii="Times New Roman" w:hAnsi="Times New Roman" w:cs="Times New Roman"/>
            <w:noProof/>
            <w:sz w:val="24"/>
            <w:szCs w:val="24"/>
          </w:rPr>
          <w:t xml:space="preserve">, </w:t>
        </w:r>
      </w:ins>
      <w:ins w:id="694" w:author="Thike" w:date="2019-07-03T17:24:00Z">
        <w:r w:rsidR="003E21DC">
          <w:rPr>
            <w:rFonts w:ascii="Times New Roman" w:hAnsi="Times New Roman" w:cs="Times New Roman"/>
            <w:noProof/>
            <w:sz w:val="24"/>
            <w:szCs w:val="24"/>
          </w:rPr>
          <w:t xml:space="preserve">(2008) </w:t>
        </w:r>
        <w:r w:rsidR="003E21DC">
          <w:rPr>
            <w:rFonts w:ascii="Times New Roman" w:hAnsi="Times New Roman" w:cs="Times New Roman"/>
            <w:noProof/>
            <w:sz w:val="24"/>
            <w:szCs w:val="24"/>
          </w:rPr>
          <w:fldChar w:fldCharType="begin"/>
        </w:r>
      </w:ins>
      <w:r w:rsidR="00F5227B">
        <w:rPr>
          <w:rFonts w:ascii="Times New Roman" w:hAnsi="Times New Roman" w:cs="Times New Roman"/>
          <w:noProof/>
          <w:sz w:val="24"/>
          <w:szCs w:val="24"/>
        </w:rPr>
        <w:instrText xml:space="preserve"> ADDIN EN.CITE &lt;EndNote&gt;&lt;Cite&gt;&lt;Author&gt;Colorado-Garrido&lt;/Author&gt;&lt;Year&gt;2008&lt;/Year&gt;&lt;RecNum&gt;446&lt;/RecNum&gt;&lt;DisplayText&gt;[78]&lt;/DisplayText&gt;&lt;record&gt;&lt;rec-number&gt;446&lt;/rec-number&gt;&lt;foreign-keys&gt;&lt;key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ins w:id="695" w:author="Thike" w:date="2019-07-03T17:24:00Z">
        <w:r w:rsidR="003E21DC">
          <w:rPr>
            <w:rFonts w:ascii="Times New Roman" w:hAnsi="Times New Roman" w:cs="Times New Roman"/>
            <w:noProof/>
            <w:sz w:val="24"/>
            <w:szCs w:val="24"/>
          </w:rPr>
          <w:fldChar w:fldCharType="separate"/>
        </w:r>
      </w:ins>
      <w:r w:rsidR="00F5227B">
        <w:rPr>
          <w:rFonts w:ascii="Times New Roman" w:hAnsi="Times New Roman" w:cs="Times New Roman"/>
          <w:noProof/>
          <w:sz w:val="24"/>
          <w:szCs w:val="24"/>
        </w:rPr>
        <w:t>[</w:t>
      </w:r>
      <w:hyperlink w:anchor="_ENREF_78" w:tooltip="Colorado-Garrido, 2008 #446" w:history="1">
        <w:r w:rsidR="00671DCC">
          <w:rPr>
            <w:rFonts w:ascii="Times New Roman" w:hAnsi="Times New Roman" w:cs="Times New Roman"/>
            <w:noProof/>
            <w:sz w:val="24"/>
            <w:szCs w:val="24"/>
          </w:rPr>
          <w:t>78</w:t>
        </w:r>
      </w:hyperlink>
      <w:r w:rsidR="00F5227B">
        <w:rPr>
          <w:rFonts w:ascii="Times New Roman" w:hAnsi="Times New Roman" w:cs="Times New Roman"/>
          <w:noProof/>
          <w:sz w:val="24"/>
          <w:szCs w:val="24"/>
        </w:rPr>
        <w:t>]</w:t>
      </w:r>
      <w:ins w:id="696" w:author="Thike" w:date="2019-07-03T17:24:00Z">
        <w:r w:rsidR="003E21DC">
          <w:rPr>
            <w:rFonts w:ascii="Times New Roman" w:hAnsi="Times New Roman" w:cs="Times New Roman"/>
            <w:noProof/>
            <w:sz w:val="24"/>
            <w:szCs w:val="24"/>
          </w:rPr>
          <w:fldChar w:fldCharType="end"/>
        </w:r>
      </w:ins>
      <w:ins w:id="697" w:author="Thike" w:date="2019-07-03T17:26:00Z">
        <w:r w:rsidR="003E21DC">
          <w:rPr>
            <w:rFonts w:ascii="Times New Roman" w:hAnsi="Times New Roman" w:cs="Times New Roman"/>
            <w:noProof/>
            <w:sz w:val="24"/>
            <w:szCs w:val="24"/>
          </w:rPr>
          <w:t xml:space="preserve"> have also </w:t>
        </w:r>
      </w:ins>
      <w:ins w:id="698" w:author="Thike" w:date="2019-07-03T17:24:00Z">
        <w:r w:rsidR="003E21DC">
          <w:rPr>
            <w:rFonts w:ascii="Times New Roman" w:hAnsi="Times New Roman" w:cs="Times New Roman"/>
            <w:noProof/>
            <w:sz w:val="24"/>
            <w:szCs w:val="24"/>
          </w:rPr>
          <w:t xml:space="preserve">implemented prediction ability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networks in the application of electrochemical impedance techniques. </w:t>
        </w:r>
      </w:ins>
      <w:ins w:id="699" w:author="Thike" w:date="2019-07-03T17:29:00Z">
        <w:r w:rsidR="003E21DC" w:rsidRPr="003E21DC">
          <w:rPr>
            <w:rFonts w:ascii="Times New Roman" w:hAnsi="Times New Roman" w:cs="Times New Roman"/>
            <w:noProof/>
            <w:sz w:val="24"/>
            <w:szCs w:val="24"/>
          </w:rPr>
          <w:t>Bassam et al</w:t>
        </w:r>
      </w:ins>
      <w:ins w:id="700" w:author="Thike" w:date="2019-07-03T17:24:00Z">
        <w:r w:rsidR="003E21DC">
          <w:rPr>
            <w:rFonts w:ascii="Times New Roman" w:hAnsi="Times New Roman" w:cs="Times New Roman"/>
            <w:noProof/>
            <w:sz w:val="24"/>
            <w:szCs w:val="24"/>
          </w:rPr>
          <w:t>.</w:t>
        </w:r>
      </w:ins>
      <w:ins w:id="701" w:author="Thike" w:date="2019-07-03T17:33:00Z">
        <w:r w:rsidR="00CB5EAF">
          <w:rPr>
            <w:rFonts w:ascii="Times New Roman" w:hAnsi="Times New Roman" w:cs="Times New Roman"/>
            <w:noProof/>
            <w:sz w:val="24"/>
            <w:szCs w:val="24"/>
          </w:rPr>
          <w:t>,</w:t>
        </w:r>
      </w:ins>
      <w:ins w:id="702" w:author="Thike" w:date="2019-07-03T17:24:00Z">
        <w:r w:rsidR="003E21DC">
          <w:rPr>
            <w:rFonts w:ascii="Times New Roman" w:hAnsi="Times New Roman" w:cs="Times New Roman"/>
            <w:noProof/>
            <w:sz w:val="24"/>
            <w:szCs w:val="24"/>
          </w:rPr>
          <w:t xml:space="preserve"> trained a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neural network model with 4-5-1 network architecture, Levenberg–Marquardt learning algorithm, hyperbolic tangent sigmoid and linear transfer function</w:t>
        </w:r>
      </w:ins>
      <w:r w:rsidR="00450400">
        <w:rPr>
          <w:rFonts w:ascii="Times New Roman" w:hAnsi="Times New Roman" w:cs="Times New Roman"/>
          <w:noProof/>
          <w:sz w:val="24"/>
          <w:szCs w:val="24"/>
        </w:rPr>
        <w:t>s</w:t>
      </w:r>
      <w:ins w:id="703" w:author="Thike" w:date="2019-07-03T17:24:00Z">
        <w:r w:rsidR="003E21DC">
          <w:rPr>
            <w:rFonts w:ascii="Times New Roman" w:hAnsi="Times New Roman" w:cs="Times New Roman"/>
            <w:noProof/>
            <w:sz w:val="24"/>
            <w:szCs w:val="24"/>
          </w:rPr>
          <w:t xml:space="preserve"> for the determination of different types of corrosion by using electrochemical impedance spectroscopy curves from different inhibitor concentrations.</w:t>
        </w:r>
        <w:r w:rsidR="003E21DC">
          <w:t xml:space="preserve"> </w:t>
        </w:r>
        <w:r w:rsidR="003E21DC">
          <w:rPr>
            <w:rFonts w:ascii="Times New Roman" w:hAnsi="Times New Roman" w:cs="Times New Roman"/>
            <w:noProof/>
            <w:sz w:val="24"/>
            <w:szCs w:val="24"/>
          </w:rPr>
          <w:t>C</w:t>
        </w:r>
        <w:r w:rsidR="003E21DC" w:rsidRPr="00950F46">
          <w:rPr>
            <w:rFonts w:ascii="Times New Roman" w:hAnsi="Times New Roman" w:cs="Times New Roman"/>
            <w:noProof/>
            <w:sz w:val="24"/>
            <w:szCs w:val="24"/>
          </w:rPr>
          <w:t>orrelation coefficient</w:t>
        </w:r>
        <w:r w:rsidR="003E21DC">
          <w:rPr>
            <w:rFonts w:ascii="Times New Roman" w:hAnsi="Times New Roman" w:cs="Times New Roman"/>
            <w:noProof/>
            <w:sz w:val="24"/>
            <w:szCs w:val="24"/>
          </w:rPr>
          <w:t xml:space="preserve"> of </w:t>
        </w:r>
        <w:r w:rsidR="003E21DC" w:rsidRPr="00950F46">
          <w:rPr>
            <w:rFonts w:ascii="Times New Roman" w:hAnsi="Times New Roman" w:cs="Times New Roman"/>
            <w:noProof/>
            <w:sz w:val="24"/>
            <w:szCs w:val="24"/>
          </w:rPr>
          <w:t xml:space="preserve">R&gt;0.9905 described good agreement between simulations and theoretical data test. </w:t>
        </w:r>
        <w:r w:rsidR="003E21DC">
          <w:rPr>
            <w:rFonts w:ascii="Times New Roman" w:hAnsi="Times New Roman" w:cs="Times New Roman"/>
            <w:noProof/>
            <w:sz w:val="24"/>
            <w:szCs w:val="24"/>
          </w:rPr>
          <w:t>It was expected that</w:t>
        </w:r>
        <w:r w:rsidR="003E21DC">
          <w:t xml:space="preserve"> </w:t>
        </w:r>
        <w:r w:rsidR="003E21DC">
          <w:rPr>
            <w:rFonts w:ascii="Times New Roman" w:hAnsi="Times New Roman" w:cs="Times New Roman"/>
            <w:noProof/>
            <w:sz w:val="24"/>
            <w:szCs w:val="24"/>
          </w:rPr>
          <w:t xml:space="preserve">the model may also enable the implementation of smart sensors for online quality determination (corrosion type) in pipeline steel. </w:t>
        </w:r>
      </w:ins>
      <w:ins w:id="704" w:author="Thike" w:date="2019-07-03T17:30:00Z">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ins>
      <w:ins w:id="705" w:author="Thike" w:date="2019-07-03T17:34:00Z">
        <w:r w:rsidR="00CB5EAF">
          <w:rPr>
            <w:rFonts w:ascii="Times New Roman" w:hAnsi="Times New Roman" w:cs="Times New Roman"/>
            <w:noProof/>
            <w:sz w:val="24"/>
            <w:szCs w:val="24"/>
          </w:rPr>
          <w:t>,</w:t>
        </w:r>
      </w:ins>
      <w:ins w:id="706" w:author="Thike" w:date="2019-07-03T17:30:00Z">
        <w:r w:rsidR="003E21DC">
          <w:rPr>
            <w:rFonts w:ascii="Times New Roman" w:hAnsi="Times New Roman" w:cs="Times New Roman"/>
            <w:noProof/>
            <w:sz w:val="24"/>
            <w:szCs w:val="24"/>
          </w:rPr>
          <w:t xml:space="preserve"> </w:t>
        </w:r>
      </w:ins>
      <w:ins w:id="707" w:author="Thike" w:date="2019-07-03T17:24:00Z">
        <w:r w:rsidR="003E21DC">
          <w:rPr>
            <w:rFonts w:ascii="Times New Roman" w:hAnsi="Times New Roman" w:cs="Times New Roman"/>
            <w:noProof/>
            <w:sz w:val="24"/>
            <w:szCs w:val="24"/>
          </w:rPr>
          <w:t xml:space="preserve">described the application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to electrochemical testing by predicting impedance spectroscopy values, with the same network parameters used in the work of </w:t>
        </w:r>
      </w:ins>
      <w:ins w:id="708" w:author="Thike" w:date="2019-07-03T17:30:00Z">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ins>
      <w:ins w:id="709" w:author="Thike" w:date="2019-07-03T17:33:00Z">
        <w:r w:rsidR="00CB5EAF">
          <w:rPr>
            <w:rFonts w:ascii="Times New Roman" w:hAnsi="Times New Roman" w:cs="Times New Roman"/>
            <w:noProof/>
            <w:sz w:val="24"/>
            <w:szCs w:val="24"/>
          </w:rPr>
          <w:t>,.</w:t>
        </w:r>
      </w:ins>
      <w:ins w:id="710" w:author="Thike" w:date="2019-07-03T17:24:00Z">
        <w:r w:rsidR="003E21DC">
          <w:rPr>
            <w:rFonts w:ascii="Times New Roman" w:hAnsi="Times New Roman" w:cs="Times New Roman"/>
            <w:noProof/>
            <w:sz w:val="24"/>
            <w:szCs w:val="24"/>
          </w:rPr>
          <w:t xml:space="preserve"> The best network architecture was obtained with 2-5-1 for 5 ppm of inhibitor and 2-2-1 for 25 ppm of inhibitor</w:t>
        </w:r>
        <w:r w:rsidR="003E21DC"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w:t>
        </w:r>
        <w:r w:rsidR="003E21DC">
          <w:rPr>
            <w:rFonts w:ascii="Times New Roman" w:hAnsi="Times New Roman" w:cs="Times New Roman"/>
            <w:noProof/>
            <w:sz w:val="24"/>
            <w:szCs w:val="24"/>
          </w:rPr>
          <w:t xml:space="preserve"> In this case, the model’s aim was to predict the imaginary impedance based on the real part of the impedance as a</w:t>
        </w:r>
        <w:r w:rsidR="003E21DC">
          <w:rPr>
            <w:rFonts w:ascii="Times New Roman" w:hAnsi="Times New Roman" w:cs="Times New Roman" w:hint="eastAsia"/>
            <w:noProof/>
            <w:sz w:val="24"/>
            <w:szCs w:val="24"/>
          </w:rPr>
          <w:t xml:space="preserve"> </w:t>
        </w:r>
        <w:r w:rsidR="003E21DC">
          <w:rPr>
            <w:rFonts w:ascii="Times New Roman" w:hAnsi="Times New Roman" w:cs="Times New Roman"/>
            <w:noProof/>
            <w:sz w:val="24"/>
            <w:szCs w:val="24"/>
          </w:rPr>
          <w:t xml:space="preserve">function of time to determine the corrosion resistance of the tested material in the solution. By using the same network parameters, the performance results of those two works gave good agreement between actual and predicted data. </w:t>
        </w:r>
      </w:ins>
    </w:p>
    <w:p w14:paraId="6A40FAD9" w14:textId="0732A5F6" w:rsidR="00CB5EAF" w:rsidDel="00CB5EAF" w:rsidRDefault="00CB5EAF" w:rsidP="00CB5EAF">
      <w:pPr>
        <w:widowControl w:val="0"/>
        <w:tabs>
          <w:tab w:val="left" w:pos="8355"/>
        </w:tabs>
        <w:spacing w:line="360" w:lineRule="auto"/>
        <w:jc w:val="both"/>
        <w:rPr>
          <w:del w:id="711" w:author="Thike" w:date="2019-07-03T17:35:00Z"/>
          <w:rFonts w:ascii="Times New Roman" w:hAnsi="Times New Roman" w:cs="Times New Roman"/>
          <w:noProof/>
          <w:sz w:val="24"/>
          <w:szCs w:val="24"/>
        </w:rPr>
      </w:pPr>
      <w:moveToRangeStart w:id="712" w:author="Thike" w:date="2019-07-03T17:34:00Z" w:name="move13067711"/>
      <w:moveTo w:id="713" w:author="Thike" w:date="2019-07-03T17:34:00Z">
        <w:r>
          <w:rPr>
            <w:rFonts w:ascii="Times New Roman" w:hAnsi="Times New Roman" w:cs="Times New Roman"/>
            <w:noProof/>
            <w:sz w:val="24"/>
            <w:szCs w:val="24"/>
          </w:rPr>
          <w:t xml:space="preserve">As a note came up from above materials corrosion predictive researches, more than one ANN </w:t>
        </w:r>
        <w:r>
          <w:rPr>
            <w:rFonts w:ascii="Times New Roman" w:hAnsi="Times New Roman" w:cs="Times New Roman"/>
            <w:noProof/>
            <w:sz w:val="24"/>
            <w:szCs w:val="24"/>
          </w:rPr>
          <w:lastRenderedPageBreak/>
          <w:t>models can differently and separately be developed for different aspects of the problem. Kenny</w:t>
        </w:r>
        <w:del w:id="714" w:author="Thike" w:date="2019-07-03T17:56:00Z">
          <w:r w:rsidDel="00A34791">
            <w:rPr>
              <w:rFonts w:ascii="Times New Roman" w:hAnsi="Times New Roman" w:cs="Times New Roman"/>
              <w:noProof/>
              <w:sz w:val="24"/>
              <w:szCs w:val="24"/>
            </w:rPr>
            <w:delText>, Paredes</w:delText>
          </w:r>
        </w:del>
        <w:r>
          <w:rPr>
            <w:rFonts w:ascii="Times New Roman" w:hAnsi="Times New Roman" w:cs="Times New Roman"/>
            <w:noProof/>
            <w:sz w:val="24"/>
            <w:szCs w:val="24"/>
          </w:rPr>
          <w:t xml:space="preserve"> et al.</w:t>
        </w:r>
      </w:moveTo>
      <w:ins w:id="715" w:author="Thike" w:date="2019-07-03T17:56:00Z">
        <w:r w:rsidR="00A34791">
          <w:rPr>
            <w:rFonts w:ascii="Times New Roman" w:hAnsi="Times New Roman" w:cs="Times New Roman"/>
            <w:noProof/>
            <w:sz w:val="24"/>
            <w:szCs w:val="24"/>
          </w:rPr>
          <w:t>,</w:t>
        </w:r>
      </w:ins>
      <w:moveTo w:id="716" w:author="Thike" w:date="2019-07-03T17:34:00Z">
        <w:r>
          <w:rPr>
            <w:rFonts w:ascii="Times New Roman" w:hAnsi="Times New Roman" w:cs="Times New Roman"/>
            <w:noProof/>
            <w:sz w:val="24"/>
            <w:szCs w:val="24"/>
          </w:rPr>
          <w:t xml:space="preserve"> trained an ANN model to analyze corrosion rates of three different matereials. Kamrunnahar and Urquidi-Macdonald constructed three separate ANN models to observe different corrosion behaviors of three materials in one research and three different neural networks to determine different corrosion metrics of one material in their another work. No matter what the number of ANN models are, the critical point to take account is that</w:t>
        </w:r>
        <w:r w:rsidRPr="00AC70D3">
          <w:rPr>
            <w:rFonts w:ascii="Times New Roman" w:hAnsi="Times New Roman" w:cs="Times New Roman"/>
            <w:noProof/>
            <w:sz w:val="24"/>
            <w:szCs w:val="24"/>
          </w:rPr>
          <w:t xml:space="preserve"> more data points would be needed to establish a more robust</w:t>
        </w:r>
        <w:r>
          <w:rPr>
            <w:rFonts w:ascii="Times New Roman" w:hAnsi="Times New Roman" w:cs="Times New Roman"/>
            <w:noProof/>
            <w:sz w:val="24"/>
            <w:szCs w:val="24"/>
          </w:rPr>
          <w:t xml:space="preserve"> and reliable ANN model with higher confidence and more representative results. </w:t>
        </w:r>
      </w:moveTo>
    </w:p>
    <w:moveToRangeEnd w:id="712"/>
    <w:p w14:paraId="6E58D0BD" w14:textId="3B437911" w:rsidR="003E21DC" w:rsidRDefault="00A34791">
      <w:pPr>
        <w:widowControl w:val="0"/>
        <w:tabs>
          <w:tab w:val="left" w:pos="8355"/>
        </w:tabs>
        <w:spacing w:line="360" w:lineRule="auto"/>
        <w:jc w:val="both"/>
        <w:rPr>
          <w:ins w:id="717" w:author="Thike" w:date="2019-07-07T16:58:00Z"/>
          <w:rFonts w:ascii="Times New Roman" w:hAnsi="Times New Roman" w:cs="Times New Roman"/>
          <w:noProof/>
          <w:sz w:val="24"/>
          <w:szCs w:val="24"/>
        </w:rPr>
      </w:pPr>
      <w:ins w:id="718" w:author="Thike" w:date="2019-07-03T17:57:00Z">
        <w:r>
          <w:rPr>
            <w:rFonts w:ascii="Times New Roman" w:hAnsi="Times New Roman" w:cs="Times New Roman"/>
            <w:noProof/>
            <w:sz w:val="24"/>
            <w:szCs w:val="24"/>
          </w:rPr>
          <w:t>Also</w:t>
        </w:r>
      </w:ins>
      <w:ins w:id="719" w:author="Thike" w:date="2019-07-03T17:24:00Z">
        <w:r w:rsidR="003E21DC">
          <w:rPr>
            <w:rFonts w:ascii="Times New Roman" w:hAnsi="Times New Roman" w:cs="Times New Roman"/>
            <w:noProof/>
            <w:sz w:val="24"/>
            <w:szCs w:val="24"/>
          </w:rPr>
          <w:t>,</w:t>
        </w:r>
      </w:ins>
      <w:ins w:id="720" w:author="Thike" w:date="2019-07-03T17:58:00Z">
        <w:r>
          <w:rPr>
            <w:rFonts w:ascii="Times New Roman" w:hAnsi="Times New Roman" w:cs="Times New Roman"/>
            <w:noProof/>
            <w:sz w:val="24"/>
            <w:szCs w:val="24"/>
          </w:rPr>
          <w:t xml:space="preserve"> </w:t>
        </w:r>
      </w:ins>
      <w:ins w:id="721" w:author="Thike" w:date="2019-07-03T17:24:00Z">
        <w:r w:rsidR="003E21DC">
          <w:rPr>
            <w:rFonts w:ascii="Times New Roman" w:hAnsi="Times New Roman" w:cs="Times New Roman"/>
            <w:noProof/>
            <w:sz w:val="24"/>
            <w:szCs w:val="24"/>
          </w:rPr>
          <w:t xml:space="preserve">it can be concluded that a good ANN model can progressively </w:t>
        </w:r>
        <w:r w:rsidR="003E21DC" w:rsidRPr="00BE0578">
          <w:rPr>
            <w:rFonts w:ascii="Times New Roman" w:hAnsi="Times New Roman" w:cs="Times New Roman"/>
            <w:noProof/>
            <w:sz w:val="24"/>
            <w:szCs w:val="24"/>
          </w:rPr>
          <w:t xml:space="preserve">be </w:t>
        </w:r>
        <w:r w:rsidR="003E21DC">
          <w:rPr>
            <w:rFonts w:ascii="Times New Roman" w:hAnsi="Times New Roman" w:cs="Times New Roman"/>
            <w:noProof/>
            <w:sz w:val="24"/>
            <w:szCs w:val="24"/>
          </w:rPr>
          <w:t>used for future prediction in context of the problem with same nature</w:t>
        </w:r>
      </w:ins>
      <w:ins w:id="722" w:author="Thike" w:date="2019-07-03T17:59:00Z">
        <w:r>
          <w:rPr>
            <w:rFonts w:ascii="Times New Roman" w:hAnsi="Times New Roman" w:cs="Times New Roman"/>
            <w:noProof/>
            <w:sz w:val="24"/>
            <w:szCs w:val="24"/>
          </w:rPr>
          <w:t>,</w:t>
        </w:r>
        <w:r w:rsidRPr="00A34791">
          <w:rPr>
            <w:rFonts w:ascii="Times New Roman" w:hAnsi="Times New Roman" w:cs="Times New Roman"/>
            <w:noProof/>
            <w:sz w:val="24"/>
            <w:szCs w:val="24"/>
          </w:rPr>
          <w:t xml:space="preserve"> </w:t>
        </w:r>
        <w:r>
          <w:rPr>
            <w:rFonts w:ascii="Times New Roman" w:hAnsi="Times New Roman" w:cs="Times New Roman"/>
            <w:noProof/>
            <w:sz w:val="24"/>
            <w:szCs w:val="24"/>
          </w:rPr>
          <w:t xml:space="preserve">from the works of </w:t>
        </w:r>
        <w:r w:rsidRPr="003E21DC">
          <w:rPr>
            <w:rFonts w:ascii="Times New Roman" w:hAnsi="Times New Roman" w:cs="Times New Roman"/>
            <w:noProof/>
            <w:sz w:val="24"/>
            <w:szCs w:val="24"/>
          </w:rPr>
          <w:t>Bassam et al.</w:t>
        </w:r>
        <w:r>
          <w:rPr>
            <w:rFonts w:ascii="Times New Roman" w:hAnsi="Times New Roman" w:cs="Times New Roman"/>
            <w:noProof/>
            <w:sz w:val="24"/>
            <w:szCs w:val="24"/>
          </w:rPr>
          <w:t xml:space="preserve">, and </w:t>
        </w:r>
        <w:r w:rsidRPr="003E21DC">
          <w:rPr>
            <w:rFonts w:ascii="Times New Roman" w:hAnsi="Times New Roman" w:cs="Times New Roman"/>
            <w:noProof/>
            <w:sz w:val="24"/>
            <w:szCs w:val="24"/>
          </w:rPr>
          <w:t>Colorado-Garrido et al</w:t>
        </w:r>
        <w:r>
          <w:rPr>
            <w:rFonts w:ascii="Times New Roman" w:hAnsi="Times New Roman" w:cs="Times New Roman"/>
            <w:noProof/>
            <w:sz w:val="24"/>
            <w:szCs w:val="24"/>
          </w:rPr>
          <w:t xml:space="preserve">.  </w:t>
        </w:r>
      </w:ins>
    </w:p>
    <w:p w14:paraId="26884A4F" w14:textId="2E198ADC" w:rsidR="00B022AB" w:rsidRDefault="00B022AB">
      <w:pPr>
        <w:pStyle w:val="3"/>
        <w:spacing w:after="240"/>
        <w:rPr>
          <w:ins w:id="723" w:author="Thike" w:date="2019-07-03T17:24:00Z"/>
          <w:noProof/>
        </w:rPr>
        <w:pPrChange w:id="724" w:author="Thike" w:date="2019-07-07T16:58:00Z">
          <w:pPr>
            <w:widowControl w:val="0"/>
            <w:tabs>
              <w:tab w:val="left" w:pos="8355"/>
            </w:tabs>
            <w:spacing w:line="360" w:lineRule="auto"/>
            <w:jc w:val="both"/>
          </w:pPr>
        </w:pPrChange>
      </w:pPr>
      <w:ins w:id="725" w:author="Thike" w:date="2019-07-07T16:58:00Z">
        <w:r>
          <w:rPr>
            <w:noProof/>
          </w:rPr>
          <w:t>Mechanical Property</w:t>
        </w:r>
      </w:ins>
    </w:p>
    <w:p w14:paraId="4F403C5E" w14:textId="289EB0E9" w:rsidR="003E21DC" w:rsidDel="003E21DC" w:rsidRDefault="003E21DC" w:rsidP="00E0463D">
      <w:pPr>
        <w:widowControl w:val="0"/>
        <w:tabs>
          <w:tab w:val="left" w:pos="8355"/>
        </w:tabs>
        <w:spacing w:line="360" w:lineRule="auto"/>
        <w:jc w:val="both"/>
        <w:rPr>
          <w:del w:id="726" w:author="Thike" w:date="2019-07-03T17:24:00Z"/>
          <w:rFonts w:ascii="Times New Roman" w:hAnsi="Times New Roman" w:cs="Times New Roman"/>
          <w:noProof/>
          <w:sz w:val="24"/>
          <w:szCs w:val="24"/>
        </w:rPr>
      </w:pPr>
    </w:p>
    <w:p w14:paraId="24D3A89A" w14:textId="588A76C7" w:rsidR="00CF1552" w:rsidDel="00B022AB" w:rsidRDefault="00205DC2" w:rsidP="00E0463D">
      <w:pPr>
        <w:pStyle w:val="a3"/>
        <w:widowControl w:val="0"/>
        <w:numPr>
          <w:ilvl w:val="0"/>
          <w:numId w:val="3"/>
        </w:numPr>
        <w:tabs>
          <w:tab w:val="left" w:pos="8355"/>
        </w:tabs>
        <w:spacing w:after="240" w:line="360" w:lineRule="auto"/>
        <w:ind w:left="360"/>
        <w:jc w:val="both"/>
        <w:rPr>
          <w:del w:id="727" w:author="Thike" w:date="2019-07-07T16:58:00Z"/>
          <w:b/>
          <w:bCs/>
          <w:noProof/>
        </w:rPr>
      </w:pPr>
      <w:del w:id="728" w:author="Thike" w:date="2019-07-07T16:58:00Z">
        <w:r w:rsidDel="00B022AB">
          <w:rPr>
            <w:b/>
            <w:bCs/>
            <w:noProof/>
          </w:rPr>
          <w:delText>Thermal Property</w:delText>
        </w:r>
      </w:del>
    </w:p>
    <w:p w14:paraId="66F7EE5D" w14:textId="5B05EE95"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method ha</w:t>
      </w:r>
      <w:r w:rsidR="00840F17">
        <w:rPr>
          <w:rFonts w:ascii="Times New Roman" w:hAnsi="Times New Roman" w:cs="Times New Roman"/>
          <w:noProof/>
          <w:sz w:val="24"/>
          <w:szCs w:val="24"/>
        </w:rPr>
        <w:t>s</w:t>
      </w:r>
      <w:r>
        <w:rPr>
          <w:rFonts w:ascii="Times New Roman" w:hAnsi="Times New Roman" w:cs="Times New Roman"/>
          <w:noProof/>
          <w:sz w:val="24"/>
          <w:szCs w:val="24"/>
        </w:rPr>
        <w:t xml:space="preser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w:t>
      </w:r>
      <w:r w:rsidR="00AF3B2E">
        <w:rPr>
          <w:rFonts w:ascii="Times New Roman" w:hAnsi="Times New Roman" w:cs="Times New Roman"/>
          <w:noProof/>
          <w:sz w:val="24"/>
          <w:szCs w:val="24"/>
        </w:rPr>
        <w:t xml:space="preserve"> </w:t>
      </w:r>
      <w:r w:rsidR="00205DC2">
        <w:rPr>
          <w:rFonts w:ascii="Times New Roman" w:hAnsi="Times New Roman" w:cs="Times New Roman"/>
          <w:noProof/>
          <w:sz w:val="24"/>
          <w:szCs w:val="24"/>
        </w:rPr>
        <w:t>et al.</w:t>
      </w:r>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commentRangeStart w:id="729"/>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commentRangeEnd w:id="729"/>
      <w:r w:rsidR="002721CE">
        <w:rPr>
          <w:rStyle w:val="a6"/>
        </w:rPr>
        <w:commentReference w:id="729"/>
      </w:r>
      <w:r w:rsidR="00205DC2">
        <w:rPr>
          <w:rFonts w:ascii="Times New Roman" w:hAnsi="Times New Roman" w:cs="Times New Roman"/>
          <w:noProof/>
          <w:sz w:val="24"/>
          <w:szCs w:val="24"/>
        </w:rPr>
        <w:t xml:space="preserve"> developed an accurate thermal stress model</w:t>
      </w:r>
      <w:ins w:id="730" w:author="Thike" w:date="2019-07-09T03:30:00Z">
        <w:r w:rsidR="004B44A5">
          <w:rPr>
            <w:rFonts w:ascii="Times New Roman" w:hAnsi="Times New Roman" w:cs="Times New Roman"/>
            <w:noProof/>
            <w:sz w:val="24"/>
            <w:szCs w:val="24"/>
          </w:rPr>
          <w:t xml:space="preserve"> </w:t>
        </w:r>
      </w:ins>
      <w:ins w:id="731" w:author="Thike" w:date="2019-07-09T04:43:00Z">
        <w:r w:rsidR="008F785B">
          <w:rPr>
            <w:rFonts w:ascii="Times New Roman" w:hAnsi="Times New Roman" w:cs="Times New Roman"/>
            <w:noProof/>
            <w:sz w:val="24"/>
            <w:szCs w:val="24"/>
          </w:rPr>
          <w:t>with</w:t>
        </w:r>
      </w:ins>
      <w:ins w:id="732" w:author="Thike" w:date="2019-07-09T03:33:00Z">
        <w:r w:rsidR="004B44A5">
          <w:rPr>
            <w:rFonts w:ascii="Times New Roman" w:hAnsi="Times New Roman" w:cs="Times New Roman"/>
            <w:noProof/>
            <w:sz w:val="24"/>
            <w:szCs w:val="24"/>
          </w:rPr>
          <w:t xml:space="preserve"> </w:t>
        </w:r>
        <w:r w:rsidR="004B44A5" w:rsidRPr="004B44A5">
          <w:rPr>
            <w:rFonts w:ascii="Times New Roman" w:hAnsi="Times New Roman" w:cs="Times New Roman"/>
            <w:noProof/>
            <w:sz w:val="24"/>
            <w:szCs w:val="24"/>
          </w:rPr>
          <w:t>strain rate and strain</w:t>
        </w:r>
        <w:r w:rsidR="004B44A5">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to solve the problems of quench distortion of parts by</w:t>
      </w:r>
      <w:r w:rsidR="00205DC2">
        <w:t xml:space="preserve"> </w:t>
      </w:r>
      <w:r w:rsidR="00205DC2">
        <w:rPr>
          <w:rFonts w:ascii="Times New Roman" w:hAnsi="Times New Roman" w:cs="Times New Roman"/>
          <w:noProof/>
          <w:sz w:val="24"/>
          <w:szCs w:val="24"/>
        </w:rPr>
        <w:t xml:space="preserve">ANN with a back propagation learning algorithm. </w:t>
      </w:r>
      <w:r w:rsidR="00171356">
        <w:rPr>
          <w:rFonts w:ascii="Times New Roman" w:hAnsi="Times New Roman" w:cs="Times New Roman"/>
          <w:noProof/>
          <w:sz w:val="24"/>
          <w:szCs w:val="24"/>
        </w:rPr>
        <w:t xml:space="preserve">In this model, the author used batch training </w:t>
      </w:r>
      <w:r w:rsidR="00B832E1">
        <w:rPr>
          <w:rFonts w:ascii="Times New Roman" w:hAnsi="Times New Roman" w:cs="Times New Roman"/>
          <w:noProof/>
          <w:sz w:val="24"/>
          <w:szCs w:val="24"/>
        </w:rPr>
        <w:t xml:space="preserve">from </w:t>
      </w:r>
      <w:r w:rsidR="00171356">
        <w:rPr>
          <w:rFonts w:ascii="Times New Roman" w:hAnsi="Times New Roman" w:cs="Times New Roman"/>
          <w:noProof/>
          <w:sz w:val="24"/>
          <w:szCs w:val="24"/>
        </w:rPr>
        <w:t xml:space="preserve">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r w:rsidR="005D71A2">
        <w:rPr>
          <w:rFonts w:ascii="Times New Roman" w:hAnsi="Times New Roman" w:cs="Times New Roman"/>
          <w:noProof/>
          <w:sz w:val="24"/>
          <w:szCs w:val="24"/>
        </w:rPr>
        <w:t>BPNN</w:t>
      </w:r>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50805E7E" w14:textId="1825787E" w:rsidR="00CF1552" w:rsidDel="00250CC4" w:rsidRDefault="00205DC2" w:rsidP="00E0463D">
      <w:pPr>
        <w:pStyle w:val="a3"/>
        <w:widowControl w:val="0"/>
        <w:numPr>
          <w:ilvl w:val="0"/>
          <w:numId w:val="3"/>
        </w:numPr>
        <w:tabs>
          <w:tab w:val="left" w:pos="8355"/>
        </w:tabs>
        <w:spacing w:after="240" w:line="360" w:lineRule="auto"/>
        <w:ind w:left="360"/>
        <w:jc w:val="both"/>
        <w:rPr>
          <w:del w:id="733" w:author="Thike" w:date="2019-07-07T17:07:00Z"/>
          <w:b/>
          <w:bCs/>
          <w:noProof/>
        </w:rPr>
      </w:pPr>
      <w:bookmarkStart w:id="734" w:name="_Hlk13067911"/>
      <w:del w:id="735" w:author="Thike" w:date="2019-07-07T17:07:00Z">
        <w:r w:rsidDel="00250CC4">
          <w:rPr>
            <w:b/>
            <w:bCs/>
            <w:noProof/>
          </w:rPr>
          <w:lastRenderedPageBreak/>
          <w:delText>Structural Property</w:delText>
        </w:r>
      </w:del>
    </w:p>
    <w:p w14:paraId="427B2209" w14:textId="11DB5873"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736" w:name="_Hlk534709799"/>
      <w:bookmarkEnd w:id="734"/>
      <w:r>
        <w:rPr>
          <w:rFonts w:ascii="Times New Roman" w:hAnsi="Times New Roman" w:cs="Times New Roman"/>
          <w:noProof/>
          <w:sz w:val="24"/>
          <w:szCs w:val="24"/>
        </w:rPr>
        <w:t>S</w:t>
      </w:r>
      <w:r w:rsidR="00205DC2">
        <w:rPr>
          <w:rFonts w:ascii="Times New Roman" w:hAnsi="Times New Roman" w:cs="Times New Roman"/>
          <w:noProof/>
          <w:sz w:val="24"/>
          <w:szCs w:val="24"/>
        </w:rPr>
        <w:t>asikumar et al</w:t>
      </w:r>
      <w:bookmarkEnd w:id="736"/>
      <w:r w:rsidR="00205DC2">
        <w:rPr>
          <w:rFonts w:ascii="Times New Roman" w:hAnsi="Times New Roman" w:cs="Times New Roman"/>
          <w:noProof/>
          <w:sz w:val="24"/>
          <w:szCs w:val="24"/>
        </w:rPr>
        <w:t>.</w:t>
      </w:r>
      <w:r w:rsidR="003E68CC">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&lt;EndNote&gt;&lt;Cite&gt;&lt;Author&gt;Sasikumar&lt;/Author&gt;&lt;Year&gt;2008&lt;/Year&gt;&lt;RecNum&gt;476&lt;/RecNum&gt;&lt;DisplayText&gt;[40]&lt;/DisplayText&gt;&lt;record&gt;&lt;rec-number&gt;476&lt;/rec-number&gt;&lt;foreign-keys&gt;&lt;key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737" w:name="_Hlk534790749"/>
      <w:r w:rsidR="00205DC2">
        <w:rPr>
          <w:rFonts w:ascii="Times New Roman" w:hAnsi="Times New Roman" w:cs="Times New Roman"/>
          <w:noProof/>
          <w:sz w:val="24"/>
          <w:szCs w:val="24"/>
        </w:rPr>
        <w:t>presented a BP neural network</w:t>
      </w:r>
      <w:bookmarkStart w:id="738" w:name="_Hlk534709855"/>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and AE (Acoustic Emission) amplitude frequency data collected up to 50% of failure loads were used as input to BP neural network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 Neural Network for material characterization and structural integrity evaluation for further analysis. 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737"/>
    </w:p>
    <w:p w14:paraId="677C5458" w14:textId="032616F8"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&lt;EndNote&gt;&lt;Cite&gt;&lt;Author&gt;Rajendraboopathy&lt;/Author&gt;&lt;Year&gt;2008&lt;/Year&gt;&lt;RecNum&gt;473&lt;/RecNum&gt;&lt;DisplayText&gt;[72]&lt;/DisplayText&gt;&lt;record&gt;&lt;rec-number&gt;473&lt;/rec-number&gt;&lt;foreign-keys&gt;&lt;key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2" w:tooltip="Rajendraboopathy, 2008 #473" w:history="1">
        <w:r w:rsidR="00671DCC">
          <w:rPr>
            <w:rFonts w:ascii="Times New Roman" w:hAnsi="Times New Roman" w:cs="Times New Roman"/>
            <w:noProof/>
            <w:sz w:val="24"/>
            <w:szCs w:val="24"/>
          </w:rPr>
          <w:t>72</w:t>
        </w:r>
      </w:hyperlink>
      <w:r w:rsidR="00F5227B">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739" w:name="_Hlk534790830"/>
      <w:r w:rsidR="00205DC2">
        <w:rPr>
          <w:rFonts w:ascii="Times New Roman" w:hAnsi="Times New Roman" w:cs="Times New Roman"/>
          <w:noProof/>
          <w:sz w:val="24"/>
          <w:szCs w:val="24"/>
        </w:rPr>
        <w:t xml:space="preserve">. </w:t>
      </w:r>
      <w:bookmarkEnd w:id="739"/>
      <w:r>
        <w:rPr>
          <w:rFonts w:ascii="Times New Roman" w:hAnsi="Times New Roman" w:cs="Times New Roman"/>
          <w:noProof/>
          <w:sz w:val="24"/>
          <w:szCs w:val="24"/>
        </w:rPr>
        <w:t>Bu</w:t>
      </w:r>
      <w:r w:rsidR="00205DC2">
        <w:rPr>
          <w:rFonts w:ascii="Times New Roman" w:hAnsi="Times New Roman" w:cs="Times New Roman"/>
          <w:noProof/>
          <w:sz w:val="24"/>
          <w:szCs w:val="24"/>
        </w:rPr>
        <w:t>t up to 30%, 40% and 50% of failure loads were used as input to three neural 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740" w:name="_Hlk534839244"/>
      <w:r w:rsidR="00205DC2">
        <w:rPr>
          <w:rFonts w:ascii="Times New Roman" w:hAnsi="Times New Roman" w:cs="Times New Roman"/>
          <w:noProof/>
          <w:sz w:val="24"/>
          <w:szCs w:val="24"/>
        </w:rPr>
        <w:t>constructed with 30% of AE data</w:t>
      </w:r>
      <w:bookmarkEnd w:id="740"/>
      <w:r w:rsidR="00205DC2">
        <w:rPr>
          <w:rFonts w:ascii="Times New Roman" w:hAnsi="Times New Roman" w:cs="Times New Roman"/>
          <w:noProof/>
          <w:sz w:val="24"/>
          <w:szCs w:val="24"/>
        </w:rPr>
        <w:t>, 66-22-1</w:t>
      </w:r>
      <w:r w:rsidR="00205DC2">
        <w:t xml:space="preserve"> </w:t>
      </w:r>
      <w:bookmarkStart w:id="741" w:name="_Hlk534839296"/>
      <w:r w:rsidR="00205DC2">
        <w:rPr>
          <w:rFonts w:ascii="Times New Roman" w:hAnsi="Times New Roman" w:cs="Times New Roman"/>
          <w:noProof/>
          <w:sz w:val="24"/>
          <w:szCs w:val="24"/>
        </w:rPr>
        <w:t xml:space="preserve">constructed with 40% of AE data </w:t>
      </w:r>
      <w:bookmarkEnd w:id="741"/>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applied the same network parameters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better performance. </w:t>
      </w:r>
    </w:p>
    <w:p w14:paraId="15ADBA2E" w14:textId="648CA6F4"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t>
      </w:r>
      <w:r w:rsidR="007D3574">
        <w:rPr>
          <w:rFonts w:ascii="Times New Roman" w:hAnsi="Times New Roman" w:cs="Times New Roman"/>
          <w:noProof/>
          <w:sz w:val="24"/>
          <w:szCs w:val="24"/>
        </w:rPr>
        <w:t xml:space="preserve">by Sasikumar et al., </w:t>
      </w:r>
      <w:r>
        <w:rPr>
          <w:rFonts w:ascii="Times New Roman" w:hAnsi="Times New Roman" w:cs="Times New Roman"/>
          <w:noProof/>
          <w:sz w:val="24"/>
          <w:szCs w:val="24"/>
        </w:rPr>
        <w:t xml:space="preserve">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w:t>
      </w:r>
      <w:commentRangeStart w:id="742"/>
      <w:r w:rsidR="00EB1EE4">
        <w:rPr>
          <w:rFonts w:ascii="Times New Roman" w:hAnsi="Times New Roman" w:cs="Times New Roman"/>
          <w:noProof/>
          <w:sz w:val="24"/>
          <w:szCs w:val="24"/>
        </w:rPr>
        <w:t xml:space="preserve">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w:t>
      </w:r>
      <w:commentRangeEnd w:id="742"/>
      <w:r w:rsidR="003E68CC">
        <w:rPr>
          <w:rStyle w:val="a6"/>
        </w:rPr>
        <w:commentReference w:id="742"/>
      </w:r>
      <w:r w:rsidR="00EB1EE4">
        <w:rPr>
          <w:rFonts w:ascii="Times New Roman" w:hAnsi="Times New Roman" w:cs="Times New Roman"/>
          <w:noProof/>
          <w:sz w:val="24"/>
          <w:szCs w:val="24"/>
        </w:rPr>
        <w:t xml:space="preserve">But there was </w:t>
      </w:r>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r w:rsidR="00EB1EE4">
        <w:rPr>
          <w:rFonts w:ascii="Times New Roman" w:hAnsi="Times New Roman" w:cs="Times New Roman"/>
          <w:noProof/>
          <w:sz w:val="24"/>
          <w:szCs w:val="24"/>
        </w:rPr>
        <w:t xml:space="preserve"> </w:t>
      </w:r>
    </w:p>
    <w:p w14:paraId="5A148D43" w14:textId="2F1FBFE0" w:rsidR="00CF1552" w:rsidRDefault="00825748" w:rsidP="00825748">
      <w:pPr>
        <w:pStyle w:val="3"/>
        <w:rPr>
          <w:noProof/>
        </w:rPr>
      </w:pPr>
      <w:commentRangeStart w:id="743"/>
      <w:r>
        <w:rPr>
          <w:noProof/>
        </w:rPr>
        <w:lastRenderedPageBreak/>
        <w:t>Tribological</w:t>
      </w:r>
      <w:commentRangeEnd w:id="743"/>
      <w:r w:rsidR="00EA1A9E">
        <w:rPr>
          <w:rStyle w:val="a6"/>
          <w:rFonts w:ascii="Calibri" w:eastAsia="宋体" w:hAnsi="Calibri"/>
          <w:b w:val="0"/>
        </w:rPr>
        <w:commentReference w:id="743"/>
      </w:r>
      <w:r>
        <w:rPr>
          <w:noProof/>
        </w:rPr>
        <w:t xml:space="preserve"> Property</w:t>
      </w:r>
      <w:del w:id="744" w:author="Thike" w:date="2019-07-03T17:37:00Z">
        <w:r w:rsidR="00205DC2" w:rsidDel="00CB5EAF">
          <w:rPr>
            <w:noProof/>
          </w:rPr>
          <w:delText>Electrochemical Property</w:delText>
        </w:r>
      </w:del>
    </w:p>
    <w:p w14:paraId="4426D569" w14:textId="77777777" w:rsidR="00825748" w:rsidDel="00CB5EAF" w:rsidRDefault="00825748" w:rsidP="00825748">
      <w:pPr>
        <w:pStyle w:val="3"/>
        <w:rPr>
          <w:del w:id="745" w:author="Thike" w:date="2019-07-03T17:37:00Z"/>
          <w:noProof/>
        </w:rPr>
      </w:pPr>
    </w:p>
    <w:p w14:paraId="617C3C59" w14:textId="4D9EAA38" w:rsidR="00CF1552" w:rsidDel="003E21DC" w:rsidRDefault="00205DC2">
      <w:pPr>
        <w:pStyle w:val="3"/>
        <w:rPr>
          <w:del w:id="746" w:author="Thike" w:date="2019-07-03T17:23:00Z"/>
          <w:rFonts w:cs="Times New Roman"/>
          <w:noProof/>
        </w:rPr>
        <w:pPrChange w:id="747" w:author="Thike" w:date="2019-07-07T17:00:00Z">
          <w:pPr>
            <w:widowControl w:val="0"/>
            <w:tabs>
              <w:tab w:val="left" w:pos="8355"/>
            </w:tabs>
            <w:spacing w:line="360" w:lineRule="auto"/>
            <w:jc w:val="both"/>
          </w:pPr>
        </w:pPrChange>
      </w:pPr>
      <w:bookmarkStart w:id="748" w:name="_Hlk534842607"/>
      <w:bookmarkStart w:id="749" w:name="_Hlk534715628"/>
      <w:del w:id="750" w:author="Thike" w:date="2019-07-03T17:23:00Z">
        <w:r w:rsidDel="003E21DC">
          <w:rPr>
            <w:rFonts w:cs="Times New Roman"/>
            <w:noProof/>
          </w:rPr>
          <w:delText>Bassam, Ortega-Toledo et al</w:delText>
        </w:r>
        <w:bookmarkEnd w:id="748"/>
        <w:r w:rsidDel="003E21DC">
          <w:rPr>
            <w:rFonts w:cs="Times New Roman"/>
            <w:noProof/>
          </w:rPr>
          <w:delText>.</w:delText>
        </w:r>
        <w:r w:rsidR="006029D0" w:rsidDel="003E21DC">
          <w:rPr>
            <w:rFonts w:cs="Times New Roman"/>
            <w:noProof/>
          </w:rPr>
          <w:delText xml:space="preserve"> (2008) </w:delText>
        </w:r>
        <w:r w:rsidDel="003E21DC">
          <w:rPr>
            <w:rFonts w:cs="Times New Roman"/>
            <w:noProof/>
          </w:rPr>
          <w:fldChar w:fldCharType="begin"/>
        </w:r>
      </w:del>
      <w:r w:rsidR="0022551D">
        <w:rPr>
          <w:rFonts w:cs="Times New Roman"/>
          <w:noProof/>
        </w:rPr>
        <w:instrText xml:space="preserve"> ADDIN EN.CITE &lt;EndNote&gt;&lt;Cite&gt;&lt;Author&gt;Bassam&lt;/Author&gt;&lt;Year&gt;2008&lt;/Year&gt;&lt;RecNum&gt;443&lt;/RecNum&gt;&lt;DisplayText&gt;[77]&lt;/DisplayText&gt;&lt;record&gt;&lt;rec-number&gt;443&lt;/rec-number&gt;&lt;foreign-keys&gt;&lt;key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del w:id="751" w:author="Thike" w:date="2019-07-03T17:23:00Z">
        <w:r w:rsidDel="003E21DC">
          <w:rPr>
            <w:rFonts w:cs="Times New Roman"/>
            <w:noProof/>
          </w:rPr>
          <w:fldChar w:fldCharType="separate"/>
        </w:r>
      </w:del>
      <w:r w:rsidR="0022551D">
        <w:rPr>
          <w:rFonts w:cs="Times New Roman"/>
          <w:noProof/>
        </w:rPr>
        <w:t>[</w:t>
      </w:r>
      <w:r w:rsidR="00D6662D">
        <w:rPr>
          <w:noProof/>
        </w:rPr>
        <w:fldChar w:fldCharType="begin"/>
      </w:r>
      <w:r w:rsidR="00D6662D">
        <w:rPr>
          <w:noProof/>
        </w:rPr>
        <w:instrText xml:space="preserve"> HYPERLINK \l "_ENREF_77" \o "Bassam, 2008 #443" </w:instrText>
      </w:r>
      <w:r w:rsidR="00D6662D">
        <w:rPr>
          <w:noProof/>
        </w:rPr>
        <w:fldChar w:fldCharType="separate"/>
      </w:r>
      <w:r w:rsidR="00D6662D">
        <w:rPr>
          <w:rFonts w:cs="Times New Roman"/>
          <w:noProof/>
        </w:rPr>
        <w:t>77</w:t>
      </w:r>
      <w:r w:rsidR="00D6662D">
        <w:rPr>
          <w:noProof/>
        </w:rPr>
        <w:fldChar w:fldCharType="end"/>
      </w:r>
      <w:r w:rsidR="0022551D">
        <w:rPr>
          <w:rFonts w:cs="Times New Roman"/>
          <w:noProof/>
        </w:rPr>
        <w:t>]</w:t>
      </w:r>
      <w:del w:id="752" w:author="Thike" w:date="2019-07-03T17:23:00Z">
        <w:r w:rsidDel="003E21DC">
          <w:rPr>
            <w:rFonts w:cs="Times New Roman"/>
            <w:noProof/>
          </w:rPr>
          <w:fldChar w:fldCharType="end"/>
        </w:r>
        <w:r w:rsidDel="003E21DC">
          <w:rPr>
            <w:rFonts w:cs="Times New Roman"/>
            <w:noProof/>
          </w:rPr>
          <w:delText xml:space="preserve"> and </w:delText>
        </w:r>
        <w:bookmarkStart w:id="753" w:name="_Hlk534843239"/>
        <w:r w:rsidDel="003E21DC">
          <w:rPr>
            <w:rFonts w:cs="Times New Roman"/>
            <w:noProof/>
          </w:rPr>
          <w:delText>Colorado-Garrido, Ortega-Toledo et al.</w:delText>
        </w:r>
        <w:bookmarkEnd w:id="749"/>
        <w:bookmarkEnd w:id="753"/>
        <w:r w:rsidDel="003E21DC">
          <w:rPr>
            <w:rFonts w:cs="Times New Roman"/>
            <w:noProof/>
          </w:rPr>
          <w:delText xml:space="preserve"> </w:delText>
        </w:r>
        <w:r w:rsidR="006029D0" w:rsidDel="003E21DC">
          <w:rPr>
            <w:rFonts w:cs="Times New Roman"/>
            <w:noProof/>
          </w:rPr>
          <w:delText xml:space="preserve">(2008) </w:delText>
        </w:r>
        <w:r w:rsidDel="003E21DC">
          <w:rPr>
            <w:rFonts w:cs="Times New Roman"/>
            <w:noProof/>
          </w:rPr>
          <w:fldChar w:fldCharType="begin"/>
        </w:r>
      </w:del>
      <w:r w:rsidR="0022551D">
        <w:rPr>
          <w:rFonts w:cs="Times New Roman"/>
          <w:noProof/>
        </w:rPr>
        <w:instrText xml:space="preserve"> ADDIN EN.CITE &lt;EndNote&gt;&lt;Cite&gt;&lt;Author&gt;Colorado-Garrido&lt;/Author&gt;&lt;Year&gt;2008&lt;/Year&gt;&lt;RecNum&gt;446&lt;/RecNum&gt;&lt;DisplayText&gt;[78]&lt;/DisplayText&gt;&lt;record&gt;&lt;rec-number&gt;446&lt;/rec-number&gt;&lt;foreign-keys&gt;&lt;key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del w:id="754" w:author="Thike" w:date="2019-07-03T17:23:00Z">
        <w:r w:rsidDel="003E21DC">
          <w:rPr>
            <w:rFonts w:cs="Times New Roman"/>
            <w:noProof/>
          </w:rPr>
          <w:fldChar w:fldCharType="separate"/>
        </w:r>
      </w:del>
      <w:r w:rsidR="0022551D">
        <w:rPr>
          <w:rFonts w:cs="Times New Roman"/>
          <w:noProof/>
        </w:rPr>
        <w:t>[</w:t>
      </w:r>
      <w:r w:rsidR="00D6662D">
        <w:rPr>
          <w:noProof/>
        </w:rPr>
        <w:fldChar w:fldCharType="begin"/>
      </w:r>
      <w:r w:rsidR="00D6662D">
        <w:rPr>
          <w:noProof/>
        </w:rPr>
        <w:instrText xml:space="preserve"> HYPERLINK \l "_ENREF_78" \o "Colorado-Garrido, 2008 #446" </w:instrText>
      </w:r>
      <w:r w:rsidR="00D6662D">
        <w:rPr>
          <w:noProof/>
        </w:rPr>
        <w:fldChar w:fldCharType="separate"/>
      </w:r>
      <w:r w:rsidR="00D6662D">
        <w:rPr>
          <w:rFonts w:cs="Times New Roman"/>
          <w:noProof/>
        </w:rPr>
        <w:t>78</w:t>
      </w:r>
      <w:r w:rsidR="00D6662D">
        <w:rPr>
          <w:noProof/>
        </w:rPr>
        <w:fldChar w:fldCharType="end"/>
      </w:r>
      <w:r w:rsidR="0022551D">
        <w:rPr>
          <w:rFonts w:cs="Times New Roman"/>
          <w:noProof/>
        </w:rPr>
        <w:t>]</w:t>
      </w:r>
      <w:del w:id="755" w:author="Thike" w:date="2019-07-03T17:23:00Z">
        <w:r w:rsidDel="003E21DC">
          <w:rPr>
            <w:rFonts w:cs="Times New Roman"/>
            <w:noProof/>
          </w:rPr>
          <w:fldChar w:fldCharType="end"/>
        </w:r>
        <w:r w:rsidDel="003E21DC">
          <w:rPr>
            <w:rFonts w:cs="Times New Roman"/>
            <w:noProof/>
          </w:rPr>
          <w:delText xml:space="preserve"> implemented </w:delText>
        </w:r>
        <w:r w:rsidR="008221A9" w:rsidDel="003E21DC">
          <w:rPr>
            <w:rFonts w:cs="Times New Roman"/>
            <w:noProof/>
          </w:rPr>
          <w:delText xml:space="preserve">prediction ability of </w:delText>
        </w:r>
      </w:del>
      <w:del w:id="756" w:author="Thike" w:date="2019-07-03T16:33:00Z">
        <w:r w:rsidDel="00990898">
          <w:rPr>
            <w:rFonts w:cs="Times New Roman"/>
            <w:noProof/>
          </w:rPr>
          <w:delText xml:space="preserve">multilayer perceptron </w:delText>
        </w:r>
      </w:del>
      <w:del w:id="757" w:author="Thike" w:date="2019-07-03T17:23:00Z">
        <w:r w:rsidDel="003E21DC">
          <w:rPr>
            <w:rFonts w:cs="Times New Roman"/>
            <w:noProof/>
          </w:rPr>
          <w:delText xml:space="preserve">neural networks in the application of electrochemical impedance techniques. Bassam, Ortega-Toledo et al. </w:delText>
        </w:r>
        <w:r w:rsidR="008221A9" w:rsidDel="003E21DC">
          <w:rPr>
            <w:rFonts w:cs="Times New Roman"/>
            <w:noProof/>
          </w:rPr>
          <w:delText>trained a</w:delText>
        </w:r>
        <w:r w:rsidDel="003E21DC">
          <w:rPr>
            <w:rFonts w:cs="Times New Roman"/>
            <w:noProof/>
          </w:rPr>
          <w:delText xml:space="preserve"> </w:delText>
        </w:r>
      </w:del>
      <w:del w:id="758" w:author="Thike" w:date="2019-07-03T16:33:00Z">
        <w:r w:rsidDel="00990898">
          <w:rPr>
            <w:rFonts w:cs="Times New Roman"/>
            <w:noProof/>
          </w:rPr>
          <w:delText xml:space="preserve">multilayer perceptron </w:delText>
        </w:r>
      </w:del>
      <w:del w:id="759" w:author="Thike" w:date="2019-07-03T17:23:00Z">
        <w:r w:rsidDel="003E21DC">
          <w:rPr>
            <w:rFonts w:cs="Times New Roman"/>
            <w:noProof/>
          </w:rPr>
          <w:delText>neural network model with 4-5-1 network architecture, Levenberg–Marquardt learning algorithm, the hyperbolic tangent sigmoid transfer function and the linear transfer function for the determination of different types of corrosion by using electrochemical impedance spectroscopy curves from different inhibitor concentrations.</w:delText>
        </w:r>
        <w:r w:rsidDel="003E21DC">
          <w:delText xml:space="preserve"> </w:delText>
        </w:r>
        <w:r w:rsidR="00950F46" w:rsidDel="003E21DC">
          <w:rPr>
            <w:rFonts w:cs="Times New Roman"/>
            <w:noProof/>
          </w:rPr>
          <w:delText>C</w:delText>
        </w:r>
        <w:r w:rsidR="00950F46" w:rsidRPr="00950F46" w:rsidDel="003E21DC">
          <w:rPr>
            <w:rFonts w:cs="Times New Roman"/>
            <w:noProof/>
          </w:rPr>
          <w:delText>orrelation coefficient</w:delText>
        </w:r>
        <w:r w:rsidR="00950F46" w:rsidDel="003E21DC">
          <w:rPr>
            <w:rFonts w:cs="Times New Roman"/>
            <w:noProof/>
          </w:rPr>
          <w:delText xml:space="preserve"> of </w:delText>
        </w:r>
        <w:r w:rsidR="00950F46" w:rsidRPr="00950F46" w:rsidDel="003E21DC">
          <w:rPr>
            <w:rFonts w:cs="Times New Roman"/>
            <w:noProof/>
          </w:rPr>
          <w:delText xml:space="preserve">R&gt;0.9905 described good agreement between simulations and theoretical data test. </w:delText>
        </w:r>
        <w:r w:rsidDel="003E21DC">
          <w:rPr>
            <w:rFonts w:cs="Times New Roman"/>
            <w:noProof/>
          </w:rPr>
          <w:delText>It was expected that</w:delText>
        </w:r>
        <w:r w:rsidDel="003E21DC">
          <w:delText xml:space="preserve"> </w:delText>
        </w:r>
        <w:r w:rsidDel="003E21DC">
          <w:rPr>
            <w:rFonts w:cs="Times New Roman"/>
            <w:noProof/>
          </w:rPr>
          <w:delText xml:space="preserve">the model may also enable the implementation of smart sensors for online quality determination (corrosion type) in pipeline steel. Colorado-Garrido, Ortega-Toledo et al. described the application of </w:delText>
        </w:r>
      </w:del>
      <w:del w:id="760" w:author="Thike" w:date="2019-07-03T16:33:00Z">
        <w:r w:rsidDel="00990898">
          <w:rPr>
            <w:rFonts w:cs="Times New Roman"/>
            <w:noProof/>
          </w:rPr>
          <w:delText xml:space="preserve">multilayer perceptron </w:delText>
        </w:r>
      </w:del>
      <w:del w:id="761" w:author="Thike" w:date="2019-07-03T17:23:00Z">
        <w:r w:rsidDel="003E21DC">
          <w:rPr>
            <w:rFonts w:cs="Times New Roman"/>
            <w:noProof/>
          </w:rPr>
          <w:delText xml:space="preserve">neural network to electrochemical testing by predicting impedance spectroscopy values, with the same network parameters used in </w:delText>
        </w:r>
        <w:r w:rsidR="000C19A3" w:rsidDel="003E21DC">
          <w:rPr>
            <w:rFonts w:cs="Times New Roman"/>
            <w:noProof/>
          </w:rPr>
          <w:delText xml:space="preserve">the </w:delText>
        </w:r>
        <w:r w:rsidDel="003E21DC">
          <w:rPr>
            <w:rFonts w:cs="Times New Roman"/>
            <w:noProof/>
          </w:rPr>
          <w:delText xml:space="preserve">work of Bassam, Ortega-Toledo et al. </w:delText>
        </w:r>
        <w:r w:rsidR="00C34A21" w:rsidDel="003E21DC">
          <w:rPr>
            <w:rFonts w:cs="Times New Roman"/>
            <w:noProof/>
          </w:rPr>
          <w:delText>The best network architecture was obtained with 2-5-1 for 5 ppm of inhibitor and 2-2-1 for 25 ppm of inhibitor</w:delText>
        </w:r>
        <w:r w:rsidR="00AA129D" w:rsidRPr="00AA129D" w:rsidDel="003E21DC">
          <w:rPr>
            <w:rFonts w:cs="Times New Roman"/>
            <w:noProof/>
          </w:rPr>
          <w:delText>, and correlation coefficients R value of 0.984 for 5 ppm and 0.994 for 25 ppm described good agreement between simulations and theoretical data test.</w:delText>
        </w:r>
        <w:r w:rsidR="00AA129D" w:rsidDel="003E21DC">
          <w:rPr>
            <w:rFonts w:cs="Times New Roman"/>
            <w:noProof/>
          </w:rPr>
          <w:delText xml:space="preserve"> </w:delText>
        </w:r>
        <w:r w:rsidDel="003E21DC">
          <w:rPr>
            <w:rFonts w:cs="Times New Roman"/>
            <w:noProof/>
          </w:rPr>
          <w:delText>In this case, the model’s aim was to predict the imaginary impedance based on the real part of the impedance as a</w:delText>
        </w:r>
        <w:r w:rsidDel="003E21DC">
          <w:rPr>
            <w:rFonts w:cs="Times New Roman" w:hint="eastAsia"/>
            <w:noProof/>
          </w:rPr>
          <w:delText xml:space="preserve"> </w:delText>
        </w:r>
        <w:r w:rsidDel="003E21DC">
          <w:rPr>
            <w:rFonts w:cs="Times New Roman"/>
            <w:noProof/>
          </w:rPr>
          <w:delText>function of time to determine the corrosion resistance of the tested material in the solution.</w:delText>
        </w:r>
        <w:r w:rsidR="00BE0578" w:rsidDel="003E21DC">
          <w:rPr>
            <w:rFonts w:cs="Times New Roman"/>
            <w:noProof/>
          </w:rPr>
          <w:delText xml:space="preserve"> By using the same network parameters, the performance results of those two works gave good agreement between actual and predicted data. Hence, it can be concluded that a good ANN model can progressively </w:delText>
        </w:r>
        <w:r w:rsidR="00BE0578" w:rsidRPr="00BE0578" w:rsidDel="003E21DC">
          <w:rPr>
            <w:rFonts w:cs="Times New Roman"/>
            <w:noProof/>
          </w:rPr>
          <w:delText xml:space="preserve">be </w:delText>
        </w:r>
        <w:r w:rsidR="00BE0578" w:rsidDel="003E21DC">
          <w:rPr>
            <w:rFonts w:cs="Times New Roman"/>
            <w:noProof/>
          </w:rPr>
          <w:delText>used for future prediction in context of the problem with same nature.</w:delText>
        </w:r>
      </w:del>
    </w:p>
    <w:p w14:paraId="76240995" w14:textId="3DDF1CDE" w:rsidR="00CF1552" w:rsidDel="00E17096" w:rsidRDefault="00205DC2">
      <w:pPr>
        <w:pStyle w:val="3"/>
        <w:rPr>
          <w:del w:id="762" w:author="Thike" w:date="2019-07-09T14:20:00Z"/>
          <w:noProof/>
        </w:rPr>
        <w:pPrChange w:id="763" w:author="Thike" w:date="2019-07-07T17:00:00Z">
          <w:pPr>
            <w:pStyle w:val="a3"/>
            <w:widowControl w:val="0"/>
            <w:numPr>
              <w:numId w:val="3"/>
            </w:numPr>
            <w:tabs>
              <w:tab w:val="left" w:pos="8355"/>
            </w:tabs>
            <w:spacing w:after="240" w:line="360" w:lineRule="auto"/>
            <w:ind w:left="360" w:hanging="360"/>
            <w:jc w:val="both"/>
          </w:pPr>
        </w:pPrChange>
      </w:pPr>
      <w:del w:id="764" w:author="Thike" w:date="2019-07-09T14:20:00Z">
        <w:r w:rsidDel="00E17096">
          <w:rPr>
            <w:noProof/>
          </w:rPr>
          <w:delText>Tribological Property</w:delText>
        </w:r>
      </w:del>
    </w:p>
    <w:p w14:paraId="3CB8240C" w14:textId="33A87CFD" w:rsidR="001F0520" w:rsidRDefault="00E56E82">
      <w:pPr>
        <w:pStyle w:val="a3"/>
        <w:widowControl w:val="0"/>
        <w:tabs>
          <w:tab w:val="left" w:pos="8355"/>
        </w:tabs>
        <w:spacing w:before="100" w:beforeAutospacing="1" w:after="200" w:line="360" w:lineRule="auto"/>
        <w:ind w:left="0"/>
        <w:contextualSpacing w:val="0"/>
        <w:jc w:val="both"/>
        <w:rPr>
          <w:ins w:id="765" w:author="Thike" w:date="2019-07-09T05:13:00Z"/>
          <w:rFonts w:eastAsia="等线 Light"/>
          <w:noProof/>
        </w:rPr>
        <w:pPrChange w:id="766" w:author="Thike" w:date="2019-07-09T06:05:00Z">
          <w:pPr>
            <w:pStyle w:val="a3"/>
            <w:widowControl w:val="0"/>
            <w:tabs>
              <w:tab w:val="left" w:pos="8355"/>
            </w:tabs>
            <w:spacing w:before="240" w:after="240" w:line="360" w:lineRule="auto"/>
            <w:ind w:left="0"/>
            <w:jc w:val="both"/>
          </w:pPr>
        </w:pPrChange>
      </w:pPr>
      <w:r>
        <w:rPr>
          <w:noProof/>
        </w:rPr>
        <w:t>Predicting tribological properties of polymer composites</w:t>
      </w:r>
      <w:ins w:id="767" w:author="Thike" w:date="2019-07-04T04:15:00Z">
        <w:r w:rsidR="005F3527">
          <w:rPr>
            <w:noProof/>
          </w:rPr>
          <w:t xml:space="preserve"> friction materials</w:t>
        </w:r>
      </w:ins>
      <w:r>
        <w:rPr>
          <w:noProof/>
        </w:rPr>
        <w:t xml:space="preserve"> to determine performance potential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ins w:id="768" w:author="Thike" w:date="2019-07-04T03:44:00Z">
        <w:r w:rsidR="009F119A">
          <w:rPr>
            <w:noProof/>
          </w:rPr>
          <w:t>,</w:t>
        </w:r>
      </w:ins>
      <w:ins w:id="769" w:author="Thike" w:date="2019-07-04T03:39:00Z">
        <w:r w:rsidR="00CD4937">
          <w:rPr>
            <w:noProof/>
          </w:rPr>
          <w:t xml:space="preserve"> and</w:t>
        </w:r>
      </w:ins>
      <w:ins w:id="770" w:author="Thike" w:date="2019-07-04T03:40:00Z">
        <w:r w:rsidR="00CD4937">
          <w:rPr>
            <w:noProof/>
          </w:rPr>
          <w:t xml:space="preserve"> the process of</w:t>
        </w:r>
      </w:ins>
      <w:ins w:id="771" w:author="Thike" w:date="2019-07-04T03:42:00Z">
        <w:r w:rsidR="00CD4937">
          <w:rPr>
            <w:noProof/>
          </w:rPr>
          <w:t xml:space="preserve"> developing and testing a new composite </w:t>
        </w:r>
      </w:ins>
      <w:ins w:id="772" w:author="Thike" w:date="2019-07-04T03:43:00Z">
        <w:r w:rsidR="00CD4937">
          <w:rPr>
            <w:noProof/>
          </w:rPr>
          <w:t>material</w:t>
        </w:r>
      </w:ins>
      <w:ins w:id="773" w:author="Thike" w:date="2019-07-04T04:18:00Z">
        <w:r w:rsidR="005F3527">
          <w:rPr>
            <w:noProof/>
          </w:rPr>
          <w:t xml:space="preserve"> on trail-error based </w:t>
        </w:r>
      </w:ins>
      <w:r w:rsidR="003634B7">
        <w:rPr>
          <w:noProof/>
        </w:rPr>
        <w:t xml:space="preserve">experimental </w:t>
      </w:r>
      <w:ins w:id="774" w:author="Thike" w:date="2019-07-04T04:18:00Z">
        <w:r w:rsidR="005F3527">
          <w:rPr>
            <w:noProof/>
          </w:rPr>
          <w:t>method</w:t>
        </w:r>
      </w:ins>
      <w:ins w:id="775" w:author="Thike" w:date="2019-07-04T03:43:00Z">
        <w:r w:rsidR="00CD4937">
          <w:rPr>
            <w:noProof/>
          </w:rPr>
          <w:t xml:space="preserve"> </w:t>
        </w:r>
      </w:ins>
      <w:ins w:id="776" w:author="Thike" w:date="2019-07-04T03:42:00Z">
        <w:r w:rsidR="00CD4937">
          <w:rPr>
            <w:noProof/>
          </w:rPr>
          <w:t xml:space="preserve">is </w:t>
        </w:r>
      </w:ins>
      <w:ins w:id="777" w:author="Thike" w:date="2019-07-04T03:43:00Z">
        <w:r w:rsidR="009F119A">
          <w:rPr>
            <w:noProof/>
          </w:rPr>
          <w:t>time-consuming</w:t>
        </w:r>
      </w:ins>
      <w:ins w:id="778" w:author="Thike" w:date="2019-07-04T04:17:00Z">
        <w:r w:rsidR="005F3527">
          <w:rPr>
            <w:noProof/>
          </w:rPr>
          <w:t xml:space="preserve"> and laborious</w:t>
        </w:r>
      </w:ins>
      <w:ins w:id="779" w:author="Thike" w:date="2019-07-04T03:43:00Z">
        <w:r w:rsidR="009F119A">
          <w:rPr>
            <w:noProof/>
          </w:rPr>
          <w:t xml:space="preserve"> as well as </w:t>
        </w:r>
      </w:ins>
      <w:ins w:id="780" w:author="Thike" w:date="2019-07-04T03:42:00Z">
        <w:r w:rsidR="00CD4937">
          <w:rPr>
            <w:noProof/>
          </w:rPr>
          <w:t>complex and costly</w:t>
        </w:r>
      </w:ins>
      <w:r>
        <w:rPr>
          <w:noProof/>
        </w:rPr>
        <w:t>.</w:t>
      </w:r>
      <w:r w:rsidR="00466CD3">
        <w:rPr>
          <w:noProof/>
        </w:rPr>
        <w:t xml:space="preserve"> </w:t>
      </w:r>
      <w:del w:id="781" w:author="Thike" w:date="2019-07-04T03:44:00Z">
        <w:r w:rsidR="00466CD3" w:rsidDel="009F119A">
          <w:rPr>
            <w:noProof/>
          </w:rPr>
          <w:delText xml:space="preserve"> </w:delText>
        </w:r>
      </w:del>
      <w:r w:rsidR="00466CD3">
        <w:rPr>
          <w:noProof/>
        </w:rPr>
        <w:t xml:space="preserve">ANN can make the problem-independent solution </w:t>
      </w:r>
      <w:ins w:id="782" w:author="Thike" w:date="2019-07-04T03:45:00Z">
        <w:r w:rsidR="009F119A">
          <w:rPr>
            <w:noProof/>
          </w:rPr>
          <w:t xml:space="preserve">to prediction of tribological properties </w:t>
        </w:r>
      </w:ins>
      <w:r w:rsidR="00466CD3">
        <w:rPr>
          <w:noProof/>
        </w:rPr>
        <w:t xml:space="preserve">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F5227B">
        <w:rPr>
          <w:noProof/>
        </w:rPr>
        <w:instrText xml:space="preserve"> ADDIN EN.CITE &lt;EndNote&gt;&lt;Cite&gt;&lt;Author&gt;Gyurova&lt;/Author&gt;&lt;Year&gt;2011&lt;/Year&gt;&lt;RecNum&gt;718&lt;/RecNum&gt;&lt;DisplayText&gt;[80]&lt;/DisplayText&gt;&lt;record&gt;&lt;rec-number&gt;718&lt;/rec-number&gt;&lt;foreign-keys&gt;&lt;key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F5227B">
        <w:rPr>
          <w:noProof/>
        </w:rPr>
        <w:t>[</w:t>
      </w:r>
      <w:r w:rsidR="00671DCC">
        <w:rPr>
          <w:noProof/>
        </w:rPr>
        <w:fldChar w:fldCharType="begin"/>
      </w:r>
      <w:r w:rsidR="00671DCC">
        <w:rPr>
          <w:noProof/>
        </w:rPr>
        <w:instrText xml:space="preserve"> HYPERLINK \l "_ENREF_80" \o "Gyurova, 2011 #718" </w:instrText>
      </w:r>
      <w:r w:rsidR="00671DCC">
        <w:rPr>
          <w:noProof/>
        </w:rPr>
        <w:fldChar w:fldCharType="separate"/>
      </w:r>
      <w:r w:rsidR="00671DCC">
        <w:rPr>
          <w:noProof/>
        </w:rPr>
        <w:t>80</w:t>
      </w:r>
      <w:r w:rsidR="00671DCC">
        <w:rPr>
          <w:noProof/>
        </w:rPr>
        <w:fldChar w:fldCharType="end"/>
      </w:r>
      <w:r w:rsidR="00F5227B">
        <w:rPr>
          <w:noProof/>
        </w:rPr>
        <w:t>]</w:t>
      </w:r>
      <w:r w:rsidR="00C34A21">
        <w:rPr>
          <w:noProof/>
        </w:rPr>
        <w:fldChar w:fldCharType="end"/>
      </w:r>
      <w:r w:rsidR="00C34A21">
        <w:rPr>
          <w:noProof/>
        </w:rPr>
        <w:t xml:space="preserve"> </w:t>
      </w:r>
      <w:r w:rsidR="00205DC2">
        <w:rPr>
          <w:noProof/>
        </w:rPr>
        <w:t>established two</w:t>
      </w:r>
      <w:r w:rsidR="007A4B78">
        <w:rPr>
          <w:noProof/>
        </w:rPr>
        <w:t xml:space="preserve"> </w:t>
      </w:r>
      <w:ins w:id="783" w:author="Thike" w:date="2019-07-03T16:34:00Z">
        <w:r w:rsidR="00990898">
          <w:rPr>
            <w:rFonts w:hint="eastAsia"/>
            <w:szCs w:val="28"/>
          </w:rPr>
          <w:t>M</w:t>
        </w:r>
        <w:r w:rsidR="00990898">
          <w:rPr>
            <w:szCs w:val="28"/>
          </w:rPr>
          <w:t>LP</w:t>
        </w:r>
        <w:r w:rsidR="00990898" w:rsidDel="00990898">
          <w:rPr>
            <w:noProof/>
          </w:rPr>
          <w:t xml:space="preserve"> </w:t>
        </w:r>
      </w:ins>
      <w:del w:id="784" w:author="Thike" w:date="2019-07-03T16:34:00Z">
        <w:r w:rsidR="00205DC2" w:rsidDel="00990898">
          <w:rPr>
            <w:noProof/>
          </w:rPr>
          <w:delText xml:space="preserve">ultilayer perceptron </w:delText>
        </w:r>
      </w:del>
      <w:r w:rsidR="00205DC2">
        <w:rPr>
          <w:noProof/>
        </w:rPr>
        <w:t>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 xml:space="preserve">of polyphenylene sulfide (PPS) matrix composites. A new measurement series was performed with </w:t>
      </w:r>
      <w:r w:rsidR="00205DC2">
        <w:rPr>
          <w:rFonts w:eastAsia="等线 Light"/>
          <w:noProof/>
        </w:rPr>
        <w:lastRenderedPageBreak/>
        <w:t>thermoplastic matrix composites and preexisting five</w:t>
      </w:r>
      <w:r w:rsidR="00205DC2">
        <w:rPr>
          <w:rFonts w:ascii="Calibri" w:eastAsia="宋体" w:hAnsi="Calibri" w:cs="宋体"/>
          <w:noProof/>
          <w:sz w:val="22"/>
          <w:szCs w:val="22"/>
        </w:rPr>
        <w:t xml:space="preserve"> </w:t>
      </w:r>
      <w:r w:rsidR="00205DC2">
        <w:rPr>
          <w:rFonts w:eastAsia="等线 Light"/>
          <w:noProof/>
        </w:rPr>
        <w:t>experimental training datasets collected or expanded throughout a period of three years were used for training and testing the developed network models. Material compositions and testing conditions were used as input parameter to predict the tribological properties. The tansig function and purelin function were used as transfer functions for the hidden layer and the output layer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r w:rsidR="00240942">
        <w:rPr>
          <w:rFonts w:eastAsia="等线 Light"/>
          <w:noProof/>
        </w:rPr>
        <w:t xml:space="preserve"> and</w:t>
      </w:r>
      <w:r w:rsidR="007A4B78">
        <w:rPr>
          <w:rFonts w:eastAsia="等线 Light"/>
          <w:noProof/>
        </w:rPr>
        <w:t xml:space="preserve"> it</w:t>
      </w:r>
      <w:r w:rsidR="00240942">
        <w:rPr>
          <w:rFonts w:eastAsia="等线 Light"/>
          <w:noProof/>
        </w:rPr>
        <w:t xml:space="preserve"> </w:t>
      </w:r>
      <w:r w:rsidR="007A4B78">
        <w:rPr>
          <w:rFonts w:eastAsia="等线 Light"/>
          <w:noProof/>
        </w:rPr>
        <w:t>could</w:t>
      </w:r>
      <w:r w:rsidR="00240942">
        <w:rPr>
          <w:rFonts w:eastAsia="等线 Light"/>
          <w:noProof/>
        </w:rPr>
        <w:t xml:space="preserve">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improving 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good correlation existed</w:t>
      </w:r>
      <w:r w:rsidR="004438C2" w:rsidRPr="004438C2">
        <w:rPr>
          <w:rFonts w:eastAsia="等线 Light"/>
          <w:noProof/>
        </w:rPr>
        <w:t xml:space="preserve"> </w:t>
      </w:r>
      <w:r w:rsidR="004438C2">
        <w:rPr>
          <w:rFonts w:eastAsia="等线 Light"/>
          <w:noProof/>
        </w:rPr>
        <w:t>between actual and predicted output.</w:t>
      </w:r>
      <w:r w:rsidR="00205DC2">
        <w:rPr>
          <w:rFonts w:ascii="AdvP4DF60E" w:eastAsia="宋体" w:hAnsi="AdvP4DF60E" w:cs="宋体"/>
          <w:color w:val="000000"/>
          <w:sz w:val="16"/>
          <w:szCs w:val="16"/>
        </w:rPr>
        <w:t xml:space="preserve"> </w:t>
      </w:r>
      <w:moveFromRangeStart w:id="785" w:author="Thike" w:date="2019-07-09T06:39:00Z" w:name="move13546807"/>
      <w:moveFrom w:id="786" w:author="Thike" w:date="2019-07-09T06:39:00Z">
        <w:r w:rsidR="004438C2" w:rsidRPr="00204986" w:rsidDel="0022551D">
          <w:rPr>
            <w:rFonts w:eastAsia="等线 Light"/>
            <w:noProof/>
          </w:rPr>
          <w:t xml:space="preserve">This work </w:t>
        </w:r>
        <w:r w:rsidR="00204986" w:rsidRPr="00204986" w:rsidDel="0022551D">
          <w:rPr>
            <w:rFonts w:eastAsia="等线 Light"/>
            <w:noProof/>
          </w:rPr>
          <w:t>highlighted</w:t>
        </w:r>
        <w:r w:rsidR="004438C2" w:rsidRPr="00204986" w:rsidDel="0022551D">
          <w:rPr>
            <w:rFonts w:eastAsia="等线 Light"/>
            <w:noProof/>
          </w:rPr>
          <w:t xml:space="preserve"> the advantages of ANN</w:t>
        </w:r>
        <w:r w:rsidR="00204986" w:rsidDel="0022551D">
          <w:rPr>
            <w:rFonts w:eastAsia="等线 Light"/>
            <w:noProof/>
          </w:rPr>
          <w:t>, especially generalization ability,</w:t>
        </w:r>
        <w:r w:rsidR="00204986" w:rsidRPr="00204986" w:rsidDel="0022551D">
          <w:rPr>
            <w:rFonts w:eastAsia="等线 Light"/>
            <w:noProof/>
          </w:rPr>
          <w:t xml:space="preserve"> by implementing the </w:t>
        </w:r>
        <w:r w:rsidR="00204986" w:rsidDel="0022551D">
          <w:rPr>
            <w:rFonts w:eastAsia="等线 Light"/>
            <w:noProof/>
          </w:rPr>
          <w:t>existing ANN</w:t>
        </w:r>
        <w:r w:rsidR="00204986" w:rsidRPr="00204986" w:rsidDel="0022551D">
          <w:rPr>
            <w:rFonts w:eastAsia="等线 Light"/>
            <w:noProof/>
          </w:rPr>
          <w:t xml:space="preserve"> models for other problems with similar nature.</w:t>
        </w:r>
      </w:moveFrom>
      <w:moveFromRangeEnd w:id="785"/>
    </w:p>
    <w:p w14:paraId="26CDD0AF" w14:textId="055151E0" w:rsidR="002242CF" w:rsidRDefault="00F61457">
      <w:pPr>
        <w:pStyle w:val="a3"/>
        <w:widowControl w:val="0"/>
        <w:tabs>
          <w:tab w:val="left" w:pos="8355"/>
        </w:tabs>
        <w:spacing w:before="240" w:after="200" w:line="360" w:lineRule="auto"/>
        <w:ind w:left="0"/>
        <w:contextualSpacing w:val="0"/>
        <w:jc w:val="both"/>
        <w:rPr>
          <w:ins w:id="787" w:author="Thike" w:date="2019-07-09T06:39:00Z"/>
          <w:rFonts w:eastAsia="等线 Light"/>
          <w:noProof/>
        </w:rPr>
        <w:pPrChange w:id="788" w:author="Thike" w:date="2019-07-09T06:40:00Z">
          <w:pPr>
            <w:pStyle w:val="a3"/>
            <w:widowControl w:val="0"/>
            <w:tabs>
              <w:tab w:val="left" w:pos="8355"/>
            </w:tabs>
            <w:spacing w:before="240" w:after="200" w:line="360" w:lineRule="auto"/>
            <w:ind w:left="0"/>
            <w:jc w:val="both"/>
          </w:pPr>
        </w:pPrChange>
      </w:pPr>
      <w:ins w:id="789" w:author="Thike" w:date="2019-07-09T05:16:00Z">
        <w:r w:rsidRPr="00F61457">
          <w:rPr>
            <w:noProof/>
          </w:rPr>
          <w:t>Liu</w:t>
        </w:r>
      </w:ins>
      <w:ins w:id="790" w:author="Thike" w:date="2019-07-09T05:22:00Z">
        <w:r w:rsidR="00062985">
          <w:rPr>
            <w:rFonts w:eastAsia="等线 Light"/>
            <w:noProof/>
          </w:rPr>
          <w:t xml:space="preserve"> et al., (2007) </w:t>
        </w:r>
      </w:ins>
      <w:r>
        <w:rPr>
          <w:rFonts w:eastAsia="等线 Light"/>
          <w:noProof/>
        </w:rPr>
        <w:fldChar w:fldCharType="begin"/>
      </w:r>
      <w:r w:rsidR="00F5227B">
        <w:rPr>
          <w:rFonts w:eastAsia="等线 Light"/>
          <w:noProof/>
        </w:rPr>
        <w:instrText xml:space="preserve"> ADDIN EN.CITE &lt;EndNote&gt;&lt;Cite&gt;&lt;Author&gt;LiuJie&lt;/Author&gt;&lt;Year&gt;2007&lt;/Year&gt;&lt;RecNum&gt;453&lt;/RecNum&gt;&lt;DisplayText&gt;[73]&lt;/DisplayText&gt;&lt;record&gt;&lt;rec-number&gt;453&lt;/rec-number&gt;&lt;foreign-keys&gt;&lt;key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Pr>
          <w:rFonts w:eastAsia="等线 Light"/>
          <w:noProof/>
        </w:rPr>
        <w:fldChar w:fldCharType="separate"/>
      </w:r>
      <w:r w:rsidR="00F5227B">
        <w:rPr>
          <w:rFonts w:eastAsia="等线 Light"/>
          <w:noProof/>
        </w:rPr>
        <w:t>[</w:t>
      </w:r>
      <w:r w:rsidR="00671DCC">
        <w:rPr>
          <w:rFonts w:eastAsia="等线 Light"/>
          <w:noProof/>
        </w:rPr>
        <w:fldChar w:fldCharType="begin"/>
      </w:r>
      <w:r w:rsidR="00671DCC">
        <w:rPr>
          <w:rFonts w:eastAsia="等线 Light"/>
          <w:noProof/>
        </w:rPr>
        <w:instrText xml:space="preserve"> HYPERLINK \l "_ENREF_73" \o "LiuJie, 2007 #453" </w:instrText>
      </w:r>
      <w:r w:rsidR="00671DCC">
        <w:rPr>
          <w:rFonts w:eastAsia="等线 Light"/>
          <w:noProof/>
        </w:rPr>
        <w:fldChar w:fldCharType="separate"/>
      </w:r>
      <w:r w:rsidR="00671DCC">
        <w:rPr>
          <w:rFonts w:eastAsia="等线 Light"/>
          <w:noProof/>
        </w:rPr>
        <w:t>73</w:t>
      </w:r>
      <w:r w:rsidR="00671DCC">
        <w:rPr>
          <w:rFonts w:eastAsia="等线 Light"/>
          <w:noProof/>
        </w:rPr>
        <w:fldChar w:fldCharType="end"/>
      </w:r>
      <w:r w:rsidR="00F5227B">
        <w:rPr>
          <w:rFonts w:eastAsia="等线 Light"/>
          <w:noProof/>
        </w:rPr>
        <w:t>]</w:t>
      </w:r>
      <w:r>
        <w:rPr>
          <w:rFonts w:eastAsia="等线 Light"/>
          <w:noProof/>
        </w:rPr>
        <w:fldChar w:fldCharType="end"/>
      </w:r>
      <w:ins w:id="791" w:author="Thike" w:date="2019-07-09T05:23:00Z">
        <w:r w:rsidR="00062985">
          <w:rPr>
            <w:rFonts w:eastAsia="等线 Light"/>
            <w:noProof/>
          </w:rPr>
          <w:t xml:space="preserve"> predicted </w:t>
        </w:r>
        <w:r w:rsidR="00062985" w:rsidRPr="00062985">
          <w:rPr>
            <w:rFonts w:eastAsia="等线 Light"/>
            <w:noProof/>
          </w:rPr>
          <w:t>friction coefficient and wear weight loss</w:t>
        </w:r>
      </w:ins>
      <w:ins w:id="792" w:author="Thike" w:date="2019-07-09T05:24:00Z">
        <w:r w:rsidR="00F62F84">
          <w:rPr>
            <w:rFonts w:eastAsia="等线 Light"/>
            <w:noProof/>
          </w:rPr>
          <w:t xml:space="preserve"> of </w:t>
        </w:r>
        <w:r w:rsidR="00F62F84" w:rsidRPr="00F62F84">
          <w:rPr>
            <w:rFonts w:eastAsia="等线 Light"/>
            <w:noProof/>
          </w:rPr>
          <w:t>carbon-fibre-reinforced polyetheretherketone composite (PEEK-CF30)</w:t>
        </w:r>
      </w:ins>
      <w:ins w:id="793" w:author="Thike" w:date="2019-07-09T05:45:00Z">
        <w:r w:rsidR="00730A4F">
          <w:rPr>
            <w:rFonts w:eastAsia="等线 Light"/>
            <w:noProof/>
          </w:rPr>
          <w:t xml:space="preserve"> as a function of </w:t>
        </w:r>
      </w:ins>
      <w:ins w:id="794" w:author="Thike" w:date="2019-07-09T05:46:00Z">
        <w:r w:rsidR="00730A4F" w:rsidRPr="00730A4F">
          <w:rPr>
            <w:rFonts w:eastAsia="等线 Light"/>
            <w:i/>
            <w:iCs/>
            <w:noProof/>
            <w:rPrChange w:id="795" w:author="Thike" w:date="2019-07-09T05:48:00Z">
              <w:rPr>
                <w:rFonts w:eastAsia="等线 Light"/>
                <w:noProof/>
              </w:rPr>
            </w:rPrChange>
          </w:rPr>
          <w:t xml:space="preserve">pv </w:t>
        </w:r>
        <w:r w:rsidR="00730A4F" w:rsidRPr="00730A4F">
          <w:rPr>
            <w:rFonts w:eastAsia="等线 Light"/>
            <w:noProof/>
          </w:rPr>
          <w:t>factor and contact temperature</w:t>
        </w:r>
      </w:ins>
      <w:ins w:id="796" w:author="Thike" w:date="2019-07-09T05:24:00Z">
        <w:r w:rsidR="00F62F84">
          <w:rPr>
            <w:rFonts w:eastAsia="等线 Light"/>
            <w:noProof/>
          </w:rPr>
          <w:t xml:space="preserve"> by </w:t>
        </w:r>
      </w:ins>
      <w:ins w:id="797" w:author="Thike" w:date="2019-07-09T05:50:00Z">
        <w:r w:rsidR="005C5CA7">
          <w:rPr>
            <w:rFonts w:eastAsia="等线 Light"/>
            <w:noProof/>
          </w:rPr>
          <w:t>t</w:t>
        </w:r>
      </w:ins>
      <w:ins w:id="798" w:author="Thike" w:date="2019-07-09T05:51:00Z">
        <w:r w:rsidR="005C5CA7">
          <w:rPr>
            <w:rFonts w:eastAsia="等线 Light"/>
            <w:noProof/>
          </w:rPr>
          <w:t>wo</w:t>
        </w:r>
      </w:ins>
      <w:ins w:id="799" w:author="Thike" w:date="2019-07-09T05:44:00Z">
        <w:r w:rsidR="004B2811">
          <w:rPr>
            <w:rFonts w:eastAsia="等线 Light"/>
            <w:noProof/>
          </w:rPr>
          <w:t xml:space="preserve"> </w:t>
        </w:r>
      </w:ins>
      <w:ins w:id="800" w:author="Thike" w:date="2019-07-09T05:39:00Z">
        <w:r w:rsidR="004B2811">
          <w:rPr>
            <w:rFonts w:eastAsia="等线 Light"/>
            <w:noProof/>
          </w:rPr>
          <w:t>BP</w:t>
        </w:r>
      </w:ins>
      <w:ins w:id="801" w:author="Thike" w:date="2019-07-09T05:40:00Z">
        <w:r w:rsidR="004B2811">
          <w:rPr>
            <w:rFonts w:eastAsia="等线 Light"/>
            <w:noProof/>
          </w:rPr>
          <w:t xml:space="preserve"> neural network model</w:t>
        </w:r>
      </w:ins>
      <w:ins w:id="802" w:author="Thike" w:date="2019-07-09T05:51:00Z">
        <w:r w:rsidR="005C5CA7">
          <w:rPr>
            <w:rFonts w:eastAsia="等线 Light"/>
            <w:noProof/>
          </w:rPr>
          <w:t>s</w:t>
        </w:r>
      </w:ins>
      <w:ins w:id="803" w:author="Thike" w:date="2019-07-09T05:40:00Z">
        <w:r w:rsidR="004B2811">
          <w:rPr>
            <w:rFonts w:eastAsia="等线 Light"/>
            <w:noProof/>
          </w:rPr>
          <w:t xml:space="preserve"> </w:t>
        </w:r>
      </w:ins>
      <w:r w:rsidR="007A4B78">
        <w:rPr>
          <w:rFonts w:eastAsia="等线 Light"/>
          <w:noProof/>
        </w:rPr>
        <w:t>of which</w:t>
      </w:r>
      <w:ins w:id="804" w:author="Thike" w:date="2019-07-09T05:41:00Z">
        <w:r w:rsidR="004B2811">
          <w:rPr>
            <w:rFonts w:eastAsia="等线 Light"/>
            <w:noProof/>
          </w:rPr>
          <w:t xml:space="preserve"> generalization capability was improved by</w:t>
        </w:r>
      </w:ins>
      <w:ins w:id="805" w:author="Thike" w:date="2019-07-09T05:42:00Z">
        <w:r w:rsidR="004B2811">
          <w:rPr>
            <w:rFonts w:eastAsia="等线 Light"/>
            <w:noProof/>
          </w:rPr>
          <w:t xml:space="preserve"> </w:t>
        </w:r>
      </w:ins>
      <w:ins w:id="806" w:author="Thike" w:date="2019-07-09T05:44:00Z">
        <w:r w:rsidR="004B2811">
          <w:rPr>
            <w:rFonts w:eastAsia="等线 Light"/>
            <w:noProof/>
          </w:rPr>
          <w:t xml:space="preserve">implementing </w:t>
        </w:r>
      </w:ins>
      <w:ins w:id="807" w:author="Thike" w:date="2019-07-09T05:43:00Z">
        <w:r w:rsidR="004B2811" w:rsidRPr="004B2811">
          <w:rPr>
            <w:rFonts w:eastAsia="等线 Light"/>
            <w:noProof/>
          </w:rPr>
          <w:t>Bayesian regularization in combination with Levenberg–Marquardt</w:t>
        </w:r>
      </w:ins>
      <w:ins w:id="808" w:author="Thike" w:date="2019-07-09T05:44:00Z">
        <w:r w:rsidR="004B2811">
          <w:rPr>
            <w:rFonts w:eastAsia="等线 Light"/>
            <w:noProof/>
          </w:rPr>
          <w:t xml:space="preserve"> learning algorithm.</w:t>
        </w:r>
      </w:ins>
      <w:ins w:id="809" w:author="Thike" w:date="2019-07-09T06:00:00Z">
        <w:r w:rsidR="005C5CA7">
          <w:rPr>
            <w:rFonts w:eastAsia="等线 Light"/>
            <w:noProof/>
          </w:rPr>
          <w:t xml:space="preserve"> </w:t>
        </w:r>
        <w:r w:rsidR="00C334CA">
          <w:rPr>
            <w:rFonts w:eastAsia="等线 Light"/>
            <w:noProof/>
          </w:rPr>
          <w:t xml:space="preserve">The  best network </w:t>
        </w:r>
      </w:ins>
      <w:ins w:id="810" w:author="Thike" w:date="2019-07-09T06:05:00Z">
        <w:r w:rsidR="00C334CA">
          <w:rPr>
            <w:rFonts w:eastAsia="等线 Light"/>
            <w:noProof/>
          </w:rPr>
          <w:t>was obtained with (2-</w:t>
        </w:r>
      </w:ins>
      <w:ins w:id="811" w:author="Thike" w:date="2019-07-09T06:06:00Z">
        <w:r w:rsidR="00C334CA">
          <w:rPr>
            <w:rFonts w:eastAsia="等线 Light"/>
            <w:noProof/>
          </w:rPr>
          <w:t>7-1) and (2-8-1) architectures</w:t>
        </w:r>
      </w:ins>
      <w:ins w:id="812" w:author="Thike" w:date="2019-07-09T06:07:00Z">
        <w:r w:rsidR="00C334CA">
          <w:rPr>
            <w:rFonts w:eastAsia="等线 Light"/>
            <w:noProof/>
          </w:rPr>
          <w:t xml:space="preserve"> and </w:t>
        </w:r>
      </w:ins>
      <w:ins w:id="813" w:author="Thike" w:date="2019-07-09T06:08:00Z">
        <w:r w:rsidR="00C334CA">
          <w:rPr>
            <w:rFonts w:eastAsia="等线 Light"/>
            <w:noProof/>
          </w:rPr>
          <w:t>s</w:t>
        </w:r>
        <w:r w:rsidR="00C334CA" w:rsidRPr="00C334CA">
          <w:rPr>
            <w:rFonts w:eastAsia="等线 Light"/>
            <w:noProof/>
          </w:rPr>
          <w:t>igmoid and</w:t>
        </w:r>
        <w:r w:rsidR="00C334CA" w:rsidRPr="00C334CA">
          <w:rPr>
            <w:rFonts w:eastAsia="等线 Light"/>
            <w:noProof/>
          </w:rPr>
          <w:br/>
          <w:t>pureline transfer function</w:t>
        </w:r>
        <w:r w:rsidR="00C334CA">
          <w:rPr>
            <w:rFonts w:eastAsia="等线 Light"/>
            <w:noProof/>
          </w:rPr>
          <w:t xml:space="preserve"> were used for hidden and output layers.</w:t>
        </w:r>
      </w:ins>
      <w:ins w:id="814" w:author="Thike" w:date="2019-07-09T06:10:00Z">
        <w:r w:rsidR="00C334CA">
          <w:rPr>
            <w:rFonts w:eastAsia="等线 Light"/>
            <w:noProof/>
          </w:rPr>
          <w:t xml:space="preserve"> In this work, the authors were dealed with </w:t>
        </w:r>
      </w:ins>
      <w:ins w:id="815" w:author="Thike" w:date="2019-07-09T06:12:00Z">
        <w:r w:rsidR="00CC1291">
          <w:rPr>
            <w:rFonts w:eastAsia="等线 Light"/>
            <w:noProof/>
          </w:rPr>
          <w:t xml:space="preserve">data </w:t>
        </w:r>
      </w:ins>
      <w:ins w:id="816" w:author="Thike" w:date="2019-07-09T06:10:00Z">
        <w:r w:rsidR="00C334CA">
          <w:rPr>
            <w:rFonts w:eastAsia="等线 Light"/>
            <w:noProof/>
          </w:rPr>
          <w:t>normaliz</w:t>
        </w:r>
      </w:ins>
      <w:ins w:id="817" w:author="Thike" w:date="2019-07-09T06:12:00Z">
        <w:r w:rsidR="00CC1291">
          <w:rPr>
            <w:rFonts w:eastAsia="等线 Light"/>
            <w:noProof/>
          </w:rPr>
          <w:t>ation</w:t>
        </w:r>
      </w:ins>
      <w:ins w:id="818" w:author="Thike" w:date="2019-07-09T06:10:00Z">
        <w:r w:rsidR="00C334CA">
          <w:rPr>
            <w:rFonts w:eastAsia="等线 Light"/>
            <w:noProof/>
          </w:rPr>
          <w:t xml:space="preserve"> and unnormaliz</w:t>
        </w:r>
      </w:ins>
      <w:ins w:id="819" w:author="Thike" w:date="2019-07-09T06:12:00Z">
        <w:r w:rsidR="00CC1291">
          <w:rPr>
            <w:rFonts w:eastAsia="等线 Light"/>
            <w:noProof/>
          </w:rPr>
          <w:t>ation</w:t>
        </w:r>
      </w:ins>
      <w:ins w:id="820" w:author="Thike" w:date="2019-07-09T06:10:00Z">
        <w:r w:rsidR="00C334CA">
          <w:rPr>
            <w:rFonts w:eastAsia="等线 Light"/>
            <w:noProof/>
          </w:rPr>
          <w:t xml:space="preserve"> methods </w:t>
        </w:r>
      </w:ins>
      <w:ins w:id="821" w:author="Thike" w:date="2019-07-09T06:12:00Z">
        <w:r w:rsidR="00CC1291">
          <w:rPr>
            <w:rFonts w:eastAsia="等线 Light"/>
            <w:noProof/>
          </w:rPr>
          <w:t xml:space="preserve">so that </w:t>
        </w:r>
      </w:ins>
      <w:ins w:id="822" w:author="Thike" w:date="2019-07-09T06:13:00Z">
        <w:r w:rsidR="00CC1291">
          <w:rPr>
            <w:rFonts w:eastAsia="等线 Light"/>
            <w:noProof/>
          </w:rPr>
          <w:t>the importance of each parameter was balanced and the networks were trained</w:t>
        </w:r>
      </w:ins>
      <w:ins w:id="823" w:author="Thike" w:date="2019-07-09T06:14:00Z">
        <w:r w:rsidR="00CC1291">
          <w:rPr>
            <w:rFonts w:eastAsia="等线 Light"/>
            <w:noProof/>
          </w:rPr>
          <w:t xml:space="preserve"> smoothly</w:t>
        </w:r>
      </w:ins>
      <w:ins w:id="824" w:author="Thike" w:date="2019-07-09T06:16:00Z">
        <w:r w:rsidR="00CC1291">
          <w:rPr>
            <w:rFonts w:eastAsia="等线 Light"/>
            <w:noProof/>
          </w:rPr>
          <w:t xml:space="preserve"> about </w:t>
        </w:r>
        <w:r w:rsidR="00CC1291" w:rsidRPr="00CC1291">
          <w:rPr>
            <w:rFonts w:eastAsia="等线 Light"/>
            <w:noProof/>
          </w:rPr>
          <w:t>33 and 56 cycles</w:t>
        </w:r>
      </w:ins>
      <w:ins w:id="825" w:author="Thike" w:date="2019-07-09T06:14:00Z">
        <w:r w:rsidR="00CC1291">
          <w:rPr>
            <w:rFonts w:eastAsia="等线 Light"/>
            <w:noProof/>
          </w:rPr>
          <w:t>.</w:t>
        </w:r>
      </w:ins>
      <w:ins w:id="826" w:author="Thike" w:date="2019-07-09T06:16:00Z">
        <w:r w:rsidR="00CC1291">
          <w:rPr>
            <w:rFonts w:eastAsia="等线 Light"/>
            <w:noProof/>
          </w:rPr>
          <w:t xml:space="preserve"> Those well-trained </w:t>
        </w:r>
      </w:ins>
      <w:ins w:id="827" w:author="Thike" w:date="2019-07-09T06:17:00Z">
        <w:r w:rsidR="00CC1291">
          <w:rPr>
            <w:rFonts w:eastAsia="等线 Light"/>
            <w:noProof/>
          </w:rPr>
          <w:t xml:space="preserve">ANNs </w:t>
        </w:r>
      </w:ins>
      <w:ins w:id="828" w:author="Thike" w:date="2019-07-09T06:23:00Z">
        <w:r w:rsidR="002242CF">
          <w:rPr>
            <w:rFonts w:eastAsia="等线 Light"/>
            <w:noProof/>
          </w:rPr>
          <w:t xml:space="preserve">gave optimized generalization capability </w:t>
        </w:r>
      </w:ins>
      <w:ins w:id="829" w:author="Thike" w:date="2019-07-09T06:24:00Z">
        <w:r w:rsidR="002242CF">
          <w:rPr>
            <w:rFonts w:eastAsia="等线 Light"/>
            <w:noProof/>
          </w:rPr>
          <w:t xml:space="preserve">such that friction coefficient and wear weight loss were predicted </w:t>
        </w:r>
      </w:ins>
      <w:ins w:id="830" w:author="Thike" w:date="2019-07-09T06:25:00Z">
        <w:r w:rsidR="002242CF">
          <w:rPr>
            <w:rFonts w:eastAsia="等线 Light"/>
            <w:noProof/>
          </w:rPr>
          <w:t>with high accuracy</w:t>
        </w:r>
      </w:ins>
      <w:ins w:id="831" w:author="Thike" w:date="2019-07-09T06:26:00Z">
        <w:r w:rsidR="002242CF">
          <w:rPr>
            <w:rFonts w:eastAsia="等线 Light"/>
            <w:noProof/>
          </w:rPr>
          <w:t xml:space="preserve"> of relative error lower than 10%.</w:t>
        </w:r>
      </w:ins>
      <w:ins w:id="832" w:author="Thike" w:date="2019-07-09T06:30:00Z">
        <w:r w:rsidR="008C465F">
          <w:rPr>
            <w:rFonts w:eastAsia="等线 Light"/>
            <w:noProof/>
          </w:rPr>
          <w:t xml:space="preserve"> </w:t>
        </w:r>
      </w:ins>
      <w:ins w:id="833" w:author="Thike" w:date="2019-07-09T06:31:00Z">
        <w:r w:rsidR="008C465F">
          <w:rPr>
            <w:rFonts w:eastAsia="等线 Light"/>
            <w:noProof/>
          </w:rPr>
          <w:t xml:space="preserve">From the analysis, it was found that friction coefficient </w:t>
        </w:r>
      </w:ins>
      <w:ins w:id="834" w:author="Thike" w:date="2019-07-09T06:33:00Z">
        <w:r w:rsidR="0022551D">
          <w:rPr>
            <w:rFonts w:eastAsia="等线 Light"/>
            <w:noProof/>
          </w:rPr>
          <w:t xml:space="preserve">was strongly </w:t>
        </w:r>
      </w:ins>
      <w:ins w:id="835" w:author="Thike" w:date="2019-07-09T06:35:00Z">
        <w:r w:rsidR="0022551D">
          <w:rPr>
            <w:rFonts w:eastAsia="等线 Light"/>
            <w:noProof/>
          </w:rPr>
          <w:t>effected</w:t>
        </w:r>
      </w:ins>
      <w:ins w:id="836" w:author="Thike" w:date="2019-07-09T06:33:00Z">
        <w:r w:rsidR="0022551D">
          <w:rPr>
            <w:rFonts w:eastAsia="等线 Light"/>
            <w:noProof/>
          </w:rPr>
          <w:t xml:space="preserve"> by the value of </w:t>
        </w:r>
        <w:r w:rsidR="0022551D" w:rsidRPr="00412FE9">
          <w:rPr>
            <w:rFonts w:eastAsia="等线 Light"/>
            <w:i/>
            <w:iCs/>
            <w:noProof/>
          </w:rPr>
          <w:t xml:space="preserve">pv </w:t>
        </w:r>
        <w:r w:rsidR="0022551D" w:rsidRPr="00730A4F">
          <w:rPr>
            <w:rFonts w:eastAsia="等线 Light"/>
            <w:noProof/>
          </w:rPr>
          <w:t>factor</w:t>
        </w:r>
        <w:r w:rsidR="0022551D">
          <w:rPr>
            <w:rFonts w:eastAsia="等线 Light"/>
            <w:noProof/>
          </w:rPr>
          <w:t xml:space="preserve"> wh</w:t>
        </w:r>
      </w:ins>
      <w:ins w:id="837" w:author="Thike" w:date="2019-07-09T06:34:00Z">
        <w:r w:rsidR="0022551D">
          <w:rPr>
            <w:rFonts w:eastAsia="等线 Light"/>
            <w:noProof/>
          </w:rPr>
          <w:t xml:space="preserve">ereas </w:t>
        </w:r>
      </w:ins>
      <w:ins w:id="838" w:author="Thike" w:date="2019-07-09T06:35:00Z">
        <w:r w:rsidR="0022551D">
          <w:rPr>
            <w:rFonts w:eastAsia="等线 Light"/>
            <w:noProof/>
          </w:rPr>
          <w:t xml:space="preserve">compact temperature is the strongly influencing factor for </w:t>
        </w:r>
      </w:ins>
      <w:ins w:id="839" w:author="Thike" w:date="2019-07-09T06:34:00Z">
        <w:r w:rsidR="0022551D">
          <w:rPr>
            <w:rFonts w:eastAsia="等线 Light"/>
            <w:noProof/>
          </w:rPr>
          <w:t>wear weight loss</w:t>
        </w:r>
      </w:ins>
      <w:ins w:id="840" w:author="Thike" w:date="2019-07-09T06:36:00Z">
        <w:r w:rsidR="0022551D">
          <w:rPr>
            <w:rFonts w:eastAsia="等线 Light"/>
            <w:noProof/>
          </w:rPr>
          <w:t>.</w:t>
        </w:r>
      </w:ins>
    </w:p>
    <w:p w14:paraId="6935C07E" w14:textId="1E270E7A" w:rsidR="0022551D" w:rsidDel="00177712" w:rsidRDefault="0022551D" w:rsidP="005142DB">
      <w:pPr>
        <w:pStyle w:val="a3"/>
        <w:widowControl w:val="0"/>
        <w:tabs>
          <w:tab w:val="left" w:pos="8355"/>
        </w:tabs>
        <w:spacing w:before="100" w:beforeAutospacing="1" w:after="200" w:line="360" w:lineRule="auto"/>
        <w:ind w:left="0"/>
        <w:contextualSpacing w:val="0"/>
        <w:jc w:val="both"/>
        <w:rPr>
          <w:del w:id="841" w:author="Thike" w:date="2019-07-09T06:47:00Z"/>
          <w:rFonts w:eastAsia="等线 Light"/>
          <w:noProof/>
        </w:rPr>
      </w:pPr>
      <w:ins w:id="842" w:author="Thike" w:date="2019-07-09T06:42:00Z">
        <w:r>
          <w:rPr>
            <w:rFonts w:eastAsia="等线 Light"/>
            <w:noProof/>
          </w:rPr>
          <w:lastRenderedPageBreak/>
          <w:t xml:space="preserve">It was shown that </w:t>
        </w:r>
      </w:ins>
      <w:moveToRangeStart w:id="843" w:author="Thike" w:date="2019-07-09T06:39:00Z" w:name="move13546807"/>
      <w:moveTo w:id="844" w:author="Thike" w:date="2019-07-09T06:39:00Z">
        <w:del w:id="845" w:author="Thike" w:date="2019-07-09T06:40:00Z">
          <w:r w:rsidRPr="00204986" w:rsidDel="0022551D">
            <w:rPr>
              <w:rFonts w:eastAsia="等线 Light"/>
              <w:noProof/>
            </w:rPr>
            <w:delText xml:space="preserve">This work highlighted </w:delText>
          </w:r>
        </w:del>
        <w:del w:id="846" w:author="Thike" w:date="2019-07-09T06:41:00Z">
          <w:r w:rsidRPr="00204986" w:rsidDel="0022551D">
            <w:rPr>
              <w:rFonts w:eastAsia="等线 Light"/>
              <w:noProof/>
            </w:rPr>
            <w:delText>t</w:delText>
          </w:r>
        </w:del>
      </w:moveTo>
      <w:ins w:id="847" w:author="Thike" w:date="2019-07-09T06:42:00Z">
        <w:r>
          <w:rPr>
            <w:rFonts w:eastAsia="等线 Light"/>
            <w:noProof/>
          </w:rPr>
          <w:t>t</w:t>
        </w:r>
      </w:ins>
      <w:moveTo w:id="848" w:author="Thike" w:date="2019-07-09T06:39:00Z">
        <w:r w:rsidRPr="00204986">
          <w:rPr>
            <w:rFonts w:eastAsia="等线 Light"/>
            <w:noProof/>
          </w:rPr>
          <w:t>he advantage</w:t>
        </w:r>
        <w:del w:id="849" w:author="Thike" w:date="2019-07-09T06:42:00Z">
          <w:r w:rsidRPr="00204986" w:rsidDel="0022551D">
            <w:rPr>
              <w:rFonts w:eastAsia="等线 Light"/>
              <w:noProof/>
            </w:rPr>
            <w:delText>s</w:delText>
          </w:r>
        </w:del>
        <w:r w:rsidRPr="00204986">
          <w:rPr>
            <w:rFonts w:eastAsia="等线 Light"/>
            <w:noProof/>
          </w:rPr>
          <w:t xml:space="preserve"> of ANN</w:t>
        </w:r>
        <w:r>
          <w:rPr>
            <w:rFonts w:eastAsia="等线 Light"/>
            <w:noProof/>
          </w:rPr>
          <w:t xml:space="preserve">, </w:t>
        </w:r>
      </w:moveTo>
      <w:ins w:id="850" w:author="Thike" w:date="2019-07-09T06:43:00Z">
        <w:r>
          <w:rPr>
            <w:rFonts w:eastAsia="等线 Light"/>
            <w:noProof/>
          </w:rPr>
          <w:t xml:space="preserve">its </w:t>
        </w:r>
      </w:ins>
      <w:moveTo w:id="851" w:author="Thike" w:date="2019-07-09T06:39:00Z">
        <w:del w:id="852" w:author="Thike" w:date="2019-07-09T06:42:00Z">
          <w:r w:rsidDel="0022551D">
            <w:rPr>
              <w:rFonts w:eastAsia="等线 Light"/>
              <w:noProof/>
            </w:rPr>
            <w:delText xml:space="preserve">especially </w:delText>
          </w:r>
        </w:del>
        <w:r>
          <w:rPr>
            <w:rFonts w:eastAsia="等线 Light"/>
            <w:noProof/>
          </w:rPr>
          <w:t>generalization ability,</w:t>
        </w:r>
        <w:r w:rsidRPr="00204986">
          <w:rPr>
            <w:rFonts w:eastAsia="等线 Light"/>
            <w:noProof/>
          </w:rPr>
          <w:t xml:space="preserve"> </w:t>
        </w:r>
      </w:moveTo>
      <w:ins w:id="853" w:author="Thike" w:date="2019-07-09T06:43:00Z">
        <w:r w:rsidR="00177712">
          <w:rPr>
            <w:rFonts w:eastAsia="等线 Light"/>
            <w:noProof/>
          </w:rPr>
          <w:t>make</w:t>
        </w:r>
      </w:ins>
      <w:ins w:id="854" w:author="Thike" w:date="2019-07-09T06:44:00Z">
        <w:r w:rsidR="00177712">
          <w:rPr>
            <w:rFonts w:eastAsia="等线 Light"/>
            <w:noProof/>
          </w:rPr>
          <w:t xml:space="preserve">s </w:t>
        </w:r>
      </w:ins>
      <w:moveTo w:id="855" w:author="Thike" w:date="2019-07-09T06:39:00Z">
        <w:del w:id="856" w:author="Thike" w:date="2019-07-09T06:44:00Z">
          <w:r w:rsidRPr="00204986" w:rsidDel="00177712">
            <w:rPr>
              <w:rFonts w:eastAsia="等线 Light"/>
              <w:noProof/>
            </w:rPr>
            <w:delText xml:space="preserve">by implementing the </w:delText>
          </w:r>
        </w:del>
        <w:r>
          <w:rPr>
            <w:rFonts w:eastAsia="等线 Light"/>
            <w:noProof/>
          </w:rPr>
          <w:t>existing ANN</w:t>
        </w:r>
        <w:r w:rsidRPr="00204986">
          <w:rPr>
            <w:rFonts w:eastAsia="等线 Light"/>
            <w:noProof/>
          </w:rPr>
          <w:t xml:space="preserve"> models </w:t>
        </w:r>
      </w:moveTo>
      <w:ins w:id="857" w:author="Thike" w:date="2019-07-09T06:44:00Z">
        <w:r w:rsidR="00177712">
          <w:rPr>
            <w:rFonts w:eastAsia="等线 Light"/>
            <w:noProof/>
          </w:rPr>
          <w:t xml:space="preserve">to be used </w:t>
        </w:r>
      </w:ins>
      <w:moveTo w:id="858" w:author="Thike" w:date="2019-07-09T06:39:00Z">
        <w:r w:rsidRPr="00204986">
          <w:rPr>
            <w:rFonts w:eastAsia="等线 Light"/>
            <w:noProof/>
          </w:rPr>
          <w:t>for other problems with similar natur</w:t>
        </w:r>
      </w:moveTo>
      <w:ins w:id="859" w:author="Thike" w:date="2019-07-09T06:45:00Z">
        <w:r w:rsidR="00177712">
          <w:rPr>
            <w:rFonts w:eastAsia="等线 Light"/>
            <w:noProof/>
          </w:rPr>
          <w:t>e and produces the h</w:t>
        </w:r>
      </w:ins>
      <w:ins w:id="860" w:author="Thike" w:date="2019-07-09T06:46:00Z">
        <w:r w:rsidR="00177712">
          <w:rPr>
            <w:rFonts w:eastAsia="等线 Light"/>
            <w:noProof/>
          </w:rPr>
          <w:t xml:space="preserve">ighly accurate prediction results. </w:t>
        </w:r>
      </w:ins>
      <w:ins w:id="861" w:author="Thike" w:date="2019-07-09T15:25:00Z">
        <w:r w:rsidR="00AA27E7">
          <w:rPr>
            <w:rFonts w:eastAsia="等线 Light"/>
            <w:noProof/>
          </w:rPr>
          <w:t>It can be seen that p</w:t>
        </w:r>
      </w:ins>
      <w:ins w:id="862" w:author="Thike" w:date="2019-07-09T15:24:00Z">
        <w:r w:rsidR="00AA27E7">
          <w:rPr>
            <w:rFonts w:eastAsia="等线 Light"/>
            <w:noProof/>
          </w:rPr>
          <w:t xml:space="preserve">redicting triobological properties of materials by ANN models reduces excessive experimental work </w:t>
        </w:r>
      </w:ins>
      <w:ins w:id="863" w:author="Thike" w:date="2019-07-09T15:26:00Z">
        <w:r w:rsidR="009E3337">
          <w:rPr>
            <w:rFonts w:eastAsia="等线 Light"/>
            <w:noProof/>
          </w:rPr>
          <w:t xml:space="preserve">by yielding satisfactory and acceptable results compared to experimental results </w:t>
        </w:r>
      </w:ins>
      <w:ins w:id="864" w:author="Thike" w:date="2019-07-09T15:24:00Z">
        <w:r w:rsidR="00AA27E7">
          <w:rPr>
            <w:rFonts w:eastAsia="等线 Light"/>
            <w:noProof/>
          </w:rPr>
          <w:t xml:space="preserve">and </w:t>
        </w:r>
      </w:ins>
      <w:ins w:id="865" w:author="Thike" w:date="2019-07-09T06:46:00Z">
        <w:r w:rsidR="00177712">
          <w:rPr>
            <w:rFonts w:eastAsia="等线 Light"/>
            <w:noProof/>
          </w:rPr>
          <w:t xml:space="preserve">ANN performance can </w:t>
        </w:r>
      </w:ins>
      <w:ins w:id="866" w:author="Thike" w:date="2019-07-09T15:27:00Z">
        <w:r w:rsidR="007F4427">
          <w:rPr>
            <w:rFonts w:eastAsia="等线 Light"/>
            <w:noProof/>
          </w:rPr>
          <w:t xml:space="preserve">also </w:t>
        </w:r>
      </w:ins>
      <w:ins w:id="867" w:author="Thike" w:date="2019-07-09T06:46:00Z">
        <w:r w:rsidR="00177712">
          <w:rPr>
            <w:rFonts w:eastAsia="等线 Light"/>
            <w:noProof/>
          </w:rPr>
          <w:t>be optimized with other computing technolog</w:t>
        </w:r>
      </w:ins>
      <w:ins w:id="868" w:author="Thike" w:date="2019-07-09T06:48:00Z">
        <w:r w:rsidR="00177712">
          <w:rPr>
            <w:rFonts w:eastAsia="等线 Light"/>
            <w:noProof/>
          </w:rPr>
          <w:t>ies,</w:t>
        </w:r>
      </w:ins>
      <w:ins w:id="869" w:author="Thike" w:date="2019-07-09T06:47:00Z">
        <w:r w:rsidR="00177712">
          <w:rPr>
            <w:rFonts w:eastAsia="等线 Light"/>
            <w:noProof/>
          </w:rPr>
          <w:t xml:space="preserve"> such as bayesian regularisation framework.</w:t>
        </w:r>
      </w:ins>
      <w:moveTo w:id="870" w:author="Thike" w:date="2019-07-09T06:39:00Z">
        <w:del w:id="871" w:author="Thike" w:date="2019-07-09T06:45:00Z">
          <w:r w:rsidRPr="00204986" w:rsidDel="00177712">
            <w:rPr>
              <w:rFonts w:eastAsia="等线 Light"/>
              <w:noProof/>
            </w:rPr>
            <w:delText>e.</w:delText>
          </w:r>
        </w:del>
      </w:moveTo>
    </w:p>
    <w:moveToRangeEnd w:id="843"/>
    <w:p w14:paraId="1CA3260C" w14:textId="77777777" w:rsidR="0022551D" w:rsidRPr="0022551D" w:rsidRDefault="0022551D" w:rsidP="005E4EC3">
      <w:pPr>
        <w:pStyle w:val="a3"/>
        <w:widowControl w:val="0"/>
        <w:tabs>
          <w:tab w:val="left" w:pos="8355"/>
        </w:tabs>
        <w:spacing w:before="100" w:beforeAutospacing="1" w:after="200" w:line="360" w:lineRule="auto"/>
        <w:ind w:left="0"/>
        <w:contextualSpacing w:val="0"/>
        <w:jc w:val="both"/>
        <w:rPr>
          <w:rFonts w:eastAsia="等线 Light"/>
          <w:noProof/>
        </w:rPr>
      </w:pPr>
    </w:p>
    <w:bookmarkEnd w:id="738"/>
    <w:p w14:paraId="78867C9F" w14:textId="1847B7AF" w:rsidR="00CF1552" w:rsidRDefault="00205DC2" w:rsidP="005E4EC3">
      <w:pPr>
        <w:pStyle w:val="2"/>
        <w:spacing w:after="240"/>
        <w:rPr>
          <w:noProof/>
        </w:rPr>
      </w:pPr>
      <w:r>
        <w:rPr>
          <w:noProof/>
        </w:rPr>
        <w:t xml:space="preserve">ANN for </w:t>
      </w:r>
      <w:r w:rsidR="00C172A9">
        <w:rPr>
          <w:rFonts w:hint="eastAsia"/>
          <w:noProof/>
        </w:rPr>
        <w:t xml:space="preserve">New </w:t>
      </w:r>
      <w:r>
        <w:rPr>
          <w:noProof/>
        </w:rPr>
        <w:t xml:space="preserve">Materials </w:t>
      </w:r>
      <w:r w:rsidRPr="00567A4A">
        <w:rPr>
          <w:noProof/>
        </w:rPr>
        <w:t>Design</w:t>
      </w:r>
      <w:r w:rsidR="00CC1291">
        <w:rPr>
          <w:noProof/>
        </w:rPr>
        <w:t xml:space="preserve"> </w:t>
      </w:r>
    </w:p>
    <w:p w14:paraId="0F18B021" w14:textId="54D74560" w:rsidR="00253708" w:rsidRDefault="00205DC2" w:rsidP="0022551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6" w:tooltip="Li, 2007 #469" w:history="1">
        <w:r w:rsidR="00671DCC">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r w:rsidR="00B65B86">
        <w:rPr>
          <w:rFonts w:ascii="Times New Roman" w:hAnsi="Times New Roman" w:cs="Times New Roman"/>
          <w:noProof/>
          <w:sz w:val="24"/>
          <w:szCs w:val="24"/>
        </w:rPr>
        <w:t>to</w:t>
      </w:r>
      <w:r>
        <w:rPr>
          <w:rFonts w:ascii="Times New Roman" w:hAnsi="Times New Roman" w:cs="Times New Roman"/>
          <w:noProof/>
          <w:sz w:val="24"/>
          <w:szCs w:val="24"/>
        </w:rPr>
        <w:t xml:space="preserve">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The analysis result 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w:t>
      </w:r>
      <w:r w:rsidR="00E0102B" w:rsidRPr="00225D57">
        <w:rPr>
          <w:rFonts w:ascii="Times New Roman" w:hAnsi="Times New Roman" w:cs="Times New Roman"/>
          <w:noProof/>
          <w:sz w:val="24"/>
          <w:szCs w:val="24"/>
        </w:rPr>
        <w:t xml:space="preserve">predicted output was within 5%, </w:t>
      </w:r>
      <w:r w:rsidR="00E0102B" w:rsidRPr="00567A4A">
        <w:rPr>
          <w:rFonts w:ascii="Times New Roman" w:hAnsi="Times New Roman" w:cs="Times New Roman"/>
          <w:noProof/>
          <w:sz w:val="24"/>
          <w:szCs w:val="24"/>
        </w:rPr>
        <w:t xml:space="preserve">but only one of them gave 7% error rate because of </w:t>
      </w:r>
      <w:r w:rsidR="00E0102B">
        <w:rPr>
          <w:rFonts w:ascii="Times New Roman" w:hAnsi="Times New Roman" w:cs="Times New Roman"/>
          <w:noProof/>
          <w:sz w:val="24"/>
          <w:szCs w:val="24"/>
        </w:rPr>
        <w:t xml:space="preserve">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of 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5E91D245" w14:textId="49087831" w:rsidR="00CF1552" w:rsidRDefault="00205DC2" w:rsidP="0022551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r w:rsidR="00F61457">
        <w:rPr>
          <w:rFonts w:ascii="Times New Roman" w:hAnsi="Times New Roman" w:cs="Times New Roman"/>
          <w:sz w:val="24"/>
          <w:szCs w:val="24"/>
        </w:rPr>
        <w:t>et al.,</w:t>
      </w:r>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&lt;EndNote&gt;&lt;Cite&gt;&lt;Author&gt;Jain&lt;/Author&gt;&lt;Year&gt;2013&lt;/Year&gt;&lt;RecNum&gt;610&lt;/RecNum&gt;&lt;DisplayText&gt;[81]&lt;/DisplayText&gt;&lt;record&gt;&lt;rec-number&gt;610&lt;/rec-number&gt;&lt;foreign-keys&gt;&lt;key app="EN" db-id="ese55x5vtzp0x6e9s9tpzwagt5re2t5sfaz5" timestamp="1549622802"&gt;610&lt;/key&gt;&lt;key app="ENWeb" db-id=""&gt;0&lt;/key&gt;&lt;/foreign-keys&gt;&lt;ref-type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1" w:tooltip="Jain, 2013 #610" w:history="1">
        <w:r w:rsidR="00671DCC">
          <w:rPr>
            <w:rFonts w:ascii="Times New Roman" w:hAnsi="Times New Roman" w:cs="Times New Roman"/>
            <w:noProof/>
            <w:sz w:val="24"/>
            <w:szCs w:val="24"/>
          </w:rPr>
          <w:t>81</w:t>
        </w:r>
      </w:hyperlink>
      <w:r w:rsidR="006961F6">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5C6C39">
        <w:rPr>
          <w:rFonts w:ascii="Times New Roman" w:hAnsi="Times New Roman" w:cs="Times New Roman"/>
          <w:sz w:val="24"/>
          <w:szCs w:val="24"/>
        </w:rPr>
        <w:t xml:space="preserve"> A</w:t>
      </w:r>
      <w:r w:rsidR="004C189F" w:rsidRPr="004C189F">
        <w:rPr>
          <w:rFonts w:ascii="Times New Roman" w:hAnsi="Times New Roman" w:cs="Times New Roman"/>
          <w:sz w:val="24"/>
          <w:szCs w:val="24"/>
        </w:rPr>
        <w:t xml:space="preserve"> crystal graph convolutional neural networks (CGCNN) framework, an innovated universal and interpretable representation of </w:t>
      </w:r>
      <w:r w:rsidR="004C189F" w:rsidRPr="004C189F">
        <w:rPr>
          <w:rFonts w:ascii="Times New Roman" w:hAnsi="Times New Roman" w:cs="Times New Roman"/>
          <w:sz w:val="24"/>
          <w:szCs w:val="24"/>
        </w:rPr>
        <w:lastRenderedPageBreak/>
        <w:t xml:space="preserve">crystalline materials, </w:t>
      </w:r>
      <w:r w:rsidR="005C6C39">
        <w:rPr>
          <w:rFonts w:ascii="Times New Roman" w:hAnsi="Times New Roman" w:cs="Times New Roman"/>
          <w:sz w:val="24"/>
          <w:szCs w:val="24"/>
        </w:rPr>
        <w:t>could</w:t>
      </w:r>
      <w:r w:rsidR="004C189F" w:rsidRPr="004C189F">
        <w:rPr>
          <w:rFonts w:ascii="Times New Roman" w:hAnsi="Times New Roman" w:cs="Times New Roman"/>
          <w:sz w:val="24"/>
          <w:szCs w:val="24"/>
        </w:rPr>
        <w:t xml:space="preserve">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r w:rsidR="005E4EC3">
        <w:rPr>
          <w:rFonts w:ascii="Times New Roman" w:hAnsi="Times New Roman" w:cs="Times New Roman" w:hint="eastAsia"/>
          <w:sz w:val="24"/>
          <w:szCs w:val="24"/>
        </w:rPr>
        <w:t>D</w:t>
      </w:r>
      <w:r w:rsidR="00F61457" w:rsidRPr="00225D57">
        <w:rPr>
          <w:rFonts w:ascii="Times New Roman" w:hAnsi="Times New Roman" w:cs="Times New Roman"/>
          <w:sz w:val="24"/>
          <w:szCs w:val="24"/>
        </w:rPr>
        <w:t>e Jong</w:t>
      </w:r>
      <w:r w:rsidR="00F61457" w:rsidRPr="00F61457" w:rsidDel="00F61457">
        <w:t xml:space="preserve"> </w:t>
      </w:r>
      <w:r w:rsidRPr="002724D4">
        <w:rPr>
          <w:rFonts w:ascii="Times New Roman" w:hAnsi="Times New Roman" w:cs="Times New Roman"/>
          <w:sz w:val="24"/>
          <w:szCs w:val="24"/>
        </w:rPr>
        <w:t>et al.</w:t>
      </w:r>
      <w:r w:rsidR="00F61457">
        <w:rPr>
          <w:rFonts w:ascii="Times New Roman" w:hAnsi="Times New Roman" w:cs="Times New Roman"/>
          <w:sz w:val="24"/>
          <w:szCs w:val="24"/>
        </w:rPr>
        <w:t>,</w:t>
      </w:r>
      <w:r w:rsidRPr="002724D4">
        <w:rPr>
          <w:rFonts w:ascii="Times New Roman" w:hAnsi="Times New Roman" w:cs="Times New Roman"/>
          <w:sz w:val="24"/>
          <w:szCs w:val="24"/>
        </w:rPr>
        <w:t xml:space="preserve"> </w:t>
      </w:r>
      <w:r w:rsidR="001E7089">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&lt;EndNote&gt;&lt;Cite&gt;&lt;Author&gt;de Jong&lt;/Author&gt;&lt;Year&gt;2016&lt;/Year&gt;&lt;RecNum&gt;611&lt;/RecNum&gt;&lt;DisplayText&gt;[82]&lt;/DisplayText&gt;&lt;record&gt;&lt;rec-number&gt;611&lt;/rec-number&gt;&lt;foreign-keys&gt;&lt;key app="EN" db-id="ese55x5vtzp0x6e9s9tpzwagt5re2t5sfaz5" timestamp="1549651464"&gt;611&lt;/key&gt;&lt;/foreign-keys&gt;&lt;ref-type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2" w:tooltip="de Jong, 2016 #611" w:history="1">
        <w:r w:rsidR="00671DCC">
          <w:rPr>
            <w:rFonts w:ascii="Times New Roman" w:hAnsi="Times New Roman" w:cs="Times New Roman"/>
            <w:noProof/>
            <w:sz w:val="24"/>
            <w:szCs w:val="24"/>
          </w:rPr>
          <w:t>82</w:t>
        </w:r>
      </w:hyperlink>
      <w:r w:rsidR="006961F6">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005C6C39">
        <w:rPr>
          <w:rFonts w:ascii="Times New Roman" w:hAnsi="Times New Roman" w:cs="Times New Roman"/>
          <w:sz w:val="24"/>
          <w:szCs w:val="24"/>
        </w:rPr>
        <w:t xml:space="preserve"> </w:t>
      </w:r>
      <w:r w:rsidRPr="002724D4">
        <w:rPr>
          <w:rFonts w:ascii="Times New Roman" w:hAnsi="Times New Roman" w:cs="Times New Roman"/>
          <w:sz w:val="24"/>
          <w:szCs w:val="24"/>
        </w:rPr>
        <w:t xml:space="preserve">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872" w:name="_Hlk534715697"/>
    </w:p>
    <w:p w14:paraId="6E93C50E" w14:textId="48A7B885" w:rsidR="00F83359" w:rsidRDefault="00ED132C" w:rsidP="00E0463D">
      <w:pPr>
        <w:widowControl w:val="0"/>
        <w:tabs>
          <w:tab w:val="left" w:pos="8355"/>
        </w:tabs>
        <w:spacing w:line="360" w:lineRule="auto"/>
        <w:jc w:val="both"/>
        <w:rPr>
          <w:rFonts w:ascii="Times New Roman" w:hAnsi="Times New Roman" w:cs="Times New Roman"/>
          <w:sz w:val="24"/>
          <w:szCs w:val="24"/>
        </w:rPr>
      </w:pPr>
      <w:commentRangeStart w:id="873"/>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 xml:space="preserve">current </w:t>
      </w:r>
      <w:r w:rsidR="00491C48">
        <w:rPr>
          <w:rFonts w:ascii="Times New Roman" w:hAnsi="Times New Roman" w:cs="Times New Roman"/>
          <w:sz w:val="24"/>
          <w:szCs w:val="24"/>
        </w:rPr>
        <w:t xml:space="preserve">ANN </w:t>
      </w:r>
      <w:ins w:id="874" w:author="Thike" w:date="2019-07-03T00:18:00Z">
        <w:r w:rsidR="00187509">
          <w:rPr>
            <w:rFonts w:ascii="Times New Roman" w:hAnsi="Times New Roman" w:cs="Times New Roman"/>
            <w:sz w:val="24"/>
            <w:szCs w:val="24"/>
          </w:rPr>
          <w:t xml:space="preserve">materials </w:t>
        </w:r>
      </w:ins>
      <w:r w:rsidR="00491C48">
        <w:rPr>
          <w:rFonts w:ascii="Times New Roman" w:hAnsi="Times New Roman" w:cs="Times New Roman"/>
          <w:sz w:val="24"/>
          <w:szCs w:val="24"/>
        </w:rPr>
        <w:t xml:space="preserve">applications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 xml:space="preserve">neural networks and </w:t>
      </w:r>
      <w:r>
        <w:rPr>
          <w:rFonts w:ascii="Times New Roman" w:hAnsi="Times New Roman" w:cs="Times New Roman"/>
          <w:sz w:val="24"/>
          <w:szCs w:val="24"/>
        </w:rPr>
        <w:t>ANN</w:t>
      </w:r>
      <w:r w:rsidR="00F44808">
        <w:rPr>
          <w:rFonts w:ascii="Times New Roman" w:hAnsi="Times New Roman" w:cs="Times New Roman"/>
          <w:sz w:val="24"/>
          <w:szCs w:val="24"/>
        </w:rPr>
        <w:t xml:space="preserve">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ins w:id="875" w:author="Thike" w:date="2019-07-08T21:10:00Z">
        <w:r w:rsidR="00DB332F">
          <w:rPr>
            <w:rFonts w:ascii="Times New Roman" w:hAnsi="Times New Roman" w:cs="Times New Roman"/>
            <w:sz w:val="24"/>
            <w:szCs w:val="24"/>
          </w:rPr>
          <w:t xml:space="preserve">as </w:t>
        </w:r>
      </w:ins>
      <w:r>
        <w:rPr>
          <w:rFonts w:ascii="Times New Roman" w:hAnsi="Times New Roman" w:cs="Times New Roman"/>
          <w:sz w:val="24"/>
          <w:szCs w:val="24"/>
        </w:rPr>
        <w:t>being</w:t>
      </w:r>
      <w:r w:rsidR="00F44808">
        <w:rPr>
          <w:rFonts w:ascii="Times New Roman" w:hAnsi="Times New Roman" w:cs="Times New Roman"/>
          <w:sz w:val="24"/>
          <w:szCs w:val="24"/>
        </w:rPr>
        <w:t xml:space="preserve"> superior or similar</w:t>
      </w:r>
      <w:r>
        <w:rPr>
          <w:rFonts w:ascii="Times New Roman" w:hAnsi="Times New Roman" w:cs="Times New Roman"/>
          <w:sz w:val="24"/>
          <w:szCs w:val="24"/>
        </w:rPr>
        <w:t xml:space="preserve"> in making comparison with experimental results</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w:t>
      </w:r>
      <w:del w:id="876" w:author="Thike" w:date="2019-07-02T17:39:00Z">
        <w:r w:rsidR="00551ACC" w:rsidDel="00530F12">
          <w:rPr>
            <w:rFonts w:ascii="Times New Roman" w:hAnsi="Times New Roman" w:cs="Times New Roman"/>
            <w:sz w:val="24"/>
            <w:szCs w:val="24"/>
          </w:rPr>
          <w:delText xml:space="preserve">feedback neural network and </w:delText>
        </w:r>
      </w:del>
      <w:r w:rsidR="00551ACC">
        <w:rPr>
          <w:rFonts w:ascii="Times New Roman" w:hAnsi="Times New Roman" w:cs="Times New Roman"/>
          <w:sz w:val="24"/>
          <w:szCs w:val="24"/>
        </w:rPr>
        <w:t xml:space="preserve">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 xml:space="preserve">crystalline </w:t>
      </w:r>
      <w:commentRangeStart w:id="877"/>
      <w:r w:rsidR="00D0488B" w:rsidRPr="00D0488B">
        <w:rPr>
          <w:rFonts w:ascii="Times New Roman" w:hAnsi="Times New Roman" w:cs="Times New Roman"/>
          <w:sz w:val="24"/>
          <w:szCs w:val="24"/>
        </w:rPr>
        <w:t>materials</w:t>
      </w:r>
      <w:commentRangeEnd w:id="877"/>
      <w:r w:rsidR="00530F12">
        <w:rPr>
          <w:rStyle w:val="a6"/>
        </w:rPr>
        <w:commentReference w:id="877"/>
      </w:r>
      <w:r w:rsidR="00551ACC">
        <w:rPr>
          <w:rFonts w:ascii="Times New Roman" w:hAnsi="Times New Roman" w:cs="Times New Roman"/>
          <w:sz w:val="24"/>
          <w:szCs w:val="24"/>
        </w:rPr>
        <w:t xml:space="preserve">. </w:t>
      </w:r>
      <w:del w:id="878" w:author="Thike" w:date="2019-07-02T17:37:00Z">
        <w:r w:rsidR="009365CE" w:rsidRPr="00BC32F7" w:rsidDel="00530F12">
          <w:rPr>
            <w:rFonts w:ascii="Times New Roman" w:hAnsi="Times New Roman" w:cs="Times New Roman"/>
            <w:color w:val="FF0000"/>
            <w:sz w:val="24"/>
            <w:szCs w:val="24"/>
            <w:rPrChange w:id="879" w:author="Thike" w:date="2019-06-18T16:39:00Z">
              <w:rPr>
                <w:rFonts w:ascii="Times New Roman" w:hAnsi="Times New Roman" w:cs="Times New Roman"/>
                <w:sz w:val="24"/>
                <w:szCs w:val="24"/>
              </w:rPr>
            </w:rPrChange>
          </w:rPr>
          <w:delText xml:space="preserve">It can be found that the use of </w:delText>
        </w:r>
        <w:r w:rsidR="00BE0D40" w:rsidRPr="00BC32F7" w:rsidDel="00530F12">
          <w:rPr>
            <w:rFonts w:ascii="Times New Roman" w:hAnsi="Times New Roman" w:cs="Times New Roman"/>
            <w:b/>
            <w:bCs/>
            <w:color w:val="FF0000"/>
            <w:sz w:val="24"/>
            <w:szCs w:val="24"/>
            <w:rPrChange w:id="880" w:author="Thike" w:date="2019-06-18T16:39:00Z">
              <w:rPr>
                <w:rFonts w:ascii="Times New Roman" w:hAnsi="Times New Roman" w:cs="Times New Roman"/>
                <w:color w:val="FF0000"/>
                <w:sz w:val="24"/>
                <w:szCs w:val="24"/>
              </w:rPr>
            </w:rPrChange>
          </w:rPr>
          <w:delText>dynamic</w:delText>
        </w:r>
        <w:r w:rsidR="00BE0D40" w:rsidRPr="00BC32F7" w:rsidDel="00530F12">
          <w:rPr>
            <w:rFonts w:ascii="Times New Roman" w:hAnsi="Times New Roman" w:cs="Times New Roman"/>
            <w:color w:val="FF0000"/>
            <w:sz w:val="24"/>
            <w:szCs w:val="24"/>
          </w:rPr>
          <w:delText xml:space="preserve"> </w:delText>
        </w:r>
        <w:r w:rsidR="00BE0D40" w:rsidRPr="00BC32F7" w:rsidDel="00530F12">
          <w:rPr>
            <w:rFonts w:ascii="Times New Roman" w:hAnsi="Times New Roman" w:cs="Times New Roman"/>
            <w:color w:val="FF0000"/>
            <w:sz w:val="24"/>
            <w:szCs w:val="24"/>
            <w:rPrChange w:id="881" w:author="Thike" w:date="2019-06-18T16:39:00Z">
              <w:rPr>
                <w:rFonts w:ascii="Times New Roman" w:hAnsi="Times New Roman" w:cs="Times New Roman"/>
                <w:sz w:val="24"/>
                <w:szCs w:val="24"/>
              </w:rPr>
            </w:rPrChange>
          </w:rPr>
          <w:delText>neural</w:delText>
        </w:r>
        <w:r w:rsidR="009365CE" w:rsidRPr="00BC32F7" w:rsidDel="00530F12">
          <w:rPr>
            <w:rFonts w:ascii="Times New Roman" w:hAnsi="Times New Roman" w:cs="Times New Roman"/>
            <w:color w:val="FF0000"/>
            <w:sz w:val="24"/>
            <w:szCs w:val="24"/>
            <w:rPrChange w:id="882" w:author="Thike" w:date="2019-06-18T16:39:00Z">
              <w:rPr>
                <w:rFonts w:ascii="Times New Roman" w:hAnsi="Times New Roman" w:cs="Times New Roman"/>
                <w:sz w:val="24"/>
                <w:szCs w:val="24"/>
              </w:rPr>
            </w:rPrChange>
          </w:rPr>
          <w:delText xml:space="preserve"> network</w:delText>
        </w:r>
        <w:r w:rsidR="00BE0D40" w:rsidRPr="00BC32F7" w:rsidDel="00530F12">
          <w:rPr>
            <w:rFonts w:ascii="Times New Roman" w:hAnsi="Times New Roman" w:cs="Times New Roman"/>
            <w:color w:val="FF0000"/>
            <w:sz w:val="24"/>
            <w:szCs w:val="24"/>
            <w:rPrChange w:id="883" w:author="Thike" w:date="2019-06-18T16:39:00Z">
              <w:rPr>
                <w:rFonts w:ascii="Times New Roman" w:hAnsi="Times New Roman" w:cs="Times New Roman"/>
                <w:sz w:val="24"/>
                <w:szCs w:val="24"/>
              </w:rPr>
            </w:rPrChange>
          </w:rPr>
          <w:delText>s</w:delText>
        </w:r>
        <w:r w:rsidR="00551ACC" w:rsidRPr="00BC32F7" w:rsidDel="00530F12">
          <w:rPr>
            <w:rFonts w:ascii="Times New Roman" w:hAnsi="Times New Roman" w:cs="Times New Roman"/>
            <w:color w:val="FF0000"/>
            <w:sz w:val="24"/>
            <w:szCs w:val="24"/>
            <w:rPrChange w:id="884" w:author="Thike" w:date="2019-06-18T16:39:00Z">
              <w:rPr>
                <w:rFonts w:ascii="Times New Roman" w:hAnsi="Times New Roman" w:cs="Times New Roman"/>
                <w:sz w:val="24"/>
                <w:szCs w:val="24"/>
              </w:rPr>
            </w:rPrChange>
          </w:rPr>
          <w:delText xml:space="preserve"> </w:delText>
        </w:r>
        <w:r w:rsidR="00BE0D40" w:rsidRPr="00BC32F7" w:rsidDel="00530F12">
          <w:rPr>
            <w:rFonts w:ascii="Times New Roman" w:hAnsi="Times New Roman" w:cs="Times New Roman"/>
            <w:color w:val="FF0000"/>
            <w:sz w:val="24"/>
            <w:szCs w:val="24"/>
            <w:rPrChange w:id="885" w:author="Thike" w:date="2019-06-18T16:39:00Z">
              <w:rPr>
                <w:rFonts w:ascii="Times New Roman" w:hAnsi="Times New Roman" w:cs="Times New Roman"/>
                <w:sz w:val="24"/>
                <w:szCs w:val="24"/>
              </w:rPr>
            </w:rPrChange>
          </w:rPr>
          <w:delText xml:space="preserve">in materials related problems could also gave satisfactory results as great as </w:delText>
        </w:r>
        <w:r w:rsidR="00BE0D40" w:rsidRPr="00BC32F7" w:rsidDel="00530F12">
          <w:rPr>
            <w:rFonts w:ascii="Times New Roman" w:hAnsi="Times New Roman" w:cs="Times New Roman"/>
            <w:b/>
            <w:bCs/>
            <w:color w:val="FF0000"/>
            <w:sz w:val="24"/>
            <w:szCs w:val="24"/>
            <w:rPrChange w:id="886" w:author="Thike" w:date="2019-06-18T16:39:00Z">
              <w:rPr>
                <w:rFonts w:ascii="Times New Roman" w:hAnsi="Times New Roman" w:cs="Times New Roman"/>
                <w:sz w:val="24"/>
                <w:szCs w:val="24"/>
              </w:rPr>
            </w:rPrChange>
          </w:rPr>
          <w:delText>static</w:delText>
        </w:r>
        <w:r w:rsidR="00BE0D40" w:rsidRPr="00BC32F7" w:rsidDel="00530F12">
          <w:rPr>
            <w:rFonts w:ascii="Times New Roman" w:hAnsi="Times New Roman" w:cs="Times New Roman"/>
            <w:color w:val="FF0000"/>
            <w:sz w:val="24"/>
            <w:szCs w:val="24"/>
            <w:rPrChange w:id="887" w:author="Thike" w:date="2019-06-18T16:39:00Z">
              <w:rPr>
                <w:rFonts w:ascii="Times New Roman" w:hAnsi="Times New Roman" w:cs="Times New Roman"/>
                <w:sz w:val="24"/>
                <w:szCs w:val="24"/>
              </w:rPr>
            </w:rPrChange>
          </w:rPr>
          <w:delText xml:space="preserve"> neural networks.</w:delText>
        </w:r>
      </w:del>
      <w:commentRangeEnd w:id="873"/>
      <w:r w:rsidR="005E4EC3">
        <w:rPr>
          <w:rStyle w:val="a6"/>
        </w:rPr>
        <w:commentReference w:id="873"/>
      </w:r>
    </w:p>
    <w:bookmarkEnd w:id="872"/>
    <w:p w14:paraId="5747A8C7" w14:textId="77777777" w:rsidR="00B94A49" w:rsidRDefault="00B94A49">
      <w:pPr>
        <w:pStyle w:val="2"/>
        <w:pPrChange w:id="888" w:author="Thike" w:date="2019-07-01T17:22:00Z">
          <w:pPr>
            <w:pStyle w:val="3"/>
            <w:widowControl w:val="0"/>
            <w:spacing w:after="240"/>
          </w:pPr>
        </w:pPrChange>
      </w:pPr>
      <w:r>
        <w:t>ANN with Other Computing Paradigms</w:t>
      </w:r>
    </w:p>
    <w:p w14:paraId="48970DC3" w14:textId="0ACC37F1"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w:t>
      </w:r>
      <w:r w:rsidR="00687359">
        <w:rPr>
          <w:rFonts w:ascii="Times New Roman" w:hAnsi="Times New Roman" w:cs="Times New Roman"/>
          <w:noProof/>
          <w:sz w:val="24"/>
          <w:szCs w:val="24"/>
        </w:rPr>
        <w:t xml:space="preserve"> </w:t>
      </w:r>
      <w:r>
        <w:rPr>
          <w:rFonts w:ascii="Times New Roman" w:hAnsi="Times New Roman" w:cs="Times New Roman"/>
          <w:noProof/>
          <w:sz w:val="24"/>
          <w:szCs w:val="24"/>
        </w:rPr>
        <w:t>et al</w:t>
      </w:r>
      <w:r>
        <w:rPr>
          <w:rFonts w:ascii="Times New Roman" w:hAnsi="Times New Roman" w:cs="Times New Roman"/>
          <w:sz w:val="24"/>
          <w:szCs w:val="24"/>
        </w:rPr>
        <w:t>.</w:t>
      </w:r>
      <w:ins w:id="889" w:author="Thike" w:date="2019-07-09T05:16:00Z">
        <w:r w:rsidR="00F61457">
          <w:rPr>
            <w:rFonts w:ascii="Times New Roman" w:hAnsi="Times New Roman" w:cs="Times New Roman"/>
            <w:sz w:val="24"/>
            <w:szCs w:val="24"/>
          </w:rPr>
          <w:t>,</w:t>
        </w:r>
      </w:ins>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w:t>
      </w:r>
      <w:r w:rsidR="00B660AC">
        <w:rPr>
          <w:rFonts w:ascii="Times New Roman" w:hAnsi="Times New Roman" w:cs="Times New Roman"/>
          <w:sz w:val="24"/>
          <w:szCs w:val="24"/>
        </w:rPr>
        <w:t>integrated</w:t>
      </w:r>
      <w:r w:rsidR="009F143D">
        <w:rPr>
          <w:rFonts w:ascii="Times New Roman" w:hAnsi="Times New Roman" w:cs="Times New Roman"/>
          <w:sz w:val="24"/>
          <w:szCs w:val="24"/>
        </w:rPr>
        <w:t xml:space="preserve">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w:t>
      </w:r>
      <w:r w:rsidRPr="007A7D58">
        <w:rPr>
          <w:rFonts w:ascii="Times New Roman" w:hAnsi="Times New Roman" w:cs="Times New Roman"/>
          <w:sz w:val="24"/>
          <w:szCs w:val="24"/>
          <w:rPrChange w:id="890" w:author="Thike" w:date="2019-07-08T21:29:00Z">
            <w:rPr>
              <w:rFonts w:ascii="Times New Roman" w:hAnsi="Times New Roman" w:cs="Times New Roman"/>
              <w:color w:val="FF0000"/>
              <w:sz w:val="24"/>
              <w:szCs w:val="24"/>
            </w:rPr>
          </w:rPrChange>
        </w:rPr>
        <w:t>temperature</w:t>
      </w:r>
      <w:r w:rsidR="00D37A7F" w:rsidRPr="007A7D58">
        <w:rPr>
          <w:rFonts w:ascii="Times New Roman" w:hAnsi="Times New Roman" w:cs="Times New Roman"/>
          <w:sz w:val="24"/>
          <w:szCs w:val="24"/>
          <w:rPrChange w:id="891" w:author="Thike" w:date="2019-07-08T21:29:00Z">
            <w:rPr>
              <w:rFonts w:ascii="Times New Roman" w:hAnsi="Times New Roman" w:cs="Times New Roman"/>
              <w:color w:val="FF0000"/>
              <w:sz w:val="24"/>
              <w:szCs w:val="24"/>
            </w:rPr>
          </w:rPrChange>
        </w:rPr>
        <w:t xml:space="preserve"> (T)</w:t>
      </w:r>
      <w:r w:rsidRPr="007A7D58">
        <w:rPr>
          <w:rFonts w:ascii="Times New Roman" w:hAnsi="Times New Roman" w:cs="Times New Roman"/>
          <w:sz w:val="24"/>
          <w:szCs w:val="24"/>
          <w:rPrChange w:id="892" w:author="Thike" w:date="2019-07-08T21:29:00Z">
            <w:rPr>
              <w:rFonts w:ascii="Times New Roman" w:hAnsi="Times New Roman" w:cs="Times New Roman"/>
              <w:color w:val="FF0000"/>
              <w:sz w:val="24"/>
              <w:szCs w:val="24"/>
            </w:rPr>
          </w:rPrChange>
        </w:rPr>
        <w:t>, time of wetness</w:t>
      </w:r>
      <w:r w:rsidR="00D37A7F" w:rsidRPr="007A7D58">
        <w:rPr>
          <w:rFonts w:ascii="Times New Roman" w:hAnsi="Times New Roman" w:cs="Times New Roman"/>
          <w:sz w:val="24"/>
          <w:szCs w:val="24"/>
          <w:rPrChange w:id="893" w:author="Thike" w:date="2019-07-08T21:29:00Z">
            <w:rPr>
              <w:rFonts w:ascii="Times New Roman" w:hAnsi="Times New Roman" w:cs="Times New Roman"/>
              <w:color w:val="FF0000"/>
              <w:sz w:val="24"/>
              <w:szCs w:val="24"/>
            </w:rPr>
          </w:rPrChange>
        </w:rPr>
        <w:t xml:space="preserve"> </w:t>
      </w:r>
      <w:r w:rsidR="00D37A7F" w:rsidRPr="007A7D58">
        <w:rPr>
          <w:rFonts w:ascii="Times New Roman" w:hAnsi="Times New Roman" w:cs="Times New Roman"/>
          <w:sz w:val="24"/>
          <w:szCs w:val="24"/>
          <w:rPrChange w:id="894" w:author="Thike" w:date="2019-07-08T21:29:00Z">
            <w:rPr>
              <w:rFonts w:ascii="Times New Roman" w:hAnsi="Times New Roman" w:cs="Times New Roman"/>
              <w:color w:val="FF0000"/>
              <w:sz w:val="24"/>
              <w:szCs w:val="24"/>
            </w:rPr>
          </w:rPrChange>
        </w:rPr>
        <w:lastRenderedPageBreak/>
        <w:t>(TOW)</w:t>
      </w:r>
      <w:r w:rsidRPr="007A7D58">
        <w:rPr>
          <w:rFonts w:ascii="Times New Roman" w:hAnsi="Times New Roman" w:cs="Times New Roman"/>
          <w:sz w:val="24"/>
          <w:szCs w:val="24"/>
          <w:rPrChange w:id="895" w:author="Thike" w:date="2019-07-08T21:29:00Z">
            <w:rPr>
              <w:rFonts w:ascii="Times New Roman" w:hAnsi="Times New Roman" w:cs="Times New Roman"/>
              <w:color w:val="FF0000"/>
              <w:sz w:val="24"/>
              <w:szCs w:val="24"/>
            </w:rPr>
          </w:rPrChange>
        </w:rPr>
        <w:t xml:space="preserve">, exposure time and concentrations of </w:t>
      </w:r>
      <w:r w:rsidR="00EC66AB" w:rsidRPr="007A7D58">
        <w:rPr>
          <w:rFonts w:ascii="Times New Roman" w:hAnsi="Times New Roman" w:cs="Times New Roman"/>
          <w:sz w:val="24"/>
          <w:szCs w:val="24"/>
          <w:rPrChange w:id="896" w:author="Thike" w:date="2019-07-08T21:29:00Z">
            <w:rPr>
              <w:rFonts w:ascii="Times New Roman" w:hAnsi="Times New Roman" w:cs="Times New Roman"/>
              <w:color w:val="FF0000"/>
              <w:sz w:val="24"/>
              <w:szCs w:val="24"/>
            </w:rPr>
          </w:rPrChange>
        </w:rPr>
        <w:t>Sulphur</w:t>
      </w:r>
      <w:r w:rsidRPr="007A7D58">
        <w:rPr>
          <w:rFonts w:ascii="Times New Roman" w:hAnsi="Times New Roman" w:cs="Times New Roman"/>
          <w:sz w:val="24"/>
          <w:szCs w:val="24"/>
          <w:rPrChange w:id="897" w:author="Thike" w:date="2019-07-08T21:29:00Z">
            <w:rPr>
              <w:rFonts w:ascii="Times New Roman" w:hAnsi="Times New Roman" w:cs="Times New Roman"/>
              <w:color w:val="FF0000"/>
              <w:sz w:val="24"/>
              <w:szCs w:val="24"/>
            </w:rPr>
          </w:rPrChange>
        </w:rPr>
        <w:t xml:space="preserve"> dioxide</w:t>
      </w:r>
      <w:r w:rsidR="00D37A7F" w:rsidRPr="007A7D58">
        <w:rPr>
          <w:rFonts w:ascii="Times New Roman" w:hAnsi="Times New Roman" w:cs="Times New Roman"/>
          <w:sz w:val="24"/>
          <w:szCs w:val="24"/>
          <w:rPrChange w:id="898" w:author="Thike" w:date="2019-07-08T21:29:00Z">
            <w:rPr>
              <w:rFonts w:ascii="Times New Roman" w:hAnsi="Times New Roman" w:cs="Times New Roman"/>
              <w:color w:val="FF0000"/>
              <w:sz w:val="24"/>
              <w:szCs w:val="24"/>
            </w:rPr>
          </w:rPrChange>
        </w:rPr>
        <w:t xml:space="preserve"> (SO</w:t>
      </w:r>
      <w:r w:rsidR="00D37A7F" w:rsidRPr="007A7D58">
        <w:rPr>
          <w:rFonts w:ascii="Times New Roman" w:hAnsi="Times New Roman" w:cs="Times New Roman"/>
          <w:sz w:val="24"/>
          <w:szCs w:val="24"/>
          <w:vertAlign w:val="subscript"/>
          <w:rPrChange w:id="899" w:author="Thike" w:date="2019-07-08T21:29:00Z">
            <w:rPr>
              <w:rFonts w:ascii="Times New Roman" w:hAnsi="Times New Roman" w:cs="Times New Roman"/>
              <w:color w:val="FF0000"/>
              <w:sz w:val="24"/>
              <w:szCs w:val="24"/>
              <w:vertAlign w:val="subscript"/>
            </w:rPr>
          </w:rPrChange>
        </w:rPr>
        <w:t>2</w:t>
      </w:r>
      <w:r w:rsidR="00D37A7F" w:rsidRPr="007A7D58">
        <w:rPr>
          <w:rFonts w:ascii="Times New Roman" w:hAnsi="Times New Roman" w:cs="Times New Roman"/>
          <w:sz w:val="24"/>
          <w:szCs w:val="24"/>
          <w:rPrChange w:id="900" w:author="Thike" w:date="2019-07-08T21:29:00Z">
            <w:rPr>
              <w:rFonts w:ascii="Times New Roman" w:hAnsi="Times New Roman" w:cs="Times New Roman"/>
              <w:color w:val="FF0000"/>
              <w:sz w:val="24"/>
              <w:szCs w:val="24"/>
            </w:rPr>
          </w:rPrChange>
        </w:rPr>
        <w:t>)</w:t>
      </w:r>
      <w:r w:rsidRPr="007A7D58">
        <w:rPr>
          <w:rFonts w:ascii="Times New Roman" w:hAnsi="Times New Roman" w:cs="Times New Roman"/>
          <w:sz w:val="24"/>
          <w:szCs w:val="24"/>
          <w:rPrChange w:id="901" w:author="Thike" w:date="2019-07-08T21:29:00Z">
            <w:rPr>
              <w:rFonts w:ascii="Times New Roman" w:hAnsi="Times New Roman" w:cs="Times New Roman"/>
              <w:color w:val="FF0000"/>
              <w:sz w:val="24"/>
              <w:szCs w:val="24"/>
            </w:rPr>
          </w:rPrChange>
        </w:rPr>
        <w:t xml:space="preserve"> and chloride</w:t>
      </w:r>
      <w:r w:rsidR="00D37A7F" w:rsidRPr="007A7D58">
        <w:rPr>
          <w:rFonts w:ascii="Times New Roman" w:hAnsi="Times New Roman" w:cs="Times New Roman"/>
          <w:sz w:val="24"/>
          <w:szCs w:val="24"/>
          <w:rPrChange w:id="902" w:author="Thike" w:date="2019-07-08T21:29:00Z">
            <w:rPr>
              <w:rFonts w:ascii="Times New Roman" w:hAnsi="Times New Roman" w:cs="Times New Roman"/>
              <w:color w:val="FF0000"/>
              <w:sz w:val="24"/>
              <w:szCs w:val="24"/>
            </w:rPr>
          </w:rPrChange>
        </w:rPr>
        <w:t xml:space="preserve"> (Cl</w:t>
      </w:r>
      <w:r w:rsidR="00782C35" w:rsidRPr="007A7D58">
        <w:rPr>
          <w:rFonts w:ascii="Times New Roman" w:hAnsi="Times New Roman" w:cs="Times New Roman"/>
          <w:sz w:val="24"/>
          <w:szCs w:val="24"/>
          <w:vertAlign w:val="superscript"/>
          <w:rPrChange w:id="903" w:author="Thike" w:date="2019-07-08T21:29:00Z">
            <w:rPr>
              <w:rFonts w:ascii="Times New Roman" w:hAnsi="Times New Roman" w:cs="Times New Roman"/>
              <w:color w:val="FF0000"/>
              <w:sz w:val="24"/>
              <w:szCs w:val="24"/>
              <w:vertAlign w:val="superscript"/>
            </w:rPr>
          </w:rPrChange>
        </w:rPr>
        <w:t>-</w:t>
      </w:r>
      <w:r w:rsidR="00782C35" w:rsidRPr="007A7D58">
        <w:rPr>
          <w:rFonts w:ascii="Times New Roman" w:hAnsi="Times New Roman" w:cs="Times New Roman"/>
          <w:sz w:val="24"/>
          <w:szCs w:val="24"/>
          <w:rPrChange w:id="904" w:author="Thike" w:date="2019-07-08T21:29:00Z">
            <w:rPr>
              <w:rFonts w:ascii="Times New Roman" w:hAnsi="Times New Roman" w:cs="Times New Roman"/>
              <w:color w:val="FF0000"/>
              <w:sz w:val="24"/>
              <w:szCs w:val="24"/>
            </w:rPr>
          </w:rPrChange>
        </w:rPr>
        <w:t>)</w:t>
      </w:r>
      <w:r w:rsidR="00D37A7F" w:rsidRPr="007A7D58">
        <w:rPr>
          <w:rFonts w:ascii="Times New Roman" w:hAnsi="Times New Roman" w:cs="Times New Roman"/>
          <w:sz w:val="24"/>
          <w:szCs w:val="24"/>
          <w:rPrChange w:id="905" w:author="Thike" w:date="2019-07-08T21:29:00Z">
            <w:rPr>
              <w:rFonts w:ascii="Times New Roman" w:hAnsi="Times New Roman" w:cs="Times New Roman"/>
              <w:color w:val="FF0000"/>
              <w:sz w:val="24"/>
              <w:szCs w:val="24"/>
            </w:rPr>
          </w:rPrChange>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w:t>
      </w:r>
      <w:del w:id="906" w:author="Thike" w:date="2019-07-08T21:50:00Z">
        <w:r w:rsidR="00D37A7F" w:rsidDel="003741A1">
          <w:rPr>
            <w:rFonts w:ascii="Times New Roman" w:hAnsi="Times New Roman" w:cs="Times New Roman"/>
            <w:sz w:val="24"/>
            <w:szCs w:val="24"/>
          </w:rPr>
          <w:delText>ed</w:delText>
        </w:r>
      </w:del>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B26E10">
        <w:rPr>
          <w:rFonts w:ascii="Times New Roman" w:hAnsi="Times New Roman" w:cs="Times New Roman"/>
          <w:sz w:val="24"/>
          <w:szCs w:val="24"/>
          <w:rPrChange w:id="907" w:author="Thike" w:date="2019-07-03T03:27:00Z">
            <w:rPr>
              <w:rFonts w:ascii="Times New Roman" w:hAnsi="Times New Roman" w:cs="Times New Roman"/>
              <w:color w:val="FF0000"/>
              <w:sz w:val="24"/>
              <w:szCs w:val="24"/>
            </w:rPr>
          </w:rPrChange>
        </w:rPr>
        <w:t xml:space="preserve">with one hidden layer </w:t>
      </w:r>
      <w:r w:rsidRPr="00567A4A">
        <w:rPr>
          <w:rFonts w:ascii="Times New Roman" w:hAnsi="Times New Roman" w:cs="Times New Roman"/>
          <w:sz w:val="24"/>
          <w:szCs w:val="24"/>
        </w:rPr>
        <w:t xml:space="preserve">and sigmoid </w:t>
      </w:r>
      <w:r w:rsidRPr="00B26E10">
        <w:rPr>
          <w:rFonts w:ascii="Times New Roman" w:hAnsi="Times New Roman" w:cs="Times New Roman"/>
          <w:sz w:val="24"/>
          <w:szCs w:val="24"/>
          <w:rPrChange w:id="908" w:author="Thike" w:date="2019-07-03T03:27:00Z">
            <w:rPr>
              <w:rFonts w:ascii="Times New Roman" w:hAnsi="Times New Roman" w:cs="Times New Roman"/>
              <w:color w:val="FF0000"/>
              <w:sz w:val="24"/>
              <w:szCs w:val="24"/>
            </w:rPr>
          </w:rPrChange>
        </w:rPr>
        <w:t xml:space="preserve">transfer </w:t>
      </w:r>
      <w:r w:rsidRPr="00567A4A">
        <w:rPr>
          <w:rFonts w:ascii="Times New Roman" w:hAnsi="Times New Roman" w:cs="Times New Roman"/>
          <w:sz w:val="24"/>
          <w:szCs w:val="24"/>
        </w:rPr>
        <w:t xml:space="preserve">function </w:t>
      </w:r>
      <w:r>
        <w:rPr>
          <w:rFonts w:ascii="Times New Roman" w:hAnsi="Times New Roman" w:cs="Times New Roman"/>
          <w:sz w:val="24"/>
          <w:szCs w:val="24"/>
        </w:rPr>
        <w:t>showed that the ANN results accounted for approximat</w:t>
      </w:r>
      <w:r w:rsidRPr="00567A4A">
        <w:rPr>
          <w:rFonts w:ascii="Times New Roman" w:hAnsi="Times New Roman" w:cs="Times New Roman"/>
          <w:sz w:val="24"/>
          <w:szCs w:val="24"/>
        </w:rPr>
        <w:t>e</w:t>
      </w:r>
      <w:r w:rsidRPr="00B26E10">
        <w:rPr>
          <w:rFonts w:ascii="Times New Roman" w:hAnsi="Times New Roman" w:cs="Times New Roman"/>
          <w:sz w:val="24"/>
          <w:szCs w:val="24"/>
          <w:rPrChange w:id="909" w:author="Thike" w:date="2019-07-03T03:26:00Z">
            <w:rPr>
              <w:rFonts w:ascii="Times New Roman" w:hAnsi="Times New Roman" w:cs="Times New Roman"/>
              <w:color w:val="FF0000"/>
              <w:sz w:val="24"/>
              <w:szCs w:val="24"/>
            </w:rPr>
          </w:rPrChange>
        </w:rPr>
        <w:t>ly</w:t>
      </w:r>
      <w:r w:rsidRPr="00567A4A">
        <w:rPr>
          <w:rFonts w:ascii="Times New Roman" w:hAnsi="Times New Roman" w:cs="Times New Roman"/>
          <w:sz w:val="24"/>
          <w:szCs w:val="24"/>
        </w:rPr>
        <w:t xml:space="preserve"> </w:t>
      </w:r>
      <w:r>
        <w:rPr>
          <w:rFonts w:ascii="Times New Roman" w:hAnsi="Times New Roman" w:cs="Times New Roman"/>
          <w:sz w:val="24"/>
          <w:szCs w:val="24"/>
        </w:rPr>
        <w:t xml:space="preserve">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000E7131"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w:t>
      </w:r>
      <w:r w:rsidR="0086100D">
        <w:rPr>
          <w:rFonts w:ascii="Times New Roman" w:hAnsi="Times New Roman" w:cs="Times New Roman"/>
          <w:noProof/>
          <w:sz w:val="24"/>
          <w:szCs w:val="24"/>
        </w:rPr>
        <w:t>of</w:t>
      </w:r>
      <w:r w:rsidRPr="001D1F31">
        <w:rPr>
          <w:rFonts w:ascii="Times New Roman" w:hAnsi="Times New Roman" w:cs="Times New Roman"/>
          <w:noProof/>
          <w:sz w:val="24"/>
          <w:szCs w:val="24"/>
        </w:rPr>
        <w:t xml:space="preserve"> predict</w:t>
      </w:r>
      <w:r w:rsidR="0086100D">
        <w:rPr>
          <w:rFonts w:ascii="Times New Roman" w:hAnsi="Times New Roman" w:cs="Times New Roman"/>
          <w:noProof/>
          <w:sz w:val="24"/>
          <w:szCs w:val="24"/>
        </w:rPr>
        <w:t>ing</w:t>
      </w:r>
      <w:r w:rsidRPr="001D1F31">
        <w:rPr>
          <w:rFonts w:ascii="Times New Roman" w:hAnsi="Times New Roman" w:cs="Times New Roman"/>
          <w:noProof/>
          <w:sz w:val="24"/>
          <w:szCs w:val="24"/>
        </w:rPr>
        <w:t xml:space="preserve"> the time to failure of 304 stainless steel as a result of </w:t>
      </w:r>
      <w:r w:rsidRPr="007E35AA">
        <w:rPr>
          <w:rFonts w:ascii="Times New Roman" w:hAnsi="Times New Roman" w:cs="Times New Roman"/>
          <w:noProof/>
          <w:sz w:val="24"/>
          <w:szCs w:val="24"/>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7E35AA">
        <w:rPr>
          <w:rFonts w:ascii="Times New Roman" w:hAnsi="Times New Roman" w:cs="Times New Roman"/>
          <w:noProof/>
          <w:sz w:val="24"/>
          <w:szCs w:val="24"/>
        </w:rPr>
        <w:t>Lajevardi</w:t>
      </w:r>
      <w:r w:rsidR="0086100D">
        <w:rPr>
          <w:rFonts w:ascii="Times New Roman" w:hAnsi="Times New Roman" w:cs="Times New Roman"/>
          <w:noProof/>
          <w:sz w:val="24"/>
          <w:szCs w:val="24"/>
        </w:rPr>
        <w:t xml:space="preserve"> </w:t>
      </w:r>
      <w:r w:rsidR="00B94A49" w:rsidRPr="007E35AA">
        <w:rPr>
          <w:rFonts w:ascii="Times New Roman" w:hAnsi="Times New Roman" w:cs="Times New Roman"/>
          <w:noProof/>
          <w:sz w:val="24"/>
          <w:szCs w:val="24"/>
        </w:rPr>
        <w:t>et al</w:t>
      </w:r>
      <w:r w:rsidR="00B94A49" w:rsidRPr="00567A4A">
        <w:rPr>
          <w:rFonts w:ascii="Times New Roman" w:hAnsi="Times New Roman" w:cs="Times New Roman"/>
          <w:noProof/>
          <w:sz w:val="24"/>
          <w:szCs w:val="24"/>
        </w:rPr>
        <w:t>.</w:t>
      </w:r>
      <w:r w:rsidR="00F61457">
        <w:rPr>
          <w:rFonts w:ascii="Times New Roman" w:hAnsi="Times New Roman" w:cs="Times New Roman"/>
          <w:noProof/>
          <w:sz w:val="24"/>
          <w:szCs w:val="24"/>
        </w:rPr>
        <w:t>,</w:t>
      </w:r>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adopted by Cai</w:t>
      </w:r>
      <w:r w:rsidR="0086100D">
        <w:rPr>
          <w:rFonts w:ascii="Times New Roman" w:hAnsi="Times New Roman" w:cs="Times New Roman"/>
          <w:sz w:val="24"/>
          <w:szCs w:val="24"/>
        </w:rPr>
        <w:t xml:space="preserve"> </w:t>
      </w:r>
      <w:r w:rsidR="00B94A49" w:rsidRPr="00205DC2">
        <w:rPr>
          <w:rFonts w:ascii="Times New Roman" w:hAnsi="Times New Roman" w:cs="Times New Roman"/>
          <w:sz w:val="24"/>
          <w:szCs w:val="24"/>
        </w:rPr>
        <w:t>et al</w:t>
      </w:r>
      <w:r w:rsidR="0086100D">
        <w:rPr>
          <w:rFonts w:ascii="Times New Roman" w:hAnsi="Times New Roman" w:cs="Times New Roman"/>
          <w:sz w:val="24"/>
          <w:szCs w:val="24"/>
        </w:rPr>
        <w:t>.</w:t>
      </w:r>
      <w:r w:rsidR="00B94A49" w:rsidRPr="00205DC2">
        <w:rPr>
          <w:rFonts w:ascii="Times New Roman" w:hAnsi="Times New Roman" w:cs="Times New Roman"/>
          <w:sz w:val="24"/>
          <w:szCs w:val="24"/>
        </w:rPr>
        <w:t>,</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205DC2" w:rsidDel="00990898">
        <w:rPr>
          <w:rFonts w:ascii="Times New Roman" w:hAnsi="Times New Roman" w:cs="Times New Roman"/>
          <w:sz w:val="24"/>
          <w:szCs w:val="24"/>
        </w:rPr>
        <w:t xml:space="preserve"> </w:t>
      </w:r>
      <w:r w:rsidR="00B94A49" w:rsidRPr="00205DC2">
        <w:rPr>
          <w:rFonts w:ascii="Times New Roman" w:hAnsi="Times New Roman" w:cs="Times New Roman"/>
          <w:sz w:val="24"/>
          <w:szCs w:val="24"/>
        </w:rPr>
        <w:t>with backpropagation algorithm was constructed and evaluated using the collection of experimental data associated with the SCC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r w:rsidR="00E21E71">
        <w:rPr>
          <w:rFonts w:ascii="Times New Roman" w:hAnsi="Times New Roman" w:cs="Times New Roman"/>
          <w:sz w:val="24"/>
          <w:szCs w:val="24"/>
        </w:rPr>
        <w:t xml:space="preserve">was </w:t>
      </w:r>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sigmoid </w:t>
      </w:r>
      <w:r w:rsidR="00B94A49" w:rsidRPr="00567A4A">
        <w:rPr>
          <w:rFonts w:ascii="Times New Roman" w:hAnsi="Times New Roman" w:cs="Times New Roman"/>
          <w:sz w:val="24"/>
          <w:szCs w:val="24"/>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w:t>
      </w:r>
      <w:r w:rsidR="00E21E71">
        <w:rPr>
          <w:rFonts w:ascii="Times New Roman" w:hAnsi="Times New Roman" w:cs="Times New Roman"/>
          <w:sz w:val="24"/>
          <w:szCs w:val="24"/>
        </w:rPr>
        <w:t>s</w:t>
      </w:r>
      <w:r w:rsidR="003B479F">
        <w:rPr>
          <w:rFonts w:ascii="Times New Roman" w:hAnsi="Times New Roman" w:cs="Times New Roman"/>
          <w:sz w:val="24"/>
          <w:szCs w:val="24"/>
        </w:rPr>
        <w:t xml:space="preserve"> been used to evaluate the initial set of 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effects of the other affecting variables.</w:t>
      </w:r>
      <w:r w:rsidR="00062DCA">
        <w:rPr>
          <w:rFonts w:ascii="Times New Roman" w:hAnsi="Times New Roman" w:cs="Times New Roman"/>
          <w:sz w:val="24"/>
          <w:szCs w:val="24"/>
        </w:rPr>
        <w:t xml:space="preserve"> Sensitivity analysis </w:t>
      </w:r>
      <w:r w:rsidR="008F50B2">
        <w:rPr>
          <w:rFonts w:ascii="Times New Roman" w:hAnsi="Times New Roman" w:cs="Times New Roman"/>
          <w:sz w:val="24"/>
          <w:szCs w:val="24"/>
        </w:rPr>
        <w:t xml:space="preserve">in Fig 4 </w:t>
      </w:r>
      <w:r w:rsidR="00062DCA">
        <w:rPr>
          <w:rFonts w:ascii="Times New Roman" w:hAnsi="Times New Roman" w:cs="Times New Roman"/>
          <w:sz w:val="24"/>
          <w:szCs w:val="24"/>
        </w:rPr>
        <w:t xml:space="preserve">showed that among three input </w:t>
      </w:r>
      <w:r w:rsidR="00062DCA" w:rsidRPr="00567A4A">
        <w:rPr>
          <w:rFonts w:ascii="Times New Roman" w:hAnsi="Times New Roman" w:cs="Times New Roman"/>
          <w:sz w:val="24"/>
          <w:szCs w:val="24"/>
        </w:rPr>
        <w:t xml:space="preserve">parameters (applied stress, temperature and </w:t>
      </w:r>
      <w:r w:rsidR="009473D0">
        <w:rPr>
          <w:rFonts w:ascii="Times New Roman" w:hAnsi="Times New Roman" w:cs="Times New Roman"/>
          <w:sz w:val="24"/>
          <w:szCs w:val="28"/>
        </w:rPr>
        <w:t>Cl</w:t>
      </w:r>
      <w:r w:rsidR="009473D0" w:rsidRPr="00FE65C0">
        <w:rPr>
          <w:rFonts w:ascii="Times New Roman" w:hAnsi="Times New Roman" w:cs="Times New Roman"/>
          <w:sz w:val="24"/>
          <w:szCs w:val="28"/>
          <w:vertAlign w:val="superscript"/>
        </w:rPr>
        <w:t>-</w:t>
      </w:r>
      <w:r w:rsidR="00062DCA" w:rsidRPr="00567A4A">
        <w:rPr>
          <w:rFonts w:ascii="Times New Roman" w:hAnsi="Times New Roman" w:cs="Times New Roman"/>
          <w:sz w:val="24"/>
          <w:szCs w:val="24"/>
        </w:rPr>
        <w:t xml:space="preserve">), </w:t>
      </w:r>
      <w:r w:rsidR="00062DCA">
        <w:rPr>
          <w:rFonts w:ascii="Times New Roman" w:hAnsi="Times New Roman" w:cs="Times New Roman"/>
          <w:sz w:val="24"/>
          <w:szCs w:val="24"/>
        </w:rPr>
        <w:t>applied stress was regarded as the most influencing parameter 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7CB6364F" w14:textId="781834B6" w:rsidR="001603AE" w:rsidRDefault="001603AE" w:rsidP="001603AE">
      <w:pPr>
        <w:widowControl w:val="0"/>
        <w:tabs>
          <w:tab w:val="left" w:pos="8355"/>
        </w:tabs>
        <w:spacing w:before="240" w:line="360" w:lineRule="auto"/>
        <w:jc w:val="center"/>
        <w:rPr>
          <w:rFonts w:ascii="Times New Roman" w:hAnsi="Times New Roman" w:cs="Times New Roman"/>
          <w:sz w:val="24"/>
          <w:szCs w:val="24"/>
        </w:rPr>
      </w:pPr>
      <w:r>
        <w:rPr>
          <w:noProof/>
        </w:rPr>
        <w:lastRenderedPageBreak/>
        <w:drawing>
          <wp:inline distT="0" distB="0" distL="0" distR="0" wp14:anchorId="25955F4F" wp14:editId="3AE82D22">
            <wp:extent cx="3223895" cy="18576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258014" cy="1877333"/>
                    </a:xfrm>
                    <a:prstGeom prst="rect">
                      <a:avLst/>
                    </a:prstGeom>
                  </pic:spPr>
                </pic:pic>
              </a:graphicData>
            </a:graphic>
          </wp:inline>
        </w:drawing>
      </w:r>
    </w:p>
    <w:p w14:paraId="53AB0F45" w14:textId="1F264C78" w:rsidR="001603AE" w:rsidRPr="001603AE" w:rsidRDefault="001603AE" w:rsidP="001603AE">
      <w:pPr>
        <w:widowControl w:val="0"/>
        <w:tabs>
          <w:tab w:val="left" w:pos="8355"/>
        </w:tabs>
        <w:spacing w:before="240" w:line="360" w:lineRule="auto"/>
        <w:jc w:val="center"/>
        <w:rPr>
          <w:rFonts w:ascii="Times New Roman" w:hAnsi="Times New Roman" w:cs="Times New Roman"/>
          <w:b/>
          <w:bCs/>
          <w:sz w:val="24"/>
          <w:szCs w:val="24"/>
        </w:rPr>
      </w:pPr>
      <w:r w:rsidRPr="001603AE">
        <w:rPr>
          <w:rFonts w:ascii="Times New Roman" w:hAnsi="Times New Roman" w:cs="Times New Roman"/>
          <w:b/>
          <w:bCs/>
          <w:sz w:val="24"/>
          <w:szCs w:val="24"/>
        </w:rPr>
        <w:t xml:space="preserve">Fig </w:t>
      </w:r>
      <w:r w:rsidR="007D4CFE">
        <w:rPr>
          <w:rFonts w:ascii="Times New Roman" w:hAnsi="Times New Roman" w:cs="Times New Roman"/>
          <w:b/>
          <w:bCs/>
          <w:sz w:val="24"/>
          <w:szCs w:val="24"/>
        </w:rPr>
        <w:t>4</w:t>
      </w:r>
      <w:r w:rsidRPr="001603AE">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Effect of applied stress on time to failure (Cl– = 2100 ppm and a = 130 MPa) </w:t>
      </w:r>
      <w:r w:rsidRPr="004D1704">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4D1704">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5F8A99C5" w14:textId="3DF3A8C7"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Xia</w:t>
      </w:r>
      <w:r w:rsidR="00B660AC">
        <w:rPr>
          <w:rFonts w:ascii="Times New Roman" w:hAnsi="Times New Roman" w:cs="Times New Roman"/>
          <w:sz w:val="24"/>
          <w:szCs w:val="24"/>
        </w:rPr>
        <w:t xml:space="preserve"> </w:t>
      </w:r>
      <w:r>
        <w:rPr>
          <w:rFonts w:ascii="Times New Roman" w:hAnsi="Times New Roman" w:cs="Times New Roman"/>
          <w:sz w:val="24"/>
          <w:szCs w:val="24"/>
        </w:rPr>
        <w:t>et al.</w:t>
      </w:r>
      <w:r w:rsidR="007E35AA">
        <w:rPr>
          <w:rFonts w:ascii="Times New Roman" w:hAnsi="Times New Roman" w:cs="Times New Roman" w:hint="eastAsia"/>
          <w:sz w:val="24"/>
          <w:szCs w:val="24"/>
        </w:rPr>
        <w:t>,</w:t>
      </w:r>
      <w:r>
        <w:rPr>
          <w:rFonts w:ascii="Times New Roman" w:hAnsi="Times New Roman" w:cs="Times New Roman"/>
          <w:sz w:val="24"/>
          <w:szCs w:val="24"/>
        </w:rPr>
        <w:t xml:space="preserve"> (2016)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r w:rsidR="004601E9">
        <w:rPr>
          <w:rFonts w:ascii="Times New Roman" w:hAnsi="Times New Roman" w:cs="Times New Roman"/>
          <w:sz w:val="24"/>
          <w:szCs w:val="24"/>
        </w:rPr>
        <w:t xml:space="preserve">might </w:t>
      </w:r>
      <w:r w:rsidR="002F1FE6">
        <w:rPr>
          <w:rFonts w:ascii="Times New Roman" w:hAnsi="Times New Roman" w:cs="Times New Roman"/>
          <w:sz w:val="24"/>
          <w:szCs w:val="24"/>
        </w:rPr>
        <w:t>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D8568B">
        <w:rPr>
          <w:rFonts w:ascii="Times New Roman" w:hAnsi="Times New Roman" w:cs="Times New Roman"/>
          <w:sz w:val="24"/>
          <w:szCs w:val="24"/>
        </w:rPr>
        <w:t xml:space="preserve">BP </w:t>
      </w:r>
      <w:r w:rsidRPr="00365216">
        <w:rPr>
          <w:rFonts w:ascii="Times New Roman" w:hAnsi="Times New Roman" w:cs="Times New Roman"/>
          <w:sz w:val="24"/>
          <w:szCs w:val="24"/>
        </w:rPr>
        <w:t xml:space="preserve">neural networks </w:t>
      </w:r>
      <w:r>
        <w:rPr>
          <w:rFonts w:ascii="Times New Roman" w:hAnsi="Times New Roman" w:cs="Times New Roman"/>
          <w:sz w:val="24"/>
          <w:szCs w:val="24"/>
        </w:rPr>
        <w:t xml:space="preserve">for investigating non-linear correlation and predicting hardness and corrosion rate of magnesium alloy as </w:t>
      </w:r>
      <w:r w:rsidRPr="00D8568B">
        <w:rPr>
          <w:rFonts w:ascii="Times New Roman" w:hAnsi="Times New Roman" w:cs="Times New Roman"/>
          <w:sz w:val="24"/>
          <w:szCs w:val="24"/>
        </w:rPr>
        <w:t>a function of c</w:t>
      </w:r>
      <w:r w:rsidRPr="00365216">
        <w:rPr>
          <w:rFonts w:ascii="Times New Roman" w:hAnsi="Times New Roman" w:cs="Times New Roman"/>
          <w:sz w:val="24"/>
          <w:szCs w:val="24"/>
        </w:rPr>
        <w:t>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7E35AA">
        <w:rPr>
          <w:rFonts w:ascii="Times New Roman" w:hAnsi="Times New Roman" w:cs="Times New Roman"/>
          <w:color w:val="FF0000"/>
          <w:sz w:val="24"/>
          <w:szCs w:val="24"/>
        </w:rPr>
        <w:t xml:space="preserve"> </w:t>
      </w:r>
      <w:r w:rsidR="00074146" w:rsidRPr="00D8568B">
        <w:rPr>
          <w:rFonts w:ascii="Times New Roman" w:hAnsi="Times New Roman" w:cs="Times New Roman"/>
          <w:sz w:val="24"/>
          <w:szCs w:val="24"/>
        </w:rPr>
        <w:t xml:space="preserve">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D8568B">
        <w:rPr>
          <w:rFonts w:ascii="Times New Roman" w:hAnsi="Times New Roman" w:cs="Times New Roman"/>
          <w:sz w:val="24"/>
          <w:szCs w:val="24"/>
        </w:rPr>
        <w:t>performan</w:t>
      </w:r>
      <w:r w:rsidRPr="00365216">
        <w:rPr>
          <w:rFonts w:ascii="Times New Roman" w:hAnsi="Times New Roman" w:cs="Times New Roman"/>
          <w:sz w:val="24"/>
          <w:szCs w:val="24"/>
        </w:rPr>
        <w:t xml:space="preserve">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r w:rsidR="008E281C" w:rsidRPr="007E35AA">
        <w:rPr>
          <w:rFonts w:ascii="Times New Roman" w:hAnsi="Times New Roman" w:cs="Times New Roman"/>
          <w:sz w:val="24"/>
          <w:szCs w:val="24"/>
        </w:rPr>
        <w:t>improve the performance of</w:t>
      </w:r>
      <w:r w:rsidR="008E281C" w:rsidRPr="00957DAF">
        <w:rPr>
          <w:rFonts w:ascii="Times New Roman" w:hAnsi="Times New Roman" w:cs="Times New Roman"/>
          <w:sz w:val="24"/>
          <w:szCs w:val="24"/>
        </w:rPr>
        <w:t xml:space="preserve"> </w:t>
      </w:r>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910" w:name="_Hlk534902158"/>
      <m:oMath>
        <m:r>
          <m:rPr>
            <m:sty m:val="p"/>
          </m:rPr>
          <w:rPr>
            <w:rFonts w:ascii="Cambria Math" w:hAnsi="Cambria Math" w:cs="Times New Roman"/>
            <w:sz w:val="24"/>
            <w:szCs w:val="24"/>
          </w:rPr>
          <m:t>&gt;</m:t>
        </m:r>
      </m:oMath>
      <w:bookmarkEnd w:id="910"/>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4A8D0FD6"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 is the most </w:t>
      </w:r>
      <w:r w:rsidRPr="001911C1">
        <w:rPr>
          <w:rFonts w:ascii="Times New Roman" w:hAnsi="Times New Roman" w:cs="Times New Roman"/>
          <w:sz w:val="24"/>
          <w:szCs w:val="24"/>
        </w:rPr>
        <w:lastRenderedPageBreak/>
        <w:t>influencing factor</w:t>
      </w:r>
      <w:r w:rsidR="00936A08">
        <w:rPr>
          <w:rFonts w:ascii="Times New Roman" w:hAnsi="Times New Roman" w:cs="Times New Roman"/>
          <w:sz w:val="24"/>
          <w:szCs w:val="24"/>
        </w:rPr>
        <w:t xml:space="preserve"> </w:t>
      </w:r>
      <w:r w:rsidRPr="001911C1">
        <w:rPr>
          <w:rFonts w:ascii="Times New Roman" w:hAnsi="Times New Roman" w:cs="Times New Roman"/>
          <w:sz w:val="24"/>
          <w:szCs w:val="24"/>
        </w:rPr>
        <w:t>on materials’ properties.</w:t>
      </w:r>
      <w:r>
        <w:rPr>
          <w:rFonts w:ascii="Times New Roman" w:hAnsi="Times New Roman" w:cs="Times New Roman"/>
          <w:sz w:val="24"/>
          <w:szCs w:val="24"/>
        </w:rPr>
        <w:t xml:space="preserve"> By using input ranking methods like sensitivity analysis </w:t>
      </w:r>
      <w:r w:rsidRPr="00D8568B">
        <w:rPr>
          <w:rFonts w:ascii="Times New Roman" w:hAnsi="Times New Roman" w:cs="Times New Roman"/>
          <w:sz w:val="24"/>
          <w:szCs w:val="24"/>
        </w:rPr>
        <w:t>a</w:t>
      </w:r>
      <w:r w:rsidRPr="00365216">
        <w:rPr>
          <w:rFonts w:ascii="Times New Roman" w:hAnsi="Times New Roman" w:cs="Times New Roman"/>
          <w:sz w:val="24"/>
          <w:szCs w:val="24"/>
        </w:rPr>
        <w:t>nd fuzzy curve</w:t>
      </w:r>
      <w:r>
        <w:rPr>
          <w:rFonts w:ascii="Times New Roman" w:hAnsi="Times New Roman" w:cs="Times New Roman"/>
          <w:sz w:val="24"/>
          <w:szCs w:val="24"/>
        </w:rPr>
        <w:t xml:space="preserve">, unimportant input parameters will easily be found out </w:t>
      </w:r>
      <w:r w:rsidR="00957DAF">
        <w:rPr>
          <w:rFonts w:ascii="Times New Roman" w:hAnsi="Times New Roman" w:cs="Times New Roman"/>
          <w:sz w:val="24"/>
          <w:szCs w:val="24"/>
        </w:rPr>
        <w:t xml:space="preserve">and </w:t>
      </w:r>
      <w:r>
        <w:rPr>
          <w:rFonts w:ascii="Times New Roman" w:hAnsi="Times New Roman" w:cs="Times New Roman"/>
          <w:sz w:val="24"/>
          <w:szCs w:val="24"/>
        </w:rPr>
        <w:t xml:space="preserve">to </w:t>
      </w:r>
      <w:r w:rsidR="00957DAF">
        <w:rPr>
          <w:rFonts w:ascii="Times New Roman" w:hAnsi="Times New Roman" w:cs="Times New Roman"/>
          <w:sz w:val="24"/>
          <w:szCs w:val="24"/>
        </w:rPr>
        <w:t xml:space="preserve">be </w:t>
      </w:r>
      <w:r>
        <w:rPr>
          <w:rFonts w:ascii="Times New Roman" w:hAnsi="Times New Roman" w:cs="Times New Roman"/>
          <w:sz w:val="24"/>
          <w:szCs w:val="24"/>
        </w:rPr>
        <w:t>eliminate</w:t>
      </w:r>
      <w:r w:rsidR="00957DAF">
        <w:rPr>
          <w:rFonts w:ascii="Times New Roman" w:hAnsi="Times New Roman" w:cs="Times New Roman"/>
          <w:sz w:val="24"/>
          <w:szCs w:val="24"/>
        </w:rPr>
        <w:t>d</w:t>
      </w:r>
      <w:r>
        <w:rPr>
          <w:rFonts w:ascii="Times New Roman" w:hAnsi="Times New Roman" w:cs="Times New Roman"/>
          <w:sz w:val="24"/>
          <w:szCs w:val="24"/>
        </w:rPr>
        <w:t xml:space="preserve"> from the problem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2F9680D5"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w:t>
      </w:r>
      <w:r w:rsidR="00936A08">
        <w:rPr>
          <w:rFonts w:ascii="Times New Roman" w:hAnsi="Times New Roman" w:cs="Times New Roman"/>
          <w:sz w:val="24"/>
          <w:szCs w:val="24"/>
        </w:rPr>
        <w:t>was</w:t>
      </w:r>
      <w:r>
        <w:rPr>
          <w:rFonts w:ascii="Times New Roman" w:hAnsi="Times New Roman" w:cs="Times New Roman"/>
          <w:sz w:val="24"/>
          <w:szCs w:val="24"/>
        </w:rPr>
        <w:t xml:space="preserve"> supported by the work of </w:t>
      </w:r>
      <w:r w:rsidR="00B94A49">
        <w:rPr>
          <w:rFonts w:ascii="Times New Roman" w:hAnsi="Times New Roman" w:cs="Times New Roman"/>
          <w:sz w:val="24"/>
          <w:szCs w:val="24"/>
        </w:rPr>
        <w:t>Huang</w:t>
      </w:r>
      <w:r w:rsidR="00936A08">
        <w:rPr>
          <w:rFonts w:ascii="Times New Roman" w:hAnsi="Times New Roman" w:cs="Times New Roman"/>
          <w:sz w:val="24"/>
          <w:szCs w:val="24"/>
        </w:rPr>
        <w:t xml:space="preserve"> </w:t>
      </w:r>
      <w:r w:rsidR="00B94A49">
        <w:rPr>
          <w:rFonts w:ascii="Times New Roman" w:hAnsi="Times New Roman" w:cs="Times New Roman"/>
          <w:sz w:val="24"/>
          <w:szCs w:val="24"/>
        </w:rPr>
        <w:t>et al.</w:t>
      </w:r>
      <w:r w:rsidR="00F61457">
        <w:rPr>
          <w:rFonts w:ascii="Times New Roman" w:hAnsi="Times New Roman" w:cs="Times New Roman"/>
          <w:sz w:val="24"/>
          <w:szCs w:val="24"/>
        </w:rPr>
        <w:t>,</w:t>
      </w:r>
      <w:r w:rsidR="00B94A49">
        <w:rPr>
          <w:rFonts w:ascii="Times New Roman" w:hAnsi="Times New Roman" w:cs="Times New Roman"/>
          <w:sz w:val="24"/>
          <w:szCs w:val="24"/>
        </w:rPr>
        <w:t xml:space="preserve">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sidR="005B52D4">
        <w:rPr>
          <w:rFonts w:ascii="Times New Roman" w:hAnsi="Times New Roman" w:cs="Times New Roman"/>
          <w:sz w:val="24"/>
          <w:szCs w:val="24"/>
        </w:rPr>
        <w:t xml:space="preserve"> as a function of deformation parameters</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hree forecasting models: strain-compensation Arrhenius (SA), back propagation (BP) ANN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w:t>
      </w:r>
      <w:r w:rsidR="00037A8D">
        <w:rPr>
          <w:rFonts w:ascii="Times New Roman" w:hAnsi="Times New Roman" w:cs="Times New Roman"/>
          <w:sz w:val="24"/>
          <w:szCs w:val="24"/>
        </w:rPr>
        <w:t xml:space="preserve">more </w:t>
      </w:r>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3BD9466B"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6" w:tooltip="Kermanpur, 2007 #652" w:history="1">
        <w:r w:rsidR="00671DCC">
          <w:rPr>
            <w:rFonts w:ascii="Times New Roman" w:hAnsi="Times New Roman" w:cs="Times New Roman"/>
            <w:noProof/>
            <w:sz w:val="24"/>
            <w:szCs w:val="24"/>
          </w:rPr>
          <w:t>66</w:t>
        </w:r>
      </w:hyperlink>
      <w:r w:rsidR="00F5227B">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r w:rsidR="005B52D4">
        <w:rPr>
          <w:rFonts w:ascii="Times New Roman" w:hAnsi="Times New Roman" w:cs="Times New Roman"/>
          <w:sz w:val="24"/>
          <w:szCs w:val="24"/>
        </w:rPr>
        <w:t xml:space="preserve"> </w:t>
      </w:r>
      <w:r w:rsidR="00F61457">
        <w:rPr>
          <w:rFonts w:ascii="Times New Roman" w:hAnsi="Times New Roman" w:cs="Times New Roman"/>
          <w:sz w:val="24"/>
          <w:szCs w:val="24"/>
        </w:rPr>
        <w:t>et al.,</w:t>
      </w:r>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used </w:t>
      </w:r>
      <w:r w:rsidR="00F832C3" w:rsidRPr="00F832C3">
        <w:rPr>
          <w:rFonts w:ascii="AdvP159C" w:hAnsi="AdvP159C"/>
          <w:color w:val="000000"/>
        </w:rPr>
        <w:t>steel strip</w:t>
      </w:r>
      <w:r w:rsidR="00F832C3" w:rsidRPr="00F832C3">
        <w:t xml:space="preserve"> </w:t>
      </w:r>
      <w:r w:rsidR="00DA54D5">
        <w:rPr>
          <w:rFonts w:ascii="Times New Roman" w:hAnsi="Times New Roman" w:cs="Times New Roman"/>
          <w:sz w:val="24"/>
          <w:szCs w:val="24"/>
        </w:rPr>
        <w:t>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xml:space="preserve">. The combined network can </w:t>
      </w:r>
      <w:r w:rsidR="00B94A49">
        <w:rPr>
          <w:rFonts w:ascii="Times New Roman" w:hAnsi="Times New Roman" w:cs="Times New Roman"/>
          <w:sz w:val="24"/>
          <w:szCs w:val="24"/>
        </w:rPr>
        <w:lastRenderedPageBreak/>
        <w:t>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7A7D58">
        <w:rPr>
          <w:rFonts w:ascii="Times New Roman" w:hAnsi="Times New Roman" w:cs="Times New Roman"/>
          <w:sz w:val="24"/>
          <w:szCs w:val="24"/>
        </w:rPr>
        <w:t>structure of one input layer with four input variables, two hidden layers and one output layer with one output variable</w:t>
      </w:r>
      <w:r w:rsidR="00B94A49">
        <w:rPr>
          <w:rFonts w:ascii="Times New Roman" w:hAnsi="Times New Roman" w:cs="Times New Roman"/>
          <w:sz w:val="24"/>
          <w:szCs w:val="24"/>
        </w:rPr>
        <w:t>,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w:t>
      </w:r>
      <w:r w:rsidR="000C0414" w:rsidRPr="003E541E">
        <w:rPr>
          <w:rFonts w:ascii="Times New Roman" w:hAnsi="Times New Roman" w:cs="Times New Roman"/>
          <w:sz w:val="24"/>
          <w:szCs w:val="24"/>
          <w:vertAlign w:val="superscript"/>
        </w:rPr>
        <w:t>2</w:t>
      </w:r>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r w:rsidR="00272071">
        <w:rPr>
          <w:rFonts w:ascii="Times New Roman" w:hAnsi="Times New Roman" w:cs="Times New Roman"/>
          <w:sz w:val="24"/>
          <w:szCs w:val="24"/>
        </w:rPr>
        <w:t>the</w:t>
      </w:r>
      <w:r w:rsidR="00B94A49">
        <w:rPr>
          <w:rFonts w:ascii="Times New Roman" w:hAnsi="Times New Roman" w:cs="Times New Roman"/>
          <w:sz w:val="24"/>
          <w:szCs w:val="24"/>
        </w:rPr>
        <w:t xml:space="preserve"> </w:t>
      </w:r>
      <w:r w:rsidR="00B94A49" w:rsidRPr="00D8568B">
        <w:rPr>
          <w:rFonts w:ascii="Times New Roman" w:hAnsi="Times New Roman" w:cs="Times New Roman"/>
          <w:sz w:val="24"/>
          <w:szCs w:val="24"/>
        </w:rPr>
        <w:t>high</w:t>
      </w:r>
      <w:r w:rsidR="00272071" w:rsidRPr="00365216">
        <w:rPr>
          <w:rFonts w:ascii="Times New Roman" w:hAnsi="Times New Roman" w:cs="Times New Roman"/>
          <w:sz w:val="24"/>
          <w:szCs w:val="24"/>
        </w:rPr>
        <w:t xml:space="preserve">est </w:t>
      </w:r>
      <w:r w:rsidR="00B31083">
        <w:rPr>
          <w:rFonts w:ascii="Times New Roman" w:hAnsi="Times New Roman" w:cs="Times New Roman"/>
          <w:sz w:val="24"/>
          <w:szCs w:val="24"/>
        </w:rPr>
        <w:t xml:space="preserve">influence on spray </w:t>
      </w:r>
      <w:r w:rsidR="00B94A49">
        <w:rPr>
          <w:rFonts w:ascii="Times New Roman" w:hAnsi="Times New Roman" w:cs="Times New Roman"/>
          <w:sz w:val="24"/>
          <w:szCs w:val="24"/>
        </w:rPr>
        <w:t>impact is followed by the spray height. The authors were also progressively using their current AANN model to predict the effect of all input parameters on the spray overlap.</w:t>
      </w:r>
    </w:p>
    <w:p w14:paraId="2C679874" w14:textId="479326CF"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works, we can see that there are many successful ANN applications in materials related problems. Herein, the hybrid system, the joint implementation of other computing methodologies </w:t>
      </w:r>
      <w:r w:rsidR="00F90D08">
        <w:rPr>
          <w:rFonts w:ascii="Times New Roman" w:hAnsi="Times New Roman" w:cs="Times New Roman"/>
          <w:sz w:val="24"/>
          <w:szCs w:val="24"/>
        </w:rPr>
        <w:t xml:space="preserve">in which </w:t>
      </w:r>
      <w:r>
        <w:rPr>
          <w:rFonts w:ascii="Times New Roman" w:hAnsi="Times New Roman" w:cs="Times New Roman"/>
          <w:sz w:val="24"/>
          <w:szCs w:val="24"/>
        </w:rPr>
        <w:t>ANN</w:t>
      </w:r>
      <w:r w:rsidR="00F90D08">
        <w:rPr>
          <w:rFonts w:ascii="Times New Roman" w:hAnsi="Times New Roman" w:cs="Times New Roman"/>
          <w:sz w:val="24"/>
          <w:szCs w:val="24"/>
        </w:rPr>
        <w:t xml:space="preserve"> plays in a major role</w:t>
      </w:r>
      <w:r>
        <w:rPr>
          <w:rFonts w:ascii="Times New Roman" w:hAnsi="Times New Roman" w:cs="Times New Roman"/>
          <w:sz w:val="24"/>
          <w:szCs w:val="24"/>
        </w:rPr>
        <w:t>, 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rsidP="003E541E">
      <w:pPr>
        <w:pStyle w:val="2"/>
        <w:spacing w:after="240"/>
      </w:pPr>
      <w:r>
        <w:t>Other Powerful ANN Models in Materials Applications</w:t>
      </w:r>
    </w:p>
    <w:p w14:paraId="02709A1C" w14:textId="43ED6972"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&lt;EndNote&gt;&lt;Cite&gt;&lt;Author&gt;Yilmaz&lt;/Author&gt;&lt;Year&gt;2007&lt;/Year&gt;&lt;RecNum&gt;466&lt;/RecNum&gt;&lt;DisplayText&gt;[49]&lt;/DisplayText&gt;&lt;record&gt;&lt;rec-number&gt;466&lt;/rec-number&gt;&lt;foreign-keys&gt;&lt;key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9" w:tooltip="Yilmaz, 2007 #466" w:history="1">
        <w:r w:rsidR="00671DCC">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911"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911"/>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 by using all the production parameters (the amount of carbon, ferrite and inclusions) and the diameter of steel wires. That approach was constructed with four layers:</w:t>
      </w:r>
      <w:r w:rsidR="00F15E7D">
        <w:rPr>
          <w:rFonts w:ascii="Times New Roman" w:hAnsi="Times New Roman" w:cs="Times New Roman"/>
          <w:noProof/>
          <w:sz w:val="24"/>
          <w:szCs w:val="24"/>
        </w:rPr>
        <w:t xml:space="preserve"> </w:t>
      </w:r>
      <w:r w:rsidR="00205DC2">
        <w:rPr>
          <w:rFonts w:ascii="Times New Roman" w:hAnsi="Times New Roman" w:cs="Times New Roman"/>
          <w:noProof/>
          <w:sz w:val="24"/>
          <w:szCs w:val="24"/>
        </w:rPr>
        <w:t>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w:t>
      </w:r>
      <w:r w:rsidR="00205DC2" w:rsidRPr="00D8568B">
        <w:rPr>
          <w:rFonts w:ascii="Times New Roman" w:hAnsi="Times New Roman" w:cs="Times New Roman"/>
          <w:noProof/>
          <w:sz w:val="24"/>
          <w:szCs w:val="24"/>
        </w:rPr>
        <w:t xml:space="preserve">between the </w:t>
      </w:r>
      <w:r w:rsidR="0012088E" w:rsidRPr="00365216">
        <w:rPr>
          <w:rFonts w:ascii="Times New Roman" w:hAnsi="Times New Roman" w:cs="Times New Roman"/>
          <w:noProof/>
          <w:sz w:val="24"/>
          <w:szCs w:val="24"/>
        </w:rPr>
        <w:t>target</w:t>
      </w:r>
      <w:r w:rsidR="00205DC2" w:rsidRPr="00365216">
        <w:rPr>
          <w:rFonts w:ascii="Times New Roman" w:hAnsi="Times New Roman" w:cs="Times New Roman"/>
          <w:noProof/>
          <w:sz w:val="24"/>
          <w:szCs w:val="24"/>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w:t>
      </w:r>
      <w:r w:rsidR="00272071">
        <w:rPr>
          <w:rFonts w:ascii="Times New Roman" w:hAnsi="Times New Roman" w:cs="Times New Roman"/>
          <w:noProof/>
          <w:sz w:val="24"/>
          <w:szCs w:val="24"/>
        </w:rPr>
        <w:t>e</w:t>
      </w:r>
      <w:r w:rsidR="0012088E">
        <w:rPr>
          <w:rFonts w:ascii="Times New Roman" w:hAnsi="Times New Roman" w:cs="Times New Roman"/>
          <w:noProof/>
          <w:sz w:val="24"/>
          <w:szCs w:val="24"/>
        </w:rPr>
        <w:t xml:space="preserve"> the tensile strength of steel</w:t>
      </w:r>
      <w:r w:rsidR="001B44BE">
        <w:rPr>
          <w:rFonts w:ascii="Times New Roman" w:hAnsi="Times New Roman" w:cs="Times New Roman"/>
          <w:noProof/>
          <w:sz w:val="24"/>
          <w:szCs w:val="24"/>
        </w:rPr>
        <w:t xml:space="preserve"> with </w:t>
      </w:r>
      <w:r w:rsidR="00CA4A0F">
        <w:rPr>
          <w:rFonts w:ascii="Times New Roman" w:hAnsi="Times New Roman" w:cs="Times New Roman"/>
          <w:noProof/>
          <w:sz w:val="24"/>
          <w:szCs w:val="24"/>
        </w:rPr>
        <w:t>high</w:t>
      </w:r>
      <w:r w:rsidR="00205DC2">
        <w:rPr>
          <w:rFonts w:ascii="Times New Roman" w:hAnsi="Times New Roman" w:cs="Times New Roman"/>
          <w:noProof/>
          <w:sz w:val="24"/>
          <w:szCs w:val="24"/>
        </w:rPr>
        <w:t xml:space="preserve"> accuracy and reliability.</w:t>
      </w:r>
    </w:p>
    <w:p w14:paraId="09083C2D" w14:textId="05F31D9F" w:rsidR="006A3877"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Kappatos</w:t>
      </w:r>
      <w:r w:rsidR="00F61457">
        <w:rPr>
          <w:rFonts w:ascii="Times New Roman" w:hAnsi="Times New Roman" w:cs="Times New Roman"/>
          <w:noProof/>
          <w:sz w:val="24"/>
          <w:szCs w:val="24"/>
        </w:rPr>
        <w:t xml:space="preserve"> </w:t>
      </w:r>
      <w:r>
        <w:rPr>
          <w:rFonts w:ascii="Times New Roman" w:hAnsi="Times New Roman" w:cs="Times New Roman"/>
          <w:noProof/>
          <w:sz w:val="24"/>
          <w:szCs w:val="24"/>
        </w:rPr>
        <w:t>et al.</w:t>
      </w:r>
      <w:r w:rsidR="00F15E7D">
        <w:rPr>
          <w:rFonts w:ascii="Times New Roman" w:hAnsi="Times New Roman" w:cs="Times New Roman"/>
          <w:noProof/>
          <w:sz w:val="24"/>
          <w:szCs w:val="24"/>
        </w:rPr>
        <w:t>,</w:t>
      </w:r>
      <w:r>
        <w:rPr>
          <w:rFonts w:ascii="Times New Roman" w:hAnsi="Times New Roman" w:cs="Times New Roman"/>
          <w:noProof/>
          <w:sz w:val="24"/>
          <w:szCs w:val="24"/>
        </w:rPr>
        <w:t xml:space="preserve"> (2010) </w:t>
      </w:r>
      <w:r w:rsidRPr="00CA4A0F">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w:t>
      </w:r>
      <w:r>
        <w:rPr>
          <w:rFonts w:ascii="Times New Roman" w:hAnsi="Times New Roman" w:cs="Times New Roman"/>
          <w:noProof/>
          <w:sz w:val="24"/>
          <w:szCs w:val="24"/>
        </w:rPr>
        <w:lastRenderedPageBreak/>
        <w:t xml:space="preserve">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912" w:name="_Hlk9817478"/>
      <w:r>
        <w:rPr>
          <w:rFonts w:ascii="Times New Roman" w:hAnsi="Times New Roman" w:cs="Times New Roman"/>
          <w:noProof/>
          <w:sz w:val="24"/>
          <w:szCs w:val="24"/>
        </w:rPr>
        <w:t>ultimate tensile strength</w:t>
      </w:r>
      <w:bookmarkEnd w:id="912"/>
      <w:r>
        <w:rPr>
          <w:rFonts w:ascii="Times New Roman" w:hAnsi="Times New Roman" w:cs="Times New Roman"/>
          <w:noProof/>
          <w:sz w:val="24"/>
          <w:szCs w:val="24"/>
        </w:rPr>
        <w:t xml:space="preserve">, respectively. ANN results made a comparison between two input parameters </w:t>
      </w:r>
      <w:r w:rsidR="006A3877">
        <w:rPr>
          <w:rFonts w:ascii="Times New Roman" w:hAnsi="Times New Roman" w:cs="Times New Roman"/>
          <w:noProof/>
          <w:sz w:val="24"/>
          <w:szCs w:val="24"/>
        </w:rPr>
        <w:t xml:space="preserve">to find their impact on </w:t>
      </w:r>
      <w:r w:rsidR="00F15E7D">
        <w:rPr>
          <w:rFonts w:ascii="Times New Roman" w:hAnsi="Times New Roman" w:cs="Times New Roman"/>
          <w:noProof/>
          <w:sz w:val="24"/>
          <w:szCs w:val="24"/>
        </w:rPr>
        <w:t xml:space="preserve">the </w:t>
      </w:r>
      <w:r w:rsidR="006A3877">
        <w:rPr>
          <w:rFonts w:ascii="Times New Roman" w:hAnsi="Times New Roman" w:cs="Times New Roman"/>
          <w:noProof/>
          <w:sz w:val="24"/>
          <w:szCs w:val="24"/>
        </w:rPr>
        <w:t xml:space="preserve">output </w:t>
      </w:r>
      <w:r>
        <w:rPr>
          <w:rFonts w:ascii="Times New Roman" w:hAnsi="Times New Roman" w:cs="Times New Roman"/>
          <w:noProof/>
          <w:sz w:val="24"/>
          <w:szCs w:val="24"/>
        </w:rPr>
        <w:t xml:space="preserve">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6AB66301"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Most of successful materials-related ANN researches have been done with multilayer </w:t>
      </w:r>
      <w:r w:rsidR="002A0880" w:rsidRPr="007E35AA">
        <w:rPr>
          <w:rFonts w:ascii="Times New Roman" w:hAnsi="Times New Roman" w:cs="Times New Roman"/>
          <w:noProof/>
          <w:sz w:val="24"/>
          <w:szCs w:val="24"/>
        </w:rPr>
        <w:t>BPNN</w:t>
      </w:r>
      <w:r>
        <w:rPr>
          <w:rFonts w:ascii="Times New Roman" w:hAnsi="Times New Roman" w:cs="Times New Roman"/>
          <w:noProof/>
          <w:sz w:val="24"/>
          <w:szCs w:val="24"/>
        </w:rPr>
        <w:t>. Here, it can be found that other ANN</w:t>
      </w:r>
      <w:r w:rsidR="00B86443">
        <w:rPr>
          <w:rFonts w:ascii="Times New Roman" w:hAnsi="Times New Roman" w:cs="Times New Roman"/>
          <w:noProof/>
          <w:sz w:val="24"/>
          <w:szCs w:val="24"/>
        </w:rPr>
        <w:t xml:space="preserve"> type</w:t>
      </w:r>
      <w:r>
        <w:rPr>
          <w:rFonts w:ascii="Times New Roman" w:hAnsi="Times New Roman" w:cs="Times New Roman"/>
          <w:noProof/>
          <w:sz w:val="24"/>
          <w:szCs w:val="24"/>
        </w:rPr>
        <w:t xml:space="preserve">s are as powerful and efficient as multilayer </w:t>
      </w:r>
      <w:r w:rsidR="002A0880" w:rsidRPr="002A0880">
        <w:rPr>
          <w:rFonts w:ascii="Times New Roman" w:hAnsi="Times New Roman" w:cs="Times New Roman"/>
          <w:noProof/>
          <w:sz w:val="24"/>
          <w:szCs w:val="24"/>
        </w:rPr>
        <w:t>BPNN</w:t>
      </w:r>
      <w:r>
        <w:rPr>
          <w:rFonts w:ascii="Times New Roman" w:hAnsi="Times New Roman" w:cs="Times New Roman"/>
          <w:noProof/>
          <w:sz w:val="24"/>
          <w:szCs w:val="24"/>
        </w:rPr>
        <w:t xml:space="preserve">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w:t>
      </w:r>
      <w:r w:rsidR="00F15E7D">
        <w:rPr>
          <w:rFonts w:ascii="Times New Roman" w:hAnsi="Times New Roman" w:cs="Times New Roman"/>
          <w:noProof/>
          <w:sz w:val="24"/>
          <w:szCs w:val="24"/>
        </w:rPr>
        <w:t>prediction</w:t>
      </w:r>
      <w:r w:rsidR="006A2F2D">
        <w:rPr>
          <w:rFonts w:ascii="Times New Roman" w:hAnsi="Times New Roman" w:cs="Times New Roman"/>
          <w:noProof/>
          <w:sz w:val="24"/>
          <w:szCs w:val="24"/>
        </w:rPr>
        <w:t xml:space="preserve"> performance.</w:t>
      </w:r>
    </w:p>
    <w:p w14:paraId="445100D3" w14:textId="35258475" w:rsidR="009349F5" w:rsidRPr="009349F5" w:rsidRDefault="00205DC2" w:rsidP="007E35AA">
      <w:pPr>
        <w:pStyle w:val="2"/>
        <w:spacing w:after="240"/>
      </w:pPr>
      <w:r>
        <w:t>ANN Models in Comparison</w:t>
      </w:r>
      <w:r w:rsidR="00EA29BE">
        <w:t xml:space="preserve"> and Hybrid ANN Models</w:t>
      </w:r>
    </w:p>
    <w:p w14:paraId="3CBA17EB" w14:textId="28D9E3C3" w:rsidR="00FF722E" w:rsidRDefault="00FE7F8E" w:rsidP="00555A8A">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In turning process, to control the desired surface 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To establish a functional relationship between process parameters of turning process and surface roughness, </w:t>
      </w:r>
      <w:r>
        <w:rPr>
          <w:rFonts w:ascii="Times New Roman" w:hAnsi="Times New Roman" w:cs="Times New Roman"/>
          <w:sz w:val="24"/>
          <w:szCs w:val="24"/>
        </w:rPr>
        <w:t xml:space="preserve">MLP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w:t>
      </w:r>
      <w:r w:rsidR="00F61457">
        <w:rPr>
          <w:rFonts w:ascii="Times New Roman" w:hAnsi="Times New Roman" w:cs="Times New Roman"/>
          <w:sz w:val="24"/>
          <w:szCs w:val="24"/>
        </w:rPr>
        <w:t>et al.,</w:t>
      </w:r>
      <w:r>
        <w:rPr>
          <w:rFonts w:ascii="Times New Roman" w:hAnsi="Times New Roman" w:cs="Times New Roman"/>
          <w:sz w:val="24"/>
          <w:szCs w:val="24"/>
        </w:rPr>
        <w:t xml:space="preserve"> (2005)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3" w:tooltip="Sonar, 2005 #645" w:history="1">
        <w:r w:rsidR="00671DCC">
          <w:rPr>
            <w:rFonts w:ascii="Times New Roman" w:hAnsi="Times New Roman" w:cs="Times New Roman"/>
            <w:noProof/>
            <w:sz w:val="24"/>
            <w:szCs w:val="24"/>
          </w:rPr>
          <w:t>63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w:t>
      </w:r>
      <w:r w:rsidR="00AF562F">
        <w:rPr>
          <w:rFonts w:ascii="Times New Roman" w:hAnsi="Times New Roman" w:cs="Times New Roman"/>
          <w:sz w:val="24"/>
          <w:szCs w:val="24"/>
        </w:rPr>
        <w:t xml:space="preserve">of </w:t>
      </w:r>
      <w:r w:rsidR="00335241">
        <w:rPr>
          <w:rFonts w:ascii="Times New Roman" w:hAnsi="Times New Roman" w:cs="Times New Roman"/>
          <w:sz w:val="24"/>
          <w:szCs w:val="24"/>
        </w:rPr>
        <w:t xml:space="preserve">mild </w:t>
      </w:r>
      <w:r w:rsidR="00AF562F">
        <w:rPr>
          <w:rFonts w:ascii="Times New Roman" w:hAnsi="Times New Roman" w:cs="Times New Roman"/>
          <w:sz w:val="24"/>
          <w:szCs w:val="24"/>
        </w:rPr>
        <w:t xml:space="preserve">steel </w:t>
      </w:r>
      <w:r w:rsidR="00555A8A">
        <w:rPr>
          <w:rFonts w:ascii="Times New Roman" w:hAnsi="Times New Roman" w:cs="Times New Roman"/>
          <w:sz w:val="24"/>
          <w:szCs w:val="24"/>
        </w:rPr>
        <w:t>with process parameters (</w:t>
      </w:r>
      <w:r w:rsidR="00555A8A" w:rsidRPr="00555A8A">
        <w:rPr>
          <w:rFonts w:ascii="Times New Roman" w:hAnsi="Times New Roman" w:cs="Times New Roman"/>
          <w:sz w:val="24"/>
          <w:szCs w:val="24"/>
        </w:rPr>
        <w:t>feed</w:t>
      </w:r>
      <w:r w:rsidR="00555A8A">
        <w:rPr>
          <w:rFonts w:ascii="Times New Roman" w:hAnsi="Times New Roman" w:cs="Times New Roman"/>
          <w:sz w:val="24"/>
          <w:szCs w:val="24"/>
        </w:rPr>
        <w:t xml:space="preserve"> </w:t>
      </w:r>
      <w:r w:rsidR="00C26F7D">
        <w:rPr>
          <w:rFonts w:ascii="Times New Roman" w:hAnsi="Times New Roman" w:cs="Times New Roman"/>
          <w:sz w:val="24"/>
          <w:szCs w:val="24"/>
        </w:rPr>
        <w:t>rate (</w:t>
      </w:r>
      <w:r w:rsidR="00C26F7D">
        <w:rPr>
          <w:rFonts w:ascii="Times New Roman" w:hAnsi="Times New Roman" w:cs="Times New Roman"/>
          <w:i/>
          <w:iCs/>
          <w:sz w:val="24"/>
          <w:szCs w:val="24"/>
        </w:rPr>
        <w:t>f</w:t>
      </w:r>
      <w:r w:rsidR="00555A8A" w:rsidRPr="00555A8A">
        <w:rPr>
          <w:rFonts w:ascii="Times New Roman" w:hAnsi="Times New Roman" w:cs="Times New Roman"/>
          <w:sz w:val="24"/>
          <w:szCs w:val="24"/>
        </w:rPr>
        <w:t>), cutting speed (</w:t>
      </w:r>
      <w:r w:rsidR="00555A8A" w:rsidRPr="00846E86">
        <w:rPr>
          <w:rFonts w:ascii="Times New Roman" w:hAnsi="Times New Roman" w:cs="Times New Roman"/>
          <w:i/>
          <w:iCs/>
          <w:sz w:val="24"/>
          <w:szCs w:val="24"/>
        </w:rPr>
        <w:t>v</w:t>
      </w:r>
      <w:r w:rsidR="00555A8A" w:rsidRPr="00555A8A">
        <w:rPr>
          <w:rFonts w:ascii="Times New Roman" w:hAnsi="Times New Roman" w:cs="Times New Roman"/>
          <w:sz w:val="24"/>
          <w:szCs w:val="24"/>
        </w:rPr>
        <w:t>), depth of cut (</w:t>
      </w:r>
      <w:r w:rsidR="00555A8A" w:rsidRPr="00846E86">
        <w:rPr>
          <w:rFonts w:ascii="Times New Roman" w:hAnsi="Times New Roman" w:cs="Times New Roman"/>
          <w:i/>
          <w:iCs/>
          <w:sz w:val="24"/>
          <w:szCs w:val="24"/>
        </w:rPr>
        <w:t>d</w:t>
      </w:r>
      <w:r w:rsidR="00555A8A" w:rsidRPr="00555A8A">
        <w:rPr>
          <w:rFonts w:ascii="Times New Roman" w:hAnsi="Times New Roman" w:cs="Times New Roman"/>
          <w:sz w:val="24"/>
          <w:szCs w:val="24"/>
        </w:rPr>
        <w:t>) and acceleration of</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radial vibration (</w:t>
      </w:r>
      <w:r w:rsidR="00555A8A" w:rsidRPr="00846E86">
        <w:rPr>
          <w:rFonts w:ascii="Times New Roman" w:hAnsi="Times New Roman" w:cs="Times New Roman"/>
          <w:i/>
          <w:iCs/>
          <w:sz w:val="24"/>
          <w:szCs w:val="24"/>
        </w:rPr>
        <w:t>a</w:t>
      </w:r>
      <w:r w:rsidR="00555A8A" w:rsidRPr="00555A8A">
        <w:rPr>
          <w:rFonts w:ascii="Times New Roman" w:hAnsi="Times New Roman" w:cs="Times New Roman"/>
          <w:sz w:val="24"/>
          <w:szCs w:val="24"/>
        </w:rPr>
        <w:t>)</w:t>
      </w:r>
      <w:r w:rsidR="00555A8A">
        <w:rPr>
          <w:rFonts w:ascii="Times New Roman" w:hAnsi="Times New Roman" w:cs="Times New Roman"/>
          <w:sz w:val="24"/>
          <w:szCs w:val="24"/>
        </w:rPr>
        <w:t>)</w:t>
      </w:r>
      <w:r w:rsidR="00555A8A" w:rsidRPr="00555A8A">
        <w:rPr>
          <w:rFonts w:ascii="Times New Roman" w:hAnsi="Times New Roman" w:cs="Times New Roman"/>
          <w:sz w:val="24"/>
          <w:szCs w:val="24"/>
        </w:rPr>
        <w:t xml:space="preserve"> </w:t>
      </w:r>
      <w:r>
        <w:rPr>
          <w:rFonts w:ascii="Times New Roman" w:hAnsi="Times New Roman" w:cs="Times New Roman"/>
          <w:sz w:val="24"/>
          <w:szCs w:val="24"/>
        </w:rPr>
        <w:t xml:space="preserve">in a turning process </w:t>
      </w:r>
      <w:r w:rsidR="002477AE">
        <w:rPr>
          <w:rFonts w:ascii="Times New Roman" w:hAnsi="Times New Roman" w:cs="Times New Roman"/>
          <w:sz w:val="24"/>
          <w:szCs w:val="24"/>
        </w:rPr>
        <w:t>by HSS</w:t>
      </w:r>
      <w:r w:rsidR="00CE44FA">
        <w:rPr>
          <w:rFonts w:ascii="Times New Roman" w:hAnsi="Times New Roman" w:cs="Times New Roman"/>
          <w:sz w:val="24"/>
          <w:szCs w:val="24"/>
        </w:rPr>
        <w:t xml:space="preserve"> (high speed steel)</w:t>
      </w:r>
      <w:r w:rsidR="002477AE">
        <w:rPr>
          <w:rFonts w:ascii="Times New Roman" w:hAnsi="Times New Roman" w:cs="Times New Roman"/>
          <w:sz w:val="24"/>
          <w:szCs w:val="24"/>
        </w:rPr>
        <w:t xml:space="preserve"> and carbide tools, </w:t>
      </w:r>
      <w:r w:rsidR="0076393C">
        <w:rPr>
          <w:rFonts w:ascii="Times New Roman" w:hAnsi="Times New Roman" w:cs="Times New Roman"/>
          <w:sz w:val="24"/>
          <w:szCs w:val="24"/>
        </w:rPr>
        <w:t>a</w:t>
      </w:r>
      <w:r>
        <w:rPr>
          <w:rFonts w:ascii="Times New Roman" w:hAnsi="Times New Roman" w:cs="Times New Roman"/>
          <w:sz w:val="24"/>
          <w:szCs w:val="24"/>
        </w:rPr>
        <w:t xml:space="preserve">nd its </w:t>
      </w:r>
      <w:r>
        <w:rPr>
          <w:rFonts w:ascii="Times New Roman" w:hAnsi="Times New Roman" w:cs="Times New Roman"/>
          <w:sz w:val="24"/>
          <w:szCs w:val="24"/>
        </w:rPr>
        <w:lastRenderedPageBreak/>
        <w:t xml:space="preserve">performance was compared with the reported performance of a MLP neural network by Kohli and Dixit </w:t>
      </w:r>
      <w:r>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&lt;EndNote&gt;&lt;Cite&gt;&lt;Author&gt;Kohli&lt;/Author&gt;&lt;Year&gt;2004&lt;/Year&gt;&lt;RecNum&gt;644&lt;/RecNum&gt;&lt;DisplayText&gt;[83]&lt;/DisplayText&gt;&lt;record&gt;&lt;rec-number&gt;644&lt;/rec-number&gt;&lt;foreign-keys&gt;&lt;key app="EN" db-id="ese55x5vtzp0x6e9s9tpzwagt5re2t5sfaz5" timestamp="1551954746"&gt;644&lt;/key&gt;&lt;/foreign-keys&gt;&lt;ref-type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3" w:tooltip="Kohli, 2004 #644" w:history="1">
        <w:r w:rsidR="00671DCC">
          <w:rPr>
            <w:rFonts w:ascii="Times New Roman" w:hAnsi="Times New Roman" w:cs="Times New Roman"/>
            <w:noProof/>
            <w:sz w:val="24"/>
            <w:szCs w:val="24"/>
          </w:rPr>
          <w:t>83</w:t>
        </w:r>
      </w:hyperlink>
      <w:r w:rsidR="006961F6">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w:t>
      </w:r>
      <w:r w:rsidR="00C11B35">
        <w:rPr>
          <w:rFonts w:ascii="Times New Roman" w:hAnsi="Times New Roman" w:cs="Times New Roman"/>
          <w:sz w:val="24"/>
          <w:szCs w:val="24"/>
        </w:rPr>
        <w:t>The RBF neural network ha</w:t>
      </w:r>
      <w:r w:rsidR="005B51D2">
        <w:rPr>
          <w:rFonts w:ascii="Times New Roman" w:hAnsi="Times New Roman" w:cs="Times New Roman"/>
          <w:sz w:val="24"/>
          <w:szCs w:val="24"/>
        </w:rPr>
        <w:t>s</w:t>
      </w:r>
      <w:r w:rsidR="00C11B35">
        <w:rPr>
          <w:rFonts w:ascii="Times New Roman" w:hAnsi="Times New Roman" w:cs="Times New Roman"/>
          <w:sz w:val="24"/>
          <w:szCs w:val="24"/>
        </w:rPr>
        <w:t xml:space="preserve"> been implemented for predicting the most likely estimate as well as the upper and lower estimate</w:t>
      </w:r>
      <w:r w:rsidR="005B51D2">
        <w:rPr>
          <w:rFonts w:ascii="Times New Roman" w:hAnsi="Times New Roman" w:cs="Times New Roman"/>
          <w:sz w:val="24"/>
          <w:szCs w:val="24"/>
        </w:rPr>
        <w:t xml:space="preserve">, calculated by </w:t>
      </w:r>
      <w:r w:rsidR="005B51D2" w:rsidRPr="00054887">
        <w:rPr>
          <w:rFonts w:ascii="Times New Roman" w:hAnsi="Times New Roman" w:cs="Times New Roman"/>
          <w:sz w:val="24"/>
          <w:szCs w:val="24"/>
        </w:rPr>
        <w:t xml:space="preserve">fuzzy linear </w:t>
      </w:r>
      <w:r w:rsidR="005B51D2">
        <w:rPr>
          <w:rFonts w:ascii="Times New Roman" w:hAnsi="Times New Roman" w:cs="Times New Roman"/>
          <w:sz w:val="24"/>
          <w:szCs w:val="24"/>
        </w:rPr>
        <w:t xml:space="preserve">interval </w:t>
      </w:r>
      <w:r w:rsidR="005B51D2" w:rsidRPr="00054887">
        <w:rPr>
          <w:rFonts w:ascii="Times New Roman" w:hAnsi="Times New Roman" w:cs="Times New Roman"/>
          <w:sz w:val="24"/>
          <w:szCs w:val="24"/>
        </w:rPr>
        <w:t>regression model</w:t>
      </w:r>
      <w:r w:rsidR="005B51D2">
        <w:rPr>
          <w:rFonts w:ascii="Times New Roman" w:hAnsi="Times New Roman" w:cs="Times New Roman"/>
          <w:sz w:val="24"/>
          <w:szCs w:val="24"/>
        </w:rPr>
        <w:t xml:space="preserve">, </w:t>
      </w:r>
      <w:r w:rsidR="00C11B35">
        <w:rPr>
          <w:rFonts w:ascii="Times New Roman" w:hAnsi="Times New Roman" w:cs="Times New Roman"/>
          <w:sz w:val="24"/>
          <w:szCs w:val="24"/>
        </w:rPr>
        <w:t xml:space="preserve">of surface roughness. </w:t>
      </w:r>
      <w:r>
        <w:rPr>
          <w:rFonts w:ascii="Times New Roman" w:hAnsi="Times New Roman" w:cs="Times New Roman"/>
          <w:sz w:val="24"/>
          <w:szCs w:val="24"/>
        </w:rPr>
        <w:t>The results showed that experimental values exist between the range of the lower and upper estimate and the most likely estimate in most cases is close to experimental value</w:t>
      </w:r>
      <w:r w:rsidR="00D327FF">
        <w:rPr>
          <w:rFonts w:ascii="Times New Roman" w:hAnsi="Times New Roman" w:cs="Times New Roman"/>
          <w:sz w:val="24"/>
          <w:szCs w:val="24"/>
        </w:rPr>
        <w:t>s</w:t>
      </w:r>
      <w:r>
        <w:rPr>
          <w:rFonts w:ascii="Times New Roman" w:hAnsi="Times New Roman" w:cs="Times New Roman"/>
          <w:sz w:val="24"/>
          <w:szCs w:val="24"/>
        </w:rPr>
        <w:t xml:space="preserve">. Also, compared to MLP, the root mean squares errors of RBF are nearly the same as MLP. But RBF made slightly inferior performance against MLP </w:t>
      </w:r>
      <w:r w:rsidR="005B51D2">
        <w:rPr>
          <w:rFonts w:ascii="Times New Roman" w:hAnsi="Times New Roman" w:cs="Times New Roman"/>
          <w:sz w:val="24"/>
          <w:szCs w:val="24"/>
        </w:rPr>
        <w:t>with less computational time</w:t>
      </w:r>
      <w:r w:rsidR="00D327FF">
        <w:rPr>
          <w:rFonts w:ascii="Times New Roman" w:hAnsi="Times New Roman" w:cs="Times New Roman"/>
          <w:sz w:val="24"/>
          <w:szCs w:val="24"/>
        </w:rPr>
        <w:t>,</w:t>
      </w:r>
      <w:r w:rsidR="005B51D2">
        <w:rPr>
          <w:rFonts w:ascii="Times New Roman" w:hAnsi="Times New Roman" w:cs="Times New Roman"/>
          <w:sz w:val="24"/>
          <w:szCs w:val="24"/>
        </w:rPr>
        <w:t xml:space="preserve"> </w:t>
      </w:r>
      <w:r>
        <w:rPr>
          <w:rFonts w:ascii="Times New Roman" w:hAnsi="Times New Roman" w:cs="Times New Roman"/>
          <w:sz w:val="24"/>
          <w:szCs w:val="24"/>
        </w:rPr>
        <w:t>and the errors were more than 20%</w:t>
      </w:r>
      <w:r w:rsidR="00D327FF">
        <w:rPr>
          <w:rFonts w:ascii="Times New Roman" w:hAnsi="Times New Roman" w:cs="Times New Roman"/>
          <w:sz w:val="24"/>
          <w:szCs w:val="24"/>
        </w:rPr>
        <w:t xml:space="preserve"> with a few testing data</w:t>
      </w:r>
      <w:r w:rsidR="005B51D2">
        <w:rPr>
          <w:rFonts w:ascii="Times New Roman" w:hAnsi="Times New Roman" w:cs="Times New Roman"/>
          <w:sz w:val="24"/>
          <w:szCs w:val="24"/>
        </w:rPr>
        <w:t xml:space="preserve">, but still reasonable results were given. </w:t>
      </w:r>
      <w:r>
        <w:rPr>
          <w:rFonts w:ascii="Times New Roman" w:hAnsi="Times New Roman" w:cs="Times New Roman"/>
          <w:sz w:val="24"/>
          <w:szCs w:val="24"/>
        </w:rPr>
        <w:t>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5B81A3BD"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71DCC">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forward ANNs, BPNN and RBFNN</w:t>
      </w:r>
      <w:r w:rsidR="0060134D">
        <w:rPr>
          <w:rFonts w:ascii="Times New Roman" w:hAnsi="Times New Roman" w:cs="Times New Roman"/>
          <w:sz w:val="24"/>
          <w:szCs w:val="24"/>
        </w:rPr>
        <w:t xml:space="preserve"> with </w:t>
      </w:r>
      <w:r w:rsidR="0060134D" w:rsidRPr="0060134D">
        <w:rPr>
          <w:rFonts w:ascii="Times New Roman" w:hAnsi="Times New Roman" w:cs="Times New Roman"/>
          <w:sz w:val="24"/>
          <w:szCs w:val="24"/>
        </w:rPr>
        <w:t>concrete mixture parameters</w:t>
      </w:r>
      <w:r w:rsidR="00205DC2">
        <w:rPr>
          <w:rFonts w:ascii="Times New Roman" w:hAnsi="Times New Roman" w:cs="Times New Roman"/>
          <w:sz w:val="24"/>
          <w:szCs w:val="24"/>
        </w:rPr>
        <w:t>,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3B791D">
        <w:rPr>
          <w:rFonts w:ascii="Times New Roman" w:hAnsi="Times New Roman" w:cs="Times New Roman"/>
          <w:sz w:val="24"/>
          <w:szCs w:val="24"/>
        </w:rPr>
        <w:t>Because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 </w:t>
      </w:r>
      <w:r w:rsidR="00CB4C9A">
        <w:rPr>
          <w:rFonts w:ascii="Times New Roman" w:hAnsi="Times New Roman" w:cs="Times New Roman"/>
          <w:sz w:val="24"/>
          <w:szCs w:val="24"/>
        </w:rPr>
        <w:t xml:space="preserve">shown </w:t>
      </w:r>
      <w:r w:rsidR="00646E12">
        <w:rPr>
          <w:rFonts w:ascii="Times New Roman" w:hAnsi="Times New Roman" w:cs="Times New Roman"/>
          <w:sz w:val="24"/>
          <w:szCs w:val="24"/>
        </w:rPr>
        <w:t>in Fig.</w:t>
      </w:r>
      <w:r w:rsidR="0022315F">
        <w:rPr>
          <w:rFonts w:ascii="Times New Roman" w:hAnsi="Times New Roman" w:cs="Times New Roman"/>
          <w:sz w:val="24"/>
          <w:szCs w:val="24"/>
        </w:rPr>
        <w:t xml:space="preserve"> </w:t>
      </w:r>
      <w:r w:rsidR="00415269">
        <w:rPr>
          <w:rFonts w:ascii="Times New Roman" w:hAnsi="Times New Roman" w:cs="Times New Roman"/>
          <w:sz w:val="24"/>
          <w:szCs w:val="24"/>
        </w:rPr>
        <w:t>5</w:t>
      </w:r>
      <w:r w:rsidR="00646E12">
        <w:rPr>
          <w:rFonts w:ascii="Times New Roman" w:hAnsi="Times New Roman" w:cs="Times New Roman"/>
          <w:sz w:val="24"/>
          <w:szCs w:val="24"/>
        </w:rPr>
        <w:t>,</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1ECBE61C" w14:textId="55438FC5" w:rsidR="004641E1" w:rsidRDefault="004641E1" w:rsidP="00E0463D">
      <w:pPr>
        <w:widowControl w:val="0"/>
        <w:spacing w:line="360" w:lineRule="auto"/>
        <w:jc w:val="center"/>
        <w:rPr>
          <w:rFonts w:ascii="Times New Roman" w:hAnsi="Times New Roman" w:cs="Times New Roman"/>
          <w:sz w:val="24"/>
          <w:szCs w:val="24"/>
        </w:rPr>
      </w:pPr>
      <w:r>
        <w:rPr>
          <w:noProof/>
        </w:rPr>
        <w:lastRenderedPageBreak/>
        <w:drawing>
          <wp:inline distT="0" distB="0" distL="0" distR="0" wp14:anchorId="1BEF6EA8" wp14:editId="36C3DB38">
            <wp:extent cx="2416629" cy="18046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446931" cy="1827298"/>
                    </a:xfrm>
                    <a:prstGeom prst="rect">
                      <a:avLst/>
                    </a:prstGeom>
                  </pic:spPr>
                </pic:pic>
              </a:graphicData>
            </a:graphic>
          </wp:inline>
        </w:drawing>
      </w:r>
    </w:p>
    <w:p w14:paraId="2043CC6B" w14:textId="57923EF3" w:rsidR="004641E1" w:rsidRDefault="004641E1" w:rsidP="00E0463D">
      <w:pPr>
        <w:widowControl w:val="0"/>
        <w:spacing w:line="360" w:lineRule="auto"/>
        <w:jc w:val="both"/>
        <w:rPr>
          <w:ins w:id="913" w:author="Thike" w:date="2019-07-09T06:51:00Z"/>
          <w:rFonts w:ascii="Times New Roman" w:hAnsi="Times New Roman" w:cs="Times New Roman"/>
          <w:sz w:val="24"/>
          <w:szCs w:val="24"/>
        </w:rPr>
      </w:pPr>
      <w:commentRangeStart w:id="914"/>
      <w:r w:rsidRPr="0022315F">
        <w:rPr>
          <w:rFonts w:ascii="Times New Roman" w:hAnsi="Times New Roman" w:cs="Times New Roman"/>
          <w:b/>
          <w:bCs/>
          <w:sz w:val="24"/>
          <w:szCs w:val="24"/>
        </w:rPr>
        <w:t xml:space="preserve">Fig </w:t>
      </w:r>
      <w:r w:rsidR="007D4CFE">
        <w:rPr>
          <w:rFonts w:ascii="Times New Roman" w:hAnsi="Times New Roman" w:cs="Times New Roman"/>
          <w:b/>
          <w:bCs/>
          <w:sz w:val="24"/>
          <w:szCs w:val="24"/>
        </w:rPr>
        <w:t>5</w:t>
      </w:r>
      <w:r w:rsidRPr="0022315F">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Relationship between the two ANNs’ training and testing results and the experiment results in </w:t>
      </w:r>
      <w:r w:rsidRPr="004D1704">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4D1704">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71DCC">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Pr="004D1704">
        <w:rPr>
          <w:rFonts w:ascii="Times New Roman" w:hAnsi="Times New Roman" w:cs="Times New Roman"/>
          <w:sz w:val="24"/>
          <w:szCs w:val="24"/>
        </w:rPr>
        <w:fldChar w:fldCharType="end"/>
      </w:r>
      <w:commentRangeEnd w:id="914"/>
      <w:r w:rsidR="00032736">
        <w:rPr>
          <w:rStyle w:val="a6"/>
        </w:rPr>
        <w:commentReference w:id="914"/>
      </w:r>
    </w:p>
    <w:p w14:paraId="0CB2CAD8" w14:textId="28A2D846" w:rsidR="00555870" w:rsidRDefault="00601AA2" w:rsidP="00A72E3C">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From previous works, it is inevitable that different ANN analytical models based on artificial intelligence can yield somewhat reasonable, acceptable and satisfactory results. Besides, n</w:t>
      </w:r>
      <w:ins w:id="915" w:author="Thike" w:date="2019-07-09T15:29:00Z">
        <w:r w:rsidR="00555870">
          <w:rPr>
            <w:rFonts w:ascii="Times New Roman" w:hAnsi="Times New Roman" w:cs="Times New Roman"/>
            <w:sz w:val="24"/>
            <w:szCs w:val="24"/>
          </w:rPr>
          <w:t>ot only single ANN alone but also hybrid ANN</w:t>
        </w:r>
      </w:ins>
      <w:ins w:id="916" w:author="Thike" w:date="2019-07-09T15:30:00Z">
        <w:r w:rsidR="00555870">
          <w:rPr>
            <w:rFonts w:ascii="Times New Roman" w:hAnsi="Times New Roman" w:cs="Times New Roman"/>
            <w:sz w:val="24"/>
            <w:szCs w:val="24"/>
          </w:rPr>
          <w:t xml:space="preserve"> (that combines two or more different ANNs) can give </w:t>
        </w:r>
      </w:ins>
      <w:r w:rsidR="002C4462">
        <w:rPr>
          <w:rFonts w:ascii="Times New Roman" w:hAnsi="Times New Roman" w:cs="Times New Roman"/>
          <w:sz w:val="24"/>
          <w:szCs w:val="24"/>
        </w:rPr>
        <w:t>reasonable and acceptable</w:t>
      </w:r>
      <w:ins w:id="917" w:author="Thike" w:date="2019-07-09T15:30:00Z">
        <w:r w:rsidR="00555870">
          <w:rPr>
            <w:rFonts w:ascii="Times New Roman" w:hAnsi="Times New Roman" w:cs="Times New Roman"/>
            <w:sz w:val="24"/>
            <w:szCs w:val="24"/>
          </w:rPr>
          <w:t xml:space="preserve"> results for prediction.</w:t>
        </w:r>
      </w:ins>
      <w:ins w:id="918" w:author="Thike" w:date="2019-07-09T15:31:00Z">
        <w:r w:rsidR="00555870">
          <w:rPr>
            <w:rFonts w:ascii="Times New Roman" w:hAnsi="Times New Roman" w:cs="Times New Roman"/>
            <w:sz w:val="24"/>
            <w:szCs w:val="24"/>
          </w:rPr>
          <w:t xml:space="preserve"> That fact was supported by </w:t>
        </w:r>
      </w:ins>
      <w:r w:rsidR="00B73CBF" w:rsidRPr="00B73CBF">
        <w:rPr>
          <w:rFonts w:ascii="Times New Roman" w:hAnsi="Times New Roman" w:cs="Times New Roman"/>
          <w:sz w:val="24"/>
          <w:szCs w:val="24"/>
        </w:rPr>
        <w:t>Li</w:t>
      </w:r>
      <w:r w:rsidR="00B73CBF">
        <w:rPr>
          <w:rFonts w:ascii="Times New Roman" w:hAnsi="Times New Roman" w:cs="Times New Roman"/>
          <w:sz w:val="24"/>
          <w:szCs w:val="24"/>
        </w:rPr>
        <w:t xml:space="preserve"> et al.,</w:t>
      </w:r>
      <w:r w:rsidR="00F15E7D">
        <w:rPr>
          <w:rFonts w:ascii="Times New Roman" w:hAnsi="Times New Roman" w:cs="Times New Roman"/>
          <w:sz w:val="24"/>
          <w:szCs w:val="24"/>
        </w:rPr>
        <w:t xml:space="preserve"> (2017)</w:t>
      </w:r>
      <w:r w:rsidR="00B73CBF">
        <w:rPr>
          <w:rFonts w:ascii="Times New Roman" w:hAnsi="Times New Roman" w:cs="Times New Roman"/>
          <w:sz w:val="24"/>
          <w:szCs w:val="24"/>
        </w:rPr>
        <w:t xml:space="preserve"> </w:t>
      </w:r>
      <w:r w:rsidR="00555870">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555870">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71DCC">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555870">
        <w:rPr>
          <w:rFonts w:ascii="Times New Roman" w:hAnsi="Times New Roman" w:cs="Times New Roman"/>
          <w:sz w:val="24"/>
          <w:szCs w:val="24"/>
        </w:rPr>
        <w:fldChar w:fldCharType="end"/>
      </w:r>
      <w:r w:rsidR="004B6B95">
        <w:rPr>
          <w:rFonts w:ascii="Times New Roman" w:hAnsi="Times New Roman" w:cs="Times New Roman"/>
          <w:sz w:val="24"/>
          <w:szCs w:val="24"/>
        </w:rPr>
        <w:t xml:space="preserve"> who established a hybrid ANN </w:t>
      </w:r>
      <w:r w:rsidR="00B228D8">
        <w:rPr>
          <w:rFonts w:ascii="Times New Roman" w:hAnsi="Times New Roman" w:cs="Times New Roman"/>
          <w:sz w:val="24"/>
          <w:szCs w:val="24"/>
        </w:rPr>
        <w:t xml:space="preserve">(HNN) </w:t>
      </w:r>
      <w:r w:rsidR="004B6B95">
        <w:rPr>
          <w:rFonts w:ascii="Times New Roman" w:hAnsi="Times New Roman" w:cs="Times New Roman"/>
          <w:sz w:val="24"/>
          <w:szCs w:val="24"/>
        </w:rPr>
        <w:t xml:space="preserve">composed of </w:t>
      </w:r>
      <w:r w:rsidR="00111F25">
        <w:rPr>
          <w:rFonts w:ascii="Times New Roman" w:hAnsi="Times New Roman" w:cs="Times New Roman"/>
          <w:sz w:val="24"/>
          <w:szCs w:val="24"/>
        </w:rPr>
        <w:t xml:space="preserve">one </w:t>
      </w:r>
      <w:r w:rsidR="00605F88">
        <w:rPr>
          <w:rFonts w:ascii="Times New Roman" w:hAnsi="Times New Roman" w:cs="Times New Roman"/>
          <w:sz w:val="24"/>
          <w:szCs w:val="24"/>
        </w:rPr>
        <w:t>BP</w:t>
      </w:r>
      <w:r w:rsidR="004B6B95">
        <w:rPr>
          <w:rFonts w:ascii="Times New Roman" w:hAnsi="Times New Roman" w:cs="Times New Roman"/>
          <w:sz w:val="24"/>
          <w:szCs w:val="24"/>
        </w:rPr>
        <w:t xml:space="preserve"> and </w:t>
      </w:r>
      <w:r w:rsidR="00111F25">
        <w:rPr>
          <w:rFonts w:ascii="Times New Roman" w:hAnsi="Times New Roman" w:cs="Times New Roman"/>
          <w:sz w:val="24"/>
          <w:szCs w:val="24"/>
        </w:rPr>
        <w:t xml:space="preserve">one </w:t>
      </w:r>
      <w:r w:rsidR="004B6B95">
        <w:rPr>
          <w:rFonts w:ascii="Times New Roman" w:hAnsi="Times New Roman" w:cs="Times New Roman"/>
          <w:sz w:val="24"/>
          <w:szCs w:val="24"/>
        </w:rPr>
        <w:t>RBF</w:t>
      </w:r>
      <w:r w:rsidR="00111F25">
        <w:rPr>
          <w:rFonts w:ascii="Times New Roman" w:hAnsi="Times New Roman" w:cs="Times New Roman"/>
          <w:sz w:val="24"/>
          <w:szCs w:val="24"/>
        </w:rPr>
        <w:t xml:space="preserve"> </w:t>
      </w:r>
      <w:r w:rsidR="004B6B95">
        <w:rPr>
          <w:rFonts w:ascii="Times New Roman" w:hAnsi="Times New Roman" w:cs="Times New Roman"/>
          <w:sz w:val="24"/>
          <w:szCs w:val="24"/>
        </w:rPr>
        <w:t>by combining their advantages to construct an optimal ANN prediction model</w:t>
      </w:r>
      <w:r w:rsidR="00111F25">
        <w:rPr>
          <w:rFonts w:ascii="Times New Roman" w:hAnsi="Times New Roman" w:cs="Times New Roman"/>
          <w:sz w:val="24"/>
          <w:szCs w:val="24"/>
        </w:rPr>
        <w:t xml:space="preserve">. The </w:t>
      </w:r>
      <w:r w:rsidR="00111F25" w:rsidRPr="00111F25">
        <w:rPr>
          <w:rFonts w:ascii="Times New Roman" w:hAnsi="Times New Roman" w:cs="Times New Roman"/>
          <w:sz w:val="24"/>
          <w:szCs w:val="24"/>
        </w:rPr>
        <w:t xml:space="preserve">tribological properties </w:t>
      </w:r>
      <w:r w:rsidR="00111F25">
        <w:rPr>
          <w:rFonts w:ascii="Times New Roman" w:hAnsi="Times New Roman" w:cs="Times New Roman"/>
          <w:sz w:val="24"/>
          <w:szCs w:val="24"/>
        </w:rPr>
        <w:t xml:space="preserve">of </w:t>
      </w:r>
      <w:r w:rsidR="00111F25" w:rsidRPr="00111F25">
        <w:rPr>
          <w:rFonts w:ascii="Times New Roman" w:hAnsi="Times New Roman" w:cs="Times New Roman"/>
          <w:sz w:val="24"/>
          <w:szCs w:val="24"/>
        </w:rPr>
        <w:t>solid lubricants reinforced</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 xml:space="preserve">nano-TiO2/polyamide6 composites </w:t>
      </w:r>
      <w:r w:rsidR="00111F25">
        <w:rPr>
          <w:rFonts w:ascii="Times New Roman" w:hAnsi="Times New Roman" w:cs="Times New Roman"/>
          <w:sz w:val="24"/>
          <w:szCs w:val="24"/>
        </w:rPr>
        <w:t>(</w:t>
      </w:r>
      <w:r w:rsidR="00111F25" w:rsidRPr="00111F25">
        <w:rPr>
          <w:rFonts w:ascii="Times New Roman" w:hAnsi="Times New Roman" w:cs="Times New Roman"/>
          <w:sz w:val="24"/>
          <w:szCs w:val="24"/>
        </w:rPr>
        <w:t>friction coefficient and ware rate</w:t>
      </w:r>
      <w:r w:rsidR="00111F25">
        <w:rPr>
          <w:rFonts w:ascii="Times New Roman" w:hAnsi="Times New Roman" w:cs="Times New Roman"/>
          <w:sz w:val="24"/>
          <w:szCs w:val="24"/>
        </w:rPr>
        <w:t xml:space="preserve">) were analyzed as a function of </w:t>
      </w:r>
      <w:r w:rsidR="00111F25" w:rsidRPr="00111F25">
        <w:rPr>
          <w:rFonts w:ascii="Times New Roman" w:hAnsi="Times New Roman" w:cs="Times New Roman"/>
          <w:sz w:val="24"/>
          <w:szCs w:val="24"/>
        </w:rPr>
        <w:t>material composition,</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testing loads, and velocities</w:t>
      </w:r>
      <w:r w:rsidR="00B228D8">
        <w:rPr>
          <w:rFonts w:ascii="Times New Roman" w:hAnsi="Times New Roman" w:cs="Times New Roman"/>
          <w:sz w:val="24"/>
          <w:szCs w:val="24"/>
        </w:rPr>
        <w:t xml:space="preserve">. In this work, </w:t>
      </w:r>
      <w:r w:rsidR="00B228D8" w:rsidRPr="00B228D8">
        <w:rPr>
          <w:rFonts w:ascii="Times New Roman" w:hAnsi="Times New Roman" w:cs="Times New Roman"/>
          <w:sz w:val="24"/>
          <w:szCs w:val="24"/>
        </w:rPr>
        <w:t>adaptive genetic algorithm (AGA)</w:t>
      </w:r>
      <w:r w:rsidR="002C4462">
        <w:rPr>
          <w:rFonts w:ascii="Times New Roman" w:hAnsi="Times New Roman" w:cs="Times New Roman"/>
          <w:sz w:val="24"/>
          <w:szCs w:val="24"/>
        </w:rPr>
        <w:t>, that computes the optimal number of hidden neurons and mixed coefficients of BP and RBF,</w:t>
      </w:r>
      <w:r w:rsidR="00A72E3C">
        <w:rPr>
          <w:rFonts w:ascii="Times New Roman" w:hAnsi="Times New Roman" w:cs="Times New Roman"/>
          <w:sz w:val="24"/>
          <w:szCs w:val="24"/>
        </w:rPr>
        <w:t xml:space="preserve"> </w:t>
      </w:r>
      <w:r w:rsidR="00B228D8">
        <w:rPr>
          <w:rFonts w:ascii="Times New Roman" w:hAnsi="Times New Roman" w:cs="Times New Roman"/>
          <w:sz w:val="24"/>
          <w:szCs w:val="24"/>
        </w:rPr>
        <w:t xml:space="preserve">was </w:t>
      </w:r>
      <w:r w:rsidR="002922D5">
        <w:rPr>
          <w:rFonts w:ascii="Times New Roman" w:hAnsi="Times New Roman" w:cs="Times New Roman"/>
          <w:sz w:val="24"/>
          <w:szCs w:val="24"/>
        </w:rPr>
        <w:t xml:space="preserve">also </w:t>
      </w:r>
      <w:r w:rsidR="00B228D8">
        <w:rPr>
          <w:rFonts w:ascii="Times New Roman" w:hAnsi="Times New Roman" w:cs="Times New Roman"/>
          <w:sz w:val="24"/>
          <w:szCs w:val="24"/>
        </w:rPr>
        <w:t xml:space="preserve">coupled with HNN to improve network prediction performance by </w:t>
      </w:r>
      <w:r w:rsidR="00541672">
        <w:rPr>
          <w:rFonts w:ascii="Times New Roman" w:hAnsi="Times New Roman" w:cs="Times New Roman"/>
          <w:sz w:val="24"/>
          <w:szCs w:val="24"/>
        </w:rPr>
        <w:t>covering</w:t>
      </w:r>
      <w:r w:rsidR="00B228D8">
        <w:rPr>
          <w:rFonts w:ascii="Times New Roman" w:hAnsi="Times New Roman" w:cs="Times New Roman"/>
          <w:sz w:val="24"/>
          <w:szCs w:val="24"/>
        </w:rPr>
        <w:t xml:space="preserve"> the disadvantages of </w:t>
      </w:r>
      <w:r w:rsidR="00B228D8" w:rsidRPr="00B228D8">
        <w:rPr>
          <w:rFonts w:ascii="Times New Roman" w:hAnsi="Times New Roman" w:cs="Times New Roman"/>
          <w:sz w:val="24"/>
          <w:szCs w:val="24"/>
        </w:rPr>
        <w:t>genetic algorithm (GA)</w:t>
      </w:r>
      <w:r w:rsidR="00541672">
        <w:rPr>
          <w:rFonts w:ascii="Times New Roman" w:hAnsi="Times New Roman" w:cs="Times New Roman"/>
          <w:sz w:val="24"/>
          <w:szCs w:val="24"/>
        </w:rPr>
        <w:t xml:space="preserve"> of being prone to </w:t>
      </w:r>
      <w:r w:rsidR="00541672" w:rsidRPr="00541672">
        <w:rPr>
          <w:rFonts w:ascii="Times New Roman" w:hAnsi="Times New Roman" w:cs="Times New Roman"/>
          <w:sz w:val="24"/>
          <w:szCs w:val="24"/>
        </w:rPr>
        <w:t>premature and slow to converge</w:t>
      </w:r>
      <w:r w:rsidR="00541672">
        <w:rPr>
          <w:rFonts w:ascii="Times New Roman" w:hAnsi="Times New Roman" w:cs="Times New Roman"/>
          <w:sz w:val="24"/>
          <w:szCs w:val="24"/>
        </w:rPr>
        <w:t>.</w:t>
      </w:r>
      <w:r w:rsidR="00A72E3C">
        <w:rPr>
          <w:rFonts w:ascii="Times New Roman" w:hAnsi="Times New Roman" w:cs="Times New Roman"/>
          <w:sz w:val="24"/>
          <w:szCs w:val="24"/>
        </w:rPr>
        <w:t xml:space="preserve"> The HNN could estimate the tribological properties with high accuracy of under </w:t>
      </w:r>
      <w:r w:rsidR="00A72E3C" w:rsidRPr="00A72E3C">
        <w:rPr>
          <w:rFonts w:ascii="Times New Roman" w:hAnsi="Times New Roman" w:cs="Times New Roman"/>
          <w:sz w:val="24"/>
          <w:szCs w:val="24"/>
        </w:rPr>
        <w:t>5%</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small relative errors</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 xml:space="preserve">and </w:t>
      </w:r>
      <w:r w:rsidR="00A72E3C">
        <w:rPr>
          <w:rFonts w:ascii="Times New Roman" w:hAnsi="Times New Roman" w:cs="Times New Roman"/>
          <w:sz w:val="24"/>
          <w:szCs w:val="24"/>
        </w:rPr>
        <w:t xml:space="preserve">over </w:t>
      </w:r>
      <w:r w:rsidR="00A72E3C" w:rsidRPr="00A72E3C">
        <w:rPr>
          <w:rFonts w:ascii="Times New Roman" w:hAnsi="Times New Roman" w:cs="Times New Roman"/>
          <w:sz w:val="24"/>
          <w:szCs w:val="24"/>
        </w:rPr>
        <w:t>0.99</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high correlation index</w:t>
      </w:r>
      <w:r w:rsidR="00A72E3C">
        <w:rPr>
          <w:rFonts w:ascii="Times New Roman" w:hAnsi="Times New Roman" w:cs="Times New Roman"/>
          <w:sz w:val="24"/>
          <w:szCs w:val="24"/>
        </w:rPr>
        <w:t xml:space="preserve"> and establish the relationship of tribological properties and process parameters so that exhausted experimental work can be dramatically reduced for future prediction.</w:t>
      </w:r>
    </w:p>
    <w:p w14:paraId="3F157949" w14:textId="65CB4D63"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AF562F">
        <w:rPr>
          <w:rFonts w:ascii="Times New Roman" w:hAnsi="Times New Roman" w:cs="Times New Roman"/>
          <w:sz w:val="24"/>
          <w:szCs w:val="24"/>
        </w:rPr>
        <w:t xml:space="preserve"> and network topology (such as learning rate, learning algorithm, number of hidden </w:t>
      </w:r>
      <w:r w:rsidR="00FF7E9A">
        <w:rPr>
          <w:rFonts w:ascii="Times New Roman" w:hAnsi="Times New Roman" w:cs="Times New Roman"/>
          <w:sz w:val="24"/>
          <w:szCs w:val="24"/>
        </w:rPr>
        <w:t>layers</w:t>
      </w:r>
      <w:r w:rsidR="00AF562F">
        <w:rPr>
          <w:rFonts w:ascii="Times New Roman" w:hAnsi="Times New Roman" w:cs="Times New Roman"/>
          <w:sz w:val="24"/>
          <w:szCs w:val="24"/>
        </w:rPr>
        <w:t xml:space="preserve">, activation function and number of hidden </w:t>
      </w:r>
      <w:r w:rsidR="00AF562F">
        <w:rPr>
          <w:rFonts w:ascii="Times New Roman" w:hAnsi="Times New Roman" w:cs="Times New Roman"/>
          <w:sz w:val="24"/>
          <w:szCs w:val="24"/>
        </w:rPr>
        <w:lastRenderedPageBreak/>
        <w:t>neurons)</w:t>
      </w:r>
      <w:r w:rsidR="00F60B5F">
        <w:rPr>
          <w:rFonts w:ascii="Times New Roman" w:hAnsi="Times New Roman" w:cs="Times New Roman"/>
          <w:sz w:val="24"/>
          <w:szCs w:val="24"/>
        </w:rPr>
        <w:t>.</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p>
    <w:p w14:paraId="630F7974" w14:textId="77777777" w:rsidR="00D4373B" w:rsidRDefault="00D4373B" w:rsidP="005658EF">
      <w:pPr>
        <w:pStyle w:val="2"/>
        <w:spacing w:after="240"/>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60C30281"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But it is critical to be noted that misuse of over</w:t>
      </w:r>
      <w:r w:rsidR="00F65C90">
        <w:rPr>
          <w:rFonts w:ascii="Times New Roman" w:hAnsi="Times New Roman" w:cs="Times New Roman"/>
          <w:sz w:val="24"/>
          <w:szCs w:val="24"/>
        </w:rPr>
        <w:t>-</w:t>
      </w:r>
      <w:r>
        <w:rPr>
          <w:rFonts w:ascii="Times New Roman" w:hAnsi="Times New Roman" w:cs="Times New Roman"/>
          <w:sz w:val="24"/>
          <w:szCs w:val="24"/>
        </w:rPr>
        <w:t xml:space="preserve">complicated networks cannot give the optimal 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&lt;EndNote&gt;&lt;Cite&gt;&lt;Author&gt;Altinkok&lt;/Author&gt;&lt;Year&gt;2006&lt;/Year&gt;&lt;RecNum&gt;514&lt;/RecNum&gt;&lt;DisplayText&gt;[67]&lt;/DisplayText&gt;&lt;record&gt;&lt;rec-number&gt;514&lt;/rec-number&gt;&lt;foreign-keys&gt;&lt;key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67" w:tooltip="Altinkok, 2006 #514" w:history="1">
        <w:r w:rsidR="00671DCC">
          <w:rPr>
            <w:rFonts w:ascii="Times New Roman" w:hAnsi="Times New Roman" w:cs="Times New Roman"/>
            <w:noProof/>
            <w:sz w:val="24"/>
            <w:szCs w:val="24"/>
          </w:rPr>
          <w:t>67</w:t>
        </w:r>
      </w:hyperlink>
      <w:r w:rsidR="00F5227B">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555870">
        <w:rPr>
          <w:rFonts w:ascii="Times New Roman" w:hAnsi="Times New Roman" w:cs="Times New Roman"/>
          <w:noProof/>
          <w:sz w:val="24"/>
          <w:szCs w:val="24"/>
        </w:rPr>
        <w:instrText xml:space="preserve"> ADDIN EN.CITE &lt;EndNote&gt;&lt;Cite&gt;&lt;Author&gt;Koker&lt;/Author&gt;&lt;Year&gt;2007&lt;/Year&gt;&lt;RecNum&gt;513&lt;/RecNum&gt;&lt;DisplayText&gt;[84]&lt;/DisplayText&gt;&lt;record&gt;&lt;rec-number&gt;513&lt;/rec-number&gt;&lt;foreign-keys&gt;&lt;key app="EN" db-id="ese55x5vtzp0x6e9s9tpzwagt5re2t5sfaz5" timestamp="1547032088"&gt;513&lt;/key&gt;&lt;/foreign-keys&gt;&lt;ref-type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555870">
        <w:rPr>
          <w:rFonts w:ascii="Times New Roman" w:hAnsi="Times New Roman" w:cs="Times New Roman"/>
          <w:noProof/>
          <w:sz w:val="24"/>
          <w:szCs w:val="24"/>
        </w:rPr>
        <w:t>[</w:t>
      </w:r>
      <w:hyperlink w:anchor="_ENREF_84" w:tooltip="Koker, 2007 #513" w:history="1">
        <w:r w:rsidR="00671DCC">
          <w:rPr>
            <w:rFonts w:ascii="Times New Roman" w:hAnsi="Times New Roman" w:cs="Times New Roman"/>
            <w:noProof/>
            <w:sz w:val="24"/>
            <w:szCs w:val="24"/>
          </w:rPr>
          <w:t>84</w:t>
        </w:r>
      </w:hyperlink>
      <w:r w:rsidR="00555870">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3" w:tooltip="Forouzan, 2007 #519" w:history="1">
        <w:r w:rsidR="00671DCC">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1"/>
        <w:widowControl w:val="0"/>
        <w:spacing w:after="240"/>
      </w:pPr>
      <w:r>
        <w:lastRenderedPageBreak/>
        <w:t>Trends of the ANN application in materials area</w:t>
      </w:r>
    </w:p>
    <w:p w14:paraId="072AA928" w14:textId="3BAE8A07"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555870">
        <w:rPr>
          <w:rFonts w:ascii="Times New Roman" w:hAnsi="Times New Roman" w:cs="Times New Roman"/>
          <w:sz w:val="24"/>
          <w:szCs w:val="24"/>
        </w:rPr>
        <w:instrText xml:space="preserve"> ADDIN EN.CITE &lt;EndNote&gt;&lt;Cite&gt;&lt;Year&gt;June 2007&lt;/Year&gt;&lt;RecNum&gt;511&lt;/RecNum&gt;&lt;DisplayText&gt;[85]&lt;/DisplayText&gt;&lt;record&gt;&lt;rec-number&gt;511&lt;/rec-number&gt;&lt;foreign-keys&gt;&lt;key app="EN" db-id="ese55x5vtzp0x6e9s9tpzwagt5re2t5sfaz5" timestamp="1547021653"&gt;511&lt;/key&gt;&lt;/foreign-keys&gt;&lt;ref-type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555870">
        <w:rPr>
          <w:rFonts w:ascii="Times New Roman" w:hAnsi="Times New Roman" w:cs="Times New Roman"/>
          <w:noProof/>
          <w:sz w:val="24"/>
          <w:szCs w:val="24"/>
        </w:rPr>
        <w:t>[</w:t>
      </w:r>
      <w:hyperlink w:anchor="_ENREF_85" w:tooltip=", June 2007 #511" w:history="1">
        <w:r w:rsidR="00671DCC">
          <w:rPr>
            <w:rFonts w:ascii="Times New Roman" w:hAnsi="Times New Roman" w:cs="Times New Roman"/>
            <w:noProof/>
            <w:sz w:val="24"/>
            <w:szCs w:val="24"/>
          </w:rPr>
          <w:t>85</w:t>
        </w:r>
      </w:hyperlink>
      <w:r w:rsidR="00555870">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w:t>
      </w:r>
      <w:r w:rsidR="00F9682C">
        <w:rPr>
          <w:rFonts w:ascii="Times New Roman" w:hAnsi="Times New Roman" w:cs="Times New Roman"/>
          <w:sz w:val="24"/>
          <w:szCs w:val="24"/>
        </w:rPr>
        <w:t xml:space="preserve">, </w:t>
      </w:r>
      <w:r>
        <w:rPr>
          <w:rFonts w:ascii="Times New Roman" w:hAnsi="Times New Roman" w:cs="Times New Roman"/>
          <w:sz w:val="24"/>
          <w:szCs w:val="24"/>
        </w:rPr>
        <w:t>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054BCDF5"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r w:rsidR="00B86443">
        <w:rPr>
          <w:rFonts w:ascii="Times New Roman" w:hAnsi="Times New Roman" w:cs="Times New Roman"/>
          <w:noProof/>
          <w:sz w:val="24"/>
          <w:szCs w:val="24"/>
        </w:rPr>
        <w:t>Since ANN has the abilities of  noise-toleren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xml:space="preserve"> and fault-toleren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it can deal well with real-world data that are somewhat noisy, uncertain</w:t>
      </w:r>
      <w:r w:rsidR="00A621E2">
        <w:rPr>
          <w:rFonts w:ascii="Times New Roman" w:hAnsi="Times New Roman" w:cs="Times New Roman"/>
          <w:noProof/>
          <w:sz w:val="24"/>
          <w:szCs w:val="24"/>
        </w:rPr>
        <w:t>, complex</w:t>
      </w:r>
      <w:r w:rsidR="00B86443">
        <w:rPr>
          <w:rFonts w:ascii="Times New Roman" w:hAnsi="Times New Roman" w:cs="Times New Roman"/>
          <w:noProof/>
          <w:sz w:val="24"/>
          <w:szCs w:val="24"/>
        </w:rPr>
        <w:t xml:space="preserve"> and missing</w:t>
      </w:r>
      <w:r w:rsidR="006925B2">
        <w:rPr>
          <w:rFonts w:ascii="Times New Roman" w:hAnsi="Times New Roman" w:cs="Times New Roman"/>
          <w:noProof/>
          <w:sz w:val="24"/>
          <w:szCs w:val="24"/>
        </w:rPr>
        <w:t>,</w:t>
      </w:r>
      <w:r w:rsidR="00B86443">
        <w:rPr>
          <w:rFonts w:ascii="Times New Roman" w:hAnsi="Times New Roman" w:cs="Times New Roman"/>
          <w:noProof/>
          <w:sz w:val="24"/>
          <w:szCs w:val="24"/>
        </w:rPr>
        <w:t xml:space="preserve"> and </w:t>
      </w:r>
      <w:r w:rsidR="00C51030">
        <w:rPr>
          <w:rFonts w:ascii="Times New Roman" w:hAnsi="Times New Roman" w:cs="Times New Roman"/>
          <w:noProof/>
          <w:sz w:val="24"/>
          <w:szCs w:val="24"/>
        </w:rPr>
        <w:t xml:space="preserve">is the </w:t>
      </w:r>
      <w:r w:rsidR="00B57699">
        <w:rPr>
          <w:rFonts w:ascii="Times New Roman" w:hAnsi="Times New Roman" w:cs="Times New Roman"/>
          <w:noProof/>
          <w:sz w:val="24"/>
          <w:szCs w:val="24"/>
        </w:rPr>
        <w:t xml:space="preserve">whole </w:t>
      </w:r>
      <w:r w:rsidR="00C51030">
        <w:rPr>
          <w:rFonts w:ascii="Times New Roman" w:hAnsi="Times New Roman" w:cs="Times New Roman"/>
          <w:noProof/>
          <w:sz w:val="24"/>
          <w:szCs w:val="24"/>
        </w:rPr>
        <w:t xml:space="preserve">solution to complicated problems to </w:t>
      </w:r>
      <w:r w:rsidR="00B86443">
        <w:rPr>
          <w:rFonts w:ascii="Times New Roman" w:hAnsi="Times New Roman" w:cs="Times New Roman"/>
          <w:noProof/>
          <w:sz w:val="24"/>
          <w:szCs w:val="24"/>
        </w:rPr>
        <w:t>give the satisfactory result.</w:t>
      </w:r>
    </w:p>
    <w:p w14:paraId="2E38E977" w14:textId="172F664C"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context of materials science are feed forward types and other popular, powerful and efficient feedback neural networks (Recurrent Neural Network, </w:t>
      </w:r>
      <w:r w:rsidR="00126B1E" w:rsidRPr="00126B1E">
        <w:rPr>
          <w:rFonts w:ascii="Times New Roman" w:hAnsi="Times New Roman" w:cs="Times New Roman"/>
          <w:sz w:val="24"/>
          <w:szCs w:val="24"/>
        </w:rPr>
        <w:t>Long/Short Term Memory Neural Network</w:t>
      </w:r>
      <w:r>
        <w:rPr>
          <w:rFonts w:ascii="Times New Roman" w:hAnsi="Times New Roman" w:cs="Times New Roman"/>
          <w:sz w:val="24"/>
          <w:szCs w:val="24"/>
        </w:rPr>
        <w:t>, etc.), that are currently widely implemented in image and video recognition,</w:t>
      </w:r>
      <w:r w:rsidR="00447285">
        <w:rPr>
          <w:rFonts w:ascii="Times New Roman" w:hAnsi="Times New Roman" w:cs="Times New Roman"/>
          <w:sz w:val="24"/>
          <w:szCs w:val="24"/>
        </w:rPr>
        <w:t xml:space="preserve"> time series prediction, handwriting recognition,</w:t>
      </w:r>
      <w:r>
        <w:rPr>
          <w:rFonts w:ascii="Times New Roman" w:hAnsi="Times New Roman" w:cs="Times New Roman"/>
          <w:sz w:val="24"/>
          <w:szCs w:val="24"/>
        </w:rPr>
        <w:t xml:space="preserve">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t>
      </w:r>
      <w:r w:rsidR="004005C9">
        <w:rPr>
          <w:rFonts w:ascii="Times New Roman" w:hAnsi="Times New Roman" w:cs="Times New Roman"/>
          <w:sz w:val="24"/>
          <w:szCs w:val="24"/>
        </w:rPr>
        <w:t xml:space="preserve">and hybrid use of different network types </w:t>
      </w:r>
      <w:r>
        <w:rPr>
          <w:rFonts w:ascii="Times New Roman" w:hAnsi="Times New Roman" w:cs="Times New Roman"/>
          <w:sz w:val="24"/>
          <w:szCs w:val="24"/>
        </w:rPr>
        <w:t>would be future research trends in materials science too</w:t>
      </w:r>
      <w:r w:rsidR="005658EF">
        <w:rPr>
          <w:rFonts w:ascii="Times New Roman" w:hAnsi="Times New Roman" w:cs="Times New Roman" w:hint="eastAsia"/>
          <w:sz w:val="24"/>
          <w:szCs w:val="24"/>
        </w:rPr>
        <w:t xml:space="preserve">. </w:t>
      </w:r>
      <w:r w:rsidR="00126B1E">
        <w:rPr>
          <w:rFonts w:ascii="Times New Roman" w:hAnsi="Times New Roman" w:cs="Times New Roman"/>
          <w:sz w:val="24"/>
          <w:szCs w:val="24"/>
        </w:rPr>
        <w:t>I</w:t>
      </w:r>
      <w:r>
        <w:rPr>
          <w:rFonts w:ascii="Times New Roman" w:hAnsi="Times New Roman" w:cs="Times New Roman"/>
          <w:sz w:val="24"/>
          <w:szCs w:val="24"/>
        </w:rPr>
        <w:t xml:space="preserve">t is still necessary to conduct more researches related with those networks </w:t>
      </w:r>
      <w:r w:rsidR="00B86B35">
        <w:rPr>
          <w:rFonts w:ascii="Times New Roman" w:hAnsi="Times New Roman" w:cs="Times New Roman"/>
          <w:sz w:val="24"/>
          <w:szCs w:val="24"/>
        </w:rPr>
        <w:t xml:space="preserve">in materials related fields </w:t>
      </w:r>
      <w:r>
        <w:rPr>
          <w:rFonts w:ascii="Times New Roman" w:hAnsi="Times New Roman" w:cs="Times New Roman"/>
          <w:sz w:val="24"/>
          <w:szCs w:val="24"/>
        </w:rPr>
        <w:t>to give strong</w:t>
      </w:r>
      <w:r w:rsidR="00B86B35">
        <w:rPr>
          <w:rFonts w:ascii="Times New Roman" w:hAnsi="Times New Roman" w:cs="Times New Roman"/>
          <w:sz w:val="24"/>
          <w:szCs w:val="24"/>
        </w:rPr>
        <w:t>ly</w:t>
      </w:r>
      <w:r>
        <w:rPr>
          <w:rFonts w:ascii="Times New Roman" w:hAnsi="Times New Roman" w:cs="Times New Roman"/>
          <w:sz w:val="24"/>
          <w:szCs w:val="24"/>
        </w:rPr>
        <w:t xml:space="preserve"> recommended results to new researchers. </w:t>
      </w:r>
      <w:r w:rsidR="00A55AC7">
        <w:rPr>
          <w:rFonts w:ascii="Times New Roman" w:hAnsi="Times New Roman" w:cs="Times New Roman"/>
          <w:sz w:val="24"/>
          <w:szCs w:val="24"/>
        </w:rPr>
        <w:t xml:space="preserve">And </w:t>
      </w:r>
      <w:r w:rsidR="00365216">
        <w:rPr>
          <w:rFonts w:ascii="Times New Roman" w:hAnsi="Times New Roman" w:cs="Times New Roman"/>
          <w:sz w:val="24"/>
          <w:szCs w:val="24"/>
        </w:rPr>
        <w:t>also, by using</w:t>
      </w:r>
      <w:r w:rsidR="00A55AC7">
        <w:rPr>
          <w:rFonts w:ascii="Times New Roman" w:hAnsi="Times New Roman" w:cs="Times New Roman"/>
          <w:sz w:val="24"/>
          <w:szCs w:val="24"/>
        </w:rPr>
        <w:t xml:space="preserve"> input ranking methods </w:t>
      </w:r>
      <w:r w:rsidR="00365216">
        <w:rPr>
          <w:rFonts w:ascii="Times New Roman" w:hAnsi="Times New Roman" w:cs="Times New Roman"/>
          <w:sz w:val="24"/>
          <w:szCs w:val="24"/>
        </w:rPr>
        <w:t>that made</w:t>
      </w:r>
      <w:r w:rsidR="00A55AC7">
        <w:rPr>
          <w:rFonts w:ascii="Times New Roman" w:hAnsi="Times New Roman" w:cs="Times New Roman"/>
          <w:sz w:val="24"/>
          <w:szCs w:val="24"/>
        </w:rPr>
        <w:t xml:space="preserve"> a great contribution to ANN performance, </w:t>
      </w:r>
      <w:r w:rsidR="00365216">
        <w:rPr>
          <w:rFonts w:ascii="Times New Roman" w:hAnsi="Times New Roman" w:cs="Times New Roman"/>
          <w:sz w:val="24"/>
          <w:szCs w:val="24"/>
        </w:rPr>
        <w:t xml:space="preserve">unnecessary input parameters will easily be removed from ANN model to </w:t>
      </w:r>
      <w:r w:rsidR="00D327FF">
        <w:rPr>
          <w:rFonts w:ascii="Times New Roman" w:hAnsi="Times New Roman" w:cs="Times New Roman"/>
          <w:sz w:val="24"/>
          <w:szCs w:val="24"/>
        </w:rPr>
        <w:t>become</w:t>
      </w:r>
      <w:r w:rsidR="00365216">
        <w:rPr>
          <w:rFonts w:ascii="Times New Roman" w:hAnsi="Times New Roman" w:cs="Times New Roman"/>
          <w:sz w:val="24"/>
          <w:szCs w:val="24"/>
        </w:rPr>
        <w:t xml:space="preserve"> more simpler model that can give more fruitful results.</w:t>
      </w:r>
      <w:r w:rsidR="00A55AC7">
        <w:rPr>
          <w:rFonts w:ascii="Times New Roman" w:hAnsi="Times New Roman" w:cs="Times New Roman"/>
          <w:sz w:val="24"/>
          <w:szCs w:val="24"/>
        </w:rPr>
        <w:t xml:space="preserve"> </w:t>
      </w:r>
      <w:r>
        <w:rPr>
          <w:rFonts w:ascii="Times New Roman" w:hAnsi="Times New Roman" w:cs="Times New Roman"/>
          <w:sz w:val="24"/>
          <w:szCs w:val="24"/>
        </w:rPr>
        <w:t xml:space="preserve">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in the future.</w:t>
      </w:r>
      <w:r w:rsidR="007539D2">
        <w:rPr>
          <w:rFonts w:ascii="Times New Roman" w:hAnsi="Times New Roman" w:cs="Times New Roman"/>
          <w:sz w:val="24"/>
          <w:szCs w:val="24"/>
        </w:rPr>
        <w:t xml:space="preserve"> </w:t>
      </w:r>
    </w:p>
    <w:p w14:paraId="7ED93780" w14:textId="5E6AE87F" w:rsidR="00683020"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w:t>
      </w:r>
      <w:r w:rsidR="006925B2">
        <w:rPr>
          <w:rFonts w:ascii="Times New Roman" w:hAnsi="Times New Roman" w:cs="Times New Roman"/>
          <w:sz w:val="24"/>
          <w:szCs w:val="24"/>
        </w:rPr>
        <w:t>statistical</w:t>
      </w:r>
      <w:r>
        <w:rPr>
          <w:rFonts w:ascii="Times New Roman" w:hAnsi="Times New Roman" w:cs="Times New Roman"/>
          <w:sz w:val="24"/>
          <w:szCs w:val="24"/>
        </w:rPr>
        <w:t xml:space="preserve"> </w:t>
      </w:r>
      <w:r w:rsidR="006961F6">
        <w:rPr>
          <w:rFonts w:ascii="Times New Roman" w:hAnsi="Times New Roman" w:cs="Times New Roman"/>
          <w:sz w:val="24"/>
          <w:szCs w:val="24"/>
        </w:rPr>
        <w:t xml:space="preserve">regression </w:t>
      </w:r>
      <w:r>
        <w:rPr>
          <w:rFonts w:ascii="Times New Roman" w:hAnsi="Times New Roman" w:cs="Times New Roman"/>
          <w:sz w:val="24"/>
          <w:szCs w:val="24"/>
        </w:rPr>
        <w:t>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6E331A57" w14:textId="5D368864" w:rsidR="00683020" w:rsidRPr="00810566" w:rsidRDefault="00683020" w:rsidP="00E0463D">
      <w:pPr>
        <w:pStyle w:val="1"/>
        <w:widowControl w:val="0"/>
        <w:numPr>
          <w:ilvl w:val="0"/>
          <w:numId w:val="0"/>
        </w:numPr>
        <w:spacing w:after="240"/>
        <w:ind w:left="432" w:hanging="432"/>
      </w:pPr>
      <w:r w:rsidRPr="00810566">
        <w:t>Acknowledgement</w:t>
      </w:r>
      <w:r w:rsidR="005A0E23">
        <w:rPr>
          <w:rFonts w:hint="eastAsia"/>
        </w:rPr>
        <w:t>s</w:t>
      </w:r>
    </w:p>
    <w:p w14:paraId="02AAEC96" w14:textId="3877DDCD" w:rsidR="005A0E23" w:rsidRDefault="005A0E23" w:rsidP="00E0463D">
      <w:pPr>
        <w:widowControl w:val="0"/>
        <w:tabs>
          <w:tab w:val="left" w:pos="8355"/>
        </w:tabs>
        <w:spacing w:line="360" w:lineRule="auto"/>
        <w:jc w:val="both"/>
        <w:rPr>
          <w:rFonts w:ascii="Times New Roman" w:hAnsi="Times New Roman"/>
          <w:sz w:val="24"/>
          <w:szCs w:val="24"/>
        </w:rPr>
      </w:pPr>
      <w:commentRangeStart w:id="919"/>
      <w:r w:rsidRPr="00671BAD">
        <w:rPr>
          <w:rFonts w:ascii="Times New Roman" w:hAnsi="Times New Roman"/>
          <w:sz w:val="24"/>
          <w:szCs w:val="24"/>
        </w:rPr>
        <w:t>We</w:t>
      </w:r>
      <w:r>
        <w:rPr>
          <w:rFonts w:ascii="Times New Roman" w:hAnsi="Times New Roman" w:hint="eastAsia"/>
          <w:sz w:val="24"/>
          <w:szCs w:val="24"/>
        </w:rPr>
        <w:t xml:space="preserve"> also</w:t>
      </w:r>
      <w:r w:rsidRPr="00671BAD">
        <w:rPr>
          <w:rFonts w:ascii="Times New Roman" w:hAnsi="Times New Roman"/>
          <w:sz w:val="24"/>
          <w:szCs w:val="24"/>
        </w:rPr>
        <w:t xml:space="preserve"> thank the financial support from the Ministry of Science and Technology, China for the national key research and development plan (2017YFB0701904). And the authors are also grateful for support from the 111 Project (Grant No. B12012) in China for promoting international exchange.</w:t>
      </w:r>
      <w:commentRangeEnd w:id="919"/>
      <w:r w:rsidR="009666BC">
        <w:rPr>
          <w:rStyle w:val="a6"/>
        </w:rPr>
        <w:commentReference w:id="919"/>
      </w:r>
    </w:p>
    <w:p w14:paraId="6984C98D" w14:textId="03F96A38" w:rsidR="00F217B7" w:rsidRDefault="00F217B7" w:rsidP="00796A2B">
      <w:pPr>
        <w:pStyle w:val="1"/>
        <w:numPr>
          <w:ilvl w:val="0"/>
          <w:numId w:val="0"/>
        </w:numPr>
        <w:spacing w:after="240"/>
        <w:ind w:left="432" w:hanging="432"/>
      </w:pPr>
      <w:r>
        <w:t xml:space="preserve">Appendix </w:t>
      </w:r>
    </w:p>
    <w:p w14:paraId="424B6565" w14:textId="77777777" w:rsidR="00167A6C" w:rsidRDefault="00167A6C" w:rsidP="00F217B7">
      <w:pPr>
        <w:rPr>
          <w:rFonts w:ascii="Times New Roman" w:eastAsia="等线 Light" w:hAnsi="Times New Roman"/>
          <w:b/>
          <w:sz w:val="28"/>
          <w:szCs w:val="32"/>
        </w:rPr>
      </w:pPr>
      <w:r w:rsidRPr="00167A6C">
        <w:rPr>
          <w:rFonts w:ascii="Times New Roman" w:eastAsia="等线 Light" w:hAnsi="Times New Roman"/>
          <w:b/>
          <w:sz w:val="28"/>
          <w:szCs w:val="32"/>
        </w:rPr>
        <w:t xml:space="preserve">Nomenclature </w:t>
      </w:r>
    </w:p>
    <w:p w14:paraId="0AF29B5C" w14:textId="0E0CC539" w:rsidR="00F217B7" w:rsidRDefault="00F217B7" w:rsidP="00F217B7">
      <w:pPr>
        <w:rPr>
          <w:rFonts w:ascii="Times New Roman" w:hAnsi="Times New Roman" w:cs="Times New Roman"/>
          <w:sz w:val="20"/>
          <w:szCs w:val="20"/>
        </w:rPr>
      </w:pPr>
      <w:r w:rsidRPr="00035B0C">
        <w:rPr>
          <w:rFonts w:ascii="Times New Roman" w:hAnsi="Times New Roman" w:cs="Times New Roman"/>
          <w:sz w:val="24"/>
          <w:szCs w:val="28"/>
        </w:rPr>
        <w:t xml:space="preserve">The following </w:t>
      </w:r>
      <w:r>
        <w:rPr>
          <w:rFonts w:ascii="Times New Roman" w:hAnsi="Times New Roman" w:cs="Times New Roman"/>
          <w:sz w:val="24"/>
          <w:szCs w:val="28"/>
        </w:rPr>
        <w:t>were alphabetically ordered.</w:t>
      </w:r>
      <w:r w:rsidR="005617D2" w:rsidRPr="00D83938">
        <w:rPr>
          <w:rFonts w:ascii="Times New Roman" w:hAnsi="Times New Roman" w:cs="Times New Roman"/>
          <w:sz w:val="20"/>
          <w:szCs w:val="20"/>
          <w:highlight w:val="yellow"/>
        </w:rPr>
        <w:t xml:space="preserve"> </w:t>
      </w:r>
    </w:p>
    <w:p w14:paraId="3BFA0D64" w14:textId="455840B6" w:rsidR="00B54D70" w:rsidRPr="00225D57" w:rsidRDefault="00B54D70" w:rsidP="00B54D70">
      <w:pPr>
        <w:rPr>
          <w:rFonts w:ascii="Times New Roman" w:hAnsi="Times New Roman" w:cs="Times New Roman"/>
          <w:sz w:val="24"/>
          <w:szCs w:val="28"/>
        </w:rPr>
      </w:pPr>
      <w:proofErr w:type="spellStart"/>
      <w:proofErr w:type="gramStart"/>
      <w:r w:rsidRPr="00225D57">
        <w:rPr>
          <w:rFonts w:ascii="Times New Roman" w:hAnsi="Times New Roman" w:cs="Times New Roman"/>
          <w:i/>
          <w:iCs/>
          <w:sz w:val="24"/>
          <w:szCs w:val="28"/>
        </w:rPr>
        <w:t>a</w:t>
      </w:r>
      <w:proofErr w:type="spellEnd"/>
      <w:proofErr w:type="gramEnd"/>
      <w:r w:rsidRPr="00846E86">
        <w:rPr>
          <w:i/>
          <w:iCs/>
        </w:rPr>
        <w:t xml:space="preserve"> </w:t>
      </w:r>
      <w:r>
        <w:tab/>
      </w:r>
      <w:r>
        <w:tab/>
      </w:r>
      <w:r>
        <w:tab/>
      </w:r>
      <w:r>
        <w:tab/>
      </w:r>
      <w:r w:rsidRPr="00B54D70">
        <w:rPr>
          <w:rFonts w:ascii="Times New Roman" w:hAnsi="Times New Roman" w:cs="Times New Roman"/>
          <w:sz w:val="24"/>
          <w:szCs w:val="28"/>
        </w:rPr>
        <w:t>acceleration of</w:t>
      </w:r>
      <w:r>
        <w:rPr>
          <w:rFonts w:ascii="Times New Roman" w:hAnsi="Times New Roman" w:cs="Times New Roman"/>
          <w:sz w:val="24"/>
          <w:szCs w:val="28"/>
        </w:rPr>
        <w:t xml:space="preserve"> </w:t>
      </w:r>
      <w:r w:rsidRPr="00B54D70">
        <w:rPr>
          <w:rFonts w:ascii="Times New Roman" w:hAnsi="Times New Roman" w:cs="Times New Roman"/>
          <w:sz w:val="24"/>
          <w:szCs w:val="28"/>
        </w:rPr>
        <w:t>radial vibration</w:t>
      </w:r>
    </w:p>
    <w:p w14:paraId="2D4298F1" w14:textId="4487DF96"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Ag</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Silver</w:t>
      </w:r>
    </w:p>
    <w:p w14:paraId="210B5256" w14:textId="2B994F5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Al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aluminum</w:t>
      </w:r>
    </w:p>
    <w:p w14:paraId="07C565F4" w14:textId="571122C7"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B</w:t>
      </w:r>
      <w:r w:rsidRPr="004C6DE8">
        <w:t xml:space="preserve"> </w:t>
      </w:r>
      <w:r>
        <w:tab/>
      </w:r>
      <w:r>
        <w:tab/>
      </w:r>
      <w:r>
        <w:tab/>
      </w:r>
      <w:r>
        <w:tab/>
      </w:r>
      <w:r w:rsidRPr="004C6DE8">
        <w:rPr>
          <w:rFonts w:ascii="Times New Roman" w:hAnsi="Times New Roman" w:cs="Times New Roman"/>
          <w:sz w:val="24"/>
          <w:szCs w:val="28"/>
        </w:rPr>
        <w:t>binder</w:t>
      </w:r>
    </w:p>
    <w:p w14:paraId="63A52420" w14:textId="4562633A" w:rsidR="00C921CD" w:rsidRDefault="00C921CD" w:rsidP="00C921CD">
      <w:pPr>
        <w:rPr>
          <w:rFonts w:ascii="Times New Roman" w:hAnsi="Times New Roman" w:cs="Times New Roman"/>
          <w:sz w:val="24"/>
          <w:szCs w:val="28"/>
        </w:rPr>
      </w:pPr>
      <w:r w:rsidRPr="00225D57">
        <w:rPr>
          <w:rFonts w:ascii="Times New Roman" w:hAnsi="Times New Roman" w:cs="Times New Roman"/>
          <w:sz w:val="24"/>
          <w:szCs w:val="28"/>
        </w:rPr>
        <w:t>B</w:t>
      </w:r>
      <w:r w:rsidRPr="00225D57">
        <w:rPr>
          <w:rFonts w:ascii="Times New Roman" w:hAnsi="Times New Roman" w:cs="Times New Roman"/>
          <w:sz w:val="24"/>
          <w:szCs w:val="28"/>
          <w:vertAlign w:val="subscript"/>
        </w:rPr>
        <w:t>3</w:t>
      </w:r>
      <w:r w:rsidRPr="003F28D0">
        <w:rPr>
          <w:rFonts w:ascii="Times New Roman" w:hAnsi="Times New Roman" w:cs="Times New Roman"/>
          <w:sz w:val="20"/>
          <w:szCs w:val="20"/>
        </w:rPr>
        <w:t>(</w:t>
      </w:r>
      <w:r w:rsidRPr="00225D57">
        <w:rPr>
          <w:rFonts w:ascii="Times New Roman" w:hAnsi="Times New Roman" w:cs="Times New Roman"/>
          <w:sz w:val="24"/>
          <w:szCs w:val="28"/>
        </w:rPr>
        <w:t>OH</w:t>
      </w:r>
      <w:r w:rsidRPr="003F28D0">
        <w:rPr>
          <w:rFonts w:ascii="Times New Roman" w:hAnsi="Times New Roman" w:cs="Times New Roman"/>
          <w:sz w:val="20"/>
          <w:szCs w:val="20"/>
        </w:rPr>
        <w:t>)</w:t>
      </w:r>
      <w:r w:rsidRPr="00225D57">
        <w:rPr>
          <w:rFonts w:ascii="Times New Roman" w:hAnsi="Times New Roman" w:cs="Times New Roman"/>
          <w:sz w:val="24"/>
          <w:szCs w:val="28"/>
          <w:vertAlign w:val="subscript"/>
        </w:rPr>
        <w:t>3</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C921CD">
        <w:rPr>
          <w:rFonts w:ascii="Times New Roman" w:hAnsi="Times New Roman" w:cs="Times New Roman"/>
          <w:sz w:val="24"/>
          <w:szCs w:val="28"/>
        </w:rPr>
        <w:t>boron content</w:t>
      </w:r>
    </w:p>
    <w:p w14:paraId="4F7C62B3" w14:textId="31C2DD11" w:rsidR="00615ADC" w:rsidRDefault="00615ADC" w:rsidP="00C921CD">
      <w:pPr>
        <w:rPr>
          <w:rFonts w:ascii="Times New Roman" w:hAnsi="Times New Roman" w:cs="Times New Roman"/>
          <w:sz w:val="24"/>
          <w:szCs w:val="28"/>
        </w:rPr>
      </w:pPr>
      <w:r w:rsidRPr="00615ADC">
        <w:rPr>
          <w:rFonts w:ascii="Times New Roman" w:hAnsi="Times New Roman" w:cs="Times New Roman"/>
          <w:sz w:val="24"/>
          <w:szCs w:val="28"/>
        </w:rPr>
        <w:t>Bi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Bismuth</w:t>
      </w:r>
    </w:p>
    <w:p w14:paraId="1BA7922C" w14:textId="42242D54" w:rsidR="005A1D16" w:rsidRDefault="005A1D16" w:rsidP="00C921CD">
      <w:pPr>
        <w:rPr>
          <w:rFonts w:ascii="Times New Roman" w:hAnsi="Times New Roman" w:cs="Times New Roman"/>
          <w:sz w:val="24"/>
          <w:szCs w:val="28"/>
        </w:rPr>
      </w:pPr>
      <w:r w:rsidRPr="00225D57">
        <w:rPr>
          <w:rFonts w:ascii="Times New Roman" w:hAnsi="Times New Roman" w:cs="Times New Roman"/>
          <w:sz w:val="24"/>
          <w:szCs w:val="28"/>
        </w:rPr>
        <w:t>BSW</w:t>
      </w:r>
      <w:r w:rsidRPr="005A1D16">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225D57">
        <w:rPr>
          <w:rFonts w:ascii="Times New Roman" w:hAnsi="Times New Roman" w:cs="Times New Roman"/>
          <w:sz w:val="24"/>
          <w:szCs w:val="28"/>
        </w:rPr>
        <w:t>Basic Saturated Water</w:t>
      </w:r>
    </w:p>
    <w:p w14:paraId="4498EAAB" w14:textId="58A0FBCF" w:rsidR="00A6255F" w:rsidRDefault="00A6255F" w:rsidP="00C921CD">
      <w:pPr>
        <w:rPr>
          <w:rFonts w:ascii="Times New Roman" w:hAnsi="Times New Roman" w:cs="Times New Roman"/>
          <w:sz w:val="24"/>
          <w:szCs w:val="28"/>
        </w:rPr>
      </w:pPr>
      <w:r w:rsidRPr="00A6255F">
        <w:rPr>
          <w:rFonts w:ascii="Times New Roman" w:hAnsi="Times New Roman" w:cs="Times New Roman"/>
          <w:sz w:val="24"/>
          <w:szCs w:val="28"/>
        </w:rPr>
        <w:t xml:space="preserve">C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carbon</w:t>
      </w:r>
    </w:p>
    <w:p w14:paraId="3746FCA6" w14:textId="11E3134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C/CA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cement-coarse aggregate ratio</w:t>
      </w:r>
    </w:p>
    <w:p w14:paraId="59CF33CA" w14:textId="77777777" w:rsidR="00C2181C" w:rsidRDefault="00C2181C" w:rsidP="00C2181C">
      <w:pPr>
        <w:rPr>
          <w:rFonts w:ascii="Times New Roman" w:hAnsi="Times New Roman" w:cs="Times New Roman"/>
          <w:sz w:val="24"/>
          <w:szCs w:val="28"/>
        </w:rPr>
      </w:pPr>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d</w:t>
      </w:r>
      <w:r w:rsidRPr="00D0298C">
        <w:rPr>
          <w:rFonts w:ascii="AdvOTf9433e2d" w:eastAsia="等线" w:hAnsi="AdvOTf9433e2d" w:cs="Myanmar Text"/>
          <w:color w:val="242021"/>
          <w:kern w:val="2"/>
          <w:sz w:val="20"/>
          <w:szCs w:val="20"/>
        </w:rPr>
        <w:t xml:space="preserve"> </w:t>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sidRPr="00D83938">
        <w:rPr>
          <w:rFonts w:ascii="Times New Roman" w:hAnsi="Times New Roman" w:cs="Times New Roman"/>
          <w:sz w:val="24"/>
          <w:szCs w:val="28"/>
        </w:rPr>
        <w:t>current density</w:t>
      </w:r>
    </w:p>
    <w:p w14:paraId="2A21A1DC" w14:textId="0BCAA8F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C/FA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cement-fine aggregate ratio</w:t>
      </w:r>
    </w:p>
    <w:p w14:paraId="1D419815" w14:textId="3074C9F5" w:rsidR="00A6255F" w:rsidRDefault="00A6255F" w:rsidP="00F217B7">
      <w:pPr>
        <w:rPr>
          <w:rFonts w:ascii="Times New Roman" w:hAnsi="Times New Roman" w:cs="Times New Roman"/>
          <w:sz w:val="24"/>
          <w:szCs w:val="28"/>
        </w:rPr>
      </w:pPr>
      <w:commentRangeStart w:id="920"/>
      <w:r w:rsidRPr="00A6255F">
        <w:rPr>
          <w:rFonts w:ascii="Times New Roman" w:hAnsi="Times New Roman" w:cs="Times New Roman" w:hint="eastAsia"/>
          <w:sz w:val="24"/>
          <w:szCs w:val="28"/>
          <w:rPrChange w:id="921" w:author="Thike" w:date="2019-07-05T10:37:00Z">
            <w:rPr>
              <w:rFonts w:ascii="AdvGulliv-I" w:hAnsi="AdvGulliv-I" w:hint="eastAsia"/>
              <w:color w:val="000000"/>
              <w:sz w:val="16"/>
              <w:szCs w:val="16"/>
            </w:rPr>
          </w:rPrChange>
        </w:rPr>
        <w:t>C</w:t>
      </w:r>
      <w:r w:rsidRPr="00A6255F">
        <w:rPr>
          <w:rFonts w:ascii="Times New Roman" w:hAnsi="Times New Roman" w:cs="Times New Roman" w:hint="eastAsia"/>
          <w:sz w:val="24"/>
          <w:szCs w:val="28"/>
          <w:vertAlign w:val="subscript"/>
          <w:rPrChange w:id="922" w:author="Thike" w:date="2019-07-05T10:37:00Z">
            <w:rPr>
              <w:rFonts w:ascii="AdvGulliv-I" w:hAnsi="AdvGulliv-I" w:hint="eastAsia"/>
              <w:color w:val="000000"/>
              <w:sz w:val="16"/>
              <w:szCs w:val="16"/>
            </w:rPr>
          </w:rPrChange>
        </w:rPr>
        <w:t>EIIW</w:t>
      </w:r>
      <w:r w:rsidRPr="00A6255F">
        <w:rPr>
          <w:rFonts w:ascii="Times New Roman" w:hAnsi="Times New Roman" w:cs="Times New Roman" w:hint="eastAsia"/>
          <w:sz w:val="24"/>
          <w:szCs w:val="28"/>
          <w:rPrChange w:id="923" w:author="Thike" w:date="2019-07-05T10:37:00Z">
            <w:rPr>
              <w:rFonts w:ascii="AdvGulliv-I" w:hAnsi="AdvGulliv-I" w:hint="eastAsia"/>
              <w:color w:val="000000"/>
              <w:sz w:val="16"/>
              <w:szCs w:val="16"/>
            </w:rPr>
          </w:rPrChange>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924" w:author="Thike" w:date="2019-07-05T10:37:00Z">
            <w:rPr>
              <w:rFonts w:ascii="Times New Roman" w:hAnsi="Times New Roman" w:cs="Times New Roman"/>
              <w:sz w:val="20"/>
              <w:szCs w:val="20"/>
            </w:rPr>
          </w:rPrChange>
        </w:rPr>
        <w:t>carbon equivalent</w:t>
      </w:r>
      <w:commentRangeEnd w:id="920"/>
      <w:r w:rsidRPr="00A6255F">
        <w:rPr>
          <w:rFonts w:ascii="Times New Roman" w:hAnsi="Times New Roman" w:cs="Times New Roman"/>
          <w:sz w:val="24"/>
          <w:szCs w:val="28"/>
          <w:rPrChange w:id="925" w:author="Thike" w:date="2019-07-05T10:37:00Z">
            <w:rPr>
              <w:rStyle w:val="a6"/>
            </w:rPr>
          </w:rPrChange>
        </w:rPr>
        <w:commentReference w:id="920"/>
      </w:r>
    </w:p>
    <w:p w14:paraId="0B747A33" w14:textId="1AC105D2" w:rsidR="001F625F" w:rsidRDefault="001F625F" w:rsidP="00F217B7">
      <w:pPr>
        <w:rPr>
          <w:rFonts w:ascii="Times New Roman" w:hAnsi="Times New Roman" w:cs="Times New Roman"/>
          <w:sz w:val="20"/>
          <w:szCs w:val="20"/>
        </w:rPr>
      </w:pPr>
      <w:proofErr w:type="spellStart"/>
      <w:r>
        <w:rPr>
          <w:rStyle w:val="fontstyle01"/>
        </w:rPr>
        <w:lastRenderedPageBreak/>
        <w:t>CE</w:t>
      </w:r>
      <w:r>
        <w:rPr>
          <w:rStyle w:val="fontstyle01"/>
          <w:sz w:val="14"/>
          <w:szCs w:val="14"/>
        </w:rPr>
        <w:t>Pcm</w:t>
      </w:r>
      <w:proofErr w:type="spellEnd"/>
      <w:r>
        <w:rPr>
          <w:rStyle w:val="fontstyle01"/>
          <w:sz w:val="14"/>
          <w:szCs w:val="14"/>
        </w:rPr>
        <w:tab/>
      </w:r>
      <w:r>
        <w:rPr>
          <w:rStyle w:val="fontstyle01"/>
          <w:sz w:val="14"/>
          <w:szCs w:val="14"/>
        </w:rPr>
        <w:tab/>
      </w:r>
      <w:r>
        <w:rPr>
          <w:rStyle w:val="fontstyle01"/>
          <w:sz w:val="14"/>
          <w:szCs w:val="14"/>
        </w:rPr>
        <w:tab/>
      </w:r>
      <w:r>
        <w:rPr>
          <w:rStyle w:val="fontstyle01"/>
          <w:sz w:val="14"/>
          <w:szCs w:val="14"/>
        </w:rPr>
        <w:tab/>
      </w:r>
      <w:r w:rsidRPr="00225D57">
        <w:rPr>
          <w:rFonts w:ascii="Times New Roman" w:hAnsi="Times New Roman" w:cs="Times New Roman" w:hint="eastAsia"/>
          <w:sz w:val="24"/>
          <w:szCs w:val="28"/>
        </w:rPr>
        <w:t>carbon equivalent based on the Ito-</w:t>
      </w:r>
      <w:proofErr w:type="spellStart"/>
      <w:r w:rsidRPr="00225D57">
        <w:rPr>
          <w:rFonts w:ascii="Times New Roman" w:hAnsi="Times New Roman" w:cs="Times New Roman" w:hint="eastAsia"/>
          <w:sz w:val="24"/>
          <w:szCs w:val="28"/>
        </w:rPr>
        <w:t>Bessyo</w:t>
      </w:r>
      <w:proofErr w:type="spellEnd"/>
      <w:r w:rsidRPr="00225D57">
        <w:rPr>
          <w:rFonts w:ascii="Times New Roman" w:hAnsi="Times New Roman" w:cs="Times New Roman" w:hint="eastAsia"/>
          <w:sz w:val="24"/>
          <w:szCs w:val="28"/>
        </w:rPr>
        <w:t xml:space="preserve"> equation</w:t>
      </w:r>
    </w:p>
    <w:p w14:paraId="2716181E" w14:textId="6BE2050D" w:rsidR="00923573" w:rsidRDefault="00923573" w:rsidP="00F217B7">
      <w:pPr>
        <w:rPr>
          <w:rFonts w:ascii="Times New Roman" w:hAnsi="Times New Roman" w:cs="Times New Roman"/>
          <w:sz w:val="24"/>
          <w:szCs w:val="28"/>
        </w:rPr>
      </w:pPr>
      <w:r w:rsidRPr="00923573">
        <w:rPr>
          <w:rFonts w:ascii="Times New Roman" w:hAnsi="Times New Roman" w:cs="Times New Roman"/>
          <w:sz w:val="24"/>
          <w:szCs w:val="28"/>
        </w:rPr>
        <w:t xml:space="preserve">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23573">
        <w:rPr>
          <w:rFonts w:ascii="Times New Roman" w:hAnsi="Times New Roman" w:cs="Times New Roman"/>
          <w:sz w:val="24"/>
          <w:szCs w:val="28"/>
        </w:rPr>
        <w:t xml:space="preserve">crack growth rate </w:t>
      </w:r>
    </w:p>
    <w:p w14:paraId="40D12EFD" w14:textId="3D2B29C3" w:rsidR="00F217B7" w:rsidRDefault="00F217B7" w:rsidP="00F217B7">
      <w:pPr>
        <w:rPr>
          <w:rFonts w:ascii="Times New Roman" w:hAnsi="Times New Roman" w:cs="Times New Roman"/>
          <w:sz w:val="24"/>
          <w:szCs w:val="28"/>
        </w:rPr>
      </w:pPr>
      <w:r>
        <w:rPr>
          <w:rFonts w:ascii="Times New Roman" w:hAnsi="Times New Roman" w:cs="Times New Roman"/>
          <w:sz w:val="24"/>
          <w:szCs w:val="28"/>
        </w:rPr>
        <w:t>Cl</w:t>
      </w:r>
      <w:r w:rsidRPr="00FE65C0">
        <w:rPr>
          <w:rFonts w:ascii="Times New Roman" w:hAnsi="Times New Roman" w:cs="Times New Roman"/>
          <w:sz w:val="24"/>
          <w:szCs w:val="28"/>
          <w:vertAlign w:val="superscript"/>
        </w:rPr>
        <w: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chloride ions concentration</w:t>
      </w:r>
    </w:p>
    <w:p w14:paraId="0AB28FA8" w14:textId="161B13B3" w:rsidR="00A6255F" w:rsidRDefault="00A6255F" w:rsidP="00225D57">
      <w:pPr>
        <w:jc w:val="both"/>
        <w:rPr>
          <w:rFonts w:ascii="Times New Roman" w:hAnsi="Times New Roman" w:cs="Times New Roman"/>
          <w:sz w:val="24"/>
          <w:szCs w:val="28"/>
        </w:rPr>
      </w:pPr>
      <w:r w:rsidRPr="00A6255F">
        <w:rPr>
          <w:rFonts w:ascii="Times New Roman" w:hAnsi="Times New Roman" w:cs="Times New Roman"/>
          <w:sz w:val="24"/>
          <w:szCs w:val="28"/>
        </w:rPr>
        <w:t xml:space="preserve">Cr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chromium</w:t>
      </w:r>
    </w:p>
    <w:p w14:paraId="27CF6D21" w14:textId="207CB4EA" w:rsidR="001F625F" w:rsidRDefault="001F625F" w:rsidP="00176FE5">
      <w:pPr>
        <w:ind w:left="2880" w:hanging="2880"/>
        <w:jc w:val="both"/>
        <w:rPr>
          <w:rFonts w:ascii="Times New Roman" w:hAnsi="Times New Roman" w:cs="Times New Roman"/>
          <w:sz w:val="24"/>
          <w:szCs w:val="28"/>
        </w:rPr>
      </w:pPr>
      <w:proofErr w:type="spellStart"/>
      <w:r w:rsidRPr="00225D57">
        <w:rPr>
          <w:rFonts w:ascii="Times New Roman" w:hAnsi="Times New Roman" w:cs="Times New Roman" w:hint="eastAsia"/>
          <w:sz w:val="24"/>
          <w:szCs w:val="28"/>
        </w:rPr>
        <w:t>CrMoNiCu</w:t>
      </w:r>
      <w:proofErr w:type="spellEnd"/>
      <w:r>
        <w:rPr>
          <w:rStyle w:val="fontstyle01"/>
        </w:rPr>
        <w:tab/>
      </w:r>
      <w:r w:rsidRPr="00225D57">
        <w:rPr>
          <w:rFonts w:ascii="Times New Roman" w:hAnsi="Times New Roman" w:cs="Times New Roman" w:hint="eastAsia"/>
          <w:sz w:val="24"/>
          <w:szCs w:val="28"/>
        </w:rPr>
        <w:t>the sum of chromium, molybdenum, nickel and copper</w:t>
      </w:r>
      <w:r w:rsidR="00176FE5" w:rsidRPr="00176FE5">
        <w:rPr>
          <w:rFonts w:ascii="Times New Roman" w:hAnsi="Times New Roman" w:cs="Times New Roman"/>
          <w:sz w:val="24"/>
          <w:szCs w:val="28"/>
        </w:rPr>
        <w:t xml:space="preserve"> </w:t>
      </w:r>
      <w:r w:rsidR="00176FE5" w:rsidRPr="00D83938">
        <w:rPr>
          <w:rFonts w:ascii="Times New Roman" w:hAnsi="Times New Roman" w:cs="Times New Roman"/>
          <w:sz w:val="24"/>
          <w:szCs w:val="28"/>
        </w:rPr>
        <w:t>concentrations</w:t>
      </w:r>
      <w:r w:rsidR="00176FE5">
        <w:rPr>
          <w:rFonts w:ascii="Times New Roman" w:hAnsi="Times New Roman" w:cs="Times New Roman"/>
          <w:sz w:val="24"/>
          <w:szCs w:val="28"/>
        </w:rPr>
        <w:t xml:space="preserve">  </w:t>
      </w:r>
    </w:p>
    <w:p w14:paraId="73B7B3B0" w14:textId="77777777" w:rsidR="00C2181C" w:rsidRPr="00C921CD" w:rsidRDefault="00C2181C" w:rsidP="00C2181C">
      <w:pPr>
        <w:rPr>
          <w:rFonts w:ascii="Times New Roman" w:hAnsi="Times New Roman" w:cs="Times New Roman"/>
          <w:sz w:val="24"/>
          <w:szCs w:val="28"/>
        </w:rPr>
      </w:pPr>
      <w:proofErr w:type="spellStart"/>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sic</w:t>
      </w:r>
      <w:proofErr w:type="spellEnd"/>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proofErr w:type="spellStart"/>
      <w:r w:rsidRPr="00D83938">
        <w:rPr>
          <w:rFonts w:ascii="Times New Roman" w:hAnsi="Times New Roman" w:cs="Times New Roman"/>
          <w:sz w:val="24"/>
          <w:szCs w:val="28"/>
        </w:rPr>
        <w:t>SiC</w:t>
      </w:r>
      <w:proofErr w:type="spellEnd"/>
      <w:r w:rsidRPr="00D83938">
        <w:rPr>
          <w:rFonts w:ascii="Times New Roman" w:hAnsi="Times New Roman" w:cs="Times New Roman"/>
          <w:sz w:val="24"/>
          <w:szCs w:val="28"/>
        </w:rPr>
        <w:t xml:space="preserve"> particle concentration</w:t>
      </w:r>
    </w:p>
    <w:p w14:paraId="197BBC70" w14:textId="28B7A38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Cu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copper</w:t>
      </w:r>
    </w:p>
    <w:p w14:paraId="28084B7B" w14:textId="78E5E82B" w:rsidR="00B54D70" w:rsidRDefault="00B54D70" w:rsidP="00F217B7">
      <w:pPr>
        <w:rPr>
          <w:rFonts w:ascii="Times New Roman" w:hAnsi="Times New Roman" w:cs="Times New Roman"/>
          <w:sz w:val="24"/>
          <w:szCs w:val="28"/>
        </w:rPr>
      </w:pPr>
      <w:r w:rsidRPr="00846E86">
        <w:rPr>
          <w:rFonts w:ascii="Times New Roman" w:hAnsi="Times New Roman" w:cs="Times New Roman"/>
          <w:i/>
          <w:iCs/>
          <w:sz w:val="24"/>
          <w:szCs w:val="28"/>
        </w:rPr>
        <w:t>d</w:t>
      </w:r>
      <w:r w:rsidRPr="00846E86">
        <w:rPr>
          <w:i/>
          <w:iCs/>
        </w:rPr>
        <w:t xml:space="preserve"> </w:t>
      </w:r>
      <w:r w:rsidR="007F2027">
        <w:t>(</w:t>
      </w:r>
      <w:r w:rsidR="007F2027" w:rsidRPr="00225D57">
        <w:rPr>
          <w:rFonts w:ascii="Times New Roman" w:hAnsi="Times New Roman" w:cs="Times New Roman"/>
          <w:sz w:val="24"/>
          <w:szCs w:val="28"/>
        </w:rPr>
        <w:t>or</w:t>
      </w:r>
      <w:r w:rsidR="007F2027">
        <w:rPr>
          <w:rFonts w:ascii="Times New Roman" w:hAnsi="Times New Roman" w:cs="Times New Roman"/>
          <w:sz w:val="24"/>
          <w:szCs w:val="28"/>
        </w:rPr>
        <w:t>)</w:t>
      </w:r>
      <w:r w:rsidR="007F2027" w:rsidRPr="00225D57">
        <w:rPr>
          <w:rFonts w:ascii="Times New Roman" w:hAnsi="Times New Roman" w:cs="Times New Roman"/>
          <w:sz w:val="24"/>
          <w:szCs w:val="28"/>
        </w:rPr>
        <w:t xml:space="preserve"> t</w:t>
      </w:r>
      <w:r>
        <w:tab/>
      </w:r>
      <w:r>
        <w:tab/>
      </w:r>
      <w:r>
        <w:tab/>
      </w:r>
      <w:r>
        <w:tab/>
      </w:r>
      <w:r w:rsidRPr="00B54D70">
        <w:rPr>
          <w:rFonts w:ascii="Times New Roman" w:hAnsi="Times New Roman" w:cs="Times New Roman"/>
          <w:sz w:val="24"/>
          <w:szCs w:val="28"/>
        </w:rPr>
        <w:t>depth of cut</w:t>
      </w:r>
    </w:p>
    <w:p w14:paraId="04AAA116" w14:textId="40648218" w:rsidR="0061353F" w:rsidRDefault="0061353F" w:rsidP="00F217B7">
      <w:pPr>
        <w:rPr>
          <w:rFonts w:ascii="Times New Roman" w:hAnsi="Times New Roman" w:cs="Times New Roman"/>
          <w:sz w:val="24"/>
          <w:szCs w:val="28"/>
        </w:rPr>
      </w:pPr>
      <w:r w:rsidRPr="0061353F">
        <w:rPr>
          <w:rFonts w:ascii="Times New Roman" w:hAnsi="Times New Roman" w:cs="Times New Roman"/>
          <w:sz w:val="24"/>
          <w:szCs w:val="28"/>
        </w:rPr>
        <w:t>DC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353F">
        <w:rPr>
          <w:rFonts w:ascii="Times New Roman" w:hAnsi="Times New Roman" w:cs="Times New Roman"/>
          <w:sz w:val="24"/>
          <w:szCs w:val="28"/>
        </w:rPr>
        <w:t>depth of carbonation</w:t>
      </w:r>
    </w:p>
    <w:p w14:paraId="6ADF9E65" w14:textId="0380445F" w:rsidR="00FC252D" w:rsidRDefault="00FC252D" w:rsidP="00F217B7">
      <w:pPr>
        <w:rPr>
          <w:rFonts w:ascii="Times New Roman" w:hAnsi="Times New Roman" w:cs="Times New Roman"/>
          <w:sz w:val="24"/>
          <w:szCs w:val="28"/>
        </w:rPr>
      </w:pPr>
      <w:proofErr w:type="spellStart"/>
      <w:r w:rsidRPr="00D83938">
        <w:rPr>
          <w:rFonts w:ascii="Times New Roman" w:hAnsi="Times New Roman" w:cs="Times New Roman"/>
          <w:sz w:val="24"/>
          <w:szCs w:val="28"/>
        </w:rPr>
        <w:t>Dmax</w:t>
      </w:r>
      <w:proofErr w:type="spellEnd"/>
      <w:r w:rsidRPr="00FC252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maximum pit depth</w:t>
      </w:r>
    </w:p>
    <w:p w14:paraId="538CB9A6" w14:textId="00D7AFB9" w:rsidR="00BE743A" w:rsidRDefault="00BE743A" w:rsidP="00F217B7">
      <w:pPr>
        <w:rPr>
          <w:rFonts w:ascii="Times New Roman" w:hAnsi="Times New Roman" w:cs="Times New Roman"/>
          <w:sz w:val="24"/>
          <w:szCs w:val="28"/>
        </w:rPr>
      </w:pPr>
      <w:r w:rsidRPr="00BE743A">
        <w:rPr>
          <w:rFonts w:ascii="Times New Roman" w:hAnsi="Times New Roman" w:cs="Times New Roman"/>
          <w:sz w:val="24"/>
          <w:szCs w:val="28"/>
        </w:rPr>
        <w:t xml:space="preserve">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BE743A">
        <w:rPr>
          <w:rFonts w:ascii="Times New Roman" w:hAnsi="Times New Roman" w:cs="Times New Roman"/>
          <w:sz w:val="24"/>
          <w:szCs w:val="28"/>
        </w:rPr>
        <w:t xml:space="preserve">potential </w:t>
      </w:r>
    </w:p>
    <w:p w14:paraId="34047747" w14:textId="42C12ACD" w:rsidR="00F217B7"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E</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potential</w:t>
      </w:r>
    </w:p>
    <w:p w14:paraId="0793C0AF" w14:textId="78605147" w:rsidR="00E20F9A" w:rsidRDefault="00E20F9A" w:rsidP="00E20F9A">
      <w:pPr>
        <w:rPr>
          <w:rFonts w:ascii="Times New Roman" w:hAnsi="Times New Roman" w:cs="Times New Roman"/>
          <w:sz w:val="24"/>
          <w:szCs w:val="28"/>
        </w:rPr>
      </w:pPr>
      <w:r w:rsidRPr="00E20F9A">
        <w:rPr>
          <w:rFonts w:ascii="Times New Roman" w:hAnsi="Times New Roman" w:cs="Times New Roman"/>
          <w:sz w:val="24"/>
          <w:szCs w:val="28"/>
        </w:rPr>
        <w:t xml:space="preserve">ECP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20F9A">
        <w:rPr>
          <w:rFonts w:ascii="Times New Roman" w:hAnsi="Times New Roman" w:cs="Times New Roman"/>
          <w:sz w:val="24"/>
          <w:szCs w:val="28"/>
        </w:rPr>
        <w:t>principal environmental</w:t>
      </w:r>
      <w:r>
        <w:rPr>
          <w:rFonts w:ascii="Times New Roman" w:hAnsi="Times New Roman" w:cs="Times New Roman"/>
          <w:sz w:val="24"/>
          <w:szCs w:val="28"/>
        </w:rPr>
        <w:t xml:space="preserve"> </w:t>
      </w:r>
      <w:r w:rsidRPr="00E20F9A">
        <w:rPr>
          <w:rFonts w:ascii="Times New Roman" w:hAnsi="Times New Roman" w:cs="Times New Roman"/>
          <w:sz w:val="24"/>
          <w:szCs w:val="28"/>
        </w:rPr>
        <w:t xml:space="preserve">factor </w:t>
      </w:r>
    </w:p>
    <w:p w14:paraId="221B18B7" w14:textId="435ED7E6" w:rsidR="00176FE5" w:rsidRDefault="00176FE5" w:rsidP="00E20F9A">
      <w:pPr>
        <w:rPr>
          <w:rFonts w:ascii="Times New Roman" w:hAnsi="Times New Roman" w:cs="Times New Roman"/>
          <w:sz w:val="24"/>
          <w:szCs w:val="28"/>
        </w:rPr>
      </w:pPr>
      <w:r w:rsidRPr="00176FE5">
        <w:rPr>
          <w:rFonts w:ascii="Times New Roman" w:hAnsi="Times New Roman" w:cs="Times New Roman"/>
          <w:sz w:val="24"/>
          <w:szCs w:val="28"/>
        </w:rPr>
        <w:t>El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25D57">
        <w:rPr>
          <w:rFonts w:ascii="Times New Roman" w:hAnsi="Times New Roman" w:cs="Times New Roman" w:hint="eastAsia"/>
          <w:sz w:val="24"/>
          <w:szCs w:val="28"/>
        </w:rPr>
        <w:t>elongation</w:t>
      </w:r>
    </w:p>
    <w:p w14:paraId="288D6D5F" w14:textId="4B1AA087" w:rsidR="00B54D70" w:rsidRDefault="007F2027" w:rsidP="00B54D70">
      <w:pPr>
        <w:rPr>
          <w:rFonts w:ascii="Times New Roman" w:hAnsi="Times New Roman" w:cs="Times New Roman"/>
          <w:sz w:val="24"/>
          <w:szCs w:val="28"/>
        </w:rPr>
      </w:pPr>
      <w:r w:rsidRPr="00846E86">
        <w:rPr>
          <w:rFonts w:ascii="Times New Roman" w:hAnsi="Times New Roman" w:cs="Times New Roman"/>
          <w:i/>
          <w:iCs/>
          <w:sz w:val="24"/>
          <w:szCs w:val="28"/>
        </w:rPr>
        <w:t>f</w:t>
      </w:r>
      <w:r>
        <w:rPr>
          <w:rFonts w:ascii="Times New Roman" w:hAnsi="Times New Roman" w:cs="Times New Roman"/>
          <w:sz w:val="24"/>
          <w:szCs w:val="28"/>
        </w:rPr>
        <w:t xml:space="preserve"> (or) s</w:t>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sidRPr="00225D57">
        <w:rPr>
          <w:rFonts w:ascii="Times New Roman" w:hAnsi="Times New Roman" w:cs="Times New Roman" w:hint="eastAsia"/>
          <w:sz w:val="24"/>
          <w:szCs w:val="28"/>
        </w:rPr>
        <w:t>feed rate</w:t>
      </w:r>
    </w:p>
    <w:p w14:paraId="6225FD46" w14:textId="44CACED7"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FCGR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fatigue crack growth rate</w:t>
      </w:r>
    </w:p>
    <w:p w14:paraId="336DDD9B" w14:textId="3D9E0AC8" w:rsidR="005617D2" w:rsidRDefault="005617D2" w:rsidP="00F217B7">
      <w:pPr>
        <w:rPr>
          <w:rFonts w:ascii="Times New Roman" w:hAnsi="Times New Roman" w:cs="Times New Roman"/>
          <w:sz w:val="24"/>
          <w:szCs w:val="28"/>
        </w:rPr>
      </w:pPr>
      <w:r w:rsidRPr="005617D2">
        <w:rPr>
          <w:rFonts w:ascii="Times New Roman" w:hAnsi="Times New Roman" w:cs="Times New Roman"/>
          <w:sz w:val="24"/>
          <w:szCs w:val="28"/>
        </w:rPr>
        <w:t>Fe</w:t>
      </w:r>
      <w:r w:rsidRPr="005617D2">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5617D2">
        <w:rPr>
          <w:rFonts w:ascii="Times New Roman" w:hAnsi="Times New Roman" w:cs="Times New Roman"/>
          <w:sz w:val="24"/>
          <w:szCs w:val="28"/>
        </w:rPr>
        <w:t>Iron</w:t>
      </w:r>
    </w:p>
    <w:p w14:paraId="4A971E82" w14:textId="54B3DF08" w:rsidR="004B3C63"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H</w:t>
      </w:r>
      <w:r w:rsidRPr="00225D57">
        <w:rPr>
          <w:rFonts w:ascii="Times New Roman" w:hAnsi="Times New Roman" w:cs="Times New Roman"/>
          <w:sz w:val="24"/>
          <w:szCs w:val="28"/>
          <w:vertAlign w:val="subscript"/>
        </w:rPr>
        <w:t>2</w:t>
      </w:r>
      <w:r w:rsidRPr="00615ADC">
        <w:rPr>
          <w:rFonts w:ascii="Times New Roman" w:hAnsi="Times New Roman" w:cs="Times New Roman"/>
          <w:sz w:val="24"/>
          <w:szCs w:val="28"/>
        </w:rPr>
        <w:t>SO</w:t>
      </w:r>
      <w:r w:rsidRPr="00225D57">
        <w:rPr>
          <w:rFonts w:ascii="Times New Roman" w:hAnsi="Times New Roman" w:cs="Times New Roman"/>
          <w:sz w:val="24"/>
          <w:szCs w:val="28"/>
          <w:vertAlign w:val="subscript"/>
        </w:rPr>
        <w:t>4</w:t>
      </w:r>
      <w:r w:rsidR="004B3C63" w:rsidRPr="00225D57">
        <w:rPr>
          <w:rFonts w:ascii="Times New Roman" w:hAnsi="Times New Roman" w:cs="Times New Roman"/>
          <w:sz w:val="24"/>
          <w:szCs w:val="28"/>
          <w:vertAlign w:val="subscript"/>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sidRPr="00615ADC">
        <w:rPr>
          <w:rFonts w:ascii="Times New Roman" w:hAnsi="Times New Roman" w:cs="Times New Roman"/>
          <w:sz w:val="24"/>
          <w:szCs w:val="28"/>
        </w:rPr>
        <w:t>sulfuric acid</w:t>
      </w:r>
    </w:p>
    <w:p w14:paraId="5E6B3136" w14:textId="77777777" w:rsidR="00E96E3E" w:rsidRDefault="00E96E3E" w:rsidP="00E96E3E">
      <w:pPr>
        <w:rPr>
          <w:rFonts w:ascii="Times New Roman" w:hAnsi="Times New Roman" w:cs="Times New Roman"/>
          <w:sz w:val="24"/>
          <w:szCs w:val="28"/>
        </w:rPr>
      </w:pPr>
      <w:r w:rsidRPr="00615ADC">
        <w:rPr>
          <w:rFonts w:ascii="Times New Roman" w:hAnsi="Times New Roman" w:cs="Times New Roman"/>
          <w:sz w:val="24"/>
          <w:szCs w:val="28"/>
        </w:rPr>
        <w:t>HCl</w:t>
      </w:r>
      <w:r w:rsidRPr="004B3C63">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hydrochloric acid</w:t>
      </w:r>
    </w:p>
    <w:p w14:paraId="73F6A944" w14:textId="58DD57B6" w:rsidR="00E96E3E" w:rsidRDefault="00E96E3E" w:rsidP="00F217B7">
      <w:pPr>
        <w:rPr>
          <w:rFonts w:ascii="Times New Roman" w:hAnsi="Times New Roman" w:cs="Times New Roman"/>
          <w:sz w:val="24"/>
          <w:szCs w:val="28"/>
        </w:rPr>
      </w:pPr>
      <w:r w:rsidRPr="00E96E3E">
        <w:rPr>
          <w:rFonts w:ascii="Times New Roman" w:hAnsi="Times New Roman" w:cs="Times New Roman"/>
          <w:sz w:val="24"/>
          <w:szCs w:val="28"/>
        </w:rPr>
        <w:t xml:space="preserve">HP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96E3E">
        <w:rPr>
          <w:rFonts w:ascii="Times New Roman" w:hAnsi="Times New Roman" w:cs="Times New Roman"/>
          <w:sz w:val="24"/>
          <w:szCs w:val="28"/>
        </w:rPr>
        <w:t>high pressure</w:t>
      </w:r>
    </w:p>
    <w:p w14:paraId="1298BE70" w14:textId="0C28D138" w:rsidR="00FC252D"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current</w:t>
      </w:r>
      <w:r w:rsidR="00B449A7">
        <w:rPr>
          <w:rFonts w:ascii="Times New Roman" w:hAnsi="Times New Roman" w:cs="Times New Roman"/>
          <w:sz w:val="24"/>
          <w:szCs w:val="28"/>
        </w:rPr>
        <w:t xml:space="preserve"> density</w:t>
      </w:r>
    </w:p>
    <w:p w14:paraId="14EF1AB4" w14:textId="6F1C363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In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Indium</w:t>
      </w:r>
    </w:p>
    <w:p w14:paraId="664A8E6A" w14:textId="09A1E253" w:rsidR="00915C34" w:rsidRDefault="00915C34" w:rsidP="00F217B7">
      <w:pPr>
        <w:rPr>
          <w:rFonts w:ascii="Times New Roman" w:hAnsi="Times New Roman" w:cs="Times New Roman"/>
          <w:sz w:val="24"/>
          <w:szCs w:val="28"/>
        </w:rPr>
      </w:pPr>
      <w:r w:rsidRPr="00915C34">
        <w:rPr>
          <w:rFonts w:ascii="Times New Roman" w:hAnsi="Times New Roman" w:cs="Times New Roman"/>
          <w:sz w:val="24"/>
          <w:szCs w:val="28"/>
        </w:rPr>
        <w:t>K</w:t>
      </w:r>
      <w:r w:rsidRPr="00225D57">
        <w:rPr>
          <w:rFonts w:ascii="Times New Roman" w:hAnsi="Times New Roman" w:cs="Times New Roman"/>
          <w:sz w:val="24"/>
          <w:szCs w:val="28"/>
          <w:vertAlign w:val="subscript"/>
        </w:rPr>
        <w:t xml:space="preserve">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15C34">
        <w:rPr>
          <w:rFonts w:ascii="Times New Roman" w:hAnsi="Times New Roman" w:cs="Times New Roman"/>
          <w:sz w:val="24"/>
          <w:szCs w:val="28"/>
        </w:rPr>
        <w:t xml:space="preserve">principal mechanical factor </w:t>
      </w:r>
    </w:p>
    <w:p w14:paraId="2274493E" w14:textId="1959EA57" w:rsidR="00E20F9A" w:rsidRPr="00B449A7" w:rsidRDefault="00E20F9A" w:rsidP="00F217B7">
      <w:pPr>
        <w:rPr>
          <w:rFonts w:ascii="Times New Roman" w:hAnsi="Times New Roman" w:cs="Times New Roman"/>
          <w:sz w:val="24"/>
          <w:szCs w:val="28"/>
        </w:rPr>
      </w:pPr>
      <w:r w:rsidRPr="00225D57">
        <w:rPr>
          <w:rFonts w:ascii="Times New Roman" w:hAnsi="Times New Roman" w:cs="Times New Roman"/>
          <w:sz w:val="24"/>
          <w:szCs w:val="28"/>
        </w:rPr>
        <w:t>Li</w:t>
      </w:r>
      <w:r w:rsidRPr="00C921C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C921CD">
        <w:rPr>
          <w:rFonts w:ascii="Times New Roman" w:hAnsi="Times New Roman" w:cs="Times New Roman"/>
          <w:sz w:val="24"/>
          <w:szCs w:val="28"/>
        </w:rPr>
        <w:t>lithium content</w:t>
      </w:r>
    </w:p>
    <w:p w14:paraId="7442939D" w14:textId="77777777" w:rsidR="00A6255F" w:rsidRDefault="004C6DE8" w:rsidP="00F217B7">
      <w:pPr>
        <w:rPr>
          <w:rFonts w:ascii="Times New Roman" w:hAnsi="Times New Roman" w:cs="Times New Roman"/>
          <w:sz w:val="24"/>
          <w:szCs w:val="28"/>
        </w:rPr>
      </w:pPr>
      <w:r w:rsidRPr="00225D57">
        <w:rPr>
          <w:rFonts w:ascii="Times New Roman" w:hAnsi="Times New Roman" w:cs="Times New Roman"/>
          <w:sz w:val="24"/>
          <w:szCs w:val="28"/>
        </w:rPr>
        <w:lastRenderedPageBreak/>
        <w:t>MK</w:t>
      </w:r>
      <w:r>
        <w:tab/>
      </w:r>
      <w:r>
        <w:tab/>
      </w:r>
      <w:r>
        <w:tab/>
      </w:r>
      <w:r>
        <w:tab/>
      </w:r>
      <w:r w:rsidRPr="00225D57">
        <w:rPr>
          <w:rFonts w:ascii="Times New Roman" w:hAnsi="Times New Roman" w:cs="Times New Roman"/>
          <w:sz w:val="24"/>
          <w:szCs w:val="28"/>
        </w:rPr>
        <w:t>metakaolin addition</w:t>
      </w:r>
    </w:p>
    <w:p w14:paraId="22954D81" w14:textId="1C7E62DD" w:rsidR="00A6255F" w:rsidRDefault="00A6255F" w:rsidP="00F217B7">
      <w:pPr>
        <w:rPr>
          <w:rFonts w:ascii="Times New Roman" w:hAnsi="Times New Roman" w:cs="Times New Roman"/>
          <w:sz w:val="24"/>
          <w:szCs w:val="28"/>
        </w:rPr>
      </w:pPr>
      <w:r w:rsidRPr="00225D57">
        <w:rPr>
          <w:rFonts w:ascii="Times New Roman" w:hAnsi="Times New Roman" w:cs="Times New Roman"/>
          <w:sz w:val="24"/>
          <w:szCs w:val="28"/>
        </w:rPr>
        <w:t>Mn</w:t>
      </w:r>
      <w:r w:rsidRPr="00A6255F">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225D57">
        <w:rPr>
          <w:rFonts w:ascii="Times New Roman" w:hAnsi="Times New Roman" w:cs="Times New Roman"/>
          <w:sz w:val="24"/>
          <w:szCs w:val="28"/>
        </w:rPr>
        <w:t>magnesium</w:t>
      </w:r>
    </w:p>
    <w:p w14:paraId="37A36D8F" w14:textId="4A6F1E9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Mo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molybdenum</w:t>
      </w:r>
    </w:p>
    <w:p w14:paraId="562561D5" w14:textId="7C398C81" w:rsidR="00386C0C" w:rsidRDefault="00A6255F" w:rsidP="00F217B7">
      <w:pPr>
        <w:rPr>
          <w:rFonts w:ascii="Times New Roman" w:hAnsi="Times New Roman" w:cs="Times New Roman"/>
          <w:sz w:val="20"/>
          <w:szCs w:val="20"/>
        </w:rPr>
      </w:pPr>
      <w:r w:rsidRPr="00225D57">
        <w:rPr>
          <w:rFonts w:ascii="Times New Roman" w:hAnsi="Times New Roman" w:cs="Times New Roman"/>
          <w:sz w:val="24"/>
          <w:szCs w:val="28"/>
        </w:rPr>
        <w:t xml:space="preserve">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25D57">
        <w:rPr>
          <w:rFonts w:ascii="Times New Roman" w:hAnsi="Times New Roman" w:cs="Times New Roman"/>
          <w:sz w:val="24"/>
          <w:szCs w:val="28"/>
        </w:rPr>
        <w:t>nitrogen</w:t>
      </w:r>
      <w:r w:rsidR="004C6DE8">
        <w:rPr>
          <w:rFonts w:ascii="Times New Roman" w:hAnsi="Times New Roman" w:cs="Times New Roman"/>
          <w:sz w:val="20"/>
          <w:szCs w:val="20"/>
        </w:rPr>
        <w:tab/>
      </w:r>
    </w:p>
    <w:p w14:paraId="46D01EC8" w14:textId="6E1C59DF" w:rsidR="003D0431" w:rsidRDefault="003D0431" w:rsidP="00F217B7">
      <w:pPr>
        <w:rPr>
          <w:rFonts w:ascii="Times New Roman" w:hAnsi="Times New Roman" w:cs="Times New Roman"/>
          <w:sz w:val="20"/>
          <w:szCs w:val="20"/>
        </w:rPr>
      </w:pPr>
      <w:r>
        <w:rPr>
          <w:rFonts w:ascii="Times New Roman" w:hAnsi="Times New Roman" w:cs="Times New Roman"/>
          <w:sz w:val="20"/>
          <w:szCs w:val="20"/>
        </w:rPr>
        <w:t>NaCl</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225D57">
        <w:rPr>
          <w:rFonts w:ascii="Times New Roman" w:hAnsi="Times New Roman" w:cs="Times New Roman"/>
          <w:sz w:val="24"/>
          <w:szCs w:val="28"/>
        </w:rPr>
        <w:t>chloride</w:t>
      </w:r>
      <w:r>
        <w:rPr>
          <w:rFonts w:ascii="Times New Roman" w:hAnsi="Times New Roman" w:cs="Times New Roman"/>
          <w:sz w:val="20"/>
          <w:szCs w:val="20"/>
        </w:rPr>
        <w:t xml:space="preserve"> </w:t>
      </w:r>
      <w:r w:rsidR="00001157" w:rsidRPr="00225D57">
        <w:rPr>
          <w:rFonts w:ascii="Times New Roman" w:hAnsi="Times New Roman" w:cs="Times New Roman"/>
          <w:sz w:val="24"/>
          <w:szCs w:val="28"/>
        </w:rPr>
        <w:t>ion</w:t>
      </w:r>
    </w:p>
    <w:p w14:paraId="30112D7B" w14:textId="60818312" w:rsidR="00A6255F" w:rsidRDefault="00A6255F" w:rsidP="00F217B7">
      <w:pPr>
        <w:rPr>
          <w:rFonts w:ascii="Times New Roman" w:hAnsi="Times New Roman" w:cs="Times New Roman"/>
          <w:sz w:val="24"/>
          <w:szCs w:val="28"/>
        </w:rPr>
      </w:pPr>
      <w:proofErr w:type="spellStart"/>
      <w:r w:rsidRPr="00225D57">
        <w:rPr>
          <w:rFonts w:ascii="Times New Roman" w:hAnsi="Times New Roman" w:cs="Times New Roman"/>
          <w:sz w:val="24"/>
          <w:szCs w:val="28"/>
        </w:rPr>
        <w:t>Nb</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25D57">
        <w:rPr>
          <w:rFonts w:ascii="Times New Roman" w:hAnsi="Times New Roman" w:cs="Times New Roman"/>
          <w:sz w:val="24"/>
          <w:szCs w:val="28"/>
        </w:rPr>
        <w:t>niobium</w:t>
      </w:r>
    </w:p>
    <w:p w14:paraId="638E270C" w14:textId="4E39ED0F" w:rsidR="001F625F" w:rsidRDefault="001F625F" w:rsidP="00F217B7">
      <w:pPr>
        <w:rPr>
          <w:rFonts w:ascii="Times New Roman" w:hAnsi="Times New Roman" w:cs="Times New Roman"/>
          <w:sz w:val="24"/>
          <w:szCs w:val="28"/>
        </w:rPr>
      </w:pPr>
      <w:proofErr w:type="spellStart"/>
      <w:r w:rsidRPr="001F625F">
        <w:rPr>
          <w:rStyle w:val="fontstyle01"/>
        </w:rPr>
        <w:t>NbV</w:t>
      </w:r>
      <w:proofErr w:type="spellEnd"/>
      <w:r w:rsidRPr="001F625F">
        <w:rPr>
          <w:rStyle w:val="fontstyle01"/>
        </w:rPr>
        <w:t xml:space="preserve"> </w:t>
      </w:r>
      <w:r>
        <w:rPr>
          <w:rStyle w:val="fontstyle01"/>
        </w:rPr>
        <w:tab/>
      </w:r>
      <w:r>
        <w:rPr>
          <w:rStyle w:val="fontstyle01"/>
        </w:rPr>
        <w:tab/>
      </w:r>
      <w:r>
        <w:rPr>
          <w:rStyle w:val="fontstyle01"/>
        </w:rPr>
        <w:tab/>
      </w:r>
      <w:r>
        <w:rPr>
          <w:rStyle w:val="fontstyle01"/>
        </w:rPr>
        <w:tab/>
      </w:r>
      <w:r w:rsidRPr="00225D57">
        <w:rPr>
          <w:rFonts w:ascii="Times New Roman" w:hAnsi="Times New Roman" w:cs="Times New Roman" w:hint="eastAsia"/>
          <w:sz w:val="24"/>
          <w:szCs w:val="28"/>
        </w:rPr>
        <w:t>the sum of niobium and vanadium concentrations</w:t>
      </w:r>
      <w:r>
        <w:rPr>
          <w:rStyle w:val="fontstyle01"/>
        </w:rPr>
        <w:t xml:space="preserve"> </w:t>
      </w:r>
    </w:p>
    <w:p w14:paraId="36A34CD2" w14:textId="1B3FA0C1" w:rsidR="001F625F" w:rsidRPr="00225D57"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Ni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nickel</w:t>
      </w:r>
    </w:p>
    <w:p w14:paraId="223C3146" w14:textId="2DEE5E59" w:rsidR="00F217B7" w:rsidRDefault="00F217B7" w:rsidP="00F217B7">
      <w:pPr>
        <w:rPr>
          <w:rFonts w:ascii="Times New Roman" w:hAnsi="Times New Roman" w:cs="Times New Roman"/>
          <w:sz w:val="24"/>
          <w:szCs w:val="28"/>
        </w:rPr>
      </w:pPr>
      <w:commentRangeStart w:id="926"/>
      <w:r>
        <w:rPr>
          <w:rFonts w:ascii="Times New Roman" w:hAnsi="Times New Roman" w:cs="Times New Roman" w:hint="eastAsia"/>
          <w:sz w:val="24"/>
          <w:szCs w:val="28"/>
        </w:rPr>
        <w:t>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applied stress</w:t>
      </w:r>
    </w:p>
    <w:p w14:paraId="2CA651AD" w14:textId="7D5818B2"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P</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Phosphorus</w:t>
      </w:r>
      <w:commentRangeEnd w:id="926"/>
      <w:r w:rsidR="00C2181C">
        <w:rPr>
          <w:rStyle w:val="a6"/>
        </w:rPr>
        <w:commentReference w:id="926"/>
      </w:r>
    </w:p>
    <w:p w14:paraId="48428BE7" w14:textId="4EE8B6E5" w:rsidR="004F378F" w:rsidRDefault="004F378F" w:rsidP="004F378F">
      <w:pPr>
        <w:rPr>
          <w:rFonts w:ascii="Times New Roman" w:hAnsi="Times New Roman" w:cs="Times New Roman"/>
          <w:sz w:val="24"/>
          <w:szCs w:val="28"/>
        </w:rPr>
      </w:pPr>
      <w:r w:rsidRPr="004F378F">
        <w:rPr>
          <w:rFonts w:ascii="Times New Roman" w:hAnsi="Times New Roman" w:cs="Times New Roman"/>
          <w:sz w:val="24"/>
          <w:szCs w:val="28"/>
        </w:rPr>
        <w:t>P</w:t>
      </w:r>
      <w:r w:rsidRPr="00225D57">
        <w:rPr>
          <w:rFonts w:ascii="Times New Roman" w:hAnsi="Times New Roman" w:cs="Times New Roman"/>
          <w:sz w:val="24"/>
          <w:szCs w:val="28"/>
          <w:vertAlign w:val="subscript"/>
        </w:rPr>
        <w:t>CO2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F378F">
        <w:rPr>
          <w:rFonts w:ascii="Times New Roman" w:hAnsi="Times New Roman" w:cs="Times New Roman"/>
          <w:sz w:val="24"/>
          <w:szCs w:val="28"/>
        </w:rPr>
        <w:t>pressure of</w:t>
      </w:r>
      <w:r>
        <w:rPr>
          <w:rFonts w:ascii="Times New Roman" w:hAnsi="Times New Roman" w:cs="Times New Roman"/>
          <w:sz w:val="24"/>
          <w:szCs w:val="28"/>
        </w:rPr>
        <w:t xml:space="preserve"> </w:t>
      </w:r>
      <w:r w:rsidRPr="004F378F">
        <w:rPr>
          <w:rFonts w:ascii="Times New Roman" w:hAnsi="Times New Roman" w:cs="Times New Roman"/>
          <w:sz w:val="24"/>
          <w:szCs w:val="28"/>
        </w:rPr>
        <w:t>purged CO2</w:t>
      </w:r>
    </w:p>
    <w:p w14:paraId="5F457642" w14:textId="10A82773" w:rsidR="004F378F" w:rsidRDefault="004F378F" w:rsidP="00F217B7">
      <w:pPr>
        <w:rPr>
          <w:rFonts w:ascii="Times New Roman" w:hAnsi="Times New Roman" w:cs="Times New Roman"/>
          <w:sz w:val="24"/>
          <w:szCs w:val="28"/>
        </w:rPr>
      </w:pPr>
      <w:r w:rsidRPr="00225D57">
        <w:rPr>
          <w:rFonts w:ascii="Times New Roman" w:hAnsi="Times New Roman" w:cs="Times New Roman"/>
          <w:sz w:val="24"/>
          <w:szCs w:val="28"/>
        </w:rPr>
        <w:t>P</w:t>
      </w:r>
      <w:r w:rsidRPr="00225D57">
        <w:rPr>
          <w:rFonts w:ascii="Times New Roman" w:hAnsi="Times New Roman" w:cs="Times New Roman"/>
          <w:sz w:val="24"/>
          <w:szCs w:val="28"/>
          <w:vertAlign w:val="subscript"/>
        </w:rPr>
        <w:t>O2</w:t>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sidRPr="004F378F">
        <w:rPr>
          <w:rFonts w:ascii="Times New Roman" w:hAnsi="Times New Roman" w:cs="Times New Roman"/>
          <w:sz w:val="24"/>
          <w:szCs w:val="28"/>
        </w:rPr>
        <w:t>relative pressure of oxygen</w:t>
      </w:r>
    </w:p>
    <w:p w14:paraId="1DFE2066" w14:textId="192AD867" w:rsidR="002C1800" w:rsidRDefault="002C1800" w:rsidP="00F217B7">
      <w:pPr>
        <w:rPr>
          <w:rFonts w:ascii="Times New Roman" w:hAnsi="Times New Roman" w:cs="Times New Roman"/>
          <w:sz w:val="24"/>
          <w:szCs w:val="28"/>
        </w:rPr>
      </w:pPr>
      <w:r w:rsidRPr="002C1800">
        <w:rPr>
          <w:rFonts w:ascii="Times New Roman" w:hAnsi="Times New Roman" w:cs="Times New Roman"/>
          <w:sz w:val="24"/>
          <w:szCs w:val="28"/>
        </w:rPr>
        <w:t>PTFE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Polytetrafluoroethylene</w:t>
      </w:r>
    </w:p>
    <w:p w14:paraId="30B3F0A7" w14:textId="77777777" w:rsidR="00C2181C" w:rsidRDefault="00C2181C" w:rsidP="00C2181C">
      <w:pPr>
        <w:rPr>
          <w:rFonts w:ascii="Times New Roman" w:hAnsi="Times New Roman" w:cs="Times New Roman"/>
          <w:sz w:val="24"/>
          <w:szCs w:val="28"/>
        </w:rPr>
      </w:pPr>
      <w:r w:rsidRPr="00D83938">
        <w:rPr>
          <w:rFonts w:ascii="Times New Roman" w:hAnsi="Times New Roman" w:cs="Times New Roman"/>
          <w:sz w:val="24"/>
          <w:szCs w:val="28"/>
        </w:rPr>
        <w:t xml:space="preserve">Q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 xml:space="preserve">charge amount </w:t>
      </w:r>
    </w:p>
    <w:p w14:paraId="239152EF" w14:textId="30C46587" w:rsidR="00602D2B" w:rsidRDefault="000F7CBE" w:rsidP="00602D2B">
      <w:pPr>
        <w:rPr>
          <w:rFonts w:ascii="Times New Roman" w:hAnsi="Times New Roman" w:cs="Times New Roman"/>
          <w:sz w:val="24"/>
          <w:szCs w:val="28"/>
        </w:rPr>
      </w:pP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r w:rsidR="00602D2B">
        <w:rPr>
          <w:rFonts w:ascii="Times New Roman" w:hAnsi="Times New Roman" w:cs="Times New Roman"/>
          <w:sz w:val="24"/>
          <w:szCs w:val="28"/>
        </w:rPr>
        <w:t xml:space="preserve"> </w:t>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sidRPr="00602D2B">
        <w:rPr>
          <w:rFonts w:ascii="Times New Roman" w:hAnsi="Times New Roman" w:cs="Times New Roman"/>
          <w:sz w:val="24"/>
          <w:szCs w:val="28"/>
        </w:rPr>
        <w:t xml:space="preserve">planar anisotropy </w:t>
      </w:r>
    </w:p>
    <w:p w14:paraId="47FDC09E" w14:textId="4BA82A9E" w:rsidR="00982155" w:rsidRPr="00525427" w:rsidRDefault="00B54D70" w:rsidP="00F217B7">
      <w:pPr>
        <w:rPr>
          <w:rFonts w:ascii="Times New Roman" w:hAnsi="Times New Roman" w:cs="Times New Roman"/>
          <w:sz w:val="24"/>
          <w:szCs w:val="28"/>
        </w:rPr>
      </w:pPr>
      <w:r w:rsidRPr="00B54D70">
        <w:rPr>
          <w:rFonts w:ascii="Times New Roman" w:hAnsi="Times New Roman" w:cs="Times New Roman"/>
          <w:sz w:val="24"/>
          <w:szCs w:val="28"/>
        </w:rPr>
        <w:t>R</w:t>
      </w:r>
      <w:r w:rsidRPr="00225D57">
        <w:rPr>
          <w:rFonts w:ascii="Times New Roman" w:hAnsi="Times New Roman" w:cs="Times New Roman"/>
          <w:sz w:val="24"/>
          <w:szCs w:val="28"/>
          <w:vertAlign w:val="subscript"/>
        </w:rPr>
        <w:t>a</w:t>
      </w:r>
      <w:r>
        <w:rPr>
          <w:rFonts w:ascii="Times New Roman" w:hAnsi="Times New Roman" w:cs="Times New Roman"/>
          <w:sz w:val="24"/>
          <w:szCs w:val="28"/>
          <w:vertAlign w:val="subscript"/>
        </w:rPr>
        <w:t xml:space="preserve"> </w:t>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sidRPr="00225D57">
        <w:rPr>
          <w:rFonts w:ascii="Times New Roman" w:hAnsi="Times New Roman" w:cs="Times New Roman"/>
          <w:sz w:val="24"/>
          <w:szCs w:val="28"/>
        </w:rPr>
        <w:t>surface roughness</w:t>
      </w:r>
    </w:p>
    <w:p w14:paraId="1F62BCB1" w14:textId="5524300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Re</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Rhenium</w:t>
      </w:r>
    </w:p>
    <w:p w14:paraId="5B5BB6D8" w14:textId="3E648C93"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R</w:t>
      </w:r>
      <w:r>
        <w:rPr>
          <w:rFonts w:ascii="Times New Roman" w:hAnsi="Times New Roman" w:cs="Times New Roman"/>
          <w:sz w:val="24"/>
          <w:szCs w:val="28"/>
        </w:rPr>
        <w:t>H</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relative humidity</w:t>
      </w:r>
    </w:p>
    <w:p w14:paraId="68826BE3" w14:textId="3271ACE8" w:rsidR="00F217B7" w:rsidRDefault="00F217B7" w:rsidP="00F217B7">
      <w:pPr>
        <w:rPr>
          <w:rFonts w:ascii="Times New Roman" w:hAnsi="Times New Roman" w:cs="Times New Roman"/>
          <w:sz w:val="24"/>
          <w:szCs w:val="28"/>
        </w:rPr>
      </w:pPr>
      <w:proofErr w:type="spellStart"/>
      <w:r>
        <w:rPr>
          <w:rFonts w:ascii="Times New Roman" w:hAnsi="Times New Roman" w:cs="Times New Roman"/>
          <w:sz w:val="24"/>
          <w:szCs w:val="28"/>
        </w:rPr>
        <w:t>R</w:t>
      </w:r>
      <w:r w:rsidRPr="007422EB">
        <w:rPr>
          <w:rFonts w:ascii="Times New Roman" w:hAnsi="Times New Roman" w:cs="Times New Roman"/>
          <w:sz w:val="24"/>
          <w:szCs w:val="28"/>
          <w:vertAlign w:val="subscript"/>
        </w:rPr>
        <w:t>p</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hint="eastAsia"/>
          <w:sz w:val="24"/>
          <w:szCs w:val="28"/>
        </w:rPr>
        <w:t>p</w:t>
      </w:r>
      <w:r>
        <w:rPr>
          <w:rFonts w:ascii="Times New Roman" w:hAnsi="Times New Roman" w:cs="Times New Roman"/>
          <w:sz w:val="24"/>
          <w:szCs w:val="28"/>
        </w:rPr>
        <w:t>olarization resistance</w:t>
      </w:r>
    </w:p>
    <w:p w14:paraId="1D0AC46A" w14:textId="047C4F36" w:rsidR="00F217B7" w:rsidRDefault="00F217B7" w:rsidP="00F217B7">
      <w:pPr>
        <w:rPr>
          <w:rFonts w:ascii="Times New Roman" w:hAnsi="Times New Roman" w:cs="Times New Roman"/>
          <w:sz w:val="24"/>
          <w:szCs w:val="28"/>
        </w:rPr>
      </w:pPr>
      <w:commentRangeStart w:id="927"/>
      <w:r>
        <w:rPr>
          <w:rFonts w:ascii="Times New Roman" w:hAnsi="Times New Roman" w:cs="Times New Roman" w:hint="eastAsia"/>
          <w:sz w:val="24"/>
          <w:szCs w:val="28"/>
        </w:rPr>
        <w:t>S</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w:t>
      </w:r>
    </w:p>
    <w:p w14:paraId="7A691259" w14:textId="1DC7F16C" w:rsidR="00D0298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Sulfur</w:t>
      </w:r>
      <w:commentRangeEnd w:id="927"/>
      <w:r w:rsidR="00C2181C">
        <w:rPr>
          <w:rStyle w:val="a6"/>
        </w:rPr>
        <w:commentReference w:id="927"/>
      </w:r>
    </w:p>
    <w:p w14:paraId="11174F6B" w14:textId="17F65669" w:rsidR="00615ADC" w:rsidRDefault="00615ADC" w:rsidP="00F217B7">
      <w:pPr>
        <w:rPr>
          <w:rFonts w:ascii="Times New Roman" w:hAnsi="Times New Roman" w:cs="Times New Roman"/>
          <w:sz w:val="24"/>
          <w:szCs w:val="28"/>
        </w:rPr>
      </w:pPr>
      <w:r>
        <w:rPr>
          <w:rFonts w:ascii="Times New Roman" w:hAnsi="Times New Roman" w:cs="Times New Roman"/>
          <w:sz w:val="24"/>
          <w:szCs w:val="28"/>
        </w:rPr>
        <w:t>S</w:t>
      </w:r>
      <w:r w:rsidRPr="00615ADC">
        <w:rPr>
          <w:rFonts w:ascii="Times New Roman" w:hAnsi="Times New Roman" w:cs="Times New Roman"/>
          <w:sz w:val="24"/>
          <w:szCs w:val="28"/>
        </w:rPr>
        <w:t>b</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w:t>
      </w:r>
      <w:r w:rsidRPr="00615ADC">
        <w:rPr>
          <w:rFonts w:ascii="Times New Roman" w:hAnsi="Times New Roman" w:cs="Times New Roman"/>
          <w:sz w:val="24"/>
          <w:szCs w:val="28"/>
        </w:rPr>
        <w:t>ntimony</w:t>
      </w:r>
    </w:p>
    <w:p w14:paraId="3320F88B" w14:textId="0D2D28F9" w:rsidR="007F48C1" w:rsidRDefault="007F48C1" w:rsidP="00F217B7">
      <w:pPr>
        <w:rPr>
          <w:rFonts w:ascii="Times New Roman" w:hAnsi="Times New Roman" w:cs="Times New Roman"/>
          <w:sz w:val="24"/>
          <w:szCs w:val="28"/>
        </w:rPr>
      </w:pPr>
      <w:r w:rsidRPr="007F48C1">
        <w:rPr>
          <w:rFonts w:ascii="Times New Roman" w:hAnsi="Times New Roman" w:cs="Times New Roman"/>
          <w:sz w:val="24"/>
          <w:szCs w:val="28"/>
        </w:rPr>
        <w:t>SCC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w:t>
      </w:r>
      <w:r w:rsidRPr="007F48C1">
        <w:rPr>
          <w:rFonts w:ascii="Times New Roman" w:hAnsi="Times New Roman" w:cs="Times New Roman"/>
          <w:sz w:val="24"/>
          <w:szCs w:val="28"/>
        </w:rPr>
        <w:t xml:space="preserve">tress </w:t>
      </w:r>
      <w:r>
        <w:rPr>
          <w:rFonts w:ascii="Times New Roman" w:hAnsi="Times New Roman" w:cs="Times New Roman"/>
          <w:sz w:val="24"/>
          <w:szCs w:val="28"/>
        </w:rPr>
        <w:t>c</w:t>
      </w:r>
      <w:r w:rsidRPr="007F48C1">
        <w:rPr>
          <w:rFonts w:ascii="Times New Roman" w:hAnsi="Times New Roman" w:cs="Times New Roman"/>
          <w:sz w:val="24"/>
          <w:szCs w:val="28"/>
        </w:rPr>
        <w:t xml:space="preserve">orrosion </w:t>
      </w:r>
      <w:r>
        <w:rPr>
          <w:rFonts w:ascii="Times New Roman" w:hAnsi="Times New Roman" w:cs="Times New Roman"/>
          <w:sz w:val="24"/>
          <w:szCs w:val="28"/>
        </w:rPr>
        <w:t>c</w:t>
      </w:r>
      <w:r w:rsidRPr="007F48C1">
        <w:rPr>
          <w:rFonts w:ascii="Times New Roman" w:hAnsi="Times New Roman" w:cs="Times New Roman"/>
          <w:sz w:val="24"/>
          <w:szCs w:val="28"/>
        </w:rPr>
        <w:t>racking</w:t>
      </w:r>
    </w:p>
    <w:p w14:paraId="18898917" w14:textId="537DFCE3"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Silicon</w:t>
      </w:r>
    </w:p>
    <w:p w14:paraId="3ED0F07E" w14:textId="023DBFBC"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SIF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stress intensity factor</w:t>
      </w:r>
    </w:p>
    <w:p w14:paraId="2C6652CE" w14:textId="235B6BCE" w:rsidR="006C3A15" w:rsidRDefault="006C3A15" w:rsidP="006C3A15">
      <w:pPr>
        <w:rPr>
          <w:rFonts w:ascii="Times New Roman" w:hAnsi="Times New Roman" w:cs="Times New Roman"/>
          <w:sz w:val="24"/>
          <w:szCs w:val="28"/>
        </w:rPr>
      </w:pPr>
      <w:r w:rsidRPr="006C3A15">
        <w:rPr>
          <w:rFonts w:ascii="Times New Roman" w:hAnsi="Times New Roman" w:cs="Times New Roman"/>
          <w:sz w:val="24"/>
          <w:szCs w:val="28"/>
        </w:rPr>
        <w:lastRenderedPageBreak/>
        <w:t>SL</w:t>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Pr="006C3A15">
        <w:rPr>
          <w:rFonts w:ascii="Times New Roman" w:hAnsi="Times New Roman" w:cs="Times New Roman"/>
          <w:sz w:val="24"/>
          <w:szCs w:val="28"/>
        </w:rPr>
        <w:t>stress level of concrete</w:t>
      </w:r>
    </w:p>
    <w:p w14:paraId="0543816D" w14:textId="3417F61D" w:rsidR="00615ADC" w:rsidRDefault="00615ADC" w:rsidP="006C3A15">
      <w:pPr>
        <w:rPr>
          <w:rFonts w:ascii="Times New Roman" w:hAnsi="Times New Roman" w:cs="Times New Roman"/>
          <w:sz w:val="24"/>
          <w:szCs w:val="28"/>
        </w:rPr>
      </w:pPr>
      <w:r w:rsidRPr="00615ADC">
        <w:rPr>
          <w:rFonts w:ascii="Times New Roman" w:hAnsi="Times New Roman" w:cs="Times New Roman"/>
          <w:sz w:val="24"/>
          <w:szCs w:val="28"/>
        </w:rPr>
        <w:t>Sn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Tin</w:t>
      </w:r>
    </w:p>
    <w:p w14:paraId="2869A8CA" w14:textId="77777777" w:rsidR="004C6DE8" w:rsidRPr="009031EA" w:rsidRDefault="004C6DE8" w:rsidP="004C6DE8">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roofErr w:type="spellStart"/>
      <w:r w:rsidRPr="00DD2788">
        <w:rPr>
          <w:rFonts w:ascii="Times New Roman" w:hAnsi="Times New Roman" w:cs="Times New Roman"/>
          <w:sz w:val="24"/>
          <w:szCs w:val="28"/>
        </w:rPr>
        <w:t>sulphur</w:t>
      </w:r>
      <w:proofErr w:type="spellEnd"/>
      <w:r w:rsidRPr="00DD2788">
        <w:rPr>
          <w:rFonts w:ascii="Times New Roman" w:hAnsi="Times New Roman" w:cs="Times New Roman"/>
          <w:sz w:val="24"/>
          <w:szCs w:val="28"/>
        </w:rPr>
        <w:t xml:space="preserve"> dioxide</w:t>
      </w:r>
    </w:p>
    <w:p w14:paraId="49FB6059" w14:textId="4966D22F"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SP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 xml:space="preserve">superplasticizer </w:t>
      </w:r>
    </w:p>
    <w:p w14:paraId="411DDD9D" w14:textId="07F619DF"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 rate</w:t>
      </w:r>
    </w:p>
    <w:p w14:paraId="6B2E3224" w14:textId="1D9E2D04" w:rsidR="004C6DE8" w:rsidRDefault="004C6DE8" w:rsidP="004C6DE8">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temperature</w:t>
      </w:r>
    </w:p>
    <w:p w14:paraId="5831AE52" w14:textId="7748344A" w:rsidR="006C3A15" w:rsidRDefault="006C3A15" w:rsidP="004C6DE8">
      <w:pPr>
        <w:rPr>
          <w:rFonts w:ascii="Times New Roman" w:hAnsi="Times New Roman" w:cs="Times New Roman"/>
          <w:sz w:val="24"/>
          <w:szCs w:val="28"/>
        </w:rPr>
      </w:pPr>
      <w:r w:rsidRPr="006C3A15">
        <w:rPr>
          <w:rFonts w:ascii="Times New Roman" w:hAnsi="Times New Roman" w:cs="Times New Roman"/>
          <w:sz w:val="24"/>
          <w:szCs w:val="28"/>
        </w:rPr>
        <w:t xml:space="preserve">TA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testing age</w:t>
      </w:r>
    </w:p>
    <w:p w14:paraId="6C7A34DD" w14:textId="5BB1AE1A"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Ti</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titanium</w:t>
      </w:r>
    </w:p>
    <w:p w14:paraId="4A71034C" w14:textId="21C9C7C3" w:rsidR="002C1800" w:rsidRDefault="002C1800" w:rsidP="004C6DE8">
      <w:pPr>
        <w:rPr>
          <w:rFonts w:ascii="Times New Roman" w:hAnsi="Times New Roman" w:cs="Times New Roman"/>
          <w:sz w:val="24"/>
          <w:szCs w:val="28"/>
        </w:rPr>
      </w:pPr>
      <w:r w:rsidRPr="002C1800">
        <w:rPr>
          <w:rFonts w:ascii="Times New Roman" w:hAnsi="Times New Roman" w:cs="Times New Roman"/>
          <w:sz w:val="24"/>
          <w:szCs w:val="28"/>
        </w:rPr>
        <w:t>TiO2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titanium dioxide</w:t>
      </w:r>
    </w:p>
    <w:p w14:paraId="2CDBD745" w14:textId="77777777" w:rsidR="00C2181C" w:rsidRDefault="00C2181C" w:rsidP="00C2181C">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OW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time of wetness</w:t>
      </w:r>
    </w:p>
    <w:p w14:paraId="6B2CC05F" w14:textId="258580E5" w:rsidR="00D0298C" w:rsidRDefault="00D0298C" w:rsidP="004C6DE8">
      <w:pPr>
        <w:rPr>
          <w:rFonts w:ascii="Times New Roman" w:hAnsi="Times New Roman" w:cs="Times New Roman"/>
          <w:sz w:val="24"/>
          <w:szCs w:val="28"/>
        </w:rPr>
      </w:pPr>
      <w:r w:rsidRPr="00D0298C">
        <w:rPr>
          <w:rFonts w:ascii="Times New Roman" w:hAnsi="Times New Roman" w:cs="Times New Roman"/>
          <w:sz w:val="24"/>
          <w:szCs w:val="28"/>
        </w:rPr>
        <w:t>U</w:t>
      </w:r>
      <w:r w:rsidRPr="00225D57">
        <w:rPr>
          <w:rFonts w:ascii="Times New Roman" w:hAnsi="Times New Roman" w:cs="Times New Roman"/>
          <w:sz w:val="24"/>
          <w:szCs w:val="28"/>
          <w:vertAlign w:val="subscript"/>
        </w:rPr>
        <w:t>p</w:t>
      </w:r>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sidRPr="00225D57">
        <w:rPr>
          <w:rFonts w:ascii="Times New Roman" w:hAnsi="Times New Roman" w:cs="Times New Roman" w:hint="eastAsia"/>
          <w:sz w:val="24"/>
          <w:szCs w:val="28"/>
        </w:rPr>
        <w:t>ultrasonic power</w:t>
      </w:r>
    </w:p>
    <w:p w14:paraId="4B594745" w14:textId="546E8130" w:rsidR="00176FE5" w:rsidRDefault="00176FE5" w:rsidP="004C6DE8">
      <w:pPr>
        <w:rPr>
          <w:rFonts w:ascii="Times New Roman" w:hAnsi="Times New Roman" w:cs="Times New Roman"/>
          <w:sz w:val="24"/>
          <w:szCs w:val="28"/>
        </w:rPr>
      </w:pPr>
      <w:r w:rsidRPr="00176FE5">
        <w:rPr>
          <w:rFonts w:ascii="Times New Roman" w:hAnsi="Times New Roman" w:cs="Times New Roman"/>
          <w:sz w:val="24"/>
          <w:szCs w:val="28"/>
        </w:rPr>
        <w:t>UTS</w:t>
      </w:r>
      <w:r w:rsidRPr="00176FE5">
        <w:t xml:space="preserve"> </w:t>
      </w:r>
      <w:r>
        <w:tab/>
      </w:r>
      <w:r>
        <w:tab/>
      </w:r>
      <w:r>
        <w:tab/>
      </w:r>
      <w:r>
        <w:tab/>
      </w:r>
      <w:r w:rsidRPr="00225D57">
        <w:rPr>
          <w:rFonts w:ascii="Times New Roman" w:hAnsi="Times New Roman" w:cs="Times New Roman" w:hint="eastAsia"/>
          <w:sz w:val="24"/>
          <w:szCs w:val="28"/>
        </w:rPr>
        <w:t>ultimate tensile strength</w:t>
      </w:r>
    </w:p>
    <w:p w14:paraId="1D46EFAA" w14:textId="19C09BD9" w:rsidR="004C6DE8" w:rsidRDefault="004C6DE8" w:rsidP="004C6DE8">
      <w:pPr>
        <w:rPr>
          <w:rFonts w:ascii="Times New Roman" w:hAnsi="Times New Roman" w:cs="Times New Roman"/>
          <w:sz w:val="24"/>
          <w:szCs w:val="28"/>
        </w:rPr>
      </w:pPr>
      <w:r w:rsidRPr="004C6DE8">
        <w:rPr>
          <w:rFonts w:ascii="Times New Roman" w:hAnsi="Times New Roman" w:cs="Times New Roman"/>
          <w:sz w:val="24"/>
          <w:szCs w:val="28"/>
        </w:rPr>
        <w:t>UV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ultrasonic velocity</w:t>
      </w:r>
    </w:p>
    <w:p w14:paraId="0D27880F" w14:textId="3301DDA2"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 xml:space="preserve">V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vanadium</w:t>
      </w:r>
    </w:p>
    <w:p w14:paraId="69A06498" w14:textId="5F55C445" w:rsidR="00B54D70" w:rsidRDefault="00B54D70" w:rsidP="004C6DE8">
      <w:pPr>
        <w:rPr>
          <w:rFonts w:ascii="Times New Roman" w:hAnsi="Times New Roman" w:cs="Times New Roman"/>
          <w:sz w:val="24"/>
          <w:szCs w:val="28"/>
        </w:rPr>
      </w:pPr>
      <w:r w:rsidRPr="00846E86">
        <w:rPr>
          <w:rFonts w:ascii="Times New Roman" w:hAnsi="Times New Roman" w:cs="Times New Roman"/>
          <w:i/>
          <w:iCs/>
          <w:sz w:val="24"/>
          <w:szCs w:val="28"/>
        </w:rPr>
        <w:t>v</w:t>
      </w:r>
      <w:r w:rsidRPr="00B54D70">
        <w:t xml:space="preserve"> </w:t>
      </w:r>
      <w:r>
        <w:tab/>
      </w:r>
      <w:r>
        <w:tab/>
      </w:r>
      <w:r>
        <w:tab/>
      </w:r>
      <w:r>
        <w:tab/>
      </w:r>
      <w:r w:rsidRPr="00B54D70">
        <w:rPr>
          <w:rFonts w:ascii="Times New Roman" w:hAnsi="Times New Roman" w:cs="Times New Roman"/>
          <w:sz w:val="24"/>
          <w:szCs w:val="28"/>
        </w:rPr>
        <w:t>cutting speed</w:t>
      </w:r>
    </w:p>
    <w:p w14:paraId="131C2862" w14:textId="7306DE28" w:rsidR="001F625F" w:rsidRDefault="001F625F" w:rsidP="00465724">
      <w:pPr>
        <w:rPr>
          <w:rFonts w:ascii="Times New Roman" w:hAnsi="Times New Roman" w:cs="Times New Roman"/>
          <w:sz w:val="24"/>
          <w:szCs w:val="28"/>
        </w:rPr>
      </w:pPr>
      <w:proofErr w:type="spellStart"/>
      <w:r>
        <w:rPr>
          <w:rStyle w:val="fontstyle01"/>
        </w:rPr>
        <w:t>VTiNb</w:t>
      </w:r>
      <w:proofErr w:type="spellEnd"/>
      <w:r>
        <w:rPr>
          <w:rStyle w:val="fontstyle01"/>
        </w:rPr>
        <w:tab/>
      </w:r>
      <w:r>
        <w:rPr>
          <w:rStyle w:val="fontstyle01"/>
        </w:rPr>
        <w:tab/>
      </w:r>
      <w:r>
        <w:rPr>
          <w:rStyle w:val="fontstyle01"/>
        </w:rPr>
        <w:tab/>
      </w:r>
      <w:r>
        <w:rPr>
          <w:rStyle w:val="fontstyle01"/>
        </w:rPr>
        <w:tab/>
      </w:r>
      <w:r w:rsidRPr="001F625F">
        <w:rPr>
          <w:rFonts w:ascii="Times New Roman" w:hAnsi="Times New Roman" w:cs="Times New Roman"/>
          <w:sz w:val="24"/>
          <w:szCs w:val="28"/>
        </w:rPr>
        <w:t xml:space="preserve"> the sum</w:t>
      </w:r>
      <w:r>
        <w:rPr>
          <w:rFonts w:ascii="Times New Roman" w:hAnsi="Times New Roman" w:cs="Times New Roman"/>
          <w:sz w:val="24"/>
          <w:szCs w:val="28"/>
        </w:rPr>
        <w:t xml:space="preserve"> </w:t>
      </w:r>
      <w:r w:rsidRPr="001F625F">
        <w:rPr>
          <w:rFonts w:ascii="Times New Roman" w:hAnsi="Times New Roman" w:cs="Times New Roman"/>
          <w:sz w:val="24"/>
          <w:szCs w:val="28"/>
        </w:rPr>
        <w:t>of niobium, vanadium and titanium concentrations</w:t>
      </w:r>
    </w:p>
    <w:p w14:paraId="38CEF2BB" w14:textId="7B6E5C01" w:rsidR="00FC252D" w:rsidRDefault="00FC252D" w:rsidP="004C6DE8">
      <w:pPr>
        <w:rPr>
          <w:rFonts w:ascii="Times New Roman" w:hAnsi="Times New Roman" w:cs="Times New Roman"/>
          <w:sz w:val="24"/>
          <w:szCs w:val="28"/>
        </w:rPr>
      </w:pPr>
      <w:r w:rsidRPr="00D83938">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sample weight change</w:t>
      </w:r>
    </w:p>
    <w:p w14:paraId="53CC96D6" w14:textId="3BB506E9" w:rsidR="0020062D" w:rsidRDefault="0020062D" w:rsidP="004C6DE8">
      <w:pPr>
        <w:rPr>
          <w:rFonts w:ascii="Times New Roman" w:hAnsi="Times New Roman" w:cs="Times New Roman"/>
          <w:sz w:val="24"/>
          <w:szCs w:val="28"/>
        </w:rPr>
      </w:pPr>
      <w:r>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frequency</w:t>
      </w:r>
    </w:p>
    <w:p w14:paraId="673B6BCA" w14:textId="359E0253" w:rsidR="0087276F" w:rsidRDefault="0087276F" w:rsidP="00F217B7">
      <w:pPr>
        <w:rPr>
          <w:rFonts w:ascii="Times New Roman" w:hAnsi="Times New Roman" w:cs="Times New Roman"/>
          <w:sz w:val="24"/>
          <w:szCs w:val="28"/>
        </w:rPr>
      </w:pPr>
      <w:r w:rsidRPr="0087276F">
        <w:rPr>
          <w:rFonts w:ascii="Times New Roman" w:hAnsi="Times New Roman" w:cs="Times New Roman"/>
          <w:sz w:val="24"/>
          <w:szCs w:val="28"/>
        </w:rPr>
        <w:t>W/B</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87276F">
        <w:rPr>
          <w:rFonts w:ascii="Times New Roman" w:hAnsi="Times New Roman" w:cs="Times New Roman"/>
          <w:sz w:val="24"/>
          <w:szCs w:val="28"/>
        </w:rPr>
        <w:t>water-to-binder ratio</w:t>
      </w:r>
    </w:p>
    <w:p w14:paraId="09CBFB4E" w14:textId="7233E02B"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W/C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water-cement ratio</w:t>
      </w:r>
    </w:p>
    <w:p w14:paraId="31CBB856" w14:textId="7BBA3FFA" w:rsidR="00F217B7" w:rsidRDefault="00F217B7" w:rsidP="00F217B7">
      <w:pPr>
        <w:rPr>
          <w:rFonts w:ascii="Times New Roman" w:hAnsi="Times New Roman" w:cs="Times New Roman"/>
          <w:sz w:val="24"/>
          <w:szCs w:val="28"/>
        </w:rPr>
      </w:pPr>
      <w:r>
        <w:rPr>
          <w:rFonts w:ascii="Times New Roman" w:hAnsi="Times New Roman" w:cs="Times New Roman"/>
          <w:sz w:val="24"/>
          <w:szCs w:val="28"/>
        </w:rPr>
        <w:t>WV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wind velocity</w:t>
      </w:r>
    </w:p>
    <w:p w14:paraId="333549FD" w14:textId="7DACB874" w:rsidR="00176FE5" w:rsidRDefault="00176FE5" w:rsidP="00F217B7">
      <w:pPr>
        <w:rPr>
          <w:rFonts w:ascii="Times New Roman" w:hAnsi="Times New Roman" w:cs="Times New Roman"/>
          <w:sz w:val="24"/>
          <w:szCs w:val="28"/>
        </w:rPr>
      </w:pPr>
      <w:r w:rsidRPr="00176FE5">
        <w:rPr>
          <w:rFonts w:ascii="Times New Roman" w:hAnsi="Times New Roman" w:cs="Times New Roman"/>
          <w:sz w:val="24"/>
          <w:szCs w:val="28"/>
        </w:rPr>
        <w:t xml:space="preserve">YS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sz w:val="24"/>
          <w:szCs w:val="28"/>
        </w:rPr>
        <w:t xml:space="preserve">yield strength </w:t>
      </w:r>
    </w:p>
    <w:p w14:paraId="00EBB2FD" w14:textId="4B08B346" w:rsidR="00D6662D" w:rsidRDefault="007E5CC8" w:rsidP="00D6662D">
      <w:pPr>
        <w:rPr>
          <w:rFonts w:ascii="Times New Roman" w:hAnsi="Times New Roman" w:cs="Times New Roman"/>
          <w:sz w:val="24"/>
          <w:szCs w:val="28"/>
        </w:rPr>
      </w:pPr>
      <w:proofErr w:type="spellStart"/>
      <w:r w:rsidRPr="007E5CC8">
        <w:rPr>
          <w:rFonts w:ascii="Times New Roman" w:hAnsi="Times New Roman" w:cs="Times New Roman"/>
          <w:sz w:val="24"/>
          <w:szCs w:val="28"/>
        </w:rPr>
        <w:t>Zr</w:t>
      </w:r>
      <w:proofErr w:type="spellEnd"/>
      <w:r w:rsidRPr="007E5CC8">
        <w:rPr>
          <w:rFonts w:ascii="Times New Roman" w:hAnsi="Times New Roman" w:cs="Times New Roman"/>
          <w:sz w:val="24"/>
          <w:szCs w:val="28"/>
        </w:rPr>
        <w:t xml:space="preserve"> and Zi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7E5CC8">
        <w:rPr>
          <w:rFonts w:ascii="Times New Roman" w:hAnsi="Times New Roman" w:cs="Times New Roman"/>
          <w:sz w:val="24"/>
          <w:szCs w:val="28"/>
        </w:rPr>
        <w:t>real and imaginary impedances</w:t>
      </w:r>
    </w:p>
    <w:p w14:paraId="27D2550F" w14:textId="79FE07AB" w:rsidR="00D6662D" w:rsidRDefault="00D6662D" w:rsidP="00D6662D">
      <w:pPr>
        <w:rPr>
          <w:rFonts w:ascii="Times New Roman" w:hAnsi="Times New Roman" w:cs="Times New Roman"/>
          <w:sz w:val="24"/>
          <w:szCs w:val="28"/>
        </w:rPr>
      </w:pPr>
    </w:p>
    <w:p w14:paraId="2179366A" w14:textId="689F6748" w:rsidR="00D6662D" w:rsidRPr="00225D57" w:rsidRDefault="00D6662D" w:rsidP="00D6662D">
      <w:pPr>
        <w:pStyle w:val="1"/>
        <w:numPr>
          <w:ilvl w:val="0"/>
          <w:numId w:val="0"/>
        </w:numPr>
        <w:spacing w:after="240"/>
        <w:ind w:left="432"/>
      </w:pPr>
      <w:r>
        <w:lastRenderedPageBreak/>
        <w:t>Reference</w:t>
      </w:r>
    </w:p>
    <w:bookmarkEnd w:id="3"/>
    <w:p w14:paraId="0A478841" w14:textId="77777777" w:rsidR="00671DCC" w:rsidRPr="00671DCC" w:rsidRDefault="00205DC2" w:rsidP="00671DCC">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928" w:name="_ENREF_1"/>
      <w:r w:rsidR="00671DCC" w:rsidRPr="00671DCC">
        <w:rPr>
          <w:noProof/>
        </w:rPr>
        <w:t>1.</w:t>
      </w:r>
      <w:r w:rsidR="00671DCC" w:rsidRPr="00671DCC">
        <w:rPr>
          <w:noProof/>
        </w:rPr>
        <w:tab/>
        <w:t xml:space="preserve">Liu, Y., et al., </w:t>
      </w:r>
      <w:r w:rsidR="00671DCC" w:rsidRPr="00671DCC">
        <w:rPr>
          <w:i/>
          <w:noProof/>
        </w:rPr>
        <w:t>Artificial neural network modelling to predict hot deformation behaviour of zinc–aluminium alloy</w:t>
      </w:r>
      <w:r w:rsidR="00671DCC" w:rsidRPr="00671DCC">
        <w:rPr>
          <w:noProof/>
        </w:rPr>
        <w:t>. Vol. 29. 2013. 184-189.</w:t>
      </w:r>
      <w:bookmarkEnd w:id="928"/>
    </w:p>
    <w:p w14:paraId="07A42504" w14:textId="77777777" w:rsidR="00671DCC" w:rsidRPr="00671DCC" w:rsidRDefault="00671DCC" w:rsidP="00671DCC">
      <w:pPr>
        <w:pStyle w:val="EndNoteBibliography"/>
        <w:spacing w:after="0"/>
        <w:ind w:left="720" w:hanging="720"/>
        <w:rPr>
          <w:noProof/>
        </w:rPr>
      </w:pPr>
      <w:bookmarkStart w:id="929" w:name="_ENREF_2"/>
      <w:r w:rsidRPr="00671DCC">
        <w:rPr>
          <w:noProof/>
        </w:rPr>
        <w:t>2.</w:t>
      </w:r>
      <w:r w:rsidRPr="00671DCC">
        <w:rPr>
          <w:noProof/>
        </w:rPr>
        <w:tab/>
        <w:t xml:space="preserve">Huang, C., X. Jia, and Z. Zhang, </w:t>
      </w:r>
      <w:r w:rsidRPr="00671DCC">
        <w:rPr>
          <w:i/>
          <w:noProof/>
        </w:rPr>
        <w:t>A Modified Back Propagation Artificial Neural Network Model Based on Genetic Algorithm to Predict the Flow Behavior of 5754 Aluminum Alloy.</w:t>
      </w:r>
      <w:r w:rsidRPr="00671DCC">
        <w:rPr>
          <w:noProof/>
        </w:rPr>
        <w:t xml:space="preserve"> Materials (Basel), 2018. </w:t>
      </w:r>
      <w:r w:rsidRPr="00671DCC">
        <w:rPr>
          <w:b/>
          <w:noProof/>
        </w:rPr>
        <w:t>11</w:t>
      </w:r>
      <w:r w:rsidRPr="00671DCC">
        <w:rPr>
          <w:noProof/>
        </w:rPr>
        <w:t>(5).</w:t>
      </w:r>
      <w:bookmarkEnd w:id="929"/>
    </w:p>
    <w:p w14:paraId="3522A6BE" w14:textId="77777777" w:rsidR="00671DCC" w:rsidRPr="00671DCC" w:rsidRDefault="00671DCC" w:rsidP="00671DCC">
      <w:pPr>
        <w:pStyle w:val="EndNoteBibliography"/>
        <w:spacing w:after="0"/>
        <w:ind w:left="720" w:hanging="720"/>
        <w:rPr>
          <w:noProof/>
        </w:rPr>
      </w:pPr>
      <w:bookmarkStart w:id="930" w:name="_ENREF_3"/>
      <w:r w:rsidRPr="00671DCC">
        <w:rPr>
          <w:noProof/>
        </w:rPr>
        <w:t>3.</w:t>
      </w:r>
      <w:r w:rsidRPr="00671DCC">
        <w:rPr>
          <w:noProof/>
        </w:rPr>
        <w:tab/>
        <w:t xml:space="preserve">Bhadeshia, H.K.D.H., et al., </w:t>
      </w:r>
      <w:r w:rsidRPr="00671DCC">
        <w:rPr>
          <w:i/>
          <w:noProof/>
        </w:rPr>
        <w:t>Performance of neural networks in materials science.</w:t>
      </w:r>
      <w:r w:rsidRPr="00671DCC">
        <w:rPr>
          <w:noProof/>
        </w:rPr>
        <w:t xml:space="preserve"> Materials Science and Technology, 2009. </w:t>
      </w:r>
      <w:r w:rsidRPr="00671DCC">
        <w:rPr>
          <w:b/>
          <w:noProof/>
        </w:rPr>
        <w:t>25</w:t>
      </w:r>
      <w:r w:rsidRPr="00671DCC">
        <w:rPr>
          <w:noProof/>
        </w:rPr>
        <w:t>(4): p. 504-510.</w:t>
      </w:r>
      <w:bookmarkEnd w:id="930"/>
    </w:p>
    <w:p w14:paraId="4EABD3B7" w14:textId="77777777" w:rsidR="00671DCC" w:rsidRPr="00671DCC" w:rsidRDefault="00671DCC" w:rsidP="00671DCC">
      <w:pPr>
        <w:pStyle w:val="EndNoteBibliography"/>
        <w:spacing w:after="0"/>
        <w:ind w:left="720" w:hanging="720"/>
        <w:rPr>
          <w:noProof/>
        </w:rPr>
      </w:pPr>
      <w:bookmarkStart w:id="931" w:name="_ENREF_4"/>
      <w:r w:rsidRPr="00671DCC">
        <w:rPr>
          <w:noProof/>
        </w:rPr>
        <w:t>4.</w:t>
      </w:r>
      <w:r w:rsidRPr="00671DCC">
        <w:rPr>
          <w:noProof/>
        </w:rPr>
        <w:tab/>
        <w:t xml:space="preserve">Vera, R. and S. Ossandón, </w:t>
      </w:r>
      <w:r w:rsidRPr="00671DCC">
        <w:rPr>
          <w:i/>
          <w:noProof/>
        </w:rPr>
        <w:t>On the Prediction of Atmospheric Corrosion of Metals and Alloys in Chile Using Artificial Neural Networks</w:t>
      </w:r>
      <w:r w:rsidRPr="00671DCC">
        <w:rPr>
          <w:noProof/>
        </w:rPr>
        <w:t>. Vol. 9. 2014. 7131-7151.</w:t>
      </w:r>
      <w:bookmarkEnd w:id="931"/>
    </w:p>
    <w:p w14:paraId="539BF0DC" w14:textId="77777777" w:rsidR="00671DCC" w:rsidRPr="00671DCC" w:rsidRDefault="00671DCC" w:rsidP="00671DCC">
      <w:pPr>
        <w:pStyle w:val="EndNoteBibliography"/>
        <w:spacing w:after="0"/>
        <w:ind w:left="720" w:hanging="720"/>
        <w:rPr>
          <w:noProof/>
        </w:rPr>
      </w:pPr>
      <w:bookmarkStart w:id="932" w:name="_ENREF_5"/>
      <w:r w:rsidRPr="00671DCC">
        <w:rPr>
          <w:noProof/>
        </w:rPr>
        <w:t>5.</w:t>
      </w:r>
      <w:r w:rsidRPr="00671DCC">
        <w:rPr>
          <w:noProof/>
        </w:rPr>
        <w:tab/>
        <w:t xml:space="preserve">Graupe, D., </w:t>
      </w:r>
      <w:r w:rsidRPr="00671DCC">
        <w:rPr>
          <w:i/>
          <w:noProof/>
        </w:rPr>
        <w:t>Principles of Artificial Neural Networks</w:t>
      </w:r>
      <w:r w:rsidRPr="00671DCC">
        <w:rPr>
          <w:noProof/>
        </w:rPr>
        <w:t>. Advanced Series in Circuits and Systems. Vol. Volume 7. 2013: WORLD SCIENTIFIC. 384.</w:t>
      </w:r>
      <w:bookmarkEnd w:id="932"/>
    </w:p>
    <w:p w14:paraId="1C3B2C9D" w14:textId="77777777" w:rsidR="00671DCC" w:rsidRPr="00671DCC" w:rsidRDefault="00671DCC" w:rsidP="00671DCC">
      <w:pPr>
        <w:pStyle w:val="EndNoteBibliography"/>
        <w:spacing w:after="0"/>
        <w:ind w:left="720" w:hanging="720"/>
        <w:rPr>
          <w:noProof/>
        </w:rPr>
      </w:pPr>
      <w:bookmarkStart w:id="933" w:name="_ENREF_6"/>
      <w:r w:rsidRPr="00671DCC">
        <w:rPr>
          <w:noProof/>
        </w:rPr>
        <w:t>6.</w:t>
      </w:r>
      <w:r w:rsidRPr="00671DCC">
        <w:rPr>
          <w:noProof/>
        </w:rPr>
        <w:tab/>
        <w:t xml:space="preserve">Rojas, R., </w:t>
      </w:r>
      <w:r w:rsidRPr="00671DCC">
        <w:rPr>
          <w:i/>
          <w:noProof/>
        </w:rPr>
        <w:t>Neural networks: a systematic introduction</w:t>
      </w:r>
      <w:r w:rsidRPr="00671DCC">
        <w:rPr>
          <w:noProof/>
        </w:rPr>
        <w:t>. 1996: Springer-Verlag. 502.</w:t>
      </w:r>
      <w:bookmarkEnd w:id="933"/>
    </w:p>
    <w:p w14:paraId="087D72BF" w14:textId="77777777" w:rsidR="00671DCC" w:rsidRPr="00671DCC" w:rsidRDefault="00671DCC" w:rsidP="00671DCC">
      <w:pPr>
        <w:pStyle w:val="EndNoteBibliography"/>
        <w:spacing w:after="0"/>
        <w:ind w:left="720" w:hanging="720"/>
        <w:rPr>
          <w:noProof/>
        </w:rPr>
      </w:pPr>
      <w:bookmarkStart w:id="934" w:name="_ENREF_7"/>
      <w:r w:rsidRPr="00671DCC">
        <w:rPr>
          <w:noProof/>
        </w:rPr>
        <w:t>7.</w:t>
      </w:r>
      <w:r w:rsidRPr="00671DCC">
        <w:rPr>
          <w:noProof/>
        </w:rPr>
        <w:tab/>
        <w:t xml:space="preserve">Demuth, H.B., et al., </w:t>
      </w:r>
      <w:r w:rsidRPr="00671DCC">
        <w:rPr>
          <w:i/>
          <w:noProof/>
        </w:rPr>
        <w:t>Neural Network Design</w:t>
      </w:r>
      <w:r w:rsidRPr="00671DCC">
        <w:rPr>
          <w:noProof/>
        </w:rPr>
        <w:t>. 2014: Martin Hagan. 800.</w:t>
      </w:r>
      <w:bookmarkEnd w:id="934"/>
    </w:p>
    <w:p w14:paraId="51B10FBB" w14:textId="77777777" w:rsidR="00671DCC" w:rsidRPr="00671DCC" w:rsidRDefault="00671DCC" w:rsidP="00671DCC">
      <w:pPr>
        <w:pStyle w:val="EndNoteBibliography"/>
        <w:spacing w:after="0"/>
        <w:ind w:left="720" w:hanging="720"/>
        <w:rPr>
          <w:noProof/>
        </w:rPr>
      </w:pPr>
      <w:bookmarkStart w:id="935" w:name="_ENREF_8"/>
      <w:r w:rsidRPr="00671DCC">
        <w:rPr>
          <w:noProof/>
        </w:rPr>
        <w:t>8.</w:t>
      </w:r>
      <w:r w:rsidRPr="00671DCC">
        <w:rPr>
          <w:noProof/>
        </w:rPr>
        <w:tab/>
        <w:t xml:space="preserve">Fausett, L.V., </w:t>
      </w:r>
      <w:r w:rsidRPr="00671DCC">
        <w:rPr>
          <w:i/>
          <w:noProof/>
        </w:rPr>
        <w:t>Fundamentals of neural networks: architectures, algorithms, and applications</w:t>
      </w:r>
      <w:r w:rsidRPr="00671DCC">
        <w:rPr>
          <w:noProof/>
        </w:rPr>
        <w:t>. Vol. 3. 1994: Prentice-Hall Englewood Cliffs.</w:t>
      </w:r>
      <w:bookmarkEnd w:id="935"/>
    </w:p>
    <w:p w14:paraId="1688CF5D" w14:textId="77777777" w:rsidR="00671DCC" w:rsidRPr="00671DCC" w:rsidRDefault="00671DCC" w:rsidP="00671DCC">
      <w:pPr>
        <w:pStyle w:val="EndNoteBibliography"/>
        <w:spacing w:after="0"/>
        <w:ind w:left="720" w:hanging="720"/>
        <w:rPr>
          <w:noProof/>
        </w:rPr>
      </w:pPr>
      <w:bookmarkStart w:id="936" w:name="_ENREF_9"/>
      <w:r w:rsidRPr="00671DCC">
        <w:rPr>
          <w:noProof/>
        </w:rPr>
        <w:t>9.</w:t>
      </w:r>
      <w:r w:rsidRPr="00671DCC">
        <w:rPr>
          <w:noProof/>
        </w:rPr>
        <w:tab/>
        <w:t xml:space="preserve">J. Taylor, B., </w:t>
      </w:r>
      <w:r w:rsidRPr="00671DCC">
        <w:rPr>
          <w:i/>
          <w:noProof/>
        </w:rPr>
        <w:t>Methods and Procedures for the Verification and Validation of Artificial Neural Networks</w:t>
      </w:r>
      <w:r w:rsidRPr="00671DCC">
        <w:rPr>
          <w:noProof/>
        </w:rPr>
        <w:t>. 2006.</w:t>
      </w:r>
      <w:bookmarkEnd w:id="936"/>
    </w:p>
    <w:p w14:paraId="76B81234" w14:textId="77777777" w:rsidR="00671DCC" w:rsidRPr="00671DCC" w:rsidRDefault="00671DCC" w:rsidP="00671DCC">
      <w:pPr>
        <w:pStyle w:val="EndNoteBibliography"/>
        <w:spacing w:after="0"/>
        <w:ind w:left="720" w:hanging="720"/>
        <w:rPr>
          <w:noProof/>
        </w:rPr>
      </w:pPr>
      <w:bookmarkStart w:id="937" w:name="_ENREF_10"/>
      <w:r w:rsidRPr="00671DCC">
        <w:rPr>
          <w:noProof/>
        </w:rPr>
        <w:t>10.</w:t>
      </w:r>
      <w:r w:rsidRPr="00671DCC">
        <w:rPr>
          <w:noProof/>
        </w:rPr>
        <w:tab/>
        <w:t xml:space="preserve">Weingaertner, D., et al. </w:t>
      </w:r>
      <w:r w:rsidRPr="00671DCC">
        <w:rPr>
          <w:i/>
          <w:noProof/>
        </w:rPr>
        <w:t>Hierarchical evolution of heterogeneous neural networks</w:t>
      </w:r>
      <w:r w:rsidRPr="00671DCC">
        <w:rPr>
          <w:noProof/>
        </w:rPr>
        <w:t xml:space="preserve">. in </w:t>
      </w:r>
      <w:r w:rsidRPr="00671DCC">
        <w:rPr>
          <w:i/>
          <w:noProof/>
        </w:rPr>
        <w:t>Proceedings of the 2002 Congress on Evolutionary Computation. CEC'02 (Cat. No.02TH8600)</w:t>
      </w:r>
      <w:r w:rsidRPr="00671DCC">
        <w:rPr>
          <w:noProof/>
        </w:rPr>
        <w:t>. 2002.</w:t>
      </w:r>
      <w:bookmarkEnd w:id="937"/>
    </w:p>
    <w:p w14:paraId="10C9F478" w14:textId="77777777" w:rsidR="00671DCC" w:rsidRPr="00671DCC" w:rsidRDefault="00671DCC" w:rsidP="00671DCC">
      <w:pPr>
        <w:pStyle w:val="EndNoteBibliography"/>
        <w:spacing w:after="0"/>
        <w:ind w:left="720" w:hanging="720"/>
        <w:rPr>
          <w:noProof/>
        </w:rPr>
      </w:pPr>
      <w:bookmarkStart w:id="938" w:name="_ENREF_11"/>
      <w:r w:rsidRPr="00671DCC">
        <w:rPr>
          <w:noProof/>
        </w:rPr>
        <w:t>11.</w:t>
      </w:r>
      <w:r w:rsidRPr="00671DCC">
        <w:rPr>
          <w:noProof/>
        </w:rPr>
        <w:tab/>
        <w:t xml:space="preserve">Lee, A., et al., </w:t>
      </w:r>
      <w:r w:rsidRPr="00671DCC">
        <w:rPr>
          <w:i/>
          <w:noProof/>
        </w:rPr>
        <w:t>Conditional Activation for Diverse Neurons in Heterogeneous Networks</w:t>
      </w:r>
      <w:r w:rsidRPr="00671DCC">
        <w:rPr>
          <w:noProof/>
        </w:rPr>
        <w:t>. 2018.</w:t>
      </w:r>
      <w:bookmarkEnd w:id="938"/>
    </w:p>
    <w:p w14:paraId="57E4033C" w14:textId="77777777" w:rsidR="00671DCC" w:rsidRPr="00671DCC" w:rsidRDefault="00671DCC" w:rsidP="00671DCC">
      <w:pPr>
        <w:pStyle w:val="EndNoteBibliography"/>
        <w:spacing w:after="0"/>
        <w:ind w:left="720" w:hanging="720"/>
        <w:rPr>
          <w:noProof/>
        </w:rPr>
      </w:pPr>
      <w:bookmarkStart w:id="939" w:name="_ENREF_12"/>
      <w:r w:rsidRPr="00671DCC">
        <w:rPr>
          <w:noProof/>
        </w:rPr>
        <w:t>12.</w:t>
      </w:r>
      <w:r w:rsidRPr="00671DCC">
        <w:rPr>
          <w:noProof/>
        </w:rPr>
        <w:tab/>
        <w:t xml:space="preserve">Sinha, N.K., M.M. Gupta, and D.H. Rao. </w:t>
      </w:r>
      <w:r w:rsidRPr="00671DCC">
        <w:rPr>
          <w:i/>
          <w:noProof/>
        </w:rPr>
        <w:t>Dynamic neural networks: an overview</w:t>
      </w:r>
      <w:r w:rsidRPr="00671DCC">
        <w:rPr>
          <w:noProof/>
        </w:rPr>
        <w:t xml:space="preserve">. in </w:t>
      </w:r>
      <w:r w:rsidRPr="00671DCC">
        <w:rPr>
          <w:i/>
          <w:noProof/>
        </w:rPr>
        <w:t>Proceedings of IEEE International Conference on Industrial Technology 2000 (IEEE Cat. No.00TH8482)</w:t>
      </w:r>
      <w:r w:rsidRPr="00671DCC">
        <w:rPr>
          <w:noProof/>
        </w:rPr>
        <w:t>. 2000.</w:t>
      </w:r>
      <w:bookmarkEnd w:id="939"/>
    </w:p>
    <w:p w14:paraId="573474FD" w14:textId="77777777" w:rsidR="00671DCC" w:rsidRPr="00671DCC" w:rsidRDefault="00671DCC" w:rsidP="00671DCC">
      <w:pPr>
        <w:pStyle w:val="EndNoteBibliography"/>
        <w:spacing w:after="0"/>
        <w:ind w:left="720" w:hanging="720"/>
        <w:rPr>
          <w:noProof/>
        </w:rPr>
      </w:pPr>
      <w:bookmarkStart w:id="940" w:name="_ENREF_13"/>
      <w:r w:rsidRPr="00671DCC">
        <w:rPr>
          <w:noProof/>
        </w:rPr>
        <w:t>13.</w:t>
      </w:r>
      <w:r w:rsidRPr="00671DCC">
        <w:rPr>
          <w:noProof/>
        </w:rPr>
        <w:tab/>
        <w:t xml:space="preserve">Jain, A.K., J. Mao, and K.M. Mohiuddin, </w:t>
      </w:r>
      <w:r w:rsidRPr="00671DCC">
        <w:rPr>
          <w:i/>
          <w:noProof/>
        </w:rPr>
        <w:t>Artificial Neural Networks: A Tutorial.</w:t>
      </w:r>
      <w:r w:rsidRPr="00671DCC">
        <w:rPr>
          <w:noProof/>
        </w:rPr>
        <w:t xml:space="preserve"> IEEE Computer, 1996. </w:t>
      </w:r>
      <w:r w:rsidRPr="00671DCC">
        <w:rPr>
          <w:b/>
          <w:noProof/>
        </w:rPr>
        <w:t>29</w:t>
      </w:r>
      <w:r w:rsidRPr="00671DCC">
        <w:rPr>
          <w:noProof/>
        </w:rPr>
        <w:t>(3): p. 31-44.</w:t>
      </w:r>
      <w:bookmarkEnd w:id="940"/>
    </w:p>
    <w:p w14:paraId="44F4D030" w14:textId="0BE245E1" w:rsidR="00671DCC" w:rsidRPr="00671DCC" w:rsidRDefault="00671DCC" w:rsidP="00671DCC">
      <w:pPr>
        <w:pStyle w:val="EndNoteBibliography"/>
        <w:spacing w:after="0"/>
        <w:ind w:left="720" w:hanging="720"/>
        <w:rPr>
          <w:noProof/>
        </w:rPr>
      </w:pPr>
      <w:bookmarkStart w:id="941" w:name="_ENREF_14"/>
      <w:r w:rsidRPr="00671DCC">
        <w:rPr>
          <w:noProof/>
        </w:rPr>
        <w:t>14.</w:t>
      </w:r>
      <w:r w:rsidRPr="00671DCC">
        <w:rPr>
          <w:noProof/>
        </w:rPr>
        <w:tab/>
        <w:t xml:space="preserve">Networks, A.C.G.t.T.o.N., </w:t>
      </w:r>
      <w:r w:rsidRPr="00671DCC">
        <w:rPr>
          <w:i/>
          <w:noProof/>
        </w:rPr>
        <w:t>Available Online:.</w:t>
      </w:r>
      <w:r w:rsidRPr="00671DCC">
        <w:rPr>
          <w:noProof/>
        </w:rPr>
        <w:t xml:space="preserve"> </w:t>
      </w:r>
      <w:hyperlink r:id="rId201" w:history="1">
        <w:r w:rsidRPr="00671DCC">
          <w:rPr>
            <w:rStyle w:val="a9"/>
            <w:noProof/>
          </w:rPr>
          <w:t>https://www.digitalvidya.com/blog/types-of-neural-networks/</w:t>
        </w:r>
      </w:hyperlink>
      <w:r w:rsidRPr="00671DCC">
        <w:rPr>
          <w:noProof/>
        </w:rPr>
        <w:t>.</w:t>
      </w:r>
      <w:bookmarkEnd w:id="941"/>
    </w:p>
    <w:p w14:paraId="58DE618D" w14:textId="77777777" w:rsidR="00671DCC" w:rsidRPr="00671DCC" w:rsidRDefault="00671DCC" w:rsidP="00671DCC">
      <w:pPr>
        <w:pStyle w:val="EndNoteBibliography"/>
        <w:spacing w:after="0"/>
        <w:ind w:left="720" w:hanging="720"/>
        <w:rPr>
          <w:noProof/>
        </w:rPr>
      </w:pPr>
      <w:bookmarkStart w:id="942" w:name="_ENREF_15"/>
      <w:r w:rsidRPr="00671DCC">
        <w:rPr>
          <w:noProof/>
        </w:rPr>
        <w:t>15.</w:t>
      </w:r>
      <w:r w:rsidRPr="00671DCC">
        <w:rPr>
          <w:noProof/>
        </w:rPr>
        <w:tab/>
        <w:t xml:space="preserve">Ashtiani, H.R.R. and P. Shahsavari, </w:t>
      </w:r>
      <w:r w:rsidRPr="00671DCC">
        <w:rPr>
          <w:i/>
          <w:noProof/>
        </w:rPr>
        <w:t>A comparative study on the phenomenological and artificial neural network models to predict hot deformation behavior of AlCuMgPb alloy.</w:t>
      </w:r>
      <w:r w:rsidRPr="00671DCC">
        <w:rPr>
          <w:noProof/>
        </w:rPr>
        <w:t xml:space="preserve"> Journal of Alloys and Compounds, 2016. </w:t>
      </w:r>
      <w:r w:rsidRPr="00671DCC">
        <w:rPr>
          <w:b/>
          <w:noProof/>
        </w:rPr>
        <w:t>687</w:t>
      </w:r>
      <w:r w:rsidRPr="00671DCC">
        <w:rPr>
          <w:noProof/>
        </w:rPr>
        <w:t>: p. 263-273.</w:t>
      </w:r>
      <w:bookmarkEnd w:id="942"/>
    </w:p>
    <w:p w14:paraId="16946869" w14:textId="77777777" w:rsidR="00671DCC" w:rsidRPr="00671DCC" w:rsidRDefault="00671DCC" w:rsidP="00671DCC">
      <w:pPr>
        <w:pStyle w:val="EndNoteBibliography"/>
        <w:spacing w:after="0"/>
        <w:ind w:left="720" w:hanging="720"/>
        <w:rPr>
          <w:noProof/>
        </w:rPr>
      </w:pPr>
      <w:bookmarkStart w:id="943" w:name="_ENREF_16"/>
      <w:r w:rsidRPr="00671DCC">
        <w:rPr>
          <w:noProof/>
        </w:rPr>
        <w:t>16.</w:t>
      </w:r>
      <w:r w:rsidRPr="00671DCC">
        <w:rPr>
          <w:noProof/>
        </w:rPr>
        <w:tab/>
        <w:t xml:space="preserve">Maier, H.R. and G.C. Dandy, </w:t>
      </w:r>
      <w:r w:rsidRPr="00671DCC">
        <w:rPr>
          <w:i/>
          <w:noProof/>
        </w:rPr>
        <w:t>Neural networks for the prediction and forecasting of water resources variables: a review of modelling issues and applications.</w:t>
      </w:r>
      <w:r w:rsidRPr="00671DCC">
        <w:rPr>
          <w:noProof/>
        </w:rPr>
        <w:t xml:space="preserve"> Environmental Modelling &amp; Software, 2000. </w:t>
      </w:r>
      <w:r w:rsidRPr="00671DCC">
        <w:rPr>
          <w:b/>
          <w:noProof/>
        </w:rPr>
        <w:t>15</w:t>
      </w:r>
      <w:r w:rsidRPr="00671DCC">
        <w:rPr>
          <w:noProof/>
        </w:rPr>
        <w:t>(1): p. 101-124.</w:t>
      </w:r>
      <w:bookmarkEnd w:id="943"/>
    </w:p>
    <w:p w14:paraId="111836BD" w14:textId="77777777" w:rsidR="00671DCC" w:rsidRPr="00671DCC" w:rsidRDefault="00671DCC" w:rsidP="00671DCC">
      <w:pPr>
        <w:pStyle w:val="EndNoteBibliography"/>
        <w:spacing w:after="0"/>
        <w:ind w:left="720" w:hanging="720"/>
        <w:rPr>
          <w:noProof/>
        </w:rPr>
      </w:pPr>
      <w:bookmarkStart w:id="944" w:name="_ENREF_17"/>
      <w:r w:rsidRPr="00671DCC">
        <w:rPr>
          <w:noProof/>
        </w:rPr>
        <w:t>17.</w:t>
      </w:r>
      <w:r w:rsidRPr="00671DCC">
        <w:rPr>
          <w:noProof/>
        </w:rPr>
        <w:tab/>
        <w:t xml:space="preserve">Pintos, S., et al., </w:t>
      </w:r>
      <w:r w:rsidRPr="00671DCC">
        <w:rPr>
          <w:i/>
          <w:noProof/>
        </w:rPr>
        <w:t>Artificial neural network modeling of atmospheric corrosion in the MICAT project.</w:t>
      </w:r>
      <w:r w:rsidRPr="00671DCC">
        <w:rPr>
          <w:noProof/>
        </w:rPr>
        <w:t xml:space="preserve"> Corrosion Science, 2000. </w:t>
      </w:r>
      <w:r w:rsidRPr="00671DCC">
        <w:rPr>
          <w:b/>
          <w:noProof/>
        </w:rPr>
        <w:t>42</w:t>
      </w:r>
      <w:r w:rsidRPr="00671DCC">
        <w:rPr>
          <w:noProof/>
        </w:rPr>
        <w:t>(1): p. 35-52.</w:t>
      </w:r>
      <w:bookmarkEnd w:id="944"/>
    </w:p>
    <w:p w14:paraId="63B7C92E" w14:textId="77777777" w:rsidR="00671DCC" w:rsidRPr="00671DCC" w:rsidRDefault="00671DCC" w:rsidP="00671DCC">
      <w:pPr>
        <w:pStyle w:val="EndNoteBibliography"/>
        <w:spacing w:after="0"/>
        <w:ind w:left="720" w:hanging="720"/>
        <w:rPr>
          <w:noProof/>
        </w:rPr>
      </w:pPr>
      <w:bookmarkStart w:id="945" w:name="_ENREF_18"/>
      <w:r w:rsidRPr="00671DCC">
        <w:rPr>
          <w:noProof/>
        </w:rPr>
        <w:t>18.</w:t>
      </w:r>
      <w:r w:rsidRPr="00671DCC">
        <w:rPr>
          <w:noProof/>
        </w:rPr>
        <w:tab/>
        <w:t xml:space="preserve">Zhang, M., et al., </w:t>
      </w:r>
      <w:r w:rsidRPr="00671DCC">
        <w:rPr>
          <w:i/>
          <w:noProof/>
        </w:rPr>
        <w:t>Analysis in Atmospheric Corrosion Behavior of Bainite Steel Exposed in Offshore Platform Based on the Artificial Neural Network.</w:t>
      </w:r>
      <w:r w:rsidRPr="00671DCC">
        <w:rPr>
          <w:noProof/>
        </w:rPr>
        <w:t xml:space="preserve"> Advanced Materials Research, 2011. </w:t>
      </w:r>
      <w:r w:rsidRPr="00671DCC">
        <w:rPr>
          <w:b/>
          <w:noProof/>
        </w:rPr>
        <w:t>291-294</w:t>
      </w:r>
      <w:r w:rsidRPr="00671DCC">
        <w:rPr>
          <w:noProof/>
        </w:rPr>
        <w:t>: p. 1212-1216.</w:t>
      </w:r>
      <w:bookmarkEnd w:id="945"/>
    </w:p>
    <w:p w14:paraId="30E477AF" w14:textId="77777777" w:rsidR="00671DCC" w:rsidRPr="00671DCC" w:rsidRDefault="00671DCC" w:rsidP="00671DCC">
      <w:pPr>
        <w:pStyle w:val="EndNoteBibliography"/>
        <w:spacing w:after="0"/>
        <w:ind w:left="720" w:hanging="720"/>
        <w:rPr>
          <w:noProof/>
        </w:rPr>
      </w:pPr>
      <w:bookmarkStart w:id="946" w:name="_ENREF_19"/>
      <w:r w:rsidRPr="00671DCC">
        <w:rPr>
          <w:noProof/>
        </w:rPr>
        <w:t>19.</w:t>
      </w:r>
      <w:r w:rsidRPr="00671DCC">
        <w:rPr>
          <w:noProof/>
        </w:rPr>
        <w:tab/>
        <w:t xml:space="preserve">Sadowski, L., </w:t>
      </w:r>
      <w:r w:rsidRPr="00671DCC">
        <w:rPr>
          <w:i/>
          <w:noProof/>
        </w:rPr>
        <w:t>Non-destructive investigation of corrosion current density in steel reinforced concrete by artificial neural networks.</w:t>
      </w:r>
      <w:r w:rsidRPr="00671DCC">
        <w:rPr>
          <w:noProof/>
        </w:rPr>
        <w:t xml:space="preserve"> Archives of Civil and Mechanical Engineering, 2013. </w:t>
      </w:r>
      <w:r w:rsidRPr="00671DCC">
        <w:rPr>
          <w:b/>
          <w:noProof/>
        </w:rPr>
        <w:t>13</w:t>
      </w:r>
      <w:r w:rsidRPr="00671DCC">
        <w:rPr>
          <w:noProof/>
        </w:rPr>
        <w:t>(1): p. 104-111.</w:t>
      </w:r>
      <w:bookmarkEnd w:id="946"/>
    </w:p>
    <w:p w14:paraId="355F1B83" w14:textId="77777777" w:rsidR="00671DCC" w:rsidRPr="00671DCC" w:rsidRDefault="00671DCC" w:rsidP="00671DCC">
      <w:pPr>
        <w:pStyle w:val="EndNoteBibliography"/>
        <w:spacing w:after="0"/>
        <w:ind w:left="720" w:hanging="720"/>
        <w:rPr>
          <w:noProof/>
        </w:rPr>
      </w:pPr>
      <w:bookmarkStart w:id="947" w:name="_ENREF_20"/>
      <w:r w:rsidRPr="00671DCC">
        <w:rPr>
          <w:noProof/>
        </w:rPr>
        <w:lastRenderedPageBreak/>
        <w:t>20.</w:t>
      </w:r>
      <w:r w:rsidRPr="00671DCC">
        <w:rPr>
          <w:noProof/>
        </w:rPr>
        <w:tab/>
        <w:t xml:space="preserve">Shi, J., J. Wang, and D.D. Macdonald, </w:t>
      </w:r>
      <w:r w:rsidRPr="00671DCC">
        <w:rPr>
          <w:i/>
          <w:noProof/>
        </w:rPr>
        <w:t>Prediction of primary water stress corrosion crack growth rates in Alloy 600 using artificial neural networks.</w:t>
      </w:r>
      <w:r w:rsidRPr="00671DCC">
        <w:rPr>
          <w:noProof/>
        </w:rPr>
        <w:t xml:space="preserve"> Corrosion Science, 2015. </w:t>
      </w:r>
      <w:r w:rsidRPr="00671DCC">
        <w:rPr>
          <w:b/>
          <w:noProof/>
        </w:rPr>
        <w:t>92</w:t>
      </w:r>
      <w:r w:rsidRPr="00671DCC">
        <w:rPr>
          <w:noProof/>
        </w:rPr>
        <w:t>: p. 217-227.</w:t>
      </w:r>
      <w:bookmarkEnd w:id="947"/>
    </w:p>
    <w:p w14:paraId="0C2EAAFB" w14:textId="77777777" w:rsidR="00671DCC" w:rsidRPr="00671DCC" w:rsidRDefault="00671DCC" w:rsidP="00671DCC">
      <w:pPr>
        <w:pStyle w:val="EndNoteBibliography"/>
        <w:spacing w:after="0"/>
        <w:ind w:left="720" w:hanging="720"/>
        <w:rPr>
          <w:noProof/>
        </w:rPr>
      </w:pPr>
      <w:bookmarkStart w:id="948" w:name="_ENREF_21"/>
      <w:r w:rsidRPr="00671DCC">
        <w:rPr>
          <w:noProof/>
        </w:rPr>
        <w:t>21.</w:t>
      </w:r>
      <w:r w:rsidRPr="00671DCC">
        <w:rPr>
          <w:noProof/>
        </w:rPr>
        <w:tab/>
        <w:t xml:space="preserve">Yang, X.W., et al., </w:t>
      </w:r>
      <w:r w:rsidRPr="00671DCC">
        <w:rPr>
          <w:i/>
          <w:noProof/>
        </w:rPr>
        <w:t>Application of artificial neural network to predict flow stress of as quenched A357 alloy.</w:t>
      </w:r>
      <w:r w:rsidRPr="00671DCC">
        <w:rPr>
          <w:noProof/>
        </w:rPr>
        <w:t xml:space="preserve"> Materials Science and Technology, 2012. </w:t>
      </w:r>
      <w:r w:rsidRPr="00671DCC">
        <w:rPr>
          <w:b/>
          <w:noProof/>
        </w:rPr>
        <w:t>28</w:t>
      </w:r>
      <w:r w:rsidRPr="00671DCC">
        <w:rPr>
          <w:noProof/>
        </w:rPr>
        <w:t>(2): p. 151-155.</w:t>
      </w:r>
      <w:bookmarkEnd w:id="948"/>
    </w:p>
    <w:p w14:paraId="55C09DC9" w14:textId="77777777" w:rsidR="00671DCC" w:rsidRPr="00671DCC" w:rsidRDefault="00671DCC" w:rsidP="00671DCC">
      <w:pPr>
        <w:pStyle w:val="EndNoteBibliography"/>
        <w:spacing w:after="0"/>
        <w:ind w:left="720" w:hanging="720"/>
        <w:rPr>
          <w:noProof/>
        </w:rPr>
      </w:pPr>
      <w:bookmarkStart w:id="949" w:name="_ENREF_22"/>
      <w:r w:rsidRPr="00671DCC">
        <w:rPr>
          <w:noProof/>
        </w:rPr>
        <w:t>22.</w:t>
      </w:r>
      <w:r w:rsidRPr="00671DCC">
        <w:rPr>
          <w:noProof/>
        </w:rPr>
        <w:tab/>
        <w:t xml:space="preserve">Kappatos, V., A.N. Chamos, and S.G. Pantelakis, </w:t>
      </w:r>
      <w:r w:rsidRPr="00671DCC">
        <w:rPr>
          <w:i/>
          <w:noProof/>
        </w:rPr>
        <w:t>Assessment of the effect of existing corrosion on the tensile behaviour of magnesium alloy AZ31 using neural networks.</w:t>
      </w:r>
      <w:r w:rsidRPr="00671DCC">
        <w:rPr>
          <w:noProof/>
        </w:rPr>
        <w:t xml:space="preserve"> Materials &amp; Design, 2010. </w:t>
      </w:r>
      <w:r w:rsidRPr="00671DCC">
        <w:rPr>
          <w:b/>
          <w:noProof/>
        </w:rPr>
        <w:t>31</w:t>
      </w:r>
      <w:r w:rsidRPr="00671DCC">
        <w:rPr>
          <w:noProof/>
        </w:rPr>
        <w:t>(1): p. 336-342.</w:t>
      </w:r>
      <w:bookmarkEnd w:id="949"/>
    </w:p>
    <w:p w14:paraId="2F7D8BAA" w14:textId="77777777" w:rsidR="00671DCC" w:rsidRPr="00671DCC" w:rsidRDefault="00671DCC" w:rsidP="00671DCC">
      <w:pPr>
        <w:pStyle w:val="EndNoteBibliography"/>
        <w:spacing w:after="0"/>
        <w:ind w:left="720" w:hanging="720"/>
        <w:rPr>
          <w:noProof/>
        </w:rPr>
      </w:pPr>
      <w:bookmarkStart w:id="950" w:name="_ENREF_23"/>
      <w:r w:rsidRPr="00671DCC">
        <w:rPr>
          <w:noProof/>
        </w:rPr>
        <w:t>23.</w:t>
      </w:r>
      <w:r w:rsidRPr="00671DCC">
        <w:rPr>
          <w:noProof/>
        </w:rPr>
        <w:tab/>
        <w:t xml:space="preserve">Kenny, E.D., et al., </w:t>
      </w:r>
      <w:r w:rsidRPr="00671DCC">
        <w:rPr>
          <w:i/>
          <w:noProof/>
        </w:rPr>
        <w:t>Artificial neural network corrosion modeling for metals in an equatorial climate.</w:t>
      </w:r>
      <w:r w:rsidRPr="00671DCC">
        <w:rPr>
          <w:noProof/>
        </w:rPr>
        <w:t xml:space="preserve"> Corrosion Science, 2009. </w:t>
      </w:r>
      <w:r w:rsidRPr="00671DCC">
        <w:rPr>
          <w:b/>
          <w:noProof/>
        </w:rPr>
        <w:t>51</w:t>
      </w:r>
      <w:r w:rsidRPr="00671DCC">
        <w:rPr>
          <w:noProof/>
        </w:rPr>
        <w:t>(10): p. 2266-2278.</w:t>
      </w:r>
      <w:bookmarkEnd w:id="950"/>
    </w:p>
    <w:p w14:paraId="5AB7C053" w14:textId="77777777" w:rsidR="00671DCC" w:rsidRPr="00671DCC" w:rsidRDefault="00671DCC" w:rsidP="00671DCC">
      <w:pPr>
        <w:pStyle w:val="EndNoteBibliography"/>
        <w:spacing w:after="0"/>
        <w:ind w:left="720" w:hanging="720"/>
        <w:rPr>
          <w:noProof/>
        </w:rPr>
      </w:pPr>
      <w:bookmarkStart w:id="951" w:name="_ENREF_24"/>
      <w:r w:rsidRPr="00671DCC">
        <w:rPr>
          <w:noProof/>
        </w:rPr>
        <w:t>24.</w:t>
      </w:r>
      <w:r w:rsidRPr="00671DCC">
        <w:rPr>
          <w:noProof/>
        </w:rPr>
        <w:tab/>
        <w:t xml:space="preserve">Lajevardi, S.A., et al., </w:t>
      </w:r>
      <w:r w:rsidRPr="00671DCC">
        <w:rPr>
          <w:i/>
          <w:noProof/>
        </w:rPr>
        <w:t>Prediction of time to failure in stress corrosion cracking of 304 stainless steel in aqueous chloride solution by artificial neural network.</w:t>
      </w:r>
      <w:r w:rsidRPr="00671DCC">
        <w:rPr>
          <w:noProof/>
        </w:rPr>
        <w:t xml:space="preserve"> Protection of Metals and Physical Chemistry of Surfaces, 2009. </w:t>
      </w:r>
      <w:r w:rsidRPr="00671DCC">
        <w:rPr>
          <w:b/>
          <w:noProof/>
        </w:rPr>
        <w:t>45</w:t>
      </w:r>
      <w:r w:rsidRPr="00671DCC">
        <w:rPr>
          <w:noProof/>
        </w:rPr>
        <w:t>(5): p. 610-615.</w:t>
      </w:r>
      <w:bookmarkEnd w:id="951"/>
    </w:p>
    <w:p w14:paraId="70A352DA" w14:textId="77777777" w:rsidR="00671DCC" w:rsidRPr="00671DCC" w:rsidRDefault="00671DCC" w:rsidP="00671DCC">
      <w:pPr>
        <w:pStyle w:val="EndNoteBibliography"/>
        <w:spacing w:after="0"/>
        <w:ind w:left="720" w:hanging="720"/>
        <w:rPr>
          <w:noProof/>
        </w:rPr>
      </w:pPr>
      <w:bookmarkStart w:id="952" w:name="_ENREF_25"/>
      <w:r w:rsidRPr="00671DCC">
        <w:rPr>
          <w:noProof/>
        </w:rPr>
        <w:t>25.</w:t>
      </w:r>
      <w:r w:rsidRPr="00671DCC">
        <w:rPr>
          <w:noProof/>
        </w:rPr>
        <w:tab/>
        <w:t xml:space="preserve">Kamrunnahar, M. and M. Urquidi-Macdonald, </w:t>
      </w:r>
      <w:r w:rsidRPr="00671DCC">
        <w:rPr>
          <w:i/>
          <w:noProof/>
        </w:rPr>
        <w:t>Prediction of corrosion behaviour of Alloy 22 using neural network as a data mining tool.</w:t>
      </w:r>
      <w:r w:rsidRPr="00671DCC">
        <w:rPr>
          <w:noProof/>
        </w:rPr>
        <w:t xml:space="preserve"> Corrosion Science, 2011. </w:t>
      </w:r>
      <w:r w:rsidRPr="00671DCC">
        <w:rPr>
          <w:b/>
          <w:noProof/>
        </w:rPr>
        <w:t>53</w:t>
      </w:r>
      <w:r w:rsidRPr="00671DCC">
        <w:rPr>
          <w:noProof/>
        </w:rPr>
        <w:t>(3): p. 961-967.</w:t>
      </w:r>
      <w:bookmarkEnd w:id="952"/>
    </w:p>
    <w:p w14:paraId="6FAD4BE8" w14:textId="77777777" w:rsidR="00671DCC" w:rsidRPr="00671DCC" w:rsidRDefault="00671DCC" w:rsidP="00671DCC">
      <w:pPr>
        <w:pStyle w:val="EndNoteBibliography"/>
        <w:spacing w:after="0"/>
        <w:ind w:left="720" w:hanging="720"/>
        <w:rPr>
          <w:noProof/>
        </w:rPr>
      </w:pPr>
      <w:bookmarkStart w:id="953" w:name="_ENREF_26"/>
      <w:r w:rsidRPr="00671DCC">
        <w:rPr>
          <w:noProof/>
        </w:rPr>
        <w:t>26.</w:t>
      </w:r>
      <w:r w:rsidRPr="00671DCC">
        <w:rPr>
          <w:noProof/>
        </w:rPr>
        <w:tab/>
        <w:t xml:space="preserve">Zhang, W., et al., </w:t>
      </w:r>
      <w:r w:rsidRPr="00671DCC">
        <w:rPr>
          <w:i/>
          <w:noProof/>
        </w:rPr>
        <w:t>An Artificial Neural Network-Based Algorithm for Evaluation of Fatigue Crack Propagation Considering Nonlinear Damage Accumulation.</w:t>
      </w:r>
      <w:r w:rsidRPr="00671DCC">
        <w:rPr>
          <w:noProof/>
        </w:rPr>
        <w:t xml:space="preserve"> Materials (Basel), 2016. </w:t>
      </w:r>
      <w:r w:rsidRPr="00671DCC">
        <w:rPr>
          <w:b/>
          <w:noProof/>
        </w:rPr>
        <w:t>9</w:t>
      </w:r>
      <w:r w:rsidRPr="00671DCC">
        <w:rPr>
          <w:noProof/>
        </w:rPr>
        <w:t>(6).</w:t>
      </w:r>
      <w:bookmarkEnd w:id="953"/>
    </w:p>
    <w:p w14:paraId="35574BA6" w14:textId="77777777" w:rsidR="00671DCC" w:rsidRPr="00671DCC" w:rsidRDefault="00671DCC" w:rsidP="00671DCC">
      <w:pPr>
        <w:pStyle w:val="EndNoteBibliography"/>
        <w:spacing w:after="0"/>
        <w:ind w:left="720" w:hanging="720"/>
        <w:rPr>
          <w:noProof/>
        </w:rPr>
      </w:pPr>
      <w:bookmarkStart w:id="954" w:name="_ENREF_27"/>
      <w:r w:rsidRPr="00671DCC">
        <w:rPr>
          <w:noProof/>
        </w:rPr>
        <w:t>27.</w:t>
      </w:r>
      <w:r w:rsidRPr="00671DCC">
        <w:rPr>
          <w:noProof/>
        </w:rPr>
        <w:tab/>
        <w:t xml:space="preserve">Ghaisari, J., H. Jannesari, and M. Vatani, </w:t>
      </w:r>
      <w:r w:rsidRPr="00671DCC">
        <w:rPr>
          <w:i/>
          <w:noProof/>
        </w:rPr>
        <w:t>Artificial neural network predictors for mechanical properties of cold rolling products.</w:t>
      </w:r>
      <w:r w:rsidRPr="00671DCC">
        <w:rPr>
          <w:noProof/>
        </w:rPr>
        <w:t xml:space="preserve"> Advances in Engineering Software, 2012. </w:t>
      </w:r>
      <w:r w:rsidRPr="00671DCC">
        <w:rPr>
          <w:b/>
          <w:noProof/>
        </w:rPr>
        <w:t>45</w:t>
      </w:r>
      <w:r w:rsidRPr="00671DCC">
        <w:rPr>
          <w:noProof/>
        </w:rPr>
        <w:t>(1): p. 91-99.</w:t>
      </w:r>
      <w:bookmarkEnd w:id="954"/>
    </w:p>
    <w:p w14:paraId="51097045" w14:textId="77777777" w:rsidR="00671DCC" w:rsidRPr="00671DCC" w:rsidRDefault="00671DCC" w:rsidP="00671DCC">
      <w:pPr>
        <w:pStyle w:val="EndNoteBibliography"/>
        <w:spacing w:after="0"/>
        <w:ind w:left="720" w:hanging="720"/>
        <w:rPr>
          <w:noProof/>
        </w:rPr>
      </w:pPr>
      <w:bookmarkStart w:id="955" w:name="_ENREF_28"/>
      <w:r w:rsidRPr="00671DCC">
        <w:rPr>
          <w:noProof/>
        </w:rPr>
        <w:t>28.</w:t>
      </w:r>
      <w:r w:rsidRPr="00671DCC">
        <w:rPr>
          <w:noProof/>
        </w:rPr>
        <w:tab/>
        <w:t xml:space="preserve">Seidl, D., et al., </w:t>
      </w:r>
      <w:r w:rsidRPr="00671DCC">
        <w:rPr>
          <w:i/>
          <w:noProof/>
        </w:rPr>
        <w:t>Exploitation of Artificial Intelligence Methods for Prediction of Atmospheric Corrosion.</w:t>
      </w:r>
      <w:r w:rsidRPr="00671DCC">
        <w:rPr>
          <w:noProof/>
        </w:rPr>
        <w:t xml:space="preserve"> Defect and Diffusion Forum, 2012. </w:t>
      </w:r>
      <w:r w:rsidRPr="00671DCC">
        <w:rPr>
          <w:b/>
          <w:noProof/>
        </w:rPr>
        <w:t>326-328</w:t>
      </w:r>
      <w:r w:rsidRPr="00671DCC">
        <w:rPr>
          <w:noProof/>
        </w:rPr>
        <w:t>: p. 65-68.</w:t>
      </w:r>
      <w:bookmarkEnd w:id="955"/>
    </w:p>
    <w:p w14:paraId="0E057CBD" w14:textId="77777777" w:rsidR="00671DCC" w:rsidRPr="00671DCC" w:rsidRDefault="00671DCC" w:rsidP="00671DCC">
      <w:pPr>
        <w:pStyle w:val="EndNoteBibliography"/>
        <w:spacing w:after="0"/>
        <w:ind w:left="720" w:hanging="720"/>
        <w:rPr>
          <w:noProof/>
        </w:rPr>
      </w:pPr>
      <w:bookmarkStart w:id="956" w:name="_ENREF_29"/>
      <w:r w:rsidRPr="00671DCC">
        <w:rPr>
          <w:noProof/>
        </w:rPr>
        <w:t>29.</w:t>
      </w:r>
      <w:r w:rsidRPr="00671DCC">
        <w:rPr>
          <w:noProof/>
        </w:rPr>
        <w:tab/>
        <w:t xml:space="preserve">Jiang, G., et al., </w:t>
      </w:r>
      <w:r w:rsidRPr="00671DCC">
        <w:rPr>
          <w:i/>
          <w:noProof/>
        </w:rPr>
        <w:t>Predicting concrete corrosion of sewers using artificial neural network.</w:t>
      </w:r>
      <w:r w:rsidRPr="00671DCC">
        <w:rPr>
          <w:noProof/>
        </w:rPr>
        <w:t xml:space="preserve"> Water Res, 2016. </w:t>
      </w:r>
      <w:r w:rsidRPr="00671DCC">
        <w:rPr>
          <w:b/>
          <w:noProof/>
        </w:rPr>
        <w:t>92</w:t>
      </w:r>
      <w:r w:rsidRPr="00671DCC">
        <w:rPr>
          <w:noProof/>
        </w:rPr>
        <w:t>: p. 52-60.</w:t>
      </w:r>
      <w:bookmarkEnd w:id="956"/>
    </w:p>
    <w:p w14:paraId="72B7BAF2" w14:textId="77777777" w:rsidR="00671DCC" w:rsidRPr="00671DCC" w:rsidRDefault="00671DCC" w:rsidP="00671DCC">
      <w:pPr>
        <w:pStyle w:val="EndNoteBibliography"/>
        <w:spacing w:after="0"/>
        <w:ind w:left="720" w:hanging="720"/>
        <w:rPr>
          <w:noProof/>
        </w:rPr>
      </w:pPr>
      <w:bookmarkStart w:id="957" w:name="_ENREF_30"/>
      <w:r w:rsidRPr="00671DCC">
        <w:rPr>
          <w:noProof/>
        </w:rPr>
        <w:t>30.</w:t>
      </w:r>
      <w:r w:rsidRPr="00671DCC">
        <w:rPr>
          <w:noProof/>
        </w:rPr>
        <w:tab/>
        <w:t xml:space="preserve">Osgerby, S. and A.T. Fry, </w:t>
      </w:r>
      <w:r w:rsidRPr="00671DCC">
        <w:rPr>
          <w:i/>
          <w:noProof/>
        </w:rPr>
        <w:t>The use of neural networks in understanding and predicting oxidation and corrosion behaviour in advanced energy conversion systems.</w:t>
      </w:r>
      <w:r w:rsidRPr="00671DCC">
        <w:rPr>
          <w:noProof/>
        </w:rPr>
        <w:t xml:space="preserve"> Materials at High Temperatures, 2007. </w:t>
      </w:r>
      <w:r w:rsidRPr="00671DCC">
        <w:rPr>
          <w:b/>
          <w:noProof/>
        </w:rPr>
        <w:t>24</w:t>
      </w:r>
      <w:r w:rsidRPr="00671DCC">
        <w:rPr>
          <w:noProof/>
        </w:rPr>
        <w:t>(4): p. 259-263.</w:t>
      </w:r>
      <w:bookmarkEnd w:id="957"/>
    </w:p>
    <w:p w14:paraId="29BAF317" w14:textId="77777777" w:rsidR="00671DCC" w:rsidRPr="00671DCC" w:rsidRDefault="00671DCC" w:rsidP="00671DCC">
      <w:pPr>
        <w:pStyle w:val="EndNoteBibliography"/>
        <w:spacing w:after="0"/>
        <w:ind w:left="720" w:hanging="720"/>
        <w:rPr>
          <w:noProof/>
        </w:rPr>
      </w:pPr>
      <w:bookmarkStart w:id="958" w:name="_ENREF_31"/>
      <w:r w:rsidRPr="00671DCC">
        <w:rPr>
          <w:noProof/>
        </w:rPr>
        <w:t>31.</w:t>
      </w:r>
      <w:r w:rsidRPr="00671DCC">
        <w:rPr>
          <w:noProof/>
        </w:rPr>
        <w:tab/>
        <w:t xml:space="preserve">Haque, M., </w:t>
      </w:r>
      <w:r w:rsidRPr="00671DCC">
        <w:rPr>
          <w:i/>
          <w:noProof/>
        </w:rPr>
        <w:t>Prediction of corrosion–fatigue behavior of DP steel through artificial neural network.</w:t>
      </w:r>
      <w:r w:rsidRPr="00671DCC">
        <w:rPr>
          <w:noProof/>
        </w:rPr>
        <w:t xml:space="preserve"> International Journal of Fatigue, 2001. </w:t>
      </w:r>
      <w:r w:rsidRPr="00671DCC">
        <w:rPr>
          <w:b/>
          <w:noProof/>
        </w:rPr>
        <w:t>23</w:t>
      </w:r>
      <w:r w:rsidRPr="00671DCC">
        <w:rPr>
          <w:noProof/>
        </w:rPr>
        <w:t>(1): p. 1-4.</w:t>
      </w:r>
      <w:bookmarkEnd w:id="958"/>
    </w:p>
    <w:p w14:paraId="71B6F3FD" w14:textId="77777777" w:rsidR="00671DCC" w:rsidRPr="00671DCC" w:rsidRDefault="00671DCC" w:rsidP="00671DCC">
      <w:pPr>
        <w:pStyle w:val="EndNoteBibliography"/>
        <w:spacing w:after="0"/>
        <w:ind w:left="720" w:hanging="720"/>
        <w:rPr>
          <w:noProof/>
        </w:rPr>
      </w:pPr>
      <w:bookmarkStart w:id="959" w:name="_ENREF_32"/>
      <w:r w:rsidRPr="00671DCC">
        <w:rPr>
          <w:noProof/>
        </w:rPr>
        <w:t>32.</w:t>
      </w:r>
      <w:r w:rsidRPr="00671DCC">
        <w:rPr>
          <w:noProof/>
        </w:rPr>
        <w:tab/>
        <w:t xml:space="preserve">Jiménez-Come, M.J., et al., </w:t>
      </w:r>
      <w:r w:rsidRPr="00671DCC">
        <w:rPr>
          <w:i/>
          <w:noProof/>
        </w:rPr>
        <w:t>Characterization of pitting corrosion of stainless steel using artificial neural networks.</w:t>
      </w:r>
      <w:r w:rsidRPr="00671DCC">
        <w:rPr>
          <w:noProof/>
        </w:rPr>
        <w:t xml:space="preserve"> Materials and Corrosion, 2015. </w:t>
      </w:r>
      <w:r w:rsidRPr="00671DCC">
        <w:rPr>
          <w:b/>
          <w:noProof/>
        </w:rPr>
        <w:t>66</w:t>
      </w:r>
      <w:r w:rsidRPr="00671DCC">
        <w:rPr>
          <w:noProof/>
        </w:rPr>
        <w:t>(10): p. 1084-1091.</w:t>
      </w:r>
      <w:bookmarkEnd w:id="959"/>
    </w:p>
    <w:p w14:paraId="3EE6FA82" w14:textId="77777777" w:rsidR="00671DCC" w:rsidRPr="00671DCC" w:rsidRDefault="00671DCC" w:rsidP="00671DCC">
      <w:pPr>
        <w:pStyle w:val="EndNoteBibliography"/>
        <w:spacing w:after="0"/>
        <w:ind w:left="720" w:hanging="720"/>
        <w:rPr>
          <w:noProof/>
        </w:rPr>
      </w:pPr>
      <w:bookmarkStart w:id="960" w:name="_ENREF_33"/>
      <w:r w:rsidRPr="00671DCC">
        <w:rPr>
          <w:noProof/>
        </w:rPr>
        <w:t>33.</w:t>
      </w:r>
      <w:r w:rsidRPr="00671DCC">
        <w:rPr>
          <w:noProof/>
        </w:rPr>
        <w:tab/>
        <w:t xml:space="preserve">Evans, M., </w:t>
      </w:r>
      <w:r w:rsidRPr="00671DCC">
        <w:rPr>
          <w:i/>
          <w:noProof/>
        </w:rPr>
        <w:t>Method for improving parametric creep rupture life of 2·25Cr–1Mo steel using artificial neural networks.</w:t>
      </w:r>
      <w:r w:rsidRPr="00671DCC">
        <w:rPr>
          <w:noProof/>
        </w:rPr>
        <w:t xml:space="preserve"> Materials Science and Technology, 1999. </w:t>
      </w:r>
      <w:r w:rsidRPr="00671DCC">
        <w:rPr>
          <w:b/>
          <w:noProof/>
        </w:rPr>
        <w:t>15</w:t>
      </w:r>
      <w:r w:rsidRPr="00671DCC">
        <w:rPr>
          <w:noProof/>
        </w:rPr>
        <w:t>(6): p. 647-658.</w:t>
      </w:r>
      <w:bookmarkEnd w:id="960"/>
    </w:p>
    <w:p w14:paraId="255E6230" w14:textId="77777777" w:rsidR="00671DCC" w:rsidRPr="00671DCC" w:rsidRDefault="00671DCC" w:rsidP="00671DCC">
      <w:pPr>
        <w:pStyle w:val="EndNoteBibliography"/>
        <w:spacing w:after="0"/>
        <w:ind w:left="720" w:hanging="720"/>
        <w:rPr>
          <w:noProof/>
        </w:rPr>
      </w:pPr>
      <w:bookmarkStart w:id="961" w:name="_ENREF_34"/>
      <w:r w:rsidRPr="00671DCC">
        <w:rPr>
          <w:noProof/>
        </w:rPr>
        <w:t>34.</w:t>
      </w:r>
      <w:r w:rsidRPr="00671DCC">
        <w:rPr>
          <w:noProof/>
        </w:rPr>
        <w:tab/>
        <w:t xml:space="preserve">Montakhab, M. and P. Behjati, </w:t>
      </w:r>
      <w:r w:rsidRPr="00671DCC">
        <w:rPr>
          <w:i/>
          <w:noProof/>
        </w:rPr>
        <w:t>Modelling correlation between hot working parameters and flow stress of IN625 alloy using neural network.</w:t>
      </w:r>
      <w:r w:rsidRPr="00671DCC">
        <w:rPr>
          <w:noProof/>
        </w:rPr>
        <w:t xml:space="preserve"> Materials Science and Technology, 2010. </w:t>
      </w:r>
      <w:r w:rsidRPr="00671DCC">
        <w:rPr>
          <w:b/>
          <w:noProof/>
        </w:rPr>
        <w:t>26</w:t>
      </w:r>
      <w:r w:rsidRPr="00671DCC">
        <w:rPr>
          <w:noProof/>
        </w:rPr>
        <w:t>(5): p. 621-625.</w:t>
      </w:r>
      <w:bookmarkEnd w:id="961"/>
    </w:p>
    <w:p w14:paraId="0A4636B5" w14:textId="77777777" w:rsidR="00671DCC" w:rsidRPr="00671DCC" w:rsidRDefault="00671DCC" w:rsidP="00671DCC">
      <w:pPr>
        <w:pStyle w:val="EndNoteBibliography"/>
        <w:spacing w:after="0"/>
        <w:ind w:left="720" w:hanging="720"/>
        <w:rPr>
          <w:noProof/>
        </w:rPr>
      </w:pPr>
      <w:bookmarkStart w:id="962" w:name="_ENREF_35"/>
      <w:r w:rsidRPr="00671DCC">
        <w:rPr>
          <w:noProof/>
        </w:rPr>
        <w:t>35.</w:t>
      </w:r>
      <w:r w:rsidRPr="00671DCC">
        <w:rPr>
          <w:noProof/>
        </w:rPr>
        <w:tab/>
        <w:t xml:space="preserve">Xu, L.J., et al., </w:t>
      </w:r>
      <w:r w:rsidRPr="00671DCC">
        <w:rPr>
          <w:i/>
          <w:noProof/>
        </w:rPr>
        <w:t>Artificial neural network prediction on wear properties of high vanadium high speed steel (HVHSS) rolls</w:t>
      </w:r>
      <w:r w:rsidRPr="00671DCC">
        <w:rPr>
          <w:noProof/>
        </w:rPr>
        <w:t>. Vol. 23. 2007. 315-319.</w:t>
      </w:r>
      <w:bookmarkEnd w:id="962"/>
    </w:p>
    <w:p w14:paraId="5C9A0207" w14:textId="77777777" w:rsidR="00671DCC" w:rsidRPr="00671DCC" w:rsidRDefault="00671DCC" w:rsidP="00671DCC">
      <w:pPr>
        <w:pStyle w:val="EndNoteBibliography"/>
        <w:spacing w:after="0"/>
        <w:ind w:left="720" w:hanging="720"/>
        <w:rPr>
          <w:noProof/>
        </w:rPr>
      </w:pPr>
      <w:bookmarkStart w:id="963" w:name="_ENREF_36"/>
      <w:r w:rsidRPr="00671DCC">
        <w:rPr>
          <w:noProof/>
        </w:rPr>
        <w:t>36.</w:t>
      </w:r>
      <w:r w:rsidRPr="00671DCC">
        <w:rPr>
          <w:noProof/>
        </w:rPr>
        <w:tab/>
        <w:t xml:space="preserve">Asteris, P.G., P.C. Roussis, and M.G. Douvika, </w:t>
      </w:r>
      <w:r w:rsidRPr="00671DCC">
        <w:rPr>
          <w:i/>
          <w:noProof/>
        </w:rPr>
        <w:t>Feed-Forward Neural Network Prediction of the Mechanical Properties of Sandcrete Materials.</w:t>
      </w:r>
      <w:r w:rsidRPr="00671DCC">
        <w:rPr>
          <w:noProof/>
        </w:rPr>
        <w:t xml:space="preserve"> Sensors (Basel), 2017. </w:t>
      </w:r>
      <w:r w:rsidRPr="00671DCC">
        <w:rPr>
          <w:b/>
          <w:noProof/>
        </w:rPr>
        <w:t>17</w:t>
      </w:r>
      <w:r w:rsidRPr="00671DCC">
        <w:rPr>
          <w:noProof/>
        </w:rPr>
        <w:t>(6).</w:t>
      </w:r>
      <w:bookmarkEnd w:id="963"/>
    </w:p>
    <w:p w14:paraId="1BC4B0EA" w14:textId="77777777" w:rsidR="00671DCC" w:rsidRPr="00671DCC" w:rsidRDefault="00671DCC" w:rsidP="00671DCC">
      <w:pPr>
        <w:pStyle w:val="EndNoteBibliography"/>
        <w:spacing w:after="0"/>
        <w:ind w:left="720" w:hanging="720"/>
        <w:rPr>
          <w:noProof/>
        </w:rPr>
      </w:pPr>
      <w:bookmarkStart w:id="964" w:name="_ENREF_37"/>
      <w:r w:rsidRPr="00671DCC">
        <w:rPr>
          <w:noProof/>
        </w:rPr>
        <w:t>37.</w:t>
      </w:r>
      <w:r w:rsidRPr="00671DCC">
        <w:rPr>
          <w:noProof/>
        </w:rPr>
        <w:tab/>
        <w:t xml:space="preserve">Faizabadi, M.J., et al., </w:t>
      </w:r>
      <w:r w:rsidRPr="00671DCC">
        <w:rPr>
          <w:i/>
          <w:noProof/>
        </w:rPr>
        <w:t>Predictions of toughness and hardness by using chemical composition and tensile properties in microalloyed line pipe steels.</w:t>
      </w:r>
      <w:r w:rsidRPr="00671DCC">
        <w:rPr>
          <w:noProof/>
        </w:rPr>
        <w:t xml:space="preserve"> Neural Computing and Applications, 2014. </w:t>
      </w:r>
      <w:r w:rsidRPr="00671DCC">
        <w:rPr>
          <w:b/>
          <w:noProof/>
        </w:rPr>
        <w:t>25</w:t>
      </w:r>
      <w:r w:rsidRPr="00671DCC">
        <w:rPr>
          <w:noProof/>
        </w:rPr>
        <w:t>(7-8): p. 1993-1999.</w:t>
      </w:r>
      <w:bookmarkEnd w:id="964"/>
    </w:p>
    <w:p w14:paraId="79B1CAAA" w14:textId="77777777" w:rsidR="00671DCC" w:rsidRPr="00671DCC" w:rsidRDefault="00671DCC" w:rsidP="00671DCC">
      <w:pPr>
        <w:pStyle w:val="EndNoteBibliography"/>
        <w:spacing w:after="0"/>
        <w:ind w:left="720" w:hanging="720"/>
        <w:rPr>
          <w:noProof/>
        </w:rPr>
      </w:pPr>
      <w:bookmarkStart w:id="965" w:name="_ENREF_38"/>
      <w:r w:rsidRPr="00671DCC">
        <w:rPr>
          <w:noProof/>
        </w:rPr>
        <w:lastRenderedPageBreak/>
        <w:t>38.</w:t>
      </w:r>
      <w:r w:rsidRPr="00671DCC">
        <w:rPr>
          <w:noProof/>
        </w:rPr>
        <w:tab/>
        <w:t xml:space="preserve">Yao, C.G., et al., </w:t>
      </w:r>
      <w:r w:rsidRPr="00671DCC">
        <w:rPr>
          <w:i/>
          <w:noProof/>
        </w:rPr>
        <w:t>Artificial neural network modelling to predict hot deformation behaviour of as HIPed FGH4169 superalloy.</w:t>
      </w:r>
      <w:r w:rsidRPr="00671DCC">
        <w:rPr>
          <w:noProof/>
        </w:rPr>
        <w:t xml:space="preserve"> Materials Science and Technology, 2013. </w:t>
      </w:r>
      <w:r w:rsidRPr="00671DCC">
        <w:rPr>
          <w:b/>
          <w:noProof/>
        </w:rPr>
        <w:t>30</w:t>
      </w:r>
      <w:r w:rsidRPr="00671DCC">
        <w:rPr>
          <w:noProof/>
        </w:rPr>
        <w:t>(10): p. 1170-1176.</w:t>
      </w:r>
      <w:bookmarkEnd w:id="965"/>
    </w:p>
    <w:p w14:paraId="6D0237F2" w14:textId="77777777" w:rsidR="00671DCC" w:rsidRPr="00671DCC" w:rsidRDefault="00671DCC" w:rsidP="00671DCC">
      <w:pPr>
        <w:pStyle w:val="EndNoteBibliography"/>
        <w:spacing w:after="0"/>
        <w:ind w:left="720" w:hanging="720"/>
        <w:rPr>
          <w:noProof/>
        </w:rPr>
      </w:pPr>
      <w:bookmarkStart w:id="966" w:name="_ENREF_39"/>
      <w:r w:rsidRPr="00671DCC">
        <w:rPr>
          <w:noProof/>
        </w:rPr>
        <w:t>39.</w:t>
      </w:r>
      <w:r w:rsidRPr="00671DCC">
        <w:rPr>
          <w:noProof/>
        </w:rPr>
        <w:tab/>
        <w:t xml:space="preserve">Birbilis, N., et al., </w:t>
      </w:r>
      <w:r w:rsidRPr="00671DCC">
        <w:rPr>
          <w:i/>
          <w:noProof/>
        </w:rPr>
        <w:t>A combined neural network and mechanistic approach for the prediction of corrosion rate and yield strength of magnesium-rare earth alloys.</w:t>
      </w:r>
      <w:r w:rsidRPr="00671DCC">
        <w:rPr>
          <w:noProof/>
        </w:rPr>
        <w:t xml:space="preserve"> Corrosion Science, 2011. </w:t>
      </w:r>
      <w:r w:rsidRPr="00671DCC">
        <w:rPr>
          <w:b/>
          <w:noProof/>
        </w:rPr>
        <w:t>53</w:t>
      </w:r>
      <w:r w:rsidRPr="00671DCC">
        <w:rPr>
          <w:noProof/>
        </w:rPr>
        <w:t>(1): p. 168-176.</w:t>
      </w:r>
      <w:bookmarkEnd w:id="966"/>
    </w:p>
    <w:p w14:paraId="0EC8EF40" w14:textId="77777777" w:rsidR="00671DCC" w:rsidRPr="00671DCC" w:rsidRDefault="00671DCC" w:rsidP="00671DCC">
      <w:pPr>
        <w:pStyle w:val="EndNoteBibliography"/>
        <w:spacing w:after="0"/>
        <w:ind w:left="720" w:hanging="720"/>
        <w:rPr>
          <w:noProof/>
        </w:rPr>
      </w:pPr>
      <w:bookmarkStart w:id="967" w:name="_ENREF_40"/>
      <w:r w:rsidRPr="00671DCC">
        <w:rPr>
          <w:noProof/>
        </w:rPr>
        <w:t>40.</w:t>
      </w:r>
      <w:r w:rsidRPr="00671DCC">
        <w:rPr>
          <w:noProof/>
        </w:rPr>
        <w:tab/>
        <w:t xml:space="preserve">Sasikumar, T., et al., </w:t>
      </w:r>
      <w:r w:rsidRPr="00671DCC">
        <w:rPr>
          <w:i/>
          <w:noProof/>
        </w:rPr>
        <w:t>Artificial Neural Network Prediction of Ultimate Strength of Unidirectional T-300/914 Tensile Specimens Using Acoustic Emission Response.</w:t>
      </w:r>
      <w:r w:rsidRPr="00671DCC">
        <w:rPr>
          <w:noProof/>
        </w:rPr>
        <w:t xml:space="preserve"> Journal of Nondestructive Evaluation, 2008. </w:t>
      </w:r>
      <w:r w:rsidRPr="00671DCC">
        <w:rPr>
          <w:b/>
          <w:noProof/>
        </w:rPr>
        <w:t>27</w:t>
      </w:r>
      <w:r w:rsidRPr="00671DCC">
        <w:rPr>
          <w:noProof/>
        </w:rPr>
        <w:t>(4): p. 127-133.</w:t>
      </w:r>
      <w:bookmarkEnd w:id="967"/>
    </w:p>
    <w:p w14:paraId="5ACED2F0" w14:textId="77777777" w:rsidR="00671DCC" w:rsidRPr="00671DCC" w:rsidRDefault="00671DCC" w:rsidP="00671DCC">
      <w:pPr>
        <w:pStyle w:val="EndNoteBibliography"/>
        <w:spacing w:after="0"/>
        <w:ind w:left="720" w:hanging="720"/>
        <w:rPr>
          <w:noProof/>
        </w:rPr>
      </w:pPr>
      <w:bookmarkStart w:id="968" w:name="_ENREF_41"/>
      <w:r w:rsidRPr="00671DCC">
        <w:rPr>
          <w:noProof/>
        </w:rPr>
        <w:t>41.</w:t>
      </w:r>
      <w:r w:rsidRPr="00671DCC">
        <w:rPr>
          <w:noProof/>
        </w:rPr>
        <w:tab/>
        <w:t xml:space="preserve">Parthiban, T., et al., </w:t>
      </w:r>
      <w:r w:rsidRPr="00671DCC">
        <w:rPr>
          <w:i/>
          <w:noProof/>
        </w:rPr>
        <w:t>Neural network analysis for corrosion of steel in concrete.</w:t>
      </w:r>
      <w:r w:rsidRPr="00671DCC">
        <w:rPr>
          <w:noProof/>
        </w:rPr>
        <w:t xml:space="preserve"> Corrosion Science, 2005. </w:t>
      </w:r>
      <w:r w:rsidRPr="00671DCC">
        <w:rPr>
          <w:b/>
          <w:noProof/>
        </w:rPr>
        <w:t>47</w:t>
      </w:r>
      <w:r w:rsidRPr="00671DCC">
        <w:rPr>
          <w:noProof/>
        </w:rPr>
        <w:t>(7): p. 1625-1642.</w:t>
      </w:r>
      <w:bookmarkEnd w:id="968"/>
    </w:p>
    <w:p w14:paraId="24F65469" w14:textId="77777777" w:rsidR="00671DCC" w:rsidRPr="00671DCC" w:rsidRDefault="00671DCC" w:rsidP="00671DCC">
      <w:pPr>
        <w:pStyle w:val="EndNoteBibliography"/>
        <w:spacing w:after="0"/>
        <w:ind w:left="720" w:hanging="720"/>
        <w:rPr>
          <w:noProof/>
        </w:rPr>
      </w:pPr>
      <w:bookmarkStart w:id="969" w:name="_ENREF_42"/>
      <w:r w:rsidRPr="00671DCC">
        <w:rPr>
          <w:noProof/>
        </w:rPr>
        <w:t>42.</w:t>
      </w:r>
      <w:r w:rsidRPr="00671DCC">
        <w:rPr>
          <w:noProof/>
        </w:rPr>
        <w:tab/>
        <w:t xml:space="preserve">Cai, J., R.A. Cottis, and S.B. Lyon, </w:t>
      </w:r>
      <w:r w:rsidRPr="00671DCC">
        <w:rPr>
          <w:i/>
          <w:noProof/>
        </w:rPr>
        <w:t>Phenomenological modelling of atmospheric corrosion using an artificial neural network.</w:t>
      </w:r>
      <w:r w:rsidRPr="00671DCC">
        <w:rPr>
          <w:noProof/>
        </w:rPr>
        <w:t xml:space="preserve"> Corrosion Science, 1999. </w:t>
      </w:r>
      <w:r w:rsidRPr="00671DCC">
        <w:rPr>
          <w:b/>
          <w:noProof/>
        </w:rPr>
        <w:t>41</w:t>
      </w:r>
      <w:r w:rsidRPr="00671DCC">
        <w:rPr>
          <w:noProof/>
        </w:rPr>
        <w:t>(10): p. 2001-2030.</w:t>
      </w:r>
      <w:bookmarkEnd w:id="969"/>
    </w:p>
    <w:p w14:paraId="09F546D4" w14:textId="77777777" w:rsidR="00671DCC" w:rsidRPr="00671DCC" w:rsidRDefault="00671DCC" w:rsidP="00671DCC">
      <w:pPr>
        <w:pStyle w:val="EndNoteBibliography"/>
        <w:spacing w:after="0"/>
        <w:ind w:left="720" w:hanging="720"/>
        <w:rPr>
          <w:noProof/>
        </w:rPr>
      </w:pPr>
      <w:bookmarkStart w:id="970" w:name="_ENREF_43"/>
      <w:r w:rsidRPr="00671DCC">
        <w:rPr>
          <w:noProof/>
        </w:rPr>
        <w:t>43.</w:t>
      </w:r>
      <w:r w:rsidRPr="00671DCC">
        <w:rPr>
          <w:noProof/>
        </w:rPr>
        <w:tab/>
        <w:t xml:space="preserve">Forouzan, S. and A. Akbarzadeh, </w:t>
      </w:r>
      <w:r w:rsidRPr="00671DCC">
        <w:rPr>
          <w:i/>
          <w:noProof/>
        </w:rPr>
        <w:t>Prediction of effect of thermo-mechanical parameters on mechanical properties and anisotropy of aluminum alloy AA3004 using artificial neural network.</w:t>
      </w:r>
      <w:r w:rsidRPr="00671DCC">
        <w:rPr>
          <w:noProof/>
        </w:rPr>
        <w:t xml:space="preserve"> Materials &amp; Design, 2007. </w:t>
      </w:r>
      <w:r w:rsidRPr="00671DCC">
        <w:rPr>
          <w:b/>
          <w:noProof/>
        </w:rPr>
        <w:t>28</w:t>
      </w:r>
      <w:r w:rsidRPr="00671DCC">
        <w:rPr>
          <w:noProof/>
        </w:rPr>
        <w:t>(5): p. 1678-1684.</w:t>
      </w:r>
      <w:bookmarkEnd w:id="970"/>
    </w:p>
    <w:p w14:paraId="36252CC1" w14:textId="77777777" w:rsidR="00671DCC" w:rsidRPr="00671DCC" w:rsidRDefault="00671DCC" w:rsidP="00671DCC">
      <w:pPr>
        <w:pStyle w:val="EndNoteBibliography"/>
        <w:spacing w:after="0"/>
        <w:ind w:left="720" w:hanging="720"/>
        <w:rPr>
          <w:noProof/>
        </w:rPr>
      </w:pPr>
      <w:bookmarkStart w:id="971" w:name="_ENREF_44"/>
      <w:r w:rsidRPr="00671DCC">
        <w:rPr>
          <w:noProof/>
        </w:rPr>
        <w:t>44.</w:t>
      </w:r>
      <w:r w:rsidRPr="00671DCC">
        <w:rPr>
          <w:noProof/>
        </w:rPr>
        <w:tab/>
        <w:t xml:space="preserve">Kamrunnahar, M. and M. Urquidi-Macdonald, </w:t>
      </w:r>
      <w:r w:rsidRPr="00671DCC">
        <w:rPr>
          <w:i/>
          <w:noProof/>
        </w:rPr>
        <w:t>Prediction of corrosion behavior using neural network as a data mining tool.</w:t>
      </w:r>
      <w:r w:rsidRPr="00671DCC">
        <w:rPr>
          <w:noProof/>
        </w:rPr>
        <w:t xml:space="preserve"> Corrosion Science, 2010. </w:t>
      </w:r>
      <w:r w:rsidRPr="00671DCC">
        <w:rPr>
          <w:b/>
          <w:noProof/>
        </w:rPr>
        <w:t>52</w:t>
      </w:r>
      <w:r w:rsidRPr="00671DCC">
        <w:rPr>
          <w:noProof/>
        </w:rPr>
        <w:t>(3): p. 669-677.</w:t>
      </w:r>
      <w:bookmarkEnd w:id="971"/>
    </w:p>
    <w:p w14:paraId="62DDC89A" w14:textId="77777777" w:rsidR="00671DCC" w:rsidRPr="00671DCC" w:rsidRDefault="00671DCC" w:rsidP="00671DCC">
      <w:pPr>
        <w:pStyle w:val="EndNoteBibliography"/>
        <w:spacing w:after="0"/>
        <w:ind w:left="720" w:hanging="720"/>
        <w:rPr>
          <w:noProof/>
        </w:rPr>
      </w:pPr>
      <w:bookmarkStart w:id="972" w:name="_ENREF_45"/>
      <w:r w:rsidRPr="00671DCC">
        <w:rPr>
          <w:noProof/>
        </w:rPr>
        <w:t>45.</w:t>
      </w:r>
      <w:r w:rsidRPr="00671DCC">
        <w:rPr>
          <w:noProof/>
        </w:rPr>
        <w:tab/>
        <w:t xml:space="preserve">Xia, X., et al., </w:t>
      </w:r>
      <w:r w:rsidRPr="00671DCC">
        <w:rPr>
          <w:i/>
          <w:noProof/>
        </w:rPr>
        <w:t>An artificial neural network for predicting corrosion rate and hardness of magnesium alloys.</w:t>
      </w:r>
      <w:r w:rsidRPr="00671DCC">
        <w:rPr>
          <w:noProof/>
        </w:rPr>
        <w:t xml:space="preserve"> Materials &amp; Design, 2016. </w:t>
      </w:r>
      <w:r w:rsidRPr="00671DCC">
        <w:rPr>
          <w:b/>
          <w:noProof/>
        </w:rPr>
        <w:t>90</w:t>
      </w:r>
      <w:r w:rsidRPr="00671DCC">
        <w:rPr>
          <w:noProof/>
        </w:rPr>
        <w:t>: p. 1034-1043.</w:t>
      </w:r>
      <w:bookmarkEnd w:id="972"/>
    </w:p>
    <w:p w14:paraId="1F28757B" w14:textId="77777777" w:rsidR="00671DCC" w:rsidRPr="00671DCC" w:rsidRDefault="00671DCC" w:rsidP="00671DCC">
      <w:pPr>
        <w:pStyle w:val="EndNoteBibliography"/>
        <w:spacing w:after="0"/>
        <w:ind w:left="720" w:hanging="720"/>
        <w:rPr>
          <w:noProof/>
        </w:rPr>
      </w:pPr>
      <w:bookmarkStart w:id="973" w:name="_ENREF_46"/>
      <w:r w:rsidRPr="00671DCC">
        <w:rPr>
          <w:noProof/>
        </w:rPr>
        <w:t>46.</w:t>
      </w:r>
      <w:r w:rsidRPr="00671DCC">
        <w:rPr>
          <w:noProof/>
        </w:rPr>
        <w:tab/>
        <w:t xml:space="preserve">Li, S., et al., </w:t>
      </w:r>
      <w:r w:rsidRPr="00671DCC">
        <w:rPr>
          <w:i/>
          <w:noProof/>
        </w:rPr>
        <w:t>The Prediction of Sn-Ag Solder Properties Based on BP Algorithm of Artificial Neutral Network</w:t>
      </w:r>
      <w:r w:rsidRPr="00671DCC">
        <w:rPr>
          <w:noProof/>
        </w:rPr>
        <w:t xml:space="preserve">, in </w:t>
      </w:r>
      <w:r w:rsidRPr="00671DCC">
        <w:rPr>
          <w:i/>
          <w:noProof/>
        </w:rPr>
        <w:t>2007 8th International Conference on Electronic Packaging Technology</w:t>
      </w:r>
      <w:r w:rsidRPr="00671DCC">
        <w:rPr>
          <w:noProof/>
        </w:rPr>
        <w:t>. 2007, IEEE.</w:t>
      </w:r>
      <w:bookmarkEnd w:id="973"/>
    </w:p>
    <w:p w14:paraId="37E3276B" w14:textId="77777777" w:rsidR="00671DCC" w:rsidRPr="00671DCC" w:rsidRDefault="00671DCC" w:rsidP="00671DCC">
      <w:pPr>
        <w:pStyle w:val="EndNoteBibliography"/>
        <w:spacing w:after="0"/>
        <w:ind w:left="720" w:hanging="720"/>
        <w:rPr>
          <w:noProof/>
        </w:rPr>
      </w:pPr>
      <w:bookmarkStart w:id="974" w:name="_ENREF_47"/>
      <w:r w:rsidRPr="00671DCC">
        <w:rPr>
          <w:noProof/>
        </w:rPr>
        <w:t>47.</w:t>
      </w:r>
      <w:r w:rsidRPr="00671DCC">
        <w:rPr>
          <w:noProof/>
        </w:rPr>
        <w:tab/>
        <w:t xml:space="preserve">Li, M., et al., </w:t>
      </w:r>
      <w:r w:rsidRPr="00671DCC">
        <w:rPr>
          <w:i/>
          <w:noProof/>
        </w:rPr>
        <w:t>Approach to constitutive relationships of a Ti-5AI-2Sn-2Zr-4Cr-4Mo alloy by artificial neural networks.</w:t>
      </w:r>
      <w:r w:rsidRPr="00671DCC">
        <w:rPr>
          <w:noProof/>
        </w:rPr>
        <w:t xml:space="preserve"> Materials Science and Technology, 1998. </w:t>
      </w:r>
      <w:r w:rsidRPr="00671DCC">
        <w:rPr>
          <w:b/>
          <w:noProof/>
        </w:rPr>
        <w:t>14</w:t>
      </w:r>
      <w:r w:rsidRPr="00671DCC">
        <w:rPr>
          <w:noProof/>
        </w:rPr>
        <w:t>(2): p. 136-138.</w:t>
      </w:r>
      <w:bookmarkEnd w:id="974"/>
    </w:p>
    <w:p w14:paraId="231C99EB" w14:textId="77777777" w:rsidR="00671DCC" w:rsidRPr="00671DCC" w:rsidRDefault="00671DCC" w:rsidP="00671DCC">
      <w:pPr>
        <w:pStyle w:val="EndNoteBibliography"/>
        <w:spacing w:after="0"/>
        <w:ind w:left="720" w:hanging="720"/>
        <w:rPr>
          <w:noProof/>
        </w:rPr>
      </w:pPr>
      <w:bookmarkStart w:id="975" w:name="_ENREF_48"/>
      <w:r w:rsidRPr="00671DCC">
        <w:rPr>
          <w:noProof/>
        </w:rPr>
        <w:t>48.</w:t>
      </w:r>
      <w:r w:rsidRPr="00671DCC">
        <w:rPr>
          <w:noProof/>
        </w:rPr>
        <w:tab/>
        <w:t xml:space="preserve">Xie, T. and J.C. Grossman, </w:t>
      </w:r>
      <w:r w:rsidRPr="00671DCC">
        <w:rPr>
          <w:i/>
          <w:noProof/>
        </w:rPr>
        <w:t>Crystal Graph Convolutional Neural Networks for an Accurate and Interpretable Prediction of Material Properties.</w:t>
      </w:r>
      <w:r w:rsidRPr="00671DCC">
        <w:rPr>
          <w:noProof/>
        </w:rPr>
        <w:t xml:space="preserve"> Phys Rev Lett, 2018. </w:t>
      </w:r>
      <w:r w:rsidRPr="00671DCC">
        <w:rPr>
          <w:b/>
          <w:noProof/>
        </w:rPr>
        <w:t>120</w:t>
      </w:r>
      <w:r w:rsidRPr="00671DCC">
        <w:rPr>
          <w:noProof/>
        </w:rPr>
        <w:t>(14): p. 145301.</w:t>
      </w:r>
      <w:bookmarkEnd w:id="975"/>
    </w:p>
    <w:p w14:paraId="0428BDFF" w14:textId="77777777" w:rsidR="00671DCC" w:rsidRPr="00671DCC" w:rsidRDefault="00671DCC" w:rsidP="00671DCC">
      <w:pPr>
        <w:pStyle w:val="EndNoteBibliography"/>
        <w:spacing w:after="0"/>
        <w:ind w:left="720" w:hanging="720"/>
        <w:rPr>
          <w:noProof/>
        </w:rPr>
      </w:pPr>
      <w:bookmarkStart w:id="976" w:name="_ENREF_49"/>
      <w:r w:rsidRPr="00671DCC">
        <w:rPr>
          <w:noProof/>
        </w:rPr>
        <w:t>49.</w:t>
      </w:r>
      <w:r w:rsidRPr="00671DCC">
        <w:rPr>
          <w:noProof/>
        </w:rPr>
        <w:tab/>
        <w:t xml:space="preserve">Yilmaz, M. and H.M. Ertunc, </w:t>
      </w:r>
      <w:r w:rsidRPr="00671DCC">
        <w:rPr>
          <w:i/>
          <w:noProof/>
        </w:rPr>
        <w:t>The prediction of mechanical behavior for steel wires and cord materials using neural networks.</w:t>
      </w:r>
      <w:r w:rsidRPr="00671DCC">
        <w:rPr>
          <w:noProof/>
        </w:rPr>
        <w:t xml:space="preserve"> Materials &amp; Design, 2007. </w:t>
      </w:r>
      <w:r w:rsidRPr="00671DCC">
        <w:rPr>
          <w:b/>
          <w:noProof/>
        </w:rPr>
        <w:t>28</w:t>
      </w:r>
      <w:r w:rsidRPr="00671DCC">
        <w:rPr>
          <w:noProof/>
        </w:rPr>
        <w:t>(2): p. 599-608.</w:t>
      </w:r>
      <w:bookmarkEnd w:id="976"/>
    </w:p>
    <w:p w14:paraId="641CA4DD" w14:textId="77777777" w:rsidR="00671DCC" w:rsidRPr="00671DCC" w:rsidRDefault="00671DCC" w:rsidP="00671DCC">
      <w:pPr>
        <w:pStyle w:val="EndNoteBibliography"/>
        <w:spacing w:after="0"/>
        <w:ind w:left="720" w:hanging="720"/>
        <w:rPr>
          <w:noProof/>
        </w:rPr>
      </w:pPr>
      <w:bookmarkStart w:id="977" w:name="_ENREF_50"/>
      <w:r w:rsidRPr="00671DCC">
        <w:rPr>
          <w:noProof/>
        </w:rPr>
        <w:t>50.</w:t>
      </w:r>
      <w:r w:rsidRPr="00671DCC">
        <w:rPr>
          <w:noProof/>
        </w:rPr>
        <w:tab/>
        <w:t xml:space="preserve">Sung, A.H., </w:t>
      </w:r>
      <w:r w:rsidRPr="00671DCC">
        <w:rPr>
          <w:i/>
          <w:noProof/>
        </w:rPr>
        <w:t>Ranking importance of input parameters of neural networks.</w:t>
      </w:r>
      <w:r w:rsidRPr="00671DCC">
        <w:rPr>
          <w:noProof/>
        </w:rPr>
        <w:t xml:space="preserve"> Expert Systems with Applications, 1998. </w:t>
      </w:r>
      <w:r w:rsidRPr="00671DCC">
        <w:rPr>
          <w:b/>
          <w:noProof/>
        </w:rPr>
        <w:t>15</w:t>
      </w:r>
      <w:r w:rsidRPr="00671DCC">
        <w:rPr>
          <w:noProof/>
        </w:rPr>
        <w:t>(3): p. 405-411.</w:t>
      </w:r>
      <w:bookmarkEnd w:id="977"/>
    </w:p>
    <w:p w14:paraId="263A344A" w14:textId="77777777" w:rsidR="00671DCC" w:rsidRPr="00671DCC" w:rsidRDefault="00671DCC" w:rsidP="00671DCC">
      <w:pPr>
        <w:pStyle w:val="EndNoteBibliography"/>
        <w:spacing w:after="0"/>
        <w:ind w:left="720" w:hanging="720"/>
        <w:rPr>
          <w:noProof/>
        </w:rPr>
      </w:pPr>
      <w:bookmarkStart w:id="978" w:name="_ENREF_51"/>
      <w:r w:rsidRPr="00671DCC">
        <w:rPr>
          <w:noProof/>
        </w:rPr>
        <w:t>51.</w:t>
      </w:r>
      <w:r w:rsidRPr="00671DCC">
        <w:rPr>
          <w:noProof/>
        </w:rPr>
        <w:tab/>
        <w:t xml:space="preserve">Vasudevan, M., et al., </w:t>
      </w:r>
      <w:r w:rsidRPr="00671DCC">
        <w:rPr>
          <w:i/>
          <w:noProof/>
        </w:rPr>
        <w:t>Modelling correlation between alloy composition and ferrite number in duplex stainless steel welds using artificial neural networks.</w:t>
      </w:r>
      <w:r w:rsidRPr="00671DCC">
        <w:rPr>
          <w:noProof/>
        </w:rPr>
        <w:t xml:space="preserve"> Materials Science and Technology, 2005. </w:t>
      </w:r>
      <w:r w:rsidRPr="00671DCC">
        <w:rPr>
          <w:b/>
          <w:noProof/>
        </w:rPr>
        <w:t>21</w:t>
      </w:r>
      <w:r w:rsidRPr="00671DCC">
        <w:rPr>
          <w:noProof/>
        </w:rPr>
        <w:t>(4): p. 387-392.</w:t>
      </w:r>
      <w:bookmarkEnd w:id="978"/>
    </w:p>
    <w:p w14:paraId="0DEAEF5E" w14:textId="77777777" w:rsidR="00671DCC" w:rsidRPr="00671DCC" w:rsidRDefault="00671DCC" w:rsidP="00671DCC">
      <w:pPr>
        <w:pStyle w:val="EndNoteBibliography"/>
        <w:spacing w:after="0"/>
        <w:ind w:left="720" w:hanging="720"/>
        <w:rPr>
          <w:noProof/>
        </w:rPr>
      </w:pPr>
      <w:bookmarkStart w:id="979" w:name="_ENREF_52"/>
      <w:r w:rsidRPr="00671DCC">
        <w:rPr>
          <w:noProof/>
        </w:rPr>
        <w:t>52.</w:t>
      </w:r>
      <w:r w:rsidRPr="00671DCC">
        <w:rPr>
          <w:noProof/>
        </w:rPr>
        <w:tab/>
        <w:t xml:space="preserve">Fu, Z., et al., </w:t>
      </w:r>
      <w:r w:rsidRPr="00671DCC">
        <w:rPr>
          <w:i/>
          <w:noProof/>
        </w:rPr>
        <w:t>Using genetic algorithm-back propagation neural network prediction and finite-element model simulation to optimize the process of multiple-step incremental air-bending forming of sheet metal.</w:t>
      </w:r>
      <w:r w:rsidRPr="00671DCC">
        <w:rPr>
          <w:noProof/>
        </w:rPr>
        <w:t xml:space="preserve"> Materials &amp; Design, 2010. </w:t>
      </w:r>
      <w:r w:rsidRPr="00671DCC">
        <w:rPr>
          <w:b/>
          <w:noProof/>
        </w:rPr>
        <w:t>31</w:t>
      </w:r>
      <w:r w:rsidRPr="00671DCC">
        <w:rPr>
          <w:noProof/>
        </w:rPr>
        <w:t>(1): p. 267-277.</w:t>
      </w:r>
      <w:bookmarkEnd w:id="979"/>
    </w:p>
    <w:p w14:paraId="14FA92B5" w14:textId="77777777" w:rsidR="00671DCC" w:rsidRPr="00671DCC" w:rsidRDefault="00671DCC" w:rsidP="00671DCC">
      <w:pPr>
        <w:pStyle w:val="EndNoteBibliography"/>
        <w:spacing w:after="0"/>
        <w:ind w:left="720" w:hanging="720"/>
        <w:rPr>
          <w:noProof/>
        </w:rPr>
      </w:pPr>
      <w:bookmarkStart w:id="980" w:name="_ENREF_53"/>
      <w:r w:rsidRPr="00671DCC">
        <w:rPr>
          <w:noProof/>
        </w:rPr>
        <w:t>53.</w:t>
      </w:r>
      <w:r w:rsidRPr="00671DCC">
        <w:rPr>
          <w:noProof/>
        </w:rPr>
        <w:tab/>
        <w:t xml:space="preserve">Aliofkhazraei, M. and A.S. Rouhaghdam, </w:t>
      </w:r>
      <w:r w:rsidRPr="00671DCC">
        <w:rPr>
          <w:i/>
          <w:noProof/>
        </w:rPr>
        <w:t>Neural networks prediction of different frequencies effects on corrosion resistance obtained from pulsed nanocrystalline plasma electrolytic carburizing.</w:t>
      </w:r>
      <w:r w:rsidRPr="00671DCC">
        <w:rPr>
          <w:noProof/>
        </w:rPr>
        <w:t xml:space="preserve"> Materials Letters, 2008. </w:t>
      </w:r>
      <w:r w:rsidRPr="00671DCC">
        <w:rPr>
          <w:b/>
          <w:noProof/>
        </w:rPr>
        <w:t>62</w:t>
      </w:r>
      <w:r w:rsidRPr="00671DCC">
        <w:rPr>
          <w:noProof/>
        </w:rPr>
        <w:t>(14): p. 2192-2195.</w:t>
      </w:r>
      <w:bookmarkEnd w:id="980"/>
    </w:p>
    <w:p w14:paraId="32474F2C" w14:textId="77777777" w:rsidR="00671DCC" w:rsidRPr="00671DCC" w:rsidRDefault="00671DCC" w:rsidP="00671DCC">
      <w:pPr>
        <w:pStyle w:val="EndNoteBibliography"/>
        <w:spacing w:after="0"/>
        <w:ind w:left="720" w:hanging="720"/>
        <w:rPr>
          <w:noProof/>
        </w:rPr>
      </w:pPr>
      <w:bookmarkStart w:id="981" w:name="_ENREF_54"/>
      <w:r w:rsidRPr="00671DCC">
        <w:rPr>
          <w:noProof/>
        </w:rPr>
        <w:t>54.</w:t>
      </w:r>
      <w:r w:rsidRPr="00671DCC">
        <w:rPr>
          <w:noProof/>
        </w:rPr>
        <w:tab/>
        <w:t xml:space="preserve">Weckman, G.R., et al., </w:t>
      </w:r>
      <w:r w:rsidRPr="00671DCC">
        <w:rPr>
          <w:i/>
          <w:noProof/>
        </w:rPr>
        <w:t>EXTRACTING KNOWLEDGE FROM CARBON DIOXIDE CORROSION INHIBITION WITH ARTIFICIAL NEURAL NETWORKS.</w:t>
      </w:r>
      <w:r w:rsidRPr="00671DCC">
        <w:rPr>
          <w:noProof/>
        </w:rPr>
        <w:t xml:space="preserve"> International Journal of Industrial Engineering: Theory, Applications and Practice; Vol 17, No 1 (2010), 2010.</w:t>
      </w:r>
      <w:bookmarkEnd w:id="981"/>
    </w:p>
    <w:p w14:paraId="667CD868" w14:textId="77777777" w:rsidR="00671DCC" w:rsidRPr="00671DCC" w:rsidRDefault="00671DCC" w:rsidP="00671DCC">
      <w:pPr>
        <w:pStyle w:val="EndNoteBibliography"/>
        <w:spacing w:after="0"/>
        <w:ind w:left="720" w:hanging="720"/>
        <w:rPr>
          <w:noProof/>
        </w:rPr>
      </w:pPr>
      <w:bookmarkStart w:id="982" w:name="_ENREF_55"/>
      <w:r w:rsidRPr="00671DCC">
        <w:rPr>
          <w:noProof/>
        </w:rPr>
        <w:lastRenderedPageBreak/>
        <w:t>55.</w:t>
      </w:r>
      <w:r w:rsidRPr="00671DCC">
        <w:rPr>
          <w:noProof/>
        </w:rPr>
        <w:tab/>
        <w:t xml:space="preserve">Fathi, A. and A. Aghakouchak, </w:t>
      </w:r>
      <w:r w:rsidRPr="00671DCC">
        <w:rPr>
          <w:i/>
          <w:noProof/>
        </w:rPr>
        <w:t>Prediction of fatigue crack growth rate in welded tubular joints using neural network.</w:t>
      </w:r>
      <w:r w:rsidRPr="00671DCC">
        <w:rPr>
          <w:noProof/>
        </w:rPr>
        <w:t xml:space="preserve"> International Journal of Fatigue, 2007. </w:t>
      </w:r>
      <w:r w:rsidRPr="00671DCC">
        <w:rPr>
          <w:b/>
          <w:noProof/>
        </w:rPr>
        <w:t>29</w:t>
      </w:r>
      <w:r w:rsidRPr="00671DCC">
        <w:rPr>
          <w:noProof/>
        </w:rPr>
        <w:t>(2): p. 261-275.</w:t>
      </w:r>
      <w:bookmarkEnd w:id="982"/>
    </w:p>
    <w:p w14:paraId="7713BC7E" w14:textId="77777777" w:rsidR="00671DCC" w:rsidRPr="00671DCC" w:rsidRDefault="00671DCC" w:rsidP="00671DCC">
      <w:pPr>
        <w:pStyle w:val="EndNoteBibliography"/>
        <w:spacing w:after="0"/>
        <w:ind w:left="720" w:hanging="720"/>
        <w:rPr>
          <w:noProof/>
        </w:rPr>
      </w:pPr>
      <w:bookmarkStart w:id="983" w:name="_ENREF_56"/>
      <w:r w:rsidRPr="00671DCC">
        <w:rPr>
          <w:noProof/>
        </w:rPr>
        <w:t>56.</w:t>
      </w:r>
      <w:r w:rsidRPr="00671DCC">
        <w:rPr>
          <w:noProof/>
        </w:rPr>
        <w:tab/>
        <w:t xml:space="preserve">Khadom, A.A., </w:t>
      </w:r>
      <w:r w:rsidRPr="00671DCC">
        <w:rPr>
          <w:i/>
          <w:noProof/>
        </w:rPr>
        <w:t>Modeling of corrosion reaction data in inhibited acid environment using regressions and artificial neural networks.</w:t>
      </w:r>
      <w:r w:rsidRPr="00671DCC">
        <w:rPr>
          <w:noProof/>
        </w:rPr>
        <w:t xml:space="preserve"> Korean Journal of Chemical Engineering, 2013. </w:t>
      </w:r>
      <w:r w:rsidRPr="00671DCC">
        <w:rPr>
          <w:b/>
          <w:noProof/>
        </w:rPr>
        <w:t>30</w:t>
      </w:r>
      <w:r w:rsidRPr="00671DCC">
        <w:rPr>
          <w:noProof/>
        </w:rPr>
        <w:t>(12): p. 2197-2204.</w:t>
      </w:r>
      <w:bookmarkEnd w:id="983"/>
    </w:p>
    <w:p w14:paraId="01EB4A70" w14:textId="77777777" w:rsidR="00671DCC" w:rsidRPr="00671DCC" w:rsidRDefault="00671DCC" w:rsidP="00671DCC">
      <w:pPr>
        <w:pStyle w:val="EndNoteBibliography"/>
        <w:spacing w:after="0"/>
        <w:ind w:left="720" w:hanging="720"/>
        <w:rPr>
          <w:noProof/>
        </w:rPr>
      </w:pPr>
      <w:bookmarkStart w:id="984" w:name="_ENREF_57"/>
      <w:r w:rsidRPr="00671DCC">
        <w:rPr>
          <w:noProof/>
        </w:rPr>
        <w:t>57.</w:t>
      </w:r>
      <w:r w:rsidRPr="00671DCC">
        <w:rPr>
          <w:noProof/>
        </w:rPr>
        <w:tab/>
        <w:t xml:space="preserve">Li, D., et al., </w:t>
      </w:r>
      <w:r w:rsidRPr="00671DCC">
        <w:rPr>
          <w:i/>
          <w:noProof/>
        </w:rPr>
        <w:t>Hybrid neural network-based prediction model for tribological properties of polyamide6-based friction materials.</w:t>
      </w:r>
      <w:r w:rsidRPr="00671DCC">
        <w:rPr>
          <w:noProof/>
        </w:rPr>
        <w:t xml:space="preserve"> Polymer Composites, 2017. </w:t>
      </w:r>
      <w:r w:rsidRPr="00671DCC">
        <w:rPr>
          <w:b/>
          <w:noProof/>
        </w:rPr>
        <w:t>38</w:t>
      </w:r>
      <w:r w:rsidRPr="00671DCC">
        <w:rPr>
          <w:noProof/>
        </w:rPr>
        <w:t>(8): p. 1705-1711.</w:t>
      </w:r>
      <w:bookmarkEnd w:id="984"/>
    </w:p>
    <w:p w14:paraId="1D9EFC68" w14:textId="77777777" w:rsidR="00671DCC" w:rsidRPr="00671DCC" w:rsidRDefault="00671DCC" w:rsidP="00671DCC">
      <w:pPr>
        <w:pStyle w:val="EndNoteBibliography"/>
        <w:spacing w:after="0"/>
        <w:ind w:left="720" w:hanging="720"/>
        <w:rPr>
          <w:noProof/>
        </w:rPr>
      </w:pPr>
      <w:bookmarkStart w:id="985" w:name="_ENREF_58"/>
      <w:r w:rsidRPr="00671DCC">
        <w:rPr>
          <w:noProof/>
        </w:rPr>
        <w:t>58.</w:t>
      </w:r>
      <w:r w:rsidRPr="00671DCC">
        <w:rPr>
          <w:noProof/>
        </w:rPr>
        <w:tab/>
        <w:t xml:space="preserve">Bhadeshia, H.K.D.H., </w:t>
      </w:r>
      <w:r w:rsidRPr="00671DCC">
        <w:rPr>
          <w:i/>
          <w:noProof/>
        </w:rPr>
        <w:t>Neural Networks in Materials Science</w:t>
      </w:r>
      <w:r w:rsidRPr="00671DCC">
        <w:rPr>
          <w:noProof/>
        </w:rPr>
        <w:t xml:space="preserve">, in </w:t>
      </w:r>
      <w:r w:rsidRPr="00671DCC">
        <w:rPr>
          <w:i/>
          <w:noProof/>
        </w:rPr>
        <w:t>Encyclopedia of Materials: Science and Technology</w:t>
      </w:r>
      <w:r w:rsidRPr="00671DCC">
        <w:rPr>
          <w:noProof/>
        </w:rPr>
        <w:t>. 2008, Elsevier. p. 1-5.</w:t>
      </w:r>
      <w:bookmarkEnd w:id="985"/>
    </w:p>
    <w:p w14:paraId="4D49B431" w14:textId="77777777" w:rsidR="00671DCC" w:rsidRPr="00671DCC" w:rsidRDefault="00671DCC" w:rsidP="00671DCC">
      <w:pPr>
        <w:pStyle w:val="EndNoteBibliography"/>
        <w:spacing w:after="0"/>
        <w:ind w:left="720" w:hanging="720"/>
        <w:rPr>
          <w:i/>
          <w:noProof/>
        </w:rPr>
      </w:pPr>
      <w:bookmarkStart w:id="986" w:name="_ENREF_59"/>
      <w:r w:rsidRPr="00671DCC">
        <w:rPr>
          <w:noProof/>
        </w:rPr>
        <w:t>59.</w:t>
      </w:r>
      <w:r w:rsidRPr="00671DCC">
        <w:rPr>
          <w:noProof/>
        </w:rPr>
        <w:tab/>
      </w:r>
      <w:r w:rsidRPr="00671DCC">
        <w:rPr>
          <w:i/>
          <w:noProof/>
        </w:rPr>
        <w:t>Artificial neural networks for predicting sliding friction and wear properties of polyphenylene sulfide composites.</w:t>
      </w:r>
      <w:bookmarkEnd w:id="986"/>
    </w:p>
    <w:p w14:paraId="7E9B5D7B" w14:textId="77777777" w:rsidR="00671DCC" w:rsidRPr="00671DCC" w:rsidRDefault="00671DCC" w:rsidP="00671DCC">
      <w:pPr>
        <w:pStyle w:val="EndNoteBibliography"/>
        <w:spacing w:after="0"/>
        <w:ind w:left="720" w:hanging="720"/>
        <w:rPr>
          <w:noProof/>
        </w:rPr>
      </w:pPr>
      <w:bookmarkStart w:id="987" w:name="_ENREF_60"/>
      <w:r w:rsidRPr="00671DCC">
        <w:rPr>
          <w:noProof/>
        </w:rPr>
        <w:t>60.</w:t>
      </w:r>
      <w:r w:rsidRPr="00671DCC">
        <w:rPr>
          <w:noProof/>
        </w:rPr>
        <w:tab/>
        <w:t xml:space="preserve">Narimani, N., et al., </w:t>
      </w:r>
      <w:r w:rsidRPr="00671DCC">
        <w:rPr>
          <w:i/>
          <w:noProof/>
        </w:rPr>
        <w:t>Predictions of corrosion current density and potential by using chemical composition and corrosion cell characteristics in microalloyed pipeline steels.</w:t>
      </w:r>
      <w:r w:rsidRPr="00671DCC">
        <w:rPr>
          <w:noProof/>
        </w:rPr>
        <w:t xml:space="preserve"> Measurement, 2015. </w:t>
      </w:r>
      <w:r w:rsidRPr="00671DCC">
        <w:rPr>
          <w:b/>
          <w:noProof/>
        </w:rPr>
        <w:t>62</w:t>
      </w:r>
      <w:r w:rsidRPr="00671DCC">
        <w:rPr>
          <w:noProof/>
        </w:rPr>
        <w:t>: p. 97-107.</w:t>
      </w:r>
      <w:bookmarkEnd w:id="987"/>
    </w:p>
    <w:p w14:paraId="3D0FE202" w14:textId="77777777" w:rsidR="00671DCC" w:rsidRPr="00671DCC" w:rsidRDefault="00671DCC" w:rsidP="00671DCC">
      <w:pPr>
        <w:pStyle w:val="EndNoteBibliography"/>
        <w:spacing w:after="0"/>
        <w:ind w:left="720" w:hanging="720"/>
        <w:rPr>
          <w:noProof/>
        </w:rPr>
      </w:pPr>
      <w:bookmarkStart w:id="988" w:name="_ENREF_61"/>
      <w:r w:rsidRPr="00671DCC">
        <w:rPr>
          <w:noProof/>
        </w:rPr>
        <w:t>61.</w:t>
      </w:r>
      <w:r w:rsidRPr="00671DCC">
        <w:rPr>
          <w:noProof/>
        </w:rPr>
        <w:tab/>
        <w:t xml:space="preserve">Xu, Y., et al., </w:t>
      </w:r>
      <w:r w:rsidRPr="00671DCC">
        <w:rPr>
          <w:i/>
          <w:noProof/>
        </w:rPr>
        <w:t>Application of artificial neural networks to predict corrosion behavior of Ni–SiC composite coatings deposited by ultrasonic electrodeposition.</w:t>
      </w:r>
      <w:r w:rsidRPr="00671DCC">
        <w:rPr>
          <w:noProof/>
        </w:rPr>
        <w:t xml:space="preserve"> Ceramics International, 2014. </w:t>
      </w:r>
      <w:r w:rsidRPr="00671DCC">
        <w:rPr>
          <w:b/>
          <w:noProof/>
        </w:rPr>
        <w:t>40</w:t>
      </w:r>
      <w:r w:rsidRPr="00671DCC">
        <w:rPr>
          <w:noProof/>
        </w:rPr>
        <w:t>(4): p. 5425-5430.</w:t>
      </w:r>
      <w:bookmarkEnd w:id="988"/>
    </w:p>
    <w:p w14:paraId="6D53988F" w14:textId="77777777" w:rsidR="00671DCC" w:rsidRPr="00671DCC" w:rsidRDefault="00671DCC" w:rsidP="00671DCC">
      <w:pPr>
        <w:pStyle w:val="EndNoteBibliography"/>
        <w:spacing w:after="0"/>
        <w:ind w:left="720" w:hanging="720"/>
        <w:rPr>
          <w:noProof/>
        </w:rPr>
      </w:pPr>
      <w:bookmarkStart w:id="989" w:name="_ENREF_62"/>
      <w:r w:rsidRPr="00671DCC">
        <w:rPr>
          <w:noProof/>
        </w:rPr>
        <w:t>62.</w:t>
      </w:r>
      <w:r w:rsidRPr="00671DCC">
        <w:rPr>
          <w:noProof/>
        </w:rPr>
        <w:tab/>
        <w:t xml:space="preserve">Lu, C. and R. Liu, </w:t>
      </w:r>
      <w:r w:rsidRPr="00671DCC">
        <w:rPr>
          <w:i/>
          <w:noProof/>
        </w:rPr>
        <w:t>Predicting Carbonation Depth of Prestressed Concrete under Different Stress States Using Artificial Neural Network.</w:t>
      </w:r>
      <w:r w:rsidRPr="00671DCC">
        <w:rPr>
          <w:noProof/>
        </w:rPr>
        <w:t xml:space="preserve"> Advances in Artificial Neural Systems, 2009. </w:t>
      </w:r>
      <w:r w:rsidRPr="00671DCC">
        <w:rPr>
          <w:b/>
          <w:noProof/>
        </w:rPr>
        <w:t>2009</w:t>
      </w:r>
      <w:r w:rsidRPr="00671DCC">
        <w:rPr>
          <w:noProof/>
        </w:rPr>
        <w:t>: p. 1-8.</w:t>
      </w:r>
      <w:bookmarkEnd w:id="989"/>
    </w:p>
    <w:p w14:paraId="5317B764" w14:textId="77777777" w:rsidR="00671DCC" w:rsidRPr="00671DCC" w:rsidRDefault="00671DCC" w:rsidP="00671DCC">
      <w:pPr>
        <w:pStyle w:val="EndNoteBibliography"/>
        <w:spacing w:after="0"/>
        <w:ind w:left="720" w:hanging="720"/>
        <w:rPr>
          <w:noProof/>
        </w:rPr>
      </w:pPr>
      <w:bookmarkStart w:id="990" w:name="_ENREF_63"/>
      <w:r w:rsidRPr="00671DCC">
        <w:rPr>
          <w:noProof/>
        </w:rPr>
        <w:t>63.</w:t>
      </w:r>
      <w:r w:rsidRPr="00671DCC">
        <w:rPr>
          <w:noProof/>
        </w:rPr>
        <w:tab/>
        <w:t xml:space="preserve">Sonar, D.K., U.S. Dixit, and D.K. Ojha, </w:t>
      </w:r>
      <w:r w:rsidRPr="00671DCC">
        <w:rPr>
          <w:i/>
          <w:noProof/>
        </w:rPr>
        <w:t>The application of a radial basis function neural network for predicting the surface roughness in a turning process.</w:t>
      </w:r>
      <w:r w:rsidRPr="00671DCC">
        <w:rPr>
          <w:noProof/>
        </w:rPr>
        <w:t xml:space="preserve"> The International Journal of Advanced Manufacturing Technology, 2005. </w:t>
      </w:r>
      <w:r w:rsidRPr="00671DCC">
        <w:rPr>
          <w:b/>
          <w:noProof/>
        </w:rPr>
        <w:t>27</w:t>
      </w:r>
      <w:r w:rsidRPr="00671DCC">
        <w:rPr>
          <w:noProof/>
        </w:rPr>
        <w:t>(7-8): p. 661-666.</w:t>
      </w:r>
      <w:bookmarkEnd w:id="990"/>
    </w:p>
    <w:p w14:paraId="6142D28C" w14:textId="77777777" w:rsidR="00671DCC" w:rsidRPr="00671DCC" w:rsidRDefault="00671DCC" w:rsidP="00671DCC">
      <w:pPr>
        <w:pStyle w:val="EndNoteBibliography"/>
        <w:spacing w:after="0"/>
        <w:ind w:left="720" w:hanging="720"/>
        <w:rPr>
          <w:noProof/>
        </w:rPr>
      </w:pPr>
      <w:bookmarkStart w:id="991" w:name="_ENREF_64"/>
      <w:r w:rsidRPr="00671DCC">
        <w:rPr>
          <w:noProof/>
        </w:rPr>
        <w:t>64.</w:t>
      </w:r>
      <w:r w:rsidRPr="00671DCC">
        <w:rPr>
          <w:noProof/>
        </w:rPr>
        <w:tab/>
        <w:t xml:space="preserve">Li, L., et al., </w:t>
      </w:r>
      <w:r w:rsidRPr="00671DCC">
        <w:rPr>
          <w:i/>
          <w:noProof/>
        </w:rPr>
        <w:t>Research on Corrosion Rate Prediction of Aluminum Alloys in Typical Domestic Areas Based on BP Artificial Neural Network.</w:t>
      </w:r>
      <w:r w:rsidRPr="00671DCC">
        <w:rPr>
          <w:noProof/>
        </w:rPr>
        <w:t xml:space="preserve"> Advanced Materials Research, 2013. </w:t>
      </w:r>
      <w:r w:rsidRPr="00671DCC">
        <w:rPr>
          <w:b/>
          <w:noProof/>
        </w:rPr>
        <w:t>652-654</w:t>
      </w:r>
      <w:r w:rsidRPr="00671DCC">
        <w:rPr>
          <w:noProof/>
        </w:rPr>
        <w:t>: p. 1088-1091.</w:t>
      </w:r>
      <w:bookmarkEnd w:id="991"/>
    </w:p>
    <w:p w14:paraId="05F35EAD" w14:textId="77777777" w:rsidR="00671DCC" w:rsidRPr="00671DCC" w:rsidRDefault="00671DCC" w:rsidP="00671DCC">
      <w:pPr>
        <w:pStyle w:val="EndNoteBibliography"/>
        <w:spacing w:after="0"/>
        <w:ind w:left="720" w:hanging="720"/>
        <w:rPr>
          <w:noProof/>
        </w:rPr>
      </w:pPr>
      <w:bookmarkStart w:id="992" w:name="_ENREF_65"/>
      <w:r w:rsidRPr="00671DCC">
        <w:rPr>
          <w:noProof/>
        </w:rPr>
        <w:t>65.</w:t>
      </w:r>
      <w:r w:rsidRPr="00671DCC">
        <w:rPr>
          <w:noProof/>
        </w:rPr>
        <w:tab/>
        <w:t xml:space="preserve">Jančíková, Z., O. Zimný, and P. Koštial, </w:t>
      </w:r>
      <w:r w:rsidRPr="00671DCC">
        <w:rPr>
          <w:i/>
          <w:noProof/>
        </w:rPr>
        <w:t>Prediction of metal corrosion by neural networks</w:t>
      </w:r>
      <w:r w:rsidRPr="00671DCC">
        <w:rPr>
          <w:noProof/>
        </w:rPr>
        <w:t>. Vol. 52. 2013. 379-381.</w:t>
      </w:r>
      <w:bookmarkEnd w:id="992"/>
    </w:p>
    <w:p w14:paraId="7637773E" w14:textId="77777777" w:rsidR="00671DCC" w:rsidRPr="00671DCC" w:rsidRDefault="00671DCC" w:rsidP="00671DCC">
      <w:pPr>
        <w:pStyle w:val="EndNoteBibliography"/>
        <w:spacing w:after="0"/>
        <w:ind w:left="720" w:hanging="720"/>
        <w:rPr>
          <w:noProof/>
        </w:rPr>
      </w:pPr>
      <w:bookmarkStart w:id="993" w:name="_ENREF_66"/>
      <w:r w:rsidRPr="00671DCC">
        <w:rPr>
          <w:noProof/>
        </w:rPr>
        <w:t>66.</w:t>
      </w:r>
      <w:r w:rsidRPr="00671DCC">
        <w:rPr>
          <w:noProof/>
        </w:rPr>
        <w:tab/>
        <w:t xml:space="preserve">Kermanpur, A., A. Ebnonnasir, and M. Hedayati, </w:t>
      </w:r>
      <w:r w:rsidRPr="00671DCC">
        <w:rPr>
          <w:i/>
          <w:noProof/>
        </w:rPr>
        <w:t>A novel analytical–artificial neural network model to improve efficiency of high pressure descaling nozzles in hot strip rolling of steels.</w:t>
      </w:r>
      <w:r w:rsidRPr="00671DCC">
        <w:rPr>
          <w:noProof/>
        </w:rPr>
        <w:t xml:space="preserve"> Materials Science and Technology, 2007. </w:t>
      </w:r>
      <w:r w:rsidRPr="00671DCC">
        <w:rPr>
          <w:b/>
          <w:noProof/>
        </w:rPr>
        <w:t>23</w:t>
      </w:r>
      <w:r w:rsidRPr="00671DCC">
        <w:rPr>
          <w:noProof/>
        </w:rPr>
        <w:t>(8): p. 951-957.</w:t>
      </w:r>
      <w:bookmarkEnd w:id="993"/>
    </w:p>
    <w:p w14:paraId="0D983DC3" w14:textId="77777777" w:rsidR="00671DCC" w:rsidRPr="00671DCC" w:rsidRDefault="00671DCC" w:rsidP="00671DCC">
      <w:pPr>
        <w:pStyle w:val="EndNoteBibliography"/>
        <w:spacing w:after="0"/>
        <w:ind w:left="720" w:hanging="720"/>
        <w:rPr>
          <w:noProof/>
        </w:rPr>
      </w:pPr>
      <w:bookmarkStart w:id="994" w:name="_ENREF_67"/>
      <w:r w:rsidRPr="00671DCC">
        <w:rPr>
          <w:noProof/>
        </w:rPr>
        <w:t>67.</w:t>
      </w:r>
      <w:r w:rsidRPr="00671DCC">
        <w:rPr>
          <w:noProof/>
        </w:rPr>
        <w:tab/>
        <w:t xml:space="preserve">Altinkok, N. and R. Koker, </w:t>
      </w:r>
      <w:r w:rsidRPr="00671DCC">
        <w:rPr>
          <w:i/>
          <w:noProof/>
        </w:rPr>
        <w:t>Modelling of the prediction of tensile and density properties in particle reinforced metal matrix composites by using neural networks.</w:t>
      </w:r>
      <w:r w:rsidRPr="00671DCC">
        <w:rPr>
          <w:noProof/>
        </w:rPr>
        <w:t xml:space="preserve"> Materials &amp; Design, 2006. </w:t>
      </w:r>
      <w:r w:rsidRPr="00671DCC">
        <w:rPr>
          <w:b/>
          <w:noProof/>
        </w:rPr>
        <w:t>27</w:t>
      </w:r>
      <w:r w:rsidRPr="00671DCC">
        <w:rPr>
          <w:noProof/>
        </w:rPr>
        <w:t>(8): p. 625-631.</w:t>
      </w:r>
      <w:bookmarkEnd w:id="994"/>
    </w:p>
    <w:p w14:paraId="44FE2C57" w14:textId="77777777" w:rsidR="00671DCC" w:rsidRPr="00671DCC" w:rsidRDefault="00671DCC" w:rsidP="00671DCC">
      <w:pPr>
        <w:pStyle w:val="EndNoteBibliography"/>
        <w:spacing w:after="0"/>
        <w:ind w:left="720" w:hanging="720"/>
        <w:rPr>
          <w:noProof/>
        </w:rPr>
      </w:pPr>
      <w:bookmarkStart w:id="995" w:name="_ENREF_68"/>
      <w:r w:rsidRPr="00671DCC">
        <w:rPr>
          <w:noProof/>
        </w:rPr>
        <w:t>68.</w:t>
      </w:r>
      <w:r w:rsidRPr="00671DCC">
        <w:rPr>
          <w:noProof/>
        </w:rPr>
        <w:tab/>
        <w:t xml:space="preserve">Khaled, K. and N.A. Al-Mobarak, </w:t>
      </w:r>
      <w:r w:rsidRPr="00671DCC">
        <w:rPr>
          <w:i/>
          <w:noProof/>
        </w:rPr>
        <w:t>A Predictive Model for Corrosion Inhibition of Mild Steel by Thiophene and Its Derivatives Using Artificial Neural Network</w:t>
      </w:r>
      <w:r w:rsidRPr="00671DCC">
        <w:rPr>
          <w:noProof/>
        </w:rPr>
        <w:t>. Vol. 7. 2012. 1045-1059.</w:t>
      </w:r>
      <w:bookmarkEnd w:id="995"/>
    </w:p>
    <w:p w14:paraId="5AEE995C" w14:textId="77777777" w:rsidR="00671DCC" w:rsidRPr="00671DCC" w:rsidRDefault="00671DCC" w:rsidP="00671DCC">
      <w:pPr>
        <w:pStyle w:val="EndNoteBibliography"/>
        <w:spacing w:after="0"/>
        <w:ind w:left="720" w:hanging="720"/>
        <w:rPr>
          <w:noProof/>
        </w:rPr>
      </w:pPr>
      <w:bookmarkStart w:id="996" w:name="_ENREF_69"/>
      <w:r w:rsidRPr="00671DCC">
        <w:rPr>
          <w:noProof/>
        </w:rPr>
        <w:t>69.</w:t>
      </w:r>
      <w:r w:rsidRPr="00671DCC">
        <w:rPr>
          <w:noProof/>
        </w:rPr>
        <w:tab/>
        <w:t xml:space="preserve">Upadhyay, V., P.K. Jain, and N.K. Mehta, </w:t>
      </w:r>
      <w:r w:rsidRPr="00671DCC">
        <w:rPr>
          <w:i/>
          <w:noProof/>
        </w:rPr>
        <w:t>In-process prediction of surface roughness in turning of Ti–6Al–4V alloy using cutting parameters and vibration signals.</w:t>
      </w:r>
      <w:r w:rsidRPr="00671DCC">
        <w:rPr>
          <w:noProof/>
        </w:rPr>
        <w:t xml:space="preserve"> Measurement, 2013. </w:t>
      </w:r>
      <w:r w:rsidRPr="00671DCC">
        <w:rPr>
          <w:b/>
          <w:noProof/>
        </w:rPr>
        <w:t>46</w:t>
      </w:r>
      <w:r w:rsidRPr="00671DCC">
        <w:rPr>
          <w:noProof/>
        </w:rPr>
        <w:t>(1): p. 154-160.</w:t>
      </w:r>
      <w:bookmarkEnd w:id="996"/>
    </w:p>
    <w:p w14:paraId="5AC2272A" w14:textId="77777777" w:rsidR="00671DCC" w:rsidRPr="00671DCC" w:rsidRDefault="00671DCC" w:rsidP="00671DCC">
      <w:pPr>
        <w:pStyle w:val="EndNoteBibliography"/>
        <w:spacing w:after="0"/>
        <w:ind w:left="720" w:hanging="720"/>
        <w:rPr>
          <w:noProof/>
        </w:rPr>
      </w:pPr>
      <w:bookmarkStart w:id="997" w:name="_ENREF_70"/>
      <w:r w:rsidRPr="00671DCC">
        <w:rPr>
          <w:noProof/>
        </w:rPr>
        <w:t>70.</w:t>
      </w:r>
      <w:r w:rsidRPr="00671DCC">
        <w:rPr>
          <w:noProof/>
        </w:rPr>
        <w:tab/>
        <w:t xml:space="preserve">Komijani, H., et al., </w:t>
      </w:r>
      <w:r w:rsidRPr="00671DCC">
        <w:rPr>
          <w:i/>
          <w:noProof/>
        </w:rPr>
        <w:t>Radial Basis Function Neural Network for Electrochemical Impedance Prediction at Presence of Corrosion Inhibitor.</w:t>
      </w:r>
      <w:r w:rsidRPr="00671DCC">
        <w:rPr>
          <w:noProof/>
        </w:rPr>
        <w:t xml:space="preserve"> Periodica Polytechnica Chemical Engineering, 2016.</w:t>
      </w:r>
      <w:bookmarkEnd w:id="997"/>
    </w:p>
    <w:p w14:paraId="1EDC61E9" w14:textId="77777777" w:rsidR="00671DCC" w:rsidRPr="00671DCC" w:rsidRDefault="00671DCC" w:rsidP="00671DCC">
      <w:pPr>
        <w:pStyle w:val="EndNoteBibliography"/>
        <w:spacing w:after="0"/>
        <w:ind w:left="720" w:hanging="720"/>
        <w:rPr>
          <w:noProof/>
        </w:rPr>
      </w:pPr>
      <w:bookmarkStart w:id="998" w:name="_ENREF_71"/>
      <w:r w:rsidRPr="00671DCC">
        <w:rPr>
          <w:noProof/>
        </w:rPr>
        <w:t>71.</w:t>
      </w:r>
      <w:r w:rsidRPr="00671DCC">
        <w:rPr>
          <w:noProof/>
        </w:rPr>
        <w:tab/>
        <w:t xml:space="preserve">Zhang, H.J., et al., </w:t>
      </w:r>
      <w:r w:rsidRPr="00671DCC">
        <w:rPr>
          <w:i/>
          <w:noProof/>
        </w:rPr>
        <w:t>Artificial neural network analysis of preparation of nanoα-Al2O3powders by thermal decomposition of ammonium aluminium carbonate hydroxide.</w:t>
      </w:r>
      <w:r w:rsidRPr="00671DCC">
        <w:rPr>
          <w:noProof/>
        </w:rPr>
        <w:t xml:space="preserve"> Materials Science and Technology, 2007. </w:t>
      </w:r>
      <w:r w:rsidRPr="00671DCC">
        <w:rPr>
          <w:b/>
          <w:noProof/>
        </w:rPr>
        <w:t>23</w:t>
      </w:r>
      <w:r w:rsidRPr="00671DCC">
        <w:rPr>
          <w:noProof/>
        </w:rPr>
        <w:t>(9): p. 1021-1026.</w:t>
      </w:r>
      <w:bookmarkEnd w:id="998"/>
    </w:p>
    <w:p w14:paraId="381747EB" w14:textId="77777777" w:rsidR="00671DCC" w:rsidRPr="00671DCC" w:rsidRDefault="00671DCC" w:rsidP="00671DCC">
      <w:pPr>
        <w:pStyle w:val="EndNoteBibliography"/>
        <w:spacing w:after="0"/>
        <w:ind w:left="720" w:hanging="720"/>
        <w:rPr>
          <w:noProof/>
        </w:rPr>
      </w:pPr>
      <w:bookmarkStart w:id="999" w:name="_ENREF_72"/>
      <w:r w:rsidRPr="00671DCC">
        <w:rPr>
          <w:noProof/>
        </w:rPr>
        <w:lastRenderedPageBreak/>
        <w:t>72.</w:t>
      </w:r>
      <w:r w:rsidRPr="00671DCC">
        <w:rPr>
          <w:noProof/>
        </w:rPr>
        <w:tab/>
        <w:t xml:space="preserve">Rajendraboopathy, S., et al., </w:t>
      </w:r>
      <w:r w:rsidRPr="00671DCC">
        <w:rPr>
          <w:i/>
          <w:noProof/>
        </w:rPr>
        <w:t>Artificial neural network a tool for predicting failure strength of composite tensile coupons using acoustic emission technique.</w:t>
      </w:r>
      <w:r w:rsidRPr="00671DCC">
        <w:rPr>
          <w:noProof/>
        </w:rPr>
        <w:t xml:space="preserve"> The International Journal of Advanced Manufacturing Technology, 2008. </w:t>
      </w:r>
      <w:r w:rsidRPr="00671DCC">
        <w:rPr>
          <w:b/>
          <w:noProof/>
        </w:rPr>
        <w:t>44</w:t>
      </w:r>
      <w:r w:rsidRPr="00671DCC">
        <w:rPr>
          <w:noProof/>
        </w:rPr>
        <w:t>(3-4): p. 399-404.</w:t>
      </w:r>
      <w:bookmarkEnd w:id="999"/>
    </w:p>
    <w:p w14:paraId="4E2713BB" w14:textId="77777777" w:rsidR="00671DCC" w:rsidRPr="00671DCC" w:rsidRDefault="00671DCC" w:rsidP="00671DCC">
      <w:pPr>
        <w:pStyle w:val="EndNoteBibliography"/>
        <w:spacing w:after="0"/>
        <w:ind w:left="720" w:hanging="720"/>
        <w:rPr>
          <w:noProof/>
        </w:rPr>
      </w:pPr>
      <w:bookmarkStart w:id="1000" w:name="_ENREF_73"/>
      <w:r w:rsidRPr="00671DCC">
        <w:rPr>
          <w:noProof/>
        </w:rPr>
        <w:t>73.</w:t>
      </w:r>
      <w:r w:rsidRPr="00671DCC">
        <w:rPr>
          <w:noProof/>
        </w:rPr>
        <w:tab/>
        <w:t xml:space="preserve">LiuJie, X., J.P. Davim, and R. Cardoso, </w:t>
      </w:r>
      <w:r w:rsidRPr="00671DCC">
        <w:rPr>
          <w:i/>
          <w:noProof/>
        </w:rPr>
        <w:t>Prediction on tribological behaviour of composite PEEK-CF30 using artificial neural networks.</w:t>
      </w:r>
      <w:r w:rsidRPr="00671DCC">
        <w:rPr>
          <w:noProof/>
        </w:rPr>
        <w:t xml:space="preserve"> Journal of Materials Processing Technology, 2007. </w:t>
      </w:r>
      <w:r w:rsidRPr="00671DCC">
        <w:rPr>
          <w:b/>
          <w:noProof/>
        </w:rPr>
        <w:t>189</w:t>
      </w:r>
      <w:r w:rsidRPr="00671DCC">
        <w:rPr>
          <w:noProof/>
        </w:rPr>
        <w:t>(1-3): p. 374-378.</w:t>
      </w:r>
      <w:bookmarkEnd w:id="1000"/>
    </w:p>
    <w:p w14:paraId="7761830F" w14:textId="77777777" w:rsidR="00671DCC" w:rsidRPr="00671DCC" w:rsidRDefault="00671DCC" w:rsidP="00671DCC">
      <w:pPr>
        <w:pStyle w:val="EndNoteBibliography"/>
        <w:spacing w:after="0"/>
        <w:ind w:left="720" w:hanging="720"/>
        <w:rPr>
          <w:noProof/>
        </w:rPr>
      </w:pPr>
      <w:bookmarkStart w:id="1001" w:name="_ENREF_74"/>
      <w:r w:rsidRPr="00671DCC">
        <w:rPr>
          <w:noProof/>
        </w:rPr>
        <w:t>74.</w:t>
      </w:r>
      <w:r w:rsidRPr="00671DCC">
        <w:rPr>
          <w:noProof/>
        </w:rPr>
        <w:tab/>
        <w:t xml:space="preserve">Ramesh, R. and R. Gnanamoorthy, </w:t>
      </w:r>
      <w:r w:rsidRPr="00671DCC">
        <w:rPr>
          <w:i/>
          <w:noProof/>
        </w:rPr>
        <w:t>Artificial Neural Network Prediction of Fretting Wear Behavior of Structural Steel, En 24 Against Bearing Steel, En 31.</w:t>
      </w:r>
      <w:r w:rsidRPr="00671DCC">
        <w:rPr>
          <w:noProof/>
        </w:rPr>
        <w:t xml:space="preserve"> Journal of Materials Engineering and Performance, 2007. </w:t>
      </w:r>
      <w:r w:rsidRPr="00671DCC">
        <w:rPr>
          <w:b/>
          <w:noProof/>
        </w:rPr>
        <w:t>16</w:t>
      </w:r>
      <w:r w:rsidRPr="00671DCC">
        <w:rPr>
          <w:noProof/>
        </w:rPr>
        <w:t>(6): p. 703-709.</w:t>
      </w:r>
      <w:bookmarkEnd w:id="1001"/>
    </w:p>
    <w:p w14:paraId="2A7B88F7" w14:textId="77777777" w:rsidR="00671DCC" w:rsidRPr="00671DCC" w:rsidRDefault="00671DCC" w:rsidP="00671DCC">
      <w:pPr>
        <w:pStyle w:val="EndNoteBibliography"/>
        <w:spacing w:after="0"/>
        <w:ind w:left="720" w:hanging="720"/>
        <w:rPr>
          <w:noProof/>
        </w:rPr>
      </w:pPr>
      <w:bookmarkStart w:id="1002" w:name="_ENREF_75"/>
      <w:r w:rsidRPr="00671DCC">
        <w:rPr>
          <w:noProof/>
        </w:rPr>
        <w:t>75.</w:t>
      </w:r>
      <w:r w:rsidRPr="00671DCC">
        <w:rPr>
          <w:noProof/>
        </w:rPr>
        <w:tab/>
        <w:t xml:space="preserve">Khaled, K. and A. Sherik, </w:t>
      </w:r>
      <w:r w:rsidRPr="00671DCC">
        <w:rPr>
          <w:i/>
          <w:noProof/>
        </w:rPr>
        <w:t>Using Neural Networks for Corrosion Inhibition Efficiency Prediction during Corrosion of Steel in Chloride Solutions</w:t>
      </w:r>
      <w:r w:rsidRPr="00671DCC">
        <w:rPr>
          <w:noProof/>
        </w:rPr>
        <w:t>. Vol. 8. 2013. 9918-9935.</w:t>
      </w:r>
      <w:bookmarkEnd w:id="1002"/>
    </w:p>
    <w:p w14:paraId="1927F682" w14:textId="77777777" w:rsidR="00671DCC" w:rsidRPr="00671DCC" w:rsidRDefault="00671DCC" w:rsidP="00671DCC">
      <w:pPr>
        <w:pStyle w:val="EndNoteBibliography"/>
        <w:spacing w:after="0"/>
        <w:ind w:left="720" w:hanging="720"/>
        <w:rPr>
          <w:noProof/>
        </w:rPr>
      </w:pPr>
      <w:bookmarkStart w:id="1003" w:name="_ENREF_76"/>
      <w:r w:rsidRPr="00671DCC">
        <w:rPr>
          <w:noProof/>
        </w:rPr>
        <w:t>76.</w:t>
      </w:r>
      <w:r w:rsidRPr="00671DCC">
        <w:rPr>
          <w:noProof/>
        </w:rPr>
        <w:tab/>
        <w:t xml:space="preserve">Díaz, V. and C. López, </w:t>
      </w:r>
      <w:r w:rsidRPr="00671DCC">
        <w:rPr>
          <w:i/>
          <w:noProof/>
        </w:rPr>
        <w:t>Discovering key meteorological variables in atmospheric corrosion through an artificial neural network model.</w:t>
      </w:r>
      <w:r w:rsidRPr="00671DCC">
        <w:rPr>
          <w:noProof/>
        </w:rPr>
        <w:t xml:space="preserve"> Corrosion Science, 2007. </w:t>
      </w:r>
      <w:r w:rsidRPr="00671DCC">
        <w:rPr>
          <w:b/>
          <w:noProof/>
        </w:rPr>
        <w:t>49</w:t>
      </w:r>
      <w:r w:rsidRPr="00671DCC">
        <w:rPr>
          <w:noProof/>
        </w:rPr>
        <w:t>(3): p. 949-962.</w:t>
      </w:r>
      <w:bookmarkEnd w:id="1003"/>
    </w:p>
    <w:p w14:paraId="0109952C" w14:textId="77777777" w:rsidR="00671DCC" w:rsidRPr="00671DCC" w:rsidRDefault="00671DCC" w:rsidP="00671DCC">
      <w:pPr>
        <w:pStyle w:val="EndNoteBibliography"/>
        <w:spacing w:after="0"/>
        <w:ind w:left="720" w:hanging="720"/>
        <w:rPr>
          <w:noProof/>
        </w:rPr>
      </w:pPr>
      <w:bookmarkStart w:id="1004" w:name="_ENREF_77"/>
      <w:r w:rsidRPr="00671DCC">
        <w:rPr>
          <w:noProof/>
        </w:rPr>
        <w:t>77.</w:t>
      </w:r>
      <w:r w:rsidRPr="00671DCC">
        <w:rPr>
          <w:noProof/>
        </w:rPr>
        <w:tab/>
        <w:t xml:space="preserve">Bassam, A., et al., </w:t>
      </w:r>
      <w:r w:rsidRPr="00671DCC">
        <w:rPr>
          <w:i/>
          <w:noProof/>
        </w:rPr>
        <w:t>Artificial neural network for the evaluation of CO2 corrosion in a pipeline steel.</w:t>
      </w:r>
      <w:r w:rsidRPr="00671DCC">
        <w:rPr>
          <w:noProof/>
        </w:rPr>
        <w:t xml:space="preserve"> Journal of Solid State Electrochemistry, 2008. </w:t>
      </w:r>
      <w:r w:rsidRPr="00671DCC">
        <w:rPr>
          <w:b/>
          <w:noProof/>
        </w:rPr>
        <w:t>13</w:t>
      </w:r>
      <w:r w:rsidRPr="00671DCC">
        <w:rPr>
          <w:noProof/>
        </w:rPr>
        <w:t>(5): p. 773-780.</w:t>
      </w:r>
      <w:bookmarkEnd w:id="1004"/>
    </w:p>
    <w:p w14:paraId="5DD7F062" w14:textId="77777777" w:rsidR="00671DCC" w:rsidRPr="00671DCC" w:rsidRDefault="00671DCC" w:rsidP="00671DCC">
      <w:pPr>
        <w:pStyle w:val="EndNoteBibliography"/>
        <w:spacing w:after="0"/>
        <w:ind w:left="720" w:hanging="720"/>
        <w:rPr>
          <w:noProof/>
        </w:rPr>
      </w:pPr>
      <w:bookmarkStart w:id="1005" w:name="_ENREF_78"/>
      <w:r w:rsidRPr="00671DCC">
        <w:rPr>
          <w:noProof/>
        </w:rPr>
        <w:t>78.</w:t>
      </w:r>
      <w:r w:rsidRPr="00671DCC">
        <w:rPr>
          <w:noProof/>
        </w:rPr>
        <w:tab/>
        <w:t xml:space="preserve">Colorado-Garrido, D., et al., </w:t>
      </w:r>
      <w:r w:rsidRPr="00671DCC">
        <w:rPr>
          <w:i/>
          <w:noProof/>
        </w:rPr>
        <w:t>Neural networks for Nyquist plots prediction during corrosion inhibition of a pipeline steel.</w:t>
      </w:r>
      <w:r w:rsidRPr="00671DCC">
        <w:rPr>
          <w:noProof/>
        </w:rPr>
        <w:t xml:space="preserve"> Journal of Solid State Electrochemistry, 2008. </w:t>
      </w:r>
      <w:r w:rsidRPr="00671DCC">
        <w:rPr>
          <w:b/>
          <w:noProof/>
        </w:rPr>
        <w:t>13</w:t>
      </w:r>
      <w:r w:rsidRPr="00671DCC">
        <w:rPr>
          <w:noProof/>
        </w:rPr>
        <w:t>(11): p. 1715-1722.</w:t>
      </w:r>
      <w:bookmarkEnd w:id="1005"/>
    </w:p>
    <w:p w14:paraId="54A0B2FD" w14:textId="77777777" w:rsidR="00671DCC" w:rsidRPr="00671DCC" w:rsidRDefault="00671DCC" w:rsidP="00671DCC">
      <w:pPr>
        <w:pStyle w:val="EndNoteBibliography"/>
        <w:spacing w:after="0"/>
        <w:ind w:left="720" w:hanging="720"/>
        <w:rPr>
          <w:noProof/>
        </w:rPr>
      </w:pPr>
      <w:bookmarkStart w:id="1006" w:name="_ENREF_79"/>
      <w:r w:rsidRPr="00671DCC">
        <w:rPr>
          <w:noProof/>
        </w:rPr>
        <w:t>79.</w:t>
      </w:r>
      <w:r w:rsidRPr="00671DCC">
        <w:rPr>
          <w:noProof/>
        </w:rPr>
        <w:tab/>
        <w:t xml:space="preserve">M. Pourbaix, s., </w:t>
      </w:r>
      <w:r w:rsidRPr="00671DCC">
        <w:rPr>
          <w:i/>
          <w:noProof/>
        </w:rPr>
        <w:t>International cooperation in the prevention of corrosion of materials.</w:t>
      </w:r>
      <w:r w:rsidRPr="00671DCC">
        <w:rPr>
          <w:noProof/>
        </w:rPr>
        <w:t xml:space="preserve"> IX International Congress of Metallic Corrosion,  Florença, Itália, Anais, 1990.</w:t>
      </w:r>
      <w:bookmarkEnd w:id="1006"/>
    </w:p>
    <w:p w14:paraId="066CF88C" w14:textId="77777777" w:rsidR="00671DCC" w:rsidRPr="00671DCC" w:rsidRDefault="00671DCC" w:rsidP="00671DCC">
      <w:pPr>
        <w:pStyle w:val="EndNoteBibliography"/>
        <w:spacing w:after="0"/>
        <w:ind w:left="720" w:hanging="720"/>
        <w:rPr>
          <w:noProof/>
        </w:rPr>
      </w:pPr>
      <w:bookmarkStart w:id="1007" w:name="_ENREF_80"/>
      <w:r w:rsidRPr="00671DCC">
        <w:rPr>
          <w:noProof/>
        </w:rPr>
        <w:t>80.</w:t>
      </w:r>
      <w:r w:rsidRPr="00671DCC">
        <w:rPr>
          <w:noProof/>
        </w:rPr>
        <w:tab/>
        <w:t xml:space="preserve">Gyurova, L.A. and K. Friedrich, </w:t>
      </w:r>
      <w:r w:rsidRPr="00671DCC">
        <w:rPr>
          <w:i/>
          <w:noProof/>
        </w:rPr>
        <w:t>Artificial neural networks for predicting sliding friction and wear properties of polyphenylene sulfide composites.</w:t>
      </w:r>
      <w:r w:rsidRPr="00671DCC">
        <w:rPr>
          <w:noProof/>
        </w:rPr>
        <w:t xml:space="preserve"> Tribology International, 2011. </w:t>
      </w:r>
      <w:r w:rsidRPr="00671DCC">
        <w:rPr>
          <w:b/>
          <w:noProof/>
        </w:rPr>
        <w:t>44</w:t>
      </w:r>
      <w:r w:rsidRPr="00671DCC">
        <w:rPr>
          <w:noProof/>
        </w:rPr>
        <w:t>(5): p. 603-609.</w:t>
      </w:r>
      <w:bookmarkEnd w:id="1007"/>
    </w:p>
    <w:p w14:paraId="300638C6" w14:textId="77777777" w:rsidR="00671DCC" w:rsidRPr="00671DCC" w:rsidRDefault="00671DCC" w:rsidP="00671DCC">
      <w:pPr>
        <w:pStyle w:val="EndNoteBibliography"/>
        <w:spacing w:after="0"/>
        <w:ind w:left="720" w:hanging="720"/>
        <w:rPr>
          <w:noProof/>
        </w:rPr>
      </w:pPr>
      <w:bookmarkStart w:id="1008" w:name="_ENREF_81"/>
      <w:r w:rsidRPr="00671DCC">
        <w:rPr>
          <w:noProof/>
        </w:rPr>
        <w:t>81.</w:t>
      </w:r>
      <w:r w:rsidRPr="00671DCC">
        <w:rPr>
          <w:noProof/>
        </w:rPr>
        <w:tab/>
        <w:t xml:space="preserve">Jain, A., et al., </w:t>
      </w:r>
      <w:r w:rsidRPr="00671DCC">
        <w:rPr>
          <w:i/>
          <w:noProof/>
        </w:rPr>
        <w:t>Commentary: The Materials Project: A materials genome approach to accelerating materials innovation.</w:t>
      </w:r>
      <w:r w:rsidRPr="00671DCC">
        <w:rPr>
          <w:noProof/>
        </w:rPr>
        <w:t xml:space="preserve"> APL Materials, 2013. </w:t>
      </w:r>
      <w:r w:rsidRPr="00671DCC">
        <w:rPr>
          <w:b/>
          <w:noProof/>
        </w:rPr>
        <w:t>1</w:t>
      </w:r>
      <w:r w:rsidRPr="00671DCC">
        <w:rPr>
          <w:noProof/>
        </w:rPr>
        <w:t>(1): p. 011002.</w:t>
      </w:r>
      <w:bookmarkEnd w:id="1008"/>
    </w:p>
    <w:p w14:paraId="599B0E05" w14:textId="77777777" w:rsidR="00671DCC" w:rsidRPr="00671DCC" w:rsidRDefault="00671DCC" w:rsidP="00671DCC">
      <w:pPr>
        <w:pStyle w:val="EndNoteBibliography"/>
        <w:spacing w:after="0"/>
        <w:ind w:left="720" w:hanging="720"/>
        <w:rPr>
          <w:noProof/>
        </w:rPr>
      </w:pPr>
      <w:bookmarkStart w:id="1009" w:name="_ENREF_82"/>
      <w:r w:rsidRPr="00671DCC">
        <w:rPr>
          <w:noProof/>
        </w:rPr>
        <w:t>82.</w:t>
      </w:r>
      <w:r w:rsidRPr="00671DCC">
        <w:rPr>
          <w:noProof/>
        </w:rPr>
        <w:tab/>
        <w:t xml:space="preserve">de Jong, M., et al., </w:t>
      </w:r>
      <w:r w:rsidRPr="00671DCC">
        <w:rPr>
          <w:i/>
          <w:noProof/>
        </w:rPr>
        <w:t>A Statistical Learning Framework for Materials Science: Application to Elastic Moduli of k-nary Inorganic Polycrystalline Compounds.</w:t>
      </w:r>
      <w:r w:rsidRPr="00671DCC">
        <w:rPr>
          <w:noProof/>
        </w:rPr>
        <w:t xml:space="preserve"> 2016.</w:t>
      </w:r>
      <w:bookmarkEnd w:id="1009"/>
    </w:p>
    <w:p w14:paraId="6975CEE7" w14:textId="77777777" w:rsidR="00671DCC" w:rsidRPr="00671DCC" w:rsidRDefault="00671DCC" w:rsidP="00671DCC">
      <w:pPr>
        <w:pStyle w:val="EndNoteBibliography"/>
        <w:spacing w:after="0"/>
        <w:ind w:left="720" w:hanging="720"/>
        <w:rPr>
          <w:noProof/>
        </w:rPr>
      </w:pPr>
      <w:bookmarkStart w:id="1010" w:name="_ENREF_83"/>
      <w:r w:rsidRPr="00671DCC">
        <w:rPr>
          <w:noProof/>
        </w:rPr>
        <w:t>83.</w:t>
      </w:r>
      <w:r w:rsidRPr="00671DCC">
        <w:rPr>
          <w:noProof/>
        </w:rPr>
        <w:tab/>
        <w:t xml:space="preserve">Kohli, A. and U.S. Dixit, </w:t>
      </w:r>
      <w:r w:rsidRPr="00671DCC">
        <w:rPr>
          <w:i/>
          <w:noProof/>
        </w:rPr>
        <w:t>A neural-network-based methodology for the prediction of surface roughness in a turning process.</w:t>
      </w:r>
      <w:r w:rsidRPr="00671DCC">
        <w:rPr>
          <w:noProof/>
        </w:rPr>
        <w:t xml:space="preserve"> The International Journal of Advanced Manufacturing Technology, 2004. </w:t>
      </w:r>
      <w:r w:rsidRPr="00671DCC">
        <w:rPr>
          <w:b/>
          <w:noProof/>
        </w:rPr>
        <w:t>25</w:t>
      </w:r>
      <w:r w:rsidRPr="00671DCC">
        <w:rPr>
          <w:noProof/>
        </w:rPr>
        <w:t>(1-2): p. 118-129.</w:t>
      </w:r>
      <w:bookmarkEnd w:id="1010"/>
    </w:p>
    <w:p w14:paraId="42B10ACA" w14:textId="77777777" w:rsidR="00671DCC" w:rsidRPr="00671DCC" w:rsidRDefault="00671DCC" w:rsidP="00671DCC">
      <w:pPr>
        <w:pStyle w:val="EndNoteBibliography"/>
        <w:spacing w:after="0"/>
        <w:ind w:left="720" w:hanging="720"/>
        <w:rPr>
          <w:noProof/>
        </w:rPr>
      </w:pPr>
      <w:bookmarkStart w:id="1011" w:name="_ENREF_84"/>
      <w:r w:rsidRPr="00671DCC">
        <w:rPr>
          <w:noProof/>
        </w:rPr>
        <w:t>84.</w:t>
      </w:r>
      <w:r w:rsidRPr="00671DCC">
        <w:rPr>
          <w:noProof/>
        </w:rPr>
        <w:tab/>
        <w:t xml:space="preserve">Koker, R., N. Altinkok, and A. Demir, </w:t>
      </w:r>
      <w:r w:rsidRPr="00671DCC">
        <w:rPr>
          <w:i/>
          <w:noProof/>
        </w:rPr>
        <w:t>Neural network based prediction of mechanical properties of particulate reinforced metal matrix composites using various training algorithms.</w:t>
      </w:r>
      <w:r w:rsidRPr="00671DCC">
        <w:rPr>
          <w:noProof/>
        </w:rPr>
        <w:t xml:space="preserve"> Materials &amp; Design, 2007. </w:t>
      </w:r>
      <w:r w:rsidRPr="00671DCC">
        <w:rPr>
          <w:b/>
          <w:noProof/>
        </w:rPr>
        <w:t>28</w:t>
      </w:r>
      <w:r w:rsidRPr="00671DCC">
        <w:rPr>
          <w:noProof/>
        </w:rPr>
        <w:t>(2): p. 616-627.</w:t>
      </w:r>
      <w:bookmarkEnd w:id="1011"/>
    </w:p>
    <w:p w14:paraId="5C932B76" w14:textId="77777777" w:rsidR="00671DCC" w:rsidRPr="00671DCC" w:rsidRDefault="00671DCC" w:rsidP="00671DCC">
      <w:pPr>
        <w:pStyle w:val="EndNoteBibliography"/>
        <w:ind w:left="720" w:hanging="720"/>
        <w:rPr>
          <w:noProof/>
        </w:rPr>
      </w:pPr>
      <w:bookmarkStart w:id="1012" w:name="_ENREF_85"/>
      <w:r w:rsidRPr="00671DCC">
        <w:rPr>
          <w:noProof/>
        </w:rPr>
        <w:t>85.</w:t>
      </w:r>
      <w:r w:rsidRPr="00671DCC">
        <w:rPr>
          <w:noProof/>
        </w:rPr>
        <w:tab/>
      </w:r>
      <w:r w:rsidRPr="00671DCC">
        <w:rPr>
          <w:i/>
          <w:noProof/>
        </w:rPr>
        <w:t>A Vision of Materials Science in the Year 2020.</w:t>
      </w:r>
      <w:r w:rsidRPr="00671DCC">
        <w:rPr>
          <w:noProof/>
        </w:rPr>
        <w:t xml:space="preserve"> Excerpts from the 2020 NIMS Policy Paper, Independent Administrative Institution National Institute for Materials Science, June 2007.</w:t>
      </w:r>
      <w:bookmarkEnd w:id="1012"/>
    </w:p>
    <w:p w14:paraId="3DFAC588" w14:textId="6549D592" w:rsidR="00CF1552"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p w14:paraId="5878C9FF" w14:textId="1C2B2E19" w:rsidR="00CF1552" w:rsidRDefault="00CF1552" w:rsidP="00E0463D">
      <w:pPr>
        <w:widowControl w:val="0"/>
        <w:jc w:val="both"/>
      </w:pPr>
    </w:p>
    <w:sectPr w:rsidR="00CF1552">
      <w:pgSz w:w="16983" w:h="15840"/>
      <w:pgMar w:top="1440" w:right="6183"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SHI" w:date="2019-07-16T11:09:00Z" w:initials="S">
    <w:p w14:paraId="4DAF78EF" w14:textId="637267E9" w:rsidR="000F7CBE" w:rsidRDefault="000F7CBE">
      <w:pPr>
        <w:pStyle w:val="a4"/>
      </w:pPr>
      <w:r>
        <w:rPr>
          <w:rStyle w:val="a6"/>
        </w:rPr>
        <w:annotationRef/>
      </w:r>
      <w:r>
        <w:rPr>
          <w:rFonts w:hint="eastAsia"/>
        </w:rPr>
        <w:t>再改</w:t>
      </w:r>
    </w:p>
  </w:comment>
  <w:comment w:id="11" w:author="Thike" w:date="2019-07-11T05:08:00Z" w:initials="T">
    <w:p w14:paraId="48BABE89" w14:textId="50C046C5" w:rsidR="000F7CBE" w:rsidRDefault="000F7CBE">
      <w:pPr>
        <w:pStyle w:val="a4"/>
      </w:pPr>
      <w:r>
        <w:rPr>
          <w:rStyle w:val="a6"/>
        </w:rPr>
        <w:annotationRef/>
      </w:r>
      <w:r>
        <w:t xml:space="preserve">this is just perceptron, which contains neurons only in a single </w:t>
      </w:r>
      <w:proofErr w:type="gramStart"/>
      <w:r>
        <w:t>layer..</w:t>
      </w:r>
      <w:proofErr w:type="gramEnd"/>
      <w:r>
        <w:t xml:space="preserve"> input x and output y are just </w:t>
      </w:r>
      <w:proofErr w:type="spellStart"/>
      <w:r>
        <w:t>i</w:t>
      </w:r>
      <w:proofErr w:type="spellEnd"/>
      <w:r>
        <w:t>/p and o/p units, it’s not multilayer</w:t>
      </w:r>
    </w:p>
    <w:p w14:paraId="63128466" w14:textId="05D57133" w:rsidR="000F7CBE" w:rsidRDefault="000F7CBE">
      <w:pPr>
        <w:pStyle w:val="a4"/>
      </w:pPr>
      <w:proofErr w:type="spellStart"/>
      <w:r>
        <w:t>plz</w:t>
      </w:r>
      <w:proofErr w:type="spellEnd"/>
      <w:r>
        <w:t xml:space="preserve"> </w:t>
      </w:r>
      <w:proofErr w:type="spellStart"/>
      <w:r>
        <w:t>chk</w:t>
      </w:r>
      <w:proofErr w:type="spellEnd"/>
      <w:r>
        <w:t xml:space="preserve"> the following link</w:t>
      </w:r>
    </w:p>
    <w:p w14:paraId="28279F79" w14:textId="77777777" w:rsidR="000F7CBE" w:rsidRDefault="000F7CBE">
      <w:pPr>
        <w:pStyle w:val="a4"/>
      </w:pPr>
    </w:p>
    <w:p w14:paraId="45095BAF" w14:textId="1E428E18" w:rsidR="000F7CBE" w:rsidRDefault="000F7CBE">
      <w:pPr>
        <w:pStyle w:val="a4"/>
      </w:pPr>
      <w:hyperlink r:id="rId1" w:history="1">
        <w:r>
          <w:rPr>
            <w:rStyle w:val="a9"/>
          </w:rPr>
          <w:t>https://missinglink.ai/guides/neural-network-concepts/perceptrons-and-multi-layer-perceptrons-the-artificial-neuron-at-the-core-of-deep-learning/</w:t>
        </w:r>
      </w:hyperlink>
    </w:p>
  </w:comment>
  <w:comment w:id="24" w:author="SHI" w:date="2019-07-16T18:58:00Z" w:initials="S">
    <w:p w14:paraId="02421593" w14:textId="360B9F9E" w:rsidR="000F7CBE" w:rsidRDefault="000F7CBE">
      <w:pPr>
        <w:pStyle w:val="a4"/>
      </w:pPr>
      <w:r>
        <w:rPr>
          <w:rStyle w:val="a6"/>
        </w:rPr>
        <w:annotationRef/>
      </w:r>
      <w:r>
        <w:rPr>
          <w:rFonts w:hint="eastAsia"/>
        </w:rPr>
        <w:t>为啥要加这俩参考文献？</w:t>
      </w:r>
    </w:p>
    <w:p w14:paraId="76F75194" w14:textId="1CE2956D" w:rsidR="000F7CBE" w:rsidRPr="00003926" w:rsidRDefault="000F7CBE">
      <w:pPr>
        <w:pStyle w:val="a4"/>
      </w:pPr>
      <w:r>
        <w:rPr>
          <w:rFonts w:hint="eastAsia"/>
        </w:rPr>
        <w:t>这个图是网上的吧？如果是原图，考虑删除，后面改的也没有质变</w:t>
      </w:r>
    </w:p>
  </w:comment>
  <w:comment w:id="41" w:author="SHI" w:date="2019-07-17T17:00:00Z" w:initials="S">
    <w:p w14:paraId="6767D5BE" w14:textId="39309997" w:rsidR="000F7CBE" w:rsidRDefault="000F7CBE">
      <w:pPr>
        <w:pStyle w:val="a4"/>
      </w:pPr>
      <w:r>
        <w:rPr>
          <w:rStyle w:val="a6"/>
        </w:rPr>
        <w:annotationRef/>
      </w:r>
      <w:r>
        <w:rPr>
          <w:rFonts w:hint="eastAsia"/>
        </w:rPr>
        <w:t>格式根据投稿期刊来</w:t>
      </w:r>
    </w:p>
  </w:comment>
  <w:comment w:id="43" w:author="Thike" w:date="2019-07-04T15:15:00Z" w:initials="T">
    <w:p w14:paraId="1F3B1793" w14:textId="606D7C52" w:rsidR="000F7CBE" w:rsidRDefault="000F7CBE">
      <w:pPr>
        <w:pStyle w:val="a4"/>
      </w:pPr>
      <w:r>
        <w:rPr>
          <w:rStyle w:val="a6"/>
        </w:rPr>
        <w:annotationRef/>
      </w:r>
      <w:r>
        <w:t xml:space="preserve">I defined here </w:t>
      </w:r>
      <w:proofErr w:type="gramStart"/>
      <w:r>
        <w:t>is  what</w:t>
      </w:r>
      <w:proofErr w:type="gramEnd"/>
      <w:r>
        <w:t xml:space="preserve"> application areas I mentioned in this review are</w:t>
      </w:r>
    </w:p>
  </w:comment>
  <w:comment w:id="44" w:author="SHI" w:date="2019-07-16T19:02:00Z" w:initials="S">
    <w:p w14:paraId="4C3EE0E1" w14:textId="5017FDE1" w:rsidR="000F7CBE" w:rsidRDefault="000F7CBE">
      <w:pPr>
        <w:pStyle w:val="a4"/>
      </w:pPr>
      <w:r>
        <w:rPr>
          <w:rStyle w:val="a6"/>
        </w:rPr>
        <w:annotationRef/>
      </w:r>
      <w:r>
        <w:rPr>
          <w:rFonts w:hint="eastAsia"/>
        </w:rPr>
        <w:t>这句话应该拆开啊，前面说的腐蚀环境，后面说的失效方式。不见得失效就是腐蚀导致的</w:t>
      </w:r>
    </w:p>
  </w:comment>
  <w:comment w:id="45" w:author="SHI" w:date="2019-07-16T19:08:00Z" w:initials="S">
    <w:p w14:paraId="32E42C04" w14:textId="64EEBC88" w:rsidR="000F7CBE" w:rsidRDefault="000F7CBE">
      <w:pPr>
        <w:pStyle w:val="a4"/>
      </w:pPr>
      <w:r>
        <w:rPr>
          <w:rStyle w:val="a6"/>
        </w:rPr>
        <w:annotationRef/>
      </w:r>
      <w:r>
        <w:rPr>
          <w:rFonts w:hint="eastAsia"/>
        </w:rPr>
        <w:t>检查全部简写的全称是否存在</w:t>
      </w:r>
    </w:p>
  </w:comment>
  <w:comment w:id="48" w:author="Thike" w:date="2019-07-05T02:45:00Z" w:initials="T">
    <w:p w14:paraId="1E9EA954" w14:textId="77777777" w:rsidR="000F7CBE" w:rsidRDefault="000F7CBE">
      <w:pPr>
        <w:pStyle w:val="a4"/>
      </w:pPr>
      <w:r>
        <w:rPr>
          <w:rStyle w:val="a6"/>
        </w:rPr>
        <w:annotationRef/>
      </w:r>
      <w:r>
        <w:t xml:space="preserve">To </w:t>
      </w:r>
      <w:proofErr w:type="spellStart"/>
      <w:r>
        <w:t>ove</w:t>
      </w:r>
      <w:proofErr w:type="spellEnd"/>
      <w:r>
        <w:t>:</w:t>
      </w:r>
    </w:p>
    <w:p w14:paraId="31ADCE0A" w14:textId="77777777" w:rsidR="000F7CBE" w:rsidRDefault="000F7CBE">
      <w:pPr>
        <w:pStyle w:val="a4"/>
      </w:pPr>
      <w:r>
        <w:t xml:space="preserve"> </w:t>
      </w:r>
      <w:proofErr w:type="spellStart"/>
      <w:r>
        <w:t>Plz</w:t>
      </w:r>
      <w:proofErr w:type="spellEnd"/>
      <w:r>
        <w:t xml:space="preserve"> check the output parameters are conformed with predicted property </w:t>
      </w:r>
    </w:p>
    <w:p w14:paraId="17055AC2" w14:textId="06C8318F" w:rsidR="000F7CBE" w:rsidRDefault="000F7CBE">
      <w:pPr>
        <w:pStyle w:val="a4"/>
      </w:pPr>
      <w:r>
        <w:t>And check the abbreviations in table are correct or not in Appendix coz I added more</w:t>
      </w:r>
    </w:p>
    <w:p w14:paraId="0A4B77EA" w14:textId="1800E3F0" w:rsidR="000F7CBE" w:rsidRDefault="000F7CBE">
      <w:pPr>
        <w:pStyle w:val="a4"/>
      </w:pPr>
      <w:r>
        <w:t>I’ve not found from searching that applied stress is described as P</w:t>
      </w:r>
    </w:p>
  </w:comment>
  <w:comment w:id="53" w:author="Thike" w:date="2019-07-07T18:31:00Z" w:initials="T">
    <w:p w14:paraId="77138C26" w14:textId="20CF6A26" w:rsidR="000F7CBE" w:rsidRDefault="000F7CBE">
      <w:pPr>
        <w:pStyle w:val="a4"/>
      </w:pPr>
      <w:r>
        <w:rPr>
          <w:rStyle w:val="a6"/>
        </w:rPr>
        <w:annotationRef/>
      </w:r>
      <w:r>
        <w:t xml:space="preserve">Please check the references whether the environment I defined are correct or not…the environment I mean is the one in which experimentation of materials are done to produce the data for ANN. If I wrongly mentioned the environment, </w:t>
      </w:r>
      <w:proofErr w:type="spellStart"/>
      <w:r>
        <w:t>plz</w:t>
      </w:r>
      <w:proofErr w:type="spellEnd"/>
      <w:r>
        <w:t xml:space="preserve"> correct it.</w:t>
      </w:r>
    </w:p>
  </w:comment>
  <w:comment w:id="54" w:author="Thike" w:date="2019-07-08T23:23:00Z" w:initials="T">
    <w:p w14:paraId="5472B969" w14:textId="7B10F5A2" w:rsidR="000F7CBE" w:rsidRDefault="000F7CBE">
      <w:pPr>
        <w:pStyle w:val="a4"/>
      </w:pPr>
      <w:r>
        <w:rPr>
          <w:rStyle w:val="a6"/>
        </w:rPr>
        <w:annotationRef/>
      </w:r>
      <w:r>
        <w:t>Could u please suggest the column name if u have more appropriate one?</w:t>
      </w:r>
    </w:p>
  </w:comment>
  <w:comment w:id="152" w:author="Thike" w:date="2019-07-05T03:10:00Z" w:initials="T">
    <w:p w14:paraId="1415B985" w14:textId="4C3F7DCA" w:rsidR="000F7CBE" w:rsidRDefault="000F7CBE">
      <w:pPr>
        <w:pStyle w:val="a4"/>
      </w:pPr>
      <w:r>
        <w:rPr>
          <w:rStyle w:val="a6"/>
        </w:rPr>
        <w:annotationRef/>
      </w:r>
      <w:r>
        <w:t>Same as SO2?</w:t>
      </w:r>
    </w:p>
  </w:comment>
  <w:comment w:id="169" w:author="Thike" w:date="2019-07-08T22:05:00Z" w:initials="T">
    <w:p w14:paraId="2289BAC5" w14:textId="79F94C32" w:rsidR="000F7CBE" w:rsidRDefault="000F7CBE">
      <w:pPr>
        <w:pStyle w:val="a4"/>
      </w:pPr>
      <w:r>
        <w:rPr>
          <w:rStyle w:val="a6"/>
        </w:rPr>
        <w:annotationRef/>
      </w:r>
      <w:r w:rsidRPr="009766A1">
        <w:t>In reference, they were described like that without definition</w:t>
      </w:r>
    </w:p>
  </w:comment>
  <w:comment w:id="217" w:author="Thike" w:date="2019-07-07T19:10:00Z" w:initials="T">
    <w:p w14:paraId="44236E64" w14:textId="788321E3" w:rsidR="000F7CBE" w:rsidRDefault="000F7CBE">
      <w:pPr>
        <w:pStyle w:val="a4"/>
      </w:pPr>
      <w:r>
        <w:rPr>
          <w:rStyle w:val="a6"/>
        </w:rPr>
        <w:annotationRef/>
      </w:r>
      <w:r>
        <w:t>This can represent all above conditions?</w:t>
      </w:r>
    </w:p>
  </w:comment>
  <w:comment w:id="231" w:author="Thike" w:date="2019-07-05T03:50:00Z" w:initials="T">
    <w:p w14:paraId="01222914" w14:textId="37BA32FE" w:rsidR="000F7CBE" w:rsidRDefault="000F7CBE">
      <w:pPr>
        <w:pStyle w:val="a4"/>
      </w:pPr>
      <w:r>
        <w:rPr>
          <w:rStyle w:val="a6"/>
        </w:rPr>
        <w:annotationRef/>
      </w:r>
      <w:r>
        <w:t>In reference, frequency is abbreviated by w</w:t>
      </w:r>
    </w:p>
  </w:comment>
  <w:comment w:id="245" w:author="Thike" w:date="2019-07-07T16:49:00Z" w:initials="T">
    <w:p w14:paraId="52BF51FE" w14:textId="7C1852FE" w:rsidR="000F7CBE" w:rsidRDefault="000F7CBE">
      <w:pPr>
        <w:pStyle w:val="a4"/>
      </w:pPr>
      <w:r>
        <w:rPr>
          <w:rStyle w:val="a6"/>
        </w:rPr>
        <w:annotationRef/>
      </w:r>
      <w:proofErr w:type="spellStart"/>
      <w:r>
        <w:t>Plz</w:t>
      </w:r>
      <w:proofErr w:type="spellEnd"/>
      <w:r>
        <w:t xml:space="preserve"> check the reference for output </w:t>
      </w:r>
      <w:proofErr w:type="spellStart"/>
      <w:proofErr w:type="gramStart"/>
      <w:r>
        <w:t>property..</w:t>
      </w:r>
      <w:proofErr w:type="gramEnd"/>
      <w:r>
        <w:t>after</w:t>
      </w:r>
      <w:proofErr w:type="spellEnd"/>
      <w:r>
        <w:t xml:space="preserve"> reading again and searching from the internet, I think it’s mechanical property</w:t>
      </w:r>
    </w:p>
  </w:comment>
  <w:comment w:id="294" w:author="Thike" w:date="2019-07-07T19:44:00Z" w:initials="T">
    <w:p w14:paraId="671DEC6F" w14:textId="77777777" w:rsidR="000F7CBE" w:rsidRDefault="000F7CBE">
      <w:pPr>
        <w:pStyle w:val="a4"/>
      </w:pPr>
      <w:r>
        <w:rPr>
          <w:rStyle w:val="a6"/>
        </w:rPr>
        <w:annotationRef/>
      </w:r>
      <w:r>
        <w:t>It can be used for inhibitor addition?</w:t>
      </w:r>
    </w:p>
    <w:p w14:paraId="3B584E16" w14:textId="3F4F7A91" w:rsidR="000F7CBE" w:rsidRDefault="000F7CBE">
      <w:pPr>
        <w:pStyle w:val="a4"/>
      </w:pPr>
    </w:p>
  </w:comment>
  <w:comment w:id="374" w:author="Thike" w:date="2019-07-04T18:12:00Z" w:initials="T">
    <w:p w14:paraId="42686DF6" w14:textId="67386DE0" w:rsidR="000F7CBE" w:rsidRDefault="000F7CBE">
      <w:pPr>
        <w:pStyle w:val="a4"/>
      </w:pPr>
      <w:r>
        <w:rPr>
          <w:rStyle w:val="a6"/>
        </w:rPr>
        <w:annotationRef/>
      </w:r>
      <w:r>
        <w:t>Is there any abbreviation for them? If so, could u please mention?</w:t>
      </w:r>
    </w:p>
  </w:comment>
  <w:comment w:id="390" w:author="Thike" w:date="2019-07-05T10:56:00Z" w:initials="T">
    <w:p w14:paraId="0B514D2F" w14:textId="68191880" w:rsidR="000F7CBE" w:rsidRDefault="000F7CBE">
      <w:pPr>
        <w:pStyle w:val="a4"/>
      </w:pPr>
      <w:r>
        <w:rPr>
          <w:rStyle w:val="a6"/>
        </w:rPr>
        <w:annotationRef/>
      </w:r>
      <w:r>
        <w:rPr>
          <w:rFonts w:ascii="AdvGulliv-I" w:hAnsi="AdvGulliv-I" w:hint="eastAsia"/>
          <w:color w:val="000000"/>
          <w:sz w:val="16"/>
          <w:szCs w:val="16"/>
        </w:rPr>
        <w:t>I</w:t>
      </w:r>
      <w:r>
        <w:rPr>
          <w:rFonts w:ascii="AdvGulliv-I" w:hAnsi="AdvGulliv-I"/>
          <w:color w:val="000000"/>
          <w:sz w:val="16"/>
          <w:szCs w:val="16"/>
        </w:rPr>
        <w:t xml:space="preserve">n this paper, </w:t>
      </w:r>
      <w:r w:rsidRPr="004F378F">
        <w:rPr>
          <w:rFonts w:ascii="AdvGulliv-I" w:hAnsi="AdvGulliv-I"/>
          <w:color w:val="000000"/>
          <w:sz w:val="16"/>
          <w:szCs w:val="16"/>
        </w:rPr>
        <w:t>chloride ion</w:t>
      </w:r>
      <w:r>
        <w:rPr>
          <w:rFonts w:ascii="AdvGulliv-I" w:hAnsi="AdvGulliv-I"/>
          <w:color w:val="000000"/>
          <w:sz w:val="16"/>
          <w:szCs w:val="16"/>
        </w:rPr>
        <w:t xml:space="preserve"> was described as NaCl. </w:t>
      </w:r>
      <w:r>
        <w:rPr>
          <w:rFonts w:ascii="AdvGulliv-I" w:hAnsi="AdvGulliv-I" w:hint="eastAsia"/>
          <w:color w:val="000000"/>
          <w:sz w:val="16"/>
          <w:szCs w:val="16"/>
        </w:rPr>
        <w:t>I</w:t>
      </w:r>
      <w:r>
        <w:rPr>
          <w:rFonts w:ascii="AdvGulliv-I" w:hAnsi="AdvGulliv-I"/>
          <w:color w:val="000000"/>
          <w:sz w:val="16"/>
          <w:szCs w:val="16"/>
        </w:rPr>
        <w:t>s it possible?</w:t>
      </w:r>
    </w:p>
  </w:comment>
  <w:comment w:id="397" w:author="Thike" w:date="2019-07-03T15:34:00Z" w:initials="T">
    <w:p w14:paraId="321683B9" w14:textId="1DC7E6B5" w:rsidR="000F7CBE" w:rsidRDefault="000F7CBE">
      <w:pPr>
        <w:pStyle w:val="a4"/>
      </w:pPr>
      <w:r>
        <w:rPr>
          <w:rStyle w:val="a6"/>
        </w:rPr>
        <w:annotationRef/>
      </w:r>
      <w:r>
        <w:t>equals to corrosion current?</w:t>
      </w:r>
    </w:p>
  </w:comment>
  <w:comment w:id="642" w:author="SHI" w:date="2019-07-17T15:48:00Z" w:initials="S">
    <w:p w14:paraId="7BAD5C0E" w14:textId="05F7E9AF" w:rsidR="000F7CBE" w:rsidRDefault="000F7CBE">
      <w:pPr>
        <w:pStyle w:val="a4"/>
      </w:pPr>
      <w:r>
        <w:rPr>
          <w:rStyle w:val="a6"/>
        </w:rPr>
        <w:annotationRef/>
      </w:r>
      <w:r>
        <w:rPr>
          <w:rFonts w:hint="eastAsia"/>
        </w:rPr>
        <w:t>增加这个词，为性能的不完备背书</w:t>
      </w:r>
    </w:p>
  </w:comment>
  <w:comment w:id="643" w:author="SHI" w:date="2019-07-16T19:15:00Z" w:initials="S">
    <w:p w14:paraId="29BE1334" w14:textId="0991034D" w:rsidR="000F7CBE" w:rsidRDefault="000F7CBE">
      <w:pPr>
        <w:pStyle w:val="a4"/>
      </w:pPr>
      <w:r>
        <w:rPr>
          <w:rStyle w:val="a6"/>
        </w:rPr>
        <w:annotationRef/>
      </w:r>
      <w:r>
        <w:rPr>
          <w:rFonts w:hint="eastAsia"/>
        </w:rPr>
        <w:t>乱了，再确认</w:t>
      </w:r>
    </w:p>
  </w:comment>
  <w:comment w:id="662" w:author="SHI" w:date="2019-07-16T19:16:00Z" w:initials="S">
    <w:p w14:paraId="5C8DC01E" w14:textId="309BBE3A" w:rsidR="000F7CBE" w:rsidRDefault="000F7CBE">
      <w:pPr>
        <w:pStyle w:val="a4"/>
      </w:pPr>
      <w:r>
        <w:rPr>
          <w:rStyle w:val="a6"/>
        </w:rPr>
        <w:annotationRef/>
      </w:r>
      <w:r>
        <w:rPr>
          <w:rFonts w:hint="eastAsia"/>
        </w:rPr>
        <w:t>这个，电化学，和化学不是一路啊，还不如叫腐蚀呢</w:t>
      </w:r>
    </w:p>
  </w:comment>
  <w:comment w:id="668" w:author="SHI" w:date="2019-07-16T19:17:00Z" w:initials="S">
    <w:p w14:paraId="4F7EE110" w14:textId="064D9AAC" w:rsidR="000F7CBE" w:rsidRDefault="000F7CBE">
      <w:pPr>
        <w:pStyle w:val="a4"/>
      </w:pPr>
      <w:r>
        <w:rPr>
          <w:rStyle w:val="a6"/>
        </w:rPr>
        <w:annotationRef/>
      </w:r>
      <w:r>
        <w:rPr>
          <w:rFonts w:hint="eastAsia"/>
        </w:rPr>
        <w:t>不建议简写，或者至少给出全称，前面应该没有，附件的那个不应该算数</w:t>
      </w:r>
    </w:p>
  </w:comment>
  <w:comment w:id="729" w:author="Thike" w:date="2019-07-09T07:12:00Z" w:initials="T">
    <w:p w14:paraId="769CBE82" w14:textId="77777777" w:rsidR="000F7CBE" w:rsidRDefault="000F7CBE">
      <w:pPr>
        <w:pStyle w:val="a4"/>
      </w:pPr>
      <w:r>
        <w:rPr>
          <w:rStyle w:val="a6"/>
        </w:rPr>
        <w:annotationRef/>
      </w:r>
      <w:hyperlink r:id="rId2" w:history="1">
        <w:r>
          <w:rPr>
            <w:rStyle w:val="a9"/>
          </w:rPr>
          <w:t>https://en.wikipedia.org/wiki/Flow_stress</w:t>
        </w:r>
      </w:hyperlink>
    </w:p>
    <w:p w14:paraId="0330D5DD" w14:textId="1645A0CC" w:rsidR="000F7CBE" w:rsidRDefault="000F7CBE">
      <w:pPr>
        <w:pStyle w:val="a4"/>
      </w:pPr>
      <w:r>
        <w:t xml:space="preserve">I think flow stress is mechanical property </w:t>
      </w:r>
    </w:p>
  </w:comment>
  <w:comment w:id="742" w:author="Thike" w:date="2019-07-03T18:09:00Z" w:initials="T">
    <w:p w14:paraId="6EEF2244" w14:textId="52BED9B2" w:rsidR="000F7CBE" w:rsidRDefault="000F7CBE">
      <w:pPr>
        <w:pStyle w:val="a4"/>
      </w:pPr>
      <w:r>
        <w:rPr>
          <w:rStyle w:val="a6"/>
        </w:rPr>
        <w:annotationRef/>
      </w:r>
      <w:r>
        <w:t xml:space="preserve">Pls </w:t>
      </w:r>
      <w:proofErr w:type="spellStart"/>
      <w:r>
        <w:t>chk</w:t>
      </w:r>
      <w:proofErr w:type="spellEnd"/>
      <w:r>
        <w:t xml:space="preserve"> reference and confirm it</w:t>
      </w:r>
    </w:p>
  </w:comment>
  <w:comment w:id="743" w:author="SHI" w:date="2019-07-17T15:42:00Z" w:initials="S">
    <w:p w14:paraId="211E15F3" w14:textId="6D9BB84E" w:rsidR="000F7CBE" w:rsidRDefault="000F7CBE">
      <w:pPr>
        <w:pStyle w:val="a4"/>
      </w:pPr>
      <w:r>
        <w:rPr>
          <w:rStyle w:val="a6"/>
        </w:rPr>
        <w:annotationRef/>
      </w:r>
      <w:r>
        <w:rPr>
          <w:rFonts w:hint="eastAsia"/>
        </w:rPr>
        <w:t>摩擦不属于</w:t>
      </w:r>
      <w:r>
        <w:rPr>
          <w:rFonts w:hint="eastAsia"/>
        </w:rPr>
        <w:t>mechanical</w:t>
      </w:r>
      <w:r>
        <w:rPr>
          <w:rFonts w:hint="eastAsia"/>
        </w:rPr>
        <w:t>的</w:t>
      </w:r>
      <w:r>
        <w:rPr>
          <w:rFonts w:hint="eastAsia"/>
        </w:rPr>
        <w:t>property</w:t>
      </w:r>
      <w:r>
        <w:rPr>
          <w:rFonts w:hint="eastAsia"/>
        </w:rPr>
        <w:t>？</w:t>
      </w:r>
    </w:p>
  </w:comment>
  <w:comment w:id="877" w:author="Thike" w:date="2019-07-02T17:37:00Z" w:initials="T">
    <w:p w14:paraId="03308D52" w14:textId="745451CF" w:rsidR="000F7CBE" w:rsidRDefault="000F7CBE">
      <w:pPr>
        <w:pStyle w:val="a4"/>
      </w:pPr>
      <w:r>
        <w:rPr>
          <w:rStyle w:val="a6"/>
        </w:rPr>
        <w:annotationRef/>
      </w:r>
      <w:r>
        <w:t xml:space="preserve">CNN can be used both as feedforward and feedback. But here, the author used the structure of undirected multigraph for </w:t>
      </w:r>
      <w:proofErr w:type="gramStart"/>
      <w:r>
        <w:t>CNN..</w:t>
      </w:r>
      <w:proofErr w:type="gramEnd"/>
      <w:r>
        <w:t xml:space="preserve"> in which there is no loop…so we can’t use feedback (dynamic)</w:t>
      </w:r>
    </w:p>
    <w:p w14:paraId="36608FD3" w14:textId="7746D2AB" w:rsidR="000F7CBE" w:rsidRDefault="000F7CBE">
      <w:pPr>
        <w:pStyle w:val="a4"/>
      </w:pPr>
      <w:hyperlink r:id="rId3" w:history="1">
        <w:r>
          <w:rPr>
            <w:rStyle w:val="a9"/>
          </w:rPr>
          <w:t>https://www.quora.com/What-is-the-difference-between-a-feed-forward-neural-network-and-a-convolution-neural-network</w:t>
        </w:r>
      </w:hyperlink>
    </w:p>
    <w:p w14:paraId="6474D0A5" w14:textId="6F2C6986" w:rsidR="000F7CBE" w:rsidRDefault="000F7CBE">
      <w:pPr>
        <w:pStyle w:val="a4"/>
      </w:pPr>
      <w:hyperlink r:id="rId4" w:history="1">
        <w:r>
          <w:rPr>
            <w:rStyle w:val="a9"/>
          </w:rPr>
          <w:t>https://networkx.github.io/documentation/stable/reference/classes/multigraph.html</w:t>
        </w:r>
      </w:hyperlink>
    </w:p>
  </w:comment>
  <w:comment w:id="873" w:author="SHI" w:date="2019-07-17T08:53:00Z" w:initials="S">
    <w:p w14:paraId="64F7D840" w14:textId="5B7D9C29" w:rsidR="000F7CBE" w:rsidRDefault="000F7CBE">
      <w:pPr>
        <w:pStyle w:val="a4"/>
      </w:pPr>
      <w:r>
        <w:rPr>
          <w:rStyle w:val="a6"/>
        </w:rPr>
        <w:annotationRef/>
      </w:r>
      <w:r>
        <w:rPr>
          <w:rFonts w:hint="eastAsia"/>
        </w:rPr>
        <w:t>此段应该放在</w:t>
      </w:r>
      <w:r>
        <w:rPr>
          <w:rFonts w:hint="eastAsia"/>
        </w:rPr>
        <w:t>3.6</w:t>
      </w:r>
      <w:r>
        <w:rPr>
          <w:rFonts w:hint="eastAsia"/>
        </w:rPr>
        <w:t>，或者改写一下此段，作为上面的小总结</w:t>
      </w:r>
    </w:p>
  </w:comment>
  <w:comment w:id="914" w:author="SHI" w:date="2019-07-16T19:26:00Z" w:initials="S">
    <w:p w14:paraId="6DB95908" w14:textId="2F39E5FE" w:rsidR="000F7CBE" w:rsidRDefault="000F7CBE">
      <w:pPr>
        <w:pStyle w:val="a4"/>
      </w:pPr>
      <w:r>
        <w:rPr>
          <w:rStyle w:val="a6"/>
        </w:rPr>
        <w:annotationRef/>
      </w:r>
      <w:r>
        <w:rPr>
          <w:rFonts w:hint="eastAsia"/>
        </w:rPr>
        <w:t>[62]</w:t>
      </w:r>
      <w:r>
        <w:rPr>
          <w:rFonts w:hint="eastAsia"/>
        </w:rPr>
        <w:t>里的原图就不要用了</w:t>
      </w:r>
    </w:p>
  </w:comment>
  <w:comment w:id="919" w:author="SHI" w:date="2019-07-16T19:23:00Z" w:initials="S">
    <w:p w14:paraId="7CB6E2A8" w14:textId="04A11505" w:rsidR="000F7CBE" w:rsidRDefault="000F7CBE">
      <w:pPr>
        <w:pStyle w:val="a4"/>
      </w:pPr>
      <w:r>
        <w:rPr>
          <w:rStyle w:val="a6"/>
        </w:rPr>
        <w:annotationRef/>
      </w:r>
      <w:r>
        <w:rPr>
          <w:rFonts w:hint="eastAsia"/>
        </w:rPr>
        <w:t>找金老师确认</w:t>
      </w:r>
    </w:p>
  </w:comment>
  <w:comment w:id="920" w:author="Thike" w:date="2019-07-04T18:12:00Z" w:initials="T">
    <w:p w14:paraId="4A7A43BA" w14:textId="77777777" w:rsidR="000F7CBE" w:rsidRDefault="000F7CBE" w:rsidP="00A6255F">
      <w:pPr>
        <w:pStyle w:val="a4"/>
      </w:pPr>
      <w:r>
        <w:rPr>
          <w:rStyle w:val="a6"/>
        </w:rPr>
        <w:annotationRef/>
      </w:r>
      <w:r>
        <w:t>Is there any abbreviation for them? If so, could u please mention?</w:t>
      </w:r>
    </w:p>
  </w:comment>
  <w:comment w:id="926" w:author="Thike" w:date="2019-07-06T05:32:00Z" w:initials="T">
    <w:p w14:paraId="5CD6D6C6" w14:textId="51CCB9E6" w:rsidR="000F7CBE" w:rsidRDefault="000F7CBE">
      <w:pPr>
        <w:pStyle w:val="a4"/>
      </w:pPr>
      <w:r>
        <w:rPr>
          <w:rStyle w:val="a6"/>
        </w:rPr>
        <w:annotationRef/>
      </w:r>
      <w:r>
        <w:t>???</w:t>
      </w:r>
    </w:p>
  </w:comment>
  <w:comment w:id="927" w:author="Thike" w:date="2019-07-06T05:33:00Z" w:initials="T">
    <w:p w14:paraId="02240D10" w14:textId="3635DC28" w:rsidR="000F7CBE" w:rsidRDefault="000F7CBE">
      <w:pPr>
        <w:pStyle w:val="a4"/>
      </w:pPr>
      <w:r>
        <w:rPr>
          <w:rStyle w:val="a6"/>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AF78EF" w15:done="0"/>
  <w15:commentEx w15:paraId="45095BAF" w15:done="0"/>
  <w15:commentEx w15:paraId="76F75194" w15:done="0"/>
  <w15:commentEx w15:paraId="6767D5BE" w15:done="0"/>
  <w15:commentEx w15:paraId="1F3B1793" w15:done="0"/>
  <w15:commentEx w15:paraId="4C3EE0E1" w15:done="0"/>
  <w15:commentEx w15:paraId="32E42C04" w15:done="0"/>
  <w15:commentEx w15:paraId="0A4B77EA" w15:done="0"/>
  <w15:commentEx w15:paraId="77138C26" w15:done="0"/>
  <w15:commentEx w15:paraId="5472B969" w15:paraIdParent="77138C26" w15:done="0"/>
  <w15:commentEx w15:paraId="1415B985" w15:done="0"/>
  <w15:commentEx w15:paraId="2289BAC5" w15:done="0"/>
  <w15:commentEx w15:paraId="44236E64" w15:done="0"/>
  <w15:commentEx w15:paraId="01222914" w15:done="0"/>
  <w15:commentEx w15:paraId="52BF51FE" w15:done="0"/>
  <w15:commentEx w15:paraId="3B584E16" w15:done="0"/>
  <w15:commentEx w15:paraId="42686DF6" w15:done="0"/>
  <w15:commentEx w15:paraId="0B514D2F" w15:done="0"/>
  <w15:commentEx w15:paraId="321683B9" w15:done="0"/>
  <w15:commentEx w15:paraId="7BAD5C0E" w15:done="0"/>
  <w15:commentEx w15:paraId="29BE1334" w15:done="0"/>
  <w15:commentEx w15:paraId="5C8DC01E" w15:done="0"/>
  <w15:commentEx w15:paraId="4F7EE110" w15:done="0"/>
  <w15:commentEx w15:paraId="0330D5DD" w15:done="0"/>
  <w15:commentEx w15:paraId="6EEF2244" w15:done="0"/>
  <w15:commentEx w15:paraId="211E15F3" w15:done="0"/>
  <w15:commentEx w15:paraId="6474D0A5" w15:done="0"/>
  <w15:commentEx w15:paraId="64F7D840" w15:done="0"/>
  <w15:commentEx w15:paraId="6DB95908" w15:done="0"/>
  <w15:commentEx w15:paraId="7CB6E2A8" w15:done="0"/>
  <w15:commentEx w15:paraId="4A7A43BA" w15:done="0"/>
  <w15:commentEx w15:paraId="5CD6D6C6" w15:done="0"/>
  <w15:commentEx w15:paraId="02240D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AF78EF" w16cid:durableId="20E06F10"/>
  <w16cid:commentId w16cid:paraId="45095BAF" w16cid:durableId="20D142D3"/>
  <w16cid:commentId w16cid:paraId="76F75194" w16cid:durableId="20E06F12"/>
  <w16cid:commentId w16cid:paraId="6767D5BE" w16cid:durableId="20E06F13"/>
  <w16cid:commentId w16cid:paraId="1F3B1793" w16cid:durableId="20C89695"/>
  <w16cid:commentId w16cid:paraId="4C3EE0E1" w16cid:durableId="20E06F15"/>
  <w16cid:commentId w16cid:paraId="32E42C04" w16cid:durableId="20E06F16"/>
  <w16cid:commentId w16cid:paraId="0A4B77EA" w16cid:durableId="20C93849"/>
  <w16cid:commentId w16cid:paraId="77138C26" w16cid:durableId="20CCB902"/>
  <w16cid:commentId w16cid:paraId="5472B969" w16cid:durableId="20CE4EED"/>
  <w16cid:commentId w16cid:paraId="1415B985" w16cid:durableId="20C93E3A"/>
  <w16cid:commentId w16cid:paraId="2289BAC5" w16cid:durableId="20CE3C8F"/>
  <w16cid:commentId w16cid:paraId="44236E64" w16cid:durableId="20CCC23D"/>
  <w16cid:commentId w16cid:paraId="01222914" w16cid:durableId="20C9476A"/>
  <w16cid:commentId w16cid:paraId="52BF51FE" w16cid:durableId="20CCA125"/>
  <w16cid:commentId w16cid:paraId="3B584E16" w16cid:durableId="20CCCA20"/>
  <w16cid:commentId w16cid:paraId="42686DF6" w16cid:durableId="20C8BFF1"/>
  <w16cid:commentId w16cid:paraId="0B514D2F" w16cid:durableId="20C9AB59"/>
  <w16cid:commentId w16cid:paraId="321683B9" w16cid:durableId="20C74968"/>
  <w16cid:commentId w16cid:paraId="7BAD5C0E" w16cid:durableId="20E06F23"/>
  <w16cid:commentId w16cid:paraId="29BE1334" w16cid:durableId="20E06F24"/>
  <w16cid:commentId w16cid:paraId="5C8DC01E" w16cid:durableId="20E06F25"/>
  <w16cid:commentId w16cid:paraId="4F7EE110" w16cid:durableId="20E06F26"/>
  <w16cid:commentId w16cid:paraId="0330D5DD" w16cid:durableId="20CEBCD1"/>
  <w16cid:commentId w16cid:paraId="6EEF2244" w16cid:durableId="20C76DDC"/>
  <w16cid:commentId w16cid:paraId="211E15F3" w16cid:durableId="20E06F29"/>
  <w16cid:commentId w16cid:paraId="6474D0A5" w16cid:durableId="20C614CF"/>
  <w16cid:commentId w16cid:paraId="64F7D840" w16cid:durableId="20E06F2B"/>
  <w16cid:commentId w16cid:paraId="6DB95908" w16cid:durableId="20E06F2C"/>
  <w16cid:commentId w16cid:paraId="7CB6E2A8" w16cid:durableId="20E06F2D"/>
  <w16cid:commentId w16cid:paraId="4A7A43BA" w16cid:durableId="20C9A4D3"/>
  <w16cid:commentId w16cid:paraId="5CD6D6C6" w16cid:durableId="20CAB107"/>
  <w16cid:commentId w16cid:paraId="02240D10" w16cid:durableId="20CAB1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95A37" w14:textId="77777777" w:rsidR="002A4728" w:rsidRDefault="002A4728" w:rsidP="00CD3778">
      <w:pPr>
        <w:spacing w:after="0" w:line="240" w:lineRule="auto"/>
      </w:pPr>
      <w:r>
        <w:separator/>
      </w:r>
    </w:p>
  </w:endnote>
  <w:endnote w:type="continuationSeparator" w:id="0">
    <w:p w14:paraId="0533C0E2" w14:textId="77777777" w:rsidR="002A4728" w:rsidRDefault="002A4728"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AdvOTf9433e2d">
    <w:altName w:val="Cambria"/>
    <w:panose1 w:val="00000000000000000000"/>
    <w:charset w:val="00"/>
    <w:family w:val="roman"/>
    <w:notTrueType/>
    <w:pitch w:val="default"/>
  </w:font>
  <w:font w:name="Minion-Regular">
    <w:altName w:val="Cambria"/>
    <w:panose1 w:val="00000000000000000000"/>
    <w:charset w:val="00"/>
    <w:family w:val="roman"/>
    <w:notTrueType/>
    <w:pitch w:val="default"/>
  </w:font>
  <w:font w:name="AdvEPSTIM">
    <w:altName w:val="Cambria"/>
    <w:panose1 w:val="00000000000000000000"/>
    <w:charset w:val="00"/>
    <w:family w:val="roman"/>
    <w:notTrueType/>
    <w:pitch w:val="default"/>
  </w:font>
  <w:font w:name="Myanmar Text">
    <w:altName w:val="Arial Unicode MS"/>
    <w:panose1 w:val="020B0502040204020203"/>
    <w:charset w:val="00"/>
    <w:family w:val="swiss"/>
    <w:pitch w:val="variable"/>
    <w:sig w:usb0="80000003" w:usb1="00000000" w:usb2="00000400" w:usb3="00000000" w:csb0="00000001" w:csb1="00000000"/>
  </w:font>
  <w:font w:name="AdvP497E2">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DC75D" w14:textId="77777777" w:rsidR="002A4728" w:rsidRDefault="002A4728" w:rsidP="00CD3778">
      <w:pPr>
        <w:spacing w:after="0" w:line="240" w:lineRule="auto"/>
      </w:pPr>
      <w:r>
        <w:separator/>
      </w:r>
    </w:p>
  </w:footnote>
  <w:footnote w:type="continuationSeparator" w:id="0">
    <w:p w14:paraId="2B5F0EF8" w14:textId="77777777" w:rsidR="002A4728" w:rsidRDefault="002A4728"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422A05"/>
    <w:multiLevelType w:val="hybridMultilevel"/>
    <w:tmpl w:val="A0683A36"/>
    <w:lvl w:ilvl="0" w:tplc="87D479B0">
      <w:start w:val="1"/>
      <w:numFmt w:val="lowerLetter"/>
      <w:lvlText w:val="(%1)"/>
      <w:lvlJc w:val="left"/>
      <w:pPr>
        <w:ind w:left="720" w:hanging="360"/>
      </w:pPr>
      <w:rPr>
        <w:rFonts w:ascii="Calibri" w:eastAsia="宋体" w:hAnsi="Calibri" w:cs="宋体"/>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2"/>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ke">
    <w15:presenceInfo w15:providerId="None" w15:userId="Thi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e55x5vtzp0x6e9s9tpzwagt5re2t5sfaz5&quot;&gt;MyLib&lt;record-ids&gt;&lt;item&gt;30&lt;/item&gt;&lt;item&gt;72&lt;/item&gt;&lt;item&gt;241&lt;/item&gt;&lt;item&gt;438&lt;/item&gt;&lt;item&gt;442&lt;/item&gt;&lt;item&gt;443&lt;/item&gt;&lt;item&gt;444&lt;/item&gt;&lt;item&gt;446&lt;/item&gt;&lt;item&gt;447&lt;/item&gt;&lt;item&gt;448&lt;/item&gt;&lt;item&gt;451&lt;/item&gt;&lt;item&gt;452&lt;/item&gt;&lt;item&gt;453&lt;/item&gt;&lt;item&gt;465&lt;/item&gt;&lt;item&gt;466&lt;/item&gt;&lt;item&gt;467&lt;/item&gt;&lt;item&gt;468&lt;/item&gt;&lt;item&gt;469&lt;/item&gt;&lt;item&gt;470&lt;/item&gt;&lt;item&gt;471&lt;/item&gt;&lt;item&gt;472&lt;/item&gt;&lt;item&gt;473&lt;/item&gt;&lt;item&gt;474&lt;/item&gt;&lt;item&gt;475&lt;/item&gt;&lt;item&gt;476&lt;/item&gt;&lt;item&gt;477&lt;/item&gt;&lt;item&gt;484&lt;/item&gt;&lt;item&gt;486&lt;/item&gt;&lt;item&gt;487&lt;/item&gt;&lt;item&gt;488&lt;/item&gt;&lt;item&gt;489&lt;/item&gt;&lt;item&gt;490&lt;/item&gt;&lt;item&gt;491&lt;/item&gt;&lt;item&gt;492&lt;/item&gt;&lt;item&gt;493&lt;/item&gt;&lt;item&gt;495&lt;/item&gt;&lt;item&gt;496&lt;/item&gt;&lt;item&gt;497&lt;/item&gt;&lt;item&gt;502&lt;/item&gt;&lt;item&gt;504&lt;/item&gt;&lt;item&gt;505&lt;/item&gt;&lt;item&gt;506&lt;/item&gt;&lt;item&gt;510&lt;/item&gt;&lt;item&gt;511&lt;/item&gt;&lt;item&gt;513&lt;/item&gt;&lt;item&gt;514&lt;/item&gt;&lt;item&gt;519&lt;/item&gt;&lt;item&gt;552&lt;/item&gt;&lt;item&gt;553&lt;/item&gt;&lt;item&gt;610&lt;/item&gt;&lt;item&gt;611&lt;/item&gt;&lt;item&gt;635&lt;/item&gt;&lt;item&gt;636&lt;/item&gt;&lt;item&gt;643&lt;/item&gt;&lt;item&gt;644&lt;/item&gt;&lt;item&gt;645&lt;/item&gt;&lt;item&gt;647&lt;/item&gt;&lt;item&gt;648&lt;/item&gt;&lt;item&gt;649&lt;/item&gt;&lt;item&gt;650&lt;/item&gt;&lt;item&gt;652&lt;/item&gt;&lt;item&gt;654&lt;/item&gt;&lt;item&gt;656&lt;/item&gt;&lt;item&gt;657&lt;/item&gt;&lt;item&gt;658&lt;/item&gt;&lt;item&gt;660&lt;/item&gt;&lt;item&gt;661&lt;/item&gt;&lt;item&gt;662&lt;/item&gt;&lt;item&gt;663&lt;/item&gt;&lt;item&gt;664&lt;/item&gt;&lt;item&gt;707&lt;/item&gt;&lt;item&gt;711&lt;/item&gt;&lt;item&gt;712&lt;/item&gt;&lt;item&gt;713&lt;/item&gt;&lt;item&gt;714&lt;/item&gt;&lt;item&gt;717&lt;/item&gt;&lt;item&gt;718&lt;/item&gt;&lt;item&gt;719&lt;/item&gt;&lt;item&gt;720&lt;/item&gt;&lt;item&gt;721&lt;/item&gt;&lt;item&gt;722&lt;/item&gt;&lt;item&gt;723&lt;/item&gt;&lt;item&gt;749&lt;/item&gt;&lt;item&gt;750&lt;/item&gt;&lt;item&gt;760&lt;/item&gt;&lt;/record-ids&gt;&lt;/item&gt;&lt;/Libraries&gt;"/>
  </w:docVars>
  <w:rsids>
    <w:rsidRoot w:val="00CF1552"/>
    <w:rsid w:val="00001157"/>
    <w:rsid w:val="00003926"/>
    <w:rsid w:val="00003EDC"/>
    <w:rsid w:val="00004373"/>
    <w:rsid w:val="0001329D"/>
    <w:rsid w:val="0001791A"/>
    <w:rsid w:val="00017EF7"/>
    <w:rsid w:val="00023589"/>
    <w:rsid w:val="00027281"/>
    <w:rsid w:val="00032736"/>
    <w:rsid w:val="00037A8D"/>
    <w:rsid w:val="00041B95"/>
    <w:rsid w:val="00041D7A"/>
    <w:rsid w:val="00051443"/>
    <w:rsid w:val="00054887"/>
    <w:rsid w:val="00054AC8"/>
    <w:rsid w:val="0005675E"/>
    <w:rsid w:val="000617E8"/>
    <w:rsid w:val="00062985"/>
    <w:rsid w:val="00062DCA"/>
    <w:rsid w:val="00064DE9"/>
    <w:rsid w:val="000664F7"/>
    <w:rsid w:val="00066BCE"/>
    <w:rsid w:val="00067220"/>
    <w:rsid w:val="0007178A"/>
    <w:rsid w:val="00071DE9"/>
    <w:rsid w:val="00072266"/>
    <w:rsid w:val="00074146"/>
    <w:rsid w:val="00077E61"/>
    <w:rsid w:val="00080A18"/>
    <w:rsid w:val="00083343"/>
    <w:rsid w:val="000900FE"/>
    <w:rsid w:val="00090390"/>
    <w:rsid w:val="00090DC2"/>
    <w:rsid w:val="000951AF"/>
    <w:rsid w:val="000A1746"/>
    <w:rsid w:val="000A4146"/>
    <w:rsid w:val="000A757E"/>
    <w:rsid w:val="000A7C0D"/>
    <w:rsid w:val="000B0309"/>
    <w:rsid w:val="000B4F4A"/>
    <w:rsid w:val="000B679F"/>
    <w:rsid w:val="000C0414"/>
    <w:rsid w:val="000C19A3"/>
    <w:rsid w:val="000C469A"/>
    <w:rsid w:val="000C5C69"/>
    <w:rsid w:val="000D13A9"/>
    <w:rsid w:val="000D3068"/>
    <w:rsid w:val="000D3BEA"/>
    <w:rsid w:val="000D69B3"/>
    <w:rsid w:val="000E07A4"/>
    <w:rsid w:val="000E6184"/>
    <w:rsid w:val="000E6A0C"/>
    <w:rsid w:val="000F3B79"/>
    <w:rsid w:val="000F7528"/>
    <w:rsid w:val="000F7CBE"/>
    <w:rsid w:val="001016D7"/>
    <w:rsid w:val="00102270"/>
    <w:rsid w:val="00104488"/>
    <w:rsid w:val="00107033"/>
    <w:rsid w:val="0010787C"/>
    <w:rsid w:val="00111B1B"/>
    <w:rsid w:val="00111F25"/>
    <w:rsid w:val="001145D5"/>
    <w:rsid w:val="0011647A"/>
    <w:rsid w:val="0011770A"/>
    <w:rsid w:val="001178FA"/>
    <w:rsid w:val="0012088E"/>
    <w:rsid w:val="001250D9"/>
    <w:rsid w:val="001264DB"/>
    <w:rsid w:val="00126B1E"/>
    <w:rsid w:val="001309F8"/>
    <w:rsid w:val="00141C94"/>
    <w:rsid w:val="001427C2"/>
    <w:rsid w:val="00143769"/>
    <w:rsid w:val="0014561E"/>
    <w:rsid w:val="00154AA7"/>
    <w:rsid w:val="0015582D"/>
    <w:rsid w:val="001603AE"/>
    <w:rsid w:val="001607DD"/>
    <w:rsid w:val="00161782"/>
    <w:rsid w:val="001650E7"/>
    <w:rsid w:val="0016673D"/>
    <w:rsid w:val="00166FB5"/>
    <w:rsid w:val="00167A6C"/>
    <w:rsid w:val="00171356"/>
    <w:rsid w:val="00171959"/>
    <w:rsid w:val="00176FE5"/>
    <w:rsid w:val="00177712"/>
    <w:rsid w:val="001814CD"/>
    <w:rsid w:val="001821CB"/>
    <w:rsid w:val="00187108"/>
    <w:rsid w:val="00187509"/>
    <w:rsid w:val="001911C1"/>
    <w:rsid w:val="001930DC"/>
    <w:rsid w:val="00194A7A"/>
    <w:rsid w:val="00196E47"/>
    <w:rsid w:val="001A16D2"/>
    <w:rsid w:val="001A42A5"/>
    <w:rsid w:val="001A4BA0"/>
    <w:rsid w:val="001B44BE"/>
    <w:rsid w:val="001B6AFD"/>
    <w:rsid w:val="001C3D20"/>
    <w:rsid w:val="001C5B8A"/>
    <w:rsid w:val="001C6FD1"/>
    <w:rsid w:val="001D1F31"/>
    <w:rsid w:val="001D2232"/>
    <w:rsid w:val="001D28CB"/>
    <w:rsid w:val="001D5C79"/>
    <w:rsid w:val="001D6901"/>
    <w:rsid w:val="001D6BDD"/>
    <w:rsid w:val="001E7089"/>
    <w:rsid w:val="001F0520"/>
    <w:rsid w:val="001F625F"/>
    <w:rsid w:val="0020062D"/>
    <w:rsid w:val="002021AA"/>
    <w:rsid w:val="00204986"/>
    <w:rsid w:val="00204E17"/>
    <w:rsid w:val="00205DC2"/>
    <w:rsid w:val="0020671D"/>
    <w:rsid w:val="00213340"/>
    <w:rsid w:val="0021666C"/>
    <w:rsid w:val="002176AD"/>
    <w:rsid w:val="00221934"/>
    <w:rsid w:val="0022315F"/>
    <w:rsid w:val="002242CF"/>
    <w:rsid w:val="0022551D"/>
    <w:rsid w:val="00225D57"/>
    <w:rsid w:val="00226227"/>
    <w:rsid w:val="00227DC0"/>
    <w:rsid w:val="00233B3F"/>
    <w:rsid w:val="00240942"/>
    <w:rsid w:val="0024674D"/>
    <w:rsid w:val="00246761"/>
    <w:rsid w:val="0024763B"/>
    <w:rsid w:val="002477AE"/>
    <w:rsid w:val="0025028D"/>
    <w:rsid w:val="00250CC4"/>
    <w:rsid w:val="00253708"/>
    <w:rsid w:val="002560D6"/>
    <w:rsid w:val="00257CB8"/>
    <w:rsid w:val="00257E28"/>
    <w:rsid w:val="00260CEA"/>
    <w:rsid w:val="00263818"/>
    <w:rsid w:val="00271B7E"/>
    <w:rsid w:val="00272071"/>
    <w:rsid w:val="002721CE"/>
    <w:rsid w:val="002724D4"/>
    <w:rsid w:val="0027288F"/>
    <w:rsid w:val="0027522B"/>
    <w:rsid w:val="002752FF"/>
    <w:rsid w:val="00277D86"/>
    <w:rsid w:val="002820B6"/>
    <w:rsid w:val="00287EFA"/>
    <w:rsid w:val="002922D5"/>
    <w:rsid w:val="00293894"/>
    <w:rsid w:val="002A082C"/>
    <w:rsid w:val="002A0880"/>
    <w:rsid w:val="002A103F"/>
    <w:rsid w:val="002A1B4A"/>
    <w:rsid w:val="002A1DEA"/>
    <w:rsid w:val="002A3D58"/>
    <w:rsid w:val="002A3DF1"/>
    <w:rsid w:val="002A4728"/>
    <w:rsid w:val="002A5161"/>
    <w:rsid w:val="002B00C8"/>
    <w:rsid w:val="002B3572"/>
    <w:rsid w:val="002C0891"/>
    <w:rsid w:val="002C0A4A"/>
    <w:rsid w:val="002C1800"/>
    <w:rsid w:val="002C22AF"/>
    <w:rsid w:val="002C22CD"/>
    <w:rsid w:val="002C3E0B"/>
    <w:rsid w:val="002C4462"/>
    <w:rsid w:val="002D1EF0"/>
    <w:rsid w:val="002D5460"/>
    <w:rsid w:val="002E0AE1"/>
    <w:rsid w:val="002E1F73"/>
    <w:rsid w:val="002E2953"/>
    <w:rsid w:val="002E7735"/>
    <w:rsid w:val="002F1FE6"/>
    <w:rsid w:val="002F3712"/>
    <w:rsid w:val="00304B28"/>
    <w:rsid w:val="003176D0"/>
    <w:rsid w:val="0032384F"/>
    <w:rsid w:val="003312BF"/>
    <w:rsid w:val="00331CA6"/>
    <w:rsid w:val="0033221E"/>
    <w:rsid w:val="00332440"/>
    <w:rsid w:val="00332F78"/>
    <w:rsid w:val="0033312E"/>
    <w:rsid w:val="003331E5"/>
    <w:rsid w:val="00333B6F"/>
    <w:rsid w:val="003345D4"/>
    <w:rsid w:val="00335241"/>
    <w:rsid w:val="00335D13"/>
    <w:rsid w:val="003370F8"/>
    <w:rsid w:val="00342415"/>
    <w:rsid w:val="003505D4"/>
    <w:rsid w:val="00351B32"/>
    <w:rsid w:val="00355498"/>
    <w:rsid w:val="00361B9D"/>
    <w:rsid w:val="003634B7"/>
    <w:rsid w:val="00365216"/>
    <w:rsid w:val="0036574C"/>
    <w:rsid w:val="00366073"/>
    <w:rsid w:val="0036734C"/>
    <w:rsid w:val="00371CC4"/>
    <w:rsid w:val="003720A7"/>
    <w:rsid w:val="003737E6"/>
    <w:rsid w:val="003741A1"/>
    <w:rsid w:val="00386C0C"/>
    <w:rsid w:val="0039148D"/>
    <w:rsid w:val="00393CAF"/>
    <w:rsid w:val="00396F14"/>
    <w:rsid w:val="003A4B97"/>
    <w:rsid w:val="003A65D4"/>
    <w:rsid w:val="003A7C50"/>
    <w:rsid w:val="003B479F"/>
    <w:rsid w:val="003B4897"/>
    <w:rsid w:val="003B5512"/>
    <w:rsid w:val="003B6733"/>
    <w:rsid w:val="003B791D"/>
    <w:rsid w:val="003B7F03"/>
    <w:rsid w:val="003C3D11"/>
    <w:rsid w:val="003C3D2B"/>
    <w:rsid w:val="003C4DDF"/>
    <w:rsid w:val="003D0431"/>
    <w:rsid w:val="003D06BA"/>
    <w:rsid w:val="003D6C95"/>
    <w:rsid w:val="003D79C6"/>
    <w:rsid w:val="003E079D"/>
    <w:rsid w:val="003E21DC"/>
    <w:rsid w:val="003E3C1F"/>
    <w:rsid w:val="003E4BA8"/>
    <w:rsid w:val="003E4F21"/>
    <w:rsid w:val="003E541E"/>
    <w:rsid w:val="003E67C1"/>
    <w:rsid w:val="003E68CC"/>
    <w:rsid w:val="003F2673"/>
    <w:rsid w:val="003F28D0"/>
    <w:rsid w:val="003F720D"/>
    <w:rsid w:val="004005C9"/>
    <w:rsid w:val="00404F54"/>
    <w:rsid w:val="0040649F"/>
    <w:rsid w:val="00406FC7"/>
    <w:rsid w:val="004112B2"/>
    <w:rsid w:val="00414D7F"/>
    <w:rsid w:val="00415269"/>
    <w:rsid w:val="0041599D"/>
    <w:rsid w:val="00417D4E"/>
    <w:rsid w:val="0042243E"/>
    <w:rsid w:val="00426932"/>
    <w:rsid w:val="00431DAC"/>
    <w:rsid w:val="00440C52"/>
    <w:rsid w:val="004424E0"/>
    <w:rsid w:val="004438C2"/>
    <w:rsid w:val="0044473E"/>
    <w:rsid w:val="00447285"/>
    <w:rsid w:val="00450400"/>
    <w:rsid w:val="004553A0"/>
    <w:rsid w:val="00455B9E"/>
    <w:rsid w:val="00457D78"/>
    <w:rsid w:val="004601E9"/>
    <w:rsid w:val="00460E18"/>
    <w:rsid w:val="00463357"/>
    <w:rsid w:val="004641E1"/>
    <w:rsid w:val="00465724"/>
    <w:rsid w:val="00466CD3"/>
    <w:rsid w:val="00473CFE"/>
    <w:rsid w:val="0047413A"/>
    <w:rsid w:val="0047680F"/>
    <w:rsid w:val="0048326C"/>
    <w:rsid w:val="00491C48"/>
    <w:rsid w:val="004958DF"/>
    <w:rsid w:val="004A4E11"/>
    <w:rsid w:val="004A4FB8"/>
    <w:rsid w:val="004A69A7"/>
    <w:rsid w:val="004B2811"/>
    <w:rsid w:val="004B2CEF"/>
    <w:rsid w:val="004B3AEA"/>
    <w:rsid w:val="004B3C63"/>
    <w:rsid w:val="004B4379"/>
    <w:rsid w:val="004B44A5"/>
    <w:rsid w:val="004B6B95"/>
    <w:rsid w:val="004C189F"/>
    <w:rsid w:val="004C29D3"/>
    <w:rsid w:val="004C378D"/>
    <w:rsid w:val="004C51C8"/>
    <w:rsid w:val="004C6DE8"/>
    <w:rsid w:val="004C7BA2"/>
    <w:rsid w:val="004D1704"/>
    <w:rsid w:val="004D60BF"/>
    <w:rsid w:val="004D758A"/>
    <w:rsid w:val="004E06D0"/>
    <w:rsid w:val="004E56F2"/>
    <w:rsid w:val="004E6FBA"/>
    <w:rsid w:val="004F18D3"/>
    <w:rsid w:val="004F378F"/>
    <w:rsid w:val="004F7E9E"/>
    <w:rsid w:val="00503BE2"/>
    <w:rsid w:val="00507882"/>
    <w:rsid w:val="00507D51"/>
    <w:rsid w:val="0051038F"/>
    <w:rsid w:val="005111D5"/>
    <w:rsid w:val="0051319F"/>
    <w:rsid w:val="005142DB"/>
    <w:rsid w:val="00514311"/>
    <w:rsid w:val="00525427"/>
    <w:rsid w:val="00530F12"/>
    <w:rsid w:val="00536418"/>
    <w:rsid w:val="005365CF"/>
    <w:rsid w:val="00537908"/>
    <w:rsid w:val="00541672"/>
    <w:rsid w:val="005417B0"/>
    <w:rsid w:val="00542337"/>
    <w:rsid w:val="00542CC7"/>
    <w:rsid w:val="005430C9"/>
    <w:rsid w:val="0054434F"/>
    <w:rsid w:val="005444B6"/>
    <w:rsid w:val="005509D6"/>
    <w:rsid w:val="00551ACC"/>
    <w:rsid w:val="005520BF"/>
    <w:rsid w:val="00553DA1"/>
    <w:rsid w:val="00555870"/>
    <w:rsid w:val="00555A8A"/>
    <w:rsid w:val="005562FD"/>
    <w:rsid w:val="005617D2"/>
    <w:rsid w:val="005658EF"/>
    <w:rsid w:val="00567A4A"/>
    <w:rsid w:val="00574398"/>
    <w:rsid w:val="00575310"/>
    <w:rsid w:val="005803AD"/>
    <w:rsid w:val="00582653"/>
    <w:rsid w:val="0058554F"/>
    <w:rsid w:val="00585EC5"/>
    <w:rsid w:val="00586C90"/>
    <w:rsid w:val="005871EF"/>
    <w:rsid w:val="00587A30"/>
    <w:rsid w:val="00592C56"/>
    <w:rsid w:val="00597D8B"/>
    <w:rsid w:val="005A0E23"/>
    <w:rsid w:val="005A1D16"/>
    <w:rsid w:val="005A52CD"/>
    <w:rsid w:val="005A59A0"/>
    <w:rsid w:val="005B201F"/>
    <w:rsid w:val="005B2480"/>
    <w:rsid w:val="005B256D"/>
    <w:rsid w:val="005B508E"/>
    <w:rsid w:val="005B51D2"/>
    <w:rsid w:val="005B52D4"/>
    <w:rsid w:val="005C03B5"/>
    <w:rsid w:val="005C4ECC"/>
    <w:rsid w:val="005C5CA7"/>
    <w:rsid w:val="005C6BD6"/>
    <w:rsid w:val="005C6C39"/>
    <w:rsid w:val="005D0082"/>
    <w:rsid w:val="005D12C7"/>
    <w:rsid w:val="005D1854"/>
    <w:rsid w:val="005D288D"/>
    <w:rsid w:val="005D4F0A"/>
    <w:rsid w:val="005D6B22"/>
    <w:rsid w:val="005D71A2"/>
    <w:rsid w:val="005E099E"/>
    <w:rsid w:val="005E4D3A"/>
    <w:rsid w:val="005E4EC3"/>
    <w:rsid w:val="005E512C"/>
    <w:rsid w:val="005E5782"/>
    <w:rsid w:val="005E7306"/>
    <w:rsid w:val="005E78E4"/>
    <w:rsid w:val="005F19BB"/>
    <w:rsid w:val="005F3527"/>
    <w:rsid w:val="005F3B84"/>
    <w:rsid w:val="005F7C5D"/>
    <w:rsid w:val="0060134D"/>
    <w:rsid w:val="00601AA2"/>
    <w:rsid w:val="006029D0"/>
    <w:rsid w:val="00602D2B"/>
    <w:rsid w:val="00603A7D"/>
    <w:rsid w:val="00605F88"/>
    <w:rsid w:val="00611CA3"/>
    <w:rsid w:val="0061353F"/>
    <w:rsid w:val="00615ADC"/>
    <w:rsid w:val="00615CF7"/>
    <w:rsid w:val="00621466"/>
    <w:rsid w:val="00630D29"/>
    <w:rsid w:val="006337EF"/>
    <w:rsid w:val="00641261"/>
    <w:rsid w:val="00642C70"/>
    <w:rsid w:val="00646E12"/>
    <w:rsid w:val="00647735"/>
    <w:rsid w:val="006528C9"/>
    <w:rsid w:val="00661322"/>
    <w:rsid w:val="00661719"/>
    <w:rsid w:val="00663DD6"/>
    <w:rsid w:val="00671DCC"/>
    <w:rsid w:val="00674159"/>
    <w:rsid w:val="006755DB"/>
    <w:rsid w:val="00676B9D"/>
    <w:rsid w:val="00681067"/>
    <w:rsid w:val="00683020"/>
    <w:rsid w:val="00683862"/>
    <w:rsid w:val="006844EF"/>
    <w:rsid w:val="0068651E"/>
    <w:rsid w:val="00687359"/>
    <w:rsid w:val="0069069B"/>
    <w:rsid w:val="00691D80"/>
    <w:rsid w:val="00691E49"/>
    <w:rsid w:val="006925B2"/>
    <w:rsid w:val="006961F6"/>
    <w:rsid w:val="006A043C"/>
    <w:rsid w:val="006A1004"/>
    <w:rsid w:val="006A2F2D"/>
    <w:rsid w:val="006A3877"/>
    <w:rsid w:val="006A3F53"/>
    <w:rsid w:val="006B37D4"/>
    <w:rsid w:val="006B5B62"/>
    <w:rsid w:val="006C1282"/>
    <w:rsid w:val="006C2A50"/>
    <w:rsid w:val="006C3A15"/>
    <w:rsid w:val="006C3C4E"/>
    <w:rsid w:val="006C47AF"/>
    <w:rsid w:val="006C65BD"/>
    <w:rsid w:val="006C681F"/>
    <w:rsid w:val="006D3066"/>
    <w:rsid w:val="006D6458"/>
    <w:rsid w:val="006F1EB1"/>
    <w:rsid w:val="006F6E63"/>
    <w:rsid w:val="00700ED9"/>
    <w:rsid w:val="00702FAF"/>
    <w:rsid w:val="00706D19"/>
    <w:rsid w:val="00710140"/>
    <w:rsid w:val="00710E5F"/>
    <w:rsid w:val="00712F9C"/>
    <w:rsid w:val="00714F1E"/>
    <w:rsid w:val="0071584A"/>
    <w:rsid w:val="00715BB8"/>
    <w:rsid w:val="00717D15"/>
    <w:rsid w:val="007254DC"/>
    <w:rsid w:val="00730A4F"/>
    <w:rsid w:val="00734DDC"/>
    <w:rsid w:val="00735492"/>
    <w:rsid w:val="00742622"/>
    <w:rsid w:val="00744DE0"/>
    <w:rsid w:val="00745BE1"/>
    <w:rsid w:val="007528EB"/>
    <w:rsid w:val="007539D2"/>
    <w:rsid w:val="00754293"/>
    <w:rsid w:val="00756D03"/>
    <w:rsid w:val="00760240"/>
    <w:rsid w:val="007627C3"/>
    <w:rsid w:val="0076393C"/>
    <w:rsid w:val="00764250"/>
    <w:rsid w:val="00765283"/>
    <w:rsid w:val="00770948"/>
    <w:rsid w:val="00774219"/>
    <w:rsid w:val="00781192"/>
    <w:rsid w:val="00782C35"/>
    <w:rsid w:val="00783555"/>
    <w:rsid w:val="00784413"/>
    <w:rsid w:val="00784640"/>
    <w:rsid w:val="00784E77"/>
    <w:rsid w:val="00785363"/>
    <w:rsid w:val="0078733E"/>
    <w:rsid w:val="00787C11"/>
    <w:rsid w:val="00796A2B"/>
    <w:rsid w:val="007974CB"/>
    <w:rsid w:val="007A260E"/>
    <w:rsid w:val="007A4B78"/>
    <w:rsid w:val="007A6CF7"/>
    <w:rsid w:val="007A7D58"/>
    <w:rsid w:val="007B03E0"/>
    <w:rsid w:val="007B07EB"/>
    <w:rsid w:val="007B33F5"/>
    <w:rsid w:val="007B3E10"/>
    <w:rsid w:val="007B7C05"/>
    <w:rsid w:val="007C4781"/>
    <w:rsid w:val="007D1B80"/>
    <w:rsid w:val="007D3574"/>
    <w:rsid w:val="007D4576"/>
    <w:rsid w:val="007D4CFE"/>
    <w:rsid w:val="007D7D4C"/>
    <w:rsid w:val="007E1AE3"/>
    <w:rsid w:val="007E2C94"/>
    <w:rsid w:val="007E35AA"/>
    <w:rsid w:val="007E43EE"/>
    <w:rsid w:val="007E581B"/>
    <w:rsid w:val="007E5CC8"/>
    <w:rsid w:val="007F2027"/>
    <w:rsid w:val="007F2B6A"/>
    <w:rsid w:val="007F2F12"/>
    <w:rsid w:val="007F4427"/>
    <w:rsid w:val="007F48C1"/>
    <w:rsid w:val="007F6F52"/>
    <w:rsid w:val="007F799A"/>
    <w:rsid w:val="008004B2"/>
    <w:rsid w:val="008050DE"/>
    <w:rsid w:val="00810566"/>
    <w:rsid w:val="00815306"/>
    <w:rsid w:val="00816F45"/>
    <w:rsid w:val="008201D7"/>
    <w:rsid w:val="00821D6F"/>
    <w:rsid w:val="008221A9"/>
    <w:rsid w:val="0082243E"/>
    <w:rsid w:val="00825748"/>
    <w:rsid w:val="00826156"/>
    <w:rsid w:val="008261F4"/>
    <w:rsid w:val="008264CA"/>
    <w:rsid w:val="0082730B"/>
    <w:rsid w:val="00831D33"/>
    <w:rsid w:val="00832911"/>
    <w:rsid w:val="0083475A"/>
    <w:rsid w:val="008406BA"/>
    <w:rsid w:val="00840F17"/>
    <w:rsid w:val="008415B5"/>
    <w:rsid w:val="00844AB6"/>
    <w:rsid w:val="00846E86"/>
    <w:rsid w:val="00852E20"/>
    <w:rsid w:val="0086100D"/>
    <w:rsid w:val="00861A47"/>
    <w:rsid w:val="008657B1"/>
    <w:rsid w:val="0087276F"/>
    <w:rsid w:val="008903CC"/>
    <w:rsid w:val="00891ABA"/>
    <w:rsid w:val="00891B50"/>
    <w:rsid w:val="008922A1"/>
    <w:rsid w:val="008A08A6"/>
    <w:rsid w:val="008A5AB9"/>
    <w:rsid w:val="008B5955"/>
    <w:rsid w:val="008C0A8F"/>
    <w:rsid w:val="008C13A2"/>
    <w:rsid w:val="008C465F"/>
    <w:rsid w:val="008C50F4"/>
    <w:rsid w:val="008D0EE0"/>
    <w:rsid w:val="008D2E23"/>
    <w:rsid w:val="008E0F2C"/>
    <w:rsid w:val="008E281C"/>
    <w:rsid w:val="008F299E"/>
    <w:rsid w:val="008F3AB0"/>
    <w:rsid w:val="008F50B2"/>
    <w:rsid w:val="008F541E"/>
    <w:rsid w:val="008F785B"/>
    <w:rsid w:val="0090276E"/>
    <w:rsid w:val="00906C50"/>
    <w:rsid w:val="009141F2"/>
    <w:rsid w:val="009156C1"/>
    <w:rsid w:val="00915C34"/>
    <w:rsid w:val="00923573"/>
    <w:rsid w:val="00924A8B"/>
    <w:rsid w:val="00927809"/>
    <w:rsid w:val="009317F5"/>
    <w:rsid w:val="009349F5"/>
    <w:rsid w:val="009365CE"/>
    <w:rsid w:val="0093660A"/>
    <w:rsid w:val="00936A08"/>
    <w:rsid w:val="00937069"/>
    <w:rsid w:val="0094259E"/>
    <w:rsid w:val="009473D0"/>
    <w:rsid w:val="00947AE5"/>
    <w:rsid w:val="00950F46"/>
    <w:rsid w:val="00952C35"/>
    <w:rsid w:val="00957DAF"/>
    <w:rsid w:val="00957F16"/>
    <w:rsid w:val="00963ECF"/>
    <w:rsid w:val="009666BC"/>
    <w:rsid w:val="009670E7"/>
    <w:rsid w:val="00972113"/>
    <w:rsid w:val="00973C8D"/>
    <w:rsid w:val="009766A1"/>
    <w:rsid w:val="00980269"/>
    <w:rsid w:val="00980CD8"/>
    <w:rsid w:val="00980DE7"/>
    <w:rsid w:val="00982155"/>
    <w:rsid w:val="00983AF8"/>
    <w:rsid w:val="00983B78"/>
    <w:rsid w:val="00986D88"/>
    <w:rsid w:val="00990898"/>
    <w:rsid w:val="00990B94"/>
    <w:rsid w:val="00991A1C"/>
    <w:rsid w:val="00994F53"/>
    <w:rsid w:val="00997D1A"/>
    <w:rsid w:val="009A48B0"/>
    <w:rsid w:val="009A6D1A"/>
    <w:rsid w:val="009B2854"/>
    <w:rsid w:val="009B4435"/>
    <w:rsid w:val="009B504A"/>
    <w:rsid w:val="009B5F55"/>
    <w:rsid w:val="009D0955"/>
    <w:rsid w:val="009D0963"/>
    <w:rsid w:val="009D170A"/>
    <w:rsid w:val="009E07DC"/>
    <w:rsid w:val="009E161D"/>
    <w:rsid w:val="009E2815"/>
    <w:rsid w:val="009E32CC"/>
    <w:rsid w:val="009E3337"/>
    <w:rsid w:val="009E56BF"/>
    <w:rsid w:val="009E7AB6"/>
    <w:rsid w:val="009F119A"/>
    <w:rsid w:val="009F143D"/>
    <w:rsid w:val="009F1E7B"/>
    <w:rsid w:val="009F3075"/>
    <w:rsid w:val="009F63A6"/>
    <w:rsid w:val="00A0196B"/>
    <w:rsid w:val="00A02434"/>
    <w:rsid w:val="00A056DC"/>
    <w:rsid w:val="00A0712E"/>
    <w:rsid w:val="00A136E1"/>
    <w:rsid w:val="00A17FFA"/>
    <w:rsid w:val="00A22183"/>
    <w:rsid w:val="00A25339"/>
    <w:rsid w:val="00A258E2"/>
    <w:rsid w:val="00A3432F"/>
    <w:rsid w:val="00A34791"/>
    <w:rsid w:val="00A360CD"/>
    <w:rsid w:val="00A36A6A"/>
    <w:rsid w:val="00A373EF"/>
    <w:rsid w:val="00A37829"/>
    <w:rsid w:val="00A438E2"/>
    <w:rsid w:val="00A4465F"/>
    <w:rsid w:val="00A44CE7"/>
    <w:rsid w:val="00A559BB"/>
    <w:rsid w:val="00A55AC7"/>
    <w:rsid w:val="00A56AB7"/>
    <w:rsid w:val="00A61C94"/>
    <w:rsid w:val="00A621E2"/>
    <w:rsid w:val="00A6255F"/>
    <w:rsid w:val="00A62A20"/>
    <w:rsid w:val="00A70479"/>
    <w:rsid w:val="00A720BA"/>
    <w:rsid w:val="00A72E3C"/>
    <w:rsid w:val="00A80D09"/>
    <w:rsid w:val="00A91067"/>
    <w:rsid w:val="00A94D32"/>
    <w:rsid w:val="00A95384"/>
    <w:rsid w:val="00AA129D"/>
    <w:rsid w:val="00AA27E7"/>
    <w:rsid w:val="00AA2FF2"/>
    <w:rsid w:val="00AA3C6D"/>
    <w:rsid w:val="00AA547C"/>
    <w:rsid w:val="00AA5CB1"/>
    <w:rsid w:val="00AA6991"/>
    <w:rsid w:val="00AA6D9A"/>
    <w:rsid w:val="00AB12DD"/>
    <w:rsid w:val="00AB131F"/>
    <w:rsid w:val="00AB14EE"/>
    <w:rsid w:val="00AB1687"/>
    <w:rsid w:val="00AB47E0"/>
    <w:rsid w:val="00AC338C"/>
    <w:rsid w:val="00AC4E30"/>
    <w:rsid w:val="00AC69FF"/>
    <w:rsid w:val="00AC70D3"/>
    <w:rsid w:val="00AD2B8A"/>
    <w:rsid w:val="00AE12EB"/>
    <w:rsid w:val="00AE2D10"/>
    <w:rsid w:val="00AF0412"/>
    <w:rsid w:val="00AF3B2E"/>
    <w:rsid w:val="00AF562F"/>
    <w:rsid w:val="00AF596D"/>
    <w:rsid w:val="00AF6189"/>
    <w:rsid w:val="00AF76D2"/>
    <w:rsid w:val="00B01F7E"/>
    <w:rsid w:val="00B022AB"/>
    <w:rsid w:val="00B05B06"/>
    <w:rsid w:val="00B228D8"/>
    <w:rsid w:val="00B267B9"/>
    <w:rsid w:val="00B26E10"/>
    <w:rsid w:val="00B31083"/>
    <w:rsid w:val="00B449A7"/>
    <w:rsid w:val="00B50C19"/>
    <w:rsid w:val="00B54D70"/>
    <w:rsid w:val="00B56836"/>
    <w:rsid w:val="00B57699"/>
    <w:rsid w:val="00B57EA8"/>
    <w:rsid w:val="00B65B86"/>
    <w:rsid w:val="00B660AC"/>
    <w:rsid w:val="00B66355"/>
    <w:rsid w:val="00B676E9"/>
    <w:rsid w:val="00B72011"/>
    <w:rsid w:val="00B720C6"/>
    <w:rsid w:val="00B73CBF"/>
    <w:rsid w:val="00B7515F"/>
    <w:rsid w:val="00B77C6D"/>
    <w:rsid w:val="00B82915"/>
    <w:rsid w:val="00B832E1"/>
    <w:rsid w:val="00B85CB1"/>
    <w:rsid w:val="00B86443"/>
    <w:rsid w:val="00B86AB9"/>
    <w:rsid w:val="00B86B35"/>
    <w:rsid w:val="00B904B8"/>
    <w:rsid w:val="00B93B65"/>
    <w:rsid w:val="00B93D73"/>
    <w:rsid w:val="00B9477D"/>
    <w:rsid w:val="00B94A49"/>
    <w:rsid w:val="00B95CE9"/>
    <w:rsid w:val="00BA1F52"/>
    <w:rsid w:val="00BA2C26"/>
    <w:rsid w:val="00BB0F15"/>
    <w:rsid w:val="00BB5F6D"/>
    <w:rsid w:val="00BC09DE"/>
    <w:rsid w:val="00BC32F7"/>
    <w:rsid w:val="00BC6003"/>
    <w:rsid w:val="00BD10AB"/>
    <w:rsid w:val="00BD66BF"/>
    <w:rsid w:val="00BE0578"/>
    <w:rsid w:val="00BE0D40"/>
    <w:rsid w:val="00BE743A"/>
    <w:rsid w:val="00BF0B8D"/>
    <w:rsid w:val="00BF1766"/>
    <w:rsid w:val="00BF1970"/>
    <w:rsid w:val="00BF72B4"/>
    <w:rsid w:val="00C04130"/>
    <w:rsid w:val="00C05DCB"/>
    <w:rsid w:val="00C0788A"/>
    <w:rsid w:val="00C11A95"/>
    <w:rsid w:val="00C11B35"/>
    <w:rsid w:val="00C172A9"/>
    <w:rsid w:val="00C17B87"/>
    <w:rsid w:val="00C2181C"/>
    <w:rsid w:val="00C21F45"/>
    <w:rsid w:val="00C220B8"/>
    <w:rsid w:val="00C24AD3"/>
    <w:rsid w:val="00C26F7D"/>
    <w:rsid w:val="00C326BE"/>
    <w:rsid w:val="00C3337A"/>
    <w:rsid w:val="00C334CA"/>
    <w:rsid w:val="00C34A21"/>
    <w:rsid w:val="00C37E57"/>
    <w:rsid w:val="00C40E7B"/>
    <w:rsid w:val="00C46AFC"/>
    <w:rsid w:val="00C51030"/>
    <w:rsid w:val="00C54C6D"/>
    <w:rsid w:val="00C57112"/>
    <w:rsid w:val="00C57B9C"/>
    <w:rsid w:val="00C602E3"/>
    <w:rsid w:val="00C63437"/>
    <w:rsid w:val="00C662A2"/>
    <w:rsid w:val="00C671F5"/>
    <w:rsid w:val="00C73DDA"/>
    <w:rsid w:val="00C7404A"/>
    <w:rsid w:val="00C80ECD"/>
    <w:rsid w:val="00C83D3A"/>
    <w:rsid w:val="00C847A5"/>
    <w:rsid w:val="00C9020A"/>
    <w:rsid w:val="00C910AA"/>
    <w:rsid w:val="00C921CD"/>
    <w:rsid w:val="00C96B17"/>
    <w:rsid w:val="00C979E1"/>
    <w:rsid w:val="00CA15D2"/>
    <w:rsid w:val="00CA4A0F"/>
    <w:rsid w:val="00CA4B89"/>
    <w:rsid w:val="00CA629C"/>
    <w:rsid w:val="00CA6F91"/>
    <w:rsid w:val="00CB37DB"/>
    <w:rsid w:val="00CB4C9A"/>
    <w:rsid w:val="00CB5C4A"/>
    <w:rsid w:val="00CB5EAF"/>
    <w:rsid w:val="00CB64AD"/>
    <w:rsid w:val="00CB7855"/>
    <w:rsid w:val="00CC118B"/>
    <w:rsid w:val="00CC1291"/>
    <w:rsid w:val="00CC1D8F"/>
    <w:rsid w:val="00CC50D7"/>
    <w:rsid w:val="00CD06D4"/>
    <w:rsid w:val="00CD3778"/>
    <w:rsid w:val="00CD4937"/>
    <w:rsid w:val="00CD4FC7"/>
    <w:rsid w:val="00CE0C44"/>
    <w:rsid w:val="00CE44FA"/>
    <w:rsid w:val="00CE55F8"/>
    <w:rsid w:val="00CE5CE8"/>
    <w:rsid w:val="00CF1552"/>
    <w:rsid w:val="00CF5C57"/>
    <w:rsid w:val="00D0298C"/>
    <w:rsid w:val="00D0352E"/>
    <w:rsid w:val="00D03F1A"/>
    <w:rsid w:val="00D0488B"/>
    <w:rsid w:val="00D050C3"/>
    <w:rsid w:val="00D05CF9"/>
    <w:rsid w:val="00D07540"/>
    <w:rsid w:val="00D07ED6"/>
    <w:rsid w:val="00D11236"/>
    <w:rsid w:val="00D129AF"/>
    <w:rsid w:val="00D164E4"/>
    <w:rsid w:val="00D1739A"/>
    <w:rsid w:val="00D17D8D"/>
    <w:rsid w:val="00D2687A"/>
    <w:rsid w:val="00D327FF"/>
    <w:rsid w:val="00D3363F"/>
    <w:rsid w:val="00D33F14"/>
    <w:rsid w:val="00D37A7F"/>
    <w:rsid w:val="00D4373B"/>
    <w:rsid w:val="00D52875"/>
    <w:rsid w:val="00D551C2"/>
    <w:rsid w:val="00D561F4"/>
    <w:rsid w:val="00D617E0"/>
    <w:rsid w:val="00D6502E"/>
    <w:rsid w:val="00D6662D"/>
    <w:rsid w:val="00D74470"/>
    <w:rsid w:val="00D8568B"/>
    <w:rsid w:val="00D92FDB"/>
    <w:rsid w:val="00D94107"/>
    <w:rsid w:val="00D9470E"/>
    <w:rsid w:val="00D960AB"/>
    <w:rsid w:val="00DA49AA"/>
    <w:rsid w:val="00DA54D5"/>
    <w:rsid w:val="00DA721F"/>
    <w:rsid w:val="00DA7FFC"/>
    <w:rsid w:val="00DB332F"/>
    <w:rsid w:val="00DD0E5F"/>
    <w:rsid w:val="00DD10E6"/>
    <w:rsid w:val="00DD2788"/>
    <w:rsid w:val="00DD5CA5"/>
    <w:rsid w:val="00DD6C3F"/>
    <w:rsid w:val="00DF6EB0"/>
    <w:rsid w:val="00DF770C"/>
    <w:rsid w:val="00E0102B"/>
    <w:rsid w:val="00E01950"/>
    <w:rsid w:val="00E0463D"/>
    <w:rsid w:val="00E07637"/>
    <w:rsid w:val="00E10F5B"/>
    <w:rsid w:val="00E17096"/>
    <w:rsid w:val="00E20F9A"/>
    <w:rsid w:val="00E21E71"/>
    <w:rsid w:val="00E24DDE"/>
    <w:rsid w:val="00E317F7"/>
    <w:rsid w:val="00E354AD"/>
    <w:rsid w:val="00E409CC"/>
    <w:rsid w:val="00E414BD"/>
    <w:rsid w:val="00E418D4"/>
    <w:rsid w:val="00E44244"/>
    <w:rsid w:val="00E44586"/>
    <w:rsid w:val="00E555DE"/>
    <w:rsid w:val="00E56E82"/>
    <w:rsid w:val="00E61EA1"/>
    <w:rsid w:val="00E656B7"/>
    <w:rsid w:val="00E656D0"/>
    <w:rsid w:val="00E65EBD"/>
    <w:rsid w:val="00E9421A"/>
    <w:rsid w:val="00E96E3E"/>
    <w:rsid w:val="00EA0AD5"/>
    <w:rsid w:val="00EA1A9E"/>
    <w:rsid w:val="00EA29BE"/>
    <w:rsid w:val="00EA37CD"/>
    <w:rsid w:val="00EA457C"/>
    <w:rsid w:val="00EB1D16"/>
    <w:rsid w:val="00EB1EE4"/>
    <w:rsid w:val="00EB4FB9"/>
    <w:rsid w:val="00EB5497"/>
    <w:rsid w:val="00EC2300"/>
    <w:rsid w:val="00EC2E5A"/>
    <w:rsid w:val="00EC4832"/>
    <w:rsid w:val="00EC66AB"/>
    <w:rsid w:val="00EC66D2"/>
    <w:rsid w:val="00ED132C"/>
    <w:rsid w:val="00ED14D8"/>
    <w:rsid w:val="00ED4272"/>
    <w:rsid w:val="00EE126D"/>
    <w:rsid w:val="00EE4C4C"/>
    <w:rsid w:val="00EE5AE3"/>
    <w:rsid w:val="00EE5C39"/>
    <w:rsid w:val="00EF33B3"/>
    <w:rsid w:val="00F00283"/>
    <w:rsid w:val="00F0158C"/>
    <w:rsid w:val="00F0383C"/>
    <w:rsid w:val="00F13291"/>
    <w:rsid w:val="00F15E7D"/>
    <w:rsid w:val="00F16F35"/>
    <w:rsid w:val="00F217B7"/>
    <w:rsid w:val="00F340DD"/>
    <w:rsid w:val="00F341C3"/>
    <w:rsid w:val="00F353FF"/>
    <w:rsid w:val="00F36E07"/>
    <w:rsid w:val="00F4156F"/>
    <w:rsid w:val="00F41B68"/>
    <w:rsid w:val="00F44808"/>
    <w:rsid w:val="00F50836"/>
    <w:rsid w:val="00F50C26"/>
    <w:rsid w:val="00F520BF"/>
    <w:rsid w:val="00F5227B"/>
    <w:rsid w:val="00F540ED"/>
    <w:rsid w:val="00F60B5F"/>
    <w:rsid w:val="00F61457"/>
    <w:rsid w:val="00F62F84"/>
    <w:rsid w:val="00F633F4"/>
    <w:rsid w:val="00F63EE4"/>
    <w:rsid w:val="00F65C90"/>
    <w:rsid w:val="00F7582E"/>
    <w:rsid w:val="00F764EB"/>
    <w:rsid w:val="00F832C3"/>
    <w:rsid w:val="00F83359"/>
    <w:rsid w:val="00F90D08"/>
    <w:rsid w:val="00F917EE"/>
    <w:rsid w:val="00F9682C"/>
    <w:rsid w:val="00F97BCC"/>
    <w:rsid w:val="00FB07B7"/>
    <w:rsid w:val="00FB1887"/>
    <w:rsid w:val="00FB4EEA"/>
    <w:rsid w:val="00FB676F"/>
    <w:rsid w:val="00FC252D"/>
    <w:rsid w:val="00FC592B"/>
    <w:rsid w:val="00FC6F0B"/>
    <w:rsid w:val="00FE0AF8"/>
    <w:rsid w:val="00FE249E"/>
    <w:rsid w:val="00FE5335"/>
    <w:rsid w:val="00FE7318"/>
    <w:rsid w:val="00FE7F8E"/>
    <w:rsid w:val="00FF03B1"/>
    <w:rsid w:val="00FF18B9"/>
    <w:rsid w:val="00FF1EE0"/>
    <w:rsid w:val="00FF362C"/>
    <w:rsid w:val="00FF3F8A"/>
    <w:rsid w:val="00FF4197"/>
    <w:rsid w:val="00FF64D3"/>
    <w:rsid w:val="00FF6A79"/>
    <w:rsid w:val="00FF722E"/>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C674F87A-60D8-4DB9-BFDE-75B17D5D1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customStyle="1" w:styleId="11">
    <w:name w:val="未处理的提及1"/>
    <w:basedOn w:val="a0"/>
    <w:uiPriority w:val="99"/>
    <w:semiHidden/>
    <w:unhideWhenUsed/>
    <w:rsid w:val="00FF03B1"/>
    <w:rPr>
      <w:color w:val="605E5C"/>
      <w:shd w:val="clear" w:color="auto" w:fill="E1DFDD"/>
    </w:rPr>
  </w:style>
  <w:style w:type="character" w:styleId="af2">
    <w:name w:val="FollowedHyperlink"/>
    <w:basedOn w:val="a0"/>
    <w:uiPriority w:val="99"/>
    <w:semiHidden/>
    <w:unhideWhenUsed/>
    <w:rsid w:val="006F6E63"/>
    <w:rPr>
      <w:color w:val="800080" w:themeColor="followedHyperlink"/>
      <w:u w:val="single"/>
    </w:rPr>
  </w:style>
  <w:style w:type="character" w:customStyle="1" w:styleId="fontstyle21">
    <w:name w:val="fontstyle21"/>
    <w:basedOn w:val="a0"/>
    <w:rsid w:val="003F28D0"/>
    <w:rPr>
      <w:rFonts w:ascii="AdvGulliv-I" w:hAnsi="AdvGulliv-I" w:hint="default"/>
      <w:b w:val="0"/>
      <w:bCs w:val="0"/>
      <w:i w:val="0"/>
      <w:iCs w:val="0"/>
      <w:color w:val="000000"/>
      <w:sz w:val="16"/>
      <w:szCs w:val="16"/>
    </w:rPr>
  </w:style>
  <w:style w:type="character" w:customStyle="1" w:styleId="fontstyle11">
    <w:name w:val="fontstyle11"/>
    <w:basedOn w:val="a0"/>
    <w:rsid w:val="00B449A7"/>
    <w:rPr>
      <w:rFonts w:ascii="AdvGulliv-R" w:hAnsi="AdvGulliv-R" w:hint="default"/>
      <w:b w:val="0"/>
      <w:bCs w:val="0"/>
      <w:i w:val="0"/>
      <w:iCs w:val="0"/>
      <w:color w:val="000000"/>
      <w:sz w:val="10"/>
      <w:szCs w:val="10"/>
    </w:rPr>
  </w:style>
  <w:style w:type="paragraph" w:styleId="af3">
    <w:name w:val="Revision"/>
    <w:hidden/>
    <w:uiPriority w:val="99"/>
    <w:semiHidden/>
    <w:rsid w:val="005254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87118">
      <w:bodyDiv w:val="1"/>
      <w:marLeft w:val="0"/>
      <w:marRight w:val="0"/>
      <w:marTop w:val="0"/>
      <w:marBottom w:val="0"/>
      <w:divBdr>
        <w:top w:val="none" w:sz="0" w:space="0" w:color="auto"/>
        <w:left w:val="none" w:sz="0" w:space="0" w:color="auto"/>
        <w:bottom w:val="none" w:sz="0" w:space="0" w:color="auto"/>
        <w:right w:val="none" w:sz="0" w:space="0" w:color="auto"/>
      </w:divBdr>
    </w:div>
    <w:div w:id="687832314">
      <w:bodyDiv w:val="1"/>
      <w:marLeft w:val="0"/>
      <w:marRight w:val="0"/>
      <w:marTop w:val="0"/>
      <w:marBottom w:val="0"/>
      <w:divBdr>
        <w:top w:val="none" w:sz="0" w:space="0" w:color="auto"/>
        <w:left w:val="none" w:sz="0" w:space="0" w:color="auto"/>
        <w:bottom w:val="none" w:sz="0" w:space="0" w:color="auto"/>
        <w:right w:val="none" w:sz="0" w:space="0" w:color="auto"/>
      </w:divBdr>
    </w:div>
    <w:div w:id="956259387">
      <w:bodyDiv w:val="1"/>
      <w:marLeft w:val="0"/>
      <w:marRight w:val="0"/>
      <w:marTop w:val="0"/>
      <w:marBottom w:val="0"/>
      <w:divBdr>
        <w:top w:val="none" w:sz="0" w:space="0" w:color="auto"/>
        <w:left w:val="none" w:sz="0" w:space="0" w:color="auto"/>
        <w:bottom w:val="none" w:sz="0" w:space="0" w:color="auto"/>
        <w:right w:val="none" w:sz="0" w:space="0" w:color="auto"/>
      </w:divBdr>
      <w:divsChild>
        <w:div w:id="1145777990">
          <w:marLeft w:val="0"/>
          <w:marRight w:val="0"/>
          <w:marTop w:val="0"/>
          <w:marBottom w:val="195"/>
          <w:divBdr>
            <w:top w:val="none" w:sz="0" w:space="0" w:color="auto"/>
            <w:left w:val="none" w:sz="0" w:space="0" w:color="auto"/>
            <w:bottom w:val="none" w:sz="0" w:space="0" w:color="auto"/>
            <w:right w:val="none" w:sz="0" w:space="0" w:color="auto"/>
          </w:divBdr>
        </w:div>
      </w:divsChild>
    </w:div>
    <w:div w:id="1188179692">
      <w:bodyDiv w:val="1"/>
      <w:marLeft w:val="0"/>
      <w:marRight w:val="0"/>
      <w:marTop w:val="0"/>
      <w:marBottom w:val="0"/>
      <w:divBdr>
        <w:top w:val="none" w:sz="0" w:space="0" w:color="auto"/>
        <w:left w:val="none" w:sz="0" w:space="0" w:color="auto"/>
        <w:bottom w:val="none" w:sz="0" w:space="0" w:color="auto"/>
        <w:right w:val="none" w:sz="0" w:space="0" w:color="auto"/>
      </w:divBdr>
      <w:divsChild>
        <w:div w:id="695423217">
          <w:marLeft w:val="0"/>
          <w:marRight w:val="0"/>
          <w:marTop w:val="0"/>
          <w:marBottom w:val="195"/>
          <w:divBdr>
            <w:top w:val="none" w:sz="0" w:space="0" w:color="auto"/>
            <w:left w:val="none" w:sz="0" w:space="0" w:color="auto"/>
            <w:bottom w:val="none" w:sz="0" w:space="0" w:color="auto"/>
            <w:right w:val="none" w:sz="0" w:space="0" w:color="auto"/>
          </w:divBdr>
        </w:div>
      </w:divsChild>
    </w:div>
    <w:div w:id="1193612305">
      <w:bodyDiv w:val="1"/>
      <w:marLeft w:val="0"/>
      <w:marRight w:val="0"/>
      <w:marTop w:val="0"/>
      <w:marBottom w:val="0"/>
      <w:divBdr>
        <w:top w:val="none" w:sz="0" w:space="0" w:color="auto"/>
        <w:left w:val="none" w:sz="0" w:space="0" w:color="auto"/>
        <w:bottom w:val="none" w:sz="0" w:space="0" w:color="auto"/>
        <w:right w:val="none" w:sz="0" w:space="0" w:color="auto"/>
      </w:divBdr>
    </w:div>
    <w:div w:id="1634603521">
      <w:bodyDiv w:val="1"/>
      <w:marLeft w:val="0"/>
      <w:marRight w:val="0"/>
      <w:marTop w:val="0"/>
      <w:marBottom w:val="0"/>
      <w:divBdr>
        <w:top w:val="none" w:sz="0" w:space="0" w:color="auto"/>
        <w:left w:val="none" w:sz="0" w:space="0" w:color="auto"/>
        <w:bottom w:val="none" w:sz="0" w:space="0" w:color="auto"/>
        <w:right w:val="none" w:sz="0" w:space="0" w:color="auto"/>
      </w:divBdr>
    </w:div>
    <w:div w:id="1684167992">
      <w:bodyDiv w:val="1"/>
      <w:marLeft w:val="0"/>
      <w:marRight w:val="0"/>
      <w:marTop w:val="0"/>
      <w:marBottom w:val="0"/>
      <w:divBdr>
        <w:top w:val="none" w:sz="0" w:space="0" w:color="auto"/>
        <w:left w:val="none" w:sz="0" w:space="0" w:color="auto"/>
        <w:bottom w:val="none" w:sz="0" w:space="0" w:color="auto"/>
        <w:right w:val="none" w:sz="0" w:space="0" w:color="auto"/>
      </w:divBdr>
    </w:div>
    <w:div w:id="1765178450">
      <w:bodyDiv w:val="1"/>
      <w:marLeft w:val="0"/>
      <w:marRight w:val="0"/>
      <w:marTop w:val="0"/>
      <w:marBottom w:val="0"/>
      <w:divBdr>
        <w:top w:val="none" w:sz="0" w:space="0" w:color="auto"/>
        <w:left w:val="none" w:sz="0" w:space="0" w:color="auto"/>
        <w:bottom w:val="none" w:sz="0" w:space="0" w:color="auto"/>
        <w:right w:val="none" w:sz="0" w:space="0" w:color="auto"/>
      </w:divBdr>
    </w:div>
    <w:div w:id="1777091021">
      <w:bodyDiv w:val="1"/>
      <w:marLeft w:val="0"/>
      <w:marRight w:val="0"/>
      <w:marTop w:val="0"/>
      <w:marBottom w:val="0"/>
      <w:divBdr>
        <w:top w:val="none" w:sz="0" w:space="0" w:color="auto"/>
        <w:left w:val="none" w:sz="0" w:space="0" w:color="auto"/>
        <w:bottom w:val="none" w:sz="0" w:space="0" w:color="auto"/>
        <w:right w:val="none" w:sz="0" w:space="0" w:color="auto"/>
      </w:divBdr>
    </w:div>
    <w:div w:id="1855529107">
      <w:bodyDiv w:val="1"/>
      <w:marLeft w:val="0"/>
      <w:marRight w:val="0"/>
      <w:marTop w:val="0"/>
      <w:marBottom w:val="0"/>
      <w:divBdr>
        <w:top w:val="none" w:sz="0" w:space="0" w:color="auto"/>
        <w:left w:val="none" w:sz="0" w:space="0" w:color="auto"/>
        <w:bottom w:val="none" w:sz="0" w:space="0" w:color="auto"/>
        <w:right w:val="none" w:sz="0" w:space="0" w:color="auto"/>
      </w:divBdr>
    </w:div>
    <w:div w:id="1891529974">
      <w:bodyDiv w:val="1"/>
      <w:marLeft w:val="0"/>
      <w:marRight w:val="0"/>
      <w:marTop w:val="0"/>
      <w:marBottom w:val="0"/>
      <w:divBdr>
        <w:top w:val="none" w:sz="0" w:space="0" w:color="auto"/>
        <w:left w:val="none" w:sz="0" w:space="0" w:color="auto"/>
        <w:bottom w:val="none" w:sz="0" w:space="0" w:color="auto"/>
        <w:right w:val="none" w:sz="0" w:space="0" w:color="auto"/>
      </w:divBdr>
    </w:div>
    <w:div w:id="1913546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quora.com/What-is-the-difference-between-a-feed-forward-neural-network-and-a-convolution-neural-network" TargetMode="External"/><Relationship Id="rId2" Type="http://schemas.openxmlformats.org/officeDocument/2006/relationships/hyperlink" Target="https://en.wikipedia.org/wiki/Flow_stress" TargetMode="External"/><Relationship Id="rId1" Type="http://schemas.openxmlformats.org/officeDocument/2006/relationships/hyperlink" Target="https://missinglink.ai/guides/neural-network-concepts/perceptrons-and-multi-layer-perceptrons-the-artificial-neuron-at-the-core-of-deep-learning/" TargetMode="External"/><Relationship Id="rId4" Type="http://schemas.openxmlformats.org/officeDocument/2006/relationships/hyperlink" Target="https://networkx.github.io/documentation/stable/reference/classes/multigraph.html" TargetMode="External"/></Relationship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image" Target="media/image1.emf"/><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oleObject" Target="embeddings/oleObject1.bin"/><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image" Target="media/image2.emf"/><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162" Type="http://schemas.openxmlformats.org/officeDocument/2006/relationships/customXml" Target="../customXml/item162.xml"/><Relationship Id="rId183" Type="http://schemas.openxmlformats.org/officeDocument/2006/relationships/styles" Target="styles.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oleObject" Target="embeddings/oleObject2.bin"/><Relationship Id="rId199" Type="http://schemas.openxmlformats.org/officeDocument/2006/relationships/image" Target="media/image5.png"/><Relationship Id="rId203" Type="http://schemas.microsoft.com/office/2011/relationships/people" Target="people.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microsoft.com/office/2011/relationships/commentsExtended" Target="commentsExtended.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image" Target="media/image3.emf"/><Relationship Id="rId190" Type="http://schemas.microsoft.com/office/2016/09/relationships/commentsIds" Target="commentsIds.xml"/><Relationship Id="rId204" Type="http://schemas.openxmlformats.org/officeDocument/2006/relationships/theme" Target="theme/theme1.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oleObject" Target="embeddings/oleObject3.bin"/><Relationship Id="rId200" Type="http://schemas.openxmlformats.org/officeDocument/2006/relationships/image" Target="media/image6.png"/><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image" Target="media/image4.emf"/><Relationship Id="rId201" Type="http://schemas.openxmlformats.org/officeDocument/2006/relationships/hyperlink" Target="https://www.digitalvidya.com/blog/types-of-neural-networks/" TargetMode="External"/><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oleObject" Target="embeddings/oleObject4.bin"/><Relationship Id="rId202" Type="http://schemas.openxmlformats.org/officeDocument/2006/relationships/fontTable" Target="fontTable.xml"/><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omments" Target="comments.xml"/><Relationship Id="rId71" Type="http://schemas.openxmlformats.org/officeDocument/2006/relationships/customXml" Target="../customXml/item71.xml"/><Relationship Id="rId92" Type="http://schemas.openxmlformats.org/officeDocument/2006/relationships/customXml" Target="../customXml/item9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10.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100.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101.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102.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103.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104.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105.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106.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107.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108.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109.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11.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110.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111.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112.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113.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114.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115.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16.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117.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118.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119.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12.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120.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121.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122.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123.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124.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125.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126.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127.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128.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129.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13.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130.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131.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132.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133.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134.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135.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136.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137.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138.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139.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14.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140.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141.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142.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143.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144.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145.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146.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147.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148.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149.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15.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150.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151.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152.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153.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154.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155.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156.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157.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158.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159.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16.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160.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161.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162.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163.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164.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165.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166.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167.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168.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169.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17.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170.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171.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172.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173.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174.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175.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176.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177.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178.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179.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18.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180.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181.xml><?xml version="1.0" encoding="utf-8"?>
<ds:datastoreItem xmlns:ds="http://schemas.openxmlformats.org/officeDocument/2006/customXml" ds:itemID="{C26D6489-1D78-44A9-B82E-8DD5F03E7310}">
  <ds:schemaRefs>
    <ds:schemaRef ds:uri="http://schemas.openxmlformats.org/officeDocument/2006/bibliography"/>
  </ds:schemaRefs>
</ds:datastoreItem>
</file>

<file path=customXml/itemProps19.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2.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20.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21.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22.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23.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24.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25.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26.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27.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28.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29.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3.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30.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31.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32.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33.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34.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35.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36.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37.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38.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39.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4.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40.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41.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42.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43.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44.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45.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46.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47.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48.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49.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5.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50.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51.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52.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53.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54.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55.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56.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57.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58.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59.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6.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60.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61.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62.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63.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64.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65.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66.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67.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68.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69.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7.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70.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71.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72.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73.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74.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75.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76.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77.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78.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79.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8.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80.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81.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82.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83.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84.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85.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86.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87.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88.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89.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9.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90.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91.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92.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93.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94.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95.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96.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97.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98.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99.xml><?xml version="1.0" encoding="utf-8"?>
<ds:datastoreItem xmlns:ds="http://schemas.openxmlformats.org/officeDocument/2006/customXml" ds:itemID="{DE6CA694-5576-4B98-B108-B3BC54D8161E}">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3064</TotalTime>
  <Pages>1</Pages>
  <Words>39078</Words>
  <Characters>222747</Characters>
  <Application>Microsoft Office Word</Application>
  <DocSecurity>0</DocSecurity>
  <Lines>1856</Lines>
  <Paragraphs>522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Thike</dc:creator>
  <cp:keywords/>
  <dc:description/>
  <cp:lastModifiedBy>Ove Jason</cp:lastModifiedBy>
  <cp:revision>84</cp:revision>
  <dcterms:created xsi:type="dcterms:W3CDTF">2019-07-09T06:21:00Z</dcterms:created>
  <dcterms:modified xsi:type="dcterms:W3CDTF">2019-07-22T12:53:00Z</dcterms:modified>
</cp:coreProperties>
</file>