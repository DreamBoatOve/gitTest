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3A6AF4FC"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 xml:space="preserve">Ying </w:t>
      </w:r>
      <w:proofErr w:type="spellStart"/>
      <w:r w:rsidR="004E06D0" w:rsidRPr="00BD264A">
        <w:rPr>
          <w:rFonts w:ascii="Times New Roman" w:eastAsia="Batang" w:hAnsi="Times New Roman"/>
          <w:w w:val="92"/>
          <w:sz w:val="21"/>
          <w:szCs w:val="21"/>
        </w:rPr>
        <w:t>Jin</w:t>
      </w:r>
      <w:proofErr w:type="spellEnd"/>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3CC6A076"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E0463D">
      <w:pPr>
        <w:widowControl w:val="0"/>
        <w:spacing w:before="240" w:line="360" w:lineRule="auto"/>
        <w:jc w:val="both"/>
        <w:rPr>
          <w:rFonts w:ascii="Times New Roman" w:hAnsi="Times New Roman" w:cs="Times New Roman"/>
          <w:b/>
          <w:sz w:val="28"/>
          <w:szCs w:val="28"/>
        </w:rPr>
      </w:pPr>
      <w:r>
        <w:rPr>
          <w:rFonts w:ascii="Times New Roman" w:hAnsi="Times New Roman" w:cs="Times New Roman"/>
          <w:b/>
          <w:sz w:val="28"/>
          <w:szCs w:val="28"/>
        </w:rPr>
        <w:t>Abstract</w:t>
      </w:r>
    </w:p>
    <w:p w14:paraId="0593505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 xml:space="preserve">Traditional regression analysis models in materials science are still not perfect, unable to handle large amount of data, limited to capture nonlinearities of data and time-consuming for prediction. </w:t>
      </w:r>
      <w:bookmarkEnd w:id="4"/>
      <w:r>
        <w:rPr>
          <w:rFonts w:ascii="Times New Roman" w:hAnsi="Times New Roman" w:cs="Times New Roman"/>
          <w:sz w:val="24"/>
          <w:szCs w:val="24"/>
        </w:rPr>
        <w:t xml:space="preserve">It makes a strong demand on data analysis of materials data with the help of computer science method. In recent years, </w:t>
      </w:r>
      <w:bookmarkStart w:id="5" w:name="_Hlk11847376"/>
      <w:r>
        <w:rPr>
          <w:rFonts w:ascii="Times New Roman" w:hAnsi="Times New Roman" w:cs="Times New Roman"/>
          <w:sz w:val="24"/>
          <w:szCs w:val="24"/>
        </w:rPr>
        <w:t>artificial neural network</w:t>
      </w:r>
      <w:bookmarkEnd w:id="5"/>
      <w:r>
        <w:rPr>
          <w:rFonts w:ascii="Times New Roman" w:hAnsi="Times New Roman" w:cs="Times New Roman"/>
          <w:sz w:val="24"/>
          <w:szCs w:val="24"/>
        </w:rPr>
        <w:t xml:space="preserve"> (ANN) is increasingly performing as a strong bridge between materials science and computer science. In this paper, various </w:t>
      </w:r>
      <w:bookmarkStart w:id="6" w:name="_Hlk534899642"/>
      <w:r>
        <w:rPr>
          <w:rFonts w:ascii="Times New Roman" w:hAnsi="Times New Roman" w:cs="Times New Roman"/>
          <w:sz w:val="24"/>
          <w:szCs w:val="24"/>
        </w:rPr>
        <w:t>ANN</w:t>
      </w:r>
      <w:bookmarkEnd w:id="6"/>
      <w:r>
        <w:rPr>
          <w:rFonts w:ascii="Times New Roman" w:hAnsi="Times New Roman" w:cs="Times New Roman"/>
          <w:sz w:val="24"/>
          <w:szCs w:val="24"/>
        </w:rPr>
        <w:t xml:space="preserve"> applications for predicting various properties of different materials in various materials related areas were reviewed. It highlights the significance of ANN in materials related problems and the trend of ANN in context of materials science with some limitations.</w:t>
      </w:r>
    </w:p>
    <w:p w14:paraId="7F7EBC06" w14:textId="045A864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Keyword: materials performance prediction, artificial neural network, multilayer perceptron, backpropagation, feedforward</w:t>
      </w:r>
      <w:r w:rsidR="005F19BB">
        <w:rPr>
          <w:rFonts w:ascii="Times New Roman" w:hAnsi="Times New Roman" w:cs="Times New Roman"/>
          <w:sz w:val="24"/>
          <w:szCs w:val="24"/>
        </w:rPr>
        <w:t>, radial basis function</w:t>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05CFED51"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unable to handle large amount of data, limited to capture complex relationship and time-consuming for prediction. In recent years, an emerging area of materials performance evaluation and prediction by artificial neural network (ANN) was evolved as an efficient way. ANN analysis can produce satisfactory prediction results of materials properties, compared to traditional data </w:t>
      </w:r>
      <w:r>
        <w:rPr>
          <w:rFonts w:ascii="Times New Roman" w:hAnsi="Times New Roman" w:cs="Times New Roman"/>
          <w:sz w:val="24"/>
          <w:szCs w:val="24"/>
        </w:rPr>
        <w:lastRenderedPageBreak/>
        <w:t xml:space="preserve">analysis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2" w:tooltip="Gyurova, 2011 #718" w:history="1">
        <w:r w:rsidR="002A3DF1">
          <w:rPr>
            <w:rFonts w:ascii="Times New Roman" w:hAnsi="Times New Roman" w:cs="Times New Roman"/>
            <w:noProof/>
            <w:sz w:val="24"/>
            <w:szCs w:val="24"/>
          </w:rPr>
          <w:t>2</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3" w:tooltip="Liu, 2013 #717" w:history="1">
        <w:r w:rsidR="002A3DF1">
          <w:rPr>
            <w:rFonts w:ascii="Times New Roman" w:hAnsi="Times New Roman" w:cs="Times New Roman"/>
            <w:noProof/>
            <w:sz w:val="24"/>
            <w:szCs w:val="24"/>
          </w:rPr>
          <w:t>3</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 xml:space="preserve"> </w:t>
      </w:r>
      <w:r w:rsidR="007B33F5">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7B33F5">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4" w:tooltip="Jiménez-Come, 2015 #438" w:history="1">
        <w:r w:rsidR="002A3DF1">
          <w:rPr>
            <w:rFonts w:ascii="Times New Roman" w:hAnsi="Times New Roman" w:cs="Times New Roman"/>
            <w:noProof/>
            <w:sz w:val="24"/>
            <w:szCs w:val="24"/>
          </w:rPr>
          <w:t>4</w:t>
        </w:r>
      </w:hyperlink>
      <w:r w:rsidR="007B33F5">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70255BA6"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&lt;EndNote&gt;&lt;Cite&gt;&lt;Author&gt;Bhadeshia&lt;/Author&gt;&lt;Year&gt;2009&lt;/Year&gt;&lt;RecNum&gt;496&lt;/RecNum&gt;&lt;DisplayText&gt;[5]&lt;/DisplayText&gt;&lt;record&gt;&lt;rec-number&gt;496&lt;/rec-number&gt;&lt;foreign-keys&gt;&lt;key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5" w:tooltip="Bhadeshia, 2009 #496" w:history="1">
        <w:r w:rsidR="002A3DF1">
          <w:rPr>
            <w:rFonts w:ascii="Times New Roman" w:hAnsi="Times New Roman" w:cs="Times New Roman"/>
            <w:noProof/>
            <w:sz w:val="24"/>
            <w:szCs w:val="24"/>
          </w:rPr>
          <w:t>5</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 xml:space="preserve">s in applications such as pattern recognition, prediction, system identification and control. The main benefit of neural network is its generalization ability, noise tolerance and prediction ability of output of unseen test data with savings in cost and time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&lt;EndNote&gt;&lt;Cite&gt;&lt;Author&gt;Vera&lt;/Author&gt;&lt;Year&gt;2014&lt;/Year&gt;&lt;RecNum&gt;472&lt;/RecNum&gt;&lt;DisplayText&gt;[6]&lt;/DisplayText&gt;&lt;record&gt;&lt;rec-number&gt;472&lt;/rec-number&gt;&lt;foreign-keys&gt;&lt;key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6" w:tooltip="Vera, 2014 #472" w:history="1">
        <w:r w:rsidR="002A3DF1">
          <w:rPr>
            <w:rFonts w:ascii="Times New Roman" w:hAnsi="Times New Roman" w:cs="Times New Roman"/>
            <w:noProof/>
            <w:sz w:val="24"/>
            <w:szCs w:val="24"/>
          </w:rPr>
          <w:t>6</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7"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7"/>
      <w:r>
        <w:rPr>
          <w:rFonts w:ascii="Times New Roman" w:hAnsi="Times New Roman" w:cs="Times New Roman"/>
          <w:sz w:val="24"/>
          <w:szCs w:val="24"/>
        </w:rPr>
        <w:t xml:space="preserve"> </w:t>
      </w:r>
    </w:p>
    <w:p w14:paraId="65E5C207" w14:textId="601634F5"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 followed by the principal idea of ANN, the simplest ANN model, various activation functions used in ANNs and different classifications of ANN models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8"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 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8"/>
    </w:p>
    <w:p w14:paraId="3A517729" w14:textId="1F58C1A1" w:rsidR="00CF1552" w:rsidRDefault="00205DC2" w:rsidP="00E0463D">
      <w:pPr>
        <w:pStyle w:val="1"/>
        <w:widowControl w:val="0"/>
        <w:spacing w:after="240"/>
        <w:rPr>
          <w:rFonts w:cs="Times New Roman"/>
          <w:szCs w:val="28"/>
        </w:rPr>
      </w:pPr>
      <w:del w:id="9" w:author="Ove Jason" w:date="2019-05-28T15:13:00Z">
        <w:r w:rsidDel="00781D47">
          <w:rPr>
            <w:rFonts w:cs="Times New Roman"/>
            <w:szCs w:val="28"/>
          </w:rPr>
          <w:delText xml:space="preserve">Introduction to </w:delText>
        </w:r>
      </w:del>
      <w:r>
        <w:rPr>
          <w:rFonts w:cs="Times New Roman"/>
          <w:szCs w:val="28"/>
        </w:rPr>
        <w:t>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58174DD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Artificial neural network is one kind of network model established in mathematical way that is </w:t>
      </w:r>
      <w:r w:rsidRPr="00AD67CA">
        <w:rPr>
          <w:rFonts w:ascii="Times New Roman" w:hAnsi="Times New Roman" w:cs="Times New Roman"/>
          <w:color w:val="FF0000"/>
          <w:sz w:val="24"/>
          <w:szCs w:val="24"/>
          <w:rPrChange w:id="10" w:author="Ove Jason" w:date="2019-05-28T15:15:00Z">
            <w:rPr>
              <w:rFonts w:ascii="Times New Roman" w:hAnsi="Times New Roman" w:cs="Times New Roman"/>
              <w:sz w:val="24"/>
              <w:szCs w:val="24"/>
            </w:rPr>
          </w:rPrChange>
        </w:rPr>
        <w:t xml:space="preserve">based </w:t>
      </w:r>
      <w:r w:rsidR="00CD3778" w:rsidRPr="00AD67CA">
        <w:rPr>
          <w:rFonts w:ascii="Times New Roman" w:hAnsi="Times New Roman" w:cs="Times New Roman"/>
          <w:color w:val="FF0000"/>
          <w:sz w:val="24"/>
          <w:szCs w:val="24"/>
          <w:rPrChange w:id="11" w:author="Ove Jason" w:date="2019-05-28T15:15:00Z">
            <w:rPr>
              <w:rFonts w:ascii="Times New Roman" w:hAnsi="Times New Roman" w:cs="Times New Roman"/>
              <w:sz w:val="24"/>
              <w:szCs w:val="24"/>
            </w:rPr>
          </w:rPrChange>
        </w:rPr>
        <w:t>upon</w:t>
      </w:r>
      <w:r>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Pr="00EF33B3">
        <w:rPr>
          <w:rFonts w:ascii="Times New Roman" w:hAnsi="Times New Roman" w:cs="Times New Roman"/>
          <w:sz w:val="24"/>
          <w:szCs w:val="24"/>
        </w:rPr>
        <w:t>is characterized by its weight, bias and activation function. Those neurons are firstly grouped into layers and then those layers are connected to each other, thus forming a network model.</w:t>
      </w:r>
      <w:r w:rsidRPr="00700ED9">
        <w:rPr>
          <w:rFonts w:ascii="Times New Roman" w:hAnsi="Times New Roman" w:cs="Times New Roman"/>
          <w:sz w:val="24"/>
          <w:szCs w:val="24"/>
        </w:rPr>
        <w:t xml:space="preserve"> The information from the input layer is moved as the input to the hidden layer that will do processing to produce the final output and sent the output to output layer. </w:t>
      </w:r>
      <w:r w:rsidRPr="00EF33B3">
        <w:rPr>
          <w:rFonts w:ascii="Times New Roman" w:hAnsi="Times New Roman" w:cs="Times New Roman"/>
          <w:sz w:val="24"/>
          <w:szCs w:val="24"/>
        </w:rPr>
        <w:t xml:space="preserve">That kind of movement from the input layer to the output layer is known as feed forward propagation. When there is error </w:t>
      </w:r>
      <w:r w:rsidRPr="00EF33B3">
        <w:rPr>
          <w:rFonts w:ascii="Times New Roman" w:hAnsi="Times New Roman" w:cs="Times New Roman"/>
          <w:sz w:val="24"/>
          <w:szCs w:val="24"/>
        </w:rPr>
        <w:lastRenderedPageBreak/>
        <w:t>between the actual output and the expected output at the output layer, the weights and biases of neurons will be updated to reduce the error in backpropagation process.</w:t>
      </w:r>
      <w:r>
        <w:rPr>
          <w:rFonts w:ascii="Times New Roman" w:hAnsi="Times New Roman" w:cs="Times New Roman"/>
          <w:sz w:val="24"/>
          <w:szCs w:val="24"/>
        </w:rPr>
        <w:t xml:space="preserve"> </w:t>
      </w:r>
      <w:r>
        <w:rPr>
          <w:rFonts w:ascii="Times New Roman" w:hAnsi="Times New Roman" w:cs="Times New Roman" w:hint="eastAsia"/>
          <w:sz w:val="24"/>
          <w:szCs w:val="24"/>
        </w:rPr>
        <w:t>L</w:t>
      </w:r>
      <w:r>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Pr>
          <w:rFonts w:ascii="Times New Roman" w:hAnsi="Times New Roman" w:cs="Times New Roman"/>
          <w:sz w:val="24"/>
          <w:szCs w:val="24"/>
        </w:rPr>
        <w:t xml:space="preserve"> can learn from previous data and iteratively adjust the weight values to reduce error between actual output and desired output. </w:t>
      </w:r>
      <w:r w:rsidRPr="00FE5335">
        <w:rPr>
          <w:rFonts w:ascii="Times New Roman" w:hAnsi="Times New Roman" w:cs="Times New Roman"/>
          <w:sz w:val="24"/>
          <w:szCs w:val="24"/>
        </w:rPr>
        <w:t>When the desired output is achieved at a satisfactory level, training is stopped and the weighted links between processing units are saved. The final weights and biases after training are used as analytical tools for prediction of unseen input data.</w:t>
      </w:r>
      <w:r>
        <w:rPr>
          <w:rFonts w:ascii="Times New Roman" w:hAnsi="Times New Roman" w:cs="Times New Roman"/>
          <w:sz w:val="24"/>
          <w:szCs w:val="24"/>
        </w:rPr>
        <w:t xml:space="preserve"> Details of the neural network method itself can be found in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7" w:tooltip="Graupe, 2013 #502" w:history="1">
        <w:r w:rsidR="002A3DF1">
          <w:rPr>
            <w:rFonts w:ascii="Times New Roman" w:hAnsi="Times New Roman" w:cs="Times New Roman"/>
            <w:noProof/>
            <w:sz w:val="24"/>
            <w:szCs w:val="24"/>
          </w:rPr>
          <w:t>7</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&lt;EndNote&gt;&lt;Cite&gt;&lt;Author&gt;Rojas&lt;/Author&gt;&lt;Year&gt;1996&lt;/Year&gt;&lt;RecNum&gt;504&lt;/RecNum&gt;&lt;DisplayText&gt;[8]&lt;/DisplayText&gt;&lt;record&gt;&lt;rec-number&gt;504&lt;/rec-number&gt;&lt;foreign-keys&gt;&lt;key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8" w:tooltip="Rojas, 1996 #504" w:history="1">
        <w:r w:rsidR="002A3DF1">
          <w:rPr>
            <w:rFonts w:ascii="Times New Roman" w:hAnsi="Times New Roman" w:cs="Times New Roman"/>
            <w:noProof/>
            <w:sz w:val="24"/>
            <w:szCs w:val="24"/>
          </w:rPr>
          <w:t>8</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&lt;EndNote&gt;&lt;Cite&gt;&lt;Author&gt;Demuth&lt;/Author&gt;&lt;Year&gt;2014&lt;/Year&gt;&lt;RecNum&gt;505&lt;/RecNum&gt;&lt;DisplayText&gt;[9]&lt;/DisplayText&gt;&lt;record&gt;&lt;rec-number&gt;505&lt;/rec-number&gt;&lt;foreign-keys&gt;&lt;key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9" w:tooltip="Demuth, 2014 #505" w:history="1">
        <w:r w:rsidR="002A3DF1">
          <w:rPr>
            <w:rFonts w:ascii="Times New Roman" w:hAnsi="Times New Roman" w:cs="Times New Roman"/>
            <w:noProof/>
            <w:sz w:val="24"/>
            <w:szCs w:val="24"/>
          </w:rPr>
          <w:t>9</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&lt;EndNote&gt;&lt;Cite&gt;&lt;Author&gt;Fausett&lt;/Author&gt;&lt;Year&gt;1994&lt;/Year&gt;&lt;RecNum&gt;506&lt;/RecNum&gt;&lt;DisplayText&gt;[10]&lt;/DisplayText&gt;&lt;record&gt;&lt;rec-number&gt;506&lt;/rec-number&gt;&lt;foreign-keys&gt;&lt;key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0" w:tooltip="Fausett, 1994 #506" w:history="1">
        <w:r w:rsidR="002A3DF1">
          <w:rPr>
            <w:rFonts w:ascii="Times New Roman" w:hAnsi="Times New Roman" w:cs="Times New Roman"/>
            <w:noProof/>
            <w:sz w:val="24"/>
            <w:szCs w:val="24"/>
          </w:rPr>
          <w:t>10</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6F4BA06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Single layer neural network, also 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1D5C79">
        <w:rPr>
          <w:rFonts w:ascii="Times New Roman" w:hAnsi="Times New Roman" w:cs="Times New Roman"/>
          <w:sz w:val="24"/>
          <w:szCs w:val="24"/>
        </w:rPr>
        <w:instrText xml:space="preserve"> ADDIN EN.CITE &lt;EndNote&gt;&lt;Cite&gt;&lt;Author&gt;Graupe&lt;/Author&gt;&lt;Year&gt;2013&lt;/Year&gt;&lt;RecNum&gt;502&lt;/RecNum&gt;&lt;DisplayText&gt;[7]&lt;/DisplayText&gt;&lt;record&gt;&lt;rec-number&gt;502&lt;/rec-number&gt;&lt;foreign-keys&gt;&lt;key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1D5C79">
        <w:rPr>
          <w:rFonts w:ascii="Times New Roman" w:hAnsi="Times New Roman" w:cs="Times New Roman"/>
          <w:noProof/>
          <w:sz w:val="24"/>
          <w:szCs w:val="24"/>
        </w:rPr>
        <w:t>[</w:t>
      </w:r>
      <w:hyperlink w:anchor="_ENREF_7" w:tooltip="Graupe, 2013 #502" w:history="1">
        <w:r w:rsidR="002A3DF1">
          <w:rPr>
            <w:rFonts w:ascii="Times New Roman" w:hAnsi="Times New Roman" w:cs="Times New Roman"/>
            <w:noProof/>
            <w:sz w:val="24"/>
            <w:szCs w:val="24"/>
          </w:rPr>
          <w:t>7</w:t>
        </w:r>
      </w:hyperlink>
      <w:r w:rsidR="001D5C79">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neurons in a single layer. </w:t>
      </w:r>
      <w:bookmarkStart w:id="12" w:name="_Hlk3226792"/>
      <w:r>
        <w:rPr>
          <w:rFonts w:ascii="Times New Roman" w:hAnsi="Times New Roman" w:cs="Times New Roman"/>
          <w:sz w:val="24"/>
          <w:szCs w:val="24"/>
        </w:rPr>
        <w:t xml:space="preserve">Fig 1 </w:t>
      </w:r>
      <w:bookmarkEnd w:id="12"/>
      <w:r>
        <w:rPr>
          <w:rFonts w:ascii="Times New Roman" w:hAnsi="Times New Roman" w:cs="Times New Roman"/>
          <w:sz w:val="24"/>
          <w:szCs w:val="24"/>
        </w:rPr>
        <w:t>demonstrates a single layer 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the number of input (m)</w:t>
      </w:r>
      <w:r w:rsidR="00C83D3A">
        <w:rPr>
          <w:rFonts w:ascii="Times New Roman" w:hAnsi="Times New Roman" w:cs="Times New Roman"/>
          <w:sz w:val="24"/>
          <w:szCs w:val="24"/>
        </w:rPr>
        <w:t>,</w:t>
      </w:r>
      <w:r>
        <w:rPr>
          <w:rFonts w:ascii="Times New Roman" w:hAnsi="Times New Roman" w:cs="Times New Roman"/>
          <w:sz w:val="24"/>
          <w:szCs w:val="24"/>
        </w:rPr>
        <w:t xml:space="preserve"> the number of neuron (n) and input signals (x</w:t>
      </w:r>
      <w:r>
        <w:rPr>
          <w:rFonts w:ascii="Times New Roman" w:hAnsi="Times New Roman" w:cs="Times New Roman"/>
          <w:sz w:val="24"/>
          <w:szCs w:val="24"/>
          <w:vertAlign w:val="subscript"/>
        </w:rPr>
        <w:t>i</w:t>
      </w:r>
      <w:r>
        <w:rPr>
          <w:rFonts w:ascii="Times New Roman" w:hAnsi="Times New Roman" w:cs="Times New Roman"/>
          <w:sz w:val="24"/>
          <w:szCs w:val="24"/>
        </w:rPr>
        <w:t>) are connected to all neurons in only one layer.</w:t>
      </w:r>
    </w:p>
    <w:p w14:paraId="7B859B4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in a single layer perceptron network produce their corresponding output, the number of </w:t>
      </w:r>
      <w:proofErr w:type="gramStart"/>
      <w:r>
        <w:rPr>
          <w:rFonts w:ascii="Times New Roman" w:hAnsi="Times New Roman" w:cs="Times New Roman"/>
          <w:sz w:val="24"/>
          <w:szCs w:val="24"/>
        </w:rPr>
        <w:t>output</w:t>
      </w:r>
      <w:proofErr w:type="gramEnd"/>
      <w:r>
        <w:rPr>
          <w:rFonts w:ascii="Times New Roman" w:hAnsi="Times New Roman" w:cs="Times New Roman"/>
          <w:sz w:val="24"/>
          <w:szCs w:val="24"/>
        </w:rPr>
        <w:t xml:space="preserve">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3"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3"/>
      <w:r>
        <w:rPr>
          <w:rFonts w:ascii="Times New Roman" w:hAnsi="Times New Roman" w:cs="Times New Roman"/>
          <w:sz w:val="24"/>
          <w:szCs w:val="24"/>
        </w:rPr>
        <w:t xml:space="preserve">are connected to the neurons of the single layer via their corresponding weights </w:t>
      </w:r>
      <w:bookmarkStart w:id="14"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4"/>
      <w:r>
        <w:rPr>
          <w:rFonts w:ascii="Times New Roman" w:hAnsi="Times New Roman" w:cs="Times New Roman"/>
          <w:sz w:val="24"/>
          <w:szCs w:val="24"/>
        </w:rPr>
        <w:t xml:space="preserve"> so that every neuron has the corresponding weight value for each input signal respectively.  It can be seen in Fig 1that the first neuron, neuron-1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as well as neuron-2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nth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5"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5"/>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0709A12"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22F627D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5863E2D6" w14:textId="455CA11E" w:rsidR="00CF1552" w:rsidRDefault="00FF1EE0" w:rsidP="00E0463D">
      <w:pPr>
        <w:widowControl w:val="0"/>
        <w:spacing w:before="240" w:line="360" w:lineRule="auto"/>
        <w:jc w:val="center"/>
      </w:pPr>
      <w:r>
        <w:object w:dxaOrig="12252" w:dyaOrig="7727" w14:anchorId="052092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95.1pt" o:ole="">
            <v:imagedata r:id="rId188" o:title=""/>
          </v:shape>
          <o:OLEObject Type="Embed" ProgID="Visio.Drawing.11" ShapeID="_x0000_i1025" DrawAspect="Content" ObjectID="_1622488865" r:id="rId189"/>
        </w:object>
      </w:r>
    </w:p>
    <w:p w14:paraId="0B020343" w14:textId="1A598343" w:rsidR="00C9020A" w:rsidRPr="004D1704" w:rsidRDefault="00205DC2" w:rsidP="00E0463D">
      <w:pPr>
        <w:widowControl w:val="0"/>
        <w:spacing w:before="240" w:line="360" w:lineRule="auto"/>
        <w:jc w:val="center"/>
        <w:rPr>
          <w:rFonts w:ascii="Times New Roman" w:hAnsi="Times New Roman" w:cs="Times New Roman"/>
          <w:sz w:val="24"/>
          <w:szCs w:val="24"/>
        </w:rPr>
      </w:pPr>
      <w:bookmarkStart w:id="16"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000D3068"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000D3068"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6"/>
    </w:p>
    <w:p w14:paraId="770D6094" w14:textId="7736848A" w:rsidR="0042243E" w:rsidRDefault="00810566" w:rsidP="00E0463D">
      <w:pPr>
        <w:widowControl w:val="0"/>
        <w:spacing w:before="240" w:line="360" w:lineRule="auto"/>
        <w:jc w:val="center"/>
        <w:rPr>
          <w:rFonts w:ascii="Times New Roman" w:hAnsi="Times New Roman" w:cs="Times New Roman"/>
          <w:b/>
          <w:bCs/>
          <w:sz w:val="24"/>
          <w:szCs w:val="24"/>
        </w:rPr>
      </w:pPr>
      <w:r>
        <w:object w:dxaOrig="12164" w:dyaOrig="7146" w14:anchorId="313BDFE3">
          <v:shape id="_x0000_i1026" type="#_x0000_t75" style="width:467.8pt;height:273.85pt" o:ole="">
            <v:imagedata r:id="rId190" o:title=""/>
          </v:shape>
          <o:OLEObject Type="Embed" ProgID="Visio.Drawing.11" ShapeID="_x0000_i1026" DrawAspect="Content" ObjectID="_1622488866" r:id="rId191"/>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4240F9CA"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7" w:name="_Hlk5025774"/>
      <m:oMath>
        <m:r>
          <m:rPr>
            <m:sty m:val="bi"/>
          </m:rPr>
          <w:rPr>
            <w:rFonts w:ascii="Cambria Math" w:hAnsi="Cambria Math" w:cs="Times New Roman"/>
            <w:b/>
            <w:bCs/>
            <w:i/>
            <w:iCs/>
            <w:sz w:val="24"/>
            <w:szCs w:val="24"/>
          </w:rPr>
          <w:fldChar w:fldCharType="begin"/>
        </m:r>
        <m:r>
          <m:rPr>
            <m:sty m:val="p"/>
          </m:rPr>
          <w:rPr>
            <w:rFonts w:ascii="Cambria Math" w:hAnsi="Cambria Math" w:cs="Times New Roman"/>
            <w:sz w:val="24"/>
            <w:szCs w:val="24"/>
          </w:rPr>
          <m:t xml:space="preserve"> ADDIN EN.CITE &lt;EndNote&gt;&lt;Cite&gt;&lt;Author&gt;Kenny&lt;/Author&gt;&lt;Year&gt;2009&lt;/Year&gt;&lt;RecNum&gt;489&lt;/RecNum&gt;&lt;record&gt;&lt;rec-number&gt;489&lt;/rec-number&gt;&lt;foreign-keys&gt;&lt;key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m:t>
        </m:r>
        <m:r>
          <m:rPr>
            <m:sty m:val="bi"/>
          </m:rPr>
          <w:rPr>
            <w:rFonts w:ascii="Cambria Math" w:hAnsi="Cambria Math" w:cs="Times New Roman"/>
            <w:b/>
            <w:bCs/>
            <w:i/>
            <w:iCs/>
            <w:sz w:val="24"/>
            <w:szCs w:val="24"/>
          </w:rPr>
          <w:fldChar w:fldCharType="separate"/>
        </m:r>
        <m:r>
          <m:rPr>
            <m:sty m:val="p"/>
          </m:rPr>
          <w:rPr>
            <w:rFonts w:ascii="Cambria Math" w:hAnsi="Cambria Math" w:cs="Times New Roman"/>
            <w:noProof/>
            <w:sz w:val="24"/>
            <w:szCs w:val="24"/>
          </w:rPr>
          <m:t>Error! Bookmark not defined.</m:t>
        </m:r>
        <m:r>
          <m:rPr>
            <m:sty m:val="bi"/>
          </m:rPr>
          <w:rPr>
            <w:rFonts w:ascii="Cambria Math" w:hAnsi="Cambria Math" w:cs="Times New Roman"/>
            <w:b/>
            <w:bCs/>
            <w:i/>
            <w:iCs/>
            <w:sz w:val="24"/>
            <w:szCs w:val="24"/>
          </w:rPr>
          <w:fldChar w:fldCharType="end"/>
        </m:r>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7"/>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663871D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data * input data)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 it to produce the output. The output of the neuron can be calculated as</w:t>
      </w:r>
    </w:p>
    <w:p w14:paraId="1E745F03" w14:textId="13C887EC" w:rsidR="00CF1552" w:rsidRDefault="001A4BA0" w:rsidP="00E0463D">
      <w:pPr>
        <w:widowControl w:val="0"/>
        <w:spacing w:before="240" w:line="360" w:lineRule="auto"/>
        <w:jc w:val="center"/>
        <w:rPr>
          <w:rFonts w:ascii="Times New Roman" w:hAnsi="Times New Roman" w:cs="Times New Roman"/>
          <w:b/>
          <w:bCs/>
          <w:sz w:val="24"/>
          <w:szCs w:val="24"/>
        </w:rPr>
      </w:pPr>
      <w:r>
        <w:rPr>
          <w:rFonts w:ascii="Times New Roman" w:hAnsi="Times New Roman" w:cs="Times New Roman"/>
          <w:b/>
          <w:bCs/>
          <w:i/>
          <w:iCs/>
          <w:sz w:val="24"/>
          <w:szCs w:val="24"/>
        </w:rPr>
        <w:lastRenderedPageBreak/>
        <w:t xml:space="preserve">                                         </w:t>
      </w:r>
      <w:proofErr w:type="spellStart"/>
      <w:r w:rsidR="00205DC2">
        <w:rPr>
          <w:rFonts w:ascii="Times New Roman" w:hAnsi="Times New Roman" w:cs="Times New Roman"/>
          <w:b/>
          <w:bCs/>
          <w:i/>
          <w:iCs/>
          <w:sz w:val="24"/>
          <w:szCs w:val="24"/>
        </w:rPr>
        <w:t>Output</w:t>
      </w:r>
      <w:r w:rsidR="00205DC2">
        <w:rPr>
          <w:rFonts w:ascii="Times New Roman" w:hAnsi="Times New Roman" w:cs="Times New Roman"/>
          <w:b/>
          <w:bCs/>
          <w:sz w:val="24"/>
          <w:szCs w:val="24"/>
          <w:vertAlign w:val="subscript"/>
        </w:rPr>
        <w:t>n</w:t>
      </w:r>
      <w:proofErr w:type="spellEnd"/>
      <w:r w:rsidR="00205DC2">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sidR="00205DC2">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roofErr w:type="gramStart"/>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4)</w:t>
      </w:r>
    </w:p>
    <w:p w14:paraId="716DAD0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output of the entire network can also be calculated by passing the summation of multiplication of the input vector and weight vector to the activation function as follows:</w:t>
      </w:r>
    </w:p>
    <w:p w14:paraId="17932B67" w14:textId="610CF468"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(5)</w:t>
      </w:r>
    </w:p>
    <w:p w14:paraId="03F4C3B2"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as</w:t>
      </w:r>
    </w:p>
    <w:p w14:paraId="60043CC2" w14:textId="01CE30D2"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y=Net</w:t>
      </w:r>
      <w:r w:rsidR="00205DC2">
        <w:rPr>
          <w:rFonts w:ascii="Times New Roman" w:hAnsi="Times New Roman" w:cs="Times New Roman"/>
          <w:b/>
          <w:bCs/>
          <w:i/>
          <w:iCs/>
          <w:sz w:val="24"/>
          <w:szCs w:val="24"/>
          <w:vertAlign w:val="subscript"/>
        </w:rPr>
        <w:t xml:space="preserve"> out</w:t>
      </w:r>
      <w:r w:rsidR="00205DC2">
        <w:rPr>
          <w:rFonts w:ascii="Times New Roman" w:hAnsi="Times New Roman" w:cs="Times New Roman"/>
          <w:b/>
          <w:bCs/>
          <w:i/>
          <w:iCs/>
          <w:sz w:val="24"/>
          <w:szCs w:val="24"/>
        </w:rPr>
        <w:t xml:space="preserve"> = ƒ(</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 ƒ(WX+</w:t>
      </w:r>
      <w:proofErr w:type="gramStart"/>
      <w:r w:rsidR="00205DC2">
        <w:rPr>
          <w:rFonts w:ascii="Times New Roman" w:hAnsi="Times New Roman" w:cs="Times New Roman"/>
          <w:b/>
          <w:bCs/>
          <w:i/>
          <w:iCs/>
          <w:sz w:val="24"/>
          <w:szCs w:val="24"/>
        </w:rPr>
        <w:t>b)</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(6)</w:t>
      </w:r>
    </w:p>
    <w:p w14:paraId="1D9BC80E" w14:textId="77777777" w:rsidR="00CF1552" w:rsidRDefault="00205DC2" w:rsidP="00E0463D">
      <w:pPr>
        <w:pStyle w:val="2"/>
        <w:widowControl w:val="0"/>
        <w:spacing w:after="240"/>
        <w:rPr>
          <w:sz w:val="24"/>
          <w:szCs w:val="24"/>
        </w:rPr>
      </w:pPr>
      <w:r>
        <w:rPr>
          <w:sz w:val="24"/>
          <w:szCs w:val="24"/>
        </w:rPr>
        <w:t>Activation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2187F93D"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0EC84F17" w14:textId="77777777" w:rsidTr="00810566">
        <w:trPr>
          <w:trHeight w:val="866"/>
        </w:trPr>
        <w:tc>
          <w:tcPr>
            <w:tcW w:w="3933" w:type="dxa"/>
          </w:tcPr>
          <w:p w14:paraId="5D82B73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Quadratic</w:t>
            </w:r>
          </w:p>
        </w:tc>
        <w:tc>
          <w:tcPr>
            <w:tcW w:w="3623" w:type="dxa"/>
          </w:tcPr>
          <w:p w14:paraId="7ABC6A7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oMath>
            </m:oMathPara>
          </w:p>
        </w:tc>
        <w:tc>
          <w:tcPr>
            <w:tcW w:w="1656" w:type="dxa"/>
          </w:tcPr>
          <w:p w14:paraId="294D1FC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lastRenderedPageBreak/>
              <w:t>Softmax</w:t>
            </w:r>
            <w:proofErr w:type="spellEnd"/>
          </w:p>
        </w:tc>
        <w:tc>
          <w:tcPr>
            <w:tcW w:w="3623" w:type="dxa"/>
          </w:tcPr>
          <w:p w14:paraId="2900BFC4" w14:textId="77777777" w:rsidR="00CF1552" w:rsidRPr="000E07A4" w:rsidRDefault="006D733A"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w:t>
            </w:r>
            <w:proofErr w:type="gramStart"/>
            <w:r w:rsidR="00205DC2" w:rsidRPr="000E07A4">
              <w:rPr>
                <w:rFonts w:ascii="Times New Roman" w:hAnsi="Times New Roman" w:cs="Times New Roman"/>
                <w:sz w:val="24"/>
                <w:szCs w:val="24"/>
              </w:rPr>
              <w:t>1,…</w:t>
            </w:r>
            <w:proofErr w:type="gramEnd"/>
            <w:r w:rsidR="00205DC2" w:rsidRPr="000E07A4">
              <w:rPr>
                <w:rFonts w:ascii="Times New Roman" w:hAnsi="Times New Roman" w:cs="Times New Roman"/>
                <w:sz w:val="24"/>
                <w:szCs w:val="24"/>
              </w:rPr>
              <w:t>, J</w:t>
            </w:r>
          </w:p>
        </w:tc>
        <w:tc>
          <w:tcPr>
            <w:tcW w:w="1656" w:type="dxa"/>
          </w:tcPr>
          <w:p w14:paraId="1CC9832B"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0,1</m:t>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782629E8" w:rsidR="00CF1552" w:rsidRDefault="00205DC2" w:rsidP="00E0463D">
      <w:pPr>
        <w:widowControl w:val="0"/>
        <w:spacing w:before="240" w:line="360" w:lineRule="auto"/>
        <w:jc w:val="both"/>
        <w:rPr>
          <w:rFonts w:ascii="Times New Roman" w:hAnsi="Times New Roman" w:cs="Times New Roman"/>
          <w:sz w:val="24"/>
          <w:szCs w:val="24"/>
        </w:rPr>
      </w:pPr>
      <w:bookmarkStart w:id="18"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 </w:t>
      </w:r>
      <w:r w:rsidR="006C65BD">
        <w:rPr>
          <w:rFonts w:ascii="Times New Roman" w:hAnsi="Times New Roman" w:cs="Times New Roman" w:hint="eastAsia"/>
          <w:sz w:val="24"/>
          <w:szCs w:val="24"/>
        </w:rPr>
        <w:t>layer</w:t>
      </w:r>
      <w:r w:rsidR="006C65BD">
        <w:rPr>
          <w:rFonts w:ascii="Times New Roman" w:hAnsi="Times New Roman" w:cs="Times New Roman"/>
          <w:sz w:val="24"/>
          <w:szCs w:val="24"/>
        </w:rPr>
        <w:t xml:space="preserve"> </w:t>
      </w:r>
      <w:r w:rsidR="006C65BD">
        <w:rPr>
          <w:rFonts w:ascii="Times New Roman" w:hAnsi="Times New Roman" w:cs="Times New Roman" w:hint="eastAsia"/>
          <w:sz w:val="24"/>
          <w:szCs w:val="24"/>
        </w:rPr>
        <w:t>number</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activation function and feedback connection.</w:t>
      </w:r>
    </w:p>
    <w:p w14:paraId="76BB2423" w14:textId="77777777" w:rsidR="00CF1552" w:rsidRDefault="00205DC2" w:rsidP="00E0463D">
      <w:pPr>
        <w:pStyle w:val="3"/>
        <w:widowControl w:val="0"/>
      </w:pPr>
      <w:r>
        <w:t>From network topology</w:t>
      </w:r>
    </w:p>
    <w:p w14:paraId="0466523F" w14:textId="2C72B1B4"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classification of neural network defined by network topology includes fully connected</w:t>
      </w:r>
      <w:r w:rsidR="004A69A7">
        <w:rPr>
          <w:rFonts w:ascii="Times New Roman" w:hAnsi="Times New Roman" w:cs="Times New Roman"/>
          <w:sz w:val="24"/>
          <w:szCs w:val="24"/>
        </w:rPr>
        <w:t xml:space="preserve"> and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Fully connected network means that every neuron of each layer is connected to all the neurons of another neighbor layer. In such kind of network, neurons of one layer transmit their output signal as input to the neurons of next layer. One of well-known fully connected neural network is </w:t>
      </w:r>
      <w:proofErr w:type="spellStart"/>
      <w:r>
        <w:rPr>
          <w:rFonts w:ascii="Times New Roman" w:hAnsi="Times New Roman" w:cs="Times New Roman"/>
          <w:sz w:val="24"/>
          <w:szCs w:val="24"/>
        </w:rPr>
        <w:t>hopfield</w:t>
      </w:r>
      <w:proofErr w:type="spellEnd"/>
      <w:r>
        <w:rPr>
          <w:rFonts w:ascii="Times New Roman" w:hAnsi="Times New Roman" w:cs="Times New Roman"/>
          <w:sz w:val="24"/>
          <w:szCs w:val="24"/>
        </w:rPr>
        <w:t xml:space="preserve"> network</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&lt;EndNote&gt;&lt;Cite&gt;&lt;Author&gt;J. Taylor&lt;/Author&gt;&lt;Year&gt;2006&lt;/Year&gt;&lt;RecNum&gt;510&lt;/RecNum&gt;&lt;DisplayText&gt;[11]&lt;/DisplayText&gt;&lt;record&gt;&lt;rec-number&gt;510&lt;/rec-number&gt;&lt;foreign-keys&gt;&lt;key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1" w:tooltip="J. Taylor, 2006 #510" w:history="1">
        <w:r w:rsidR="002A3DF1">
          <w:rPr>
            <w:rFonts w:ascii="Times New Roman" w:hAnsi="Times New Roman" w:cs="Times New Roman"/>
            <w:noProof/>
            <w:sz w:val="24"/>
            <w:szCs w:val="24"/>
          </w:rPr>
          <w:t>11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proofErr w:type="spellStart"/>
      <w:r>
        <w:rPr>
          <w:rFonts w:ascii="Times New Roman" w:hAnsi="Times New Roman" w:cs="Times New Roman"/>
          <w:sz w:val="24"/>
          <w:szCs w:val="24"/>
        </w:rPr>
        <w:t>unfully</w:t>
      </w:r>
      <w:proofErr w:type="spellEnd"/>
      <w:r>
        <w:rPr>
          <w:rFonts w:ascii="Times New Roman" w:hAnsi="Times New Roman" w:cs="Times New Roman"/>
          <w:sz w:val="24"/>
          <w:szCs w:val="24"/>
        </w:rPr>
        <w:t xml:space="preserve"> connected neural network, neurons of one layer do not connect to all neurons of another layer, just connecting to some of corresponding neurons from another layer. </w:t>
      </w:r>
    </w:p>
    <w:p w14:paraId="646DF45B" w14:textId="77777777" w:rsidR="004A69A7" w:rsidRDefault="004A69A7" w:rsidP="00E0463D">
      <w:pPr>
        <w:pStyle w:val="3"/>
        <w:widowControl w:val="0"/>
      </w:pPr>
      <w:r>
        <w:t>From layer number</w:t>
      </w:r>
    </w:p>
    <w:p w14:paraId="69442D1C" w14:textId="77777777"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on the single layer. </w:t>
      </w:r>
      <w:r w:rsidR="00205DC2">
        <w:rPr>
          <w:rFonts w:ascii="Times New Roman" w:hAnsi="Times New Roman" w:cs="Times New Roman"/>
          <w:sz w:val="24"/>
          <w:szCs w:val="24"/>
        </w:rPr>
        <w:t xml:space="preserve">Neural networks composed of at least two layers are known as multi-layer neural networks. In multi-layer neural networks, 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8"/>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w:t>
      </w:r>
      <w:r w:rsidR="00205DC2">
        <w:rPr>
          <w:rFonts w:ascii="Times New Roman" w:hAnsi="Times New Roman" w:cs="Times New Roman"/>
          <w:sz w:val="24"/>
          <w:szCs w:val="24"/>
        </w:rPr>
        <w:lastRenderedPageBreak/>
        <w:t>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090B9BA4" w14:textId="5EDE522F" w:rsidR="00CF1552" w:rsidRDefault="004E56F2" w:rsidP="00E0463D">
      <w:pPr>
        <w:widowControl w:val="0"/>
        <w:spacing w:after="0" w:line="360" w:lineRule="auto"/>
        <w:jc w:val="both"/>
        <w:rPr>
          <w:rFonts w:ascii="Times New Roman" w:hAnsi="Times New Roman" w:cs="Times New Roman"/>
          <w:sz w:val="24"/>
          <w:szCs w:val="24"/>
        </w:rPr>
      </w:pPr>
      <w:bookmarkStart w:id="19"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 </w:instrTex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ZWFyPjxSZWNOdW0+NzA3PC9SZWNOdW0+PERpc3BsYXlUZXh0PlsxMl08L0Rpc3BsYXlUZXh0Pjxy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2D1EF0">
        <w:rPr>
          <w:rFonts w:ascii="Times New Roman" w:hAnsi="Times New Roman" w:cs="Times New Roman"/>
          <w:sz w:val="24"/>
          <w:szCs w:val="24"/>
        </w:rPr>
        <w:instrText xml:space="preserve"> ADDIN EN.CITE.DATA </w:instrText>
      </w:r>
      <w:r w:rsidR="002D1EF0">
        <w:rPr>
          <w:rFonts w:ascii="Times New Roman" w:hAnsi="Times New Roman" w:cs="Times New Roman"/>
          <w:sz w:val="24"/>
          <w:szCs w:val="24"/>
        </w:rPr>
      </w:r>
      <w:r w:rsidR="002D1EF0">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2" w:tooltip="Weingaertner, 2002 #707" w:history="1">
        <w:r w:rsidR="002A3DF1">
          <w:rPr>
            <w:rFonts w:ascii="Times New Roman" w:hAnsi="Times New Roman" w:cs="Times New Roman"/>
            <w:noProof/>
            <w:sz w:val="24"/>
            <w:szCs w:val="24"/>
          </w:rPr>
          <w:t>12</w:t>
        </w:r>
      </w:hyperlink>
      <w:r w:rsidR="002D1EF0">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 and training speed,</w:t>
      </w:r>
      <w:r w:rsidR="00205DC2" w:rsidRPr="007A6CF7">
        <w:t xml:space="preserve"> </w:t>
      </w:r>
      <w:r w:rsidR="00205DC2" w:rsidRPr="007A6CF7">
        <w:rPr>
          <w:rFonts w:ascii="Times New Roman" w:hAnsi="Times New Roman" w:cs="Times New Roman"/>
          <w:sz w:val="24"/>
          <w:szCs w:val="24"/>
        </w:rPr>
        <w:t>and also extends to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2D1EF0">
        <w:rPr>
          <w:rFonts w:ascii="Times New Roman" w:hAnsi="Times New Roman" w:cs="Times New Roman"/>
          <w:sz w:val="24"/>
          <w:szCs w:val="24"/>
        </w:rPr>
        <w:instrText xml:space="preserve"> ADDIN EN.CITE &lt;EndNote&gt;&lt;Cite&gt;&lt;Author&gt;Lee&lt;/Author&gt;&lt;Year&gt;2018&lt;/Year&gt;&lt;RecNum&gt;711&lt;/RecNum&gt;&lt;DisplayText&gt;[13]&lt;/DisplayText&gt;&lt;record&gt;&lt;rec-number&gt;711&lt;/rec-number&gt;&lt;foreign-keys&gt;&lt;key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2D1EF0">
        <w:rPr>
          <w:rFonts w:ascii="Times New Roman" w:hAnsi="Times New Roman" w:cs="Times New Roman"/>
          <w:noProof/>
          <w:sz w:val="24"/>
          <w:szCs w:val="24"/>
        </w:rPr>
        <w:t>[</w:t>
      </w:r>
      <w:hyperlink w:anchor="_ENREF_13" w:tooltip="Lee, 2018 #711" w:history="1">
        <w:r w:rsidR="002A3DF1">
          <w:rPr>
            <w:rFonts w:ascii="Times New Roman" w:hAnsi="Times New Roman" w:cs="Times New Roman"/>
            <w:noProof/>
            <w:sz w:val="24"/>
            <w:szCs w:val="24"/>
          </w:rPr>
          <w:t>13</w:t>
        </w:r>
      </w:hyperlink>
      <w:r w:rsidR="002D1EF0">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1D5EA125" w14:textId="2E81F600" w:rsidR="00CF1552" w:rsidRDefault="00F50836" w:rsidP="00E0463D">
      <w:pPr>
        <w:widowControl w:val="0"/>
        <w:spacing w:before="240" w:line="360" w:lineRule="auto"/>
        <w:jc w:val="center"/>
        <w:rPr>
          <w:rFonts w:ascii="Times New Roman" w:hAnsi="Times New Roman" w:cs="Times New Roman"/>
          <w:sz w:val="24"/>
          <w:szCs w:val="24"/>
        </w:rPr>
      </w:pPr>
      <w:r>
        <w:object w:dxaOrig="18273" w:dyaOrig="9853" w14:anchorId="20887875">
          <v:shape id="_x0000_i1027" type="#_x0000_t75" style="width:467.8pt;height:275.95pt" o:ole="">
            <v:imagedata r:id="rId192" o:title=""/>
          </v:shape>
          <o:OLEObject Type="Embed" ProgID="Visio.Drawing.11" ShapeID="_x0000_i1027" DrawAspect="Content" ObjectID="_1622488867" r:id="rId193"/>
        </w:object>
      </w:r>
    </w:p>
    <w:p w14:paraId="5258D59E" w14:textId="77777777" w:rsidR="00CF1552" w:rsidRPr="004D1704" w:rsidRDefault="00205DC2" w:rsidP="00E0463D">
      <w:pPr>
        <w:widowControl w:val="0"/>
        <w:spacing w:before="240" w:line="360" w:lineRule="auto"/>
        <w:jc w:val="center"/>
        <w:rPr>
          <w:rFonts w:ascii="Times New Roman" w:hAnsi="Times New Roman" w:cs="Times New Roman"/>
          <w:bCs/>
          <w:sz w:val="24"/>
          <w:szCs w:val="24"/>
        </w:rPr>
      </w:pPr>
      <w:r w:rsidRPr="004D1704">
        <w:rPr>
          <w:rFonts w:ascii="Times New Roman" w:hAnsi="Times New Roman" w:cs="Times New Roman"/>
          <w:b/>
          <w:sz w:val="24"/>
          <w:szCs w:val="24"/>
        </w:rPr>
        <w:t>Fig 3</w:t>
      </w:r>
      <w:r w:rsidRPr="004D1704">
        <w:rPr>
          <w:rFonts w:ascii="Times New Roman" w:hAnsi="Times New Roman" w:cs="Times New Roman"/>
          <w:bCs/>
          <w:sz w:val="24"/>
          <w:szCs w:val="24"/>
        </w:rPr>
        <w:t>. Types of Artificial Neural Network Classified by Feeding Direction</w:t>
      </w:r>
    </w:p>
    <w:p w14:paraId="3507EBAF" w14:textId="77777777" w:rsidR="00CF1552" w:rsidRDefault="00205DC2" w:rsidP="00E0463D">
      <w:pPr>
        <w:pStyle w:val="3"/>
        <w:widowControl w:val="0"/>
        <w:spacing w:after="240"/>
      </w:pPr>
      <w:bookmarkStart w:id="20" w:name="_Hlk534668065"/>
      <w:bookmarkStart w:id="21" w:name="_Hlk534790983"/>
      <w:r>
        <w:t>From feedback direction</w:t>
      </w:r>
    </w:p>
    <w:p w14:paraId="0BE977E3" w14:textId="64C1E95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(static) </w:t>
      </w:r>
      <w:r>
        <w:rPr>
          <w:rFonts w:ascii="Times New Roman" w:hAnsi="Times New Roman" w:cs="Times New Roman"/>
          <w:sz w:val="24"/>
          <w:szCs w:val="24"/>
        </w:rPr>
        <w:t xml:space="preserve">or feedback </w:t>
      </w:r>
      <w:r w:rsidR="00C37E57">
        <w:rPr>
          <w:rFonts w:ascii="Times New Roman" w:hAnsi="Times New Roman" w:cs="Times New Roman"/>
          <w:sz w:val="24"/>
          <w:szCs w:val="24"/>
        </w:rPr>
        <w:t xml:space="preserve">(dynamic) </w:t>
      </w:r>
      <w:r>
        <w:rPr>
          <w:rFonts w:ascii="Times New Roman" w:hAnsi="Times New Roman" w:cs="Times New Roman"/>
          <w:sz w:val="24"/>
          <w:szCs w:val="24"/>
        </w:rPr>
        <w:t xml:space="preserve">network according </w:t>
      </w:r>
      <w:r>
        <w:rPr>
          <w:rFonts w:ascii="Times New Roman" w:hAnsi="Times New Roman" w:cs="Times New Roman"/>
          <w:sz w:val="24"/>
          <w:szCs w:val="24"/>
        </w:rPr>
        <w:lastRenderedPageBreak/>
        <w:t xml:space="preserve">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without feedback connection. </w:t>
      </w:r>
    </w:p>
    <w:p w14:paraId="16A8F4BE" w14:textId="0DB3CE0C"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 in network in both directions, which are powerful and have more complicated structure. One of popular network models with feedback connection are known as recurrent networks (dynamic networks)</w:t>
      </w:r>
      <w:r w:rsidR="00C37E57">
        <w:rPr>
          <w:rFonts w:ascii="Times New Roman" w:hAnsi="Times New Roman" w:cs="Times New Roman"/>
          <w:sz w:val="24"/>
          <w:szCs w:val="24"/>
        </w:rPr>
        <w:t xml:space="preserve">. Fig 3 illustrates a classification of current popular neural network models based on those two classes of feed forward neural network and feedback neural network </w:t>
      </w:r>
      <w:r w:rsidR="007254DC">
        <w:rPr>
          <w:rFonts w:ascii="Times New Roman" w:hAnsi="Times New Roman" w:cs="Times New Roman"/>
          <w:sz w:val="24"/>
          <w:szCs w:val="24"/>
        </w:rPr>
        <w:fldChar w:fldCharType="begin"/>
      </w:r>
      <w:r w:rsidR="007254DC">
        <w:rPr>
          <w:rFonts w:ascii="Times New Roman" w:hAnsi="Times New Roman" w:cs="Times New Roman"/>
          <w:sz w:val="24"/>
          <w:szCs w:val="24"/>
        </w:rPr>
        <w:instrText xml:space="preserve"> ADDIN EN.CITE &lt;EndNote&gt;&lt;Cite&gt;&lt;Author&gt;Jain&lt;/Author&gt;&lt;Year&gt;1996&lt;/Year&gt;&lt;RecNum&gt;722&lt;/RecNum&gt;&lt;DisplayText&gt;[14]&lt;/DisplayText&gt;&lt;record&gt;&lt;rec-number&gt;722&lt;/rec-number&gt;&lt;foreign-keys&gt;&lt;key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7254DC">
        <w:rPr>
          <w:rFonts w:ascii="Times New Roman" w:hAnsi="Times New Roman" w:cs="Times New Roman"/>
          <w:noProof/>
          <w:sz w:val="24"/>
          <w:szCs w:val="24"/>
        </w:rPr>
        <w:t>[</w:t>
      </w:r>
      <w:hyperlink w:anchor="_ENREF_14" w:tooltip="Jain, 1996 #722" w:history="1">
        <w:r w:rsidR="002A3DF1">
          <w:rPr>
            <w:rFonts w:ascii="Times New Roman" w:hAnsi="Times New Roman" w:cs="Times New Roman"/>
            <w:noProof/>
            <w:sz w:val="24"/>
            <w:szCs w:val="24"/>
          </w:rPr>
          <w:t>14</w:t>
        </w:r>
      </w:hyperlink>
      <w:r w:rsidR="007254DC">
        <w:rPr>
          <w:rFonts w:ascii="Times New Roman" w:hAnsi="Times New Roman" w:cs="Times New Roman"/>
          <w:noProof/>
          <w:sz w:val="24"/>
          <w:szCs w:val="24"/>
        </w:rPr>
        <w:t>]</w:t>
      </w:r>
      <w:r w:rsidR="007254DC">
        <w:rPr>
          <w:rFonts w:ascii="Times New Roman" w:hAnsi="Times New Roman" w:cs="Times New Roman"/>
          <w:sz w:val="24"/>
          <w:szCs w:val="24"/>
        </w:rPr>
        <w:fldChar w:fldCharType="end"/>
      </w:r>
      <w:r>
        <w:rPr>
          <w:rFonts w:ascii="Times New Roman" w:hAnsi="Times New Roman" w:cs="Times New Roman"/>
          <w:sz w:val="24"/>
          <w:szCs w:val="24"/>
        </w:rPr>
        <w:t>.</w:t>
      </w:r>
      <w:bookmarkEnd w:id="20"/>
      <w:bookmarkEnd w:id="21"/>
      <w:r w:rsidR="002D1EF0">
        <w:rPr>
          <w:rFonts w:ascii="Times New Roman" w:hAnsi="Times New Roman" w:cs="Times New Roman"/>
          <w:sz w:val="24"/>
          <w:szCs w:val="24"/>
        </w:rPr>
        <w:t xml:space="preserve"> </w:t>
      </w:r>
    </w:p>
    <w:p w14:paraId="6AC1D61E" w14:textId="77777777"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Besides neural network classifications mentioned above, ANN can also combine different types of neural networks together for special purpose. It combines two or more different neural networks above, known as hybrid neural network. Such kind of neural networks are multilayer neural networks composed of multiple layers with different separate topologies and a special learning algorithm is needed for hybrid neural networks</w:t>
      </w:r>
      <w:bookmarkStart w:id="22" w:name="_Hlk534803254"/>
      <w:r>
        <w:rPr>
          <w:rFonts w:ascii="Times New Roman" w:hAnsi="Times New Roman" w:cs="Times New Roman"/>
          <w:sz w:val="24"/>
          <w:szCs w:val="24"/>
        </w:rPr>
        <w:t>.</w:t>
      </w:r>
    </w:p>
    <w:bookmarkEnd w:id="22"/>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46CC3C96" w:rsidR="00CF1552" w:rsidRDefault="00205DC2" w:rsidP="00E0463D">
      <w:pPr>
        <w:widowControl w:val="0"/>
        <w:spacing w:before="240" w:line="360" w:lineRule="auto"/>
        <w:jc w:val="both"/>
        <w:rPr>
          <w:rFonts w:ascii="Times New Roman" w:hAnsi="Times New Roman" w:cs="Times New Roman"/>
          <w:sz w:val="24"/>
          <w:szCs w:val="24"/>
        </w:rPr>
      </w:pPr>
      <w:bookmarkStart w:id="23"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5" w:tooltip="Ashtiani, 2016 #714" w:history="1">
        <w:r w:rsidR="002A3DF1">
          <w:rPr>
            <w:rFonts w:ascii="Times New Roman" w:hAnsi="Times New Roman" w:cs="Times New Roman"/>
            <w:noProof/>
            <w:sz w:val="24"/>
            <w:szCs w:val="24"/>
          </w:rPr>
          <w:t>15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wear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2A3DF1">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&lt;EndNote&gt;&lt;Cite&gt;&lt;Author&gt;Maier&lt;/Author&gt;&lt;Year&gt;2000&lt;/Year&gt;&lt;RecNum&gt;497&lt;/RecNum&gt;&lt;DisplayText&gt;[17]&lt;/DisplayText&gt;&lt;record&gt;&lt;rec-number&gt;497&lt;/rec-number&gt;&lt;foreign-keys&gt;&lt;key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7" w:tooltip="Maier, 2000 #497" w:history="1">
        <w:r w:rsidR="002A3DF1">
          <w:rPr>
            <w:rFonts w:ascii="Times New Roman" w:hAnsi="Times New Roman" w:cs="Times New Roman"/>
            <w:noProof/>
            <w:sz w:val="24"/>
            <w:szCs w:val="24"/>
          </w:rPr>
          <w:t>17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&lt;EndNote&gt;&lt;Cite&gt;&lt;Author&gt;Pintos&lt;/Author&gt;&lt;Year&gt;2000&lt;/Year&gt;&lt;RecNum&gt;490&lt;/RecNum&gt;&lt;DisplayText&gt;[18]&lt;/DisplayText&gt;&lt;record&gt;&lt;rec-number&gt;490&lt;/rec-number&gt;&lt;foreign-keys&gt;&lt;key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8" w:tooltip="Pintos, 2000 #490" w:history="1">
        <w:r w:rsidR="002A3DF1">
          <w:rPr>
            <w:rFonts w:ascii="Times New Roman" w:hAnsi="Times New Roman" w:cs="Times New Roman"/>
            <w:noProof/>
            <w:sz w:val="24"/>
            <w:szCs w:val="24"/>
          </w:rPr>
          <w:t>18</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&lt;EndNote&gt;&lt;Cite&gt;&lt;Author&gt;Zhang&lt;/Author&gt;&lt;Year&gt;2011&lt;/Year&gt;&lt;RecNum&gt;712&lt;/RecNum&gt;&lt;DisplayText&gt;[19]&lt;/DisplayText&gt;&lt;record&gt;&lt;rec-number&gt;712&lt;/rec-number&gt;&lt;foreign-keys&gt;&lt;key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9" w:tooltip="Zhang, 2011 #712" w:history="1">
        <w:r w:rsidR="002A3DF1">
          <w:rPr>
            <w:rFonts w:ascii="Times New Roman" w:hAnsi="Times New Roman" w:cs="Times New Roman"/>
            <w:noProof/>
            <w:sz w:val="24"/>
            <w:szCs w:val="24"/>
          </w:rPr>
          <w:t>19</w:t>
        </w:r>
      </w:hyperlink>
      <w:r w:rsidR="002C22AF">
        <w:rPr>
          <w:rFonts w:ascii="Times New Roman" w:hAnsi="Times New Roman" w:cs="Times New Roman"/>
          <w:noProof/>
          <w:sz w:val="24"/>
          <w:szCs w:val="24"/>
        </w:rPr>
        <w:t>]</w:t>
      </w:r>
      <w:r w:rsidR="002E7735">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 civil engineering </w:t>
      </w:r>
      <w:r w:rsidR="0047680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0" w:tooltip="Sadowski, 2013 #647" w:history="1">
        <w:r w:rsidR="002A3DF1">
          <w:rPr>
            <w:rFonts w:ascii="Times New Roman" w:hAnsi="Times New Roman" w:cs="Times New Roman"/>
            <w:noProof/>
            <w:sz w:val="24"/>
            <w:szCs w:val="24"/>
          </w:rPr>
          <w:t>20</w:t>
        </w:r>
      </w:hyperlink>
      <w:r w:rsidR="002C22AF">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24" w:name="_Hlk534811079"/>
      <w:r w:rsidR="00615CF7">
        <w:rPr>
          <w:rFonts w:ascii="Times New Roman" w:hAnsi="Times New Roman" w:cs="Times New Roman"/>
          <w:sz w:val="24"/>
          <w:szCs w:val="24"/>
        </w:rPr>
        <w:t>., f</w:t>
      </w:r>
      <w:r>
        <w:rPr>
          <w:rFonts w:ascii="Times New Roman" w:hAnsi="Times New Roman" w:cs="Times New Roman"/>
          <w:sz w:val="24"/>
          <w:szCs w:val="24"/>
        </w:rPr>
        <w:t>or several application areas 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2A3DF1">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2B357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8" w:tooltip="Ghaisari, 2012 #448" w:history="1">
        <w:r w:rsidR="002A3DF1">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2B3572">
        <w:rPr>
          <w:rFonts w:ascii="Times New Roman" w:hAnsi="Times New Roman" w:cs="Times New Roman"/>
          <w:sz w:val="24"/>
          <w:szCs w:val="24"/>
        </w:rPr>
        <w:t xml:space="preserve"> </w:t>
      </w:r>
      <w:r>
        <w:rPr>
          <w:rFonts w:ascii="Times New Roman" w:hAnsi="Times New Roman" w:cs="Times New Roman"/>
          <w:sz w:val="24"/>
          <w:szCs w:val="24"/>
        </w:rPr>
        <w:t>and etc. 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different 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CE55F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9" w:tooltip="Seidl, 2012 #657" w:history="1">
        <w:r w:rsidR="002A3DF1">
          <w:rPr>
            <w:rFonts w:ascii="Times New Roman" w:hAnsi="Times New Roman" w:cs="Times New Roman"/>
            <w:noProof/>
            <w:sz w:val="24"/>
            <w:szCs w:val="24"/>
          </w:rPr>
          <w:t>29</w:t>
        </w:r>
      </w:hyperlink>
      <w:r w:rsidR="002C22AF">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PEVuZE5vdGU+PENpdGU+PEF1dGhvcj5KaWFuZzwvQXV0aG9yPjxZZWFyPjIwMTY8L1llYXI+PFJl
Y051bT40NTE8L1JlY051bT48RGlzcGxheVRleHQ+WzMwXTwvRGlzcGxheVRleHQ+PHJlY29yZD48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0" w:tooltip="Jiang, 2016 #451" w:history="1">
        <w:r w:rsidR="002A3DF1">
          <w:rPr>
            <w:rFonts w:ascii="Times New Roman" w:hAnsi="Times New Roman" w:cs="Times New Roman"/>
            <w:noProof/>
            <w:sz w:val="24"/>
            <w:szCs w:val="24"/>
          </w:rPr>
          <w:t>30</w:t>
        </w:r>
      </w:hyperlink>
      <w:r w:rsidR="002C22AF">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F6EB0">
        <w:rPr>
          <w:rFonts w:ascii="Times New Roman" w:hAnsi="Times New Roman" w:cs="Times New Roman"/>
          <w:sz w:val="24"/>
          <w:szCs w:val="24"/>
        </w:rPr>
        <w:fldChar w:fldCharType="begin"/>
      </w:r>
      <w:r w:rsidR="00DF6EB0">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DF6EB0">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DF6EB0">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963ECF">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&lt;EndNote&gt;&lt;Cite&gt;&lt;Author&gt;Osgerby&lt;/Author&gt;&lt;Year&gt;2007&lt;/Year&gt;&lt;RecNum&gt;721&lt;/RecNum&gt;&lt;DisplayText&gt;[31]&lt;/DisplayText&gt;&lt;record&gt;&lt;rec-number&gt;721&lt;/rec-number&gt;&lt;foreign-keys&gt;&lt;key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1" w:tooltip="Osgerby, 2007 #721" w:history="1">
        <w:r w:rsidR="002A3DF1">
          <w:rPr>
            <w:rFonts w:ascii="Times New Roman" w:hAnsi="Times New Roman" w:cs="Times New Roman"/>
            <w:noProof/>
            <w:sz w:val="24"/>
            <w:szCs w:val="24"/>
          </w:rPr>
          <w:t>31</w:t>
        </w:r>
      </w:hyperlink>
      <w:r w:rsidR="002C22AF">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2" w:tooltip="Haque, 2001 #486" w:history="1">
        <w:r w:rsidR="002A3DF1">
          <w:rPr>
            <w:rFonts w:ascii="Times New Roman" w:hAnsi="Times New Roman" w:cs="Times New Roman"/>
            <w:noProof/>
            <w:sz w:val="24"/>
            <w:szCs w:val="24"/>
          </w:rPr>
          <w:t>32</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B56836">
        <w:rPr>
          <w:rFonts w:ascii="Times New Roman" w:hAnsi="Times New Roman" w:cs="Times New Roman"/>
          <w:sz w:val="24"/>
          <w:szCs w:val="24"/>
        </w:rPr>
        <w:instrText xml:space="preserve"> ADDIN EN.CITE &lt;EndNote&gt;&lt;Cite&gt;&lt;Author&gt;Jiménez-Come&lt;/Author&gt;&lt;Year&gt;2015&lt;/Year&gt;&lt;RecNum&gt;438&lt;/RecNum&gt;&lt;DisplayText&gt;[4]&lt;/DisplayText&gt;&lt;record&gt;&lt;rec-number&gt;438&lt;/rec-number&gt;&lt;foreign-keys&gt;&lt;key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B56836">
        <w:rPr>
          <w:rFonts w:ascii="Times New Roman" w:hAnsi="Times New Roman" w:cs="Times New Roman"/>
          <w:noProof/>
          <w:sz w:val="24"/>
          <w:szCs w:val="24"/>
        </w:rPr>
        <w:t>[</w:t>
      </w:r>
      <w:hyperlink w:anchor="_ENREF_4" w:tooltip="Jiménez-Come, 2015 #438" w:history="1">
        <w:r w:rsidR="002A3DF1">
          <w:rPr>
            <w:rFonts w:ascii="Times New Roman" w:hAnsi="Times New Roman" w:cs="Times New Roman"/>
            <w:noProof/>
            <w:sz w:val="24"/>
            <w:szCs w:val="24"/>
          </w:rPr>
          <w:t>4</w:t>
        </w:r>
      </w:hyperlink>
      <w:r w:rsidR="00B56836">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3" w:tooltip="Evans, 1999 #720" w:history="1">
        <w:r w:rsidR="002A3DF1">
          <w:rPr>
            <w:rFonts w:ascii="Times New Roman" w:hAnsi="Times New Roman" w:cs="Times New Roman"/>
            <w:noProof/>
            <w:sz w:val="24"/>
            <w:szCs w:val="24"/>
          </w:rPr>
          <w:t>33</w:t>
        </w:r>
      </w:hyperlink>
      <w:r w:rsidR="002C22AF">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717D1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2A3DF1">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&lt;EndNote&gt;&lt;Cite&gt;&lt;Author&gt;Xu&lt;/Author&gt;&lt;Year&gt;2007&lt;/Year&gt;&lt;RecNum&gt;713&lt;/RecNum&gt;&lt;DisplayText&gt;[16]&lt;/DisplayText&gt;&lt;record&gt;&lt;rec-number&gt;713&lt;/rec-number&gt;&lt;foreign-keys&gt;&lt;key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16" w:tooltip="Xu, 2007 #713" w:history="1">
        <w:r w:rsidR="002A3DF1">
          <w:rPr>
            <w:rFonts w:ascii="Times New Roman" w:hAnsi="Times New Roman" w:cs="Times New Roman"/>
            <w:noProof/>
            <w:sz w:val="24"/>
            <w:szCs w:val="24"/>
          </w:rPr>
          <w:t>16</w:t>
        </w:r>
      </w:hyperlink>
      <w:r w:rsidR="002C22AF">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5" w:tooltip="Asteris, 2017 #30" w:history="1">
        <w:r w:rsidR="002A3DF1">
          <w:rPr>
            <w:rFonts w:ascii="Times New Roman" w:hAnsi="Times New Roman" w:cs="Times New Roman"/>
            <w:noProof/>
            <w:sz w:val="24"/>
            <w:szCs w:val="24"/>
          </w:rPr>
          <w:t>35</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6" w:tooltip="Faizabadi, 2014 #636" w:history="1">
        <w:r w:rsidR="002A3DF1">
          <w:rPr>
            <w:rFonts w:ascii="Times New Roman" w:hAnsi="Times New Roman" w:cs="Times New Roman"/>
            <w:noProof/>
            <w:sz w:val="24"/>
            <w:szCs w:val="24"/>
          </w:rPr>
          <w:t>36</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&lt;EndNote&gt;&lt;Cite&gt;&lt;Author&gt;Yao&lt;/Author&gt;&lt;Year&gt;2013&lt;/Year&gt;&lt;RecNum&gt;719&lt;/RecNum&gt;&lt;DisplayText&gt;[37]&lt;/DisplayText&gt;&lt;record&gt;&lt;rec-number&gt;719&lt;/rec-number&gt;&lt;foreign-keys&gt;&lt;key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7" w:tooltip="Yao, 2013 #719" w:history="1">
        <w:r w:rsidR="002A3DF1">
          <w:rPr>
            <w:rFonts w:ascii="Times New Roman" w:hAnsi="Times New Roman" w:cs="Times New Roman"/>
            <w:noProof/>
            <w:sz w:val="24"/>
            <w:szCs w:val="24"/>
          </w:rPr>
          <w:t>37</w:t>
        </w:r>
      </w:hyperlink>
      <w:r w:rsidR="002C22AF">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E409CC">
        <w:rPr>
          <w:rFonts w:ascii="Times New Roman" w:hAnsi="Times New Roman" w:cs="Times New Roman"/>
          <w:sz w:val="24"/>
          <w:szCs w:val="24"/>
        </w:rPr>
        <w:instrText xml:space="preserve"> ADDIN EN.CITE &lt;EndNote&gt;&lt;Cite&gt;&lt;Author&gt;Liu&lt;/Author&gt;&lt;Year&gt;2013&lt;/Year&gt;&lt;RecNum&gt;717&lt;/RecNum&gt;&lt;DisplayText&gt;[3]&lt;/DisplayText&gt;&lt;record&gt;&lt;rec-number&gt;717&lt;/rec-number&gt;&lt;foreign-keys&gt;&lt;key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E409CC">
        <w:rPr>
          <w:rFonts w:ascii="Times New Roman" w:hAnsi="Times New Roman" w:cs="Times New Roman"/>
          <w:noProof/>
          <w:sz w:val="24"/>
          <w:szCs w:val="24"/>
        </w:rPr>
        <w:t>[</w:t>
      </w:r>
      <w:hyperlink w:anchor="_ENREF_3" w:tooltip="Liu, 2013 #717" w:history="1">
        <w:r w:rsidR="002A3DF1">
          <w:rPr>
            <w:rFonts w:ascii="Times New Roman" w:hAnsi="Times New Roman" w:cs="Times New Roman"/>
            <w:noProof/>
            <w:sz w:val="24"/>
            <w:szCs w:val="24"/>
          </w:rPr>
          <w:t>3</w:t>
        </w:r>
      </w:hyperlink>
      <w:r w:rsidR="00E409CC">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&lt;EndNote&gt;&lt;Cite&gt;&lt;Author&gt;Birbilis&lt;/Author&gt;&lt;Year&gt;2011&lt;/Year&gt;&lt;RecNum&gt;444&lt;/RecNum&gt;&lt;DisplayText&gt;[38]&lt;/DisplayText&gt;&lt;record&gt;&lt;rec-number&gt;444&lt;/rec-number&gt;&lt;foreign-keys&gt;&lt;key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8" w:tooltip="Birbilis, 2011 #444" w:history="1">
        <w:r w:rsidR="002A3DF1">
          <w:rPr>
            <w:rFonts w:ascii="Times New Roman" w:hAnsi="Times New Roman" w:cs="Times New Roman"/>
            <w:noProof/>
            <w:sz w:val="24"/>
            <w:szCs w:val="24"/>
          </w:rPr>
          <w:t>38</w:t>
        </w:r>
      </w:hyperlink>
      <w:r w:rsidR="002C22AF">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9" w:tooltip="Sasikumar, 2008 #476" w:history="1">
        <w:r w:rsidR="002A3DF1">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sidR="002C22AF">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24"/>
      <w:r w:rsidR="001427C2">
        <w:rPr>
          <w:rFonts w:ascii="Times New Roman" w:hAnsi="Times New Roman" w:cs="Times New Roman"/>
          <w:sz w:val="24"/>
          <w:szCs w:val="24"/>
        </w:rPr>
        <w:t xml:space="preserve"> </w:t>
      </w:r>
    </w:p>
    <w:p w14:paraId="27B5CD4F" w14:textId="535392BD"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0" w:tooltip="Parthiban, 2005 #475" w:history="1">
        <w:r w:rsidR="002A3DF1">
          <w:rPr>
            <w:rFonts w:ascii="Times New Roman" w:hAnsi="Times New Roman" w:cs="Times New Roman"/>
            <w:noProof/>
            <w:sz w:val="24"/>
            <w:szCs w:val="24"/>
          </w:rPr>
          <w:t>40</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9F3075">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2" w:tooltip="Forouzan, 2007 #519" w:history="1">
        <w:r w:rsidR="002A3DF1">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6D6458">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1" w:tooltip="Shi, 2015 #465" w:history="1">
        <w:r w:rsidR="002A3DF1">
          <w:rPr>
            <w:rFonts w:ascii="Times New Roman" w:hAnsi="Times New Roman" w:cs="Times New Roman"/>
            <w:noProof/>
            <w:sz w:val="24"/>
            <w:szCs w:val="24"/>
          </w:rPr>
          <w:t>21</w:t>
        </w:r>
      </w:hyperlink>
      <w:r w:rsidR="002C22AF">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7" w:tooltip="Zhang, 2016 #72" w:history="1">
        <w:r w:rsidR="002A3DF1">
          <w:rPr>
            <w:rFonts w:ascii="Times New Roman" w:hAnsi="Times New Roman" w:cs="Times New Roman"/>
            <w:noProof/>
            <w:sz w:val="24"/>
            <w:szCs w:val="24"/>
          </w:rPr>
          <w:t>27</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34" w:tooltip="Montakhab, 2010 #654" w:history="1">
        <w:r w:rsidR="002A3DF1">
          <w:rPr>
            <w:rFonts w:ascii="Times New Roman" w:hAnsi="Times New Roman" w:cs="Times New Roman"/>
            <w:noProof/>
            <w:sz w:val="24"/>
            <w:szCs w:val="24"/>
          </w:rPr>
          <w:t>34</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6" w:tooltip="Li, 1998 #484" w:history="1">
        <w:r w:rsidR="002A3DF1">
          <w:rPr>
            <w:rFonts w:ascii="Times New Roman" w:hAnsi="Times New Roman" w:cs="Times New Roman"/>
            <w:noProof/>
            <w:sz w:val="24"/>
            <w:szCs w:val="24"/>
          </w:rPr>
          <w:t>46</w:t>
        </w:r>
      </w:hyperlink>
      <w:r w:rsidR="002C22AF">
        <w:rPr>
          <w:rFonts w:ascii="Times New Roman" w:hAnsi="Times New Roman" w:cs="Times New Roman"/>
          <w:noProof/>
          <w:sz w:val="24"/>
          <w:szCs w:val="24"/>
        </w:rPr>
        <w:t>]</w:t>
      </w:r>
      <w:r w:rsidR="005E4D3A">
        <w:rPr>
          <w:rFonts w:ascii="Times New Roman" w:hAnsi="Times New Roman" w:cs="Times New Roman"/>
          <w:sz w:val="24"/>
          <w:szCs w:val="24"/>
        </w:rPr>
        <w:fldChar w:fldCharType="end"/>
      </w:r>
      <w:r>
        <w:rPr>
          <w:rFonts w:ascii="Times New Roman" w:hAnsi="Times New Roman" w:cs="Times New Roman"/>
          <w:sz w:val="24"/>
          <w:szCs w:val="24"/>
        </w:rPr>
        <w:t xml:space="preserve">and so on. The majority of </w:t>
      </w:r>
      <w:r>
        <w:rPr>
          <w:rFonts w:ascii="Times New Roman" w:hAnsi="Times New Roman" w:cs="Times New Roman"/>
          <w:sz w:val="24"/>
          <w:szCs w:val="24"/>
        </w:rPr>
        <w:lastRenderedPageBreak/>
        <w:t xml:space="preserve">materials related applications are focused on implementing </w:t>
      </w:r>
      <w:r w:rsidR="001D6901">
        <w:rPr>
          <w:rFonts w:ascii="Times New Roman" w:hAnsi="Times New Roman" w:cs="Times New Roman"/>
          <w:sz w:val="24"/>
          <w:szCs w:val="24"/>
        </w:rPr>
        <w:t xml:space="preserve">feed forward </w:t>
      </w:r>
      <w:r>
        <w:rPr>
          <w:rFonts w:ascii="Times New Roman" w:hAnsi="Times New Roman" w:cs="Times New Roman"/>
          <w:sz w:val="24"/>
          <w:szCs w:val="24"/>
        </w:rPr>
        <w:t xml:space="preserve">backpropagation neural networks.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 xml:space="preserve">powerful, complicated and efficient neural networks models, such as radial basic function neural network (RBFNN), convolutional neural network (CNN) 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can also give satisfactory prediction. In materials science researches, it is important to know the role of variables affecting on material properties and determine which input variable is the most influencing factor on desired output variable. Some input ranking methods, such as change of MSE (COM), fuzzy curves and sensitivity analysis, have been applied to extract knowledge from trained ANN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&lt;EndNote&gt;&lt;Cite&gt;&lt;Author&gt;Sung&lt;/Author&gt;&lt;Year&gt;1998&lt;/Year&gt;&lt;RecNum&gt;663&lt;/RecNum&gt;&lt;DisplayText&gt;[47]&lt;/DisplayText&gt;&lt;record&gt;&lt;rec-number&gt;663&lt;/rec-number&gt;&lt;foreign-keys&gt;&lt;key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7" w:tooltip="Sung, 1998 #663" w:history="1">
        <w:r w:rsidR="002A3DF1">
          <w:rPr>
            <w:rFonts w:ascii="Times New Roman" w:hAnsi="Times New Roman" w:cs="Times New Roman"/>
            <w:noProof/>
            <w:sz w:val="24"/>
            <w:szCs w:val="24"/>
          </w:rPr>
          <w:t>47</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&lt;EndNote&gt;&lt;Cite&gt;&lt;Author&gt;Vasudevan&lt;/Author&gt;&lt;Year&gt;2005&lt;/Year&gt;&lt;RecNum&gt;664&lt;/RecNum&gt;&lt;DisplayText&gt;[48]&lt;/DisplayText&gt;&lt;record&gt;&lt;rec-number&gt;664&lt;/rec-number&gt;&lt;foreign-keys&gt;&lt;key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8" w:tooltip="Vasudevan, 2005 #664" w:history="1">
        <w:r w:rsidR="002A3DF1">
          <w:rPr>
            <w:rFonts w:ascii="Times New Roman" w:hAnsi="Times New Roman" w:cs="Times New Roman"/>
            <w:noProof/>
            <w:sz w:val="24"/>
            <w:szCs w:val="24"/>
          </w:rPr>
          <w:t>48</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&lt;EndNote&gt;&lt;Cite&gt;&lt;Author&gt;Fu&lt;/Author&gt;&lt;Year&gt;2010&lt;/Year&gt;&lt;RecNum&gt;447&lt;/RecNum&gt;&lt;DisplayText&gt;[49]&lt;/DisplayText&gt;&lt;record&gt;&lt;rec-number&gt;447&lt;/rec-number&gt;&lt;foreign-keys&gt;&lt;key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9" w:tooltip="Fu, 2010 #447" w:history="1">
        <w:r w:rsidR="002A3DF1">
          <w:rPr>
            <w:rFonts w:ascii="Times New Roman" w:hAnsi="Times New Roman" w:cs="Times New Roman"/>
            <w:noProof/>
            <w:sz w:val="24"/>
            <w:szCs w:val="24"/>
          </w:rPr>
          <w:t>49</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 </w:instrText>
      </w:r>
      <w:r w:rsidR="002C22AF">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2C22AF">
        <w:rPr>
          <w:rFonts w:ascii="Times New Roman" w:hAnsi="Times New Roman" w:cs="Times New Roman"/>
          <w:sz w:val="24"/>
          <w:szCs w:val="24"/>
        </w:rPr>
        <w:instrText xml:space="preserve"> ADDIN EN.CITE.DATA </w:instrText>
      </w:r>
      <w:r w:rsidR="002C22AF">
        <w:rPr>
          <w:rFonts w:ascii="Times New Roman" w:hAnsi="Times New Roman" w:cs="Times New Roman"/>
          <w:sz w:val="24"/>
          <w:szCs w:val="24"/>
        </w:rPr>
      </w:r>
      <w:r w:rsidR="002C22AF">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0" w:tooltip="Huang, 2018 #552" w:history="1">
        <w:r w:rsidR="002A3DF1">
          <w:rPr>
            <w:rFonts w:ascii="Times New Roman" w:hAnsi="Times New Roman" w:cs="Times New Roman"/>
            <w:noProof/>
            <w:sz w:val="24"/>
            <w:szCs w:val="24"/>
          </w:rPr>
          <w:t>50</w:t>
        </w:r>
      </w:hyperlink>
      <w:r w:rsidR="002C22AF">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&lt;EndNote&gt;&lt;Cite&gt;&lt;Author&gt;Aliofkhazraei&lt;/Author&gt;&lt;Year&gt;2008&lt;/Year&gt;&lt;RecNum&gt;442&lt;/RecNum&gt;&lt;DisplayText&gt;[51]&lt;/DisplayText&gt;&lt;record&gt;&lt;rec-number&gt;442&lt;/rec-number&gt;&lt;foreign-keys&gt;&lt;key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1" w:tooltip="Aliofkhazraei, 2008 #442" w:history="1">
        <w:r w:rsidR="002A3DF1">
          <w:rPr>
            <w:rFonts w:ascii="Times New Roman" w:hAnsi="Times New Roman" w:cs="Times New Roman"/>
            <w:noProof/>
            <w:sz w:val="24"/>
            <w:szCs w:val="24"/>
          </w:rPr>
          <w:t>51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&lt;EndNote&gt;&lt;Cite&gt;&lt;Author&gt;Weckman&lt;/Author&gt;&lt;Year&gt;2010&lt;/Year&gt;&lt;RecNum&gt;492&lt;/RecNum&gt;&lt;DisplayText&gt;[52]&lt;/DisplayText&gt;&lt;record&gt;&lt;rec-number&gt;492&lt;/rec-number&gt;&lt;foreign-keys&gt;&lt;key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2" w:tooltip="Weckman, 2010 #492" w:history="1">
        <w:r w:rsidR="002A3DF1">
          <w:rPr>
            <w:rFonts w:ascii="Times New Roman" w:hAnsi="Times New Roman" w:cs="Times New Roman"/>
            <w:noProof/>
            <w:sz w:val="24"/>
            <w:szCs w:val="24"/>
          </w:rPr>
          <w:t>52</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and fuzzy logic</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23"/>
      <w:r>
        <w:rPr>
          <w:rFonts w:ascii="Times New Roman" w:hAnsi="Times New Roman" w:cs="Times New Roman"/>
          <w:sz w:val="24"/>
          <w:szCs w:val="24"/>
        </w:rPr>
        <w:t xml:space="preserve"> The development of more than one ANN types, such as linear model (LM) (simplest form of ANN), multilayer perceptron (MLP), radial basis function (RBF) and so on, and their comparison results were also discussed in some researches in literature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&lt;EndNote&gt;&lt;Cite&gt;&lt;Author&gt;Fathi&lt;/Author&gt;&lt;Year&gt;2007&lt;/Year&gt;&lt;RecNum&gt;660&lt;/RecNum&gt;&lt;DisplayText&gt;[53]&lt;/DisplayText&gt;&lt;record&gt;&lt;rec-number&gt;660&lt;/rec-number&gt;&lt;foreign-keys&gt;&lt;key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3" w:tooltip="Fathi, 2007 #660" w:history="1">
        <w:r w:rsidR="002A3DF1">
          <w:rPr>
            <w:rFonts w:ascii="Times New Roman" w:hAnsi="Times New Roman" w:cs="Times New Roman"/>
            <w:noProof/>
            <w:sz w:val="24"/>
            <w:szCs w:val="24"/>
          </w:rPr>
          <w:t>53</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&lt;EndNote&gt;&lt;Cite&gt;&lt;Author&gt;Khadom&lt;/Author&gt;&lt;Year&gt;2013&lt;/Year&gt;&lt;RecNum&gt;661&lt;/RecNum&gt;&lt;DisplayText&gt;[54]&lt;/DisplayText&gt;&lt;record&gt;&lt;rec-number&gt;661&lt;/rec-number&gt;&lt;foreign-keys&gt;&lt;key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4" w:tooltip="Khadom, 2013 #661" w:history="1">
        <w:r w:rsidR="002A3DF1">
          <w:rPr>
            <w:rFonts w:ascii="Times New Roman" w:hAnsi="Times New Roman" w:cs="Times New Roman"/>
            <w:noProof/>
            <w:sz w:val="24"/>
            <w:szCs w:val="24"/>
          </w:rPr>
          <w:t>54</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04921FE0" w14:textId="1A334927" w:rsidR="00CF1552" w:rsidRDefault="00205DC2" w:rsidP="00E0463D">
      <w:pPr>
        <w:widowControl w:val="0"/>
        <w:spacing w:line="360" w:lineRule="auto"/>
        <w:jc w:val="both"/>
        <w:rPr>
          <w:rFonts w:ascii="Times New Roman" w:hAnsi="Times New Roman" w:cs="Times New Roman"/>
          <w:sz w:val="24"/>
          <w:szCs w:val="24"/>
        </w:rPr>
      </w:pPr>
      <w:bookmarkStart w:id="25" w:name="_Hlk534709764"/>
      <w:bookmarkStart w:id="26" w:name="_Hlk534790661"/>
      <w:r>
        <w:rPr>
          <w:rFonts w:ascii="Times New Roman" w:hAnsi="Times New Roman" w:cs="Times New Roman"/>
          <w:noProof/>
          <w:sz w:val="24"/>
          <w:szCs w:val="24"/>
        </w:rPr>
        <w:t>Bhadeshia</w:t>
      </w:r>
      <w:bookmarkEnd w:id="25"/>
      <w:r>
        <w:rPr>
          <w:rFonts w:ascii="Times New Roman" w:hAnsi="Times New Roman" w:cs="Times New Roman"/>
          <w:noProof/>
          <w:sz w:val="24"/>
          <w:szCs w:val="24"/>
        </w:rPr>
        <w:t xml:space="preserve"> </w:t>
      </w:r>
      <w:bookmarkEnd w:id="26"/>
      <w:r>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&lt;EndNote&gt;&lt;Cite&gt;&lt;Author&gt;Bhadeshia&lt;/Author&gt;&lt;Year&gt;2008&lt;/Year&gt;&lt;RecNum&gt;495&lt;/RecNum&gt;&lt;DisplayText&gt;[55]&lt;/DisplayText&gt;&lt;record&gt;&lt;rec-number&gt;495&lt;/rec-number&gt;&lt;foreign-keys&gt;&lt;key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5" w:tooltip="Bhadeshia, 2008 #495" w:history="1">
        <w:r w:rsidR="002A3DF1">
          <w:rPr>
            <w:rFonts w:ascii="Times New Roman" w:hAnsi="Times New Roman" w:cs="Times New Roman"/>
            <w:noProof/>
            <w:sz w:val="24"/>
            <w:szCs w:val="24"/>
          </w:rPr>
          <w:t>55</w:t>
        </w:r>
      </w:hyperlink>
      <w:r w:rsidR="002C22AF">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p>
    <w:tbl>
      <w:tblPr>
        <w:tblStyle w:val="ListTable2-Accent51"/>
        <w:tblW w:w="0" w:type="auto"/>
        <w:tblLayout w:type="fixed"/>
        <w:tblLook w:val="04A0" w:firstRow="1" w:lastRow="0" w:firstColumn="1" w:lastColumn="0" w:noHBand="0" w:noVBand="1"/>
      </w:tblPr>
      <w:tblGrid>
        <w:gridCol w:w="1080"/>
        <w:gridCol w:w="1260"/>
        <w:gridCol w:w="1260"/>
        <w:gridCol w:w="1170"/>
        <w:gridCol w:w="1350"/>
        <w:gridCol w:w="1170"/>
        <w:gridCol w:w="2070"/>
      </w:tblGrid>
      <w:tr w:rsidR="00CF1552" w:rsidRPr="00A373EF" w14:paraId="1338C6A4" w14:textId="77777777" w:rsidTr="005509D6">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F1552" w:rsidRPr="00A373EF" w:rsidRDefault="00205DC2" w:rsidP="00E0463D">
            <w:pPr>
              <w:widowControl w:val="0"/>
              <w:rPr>
                <w:rFonts w:ascii="Times New Roman" w:hAnsi="Times New Roman" w:cs="Times New Roman"/>
                <w:sz w:val="20"/>
                <w:szCs w:val="20"/>
              </w:rPr>
            </w:pPr>
            <w:r w:rsidRPr="00A373EF">
              <w:rPr>
                <w:rFonts w:ascii="Times New Roman" w:hAnsi="Times New Roman" w:cs="Times New Roman"/>
                <w:sz w:val="20"/>
                <w:szCs w:val="20"/>
              </w:rPr>
              <w:t>Materials</w:t>
            </w:r>
          </w:p>
        </w:tc>
        <w:tc>
          <w:tcPr>
            <w:tcW w:w="1260" w:type="dxa"/>
            <w:tcBorders>
              <w:top w:val="single" w:sz="4" w:space="0" w:color="auto"/>
            </w:tcBorders>
          </w:tcPr>
          <w:p w14:paraId="28C5712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765283">
              <w:rPr>
                <w:rFonts w:ascii="Times New Roman" w:hAnsi="Times New Roman" w:cs="Times New Roman"/>
                <w:sz w:val="20"/>
                <w:szCs w:val="20"/>
              </w:rPr>
              <w:t>Applied Area/ Environment</w:t>
            </w:r>
          </w:p>
        </w:tc>
        <w:tc>
          <w:tcPr>
            <w:tcW w:w="1260" w:type="dxa"/>
            <w:tcBorders>
              <w:top w:val="single" w:sz="4" w:space="0" w:color="auto"/>
            </w:tcBorders>
          </w:tcPr>
          <w:p w14:paraId="399237D6"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Input</w:t>
            </w:r>
          </w:p>
        </w:tc>
        <w:tc>
          <w:tcPr>
            <w:tcW w:w="1170" w:type="dxa"/>
            <w:tcBorders>
              <w:top w:val="single" w:sz="4" w:space="0" w:color="auto"/>
            </w:tcBorders>
          </w:tcPr>
          <w:p w14:paraId="3974EAB4" w14:textId="77777777" w:rsidR="00CF1552" w:rsidRPr="00810566"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9"/>
                <w:szCs w:val="19"/>
              </w:rPr>
            </w:pPr>
            <w:r w:rsidRPr="00810566">
              <w:rPr>
                <w:rFonts w:ascii="Times New Roman" w:hAnsi="Times New Roman" w:cs="Times New Roman"/>
                <w:sz w:val="19"/>
                <w:szCs w:val="19"/>
              </w:rPr>
              <w:t>Activation Function</w:t>
            </w:r>
          </w:p>
        </w:tc>
        <w:tc>
          <w:tcPr>
            <w:tcW w:w="1350" w:type="dxa"/>
            <w:tcBorders>
              <w:top w:val="single" w:sz="4" w:space="0" w:color="auto"/>
            </w:tcBorders>
          </w:tcPr>
          <w:p w14:paraId="555CCCB0"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Predicted/</w:t>
            </w:r>
            <w:r w:rsidR="00765283">
              <w:rPr>
                <w:rFonts w:ascii="Times New Roman" w:hAnsi="Times New Roman" w:cs="Times New Roman"/>
                <w:sz w:val="20"/>
                <w:szCs w:val="20"/>
              </w:rPr>
              <w:t xml:space="preserve"> </w:t>
            </w:r>
            <w:r w:rsidRPr="00A373EF">
              <w:rPr>
                <w:rFonts w:ascii="Times New Roman" w:hAnsi="Times New Roman" w:cs="Times New Roman"/>
                <w:sz w:val="20"/>
                <w:szCs w:val="20"/>
              </w:rPr>
              <w:t>relevant Property</w:t>
            </w:r>
          </w:p>
        </w:tc>
        <w:tc>
          <w:tcPr>
            <w:tcW w:w="2070" w:type="dxa"/>
            <w:tcBorders>
              <w:top w:val="single" w:sz="4" w:space="0" w:color="auto"/>
            </w:tcBorders>
          </w:tcPr>
          <w:p w14:paraId="07CE5FAB" w14:textId="77777777" w:rsidR="00CF1552" w:rsidRPr="00A373EF" w:rsidRDefault="00205DC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A373EF">
              <w:rPr>
                <w:rFonts w:ascii="Times New Roman" w:hAnsi="Times New Roman" w:cs="Times New Roman"/>
                <w:sz w:val="20"/>
                <w:szCs w:val="20"/>
              </w:rPr>
              <w:t>Neural Network Model</w:t>
            </w:r>
          </w:p>
        </w:tc>
      </w:tr>
      <w:tr w:rsidR="00CF1552" w14:paraId="5D59401D"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126F42E1"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steel and zinc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1" w:tooltip="Cai, 1999 #491" w:history="1">
              <w:r w:rsidR="002A3DF1">
                <w:rPr>
                  <w:rFonts w:ascii="Times New Roman" w:hAnsi="Times New Roman" w:cs="Times New Roman"/>
                  <w:b w:val="0"/>
                  <w:bCs w:val="0"/>
                  <w:noProof/>
                  <w:sz w:val="20"/>
                  <w:szCs w:val="20"/>
                </w:rPr>
                <w:t>41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C74E54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tc>
        <w:tc>
          <w:tcPr>
            <w:tcW w:w="1260" w:type="dxa"/>
            <w:shd w:val="clear" w:color="auto" w:fill="FFFFFF"/>
          </w:tcPr>
          <w:p w14:paraId="6B8D396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time of wetness TOW, exposure time, Sulphur dioxide </w:t>
            </w:r>
            <w:r>
              <w:rPr>
                <w:rFonts w:ascii="Times New Roman" w:hAnsi="Times New Roman" w:cs="Times New Roman"/>
                <w:sz w:val="20"/>
                <w:szCs w:val="20"/>
              </w:rPr>
              <w:lastRenderedPageBreak/>
              <w:t>concentration and chloride concentration</w:t>
            </w:r>
          </w:p>
        </w:tc>
        <w:tc>
          <w:tcPr>
            <w:tcW w:w="1170" w:type="dxa"/>
            <w:shd w:val="clear" w:color="auto" w:fill="FFFFFF"/>
          </w:tcPr>
          <w:p w14:paraId="23DFDF0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sigmoid</w:t>
            </w:r>
          </w:p>
        </w:tc>
        <w:tc>
          <w:tcPr>
            <w:tcW w:w="1350" w:type="dxa"/>
            <w:shd w:val="clear" w:color="auto" w:fill="FFFFFF"/>
          </w:tcPr>
          <w:p w14:paraId="5E7B51B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depth</w:t>
            </w:r>
          </w:p>
        </w:tc>
        <w:tc>
          <w:tcPr>
            <w:tcW w:w="1170" w:type="dxa"/>
            <w:shd w:val="clear" w:color="auto" w:fill="FFFFFF"/>
          </w:tcPr>
          <w:p w14:paraId="3BFB2C08"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DD4F21E" w14:textId="1C1D1A3C"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248C714E"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43FD82DC" w14:textId="4D6CD12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304 Stainless Steel</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25" w:tooltip="Lajevardi, 2009 #452" w:history="1">
              <w:r w:rsidR="002A3DF1">
                <w:rPr>
                  <w:rFonts w:ascii="Times New Roman" w:hAnsi="Times New Roman" w:cs="Times New Roman"/>
                  <w:noProof/>
                  <w:sz w:val="20"/>
                  <w:szCs w:val="20"/>
                </w:rPr>
                <w:t>25</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tcPr>
          <w:p w14:paraId="6F92021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aqueous chloride solution</w:t>
            </w:r>
          </w:p>
          <w:p w14:paraId="4F673A32"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463064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temperature, Chloride ions concentrations and applied stress</w:t>
            </w:r>
          </w:p>
        </w:tc>
        <w:tc>
          <w:tcPr>
            <w:tcW w:w="1170" w:type="dxa"/>
          </w:tcPr>
          <w:p w14:paraId="497F441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tcPr>
          <w:p w14:paraId="3265413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of failure as a result of stress corrosion cracking</w:t>
            </w:r>
          </w:p>
        </w:tc>
        <w:tc>
          <w:tcPr>
            <w:tcW w:w="1170" w:type="dxa"/>
          </w:tcPr>
          <w:p w14:paraId="7182A5C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tcPr>
          <w:p w14:paraId="3C1FA1BC" w14:textId="7DD27A3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A2871D5"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38665970"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 low carbon steel, copper</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4" w:tooltip="Kenny, 2009 #489" w:history="1">
              <w:r w:rsidR="002A3DF1">
                <w:rPr>
                  <w:rFonts w:ascii="Times New Roman" w:hAnsi="Times New Roman" w:cs="Times New Roman"/>
                  <w:b w:val="0"/>
                  <w:bCs w:val="0"/>
                  <w:noProof/>
                  <w:sz w:val="20"/>
                  <w:szCs w:val="20"/>
                </w:rPr>
                <w:t>24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59EE86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distribution and transmission electric energy lines</w:t>
            </w:r>
          </w:p>
        </w:tc>
        <w:tc>
          <w:tcPr>
            <w:tcW w:w="1260" w:type="dxa"/>
            <w:shd w:val="clear" w:color="auto" w:fill="FFFFFF"/>
          </w:tcPr>
          <w:p w14:paraId="7C4593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environmental parameters</w:t>
            </w:r>
          </w:p>
        </w:tc>
        <w:tc>
          <w:tcPr>
            <w:tcW w:w="1170" w:type="dxa"/>
            <w:shd w:val="clear" w:color="auto" w:fill="FFFFFF"/>
          </w:tcPr>
          <w:p w14:paraId="14263974" w14:textId="77777777" w:rsidR="00CF1552" w:rsidRPr="00810566"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9"/>
                <w:szCs w:val="19"/>
              </w:rPr>
            </w:pPr>
            <w:r w:rsidRPr="00366073">
              <w:rPr>
                <w:rFonts w:ascii="Times New Roman" w:hAnsi="Times New Roman" w:cs="Times New Roman"/>
                <w:sz w:val="20"/>
                <w:szCs w:val="20"/>
              </w:rPr>
              <w:t>linear and sigmoidal tangent, logarithmic</w:t>
            </w:r>
          </w:p>
        </w:tc>
        <w:tc>
          <w:tcPr>
            <w:tcW w:w="1350" w:type="dxa"/>
            <w:shd w:val="clear" w:color="auto" w:fill="FFFFFF"/>
          </w:tcPr>
          <w:p w14:paraId="1976DCC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8226279" w14:textId="3439EC9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97E59E2" w14:textId="77777777" w:rsidTr="005509D6">
        <w:tc>
          <w:tcPr>
            <w:cnfStyle w:val="001000000000" w:firstRow="0" w:lastRow="0" w:firstColumn="1" w:lastColumn="0" w:oddVBand="0" w:evenVBand="0" w:oddHBand="0" w:evenHBand="0" w:firstRowFirstColumn="0" w:firstRowLastColumn="0" w:lastRowFirstColumn="0" w:lastRowLastColumn="0"/>
            <w:tcW w:w="1080" w:type="dxa"/>
          </w:tcPr>
          <w:p w14:paraId="6CA3C2DB" w14:textId="50980A54"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Iron alloy, carbon and alloy steel, grade-2 titanium</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3" w:tooltip="Kamrunnahar, 2010 #487" w:history="1">
              <w:r w:rsidR="002A3DF1">
                <w:rPr>
                  <w:rFonts w:ascii="Times New Roman" w:hAnsi="Times New Roman" w:cs="Times New Roman"/>
                  <w:b w:val="0"/>
                  <w:bCs w:val="0"/>
                  <w:noProof/>
                  <w:sz w:val="20"/>
                  <w:szCs w:val="20"/>
                </w:rPr>
                <w:t>43</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Pr>
          <w:p w14:paraId="61773A8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w:t>
            </w:r>
          </w:p>
          <w:p w14:paraId="360D2755" w14:textId="77777777" w:rsidR="00CF1552" w:rsidRDefault="00CF155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260" w:type="dxa"/>
          </w:tcPr>
          <w:p w14:paraId="31AABD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Mo content x, Ni content (14 x), (x + 1), HCl, H2SO4, potential (E), </w:t>
            </w:r>
            <w:proofErr w:type="spellStart"/>
            <w:r>
              <w:rPr>
                <w:rFonts w:ascii="Times New Roman" w:hAnsi="Times New Roman" w:cs="Times New Roman"/>
                <w:sz w:val="20"/>
                <w:szCs w:val="20"/>
              </w:rPr>
              <w:t>dE</w:t>
            </w:r>
            <w:proofErr w:type="spellEnd"/>
            <w:r>
              <w:rPr>
                <w:rFonts w:ascii="Times New Roman" w:hAnsi="Times New Roman" w:cs="Times New Roman"/>
                <w:sz w:val="20"/>
                <w:szCs w:val="20"/>
              </w:rPr>
              <w:t xml:space="preserve">, </w:t>
            </w:r>
          </w:p>
          <w:p w14:paraId="7E2169A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compositions (B, C, Cr, Cu, Fe, Mn, Mo,</w:t>
            </w:r>
            <w:r>
              <w:rPr>
                <w:rFonts w:ascii="Times New Roman" w:hAnsi="Times New Roman" w:cs="Times New Roman"/>
                <w:sz w:val="20"/>
                <w:szCs w:val="20"/>
              </w:rPr>
              <w:br/>
              <w:t xml:space="preserve">Ni, P, S, Si, </w:t>
            </w:r>
            <w:proofErr w:type="spellStart"/>
            <w:r>
              <w:rPr>
                <w:rFonts w:ascii="Times New Roman" w:hAnsi="Times New Roman" w:cs="Times New Roman"/>
                <w:sz w:val="20"/>
                <w:szCs w:val="20"/>
              </w:rPr>
              <w:t>Ti</w:t>
            </w:r>
            <w:proofErr w:type="spellEnd"/>
            <w:r>
              <w:rPr>
                <w:rFonts w:ascii="Times New Roman" w:hAnsi="Times New Roman" w:cs="Times New Roman"/>
                <w:sz w:val="20"/>
                <w:szCs w:val="20"/>
              </w:rPr>
              <w:t xml:space="preserve">, and V), duration of exposure, log (duration of exposure), </w:t>
            </w:r>
          </w:p>
          <w:p w14:paraId="62DF6F3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incubation period and the duration of experiments</w:t>
            </w:r>
          </w:p>
        </w:tc>
        <w:tc>
          <w:tcPr>
            <w:tcW w:w="1170" w:type="dxa"/>
          </w:tcPr>
          <w:p w14:paraId="30BB079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tcPr>
          <w:p w14:paraId="121E3D6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 xml:space="preserve">), corrosion potential </w:t>
            </w:r>
            <w:proofErr w:type="spellStart"/>
            <w:r>
              <w:rPr>
                <w:rFonts w:ascii="Times New Roman" w:hAnsi="Times New Roman" w:cs="Times New Roman"/>
                <w:sz w:val="20"/>
                <w:szCs w:val="20"/>
              </w:rPr>
              <w:t>E</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corrosion current </w:t>
            </w:r>
            <w:proofErr w:type="spellStart"/>
            <w:r>
              <w:rPr>
                <w:rFonts w:ascii="Times New Roman" w:hAnsi="Times New Roman" w:cs="Times New Roman"/>
                <w:sz w:val="20"/>
                <w:szCs w:val="20"/>
              </w:rPr>
              <w:t>i</w:t>
            </w:r>
            <w:r>
              <w:rPr>
                <w:rFonts w:ascii="Times New Roman" w:hAnsi="Times New Roman" w:cs="Times New Roman"/>
                <w:sz w:val="20"/>
                <w:szCs w:val="20"/>
                <w:vertAlign w:val="subscript"/>
              </w:rPr>
              <w:t>corr</w:t>
            </w:r>
            <w:proofErr w:type="spellEnd"/>
            <w:r>
              <w:rPr>
                <w:rFonts w:ascii="Times New Roman" w:hAnsi="Times New Roman" w:cs="Times New Roman"/>
                <w:sz w:val="20"/>
                <w:szCs w:val="20"/>
              </w:rPr>
              <w:t xml:space="preserve">, and polarization resistance </w:t>
            </w:r>
            <w:proofErr w:type="spellStart"/>
            <w:r>
              <w:rPr>
                <w:rFonts w:ascii="Times New Roman" w:hAnsi="Times New Roman" w:cs="Times New Roman"/>
                <w:sz w:val="20"/>
                <w:szCs w:val="20"/>
              </w:rPr>
              <w:t>R</w:t>
            </w:r>
            <w:r>
              <w:rPr>
                <w:rFonts w:ascii="Times New Roman" w:hAnsi="Times New Roman" w:cs="Times New Roman"/>
                <w:sz w:val="20"/>
                <w:szCs w:val="20"/>
                <w:vertAlign w:val="subscript"/>
              </w:rPr>
              <w:t>p</w:t>
            </w:r>
            <w:proofErr w:type="spellEnd"/>
            <w:proofErr w:type="gramStart"/>
            <w:r>
              <w:rPr>
                <w:rFonts w:ascii="Times New Roman" w:hAnsi="Times New Roman" w:cs="Times New Roman"/>
                <w:sz w:val="20"/>
                <w:szCs w:val="20"/>
                <w:vertAlign w:val="subscript"/>
              </w:rPr>
              <w:t xml:space="preserve">   </w:t>
            </w:r>
            <w:r>
              <w:rPr>
                <w:rFonts w:ascii="Times New Roman" w:hAnsi="Times New Roman" w:cs="Times New Roman"/>
                <w:sz w:val="20"/>
                <w:szCs w:val="20"/>
              </w:rPr>
              <w:t>(</w:t>
            </w:r>
            <w:proofErr w:type="gramEnd"/>
            <w:r>
              <w:rPr>
                <w:rFonts w:ascii="Times New Roman" w:hAnsi="Times New Roman" w:cs="Times New Roman"/>
                <w:sz w:val="20"/>
                <w:szCs w:val="20"/>
              </w:rPr>
              <w:t>general corrosion)</w:t>
            </w:r>
          </w:p>
          <w:p w14:paraId="2D26C9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rate and log (corrosion rate) (general corrosion)</w:t>
            </w:r>
          </w:p>
          <w:p w14:paraId="43FAC9E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maximum pit depth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sample weight change W, charge amount Q, ratio Q/W, O2 consumed, log (</w:t>
            </w:r>
            <w:proofErr w:type="spellStart"/>
            <w:r>
              <w:rPr>
                <w:rFonts w:ascii="Times New Roman" w:hAnsi="Times New Roman" w:cs="Times New Roman"/>
                <w:sz w:val="20"/>
                <w:szCs w:val="20"/>
              </w:rPr>
              <w:t>Dmax</w:t>
            </w:r>
            <w:proofErr w:type="spellEnd"/>
            <w:r>
              <w:rPr>
                <w:rFonts w:ascii="Times New Roman" w:hAnsi="Times New Roman" w:cs="Times New Roman"/>
                <w:sz w:val="20"/>
                <w:szCs w:val="20"/>
              </w:rPr>
              <w:t xml:space="preserve">), log (W), log (Q), log </w:t>
            </w:r>
            <w:r>
              <w:rPr>
                <w:rFonts w:ascii="Times New Roman" w:hAnsi="Times New Roman" w:cs="Times New Roman"/>
                <w:sz w:val="20"/>
                <w:szCs w:val="20"/>
              </w:rPr>
              <w:lastRenderedPageBreak/>
              <w:t>(Q/W), and log (O2consumed) (localized corrosion)</w:t>
            </w:r>
          </w:p>
        </w:tc>
        <w:tc>
          <w:tcPr>
            <w:tcW w:w="1170" w:type="dxa"/>
          </w:tcPr>
          <w:p w14:paraId="071FFA16"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tcPr>
          <w:p w14:paraId="70C9D1B1" w14:textId="4CA5DE73"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458C9F52"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7E5CE06E"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nickel-based alloy</w:t>
            </w:r>
            <w:r w:rsidR="000D3BEA">
              <w:rPr>
                <w:rFonts w:ascii="Times New Roman" w:hAnsi="Times New Roman" w:cs="Times New Roman"/>
                <w:b w:val="0"/>
                <w:bCs w:val="0"/>
                <w:sz w:val="20"/>
                <w:szCs w:val="20"/>
              </w:rPr>
              <w:t xml:space="preserve"> </w:t>
            </w:r>
            <w:r>
              <w:rPr>
                <w:rFonts w:ascii="Times New Roman" w:hAnsi="Times New Roman" w:cs="Times New Roman"/>
                <w:b w:val="0"/>
                <w:bCs w:val="0"/>
                <w:sz w:val="20"/>
                <w:szCs w:val="20"/>
              </w:rPr>
              <w:t>22</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6" w:tooltip="Kamrunnahar, 2011 #470" w:history="1">
              <w:r w:rsidR="002A3DF1">
                <w:rPr>
                  <w:rFonts w:ascii="Times New Roman" w:hAnsi="Times New Roman" w:cs="Times New Roman"/>
                  <w:b w:val="0"/>
                  <w:bCs w:val="0"/>
                  <w:noProof/>
                  <w:sz w:val="20"/>
                  <w:szCs w:val="20"/>
                </w:rPr>
                <w:t>26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593E36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industrial (nuclear waste disposal)</w:t>
            </w:r>
          </w:p>
          <w:p w14:paraId="158889AB" w14:textId="77777777" w:rsidR="00CF1552" w:rsidRDefault="00CF155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2161A0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temperature values, sample treatment types: welded or annealed, and the exposure time, </w:t>
            </w:r>
          </w:p>
          <w:p w14:paraId="14F114C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sample treatments: welded or annealed, temperature, pH,</w:t>
            </w:r>
            <w:r>
              <w:rPr>
                <w:rFonts w:ascii="Times New Roman" w:hAnsi="Times New Roman" w:cs="Times New Roman"/>
                <w:sz w:val="20"/>
                <w:szCs w:val="20"/>
              </w:rPr>
              <w:br/>
              <w:t>Cl-, aging time, types of corrosion</w:t>
            </w:r>
          </w:p>
          <w:p w14:paraId="7FB7AD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frequency (w) and log(w)</w:t>
            </w:r>
          </w:p>
        </w:tc>
        <w:tc>
          <w:tcPr>
            <w:tcW w:w="1170" w:type="dxa"/>
            <w:shd w:val="clear" w:color="auto" w:fill="FFFFFF"/>
          </w:tcPr>
          <w:p w14:paraId="4498327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tangent</w:t>
            </w:r>
          </w:p>
        </w:tc>
        <w:tc>
          <w:tcPr>
            <w:tcW w:w="1350" w:type="dxa"/>
            <w:shd w:val="clear" w:color="auto" w:fill="FFFFFF"/>
          </w:tcPr>
          <w:p w14:paraId="1DD3EEB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weight loss in mg (general corrosion), </w:t>
            </w:r>
          </w:p>
          <w:p w14:paraId="6678ED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repassivation</w:t>
            </w:r>
            <w:proofErr w:type="spellEnd"/>
            <w:r>
              <w:rPr>
                <w:rFonts w:ascii="Times New Roman" w:hAnsi="Times New Roman" w:cs="Times New Roman"/>
                <w:sz w:val="20"/>
                <w:szCs w:val="20"/>
              </w:rPr>
              <w:t xml:space="preserve"> potential (localized corrosion), </w:t>
            </w:r>
          </w:p>
          <w:p w14:paraId="48456C0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Zr</w:t>
            </w:r>
            <w:proofErr w:type="spellEnd"/>
            <w:r>
              <w:rPr>
                <w:rFonts w:ascii="Times New Roman" w:hAnsi="Times New Roman" w:cs="Times New Roman"/>
                <w:sz w:val="20"/>
                <w:szCs w:val="20"/>
              </w:rPr>
              <w:t xml:space="preserve"> and Zi i.e. real and imaginary impedances, respectively, abs(Z), and Phase (localized corrosion)</w:t>
            </w:r>
          </w:p>
        </w:tc>
        <w:tc>
          <w:tcPr>
            <w:tcW w:w="1170" w:type="dxa"/>
            <w:shd w:val="clear" w:color="auto" w:fill="FFFFFF"/>
          </w:tcPr>
          <w:p w14:paraId="2A4D8EB3"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C683A2C" w14:textId="6A4B0345"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ultilayer perceptron</w:t>
            </w:r>
          </w:p>
        </w:tc>
      </w:tr>
      <w:tr w:rsidR="00CF1552" w14:paraId="0AB1BC8F" w14:textId="77777777" w:rsidTr="005509D6">
        <w:tc>
          <w:tcPr>
            <w:tcW w:w="1080" w:type="dxa"/>
            <w:shd w:val="clear" w:color="auto" w:fill="FFFFFF"/>
          </w:tcPr>
          <w:p w14:paraId="3EC8F803" w14:textId="6493F14E" w:rsidR="00CF1552" w:rsidRDefault="00205DC2" w:rsidP="00E0463D">
            <w:pPr>
              <w:widowControl w:val="0"/>
              <w:cnfStyle w:val="001000000000" w:firstRow="0" w:lastRow="0" w:firstColumn="1"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b w:val="0"/>
                <w:bCs w:val="0"/>
                <w:sz w:val="20"/>
                <w:szCs w:val="20"/>
              </w:rPr>
              <w:t>A357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2" w:tooltip="Yang, 2012 #467" w:history="1">
              <w:r w:rsidR="002A3DF1">
                <w:rPr>
                  <w:rFonts w:ascii="Times New Roman" w:hAnsi="Times New Roman" w:cs="Times New Roman"/>
                  <w:b w:val="0"/>
                  <w:bCs w:val="0"/>
                  <w:noProof/>
                  <w:sz w:val="20"/>
                  <w:szCs w:val="20"/>
                </w:rPr>
                <w:t>22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EDF6228" w14:textId="77777777" w:rsidR="00CF1552" w:rsidRDefault="00205DC2" w:rsidP="00E0463D">
            <w:pPr>
              <w:widowControl w:val="0"/>
              <w:rPr>
                <w:rFonts w:ascii="Times New Roman" w:hAnsi="Times New Roman" w:cs="Times New Roman"/>
                <w:sz w:val="20"/>
                <w:szCs w:val="20"/>
              </w:rPr>
            </w:pPr>
            <w:r>
              <w:rPr>
                <w:rFonts w:ascii="Times New Roman" w:hAnsi="Times New Roman" w:cs="Times New Roman"/>
                <w:sz w:val="20"/>
                <w:szCs w:val="20"/>
              </w:rPr>
              <w:t>quenching operation</w:t>
            </w:r>
          </w:p>
          <w:p w14:paraId="1AC574EC" w14:textId="77777777" w:rsidR="00CF1552" w:rsidRDefault="00CF1552" w:rsidP="00E0463D">
            <w:pPr>
              <w:widowControl w:val="0"/>
              <w:rPr>
                <w:rFonts w:ascii="Times New Roman" w:hAnsi="Times New Roman" w:cs="Times New Roman"/>
                <w:sz w:val="20"/>
                <w:szCs w:val="20"/>
              </w:rPr>
            </w:pPr>
          </w:p>
        </w:tc>
        <w:tc>
          <w:tcPr>
            <w:tcW w:w="1260" w:type="dxa"/>
            <w:shd w:val="clear" w:color="auto" w:fill="FFFFFF"/>
          </w:tcPr>
          <w:p w14:paraId="242333CA" w14:textId="77777777" w:rsidR="00CF1552" w:rsidRDefault="00205DC2" w:rsidP="00E0463D">
            <w:pPr>
              <w:widowControl w:val="0"/>
              <w:rPr>
                <w:rFonts w:ascii="Times New Roman" w:hAnsi="Times New Roman" w:cs="Times New Roman"/>
                <w:sz w:val="20"/>
                <w:szCs w:val="20"/>
              </w:rPr>
            </w:pPr>
            <w:r>
              <w:rPr>
                <w:rFonts w:ascii="Times New Roman" w:hAnsi="Times New Roman" w:cs="Times New Roman"/>
                <w:sz w:val="20"/>
                <w:szCs w:val="20"/>
              </w:rPr>
              <w:t>deformation temperature, strain rate and strain</w:t>
            </w:r>
          </w:p>
        </w:tc>
        <w:tc>
          <w:tcPr>
            <w:tcW w:w="1170" w:type="dxa"/>
            <w:shd w:val="clear" w:color="auto" w:fill="FFFFFF"/>
          </w:tcPr>
          <w:p w14:paraId="75868CBE" w14:textId="77777777" w:rsidR="00CF1552" w:rsidRDefault="00205DC2" w:rsidP="00E0463D">
            <w:pPr>
              <w:widowControl w:val="0"/>
              <w:rPr>
                <w:rFonts w:ascii="Times New Roman" w:hAnsi="Times New Roman" w:cs="Times New Roman"/>
                <w:sz w:val="20"/>
                <w:szCs w:val="20"/>
              </w:rPr>
            </w:pPr>
            <w:r>
              <w:rPr>
                <w:rFonts w:ascii="Times New Roman" w:hAnsi="Times New Roman" w:cs="Times New Roman"/>
                <w:sz w:val="20"/>
                <w:szCs w:val="20"/>
              </w:rPr>
              <w:t>tan sigmoid and log sigmoid, linear</w:t>
            </w:r>
          </w:p>
        </w:tc>
        <w:tc>
          <w:tcPr>
            <w:tcW w:w="1350" w:type="dxa"/>
            <w:shd w:val="clear" w:color="auto" w:fill="FFFFFF"/>
          </w:tcPr>
          <w:p w14:paraId="45D2565A" w14:textId="77777777" w:rsidR="00CF1552" w:rsidRDefault="00205DC2" w:rsidP="00E0463D">
            <w:pPr>
              <w:widowControl w:val="0"/>
              <w:rPr>
                <w:rFonts w:ascii="Times New Roman" w:hAnsi="Times New Roman" w:cs="Times New Roman"/>
                <w:sz w:val="20"/>
                <w:szCs w:val="20"/>
              </w:rPr>
            </w:pPr>
            <w:r>
              <w:rPr>
                <w:rFonts w:ascii="Times New Roman" w:hAnsi="Times New Roman" w:cs="Times New Roman"/>
                <w:sz w:val="20"/>
                <w:szCs w:val="20"/>
              </w:rPr>
              <w:t>thermal flow stress</w:t>
            </w:r>
          </w:p>
        </w:tc>
        <w:tc>
          <w:tcPr>
            <w:tcW w:w="1170" w:type="dxa"/>
            <w:shd w:val="clear" w:color="auto" w:fill="FFFFFF"/>
          </w:tcPr>
          <w:p w14:paraId="314781F4" w14:textId="77777777" w:rsidR="00CF1552" w:rsidRPr="00355498" w:rsidRDefault="00205DC2" w:rsidP="00E0463D">
            <w:pPr>
              <w:widowControl w:val="0"/>
              <w:rPr>
                <w:rFonts w:ascii="Times New Roman" w:hAnsi="Times New Roman" w:cs="Times New Roman"/>
                <w:sz w:val="20"/>
                <w:szCs w:val="20"/>
              </w:rPr>
            </w:pPr>
            <w:r w:rsidRPr="00355498">
              <w:rPr>
                <w:rFonts w:ascii="Times New Roman" w:hAnsi="Times New Roman" w:cs="Times New Roman"/>
                <w:sz w:val="20"/>
                <w:szCs w:val="20"/>
              </w:rPr>
              <w:t>thermal</w:t>
            </w:r>
          </w:p>
        </w:tc>
        <w:tc>
          <w:tcPr>
            <w:tcW w:w="2070" w:type="dxa"/>
            <w:shd w:val="clear" w:color="auto" w:fill="FFFFFF"/>
          </w:tcPr>
          <w:p w14:paraId="1F513D84" w14:textId="09D25F25" w:rsidR="00CF1552" w:rsidRDefault="00E01950" w:rsidP="00E0463D">
            <w:pPr>
              <w:widowControl w:val="0"/>
              <w:rPr>
                <w:rFonts w:ascii="Times New Roman" w:hAnsi="Times New Roman" w:cs="Times New Roman"/>
                <w:sz w:val="20"/>
                <w:szCs w:val="20"/>
              </w:rPr>
            </w:pPr>
            <w:bookmarkStart w:id="27" w:name="_Hlk11848461"/>
            <w:bookmarkStart w:id="28" w:name="_GoBack"/>
            <w:r>
              <w:rPr>
                <w:rFonts w:ascii="Times New Roman" w:hAnsi="Times New Roman" w:cs="Times New Roman"/>
                <w:sz w:val="20"/>
                <w:szCs w:val="20"/>
              </w:rPr>
              <w:t>b</w:t>
            </w:r>
            <w:r w:rsidR="00205DC2">
              <w:rPr>
                <w:rFonts w:ascii="Times New Roman" w:hAnsi="Times New Roman" w:cs="Times New Roman"/>
                <w:sz w:val="20"/>
                <w:szCs w:val="20"/>
              </w:rPr>
              <w:t>ackpropagation Neural Network</w:t>
            </w:r>
            <w:bookmarkEnd w:id="27"/>
            <w:bookmarkEnd w:id="28"/>
          </w:p>
        </w:tc>
      </w:tr>
      <w:tr w:rsidR="002C0A4A" w14:paraId="4A77693B" w14:textId="77777777" w:rsidTr="005509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22556B00" w:rsidR="002C0A4A" w:rsidRDefault="002C0A4A"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Alloy 600</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&lt;EndNote&gt;&lt;Cite&gt;&lt;Author&gt;Shi&lt;/Author&gt;&lt;Year&gt;2015&lt;/Year&gt;&lt;RecNum&gt;465&lt;/RecNum&gt;&lt;DisplayText&gt;[21]&lt;/DisplayText&gt;&lt;record&gt;&lt;rec-number&gt;465&lt;/rec-number&gt;&lt;foreign-keys&gt;&lt;key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1" w:tooltip="Shi, 2015 #465" w:history="1">
              <w:r w:rsidR="002A3DF1">
                <w:rPr>
                  <w:rFonts w:ascii="Times New Roman" w:hAnsi="Times New Roman" w:cs="Times New Roman"/>
                  <w:b w:val="0"/>
                  <w:bCs w:val="0"/>
                  <w:noProof/>
                  <w:sz w:val="20"/>
                  <w:szCs w:val="20"/>
                </w:rPr>
                <w:t>21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255BFF7" w14:textId="77777777" w:rsidR="002C0A4A" w:rsidRPr="00266CC5"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266CC5">
              <w:rPr>
                <w:rFonts w:ascii="Times New Roman" w:hAnsi="Times New Roman" w:cs="Times New Roman"/>
                <w:sz w:val="20"/>
                <w:szCs w:val="20"/>
              </w:rPr>
              <w:t>pressurized water reactors (PWR)</w:t>
            </w:r>
          </w:p>
          <w:p w14:paraId="28C2430B"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3F92B352" w14:textId="0DAA622B"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w:t>
            </w:r>
            <w:r w:rsidR="002C0A4A">
              <w:rPr>
                <w:rFonts w:ascii="Times New Roman" w:hAnsi="Times New Roman" w:cs="Times New Roman"/>
                <w:sz w:val="20"/>
                <w:szCs w:val="20"/>
              </w:rPr>
              <w:t xml:space="preserve">emperature, KI, pH, Conductivity, ECP, Yield strength, B(OH)3, </w:t>
            </w:r>
            <w:proofErr w:type="spellStart"/>
            <w:r w:rsidR="002C0A4A">
              <w:rPr>
                <w:rFonts w:ascii="Times New Roman" w:hAnsi="Times New Roman" w:cs="Times New Roman"/>
                <w:sz w:val="20"/>
                <w:szCs w:val="20"/>
              </w:rPr>
              <w:t>LiOH</w:t>
            </w:r>
            <w:proofErr w:type="spellEnd"/>
          </w:p>
        </w:tc>
        <w:tc>
          <w:tcPr>
            <w:tcW w:w="1170" w:type="dxa"/>
            <w:shd w:val="clear" w:color="auto" w:fill="FFFFFF"/>
          </w:tcPr>
          <w:p w14:paraId="79F61EB6" w14:textId="3D87CBD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tan (tanh), linear</w:t>
            </w:r>
          </w:p>
        </w:tc>
        <w:tc>
          <w:tcPr>
            <w:tcW w:w="1350" w:type="dxa"/>
            <w:shd w:val="clear" w:color="auto" w:fill="FFFFFF"/>
          </w:tcPr>
          <w:p w14:paraId="720528B8" w14:textId="77777777" w:rsidR="002C0A4A"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 (CGR)</w:t>
            </w:r>
          </w:p>
        </w:tc>
        <w:tc>
          <w:tcPr>
            <w:tcW w:w="1170" w:type="dxa"/>
            <w:shd w:val="clear" w:color="auto" w:fill="FFFFFF"/>
          </w:tcPr>
          <w:p w14:paraId="4AF81DBE" w14:textId="77777777" w:rsidR="002C0A4A" w:rsidRPr="00355498" w:rsidRDefault="002C0A4A"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2B99E874" w14:textId="5694CB39" w:rsidR="002C0A4A"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C0A4A">
              <w:rPr>
                <w:rFonts w:ascii="Times New Roman" w:hAnsi="Times New Roman" w:cs="Times New Roman"/>
                <w:sz w:val="20"/>
                <w:szCs w:val="20"/>
              </w:rPr>
              <w:t>ackpropagation Neural Network</w:t>
            </w:r>
          </w:p>
        </w:tc>
      </w:tr>
      <w:tr w:rsidR="00CF1552" w14:paraId="68471787" w14:textId="77777777" w:rsidTr="005509D6">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512DB2A3"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Sn-Ag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5" w:tooltip="Li, 2007 #469" w:history="1">
              <w:r w:rsidR="002A3DF1">
                <w:rPr>
                  <w:rFonts w:ascii="Times New Roman" w:hAnsi="Times New Roman" w:cs="Times New Roman"/>
                  <w:b w:val="0"/>
                  <w:bCs w:val="0"/>
                  <w:noProof/>
                  <w:sz w:val="20"/>
                  <w:szCs w:val="20"/>
                </w:rPr>
                <w:t>45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12ED0F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electronics industry</w:t>
            </w:r>
          </w:p>
        </w:tc>
        <w:tc>
          <w:tcPr>
            <w:tcW w:w="1260" w:type="dxa"/>
            <w:shd w:val="clear" w:color="auto" w:fill="FFFFFF"/>
          </w:tcPr>
          <w:p w14:paraId="1C140F1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contents of In. Bi, Sb, RE, Sn, Ag, Cu,</w:t>
            </w:r>
          </w:p>
        </w:tc>
        <w:tc>
          <w:tcPr>
            <w:tcW w:w="1170" w:type="dxa"/>
            <w:shd w:val="clear" w:color="auto" w:fill="FFFFFF"/>
          </w:tcPr>
          <w:p w14:paraId="4894B4E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w:t>
            </w:r>
            <w:proofErr w:type="spellStart"/>
            <w:r>
              <w:rPr>
                <w:rFonts w:ascii="Times New Roman" w:hAnsi="Times New Roman" w:cs="Times New Roman"/>
                <w:sz w:val="20"/>
                <w:szCs w:val="20"/>
              </w:rPr>
              <w:t>purelin</w:t>
            </w:r>
            <w:proofErr w:type="spellEnd"/>
          </w:p>
        </w:tc>
        <w:tc>
          <w:tcPr>
            <w:tcW w:w="1350" w:type="dxa"/>
            <w:shd w:val="clear" w:color="auto" w:fill="FFFFFF"/>
          </w:tcPr>
          <w:p w14:paraId="0BEC2AC8"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tensile strength, shear strength and solidification </w:t>
            </w:r>
            <w:r>
              <w:rPr>
                <w:rFonts w:ascii="Times New Roman" w:hAnsi="Times New Roman" w:cs="Times New Roman"/>
                <w:sz w:val="20"/>
                <w:szCs w:val="20"/>
              </w:rPr>
              <w:lastRenderedPageBreak/>
              <w:t>temperature</w:t>
            </w:r>
          </w:p>
        </w:tc>
        <w:tc>
          <w:tcPr>
            <w:tcW w:w="1170" w:type="dxa"/>
            <w:shd w:val="clear" w:color="auto" w:fill="FFFFFF"/>
          </w:tcPr>
          <w:p w14:paraId="7E31E49D"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mechanical</w:t>
            </w:r>
          </w:p>
        </w:tc>
        <w:tc>
          <w:tcPr>
            <w:tcW w:w="2070" w:type="dxa"/>
            <w:shd w:val="clear" w:color="auto" w:fill="FFFFFF"/>
          </w:tcPr>
          <w:p w14:paraId="5B1C5072" w14:textId="75E1FDED"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5F884B0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15214E08"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Ti-5Al-2Sn-2Zr-4Cr-4Mo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&lt;EndNote&gt;&lt;Cite&gt;&lt;Author&gt;Li&lt;/Author&gt;&lt;Year&gt;1998&lt;/Year&gt;&lt;RecNum&gt;484&lt;/RecNum&gt;&lt;DisplayText&gt;[46]&lt;/DisplayText&gt;&lt;record&gt;&lt;rec-number&gt;484&lt;/rec-number&gt;&lt;foreign-keys&gt;&lt;key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6" w:tooltip="Li, 1998 #484" w:history="1">
              <w:r w:rsidR="002A3DF1">
                <w:rPr>
                  <w:rFonts w:ascii="Times New Roman" w:hAnsi="Times New Roman" w:cs="Times New Roman"/>
                  <w:b w:val="0"/>
                  <w:bCs w:val="0"/>
                  <w:noProof/>
                  <w:sz w:val="20"/>
                  <w:szCs w:val="20"/>
                </w:rPr>
                <w:t>46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7A2F87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elevated temperature</w:t>
            </w:r>
          </w:p>
        </w:tc>
        <w:tc>
          <w:tcPr>
            <w:tcW w:w="1260" w:type="dxa"/>
            <w:shd w:val="clear" w:color="auto" w:fill="FFFFFF"/>
          </w:tcPr>
          <w:p w14:paraId="7223819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deformation temperature, equivalent strain rate, and equivalent strain,</w:t>
            </w:r>
          </w:p>
        </w:tc>
        <w:tc>
          <w:tcPr>
            <w:tcW w:w="1170" w:type="dxa"/>
            <w:shd w:val="clear" w:color="auto" w:fill="FFFFFF"/>
          </w:tcPr>
          <w:p w14:paraId="572E6D5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sigmoid, linear </w:t>
            </w:r>
          </w:p>
        </w:tc>
        <w:tc>
          <w:tcPr>
            <w:tcW w:w="1350" w:type="dxa"/>
            <w:shd w:val="clear" w:color="auto" w:fill="FFFFFF"/>
          </w:tcPr>
          <w:p w14:paraId="2B24ADF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3931D78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2571B7" w14:textId="189BD7D8"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64F26EC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7C81C3DF"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&lt;EndNote&gt;&lt;Cite&gt;&lt;Author&gt;Parthiban&lt;/Author&gt;&lt;Year&gt;2005&lt;/Year&gt;&lt;RecNum&gt;475&lt;/RecNum&gt;&lt;DisplayText&gt;[40]&lt;/DisplayText&gt;&lt;record&gt;&lt;rec-number&gt;475&lt;/rec-number&gt;&lt;foreign-keys&gt;&lt;key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0" w:tooltip="Parthiban, 2005 #475" w:history="1">
              <w:r w:rsidR="002A3DF1">
                <w:rPr>
                  <w:rFonts w:ascii="Times New Roman" w:hAnsi="Times New Roman" w:cs="Times New Roman"/>
                  <w:b w:val="0"/>
                  <w:bCs w:val="0"/>
                  <w:noProof/>
                  <w:sz w:val="20"/>
                  <w:szCs w:val="20"/>
                </w:rPr>
                <w:t>40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107986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concrete structures and buildings</w:t>
            </w:r>
          </w:p>
        </w:tc>
        <w:tc>
          <w:tcPr>
            <w:tcW w:w="1260" w:type="dxa"/>
            <w:shd w:val="clear" w:color="auto" w:fill="FFFFFF"/>
          </w:tcPr>
          <w:p w14:paraId="4B6E25B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intervals</w:t>
            </w:r>
          </w:p>
        </w:tc>
        <w:tc>
          <w:tcPr>
            <w:tcW w:w="1170" w:type="dxa"/>
            <w:shd w:val="clear" w:color="auto" w:fill="FFFFFF"/>
          </w:tcPr>
          <w:p w14:paraId="5BA8F0C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7B292D2C"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455A6F3" w14:textId="26C6C78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190848B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6BBA9C07" w:rsidR="00CF1552" w:rsidRDefault="00E01950"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d</w:t>
            </w:r>
            <w:r w:rsidR="00205DC2">
              <w:rPr>
                <w:rFonts w:ascii="Times New Roman" w:hAnsi="Times New Roman" w:cs="Times New Roman"/>
                <w:b w:val="0"/>
                <w:bCs w:val="0"/>
                <w:sz w:val="20"/>
                <w:szCs w:val="20"/>
              </w:rPr>
              <w:t>ual-phase (DP) steels</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&lt;EndNote&gt;&lt;Cite&gt;&lt;Author&gt;Haque&lt;/Author&gt;&lt;Year&gt;2001&lt;/Year&gt;&lt;RecNum&gt;486&lt;/RecNum&gt;&lt;DisplayText&gt;[32]&lt;/DisplayText&gt;&lt;record&gt;&lt;rec-number&gt;486&lt;/rec-number&gt;&lt;foreign-keys&gt;&lt;key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32" w:tooltip="Haque, 2001 #486" w:history="1">
              <w:r w:rsidR="002A3DF1">
                <w:rPr>
                  <w:rFonts w:ascii="Times New Roman" w:hAnsi="Times New Roman" w:cs="Times New Roman"/>
                  <w:b w:val="0"/>
                  <w:bCs w:val="0"/>
                  <w:noProof/>
                  <w:color w:val="242021"/>
                  <w:sz w:val="20"/>
                  <w:szCs w:val="20"/>
                </w:rPr>
                <w:t>32</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76B8300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corrosive</w:t>
            </w:r>
            <w:r>
              <w:rPr>
                <w:rFonts w:ascii="Times New Roman" w:hAnsi="Times New Roman" w:cs="Times New Roman"/>
                <w:sz w:val="20"/>
                <w:szCs w:val="20"/>
              </w:rPr>
              <w:br/>
              <w:t>environment</w:t>
            </w:r>
          </w:p>
        </w:tc>
        <w:tc>
          <w:tcPr>
            <w:tcW w:w="1260" w:type="dxa"/>
            <w:shd w:val="clear" w:color="auto" w:fill="FFFFFF"/>
          </w:tcPr>
          <w:p w14:paraId="1317A67C" w14:textId="56F3B7EB"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tress intensity factor (DK), and volume % of martensite content (%M)</w:t>
            </w:r>
          </w:p>
        </w:tc>
        <w:tc>
          <w:tcPr>
            <w:tcW w:w="1170" w:type="dxa"/>
            <w:shd w:val="clear" w:color="auto" w:fill="FFFFFF"/>
          </w:tcPr>
          <w:p w14:paraId="0D5A9507" w14:textId="51595A1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w:t>
            </w:r>
          </w:p>
        </w:tc>
        <w:tc>
          <w:tcPr>
            <w:tcW w:w="1350" w:type="dxa"/>
            <w:shd w:val="clear" w:color="auto" w:fill="FFFFFF"/>
          </w:tcPr>
          <w:p w14:paraId="6713E6F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fatigue crack growth rate (da/</w:t>
            </w:r>
            <w:proofErr w:type="spellStart"/>
            <w:r>
              <w:rPr>
                <w:rFonts w:ascii="Times New Roman" w:hAnsi="Times New Roman" w:cs="Times New Roman"/>
                <w:sz w:val="20"/>
                <w:szCs w:val="20"/>
              </w:rPr>
              <w:t>dN</w:t>
            </w:r>
            <w:proofErr w:type="spellEnd"/>
            <w:r>
              <w:rPr>
                <w:rFonts w:ascii="Times New Roman" w:hAnsi="Times New Roman" w:cs="Times New Roman"/>
                <w:sz w:val="20"/>
                <w:szCs w:val="20"/>
              </w:rPr>
              <w:t>)</w:t>
            </w:r>
          </w:p>
        </w:tc>
        <w:tc>
          <w:tcPr>
            <w:tcW w:w="1170" w:type="dxa"/>
            <w:shd w:val="clear" w:color="auto" w:fill="FFFFFF"/>
          </w:tcPr>
          <w:p w14:paraId="018F6447"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069829" w14:textId="5B38FB43" w:rsidR="00CF1552" w:rsidRDefault="00E01950"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169C624"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642C70" w:rsidRPr="001349AB" w:rsidRDefault="00642C70" w:rsidP="00E0463D">
            <w:pPr>
              <w:widowControl w:val="0"/>
              <w:spacing w:after="0"/>
              <w:rPr>
                <w:rFonts w:ascii="Times New Roman" w:hAnsi="Times New Roman" w:cs="Times New Roman"/>
                <w:b w:val="0"/>
                <w:bCs w:val="0"/>
                <w:sz w:val="20"/>
                <w:szCs w:val="20"/>
              </w:rPr>
            </w:pPr>
            <w:r w:rsidRPr="001349AB">
              <w:rPr>
                <w:rFonts w:ascii="Times New Roman" w:hAnsi="Times New Roman" w:cs="Times New Roman"/>
                <w:b w:val="0"/>
                <w:bCs w:val="0"/>
                <w:sz w:val="20"/>
                <w:szCs w:val="20"/>
              </w:rPr>
              <w:t>Al7075-T6</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Al2024-T315</w:t>
            </w:r>
            <w:r>
              <w:rPr>
                <w:rFonts w:ascii="Times New Roman" w:hAnsi="Times New Roman" w:cs="Times New Roman"/>
                <w:b w:val="0"/>
                <w:bCs w:val="0"/>
                <w:sz w:val="20"/>
                <w:szCs w:val="20"/>
              </w:rPr>
              <w:t>,</w:t>
            </w:r>
            <w:r w:rsidRPr="001349AB">
              <w:rPr>
                <w:rFonts w:ascii="Times New Roman" w:hAnsi="Times New Roman" w:cs="Times New Roman"/>
                <w:b w:val="0"/>
                <w:bCs w:val="0"/>
                <w:sz w:val="20"/>
                <w:szCs w:val="20"/>
              </w:rPr>
              <w:t xml:space="preserve"> D16</w:t>
            </w:r>
            <w:r>
              <w:rPr>
                <w:rFonts w:ascii="Times New Roman" w:hAnsi="Times New Roman" w:cs="Times New Roman"/>
                <w:b w:val="0"/>
                <w:bCs w:val="0"/>
                <w:sz w:val="20"/>
                <w:szCs w:val="20"/>
              </w:rPr>
              <w:t xml:space="preserve"> aluminum alloy,</w:t>
            </w:r>
          </w:p>
          <w:p w14:paraId="73B52432" w14:textId="4AA6851B" w:rsidR="00CF1552" w:rsidRDefault="00642C70" w:rsidP="00E0463D">
            <w:pPr>
              <w:widowControl w:val="0"/>
              <w:rPr>
                <w:rFonts w:ascii="Times New Roman" w:hAnsi="Times New Roman" w:cs="Times New Roman"/>
                <w:color w:val="242021"/>
                <w:sz w:val="20"/>
                <w:szCs w:val="20"/>
              </w:rPr>
            </w:pPr>
            <w:r w:rsidRPr="001349AB">
              <w:rPr>
                <w:rFonts w:ascii="Times New Roman" w:hAnsi="Times New Roman" w:cs="Times New Roman"/>
                <w:b w:val="0"/>
                <w:bCs w:val="0"/>
                <w:sz w:val="20"/>
                <w:szCs w:val="20"/>
              </w:rPr>
              <w:t>350 WT steel</w:t>
            </w:r>
            <w:r w:rsidR="00205DC2" w:rsidRPr="00810566">
              <w:rPr>
                <w:rFonts w:ascii="Times New Roman" w:hAnsi="Times New Roman" w:cs="Times New Roman"/>
                <w:color w:val="242021"/>
                <w:sz w:val="20"/>
                <w:szCs w:val="20"/>
              </w:rPr>
              <w:fldChar w:fldCharType="begin"/>
            </w:r>
            <w:r w:rsidR="002C22AF">
              <w:rPr>
                <w:rFonts w:ascii="Times New Roman" w:hAnsi="Times New Roman" w:cs="Times New Roman"/>
                <w:b w:val="0"/>
                <w:bCs w:val="0"/>
                <w:color w:val="242021"/>
                <w:sz w:val="20"/>
                <w:szCs w:val="20"/>
              </w:rPr>
              <w:instrText xml:space="preserve"> ADDIN EN.CITE &lt;EndNote&gt;&lt;Cite&gt;&lt;Author&gt;Zhang&lt;/Author&gt;&lt;Year&gt;2016&lt;/Year&gt;&lt;RecNum&gt;72&lt;/RecNum&gt;&lt;DisplayText&gt;[27]&lt;/DisplayText&gt;&lt;record&gt;&lt;rec-number&gt;72&lt;/rec-number&gt;&lt;foreign-keys&gt;&lt;key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205DC2" w:rsidRPr="00810566">
              <w:rPr>
                <w:rFonts w:ascii="Times New Roman" w:hAnsi="Times New Roman" w:cs="Times New Roman"/>
                <w:color w:val="242021"/>
                <w:sz w:val="20"/>
                <w:szCs w:val="20"/>
              </w:rPr>
              <w:fldChar w:fldCharType="separate"/>
            </w:r>
            <w:r w:rsidR="002C22AF">
              <w:rPr>
                <w:rFonts w:ascii="Times New Roman" w:hAnsi="Times New Roman" w:cs="Times New Roman"/>
                <w:b w:val="0"/>
                <w:bCs w:val="0"/>
                <w:noProof/>
                <w:color w:val="242021"/>
                <w:sz w:val="20"/>
                <w:szCs w:val="20"/>
              </w:rPr>
              <w:t>[</w:t>
            </w:r>
            <w:hyperlink w:anchor="_ENREF_27" w:tooltip="Zhang, 2016 #72" w:history="1">
              <w:r w:rsidR="002A3DF1">
                <w:rPr>
                  <w:rFonts w:ascii="Times New Roman" w:hAnsi="Times New Roman" w:cs="Times New Roman"/>
                  <w:b w:val="0"/>
                  <w:bCs w:val="0"/>
                  <w:noProof/>
                  <w:color w:val="242021"/>
                  <w:sz w:val="20"/>
                  <w:szCs w:val="20"/>
                </w:rPr>
                <w:t>27</w:t>
              </w:r>
            </w:hyperlink>
            <w:r w:rsidR="002C22AF">
              <w:rPr>
                <w:rFonts w:ascii="Times New Roman" w:hAnsi="Times New Roman" w:cs="Times New Roman"/>
                <w:b w:val="0"/>
                <w:bCs w:val="0"/>
                <w:noProof/>
                <w:color w:val="242021"/>
                <w:sz w:val="20"/>
                <w:szCs w:val="20"/>
              </w:rPr>
              <w:t>]</w:t>
            </w:r>
            <w:r w:rsidR="00205DC2" w:rsidRPr="00810566">
              <w:rPr>
                <w:rFonts w:ascii="Times New Roman" w:hAnsi="Times New Roman" w:cs="Times New Roman"/>
                <w:color w:val="242021"/>
                <w:sz w:val="20"/>
                <w:szCs w:val="20"/>
              </w:rPr>
              <w:fldChar w:fldCharType="end"/>
            </w:r>
          </w:p>
        </w:tc>
        <w:tc>
          <w:tcPr>
            <w:tcW w:w="1260" w:type="dxa"/>
            <w:shd w:val="clear" w:color="auto" w:fill="FFFFFF"/>
          </w:tcPr>
          <w:p w14:paraId="073A7AF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aviation sectors</w:t>
            </w:r>
          </w:p>
        </w:tc>
        <w:tc>
          <w:tcPr>
            <w:tcW w:w="1260" w:type="dxa"/>
            <w:shd w:val="clear" w:color="auto" w:fill="FFFFFF"/>
          </w:tcPr>
          <w:p w14:paraId="698D1A3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SIF (stress intensity factor), stress ratio</w:t>
            </w:r>
          </w:p>
        </w:tc>
        <w:tc>
          <w:tcPr>
            <w:tcW w:w="1170" w:type="dxa"/>
            <w:shd w:val="clear" w:color="auto" w:fill="FFFFFF"/>
          </w:tcPr>
          <w:p w14:paraId="6534B0A9" w14:textId="4CB2889A"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16A321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crack growth rate</w:t>
            </w:r>
          </w:p>
        </w:tc>
        <w:tc>
          <w:tcPr>
            <w:tcW w:w="1170" w:type="dxa"/>
            <w:shd w:val="clear" w:color="auto" w:fill="FFFFFF"/>
          </w:tcPr>
          <w:p w14:paraId="520F7484"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5F5CA97" w14:textId="70900188" w:rsidR="00CF1552" w:rsidRDefault="00E01950"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w:t>
            </w:r>
            <w:r w:rsidR="00205DC2">
              <w:rPr>
                <w:rFonts w:ascii="Times New Roman" w:hAnsi="Times New Roman" w:cs="Times New Roman"/>
                <w:sz w:val="20"/>
                <w:szCs w:val="20"/>
              </w:rPr>
              <w:t xml:space="preserve">adial </w:t>
            </w:r>
            <w:r>
              <w:rPr>
                <w:rFonts w:ascii="Times New Roman" w:hAnsi="Times New Roman" w:cs="Times New Roman"/>
                <w:sz w:val="20"/>
                <w:szCs w:val="20"/>
              </w:rPr>
              <w:t>b</w:t>
            </w:r>
            <w:r w:rsidR="00205DC2">
              <w:rPr>
                <w:rFonts w:ascii="Times New Roman" w:hAnsi="Times New Roman" w:cs="Times New Roman"/>
                <w:sz w:val="20"/>
                <w:szCs w:val="20"/>
              </w:rPr>
              <w:t>asi</w:t>
            </w:r>
            <w:r>
              <w:rPr>
                <w:rFonts w:ascii="Times New Roman" w:hAnsi="Times New Roman" w:cs="Times New Roman"/>
                <w:sz w:val="20"/>
                <w:szCs w:val="20"/>
              </w:rPr>
              <w:t>s</w:t>
            </w:r>
            <w:r w:rsidR="00205DC2">
              <w:rPr>
                <w:rFonts w:ascii="Times New Roman" w:hAnsi="Times New Roman" w:cs="Times New Roman"/>
                <w:sz w:val="20"/>
                <w:szCs w:val="20"/>
              </w:rPr>
              <w:t xml:space="preserve"> </w:t>
            </w:r>
            <w:r>
              <w:rPr>
                <w:rFonts w:ascii="Times New Roman" w:hAnsi="Times New Roman" w:cs="Times New Roman"/>
                <w:sz w:val="20"/>
                <w:szCs w:val="20"/>
              </w:rPr>
              <w:t>f</w:t>
            </w:r>
            <w:r w:rsidR="00205DC2">
              <w:rPr>
                <w:rFonts w:ascii="Times New Roman" w:hAnsi="Times New Roman" w:cs="Times New Roman"/>
                <w:sz w:val="20"/>
                <w:szCs w:val="20"/>
              </w:rPr>
              <w:t xml:space="preserve">unction </w:t>
            </w:r>
            <w:r>
              <w:rPr>
                <w:rFonts w:ascii="Times New Roman" w:hAnsi="Times New Roman" w:cs="Times New Roman"/>
                <w:sz w:val="20"/>
                <w:szCs w:val="20"/>
              </w:rPr>
              <w:t>n</w:t>
            </w:r>
            <w:r w:rsidR="00205DC2">
              <w:rPr>
                <w:rFonts w:ascii="Times New Roman" w:hAnsi="Times New Roman" w:cs="Times New Roman"/>
                <w:sz w:val="20"/>
                <w:szCs w:val="20"/>
              </w:rPr>
              <w:t xml:space="preserve">eural </w:t>
            </w:r>
            <w:r>
              <w:rPr>
                <w:rFonts w:ascii="Times New Roman" w:hAnsi="Times New Roman" w:cs="Times New Roman"/>
                <w:sz w:val="20"/>
                <w:szCs w:val="20"/>
              </w:rPr>
              <w:t>n</w:t>
            </w:r>
            <w:r w:rsidR="00205DC2">
              <w:rPr>
                <w:rFonts w:ascii="Times New Roman" w:hAnsi="Times New Roman" w:cs="Times New Roman"/>
                <w:sz w:val="20"/>
                <w:szCs w:val="20"/>
              </w:rPr>
              <w:t>etwork</w:t>
            </w:r>
          </w:p>
        </w:tc>
      </w:tr>
      <w:tr w:rsidR="00CF1552" w14:paraId="767C8F38"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66DF2A01" w:rsidR="00CF1552" w:rsidRDefault="00205DC2" w:rsidP="00E0463D">
            <w:pPr>
              <w:widowControl w:val="0"/>
              <w:spacing w:after="0"/>
              <w:rPr>
                <w:rFonts w:ascii="Times New Roman" w:hAnsi="Times New Roman" w:cs="Times New Roman"/>
                <w:sz w:val="20"/>
                <w:szCs w:val="20"/>
              </w:rPr>
            </w:pPr>
            <w:bookmarkStart w:id="29" w:name="_Hlk2622627"/>
            <w:r>
              <w:rPr>
                <w:rFonts w:ascii="Times New Roman" w:hAnsi="Times New Roman" w:cs="Times New Roman"/>
                <w:b w:val="0"/>
                <w:bCs w:val="0"/>
                <w:sz w:val="20"/>
                <w:szCs w:val="20"/>
              </w:rPr>
              <w:t xml:space="preserve">polyphenylene sulfide (PPS) matrix composites </w:t>
            </w:r>
            <w:r w:rsidRPr="00810566">
              <w:rPr>
                <w:rFonts w:ascii="Times New Roman" w:hAnsi="Times New Roman" w:cs="Times New Roman"/>
                <w:sz w:val="20"/>
                <w:szCs w:val="20"/>
              </w:rPr>
              <w:fldChar w:fldCharType="begin"/>
            </w:r>
            <w:r w:rsidR="007B33F5" w:rsidRPr="006A3F53">
              <w:rPr>
                <w:rFonts w:ascii="Times New Roman" w:hAnsi="Times New Roman" w:cs="Times New Roman"/>
                <w:sz w:val="20"/>
                <w:szCs w:val="20"/>
              </w:rPr>
              <w:instrText xml:space="preserve"> ADDIN EN.CITE &lt;EndNote&gt;&lt;Cite&gt;&lt;Author&gt;Gyurova&lt;/Author&gt;&lt;Year&gt;2011&lt;/Year&gt;&lt;RecNum&gt;618&lt;/RecNum&gt;&lt;DisplayText&gt;[2]&lt;/DisplayText&gt;&lt;record&gt;&lt;rec-number&gt;618&lt;/rec-number&gt;&lt;foreign-keys&gt;&lt;key app="EN" db-id="ese55x5vtzp0x6e9s9tpzwagt5re2t5sfaz5" timestamp="1551051648"&gt;618&lt;/key&gt;&lt;/foreign-keys&gt;&lt;ref-type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dates&gt;&lt;year&gt;2011&lt;/year&gt;&lt;pub-dates&gt;&lt;date&gt;2011/05&lt;/date&gt;&lt;/pub-dates&gt;&lt;/dates&gt;&lt;publisher&gt;Elsevier BV&lt;/publisher&gt;&lt;isbn&gt;0301-679X&lt;/isbn&gt;&lt;urls&gt;&lt;related-urls&gt;&lt;url&gt;http://dx.doi.org/10.1016/j.triboint.2010.12.011&lt;/url&gt;&lt;/related-urls&gt;&lt;/urls&gt;&lt;electronic-resource-num&gt;10.1016/j.triboint.2010.12.011&lt;/electronic-resource-num&gt;&lt;/record&gt;&lt;/Cite&gt;&lt;/EndNote&gt;</w:instrText>
            </w:r>
            <w:r w:rsidRPr="00810566">
              <w:rPr>
                <w:rFonts w:ascii="Times New Roman" w:hAnsi="Times New Roman" w:cs="Times New Roman"/>
                <w:sz w:val="20"/>
                <w:szCs w:val="20"/>
              </w:rPr>
              <w:fldChar w:fldCharType="separate"/>
            </w:r>
            <w:r w:rsidR="007B33F5" w:rsidRPr="006A3F53">
              <w:rPr>
                <w:rFonts w:ascii="Times New Roman" w:hAnsi="Times New Roman" w:cs="Times New Roman"/>
                <w:noProof/>
                <w:sz w:val="20"/>
                <w:szCs w:val="20"/>
              </w:rPr>
              <w:t>[</w:t>
            </w:r>
            <w:hyperlink w:anchor="_ENREF_2" w:tooltip="Gyurova, 2011 #718" w:history="1">
              <w:r w:rsidR="002A3DF1" w:rsidRPr="006A3F53">
                <w:rPr>
                  <w:rFonts w:ascii="Times New Roman" w:hAnsi="Times New Roman" w:cs="Times New Roman"/>
                  <w:noProof/>
                  <w:sz w:val="20"/>
                  <w:szCs w:val="20"/>
                </w:rPr>
                <w:t>2</w:t>
              </w:r>
            </w:hyperlink>
            <w:r w:rsidR="007B33F5" w:rsidRPr="006A3F53">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3E5BD8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w:t>
            </w:r>
            <w:r>
              <w:rPr>
                <w:rFonts w:ascii="Times New Roman" w:hAnsi="Times New Roman" w:cs="Times New Roman"/>
                <w:sz w:val="20"/>
                <w:szCs w:val="20"/>
              </w:rPr>
              <w:br/>
              <w:t>application</w:t>
            </w:r>
          </w:p>
        </w:tc>
        <w:tc>
          <w:tcPr>
            <w:tcW w:w="1260" w:type="dxa"/>
            <w:shd w:val="clear" w:color="auto" w:fill="FFFFFF"/>
          </w:tcPr>
          <w:p w14:paraId="5FA54E0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material compositions (PPS matrix, </w:t>
            </w:r>
            <w:bookmarkStart w:id="30" w:name="_Hlk2557070"/>
            <w:r>
              <w:rPr>
                <w:rFonts w:ascii="Times New Roman" w:hAnsi="Times New Roman" w:cs="Times New Roman"/>
                <w:sz w:val="20"/>
                <w:szCs w:val="20"/>
              </w:rPr>
              <w:t>Short carbon fiber, TiO</w:t>
            </w:r>
            <w:r>
              <w:rPr>
                <w:rFonts w:ascii="Times New Roman" w:hAnsi="Times New Roman" w:cs="Times New Roman"/>
                <w:sz w:val="20"/>
                <w:szCs w:val="20"/>
                <w:vertAlign w:val="subscript"/>
              </w:rPr>
              <w:t>2</w:t>
            </w:r>
            <w:bookmarkEnd w:id="30"/>
            <w:r>
              <w:rPr>
                <w:rFonts w:ascii="Times New Roman" w:hAnsi="Times New Roman" w:cs="Times New Roman"/>
                <w:sz w:val="20"/>
                <w:szCs w:val="20"/>
              </w:rPr>
              <w:t>,</w:t>
            </w:r>
            <w:r>
              <w:rPr>
                <w:rFonts w:ascii="Times New Roman" w:hAnsi="Times New Roman" w:cs="Times New Roman"/>
                <w:color w:val="000000"/>
                <w:sz w:val="20"/>
                <w:szCs w:val="20"/>
              </w:rPr>
              <w:t xml:space="preserve"> </w:t>
            </w:r>
            <w:r>
              <w:rPr>
                <w:rFonts w:ascii="Times New Roman" w:hAnsi="Times New Roman" w:cs="Times New Roman"/>
                <w:sz w:val="20"/>
                <w:szCs w:val="20"/>
              </w:rPr>
              <w:t>PTFE, Graphite), Testing conditions (Sliding speed, Applied pressure)</w:t>
            </w:r>
          </w:p>
        </w:tc>
        <w:tc>
          <w:tcPr>
            <w:tcW w:w="1170" w:type="dxa"/>
            <w:shd w:val="clear" w:color="auto" w:fill="FFFFFF"/>
          </w:tcPr>
          <w:p w14:paraId="63AFDFF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tansig</w:t>
            </w:r>
            <w:proofErr w:type="spellEnd"/>
            <w:r>
              <w:rPr>
                <w:rFonts w:ascii="Times New Roman" w:hAnsi="Times New Roman" w:cs="Times New Roman"/>
                <w:sz w:val="20"/>
                <w:szCs w:val="20"/>
              </w:rPr>
              <w:t>,</w:t>
            </w:r>
            <w:r>
              <w:rPr>
                <w:rFonts w:ascii="Times New Roman" w:hAnsi="Times New Roman" w:cs="Times New Roman"/>
                <w:color w:val="000000"/>
                <w:sz w:val="20"/>
                <w:szCs w:val="20"/>
              </w:rPr>
              <w:t xml:space="preserve"> </w:t>
            </w:r>
            <w:proofErr w:type="spellStart"/>
            <w:r>
              <w:rPr>
                <w:rFonts w:ascii="Times New Roman" w:hAnsi="Times New Roman" w:cs="Times New Roman"/>
                <w:sz w:val="20"/>
                <w:szCs w:val="20"/>
              </w:rPr>
              <w:t>purelin</w:t>
            </w:r>
            <w:proofErr w:type="spellEnd"/>
          </w:p>
        </w:tc>
        <w:tc>
          <w:tcPr>
            <w:tcW w:w="1350" w:type="dxa"/>
            <w:shd w:val="clear" w:color="auto" w:fill="FFFFFF"/>
          </w:tcPr>
          <w:p w14:paraId="6D2F52F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77777777" w:rsidR="00CF1552" w:rsidRPr="00355498" w:rsidRDefault="00355498"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t</w:t>
            </w:r>
            <w:r w:rsidR="00205DC2" w:rsidRPr="00355498">
              <w:rPr>
                <w:rFonts w:ascii="Times New Roman" w:hAnsi="Times New Roman" w:cs="Times New Roman"/>
                <w:sz w:val="20"/>
                <w:szCs w:val="20"/>
              </w:rPr>
              <w:t xml:space="preserve">ribological </w:t>
            </w:r>
          </w:p>
        </w:tc>
        <w:tc>
          <w:tcPr>
            <w:tcW w:w="2070" w:type="dxa"/>
            <w:shd w:val="clear" w:color="auto" w:fill="FFFFFF"/>
          </w:tcPr>
          <w:p w14:paraId="2C4BE428" w14:textId="6CF3D80A"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bookmarkEnd w:id="29"/>
      <w:tr w:rsidR="00CF1552" w14:paraId="07D5E4F9"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87A8663"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lastRenderedPageBreak/>
              <w:t>microalloyed</w:t>
            </w:r>
            <w:proofErr w:type="spellEnd"/>
            <w:r>
              <w:rPr>
                <w:rFonts w:ascii="Times New Roman" w:hAnsi="Times New Roman" w:cs="Times New Roman"/>
                <w:b w:val="0"/>
                <w:bCs w:val="0"/>
                <w:sz w:val="20"/>
                <w:szCs w:val="20"/>
              </w:rPr>
              <w:t xml:space="preserve"> pipeline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&lt;EndNote&gt;&lt;Cite&gt;&lt;Author&gt;Narimani&lt;/Author&gt;&lt;Year&gt;2015&lt;/Year&gt;&lt;RecNum&gt;635&lt;/RecNum&gt;&lt;DisplayText&gt;[56]&lt;/DisplayText&gt;&lt;record&gt;&lt;rec-number&gt;635&lt;/rec-number&gt;&lt;foreign-keys&gt;&lt;key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6" w:tooltip="Narimani, 2015 #635" w:history="1">
              <w:r w:rsidR="002A3DF1">
                <w:rPr>
                  <w:rFonts w:ascii="Times New Roman" w:hAnsi="Times New Roman" w:cs="Times New Roman"/>
                  <w:b w:val="0"/>
                  <w:bCs w:val="0"/>
                  <w:noProof/>
                  <w:sz w:val="20"/>
                  <w:szCs w:val="20"/>
                </w:rPr>
                <w:t>56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4DDC1F12"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petroleum industry</w:t>
            </w:r>
          </w:p>
        </w:tc>
        <w:tc>
          <w:tcPr>
            <w:tcW w:w="1260" w:type="dxa"/>
            <w:shd w:val="clear" w:color="auto" w:fill="FFFFFF"/>
          </w:tcPr>
          <w:p w14:paraId="10A0D27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(carbon, magnesium, niobium, titanium, nitrogen, molybdenum, nickel, aluminum, copper, chromium, vanadium</w:t>
            </w:r>
            <w:r>
              <w:rPr>
                <w:rFonts w:ascii="Times New Roman" w:hAnsi="Times New Roman" w:cs="Times New Roman"/>
                <w:sz w:val="20"/>
                <w:szCs w:val="20"/>
              </w:rPr>
              <w:br/>
              <w:t>and carbon equivalent) and corrosion cell characteristics</w:t>
            </w:r>
            <w:r>
              <w:rPr>
                <w:rFonts w:ascii="Times New Roman" w:hAnsi="Times New Roman" w:cs="Times New Roman"/>
                <w:sz w:val="20"/>
                <w:szCs w:val="20"/>
              </w:rPr>
              <w:br/>
              <w:t>(reference electrode, scan rate, temperature, relative pressure of oxygen, pressure of</w:t>
            </w:r>
            <w:r>
              <w:rPr>
                <w:rFonts w:ascii="Times New Roman" w:hAnsi="Times New Roman" w:cs="Times New Roman"/>
                <w:sz w:val="20"/>
                <w:szCs w:val="20"/>
              </w:rPr>
              <w:br/>
              <w:t>purged CO</w:t>
            </w:r>
            <w:r w:rsidRPr="00810566">
              <w:rPr>
                <w:rFonts w:ascii="Times New Roman" w:hAnsi="Times New Roman" w:cs="Times New Roman"/>
                <w:sz w:val="20"/>
                <w:szCs w:val="20"/>
                <w:vertAlign w:val="subscript"/>
              </w:rPr>
              <w:t>2</w:t>
            </w:r>
            <w:r>
              <w:rPr>
                <w:rFonts w:ascii="Times New Roman" w:hAnsi="Times New Roman" w:cs="Times New Roman"/>
                <w:sz w:val="20"/>
                <w:szCs w:val="20"/>
              </w:rPr>
              <w:t>, chloride ion, bicarbonate concentration)</w:t>
            </w:r>
          </w:p>
        </w:tc>
        <w:tc>
          <w:tcPr>
            <w:tcW w:w="1170" w:type="dxa"/>
            <w:shd w:val="clear" w:color="auto" w:fill="FFFFFF"/>
          </w:tcPr>
          <w:p w14:paraId="04B668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hyperbolic sigmoid, linear</w:t>
            </w:r>
          </w:p>
        </w:tc>
        <w:tc>
          <w:tcPr>
            <w:tcW w:w="1350" w:type="dxa"/>
            <w:shd w:val="clear" w:color="auto" w:fill="FFFFFF"/>
          </w:tcPr>
          <w:p w14:paraId="64D7F2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current density and corrosion</w:t>
            </w:r>
            <w:r>
              <w:rPr>
                <w:rFonts w:ascii="Times New Roman" w:hAnsi="Times New Roman" w:cs="Times New Roman"/>
                <w:sz w:val="20"/>
                <w:szCs w:val="20"/>
              </w:rPr>
              <w:br/>
              <w:t>potential</w:t>
            </w:r>
          </w:p>
        </w:tc>
        <w:tc>
          <w:tcPr>
            <w:tcW w:w="1170" w:type="dxa"/>
            <w:shd w:val="clear" w:color="auto" w:fill="FFFFFF"/>
          </w:tcPr>
          <w:p w14:paraId="4B80E8CF"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B702205" w14:textId="7E75637A"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4776D0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CB5B25" w:rsidR="00CF1552" w:rsidRDefault="00205DC2" w:rsidP="00E0463D">
            <w:pPr>
              <w:widowControl w:val="0"/>
              <w:spacing w:after="0"/>
              <w:rPr>
                <w:rFonts w:ascii="Times New Roman" w:hAnsi="Times New Roman" w:cs="Times New Roman"/>
                <w:sz w:val="20"/>
                <w:szCs w:val="20"/>
              </w:rPr>
            </w:pPr>
            <w:proofErr w:type="spellStart"/>
            <w:r>
              <w:rPr>
                <w:rFonts w:ascii="Times New Roman" w:hAnsi="Times New Roman" w:cs="Times New Roman"/>
                <w:b w:val="0"/>
                <w:bCs w:val="0"/>
                <w:sz w:val="20"/>
                <w:szCs w:val="20"/>
              </w:rPr>
              <w:t>microalloyed</w:t>
            </w:r>
            <w:proofErr w:type="spellEnd"/>
            <w:r>
              <w:rPr>
                <w:rFonts w:ascii="Times New Roman" w:hAnsi="Times New Roman" w:cs="Times New Roman"/>
                <w:b w:val="0"/>
                <w:bCs w:val="0"/>
                <w:sz w:val="20"/>
                <w:szCs w:val="20"/>
              </w:rPr>
              <w:br/>
              <w:t>API X70 line pipe steels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&lt;EndNote&gt;&lt;Cite&gt;&lt;Author&gt;Faizabadi&lt;/Author&gt;&lt;Year&gt;2014&lt;/Year&gt;&lt;RecNum&gt;636&lt;/RecNum&gt;&lt;DisplayText&gt;[36]&lt;/DisplayText&gt;&lt;record&gt;&lt;rec-number&gt;636&lt;/rec-number&gt;&lt;foreign-keys&gt;&lt;key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6" w:tooltip="Faizabadi, 2014 #636" w:history="1">
              <w:r w:rsidR="002A3DF1">
                <w:rPr>
                  <w:rFonts w:ascii="Times New Roman" w:hAnsi="Times New Roman" w:cs="Times New Roman"/>
                  <w:b w:val="0"/>
                  <w:bCs w:val="0"/>
                  <w:noProof/>
                  <w:sz w:val="20"/>
                  <w:szCs w:val="20"/>
                </w:rPr>
                <w:t>36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1622D137"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 and natural gas industries</w:t>
            </w:r>
          </w:p>
        </w:tc>
        <w:tc>
          <w:tcPr>
            <w:tcW w:w="1260" w:type="dxa"/>
            <w:shd w:val="clear" w:color="auto" w:fill="FFFFFF"/>
          </w:tcPr>
          <w:p w14:paraId="50C0D62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 compositions and tensile properties</w:t>
            </w:r>
          </w:p>
        </w:tc>
        <w:tc>
          <w:tcPr>
            <w:tcW w:w="1170" w:type="dxa"/>
            <w:shd w:val="clear" w:color="auto" w:fill="FFFFFF"/>
          </w:tcPr>
          <w:p w14:paraId="10E3EE8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hyperbolic sigmoid, linear </w:t>
            </w:r>
          </w:p>
        </w:tc>
        <w:tc>
          <w:tcPr>
            <w:tcW w:w="1350" w:type="dxa"/>
            <w:shd w:val="clear" w:color="auto" w:fill="FFFFFF"/>
          </w:tcPr>
          <w:p w14:paraId="1342ADE0"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toughness and hardness</w:t>
            </w:r>
          </w:p>
        </w:tc>
        <w:tc>
          <w:tcPr>
            <w:tcW w:w="1170" w:type="dxa"/>
            <w:shd w:val="clear" w:color="auto" w:fill="FFFFFF"/>
          </w:tcPr>
          <w:p w14:paraId="00153562"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48AD9D42" w14:textId="6360933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7F7721C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51264EE6"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Ni–</w:t>
            </w:r>
            <w:proofErr w:type="spellStart"/>
            <w:r>
              <w:rPr>
                <w:rFonts w:ascii="Times New Roman" w:hAnsi="Times New Roman" w:cs="Times New Roman"/>
                <w:b w:val="0"/>
                <w:bCs w:val="0"/>
                <w:sz w:val="20"/>
                <w:szCs w:val="20"/>
              </w:rPr>
              <w:t>SiC</w:t>
            </w:r>
            <w:proofErr w:type="spellEnd"/>
            <w:r>
              <w:rPr>
                <w:rFonts w:ascii="Times New Roman" w:hAnsi="Times New Roman" w:cs="Times New Roman"/>
                <w:b w:val="0"/>
                <w:bCs w:val="0"/>
                <w:sz w:val="20"/>
                <w:szCs w:val="20"/>
              </w:rPr>
              <w:t xml:space="preserve"> composite coatings</w:t>
            </w:r>
            <w:r>
              <w:rPr>
                <w:rFonts w:ascii="Times New Roman" w:hAnsi="Times New Roman" w:cs="Times New Roman"/>
                <w:sz w:val="20"/>
                <w:szCs w:val="20"/>
              </w:rPr>
              <w:fldChar w:fldCharType="begin"/>
            </w:r>
            <w:r w:rsidR="002C22AF">
              <w:rPr>
                <w:rFonts w:ascii="Times New Roman" w:hAnsi="Times New Roman" w:cs="Times New Roman"/>
                <w:sz w:val="20"/>
                <w:szCs w:val="20"/>
              </w:rPr>
              <w:instrText xml:space="preserve"> ADDIN EN.CITE &lt;EndNote&gt;&lt;Cite&gt;&lt;Author&gt;Xu&lt;/Author&gt;&lt;Year&gt;2014&lt;/Year&gt;&lt;RecNum&gt;648&lt;/RecNum&gt;&lt;DisplayText&gt;[57]&lt;/DisplayText&gt;&lt;record&gt;&lt;rec-number&gt;648&lt;/rec-number&gt;&lt;foreign-keys&gt;&lt;key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Pr>
                <w:rFonts w:ascii="Times New Roman" w:hAnsi="Times New Roman" w:cs="Times New Roman"/>
                <w:sz w:val="20"/>
                <w:szCs w:val="20"/>
              </w:rPr>
              <w:fldChar w:fldCharType="separate"/>
            </w:r>
            <w:r w:rsidR="002C22AF">
              <w:rPr>
                <w:rFonts w:ascii="Times New Roman" w:hAnsi="Times New Roman" w:cs="Times New Roman"/>
                <w:noProof/>
                <w:sz w:val="20"/>
                <w:szCs w:val="20"/>
              </w:rPr>
              <w:t>[</w:t>
            </w:r>
            <w:hyperlink w:anchor="_ENREF_57" w:tooltip="Xu, 2014 #648" w:history="1">
              <w:r w:rsidR="002A3DF1">
                <w:rPr>
                  <w:rFonts w:ascii="Times New Roman" w:hAnsi="Times New Roman" w:cs="Times New Roman"/>
                  <w:noProof/>
                  <w:sz w:val="20"/>
                  <w:szCs w:val="20"/>
                </w:rPr>
                <w:t>57</w:t>
              </w:r>
            </w:hyperlink>
            <w:r w:rsidR="002C22AF">
              <w:rPr>
                <w:rFonts w:ascii="Times New Roman" w:hAnsi="Times New Roman" w:cs="Times New Roman"/>
                <w:noProof/>
                <w:sz w:val="20"/>
                <w:szCs w:val="20"/>
              </w:rPr>
              <w:t>]</w:t>
            </w:r>
            <w:r>
              <w:rPr>
                <w:rFonts w:ascii="Times New Roman" w:hAnsi="Times New Roman" w:cs="Times New Roman"/>
                <w:sz w:val="20"/>
                <w:szCs w:val="20"/>
              </w:rPr>
              <w:fldChar w:fldCharType="end"/>
            </w:r>
          </w:p>
        </w:tc>
        <w:tc>
          <w:tcPr>
            <w:tcW w:w="1260" w:type="dxa"/>
            <w:shd w:val="clear" w:color="auto" w:fill="FFFFFF"/>
          </w:tcPr>
          <w:p w14:paraId="6C27B60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various applications which need</w:t>
            </w:r>
            <w:r>
              <w:rPr>
                <w:rFonts w:ascii="AdvOTf9433e2d" w:hAnsi="AdvOTf9433e2d"/>
                <w:color w:val="242021"/>
                <w:sz w:val="20"/>
                <w:szCs w:val="20"/>
              </w:rPr>
              <w:t xml:space="preserve"> </w:t>
            </w:r>
            <w:r>
              <w:rPr>
                <w:rFonts w:ascii="Times New Roman" w:hAnsi="Times New Roman" w:cs="Times New Roman"/>
                <w:sz w:val="20"/>
                <w:szCs w:val="20"/>
              </w:rPr>
              <w:t xml:space="preserve">enhanced microhardness, better wear and corrosion resistance </w:t>
            </w:r>
          </w:p>
        </w:tc>
        <w:tc>
          <w:tcPr>
            <w:tcW w:w="1260" w:type="dxa"/>
            <w:shd w:val="clear" w:color="auto" w:fill="FFFFFF"/>
          </w:tcPr>
          <w:p w14:paraId="4A7E088C" w14:textId="5E48C01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u</w:t>
            </w:r>
            <w:r w:rsidR="00205DC2">
              <w:rPr>
                <w:rFonts w:ascii="Times New Roman" w:hAnsi="Times New Roman" w:cs="Times New Roman"/>
                <w:sz w:val="20"/>
                <w:szCs w:val="20"/>
              </w:rPr>
              <w:t xml:space="preserve">ltrasonic power, </w:t>
            </w:r>
            <w:proofErr w:type="spellStart"/>
            <w:r w:rsidR="00205DC2">
              <w:rPr>
                <w:rFonts w:ascii="Times New Roman" w:hAnsi="Times New Roman" w:cs="Times New Roman"/>
                <w:sz w:val="20"/>
                <w:szCs w:val="20"/>
              </w:rPr>
              <w:t>SiC</w:t>
            </w:r>
            <w:proofErr w:type="spellEnd"/>
            <w:r w:rsidR="00205DC2">
              <w:rPr>
                <w:rFonts w:ascii="Times New Roman" w:hAnsi="Times New Roman" w:cs="Times New Roman"/>
                <w:sz w:val="20"/>
                <w:szCs w:val="20"/>
              </w:rPr>
              <w:t xml:space="preserve"> particle concentration, and current density </w:t>
            </w:r>
          </w:p>
        </w:tc>
        <w:tc>
          <w:tcPr>
            <w:tcW w:w="1170" w:type="dxa"/>
            <w:shd w:val="clear" w:color="auto" w:fill="FFFFFF"/>
          </w:tcPr>
          <w:p w14:paraId="601AC816" w14:textId="7FB86417"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Pr>
                <w:rFonts w:ascii="Times New Roman" w:hAnsi="Times New Roman" w:cs="Times New Roman"/>
                <w:sz w:val="20"/>
                <w:szCs w:val="20"/>
              </w:rPr>
              <w:t>n</w:t>
            </w:r>
            <w:r w:rsidR="00205DC2" w:rsidRPr="00831D33">
              <w:rPr>
                <w:rFonts w:ascii="Times New Roman" w:hAnsi="Times New Roman" w:cs="Times New Roman"/>
                <w:sz w:val="20"/>
                <w:szCs w:val="20"/>
              </w:rPr>
              <w:t>ot clearly defined</w:t>
            </w:r>
          </w:p>
        </w:tc>
        <w:tc>
          <w:tcPr>
            <w:tcW w:w="1350" w:type="dxa"/>
            <w:shd w:val="clear" w:color="auto" w:fill="FFFFFF"/>
          </w:tcPr>
          <w:p w14:paraId="7E7ADD0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weight loss</w:t>
            </w:r>
          </w:p>
        </w:tc>
        <w:tc>
          <w:tcPr>
            <w:tcW w:w="1170" w:type="dxa"/>
            <w:shd w:val="clear" w:color="auto" w:fill="FFFFFF"/>
          </w:tcPr>
          <w:p w14:paraId="4A7EBBCC"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7AF761F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7660DA2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1BCE0672"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lastRenderedPageBreak/>
              <w:t>prestressed,</w:t>
            </w:r>
            <w:r>
              <w:rPr>
                <w:rFonts w:ascii="Times New Roman" w:hAnsi="Times New Roman" w:cs="Times New Roman"/>
                <w:b w:val="0"/>
                <w:bCs w:val="0"/>
                <w:sz w:val="20"/>
                <w:szCs w:val="20"/>
              </w:rPr>
              <w:br/>
              <w:t>posttensioned concrete (PC)</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8" w:tooltip="Lu, 2009 #643" w:history="1">
              <w:r w:rsidR="002A3DF1">
                <w:rPr>
                  <w:rFonts w:ascii="Times New Roman" w:hAnsi="Times New Roman" w:cs="Times New Roman"/>
                  <w:b w:val="0"/>
                  <w:bCs w:val="0"/>
                  <w:noProof/>
                  <w:sz w:val="20"/>
                  <w:szCs w:val="20"/>
                </w:rPr>
                <w:t>58</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0C5E4D7C" w14:textId="42330A7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and structural engineering applications</w:t>
            </w:r>
          </w:p>
        </w:tc>
        <w:tc>
          <w:tcPr>
            <w:tcW w:w="1260" w:type="dxa"/>
            <w:shd w:val="clear" w:color="auto" w:fill="FFFFFF"/>
          </w:tcPr>
          <w:p w14:paraId="18CF48A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stress level of concrete, water-cement ratio, cement-fine aggregate, cement-coarse aggregate ratio and testing age</w:t>
            </w:r>
          </w:p>
        </w:tc>
        <w:tc>
          <w:tcPr>
            <w:tcW w:w="1170" w:type="dxa"/>
            <w:shd w:val="clear" w:color="auto" w:fill="FFFFFF"/>
          </w:tcPr>
          <w:p w14:paraId="63229710" w14:textId="0FE07DC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 for BPNN, radial basis function for RBFNN</w:t>
            </w:r>
          </w:p>
        </w:tc>
        <w:tc>
          <w:tcPr>
            <w:tcW w:w="1350" w:type="dxa"/>
            <w:shd w:val="clear" w:color="auto" w:fill="FFFFFF"/>
          </w:tcPr>
          <w:p w14:paraId="410A38B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carbonation depth</w:t>
            </w:r>
          </w:p>
        </w:tc>
        <w:tc>
          <w:tcPr>
            <w:tcW w:w="1170" w:type="dxa"/>
            <w:shd w:val="clear" w:color="auto" w:fill="FFFFFF"/>
          </w:tcPr>
          <w:p w14:paraId="402DF67B"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E55A327" w14:textId="609FC441"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backpropagation neural network and radial basis function neural network </w:t>
            </w:r>
            <w:r>
              <w:rPr>
                <w:rFonts w:ascii="Times New Roman" w:hAnsi="Times New Roman" w:cs="Times New Roman"/>
                <w:sz w:val="20"/>
                <w:szCs w:val="20"/>
              </w:rPr>
              <w:br/>
            </w:r>
          </w:p>
        </w:tc>
      </w:tr>
      <w:tr w:rsidR="00CF1552" w14:paraId="4E0BF6F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0730E0AC" w:rsidR="00CF1552" w:rsidRDefault="00BA2C26"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s</w:t>
            </w:r>
            <w:r w:rsidR="00205DC2">
              <w:rPr>
                <w:rFonts w:ascii="Times New Roman" w:hAnsi="Times New Roman" w:cs="Times New Roman"/>
                <w:b w:val="0"/>
                <w:bCs w:val="0"/>
                <w:sz w:val="20"/>
                <w:szCs w:val="20"/>
              </w:rPr>
              <w:t>teel reinforced concrete</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&lt;EndNote&gt;&lt;Cite&gt;&lt;Author&gt;Sadowski&lt;/Author&gt;&lt;Year&gt;2013&lt;/Year&gt;&lt;RecNum&gt;647&lt;/RecNum&gt;&lt;DisplayText&gt;[20]&lt;/DisplayText&gt;&lt;record&gt;&lt;rec-number&gt;647&lt;/rec-number&gt;&lt;foreign-keys&gt;&lt;key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0" w:tooltip="Sadowski, 2013 #647" w:history="1">
              <w:r w:rsidR="002A3DF1">
                <w:rPr>
                  <w:rFonts w:ascii="Times New Roman" w:hAnsi="Times New Roman" w:cs="Times New Roman"/>
                  <w:b w:val="0"/>
                  <w:bCs w:val="0"/>
                  <w:noProof/>
                  <w:sz w:val="20"/>
                  <w:szCs w:val="20"/>
                </w:rPr>
                <w:t>20</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6BFA1317" w14:textId="69CD28A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ivil engineering applications</w:t>
            </w:r>
          </w:p>
        </w:tc>
        <w:tc>
          <w:tcPr>
            <w:tcW w:w="1260" w:type="dxa"/>
            <w:shd w:val="clear" w:color="auto" w:fill="FFFFFF"/>
          </w:tcPr>
          <w:p w14:paraId="73BB5090" w14:textId="5D2E06E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w:t>
            </w:r>
            <w:r w:rsidR="00205DC2">
              <w:rPr>
                <w:rFonts w:ascii="Times New Roman" w:hAnsi="Times New Roman" w:cs="Times New Roman"/>
                <w:sz w:val="20"/>
                <w:szCs w:val="20"/>
              </w:rPr>
              <w:t xml:space="preserve">ir temperature, AC resistivity over the steel bar, AC resistivity remote from the steel bar, DC resistivity over the steel bar </w:t>
            </w:r>
          </w:p>
        </w:tc>
        <w:tc>
          <w:tcPr>
            <w:tcW w:w="1170" w:type="dxa"/>
            <w:shd w:val="clear" w:color="auto" w:fill="FFFFFF"/>
          </w:tcPr>
          <w:p w14:paraId="740EA436" w14:textId="03D9064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not</w:t>
            </w:r>
            <w:r w:rsidR="00205DC2">
              <w:rPr>
                <w:rFonts w:ascii="Times New Roman" w:hAnsi="Times New Roman" w:cs="Times New Roman"/>
                <w:sz w:val="20"/>
                <w:szCs w:val="20"/>
              </w:rPr>
              <w:t xml:space="preserve"> clearly defined</w:t>
            </w:r>
          </w:p>
        </w:tc>
        <w:tc>
          <w:tcPr>
            <w:tcW w:w="1350" w:type="dxa"/>
            <w:shd w:val="clear" w:color="auto" w:fill="FFFFFF"/>
          </w:tcPr>
          <w:p w14:paraId="70BEAE3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corrosion current density </w:t>
            </w:r>
          </w:p>
        </w:tc>
        <w:tc>
          <w:tcPr>
            <w:tcW w:w="1170" w:type="dxa"/>
            <w:shd w:val="clear" w:color="auto" w:fill="FFFFFF"/>
          </w:tcPr>
          <w:p w14:paraId="5E2E64E5"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34E19B3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187345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00691D6A"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mild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59" w:tooltip="Sonar, 2005 #645" w:history="1">
              <w:r w:rsidR="002A3DF1">
                <w:rPr>
                  <w:rFonts w:ascii="Times New Roman" w:hAnsi="Times New Roman" w:cs="Times New Roman"/>
                  <w:b w:val="0"/>
                  <w:bCs w:val="0"/>
                  <w:noProof/>
                  <w:sz w:val="20"/>
                  <w:szCs w:val="20"/>
                </w:rPr>
                <w:t>59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7580C2FE"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turning process</w:t>
            </w:r>
          </w:p>
        </w:tc>
        <w:tc>
          <w:tcPr>
            <w:tcW w:w="1260" w:type="dxa"/>
            <w:shd w:val="clear" w:color="auto" w:fill="FFFFFF"/>
          </w:tcPr>
          <w:p w14:paraId="67C58EF8" w14:textId="7FA2C8A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w:t>
            </w:r>
            <w:r w:rsidR="00205DC2">
              <w:rPr>
                <w:rFonts w:ascii="Times New Roman" w:hAnsi="Times New Roman" w:cs="Times New Roman"/>
                <w:sz w:val="20"/>
                <w:szCs w:val="20"/>
              </w:rPr>
              <w:t>eed rate, cutting speed, depth of cut and acceleration of radial vibration</w:t>
            </w:r>
          </w:p>
        </w:tc>
        <w:tc>
          <w:tcPr>
            <w:tcW w:w="1170" w:type="dxa"/>
            <w:shd w:val="clear" w:color="auto" w:fill="FFFFFF"/>
          </w:tcPr>
          <w:p w14:paraId="210AB44F" w14:textId="58E979BF"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shd w:val="clear" w:color="auto" w:fill="FFFFFF"/>
          </w:tcPr>
          <w:p w14:paraId="32B409F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FEF76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60903CA4"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network</w:t>
            </w:r>
          </w:p>
        </w:tc>
      </w:tr>
      <w:tr w:rsidR="00CF1552" w14:paraId="5C20E3E3"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5C8905C5"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aluminum alloys</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&lt;EndNote&gt;&lt;Cite&gt;&lt;Author&gt;Li&lt;/Author&gt;&lt;Year&gt;2013&lt;/Year&gt;&lt;RecNum&gt;649&lt;/RecNum&gt;&lt;DisplayText&gt;[60]&lt;/DisplayText&gt;&lt;record&gt;&lt;rec-number&gt;649&lt;/rec-number&gt;&lt;foreign-keys&gt;&lt;key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0" w:tooltip="Li, 2013 #649" w:history="1">
              <w:r w:rsidR="002A3DF1">
                <w:rPr>
                  <w:rFonts w:ascii="Times New Roman" w:hAnsi="Times New Roman" w:cs="Times New Roman"/>
                  <w:b w:val="0"/>
                  <w:bCs w:val="0"/>
                  <w:noProof/>
                  <w:sz w:val="20"/>
                  <w:szCs w:val="20"/>
                </w:rPr>
                <w:t>60</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CA176F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aerospace and other fields</w:t>
            </w:r>
          </w:p>
        </w:tc>
        <w:tc>
          <w:tcPr>
            <w:tcW w:w="1260" w:type="dxa"/>
            <w:shd w:val="clear" w:color="auto" w:fill="FFFFFF"/>
          </w:tcPr>
          <w:p w14:paraId="1C6A3492" w14:textId="4315EE40"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altitude, annual average temperature, average humidity, annual average sunshine and annual</w:t>
            </w:r>
            <w:r w:rsidR="00293894">
              <w:rPr>
                <w:rFonts w:ascii="Times New Roman" w:hAnsi="Times New Roman" w:cs="Times New Roman"/>
                <w:sz w:val="20"/>
                <w:szCs w:val="20"/>
              </w:rPr>
              <w:t xml:space="preserve"> </w:t>
            </w:r>
            <w:r>
              <w:rPr>
                <w:rFonts w:ascii="Times New Roman" w:hAnsi="Times New Roman" w:cs="Times New Roman"/>
                <w:sz w:val="20"/>
                <w:szCs w:val="20"/>
              </w:rPr>
              <w:t>rainfall</w:t>
            </w:r>
          </w:p>
        </w:tc>
        <w:tc>
          <w:tcPr>
            <w:tcW w:w="1170" w:type="dxa"/>
            <w:shd w:val="clear" w:color="auto" w:fill="FFFFFF"/>
          </w:tcPr>
          <w:p w14:paraId="316F8DB9" w14:textId="70089679"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1F9CAD0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corrosion</w:t>
            </w:r>
          </w:p>
        </w:tc>
        <w:tc>
          <w:tcPr>
            <w:tcW w:w="1170" w:type="dxa"/>
            <w:shd w:val="clear" w:color="auto" w:fill="FFFFFF"/>
          </w:tcPr>
          <w:p w14:paraId="58A6AF92"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0DAA5F91"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68304B1A"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5AB6AFA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 xml:space="preserve">structural carbon </w:t>
            </w:r>
            <w:r>
              <w:rPr>
                <w:rFonts w:ascii="Times New Roman" w:hAnsi="Times New Roman" w:cs="Times New Roman"/>
                <w:b w:val="0"/>
                <w:bCs w:val="0"/>
                <w:sz w:val="20"/>
                <w:szCs w:val="20"/>
              </w:rPr>
              <w:lastRenderedPageBreak/>
              <w:t>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&lt;EndNote&gt;&lt;Cite&gt;&lt;Author&gt;Jančíková&lt;/Author&gt;&lt;Year&gt;2013&lt;/Year&gt;&lt;RecNum&gt;650&lt;/RecNum&gt;&lt;DisplayText&gt;[61]&lt;/DisplayText&gt;&lt;record&gt;&lt;rec-number&gt;650&lt;/rec-number&gt;&lt;foreign-keys&gt;&lt;key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1" w:tooltip="Jančíková, 2013 #650" w:history="1">
              <w:r w:rsidR="002A3DF1">
                <w:rPr>
                  <w:rFonts w:ascii="Times New Roman" w:hAnsi="Times New Roman" w:cs="Times New Roman"/>
                  <w:b w:val="0"/>
                  <w:bCs w:val="0"/>
                  <w:noProof/>
                  <w:sz w:val="20"/>
                  <w:szCs w:val="20"/>
                </w:rPr>
                <w:t>61</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E2578D8"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atmospheric </w:t>
            </w:r>
            <w:r>
              <w:rPr>
                <w:rFonts w:ascii="Times New Roman" w:hAnsi="Times New Roman" w:cs="Times New Roman"/>
                <w:sz w:val="20"/>
                <w:szCs w:val="20"/>
              </w:rPr>
              <w:lastRenderedPageBreak/>
              <w:t>environment</w:t>
            </w:r>
          </w:p>
        </w:tc>
        <w:tc>
          <w:tcPr>
            <w:tcW w:w="1260" w:type="dxa"/>
            <w:shd w:val="clear" w:color="auto" w:fill="FFFFFF"/>
          </w:tcPr>
          <w:p w14:paraId="2E99F57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 xml:space="preserve">local temperature, </w:t>
            </w:r>
            <w:r>
              <w:rPr>
                <w:rFonts w:ascii="Times New Roman" w:hAnsi="Times New Roman" w:cs="Times New Roman"/>
                <w:sz w:val="20"/>
                <w:szCs w:val="20"/>
              </w:rPr>
              <w:lastRenderedPageBreak/>
              <w:t>relative humidity, amount of precipitation, pH of rainfall, air pollution by Sulphur dioxide and exposition time</w:t>
            </w:r>
          </w:p>
        </w:tc>
        <w:tc>
          <w:tcPr>
            <w:tcW w:w="1170" w:type="dxa"/>
            <w:shd w:val="clear" w:color="auto" w:fill="FFFFFF"/>
          </w:tcPr>
          <w:p w14:paraId="636AF84C" w14:textId="44766B1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n</w:t>
            </w:r>
            <w:r w:rsidR="00205DC2">
              <w:rPr>
                <w:rFonts w:ascii="Times New Roman" w:hAnsi="Times New Roman" w:cs="Times New Roman"/>
                <w:sz w:val="20"/>
                <w:szCs w:val="20"/>
              </w:rPr>
              <w:t xml:space="preserve">ot clearly </w:t>
            </w:r>
            <w:r w:rsidR="00205DC2">
              <w:rPr>
                <w:rFonts w:ascii="Times New Roman" w:hAnsi="Times New Roman" w:cs="Times New Roman"/>
                <w:sz w:val="20"/>
                <w:szCs w:val="20"/>
              </w:rPr>
              <w:lastRenderedPageBreak/>
              <w:t>defined</w:t>
            </w:r>
          </w:p>
        </w:tc>
        <w:tc>
          <w:tcPr>
            <w:tcW w:w="1350" w:type="dxa"/>
            <w:shd w:val="clear" w:color="auto" w:fill="FFFFFF"/>
          </w:tcPr>
          <w:p w14:paraId="19C4778B" w14:textId="7E4F9D9B"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a</w:t>
            </w:r>
            <w:r w:rsidR="00205DC2">
              <w:rPr>
                <w:rFonts w:ascii="Times New Roman" w:hAnsi="Times New Roman" w:cs="Times New Roman"/>
                <w:sz w:val="20"/>
                <w:szCs w:val="20"/>
              </w:rPr>
              <w:t xml:space="preserve">tmospheric corrosion </w:t>
            </w:r>
            <w:r w:rsidR="00205DC2">
              <w:rPr>
                <w:rFonts w:ascii="Times New Roman" w:hAnsi="Times New Roman" w:cs="Times New Roman"/>
                <w:sz w:val="20"/>
                <w:szCs w:val="20"/>
              </w:rPr>
              <w:lastRenderedPageBreak/>
              <w:t>weight loss</w:t>
            </w:r>
          </w:p>
        </w:tc>
        <w:tc>
          <w:tcPr>
            <w:tcW w:w="1170" w:type="dxa"/>
            <w:shd w:val="clear" w:color="auto" w:fill="FFFFFF"/>
          </w:tcPr>
          <w:p w14:paraId="212AD39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lastRenderedPageBreak/>
              <w:t>chemical</w:t>
            </w:r>
          </w:p>
        </w:tc>
        <w:tc>
          <w:tcPr>
            <w:tcW w:w="2070" w:type="dxa"/>
            <w:shd w:val="clear" w:color="auto" w:fill="FFFFFF"/>
          </w:tcPr>
          <w:p w14:paraId="0304BF6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9813CBF"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295D0B04" w:rsidR="00CF1552" w:rsidRDefault="00205DC2" w:rsidP="00E0463D">
            <w:pPr>
              <w:widowControl w:val="0"/>
              <w:spacing w:after="0"/>
              <w:rPr>
                <w:rFonts w:ascii="Times New Roman" w:hAnsi="Times New Roman" w:cs="Times New Roman"/>
                <w:sz w:val="20"/>
                <w:szCs w:val="20"/>
              </w:rPr>
            </w:pPr>
            <w:r>
              <w:rPr>
                <w:rFonts w:ascii="Times New Roman" w:hAnsi="Times New Roman" w:cs="Times New Roman"/>
                <w:b w:val="0"/>
                <w:bCs w:val="0"/>
                <w:sz w:val="20"/>
                <w:szCs w:val="20"/>
              </w:rPr>
              <w:t>AA3004 aluminum 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42" w:tooltip="Forouzan, 2007 #519" w:history="1">
              <w:r w:rsidR="002A3DF1">
                <w:rPr>
                  <w:rFonts w:ascii="Times New Roman" w:hAnsi="Times New Roman" w:cs="Times New Roman"/>
                  <w:b w:val="0"/>
                  <w:bCs w:val="0"/>
                  <w:noProof/>
                  <w:sz w:val="20"/>
                  <w:szCs w:val="20"/>
                </w:rPr>
                <w:t>42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BCA85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can making</w:t>
            </w:r>
          </w:p>
        </w:tc>
        <w:tc>
          <w:tcPr>
            <w:tcW w:w="1260" w:type="dxa"/>
            <w:shd w:val="clear" w:color="auto" w:fill="FFFFFF"/>
          </w:tcPr>
          <w:p w14:paraId="037FCF0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the ratio of initial to final thicknesses, reduction, preheating time and temperature, finish rolling temperature and the final annealing</w:t>
            </w:r>
            <w:r>
              <w:rPr>
                <w:rFonts w:ascii="Times New Roman" w:hAnsi="Times New Roman" w:cs="Times New Roman"/>
                <w:sz w:val="20"/>
                <w:szCs w:val="20"/>
              </w:rPr>
              <w:br/>
              <w:t>temperature</w:t>
            </w:r>
          </w:p>
        </w:tc>
        <w:tc>
          <w:tcPr>
            <w:tcW w:w="1170" w:type="dxa"/>
            <w:shd w:val="clear" w:color="auto" w:fill="FFFFFF"/>
          </w:tcPr>
          <w:p w14:paraId="5937014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w:t>
            </w:r>
          </w:p>
        </w:tc>
        <w:tc>
          <w:tcPr>
            <w:tcW w:w="1350" w:type="dxa"/>
            <w:shd w:val="clear" w:color="auto" w:fill="FFFFFF"/>
          </w:tcPr>
          <w:p w14:paraId="2E39260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yield strength, elongation, ultimate</w:t>
            </w:r>
            <w:r>
              <w:rPr>
                <w:rFonts w:ascii="Times New Roman" w:hAnsi="Times New Roman" w:cs="Times New Roman"/>
                <w:sz w:val="20"/>
                <w:szCs w:val="20"/>
              </w:rPr>
              <w:br/>
              <w:t xml:space="preserve">tension strength,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3B73E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tr w:rsidR="00CF1552" w14:paraId="57975FF0"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5A286F7B" w:rsidR="00CF1552" w:rsidRDefault="00205DC2" w:rsidP="00E0463D">
            <w:pPr>
              <w:widowControl w:val="0"/>
              <w:spacing w:after="0"/>
              <w:rPr>
                <w:rFonts w:ascii="Times New Roman" w:hAnsi="Times New Roman" w:cs="Times New Roman"/>
                <w:sz w:val="20"/>
                <w:szCs w:val="20"/>
              </w:rPr>
            </w:pPr>
            <w:bookmarkStart w:id="31" w:name="_Hlk3132756"/>
            <w:r>
              <w:rPr>
                <w:rFonts w:ascii="Times New Roman" w:hAnsi="Times New Roman" w:cs="Times New Roman"/>
                <w:b w:val="0"/>
                <w:bCs w:val="0"/>
                <w:sz w:val="20"/>
                <w:szCs w:val="20"/>
              </w:rPr>
              <w:t>steel strip</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2" w:tooltip="Kermanpur, 2007 #652" w:history="1">
              <w:r w:rsidR="002A3DF1">
                <w:rPr>
                  <w:rFonts w:ascii="Times New Roman" w:hAnsi="Times New Roman" w:cs="Times New Roman"/>
                  <w:b w:val="0"/>
                  <w:bCs w:val="0"/>
                  <w:noProof/>
                  <w:sz w:val="20"/>
                  <w:szCs w:val="20"/>
                </w:rPr>
                <w:t>62</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268440DD" w14:textId="5ABD68B3"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w:t>
            </w:r>
            <w:r w:rsidR="00205DC2">
              <w:rPr>
                <w:rFonts w:ascii="Times New Roman" w:hAnsi="Times New Roman" w:cs="Times New Roman"/>
                <w:sz w:val="20"/>
                <w:szCs w:val="20"/>
              </w:rPr>
              <w:t>ot strip mills</w:t>
            </w:r>
          </w:p>
        </w:tc>
        <w:tc>
          <w:tcPr>
            <w:tcW w:w="1260" w:type="dxa"/>
            <w:shd w:val="clear" w:color="auto" w:fill="FFFFFF"/>
          </w:tcPr>
          <w:p w14:paraId="3AB91D73"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pressure, water</w:t>
            </w:r>
            <w:r>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t>p</w:t>
            </w:r>
            <w:r w:rsidR="00205DC2">
              <w:rPr>
                <w:rFonts w:ascii="Times New Roman" w:hAnsi="Times New Roman" w:cs="Times New Roman"/>
                <w:sz w:val="20"/>
                <w:szCs w:val="20"/>
              </w:rPr>
              <w:t>urelin</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tansig</w:t>
            </w:r>
            <w:proofErr w:type="spellEnd"/>
          </w:p>
        </w:tc>
        <w:tc>
          <w:tcPr>
            <w:tcW w:w="1350" w:type="dxa"/>
            <w:shd w:val="clear" w:color="auto" w:fill="FFFFFF"/>
          </w:tcPr>
          <w:p w14:paraId="55A5FCE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spray impact.</w:t>
            </w:r>
          </w:p>
        </w:tc>
        <w:tc>
          <w:tcPr>
            <w:tcW w:w="1170" w:type="dxa"/>
            <w:shd w:val="clear" w:color="auto" w:fill="FFFFFF"/>
          </w:tcPr>
          <w:p w14:paraId="5BE4CC0A"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3748175"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backpropagation neural network</w:t>
            </w:r>
          </w:p>
        </w:tc>
      </w:tr>
      <w:bookmarkEnd w:id="31"/>
      <w:tr w:rsidR="00CF1552" w14:paraId="09A18AF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20BB71A4" w:rsidR="00CF1552" w:rsidRDefault="00BA2C26"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a</w:t>
            </w:r>
            <w:r w:rsidR="00205DC2">
              <w:rPr>
                <w:rFonts w:ascii="Times New Roman" w:hAnsi="Times New Roman" w:cs="Times New Roman"/>
                <w:b w:val="0"/>
                <w:bCs w:val="0"/>
                <w:sz w:val="20"/>
                <w:szCs w:val="20"/>
              </w:rPr>
              <w:t>luminium</w:t>
            </w:r>
            <w:proofErr w:type="spellEnd"/>
            <w:r w:rsidR="00205DC2">
              <w:rPr>
                <w:rFonts w:ascii="Times New Roman" w:hAnsi="Times New Roman" w:cs="Times New Roman"/>
                <w:b w:val="0"/>
                <w:bCs w:val="0"/>
                <w:sz w:val="20"/>
                <w:szCs w:val="20"/>
              </w:rPr>
              <w:t xml:space="preserve">-based, particulate-reinforced metal matrix composites (MMCs)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3" w:tooltip="Altinkok, 2006 #514" w:history="1">
              <w:r w:rsidR="002A3DF1">
                <w:rPr>
                  <w:rFonts w:ascii="Times New Roman" w:hAnsi="Times New Roman" w:cs="Times New Roman"/>
                  <w:b w:val="0"/>
                  <w:bCs w:val="0"/>
                  <w:noProof/>
                  <w:sz w:val="20"/>
                  <w:szCs w:val="20"/>
                </w:rPr>
                <w:t>63</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21ACEF26"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structural</w:t>
            </w:r>
            <w:r>
              <w:rPr>
                <w:rFonts w:ascii="Times New Roman" w:hAnsi="Times New Roman" w:cs="Times New Roman"/>
                <w:sz w:val="20"/>
                <w:szCs w:val="20"/>
              </w:rPr>
              <w:br/>
              <w:t>applications</w:t>
            </w:r>
          </w:p>
        </w:tc>
        <w:tc>
          <w:tcPr>
            <w:tcW w:w="1260" w:type="dxa"/>
            <w:shd w:val="clear" w:color="auto" w:fill="FFFFFF"/>
          </w:tcPr>
          <w:p w14:paraId="025F544F"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 xml:space="preserve">different </w:t>
            </w:r>
            <w:proofErr w:type="spellStart"/>
            <w:r>
              <w:rPr>
                <w:rFonts w:ascii="Times New Roman" w:hAnsi="Times New Roman" w:cs="Times New Roman"/>
                <w:sz w:val="20"/>
                <w:szCs w:val="20"/>
              </w:rPr>
              <w:t>SiC</w:t>
            </w:r>
            <w:proofErr w:type="spellEnd"/>
            <w:r>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w:t>
            </w:r>
            <w:r w:rsidR="00205DC2">
              <w:rPr>
                <w:rFonts w:ascii="Times New Roman" w:hAnsi="Times New Roman" w:cs="Times New Roman"/>
                <w:sz w:val="20"/>
                <w:szCs w:val="20"/>
              </w:rPr>
              <w:t>igmoid</w:t>
            </w:r>
          </w:p>
        </w:tc>
        <w:tc>
          <w:tcPr>
            <w:tcW w:w="1350" w:type="dxa"/>
            <w:shd w:val="clear" w:color="auto" w:fill="FFFFFF"/>
          </w:tcPr>
          <w:p w14:paraId="7FBB9883"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density and tensile strengths</w:t>
            </w:r>
          </w:p>
        </w:tc>
        <w:tc>
          <w:tcPr>
            <w:tcW w:w="1170" w:type="dxa"/>
            <w:shd w:val="clear" w:color="auto" w:fill="FFFFFF"/>
          </w:tcPr>
          <w:p w14:paraId="5AD6D7D8"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F2355DA" w14:textId="0B0725FB"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w:t>
            </w:r>
            <w:r w:rsidR="00205DC2">
              <w:rPr>
                <w:rFonts w:ascii="Times New Roman" w:hAnsi="Times New Roman" w:cs="Times New Roman"/>
                <w:sz w:val="20"/>
                <w:szCs w:val="20"/>
              </w:rPr>
              <w:t xml:space="preserve">ultilayer Perceptron </w:t>
            </w:r>
          </w:p>
        </w:tc>
      </w:tr>
      <w:tr w:rsidR="00CF1552" w14:paraId="25AB127E"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60060F1F"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IN625 alloy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4" w:tooltip="Montakhab, 2010 #654" w:history="1">
              <w:r w:rsidR="002A3DF1">
                <w:rPr>
                  <w:rFonts w:ascii="Times New Roman" w:hAnsi="Times New Roman" w:cs="Times New Roman"/>
                  <w:b w:val="0"/>
                  <w:bCs w:val="0"/>
                  <w:noProof/>
                  <w:sz w:val="20"/>
                  <w:szCs w:val="20"/>
                </w:rPr>
                <w:t>34</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39333B0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aeronautic, aerospace, marine,</w:t>
            </w:r>
            <w:r>
              <w:rPr>
                <w:rFonts w:ascii="Times New Roman" w:hAnsi="Times New Roman" w:cs="Times New Roman"/>
                <w:sz w:val="20"/>
                <w:szCs w:val="20"/>
              </w:rPr>
              <w:br/>
              <w:t>petrochemic</w:t>
            </w:r>
            <w:r>
              <w:rPr>
                <w:rFonts w:ascii="Times New Roman" w:hAnsi="Times New Roman" w:cs="Times New Roman"/>
                <w:sz w:val="20"/>
                <w:szCs w:val="20"/>
              </w:rPr>
              <w:lastRenderedPageBreak/>
              <w:t>al industries and gas turbine engine components</w:t>
            </w:r>
          </w:p>
        </w:tc>
        <w:tc>
          <w:tcPr>
            <w:tcW w:w="1260" w:type="dxa"/>
            <w:shd w:val="clear" w:color="auto" w:fill="FFFFFF"/>
          </w:tcPr>
          <w:p w14:paraId="7D6CB5B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temperature, strain rate and strain</w:t>
            </w:r>
          </w:p>
        </w:tc>
        <w:tc>
          <w:tcPr>
            <w:tcW w:w="1170" w:type="dxa"/>
            <w:shd w:val="clear" w:color="auto" w:fill="FFFFFF"/>
          </w:tcPr>
          <w:p w14:paraId="4E84FBF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 (</w:t>
            </w:r>
            <w:proofErr w:type="spellStart"/>
            <w:r>
              <w:rPr>
                <w:rFonts w:ascii="AdvP497E2" w:hAnsi="AdvP497E2"/>
                <w:color w:val="242021"/>
                <w:sz w:val="20"/>
                <w:szCs w:val="20"/>
              </w:rPr>
              <w:t>tansig</w:t>
            </w:r>
            <w:proofErr w:type="spellEnd"/>
            <w:r>
              <w:rPr>
                <w:rFonts w:ascii="AdvP497E2" w:hAnsi="AdvP497E2"/>
                <w:color w:val="242021"/>
                <w:sz w:val="20"/>
                <w:szCs w:val="20"/>
              </w:rPr>
              <w:br/>
              <w:t xml:space="preserve">and </w:t>
            </w:r>
            <w:proofErr w:type="spellStart"/>
            <w:r>
              <w:rPr>
                <w:rFonts w:ascii="AdvP497E2" w:hAnsi="AdvP497E2"/>
                <w:color w:val="242021"/>
                <w:sz w:val="20"/>
                <w:szCs w:val="20"/>
              </w:rPr>
              <w:t>logsig</w:t>
            </w:r>
            <w:proofErr w:type="spellEnd"/>
            <w:r>
              <w:rPr>
                <w:rFonts w:ascii="Times New Roman" w:hAnsi="Times New Roman" w:cs="Times New Roman"/>
                <w:sz w:val="20"/>
                <w:szCs w:val="20"/>
              </w:rPr>
              <w:t>)</w:t>
            </w:r>
          </w:p>
        </w:tc>
        <w:tc>
          <w:tcPr>
            <w:tcW w:w="1350" w:type="dxa"/>
            <w:shd w:val="clear" w:color="auto" w:fill="FFFFFF"/>
          </w:tcPr>
          <w:p w14:paraId="5EC2E036"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flow stress</w:t>
            </w:r>
          </w:p>
        </w:tc>
        <w:tc>
          <w:tcPr>
            <w:tcW w:w="1170" w:type="dxa"/>
            <w:shd w:val="clear" w:color="auto" w:fill="FFFFFF"/>
          </w:tcPr>
          <w:p w14:paraId="75205B45"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755A563B"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6A8F8C80"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0E758D9A" w:rsidR="00CF1552" w:rsidRDefault="00BA2C26"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m</w:t>
            </w:r>
            <w:r w:rsidR="00205DC2">
              <w:rPr>
                <w:rFonts w:ascii="Times New Roman" w:hAnsi="Times New Roman" w:cs="Times New Roman"/>
                <w:b w:val="0"/>
                <w:bCs w:val="0"/>
                <w:sz w:val="20"/>
                <w:szCs w:val="20"/>
              </w:rPr>
              <w:t xml:space="preserve">ild steel </w:t>
            </w:r>
            <w:r w:rsidR="00205DC2"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&lt;EndNote&gt;&lt;Cite&gt;&lt;Author&gt;Khaled&lt;/Author&gt;&lt;Year&gt;2012&lt;/Year&gt;&lt;RecNum&gt;656&lt;/RecNum&gt;&lt;DisplayText&gt;[64]&lt;/DisplayText&gt;&lt;record&gt;&lt;rec-number&gt;656&lt;/rec-number&gt;&lt;foreign-keys&gt;&lt;key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00205DC2"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4" w:tooltip="Khaled, 2012 #656" w:history="1">
              <w:r w:rsidR="002A3DF1">
                <w:rPr>
                  <w:rFonts w:ascii="Times New Roman" w:hAnsi="Times New Roman" w:cs="Times New Roman"/>
                  <w:b w:val="0"/>
                  <w:bCs w:val="0"/>
                  <w:noProof/>
                  <w:sz w:val="20"/>
                  <w:szCs w:val="20"/>
                </w:rPr>
                <w:t>64</w:t>
              </w:r>
            </w:hyperlink>
            <w:r w:rsidR="002C22AF">
              <w:rPr>
                <w:rFonts w:ascii="Times New Roman" w:hAnsi="Times New Roman" w:cs="Times New Roman"/>
                <w:b w:val="0"/>
                <w:bCs w:val="0"/>
                <w:noProof/>
                <w:sz w:val="20"/>
                <w:szCs w:val="20"/>
              </w:rPr>
              <w:t>]</w:t>
            </w:r>
            <w:r w:rsidR="00205DC2" w:rsidRPr="00810566">
              <w:rPr>
                <w:rFonts w:ascii="Times New Roman" w:hAnsi="Times New Roman" w:cs="Times New Roman"/>
                <w:sz w:val="20"/>
                <w:szCs w:val="20"/>
              </w:rPr>
              <w:fldChar w:fldCharType="end"/>
            </w:r>
          </w:p>
        </w:tc>
        <w:tc>
          <w:tcPr>
            <w:tcW w:w="1260" w:type="dxa"/>
            <w:shd w:val="clear" w:color="auto" w:fill="FFFFFF"/>
          </w:tcPr>
          <w:p w14:paraId="7434615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chemicals and industries</w:t>
            </w:r>
          </w:p>
        </w:tc>
        <w:tc>
          <w:tcPr>
            <w:tcW w:w="1260" w:type="dxa"/>
            <w:shd w:val="clear" w:color="auto" w:fill="FFFFFF"/>
          </w:tcPr>
          <w:p w14:paraId="18864129"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Hammett constants, dipole moment,</w:t>
            </w:r>
            <w:r>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sigmoid</w:t>
            </w:r>
          </w:p>
        </w:tc>
        <w:tc>
          <w:tcPr>
            <w:tcW w:w="1350" w:type="dxa"/>
            <w:shd w:val="clear" w:color="auto" w:fill="FFFFFF"/>
          </w:tcPr>
          <w:p w14:paraId="1E496E14"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corrosion inhibitor efficiency</w:t>
            </w:r>
          </w:p>
        </w:tc>
        <w:tc>
          <w:tcPr>
            <w:tcW w:w="1170" w:type="dxa"/>
            <w:shd w:val="clear" w:color="auto" w:fill="FFFFFF"/>
          </w:tcPr>
          <w:p w14:paraId="0210BBA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56FAB21B"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22CCD7B5"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3999E3A5"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sandcrete</w:t>
            </w:r>
            <w:proofErr w:type="spellEnd"/>
            <w:r>
              <w:rPr>
                <w:rFonts w:ascii="Times New Roman" w:hAnsi="Times New Roman" w:cs="Times New Roman"/>
                <w:b w:val="0"/>
                <w:bCs w:val="0"/>
                <w:sz w:val="20"/>
                <w:szCs w:val="20"/>
              </w:rPr>
              <w:t xml:space="preserve"> materials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&lt;EndNote&gt;&lt;Cite&gt;&lt;Author&gt;Asteris&lt;/Author&gt;&lt;Year&gt;2017&lt;/Year&gt;&lt;RecNum&gt;30&lt;/RecNum&gt;&lt;DisplayText&gt;[35]&lt;/DisplayText&gt;&lt;record&gt;&lt;rec-number&gt;30&lt;/rec-number&gt;&lt;foreign-keys&gt;&lt;key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35" w:tooltip="Asteris, 2017 #30" w:history="1">
              <w:r w:rsidR="002A3DF1">
                <w:rPr>
                  <w:rFonts w:ascii="Times New Roman" w:hAnsi="Times New Roman" w:cs="Times New Roman"/>
                  <w:b w:val="0"/>
                  <w:bCs w:val="0"/>
                  <w:noProof/>
                  <w:sz w:val="20"/>
                  <w:szCs w:val="20"/>
                </w:rPr>
                <w:t>35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458FD19"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civil engineering</w:t>
            </w:r>
            <w:r>
              <w:rPr>
                <w:rFonts w:ascii="Times New Roman" w:hAnsi="Times New Roman" w:cs="Times New Roman"/>
                <w:sz w:val="20"/>
                <w:szCs w:val="20"/>
              </w:rPr>
              <w:br/>
              <w:t>projects</w:t>
            </w:r>
          </w:p>
        </w:tc>
        <w:tc>
          <w:tcPr>
            <w:tcW w:w="1260" w:type="dxa"/>
            <w:shd w:val="clear" w:color="auto" w:fill="FFFFFF"/>
          </w:tcPr>
          <w:p w14:paraId="74F28DC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water-to-binder ratio (W/B),</w:t>
            </w:r>
            <w:r>
              <w:rPr>
                <w:rFonts w:ascii="Times New Roman" w:hAnsi="Times New Roman" w:cs="Times New Roman"/>
                <w:sz w:val="20"/>
                <w:szCs w:val="20"/>
              </w:rPr>
              <w:br/>
              <w:t>metakaolin addition (MK), binder (B), superplasticizer (SP), and ultrasonic velocity</w:t>
            </w:r>
            <w:r>
              <w:rPr>
                <w:rFonts w:ascii="Times New Roman" w:hAnsi="Times New Roman" w:cs="Times New Roman"/>
                <w:sz w:val="20"/>
                <w:szCs w:val="20"/>
              </w:rPr>
              <w:br/>
              <w:t>(UV).</w:t>
            </w:r>
          </w:p>
        </w:tc>
        <w:tc>
          <w:tcPr>
            <w:tcW w:w="1170" w:type="dxa"/>
            <w:shd w:val="clear" w:color="auto" w:fill="FFFFFF"/>
          </w:tcPr>
          <w:p w14:paraId="183537FA"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logistic sigmoid, hyperbolic tangent</w:t>
            </w:r>
          </w:p>
        </w:tc>
        <w:tc>
          <w:tcPr>
            <w:tcW w:w="1350" w:type="dxa"/>
            <w:shd w:val="clear" w:color="auto" w:fill="FFFFFF"/>
          </w:tcPr>
          <w:p w14:paraId="4CB125E5" w14:textId="759047ED"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ompressive strength, Modulus of Elasticity</w:t>
            </w:r>
          </w:p>
        </w:tc>
        <w:tc>
          <w:tcPr>
            <w:tcW w:w="1170" w:type="dxa"/>
            <w:shd w:val="clear" w:color="auto" w:fill="FFFFFF"/>
          </w:tcPr>
          <w:p w14:paraId="4307A53F"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175B40AC" w14:textId="79E95B64"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b</w:t>
            </w:r>
            <w:r w:rsidR="00205DC2">
              <w:rPr>
                <w:rFonts w:ascii="Times New Roman" w:hAnsi="Times New Roman" w:cs="Times New Roman"/>
                <w:sz w:val="20"/>
                <w:szCs w:val="20"/>
              </w:rPr>
              <w:t>ackpropagation neural network</w:t>
            </w:r>
          </w:p>
        </w:tc>
      </w:tr>
      <w:tr w:rsidR="00CF1552" w14:paraId="34900FEA" w14:textId="77777777" w:rsidTr="005509D6">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12A678C7" w:rsidR="00CF1552" w:rsidRDefault="00205DC2" w:rsidP="00E0463D">
            <w:pPr>
              <w:widowControl w:val="0"/>
              <w:rPr>
                <w:rFonts w:ascii="Times New Roman" w:hAnsi="Times New Roman" w:cs="Times New Roman"/>
                <w:sz w:val="20"/>
                <w:szCs w:val="20"/>
              </w:rPr>
            </w:pPr>
            <w:bookmarkStart w:id="32" w:name="_Hlk3150438"/>
            <w:r>
              <w:rPr>
                <w:rFonts w:ascii="Times New Roman" w:hAnsi="Times New Roman" w:cs="Times New Roman"/>
                <w:b w:val="0"/>
                <w:bCs w:val="0"/>
                <w:sz w:val="20"/>
                <w:szCs w:val="20"/>
              </w:rPr>
              <w:t>structural carbon steel</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&lt;EndNote&gt;&lt;Cite&gt;&lt;Author&gt;Seidl&lt;/Author&gt;&lt;Year&gt;2012&lt;/Year&gt;&lt;RecNum&gt;657&lt;/RecNum&gt;&lt;DisplayText&gt;[29]&lt;/DisplayText&gt;&lt;record&gt;&lt;rec-number&gt;657&lt;/rec-number&gt;&lt;foreign-keys&gt;&lt;key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29" w:tooltip="Seidl, 2012 #657" w:history="1">
              <w:r w:rsidR="002A3DF1">
                <w:rPr>
                  <w:rFonts w:ascii="Times New Roman" w:hAnsi="Times New Roman" w:cs="Times New Roman"/>
                  <w:b w:val="0"/>
                  <w:bCs w:val="0"/>
                  <w:noProof/>
                  <w:sz w:val="20"/>
                  <w:szCs w:val="20"/>
                </w:rPr>
                <w:t>29</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5D99639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atmospheric environment</w:t>
            </w:r>
          </w:p>
        </w:tc>
        <w:tc>
          <w:tcPr>
            <w:tcW w:w="1260" w:type="dxa"/>
            <w:shd w:val="clear" w:color="auto" w:fill="FFFFFF"/>
          </w:tcPr>
          <w:p w14:paraId="608F6DE7"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local temperature, relative</w:t>
            </w:r>
            <w:r>
              <w:rPr>
                <w:rFonts w:ascii="Times New Roman" w:hAnsi="Times New Roman" w:cs="Times New Roman"/>
                <w:sz w:val="20"/>
                <w:szCs w:val="20"/>
              </w:rPr>
              <w:br/>
              <w:t>humidity, amount of precipitation, pH</w:t>
            </w:r>
            <w:r>
              <w:rPr>
                <w:rFonts w:ascii="Times New Roman" w:hAnsi="Times New Roman" w:cs="Times New Roman"/>
                <w:sz w:val="20"/>
                <w:szCs w:val="20"/>
              </w:rPr>
              <w:br/>
              <w:t xml:space="preserve">of rainfall, air pollution by </w:t>
            </w:r>
            <w:proofErr w:type="spellStart"/>
            <w:r>
              <w:rPr>
                <w:rFonts w:ascii="Times New Roman" w:hAnsi="Times New Roman" w:cs="Times New Roman"/>
                <w:sz w:val="20"/>
                <w:szCs w:val="20"/>
              </w:rPr>
              <w:t>sulphur</w:t>
            </w:r>
            <w:proofErr w:type="spellEnd"/>
            <w:r>
              <w:rPr>
                <w:rFonts w:ascii="Times New Roman" w:hAnsi="Times New Roman" w:cs="Times New Roman"/>
                <w:sz w:val="20"/>
                <w:szCs w:val="20"/>
              </w:rPr>
              <w:br/>
              <w:t>dioxide and exposition time</w:t>
            </w:r>
          </w:p>
        </w:tc>
        <w:tc>
          <w:tcPr>
            <w:tcW w:w="1170" w:type="dxa"/>
            <w:shd w:val="clear" w:color="auto" w:fill="FFFFFF"/>
          </w:tcPr>
          <w:p w14:paraId="79781806" w14:textId="71FC0042"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n</w:t>
            </w:r>
            <w:r w:rsidR="00205DC2">
              <w:rPr>
                <w:rFonts w:ascii="Times New Roman" w:hAnsi="Times New Roman" w:cs="Times New Roman"/>
                <w:sz w:val="20"/>
                <w:szCs w:val="20"/>
              </w:rPr>
              <w:t>ot clearly defined</w:t>
            </w:r>
          </w:p>
        </w:tc>
        <w:tc>
          <w:tcPr>
            <w:tcW w:w="1350" w:type="dxa"/>
            <w:shd w:val="clear" w:color="auto" w:fill="FFFFFF"/>
          </w:tcPr>
          <w:p w14:paraId="0F3E879B" w14:textId="5FC2D0F1"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c</w:t>
            </w:r>
            <w:r w:rsidR="00205DC2">
              <w:rPr>
                <w:rFonts w:ascii="Times New Roman" w:hAnsi="Times New Roman" w:cs="Times New Roman"/>
                <w:sz w:val="20"/>
                <w:szCs w:val="20"/>
              </w:rPr>
              <w:t>orrosion weight loss</w:t>
            </w:r>
          </w:p>
        </w:tc>
        <w:tc>
          <w:tcPr>
            <w:tcW w:w="1170" w:type="dxa"/>
            <w:shd w:val="clear" w:color="auto" w:fill="FFFFFF"/>
          </w:tcPr>
          <w:p w14:paraId="6CE50EA9"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shd w:val="clear" w:color="auto" w:fill="FFFFFF"/>
          </w:tcPr>
          <w:p w14:paraId="2A7062EE"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bookmarkEnd w:id="32"/>
      <w:tr w:rsidR="00CF1552" w14:paraId="2C5771AB" w14:textId="77777777" w:rsidTr="005509D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11B810BF" w:rsidR="00CF1552" w:rsidRDefault="00205DC2" w:rsidP="00E0463D">
            <w:pPr>
              <w:widowControl w:val="0"/>
              <w:rPr>
                <w:rFonts w:ascii="Times New Roman" w:hAnsi="Times New Roman" w:cs="Times New Roman"/>
                <w:sz w:val="20"/>
                <w:szCs w:val="20"/>
              </w:rPr>
            </w:pPr>
            <w:proofErr w:type="spellStart"/>
            <w:r>
              <w:rPr>
                <w:rFonts w:ascii="Times New Roman" w:hAnsi="Times New Roman" w:cs="Times New Roman"/>
                <w:b w:val="0"/>
                <w:bCs w:val="0"/>
                <w:sz w:val="20"/>
                <w:szCs w:val="20"/>
              </w:rPr>
              <w:t>Ti</w:t>
            </w:r>
            <w:proofErr w:type="spellEnd"/>
            <w:r>
              <w:rPr>
                <w:rFonts w:ascii="Times New Roman" w:hAnsi="Times New Roman" w:cs="Times New Roman"/>
                <w:b w:val="0"/>
                <w:bCs w:val="0"/>
                <w:sz w:val="20"/>
                <w:szCs w:val="20"/>
              </w:rPr>
              <w:t xml:space="preserve">–6Al–4V </w:t>
            </w:r>
            <w:r>
              <w:rPr>
                <w:rFonts w:ascii="Times New Roman" w:hAnsi="Times New Roman" w:cs="Times New Roman"/>
                <w:b w:val="0"/>
                <w:bCs w:val="0"/>
                <w:sz w:val="20"/>
                <w:szCs w:val="20"/>
              </w:rPr>
              <w:lastRenderedPageBreak/>
              <w:t>alloy</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&lt;EndNote&gt;&lt;Cite&gt;&lt;Author&gt;Upadhyay&lt;/Author&gt;&lt;Year&gt;2013&lt;/Year&gt;&lt;RecNum&gt;658&lt;/RecNum&gt;&lt;DisplayText&gt;[65]&lt;/DisplayText&gt;&lt;record&gt;&lt;rec-number&gt;658&lt;/rec-number&gt;&lt;foreign-keys&gt;&lt;key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5" w:tooltip="Upadhyay, 2013 #658" w:history="1">
              <w:r w:rsidR="002A3DF1">
                <w:rPr>
                  <w:rFonts w:ascii="Times New Roman" w:hAnsi="Times New Roman" w:cs="Times New Roman"/>
                  <w:b w:val="0"/>
                  <w:bCs w:val="0"/>
                  <w:noProof/>
                  <w:sz w:val="20"/>
                  <w:szCs w:val="20"/>
                </w:rPr>
                <w:t>65</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shd w:val="clear" w:color="auto" w:fill="FFFFFF"/>
          </w:tcPr>
          <w:p w14:paraId="68FEC552"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lastRenderedPageBreak/>
              <w:t>turning process</w:t>
            </w:r>
          </w:p>
        </w:tc>
        <w:tc>
          <w:tcPr>
            <w:tcW w:w="1260" w:type="dxa"/>
            <w:shd w:val="clear" w:color="auto" w:fill="FFFFFF"/>
          </w:tcPr>
          <w:p w14:paraId="10E4D42D"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feed rate, depth of</w:t>
            </w:r>
            <w:r>
              <w:rPr>
                <w:rFonts w:ascii="Times New Roman" w:hAnsi="Times New Roman" w:cs="Times New Roman"/>
                <w:sz w:val="20"/>
                <w:szCs w:val="20"/>
              </w:rPr>
              <w:br/>
              <w:t xml:space="preserve">cut, </w:t>
            </w:r>
            <w:r>
              <w:rPr>
                <w:rFonts w:ascii="Times New Roman" w:hAnsi="Times New Roman" w:cs="Times New Roman"/>
                <w:sz w:val="20"/>
                <w:szCs w:val="20"/>
              </w:rPr>
              <w:lastRenderedPageBreak/>
              <w:t>acceleration amplitude of vibration in radial and tangential direction</w:t>
            </w:r>
          </w:p>
        </w:tc>
        <w:tc>
          <w:tcPr>
            <w:tcW w:w="1170" w:type="dxa"/>
            <w:shd w:val="clear" w:color="auto" w:fill="FFFFFF"/>
          </w:tcPr>
          <w:p w14:paraId="35AC7FB7" w14:textId="52DA5635" w:rsidR="00CF1552" w:rsidRDefault="00BA2C26"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Pr>
                <w:rFonts w:ascii="Times New Roman" w:hAnsi="Times New Roman" w:cs="Times New Roman"/>
                <w:sz w:val="20"/>
                <w:szCs w:val="20"/>
              </w:rPr>
              <w:lastRenderedPageBreak/>
              <w:t>t</w:t>
            </w:r>
            <w:r w:rsidR="00205DC2">
              <w:rPr>
                <w:rFonts w:ascii="Times New Roman" w:hAnsi="Times New Roman" w:cs="Times New Roman"/>
                <w:sz w:val="20"/>
                <w:szCs w:val="20"/>
              </w:rPr>
              <w:t>ansig</w:t>
            </w:r>
            <w:proofErr w:type="spellEnd"/>
            <w:r w:rsidR="00205DC2">
              <w:rPr>
                <w:rFonts w:ascii="Times New Roman" w:hAnsi="Times New Roman" w:cs="Times New Roman"/>
                <w:sz w:val="20"/>
                <w:szCs w:val="20"/>
              </w:rPr>
              <w:t xml:space="preserve">, </w:t>
            </w:r>
            <w:proofErr w:type="spellStart"/>
            <w:r w:rsidR="00205DC2">
              <w:rPr>
                <w:rFonts w:ascii="Times New Roman" w:hAnsi="Times New Roman" w:cs="Times New Roman"/>
                <w:sz w:val="20"/>
                <w:szCs w:val="20"/>
              </w:rPr>
              <w:t>Purelin</w:t>
            </w:r>
            <w:proofErr w:type="spellEnd"/>
          </w:p>
        </w:tc>
        <w:tc>
          <w:tcPr>
            <w:tcW w:w="1350" w:type="dxa"/>
            <w:shd w:val="clear" w:color="auto" w:fill="FFFFFF"/>
          </w:tcPr>
          <w:p w14:paraId="35AC6041"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surface roughness</w:t>
            </w:r>
          </w:p>
        </w:tc>
        <w:tc>
          <w:tcPr>
            <w:tcW w:w="1170" w:type="dxa"/>
            <w:shd w:val="clear" w:color="auto" w:fill="FFFFFF"/>
          </w:tcPr>
          <w:p w14:paraId="30F5701C" w14:textId="77777777" w:rsidR="00CF1552" w:rsidRPr="00355498"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mechanical</w:t>
            </w:r>
          </w:p>
        </w:tc>
        <w:tc>
          <w:tcPr>
            <w:tcW w:w="2070" w:type="dxa"/>
            <w:shd w:val="clear" w:color="auto" w:fill="FFFFFF"/>
          </w:tcPr>
          <w:p w14:paraId="52DABB7C" w14:textId="77777777" w:rsidR="00CF1552" w:rsidRDefault="00205DC2" w:rsidP="00E0463D">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multilayer perceptron</w:t>
            </w:r>
          </w:p>
        </w:tc>
      </w:tr>
      <w:tr w:rsidR="00CF1552" w14:paraId="48EC52D0" w14:textId="77777777" w:rsidTr="005509D6">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4FD7E04D" w:rsidR="00CF1552" w:rsidRDefault="00205DC2" w:rsidP="00E0463D">
            <w:pPr>
              <w:widowControl w:val="0"/>
              <w:rPr>
                <w:rFonts w:ascii="Times New Roman" w:hAnsi="Times New Roman" w:cs="Times New Roman"/>
                <w:sz w:val="20"/>
                <w:szCs w:val="20"/>
              </w:rPr>
            </w:pPr>
            <w:r>
              <w:rPr>
                <w:rFonts w:ascii="Times New Roman" w:hAnsi="Times New Roman" w:cs="Times New Roman"/>
                <w:b w:val="0"/>
                <w:bCs w:val="0"/>
                <w:sz w:val="20"/>
                <w:szCs w:val="20"/>
              </w:rPr>
              <w:t xml:space="preserve">carbon steel manganese </w:t>
            </w:r>
            <w:r w:rsidRPr="00810566">
              <w:rPr>
                <w:rFonts w:ascii="Times New Roman" w:hAnsi="Times New Roman" w:cs="Times New Roman"/>
                <w:sz w:val="20"/>
                <w:szCs w:val="20"/>
              </w:rPr>
              <w:fldChar w:fldCharType="begin"/>
            </w:r>
            <w:r w:rsidR="002C22AF">
              <w:rPr>
                <w:rFonts w:ascii="Times New Roman" w:hAnsi="Times New Roman" w:cs="Times New Roman"/>
                <w:b w:val="0"/>
                <w:bCs w:val="0"/>
                <w:sz w:val="20"/>
                <w:szCs w:val="20"/>
              </w:rPr>
              <w:instrText xml:space="preserve"> ADDIN EN.CITE &lt;EndNote&gt;&lt;Cite&gt;&lt;Author&gt;Komijani&lt;/Author&gt;&lt;Year&gt;2016&lt;/Year&gt;&lt;RecNum&gt;662&lt;/RecNum&gt;&lt;DisplayText&gt;[66]&lt;/DisplayText&gt;&lt;record&gt;&lt;rec-number&gt;662&lt;/rec-number&gt;&lt;foreign-keys&gt;&lt;key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810566">
              <w:rPr>
                <w:rFonts w:ascii="Times New Roman" w:hAnsi="Times New Roman" w:cs="Times New Roman"/>
                <w:sz w:val="20"/>
                <w:szCs w:val="20"/>
              </w:rPr>
              <w:fldChar w:fldCharType="separate"/>
            </w:r>
            <w:r w:rsidR="002C22AF">
              <w:rPr>
                <w:rFonts w:ascii="Times New Roman" w:hAnsi="Times New Roman" w:cs="Times New Roman"/>
                <w:b w:val="0"/>
                <w:bCs w:val="0"/>
                <w:noProof/>
                <w:sz w:val="20"/>
                <w:szCs w:val="20"/>
              </w:rPr>
              <w:t>[</w:t>
            </w:r>
            <w:hyperlink w:anchor="_ENREF_66" w:tooltip="Komijani, 2016 #662" w:history="1">
              <w:r w:rsidR="002A3DF1">
                <w:rPr>
                  <w:rFonts w:ascii="Times New Roman" w:hAnsi="Times New Roman" w:cs="Times New Roman"/>
                  <w:b w:val="0"/>
                  <w:bCs w:val="0"/>
                  <w:noProof/>
                  <w:sz w:val="20"/>
                  <w:szCs w:val="20"/>
                </w:rPr>
                <w:t>66</w:t>
              </w:r>
            </w:hyperlink>
            <w:r w:rsidR="002C22AF">
              <w:rPr>
                <w:rFonts w:ascii="Times New Roman" w:hAnsi="Times New Roman" w:cs="Times New Roman"/>
                <w:b w:val="0"/>
                <w:bCs w:val="0"/>
                <w:noProof/>
                <w:sz w:val="20"/>
                <w:szCs w:val="20"/>
              </w:rPr>
              <w:t>]</w:t>
            </w:r>
            <w:r w:rsidRPr="00810566">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oil</w:t>
            </w:r>
            <w:r>
              <w:rPr>
                <w:rFonts w:ascii="Times New Roman" w:hAnsi="Times New Roman" w:cs="Times New Roman"/>
                <w:sz w:val="20"/>
                <w:szCs w:val="20"/>
              </w:rPr>
              <w:br/>
              <w:t>industry</w:t>
            </w:r>
          </w:p>
        </w:tc>
        <w:tc>
          <w:tcPr>
            <w:tcW w:w="1260" w:type="dxa"/>
            <w:tcBorders>
              <w:bottom w:val="single" w:sz="4" w:space="0" w:color="auto"/>
            </w:tcBorders>
            <w:shd w:val="clear" w:color="auto" w:fill="FFFFFF"/>
          </w:tcPr>
          <w:p w14:paraId="62071E90"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time, temperature and inhibitor concentration</w:t>
            </w:r>
            <w:r>
              <w:rPr>
                <w:rFonts w:ascii="TimesNewRomanPSMT" w:hAnsi="TimesNewRomanPSMT"/>
                <w:color w:val="242021"/>
                <w:sz w:val="20"/>
                <w:szCs w:val="20"/>
              </w:rPr>
              <w:t xml:space="preserve"> </w:t>
            </w:r>
            <w:r>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5CBED2CD" w:rsidR="00CF1552" w:rsidRDefault="00BA2C26"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g</w:t>
            </w:r>
            <w:r w:rsidR="00205DC2">
              <w:rPr>
                <w:rFonts w:ascii="Times New Roman" w:hAnsi="Times New Roman" w:cs="Times New Roman"/>
                <w:sz w:val="20"/>
                <w:szCs w:val="20"/>
              </w:rPr>
              <w:t>aussian function</w:t>
            </w:r>
          </w:p>
        </w:tc>
        <w:tc>
          <w:tcPr>
            <w:tcW w:w="1350" w:type="dxa"/>
            <w:tcBorders>
              <w:bottom w:val="single" w:sz="4" w:space="0" w:color="auto"/>
            </w:tcBorders>
            <w:shd w:val="clear" w:color="auto" w:fill="FFFFFF"/>
          </w:tcPr>
          <w:p w14:paraId="2FEF9375"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real and imaginary parts of impedance</w:t>
            </w:r>
          </w:p>
        </w:tc>
        <w:tc>
          <w:tcPr>
            <w:tcW w:w="1170" w:type="dxa"/>
            <w:tcBorders>
              <w:bottom w:val="single" w:sz="4" w:space="0" w:color="auto"/>
            </w:tcBorders>
            <w:shd w:val="clear" w:color="auto" w:fill="FFFFFF"/>
          </w:tcPr>
          <w:p w14:paraId="14F8CC31" w14:textId="77777777" w:rsidR="00CF1552" w:rsidRPr="00355498"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355498">
              <w:rPr>
                <w:rFonts w:ascii="Times New Roman" w:hAnsi="Times New Roman" w:cs="Times New Roman"/>
                <w:sz w:val="20"/>
                <w:szCs w:val="20"/>
              </w:rPr>
              <w:t>chemical</w:t>
            </w:r>
          </w:p>
        </w:tc>
        <w:tc>
          <w:tcPr>
            <w:tcW w:w="2070" w:type="dxa"/>
            <w:tcBorders>
              <w:bottom w:val="single" w:sz="4" w:space="0" w:color="auto"/>
            </w:tcBorders>
            <w:shd w:val="clear" w:color="auto" w:fill="FFFFFF"/>
          </w:tcPr>
          <w:p w14:paraId="27BE41BA" w14:textId="77777777" w:rsidR="00CF1552" w:rsidRDefault="00205DC2" w:rsidP="00E0463D">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radial basis function neural network</w:t>
            </w:r>
          </w:p>
        </w:tc>
      </w:tr>
    </w:tbl>
    <w:p w14:paraId="2D31D207" w14:textId="77777777" w:rsidR="00CF1552" w:rsidRDefault="00CF1552" w:rsidP="00E0463D">
      <w:pPr>
        <w:widowControl w:val="0"/>
        <w:spacing w:after="0"/>
        <w:rPr>
          <w:noProof/>
        </w:rPr>
      </w:pPr>
    </w:p>
    <w:p w14:paraId="6B530F90" w14:textId="77777777" w:rsidR="00CF1552" w:rsidRDefault="00205DC2" w:rsidP="00E0463D">
      <w:pPr>
        <w:pStyle w:val="3"/>
        <w:widowControl w:val="0"/>
        <w:spacing w:after="240"/>
        <w:rPr>
          <w:noProof/>
        </w:rPr>
      </w:pPr>
      <w:r>
        <w:rPr>
          <w:noProof/>
        </w:rPr>
        <w:t>ANN for Materials Performance Prediction</w:t>
      </w:r>
    </w:p>
    <w:p w14:paraId="6C88E9EA" w14:textId="595AE0E7"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&lt;EndNote&gt;&lt;Cite&gt;&lt;Author&gt;Zhang&lt;/Author&gt;&lt;Year&gt;2007&lt;/Year&gt;&lt;RecNum&gt;488&lt;/RecNum&gt;&lt;DisplayText&gt;[67]&lt;/DisplayText&gt;&lt;record&gt;&lt;rec-number&gt;488&lt;/rec-number&gt;&lt;foreign-keys&gt;&lt;key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7" w:tooltip="Zhang, 2007 #488" w:history="1">
        <w:r w:rsidR="002A3DF1">
          <w:rPr>
            <w:rFonts w:ascii="Times New Roman" w:hAnsi="Times New Roman" w:cs="Times New Roman"/>
            <w:noProof/>
            <w:sz w:val="24"/>
            <w:szCs w:val="24"/>
          </w:rPr>
          <w:t>67</w:t>
        </w:r>
      </w:hyperlink>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Therefore, ANN was given an attention of materials researchers for predicting properties related with </w:t>
      </w:r>
      <w:r w:rsidRPr="00A22183">
        <w:rPr>
          <w:rFonts w:ascii="Times New Roman" w:hAnsi="Times New Roman" w:cs="Times New Roman"/>
          <w:noProof/>
          <w:sz w:val="24"/>
          <w:szCs w:val="24"/>
        </w:rPr>
        <w:t xml:space="preserve">mechanical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&lt;EndNote&gt;&lt;Cite&gt;&lt;Author&gt;Ghaisari&lt;/Author&gt;&lt;Year&gt;2012&lt;/Year&gt;&lt;RecNum&gt;448&lt;/RecNum&gt;&lt;DisplayText&gt;[28]&lt;/DisplayText&gt;&lt;record&gt;&lt;rec-number&gt;448&lt;/rec-number&gt;&lt;foreign-keys&gt;&lt;key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8" w:tooltip="Ghaisari, 2012 #448" w:history="1">
        <w:r w:rsidR="002A3DF1">
          <w:rPr>
            <w:rFonts w:ascii="Times New Roman" w:hAnsi="Times New Roman" w:cs="Times New Roman"/>
            <w:noProof/>
            <w:sz w:val="24"/>
            <w:szCs w:val="24"/>
          </w:rPr>
          <w:t>28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 tribological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&lt;EndNote&gt;&lt;Cite&gt;&lt;Author&gt;LiuJie&lt;/Author&gt;&lt;Year&gt;2007&lt;/Year&gt;&lt;RecNum&gt;453&lt;/RecNum&gt;&lt;DisplayText&gt;[68]&lt;/DisplayText&gt;&lt;record&gt;&lt;rec-number&gt;453&lt;/rec-number&gt;&lt;foreign-keys&gt;&lt;key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8" w:tooltip="LiuJie, 2007 #453" w:history="1">
        <w:r w:rsidR="002A3DF1">
          <w:rPr>
            <w:rFonts w:ascii="Times New Roman" w:hAnsi="Times New Roman" w:cs="Times New Roman"/>
            <w:noProof/>
            <w:sz w:val="24"/>
            <w:szCs w:val="24"/>
          </w:rPr>
          <w:t>68</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and wear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&lt;EndNote&gt;&lt;Cite&gt;&lt;Author&gt;Ramesh&lt;/Author&gt;&lt;Year&gt;2007&lt;/Year&gt;&lt;RecNum&gt;471&lt;/RecNum&gt;&lt;DisplayText&gt;[69]&lt;/DisplayText&gt;&lt;record&gt;&lt;rec-number&gt;471&lt;/rec-number&gt;&lt;foreign-keys&gt;&lt;key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9" w:tooltip="Ramesh, 2007 #471" w:history="1">
        <w:r w:rsidR="002A3DF1">
          <w:rPr>
            <w:rFonts w:ascii="Times New Roman" w:hAnsi="Times New Roman" w:cs="Times New Roman"/>
            <w:noProof/>
            <w:sz w:val="24"/>
            <w:szCs w:val="24"/>
          </w:rPr>
          <w:t>69</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There were also many published satisfactory ANN predictions dealing with corrosion related problems </w:t>
      </w:r>
      <w:r w:rsidRPr="00A22183">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&lt;EndNote&gt;&lt;Cite&gt;&lt;Author&gt;Khaled&lt;/Author&gt;&lt;Year&gt;2013&lt;/Year&gt;&lt;RecNum&gt;493&lt;/RecNum&gt;&lt;DisplayText&gt;[70, 71]&lt;/DisplayText&gt;&lt;record&gt;&lt;rec-number&gt;493&lt;/rec-number&gt;&lt;foreign-keys&gt;&lt;key app="EN" db-id="ese55x5vtzp0x6e9s9tpzwagt5re2t5sfaz5" timestamp="1546121566"&gt;493&lt;/key&gt;&lt;/foreign-keys&gt;&lt;ref-type name="Book"&gt;6&lt;/ref-type&gt;&lt;contributors&gt;&lt;authors&gt;&lt;author&gt;Khaled, K.&lt;/author&gt;&lt;author&gt;Sherik, Abdelmounam&lt;/author&gt;&lt;/authors&gt;&lt;/contributors&gt;&lt;titles&gt;&lt;title&gt;Using Neural Networks for Corrosion Inhibition Efficiency Prediction during Corrosion of Steel in Chloride Solutions&lt;/title&gt;&lt;alt-title&gt;International Journal of Electrochemical Science&lt;/alt-title&gt;&lt;/titles&gt;&lt;pages&gt;9918-9935&lt;/pages&gt;&lt;volume&gt;8&lt;/volume&gt;&lt;dates&gt;&lt;year&gt;2013&lt;/year&gt;&lt;/dates&gt;&lt;urls&gt;&lt;/urls&gt;&lt;/record&gt;&lt;/Cite&gt;&lt;Cite&gt;&lt;Author&gt;Díaz&lt;/Author&gt;&lt;Year&gt;2007&lt;/Year&gt;&lt;RecNum&gt;474&lt;/RecNum&gt;&lt;record&gt;&lt;rec-number&gt;474&lt;/rec-number&gt;&lt;foreign-keys&gt;&lt;key app="EN" db-id="ese55x5vtzp0x6e9s9tpzwagt5re2t5sfaz5" timestamp="1546077398"&gt;474&lt;/key&gt;&lt;/foreign-keys&gt;&lt;ref-type name="Journal Article"&gt;17&lt;/ref-type&gt;&lt;contributors&gt;&lt;authors&gt;&lt;author&gt;Díaz, Verónica&lt;/author&gt;&lt;author&gt;López, Carlos&lt;/author&gt;&lt;/authors&gt;&lt;/contributors&gt;&lt;titles&gt;&lt;title&gt;Discovering key meteorological variables in atmospheric corrosion through an artificial neural network model&lt;/title&gt;&lt;secondary-title&gt;Corrosion Science&lt;/secondary-title&gt;&lt;/titles&gt;&lt;periodical&gt;&lt;full-title&gt;Corrosion Science&lt;/full-title&gt;&lt;/periodical&gt;&lt;pages&gt;949-962&lt;/pages&gt;&lt;volume&gt;49&lt;/volume&gt;&lt;number&gt;3&lt;/number&gt;&lt;dates&gt;&lt;year&gt;2007&lt;/year&gt;&lt;pub-dates&gt;&lt;date&gt;2007/03&lt;/date&gt;&lt;/pub-dates&gt;&lt;/dates&gt;&lt;publisher&gt;Elsevier BV&lt;/publisher&gt;&lt;isbn&gt;0010-938X&lt;/isbn&gt;&lt;urls&gt;&lt;related-urls&gt;&lt;url&gt;http://dx.doi.org/10.1016/j.corsci.2006.06.023&lt;/url&gt;&lt;/related-urls&gt;&lt;/urls&gt;&lt;electronic-resource-num&gt;10.1016/j.corsci.2006.06.023&lt;/electronic-resource-num&gt;&lt;/record&gt;&lt;/Cite&gt;&lt;/EndNote&gt;</w:instrText>
      </w:r>
      <w:r w:rsidRPr="00A22183">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70" w:tooltip="Khaled, 2013 #493" w:history="1">
        <w:r w:rsidR="002A3DF1">
          <w:rPr>
            <w:rFonts w:ascii="Times New Roman" w:hAnsi="Times New Roman" w:cs="Times New Roman"/>
            <w:noProof/>
            <w:sz w:val="24"/>
            <w:szCs w:val="24"/>
          </w:rPr>
          <w:t>70</w:t>
        </w:r>
      </w:hyperlink>
      <w:r w:rsidR="002C22AF">
        <w:rPr>
          <w:rFonts w:ascii="Times New Roman" w:hAnsi="Times New Roman" w:cs="Times New Roman"/>
          <w:noProof/>
          <w:sz w:val="24"/>
          <w:szCs w:val="24"/>
        </w:rPr>
        <w:t xml:space="preserve">, </w:t>
      </w:r>
      <w:hyperlink w:anchor="_ENREF_71" w:tooltip="Díaz, 2007 #474" w:history="1">
        <w:r w:rsidR="002A3DF1">
          <w:rPr>
            <w:rFonts w:ascii="Times New Roman" w:hAnsi="Times New Roman" w:cs="Times New Roman"/>
            <w:noProof/>
            <w:sz w:val="24"/>
            <w:szCs w:val="24"/>
          </w:rPr>
          <w:t>71</w:t>
        </w:r>
      </w:hyperlink>
      <w:r w:rsidR="002C22AF">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 xml:space="preserve">Some experimental techniques such as corrosion test, tensile test, theoretical deterministic methods, metallographic corrosion characterization, mechanical testing and AC impedance spectroscopy, etc.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0233002B"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Regarding to space requirement, it is not possible to describe all ANN applications in details so that some of them will be grouped and reviewed into different sections.</w:t>
      </w:r>
    </w:p>
    <w:p w14:paraId="5B82B7B5" w14:textId="77777777" w:rsidR="00CF1552" w:rsidRDefault="00205DC2" w:rsidP="00E0463D">
      <w:pPr>
        <w:pStyle w:val="a3"/>
        <w:widowControl w:val="0"/>
        <w:numPr>
          <w:ilvl w:val="0"/>
          <w:numId w:val="3"/>
        </w:numPr>
        <w:tabs>
          <w:tab w:val="left" w:pos="8355"/>
        </w:tabs>
        <w:spacing w:line="360" w:lineRule="auto"/>
        <w:ind w:left="360"/>
        <w:jc w:val="both"/>
        <w:rPr>
          <w:b/>
          <w:bCs/>
          <w:noProof/>
        </w:rPr>
      </w:pPr>
      <w:r>
        <w:rPr>
          <w:b/>
          <w:bCs/>
          <w:noProof/>
        </w:rPr>
        <w:t>Corrosion</w:t>
      </w:r>
    </w:p>
    <w:p w14:paraId="40CE84C7" w14:textId="48312EB5"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w:t>
      </w:r>
      <w:r w:rsidR="007D7D4C">
        <w:rPr>
          <w:rFonts w:ascii="Times New Roman" w:hAnsi="Times New Roman" w:cs="Times New Roman"/>
          <w:noProof/>
          <w:sz w:val="24"/>
          <w:szCs w:val="24"/>
        </w:rPr>
        <w:lastRenderedPageBreak/>
        <w:t>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multilayer perceptron 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Kenny, Paredes et al.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&lt;EndNote&gt;&lt;Cite&gt;&lt;Author&gt;Kenny&lt;/Author&gt;&lt;Year&gt;2009&lt;/Year&gt;&lt;RecNum&gt;489&lt;/RecNum&gt;&lt;DisplayText&gt;[24]&lt;/DisplayText&gt;&lt;record&gt;&lt;rec-number&gt;489&lt;/rec-number&gt;&lt;foreign-keys&gt;&lt;key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4" w:tooltip="Kenny, 2009 #489" w:history="1">
        <w:r w:rsidR="002A3DF1">
          <w:rPr>
            <w:rFonts w:ascii="Times New Roman" w:hAnsi="Times New Roman" w:cs="Times New Roman"/>
            <w:noProof/>
            <w:sz w:val="24"/>
            <w:szCs w:val="24"/>
          </w:rPr>
          <w:t>24</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(time of exposure, temperature, relative humidity, precipitation, time of wetness, wind velocity, solar radiation, chloride</w:t>
      </w:r>
      <w:r w:rsidR="001178FA">
        <w:rPr>
          <w:rFonts w:ascii="Times New Roman" w:hAnsi="Times New Roman" w:cs="Times New Roman"/>
          <w:noProof/>
          <w:sz w:val="24"/>
          <w:szCs w:val="24"/>
        </w:rPr>
        <w:t xml:space="preserve"> </w:t>
      </w:r>
      <w:r w:rsidR="001178FA" w:rsidRPr="001178FA">
        <w:rPr>
          <w:rFonts w:ascii="Times New Roman" w:hAnsi="Times New Roman" w:cs="Times New Roman"/>
          <w:noProof/>
          <w:sz w:val="24"/>
          <w:szCs w:val="24"/>
        </w:rPr>
        <w:t>ions, 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&lt;EndNote&gt;&lt;Cite&gt;&lt;Author&gt;M. Pourbaix&lt;/Author&gt;&lt;Year&gt;1990&lt;/Year&gt;&lt;RecNum&gt;723&lt;/RecNum&gt;&lt;DisplayText&gt;[72]&lt;/DisplayText&gt;&lt;record&gt;&lt;rec-number&gt;723&lt;/rec-number&gt;&lt;foreign-keys&gt;&lt;key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2" w:tooltip="M. Pourbaix, 1990 #723" w:history="1">
        <w:r w:rsidR="002A3DF1">
          <w:rPr>
            <w:rFonts w:ascii="Times New Roman" w:hAnsi="Times New Roman" w:cs="Times New Roman"/>
            <w:noProof/>
            <w:sz w:val="24"/>
            <w:szCs w:val="24"/>
          </w:rPr>
          <w:t>72</w:t>
        </w:r>
      </w:hyperlink>
      <w:r w:rsidR="00AC338C">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77777777"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&lt;EndNote&gt;&lt;Cite&gt;&lt;Author&gt;Kamrunnahar&lt;/Author&gt;&lt;Year&gt;2011&lt;/Year&gt;&lt;RecNum&gt;470&lt;/RecNum&gt;&lt;DisplayText&gt;[26]&lt;/DisplayText&gt;&lt;record&gt;&lt;rec-number&gt;470&lt;/rec-number&gt;&lt;foreign-keys&gt;&lt;key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6" w:tooltip="Kamrunnahar, 2011 #470" w:history="1">
        <w:r w:rsidR="002A3DF1">
          <w:rPr>
            <w:rFonts w:ascii="Times New Roman" w:hAnsi="Times New Roman" w:cs="Times New Roman"/>
            <w:noProof/>
            <w:sz w:val="24"/>
            <w:szCs w:val="24"/>
          </w:rPr>
          <w:t>26</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&lt;EndNote&gt;&lt;Cite&gt;&lt;Author&gt;Kamrunnahar&lt;/Author&gt;&lt;Year&gt;2010&lt;/Year&gt;&lt;RecNum&gt;487&lt;/RecNum&gt;&lt;DisplayText&gt;[43]&lt;/DisplayText&gt;&lt;record&gt;&lt;rec-number&gt;487&lt;/rec-number&gt;&lt;foreign-keys&gt;&lt;key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3" w:tooltip="Kamrunnahar, 2010 #487" w:history="1">
        <w:r w:rsidR="002A3DF1">
          <w:rPr>
            <w:rFonts w:ascii="Times New Roman" w:hAnsi="Times New Roman" w:cs="Times New Roman"/>
            <w:noProof/>
            <w:sz w:val="24"/>
            <w:szCs w:val="24"/>
          </w:rPr>
          <w:t>43</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lastRenderedPageBreak/>
        <w:t xml:space="preserve">works have shown that ANN prediction results were good agreement with experimental data. </w:t>
      </w:r>
    </w:p>
    <w:p w14:paraId="4DC8A0F5" w14:textId="3699D2BF" w:rsidR="00CF1552" w:rsidRDefault="008406BA"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a note came up from above materials corrosion predictive researches, </w:t>
      </w:r>
      <w:r w:rsidR="00C54C6D">
        <w:rPr>
          <w:rFonts w:ascii="Times New Roman" w:hAnsi="Times New Roman" w:cs="Times New Roman"/>
          <w:noProof/>
          <w:sz w:val="24"/>
          <w:szCs w:val="24"/>
        </w:rPr>
        <w:t xml:space="preserve">more than one </w:t>
      </w:r>
      <w:r>
        <w:rPr>
          <w:rFonts w:ascii="Times New Roman" w:hAnsi="Times New Roman" w:cs="Times New Roman"/>
          <w:noProof/>
          <w:sz w:val="24"/>
          <w:szCs w:val="24"/>
        </w:rPr>
        <w:t xml:space="preserve">ANN models can </w:t>
      </w:r>
      <w:r w:rsidR="00710E5F">
        <w:rPr>
          <w:rFonts w:ascii="Times New Roman" w:hAnsi="Times New Roman" w:cs="Times New Roman"/>
          <w:noProof/>
          <w:sz w:val="24"/>
          <w:szCs w:val="24"/>
        </w:rPr>
        <w:t xml:space="preserve">differently </w:t>
      </w:r>
      <w:r w:rsidR="00BD66BF">
        <w:rPr>
          <w:rFonts w:ascii="Times New Roman" w:hAnsi="Times New Roman" w:cs="Times New Roman"/>
          <w:noProof/>
          <w:sz w:val="24"/>
          <w:szCs w:val="24"/>
        </w:rPr>
        <w:t xml:space="preserve">and separately </w:t>
      </w:r>
      <w:r>
        <w:rPr>
          <w:rFonts w:ascii="Times New Roman" w:hAnsi="Times New Roman" w:cs="Times New Roman"/>
          <w:noProof/>
          <w:sz w:val="24"/>
          <w:szCs w:val="24"/>
        </w:rPr>
        <w:t xml:space="preserve">be developed </w:t>
      </w:r>
      <w:r w:rsidR="00710E5F">
        <w:rPr>
          <w:rFonts w:ascii="Times New Roman" w:hAnsi="Times New Roman" w:cs="Times New Roman"/>
          <w:noProof/>
          <w:sz w:val="24"/>
          <w:szCs w:val="24"/>
        </w:rPr>
        <w:t xml:space="preserve">for different aspects of </w:t>
      </w:r>
      <w:r w:rsidR="00A44CE7">
        <w:rPr>
          <w:rFonts w:ascii="Times New Roman" w:hAnsi="Times New Roman" w:cs="Times New Roman"/>
          <w:noProof/>
          <w:sz w:val="24"/>
          <w:szCs w:val="24"/>
        </w:rPr>
        <w:t>the problem</w:t>
      </w:r>
      <w:r w:rsidR="00710E5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Pr>
          <w:rFonts w:ascii="Times New Roman" w:hAnsi="Times New Roman" w:cs="Times New Roman"/>
          <w:noProof/>
          <w:sz w:val="24"/>
          <w:szCs w:val="24"/>
        </w:rPr>
        <w:t xml:space="preserve">separate </w:t>
      </w:r>
      <w:r w:rsidR="00710E5F">
        <w:rPr>
          <w:rFonts w:ascii="Times New Roman" w:hAnsi="Times New Roman" w:cs="Times New Roman"/>
          <w:noProof/>
          <w:sz w:val="24"/>
          <w:szCs w:val="24"/>
        </w:rPr>
        <w:t xml:space="preserve">ANN models </w:t>
      </w:r>
      <w:r>
        <w:rPr>
          <w:rFonts w:ascii="Times New Roman" w:hAnsi="Times New Roman" w:cs="Times New Roman"/>
          <w:noProof/>
          <w:sz w:val="24"/>
          <w:szCs w:val="24"/>
        </w:rPr>
        <w:t xml:space="preserve">to observe different corrosion behaviors of </w:t>
      </w:r>
      <w:r w:rsidR="00BD66BF">
        <w:rPr>
          <w:rFonts w:ascii="Times New Roman" w:hAnsi="Times New Roman" w:cs="Times New Roman"/>
          <w:noProof/>
          <w:sz w:val="24"/>
          <w:szCs w:val="24"/>
        </w:rPr>
        <w:t>three</w:t>
      </w:r>
      <w:r>
        <w:rPr>
          <w:rFonts w:ascii="Times New Roman" w:hAnsi="Times New Roman" w:cs="Times New Roman"/>
          <w:noProof/>
          <w:sz w:val="24"/>
          <w:szCs w:val="24"/>
        </w:rPr>
        <w:t xml:space="preserve"> materials</w:t>
      </w:r>
      <w:r w:rsidR="00710E5F">
        <w:rPr>
          <w:rFonts w:ascii="Times New Roman" w:hAnsi="Times New Roman" w:cs="Times New Roman"/>
          <w:noProof/>
          <w:sz w:val="24"/>
          <w:szCs w:val="24"/>
        </w:rPr>
        <w:t xml:space="preserve"> in one research</w:t>
      </w:r>
      <w:r>
        <w:rPr>
          <w:rFonts w:ascii="Times New Roman" w:hAnsi="Times New Roman" w:cs="Times New Roman"/>
          <w:noProof/>
          <w:sz w:val="24"/>
          <w:szCs w:val="24"/>
        </w:rPr>
        <w:t xml:space="preserve"> and</w:t>
      </w:r>
      <w:r w:rsidR="00710E5F">
        <w:rPr>
          <w:rFonts w:ascii="Times New Roman" w:hAnsi="Times New Roman" w:cs="Times New Roman"/>
          <w:noProof/>
          <w:sz w:val="24"/>
          <w:szCs w:val="24"/>
        </w:rPr>
        <w:t xml:space="preserve"> three different neural networks</w:t>
      </w:r>
      <w:r>
        <w:rPr>
          <w:rFonts w:ascii="Times New Roman" w:hAnsi="Times New Roman" w:cs="Times New Roman"/>
          <w:noProof/>
          <w:sz w:val="24"/>
          <w:szCs w:val="24"/>
        </w:rPr>
        <w:t xml:space="preserve"> </w:t>
      </w:r>
      <w:r w:rsidR="00710E5F">
        <w:rPr>
          <w:rFonts w:ascii="Times New Roman" w:hAnsi="Times New Roman" w:cs="Times New Roman"/>
          <w:noProof/>
          <w:sz w:val="24"/>
          <w:szCs w:val="24"/>
        </w:rPr>
        <w:t xml:space="preserve">to determine different corrosion </w:t>
      </w:r>
      <w:r w:rsidR="00A44CE7">
        <w:rPr>
          <w:rFonts w:ascii="Times New Roman" w:hAnsi="Times New Roman" w:cs="Times New Roman"/>
          <w:noProof/>
          <w:sz w:val="24"/>
          <w:szCs w:val="24"/>
        </w:rPr>
        <w:t>metrics</w:t>
      </w:r>
      <w:r w:rsidR="00710E5F">
        <w:rPr>
          <w:rFonts w:ascii="Times New Roman" w:hAnsi="Times New Roman" w:cs="Times New Roman"/>
          <w:noProof/>
          <w:sz w:val="24"/>
          <w:szCs w:val="24"/>
        </w:rPr>
        <w:t xml:space="preserve"> of one material</w:t>
      </w:r>
      <w:r w:rsidR="005111D5">
        <w:rPr>
          <w:rFonts w:ascii="Times New Roman" w:hAnsi="Times New Roman" w:cs="Times New Roman"/>
          <w:noProof/>
          <w:sz w:val="24"/>
          <w:szCs w:val="24"/>
        </w:rPr>
        <w:t xml:space="preserve"> in their another work</w:t>
      </w:r>
      <w:r w:rsidR="00710E5F">
        <w:rPr>
          <w:rFonts w:ascii="Times New Roman" w:hAnsi="Times New Roman" w:cs="Times New Roman"/>
          <w:noProof/>
          <w:sz w:val="24"/>
          <w:szCs w:val="24"/>
        </w:rPr>
        <w:t xml:space="preserve">. </w:t>
      </w:r>
      <w:r w:rsidR="00F83359">
        <w:rPr>
          <w:rFonts w:ascii="Times New Roman" w:hAnsi="Times New Roman" w:cs="Times New Roman"/>
          <w:noProof/>
          <w:sz w:val="24"/>
          <w:szCs w:val="24"/>
        </w:rPr>
        <w:t>N</w:t>
      </w:r>
      <w:r w:rsidR="00710E5F">
        <w:rPr>
          <w:rFonts w:ascii="Times New Roman" w:hAnsi="Times New Roman" w:cs="Times New Roman"/>
          <w:noProof/>
          <w:sz w:val="24"/>
          <w:szCs w:val="24"/>
        </w:rPr>
        <w:t xml:space="preserve">o matter </w:t>
      </w:r>
      <w:r w:rsidR="00AA547C">
        <w:rPr>
          <w:rFonts w:ascii="Times New Roman" w:hAnsi="Times New Roman" w:cs="Times New Roman"/>
          <w:noProof/>
          <w:sz w:val="24"/>
          <w:szCs w:val="24"/>
        </w:rPr>
        <w:t xml:space="preserve">what </w:t>
      </w:r>
      <w:r w:rsidR="00710E5F">
        <w:rPr>
          <w:rFonts w:ascii="Times New Roman" w:hAnsi="Times New Roman" w:cs="Times New Roman"/>
          <w:noProof/>
          <w:sz w:val="24"/>
          <w:szCs w:val="24"/>
        </w:rPr>
        <w:t xml:space="preserve">the number of ANN models are, </w:t>
      </w:r>
      <w:r w:rsidR="00F83359">
        <w:rPr>
          <w:rFonts w:ascii="Times New Roman" w:hAnsi="Times New Roman" w:cs="Times New Roman"/>
          <w:noProof/>
          <w:sz w:val="24"/>
          <w:szCs w:val="24"/>
        </w:rPr>
        <w:t>the critical point to take account is that</w:t>
      </w:r>
      <w:r w:rsidR="00F83359" w:rsidRPr="00AC70D3">
        <w:rPr>
          <w:rFonts w:ascii="Times New Roman" w:hAnsi="Times New Roman" w:cs="Times New Roman"/>
          <w:noProof/>
          <w:sz w:val="24"/>
          <w:szCs w:val="24"/>
        </w:rPr>
        <w:t xml:space="preserve"> </w:t>
      </w:r>
      <w:r w:rsidR="00205DC2" w:rsidRPr="00AC70D3">
        <w:rPr>
          <w:rFonts w:ascii="Times New Roman" w:hAnsi="Times New Roman" w:cs="Times New Roman"/>
          <w:noProof/>
          <w:sz w:val="24"/>
          <w:szCs w:val="24"/>
        </w:rPr>
        <w:t xml:space="preserve">more data points would be needed to </w:t>
      </w:r>
      <w:r w:rsidR="00744DE0" w:rsidRPr="00AC70D3">
        <w:rPr>
          <w:rFonts w:ascii="Times New Roman" w:hAnsi="Times New Roman" w:cs="Times New Roman"/>
          <w:noProof/>
          <w:sz w:val="24"/>
          <w:szCs w:val="24"/>
        </w:rPr>
        <w:t xml:space="preserve">establish </w:t>
      </w:r>
      <w:r w:rsidR="00205DC2" w:rsidRPr="00AC70D3">
        <w:rPr>
          <w:rFonts w:ascii="Times New Roman" w:hAnsi="Times New Roman" w:cs="Times New Roman"/>
          <w:noProof/>
          <w:sz w:val="24"/>
          <w:szCs w:val="24"/>
        </w:rPr>
        <w:t>a more robust</w:t>
      </w:r>
      <w:r w:rsidR="00947AE5">
        <w:rPr>
          <w:rFonts w:ascii="Times New Roman" w:hAnsi="Times New Roman" w:cs="Times New Roman"/>
          <w:noProof/>
          <w:sz w:val="24"/>
          <w:szCs w:val="24"/>
        </w:rPr>
        <w:t xml:space="preserve"> and </w:t>
      </w:r>
      <w:r w:rsidR="00E9421A">
        <w:rPr>
          <w:rFonts w:ascii="Times New Roman" w:hAnsi="Times New Roman" w:cs="Times New Roman"/>
          <w:noProof/>
          <w:sz w:val="24"/>
          <w:szCs w:val="24"/>
        </w:rPr>
        <w:t>reliable</w:t>
      </w:r>
      <w:r>
        <w:rPr>
          <w:rFonts w:ascii="Times New Roman" w:hAnsi="Times New Roman" w:cs="Times New Roman"/>
          <w:noProof/>
          <w:sz w:val="24"/>
          <w:szCs w:val="24"/>
        </w:rPr>
        <w:t xml:space="preserve"> </w:t>
      </w:r>
      <w:r w:rsidR="00947AE5">
        <w:rPr>
          <w:rFonts w:ascii="Times New Roman" w:hAnsi="Times New Roman" w:cs="Times New Roman"/>
          <w:noProof/>
          <w:sz w:val="24"/>
          <w:szCs w:val="24"/>
        </w:rPr>
        <w:t xml:space="preserve">ANN model </w:t>
      </w:r>
      <w:r>
        <w:rPr>
          <w:rFonts w:ascii="Times New Roman" w:hAnsi="Times New Roman" w:cs="Times New Roman"/>
          <w:noProof/>
          <w:sz w:val="24"/>
          <w:szCs w:val="24"/>
        </w:rPr>
        <w:t>with higher confidence and more representative results</w:t>
      </w:r>
      <w:r w:rsidR="00785363">
        <w:rPr>
          <w:rFonts w:ascii="Times New Roman" w:hAnsi="Times New Roman" w:cs="Times New Roman"/>
          <w:noProof/>
          <w:sz w:val="24"/>
          <w:szCs w:val="24"/>
        </w:rPr>
        <w:t xml:space="preserve">. </w:t>
      </w:r>
    </w:p>
    <w:p w14:paraId="24D3A89A"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Thermal Property</w:t>
      </w:r>
    </w:p>
    <w:p w14:paraId="66F7EE5D" w14:textId="5919F8B4"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 xml:space="preserve">method have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 Zhu 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&lt;EndNote&gt;&lt;Cite&gt;&lt;Author&gt;Yang&lt;/Author&gt;&lt;Year&gt;2012&lt;/Year&gt;&lt;RecNum&gt;467&lt;/RecNum&gt;&lt;DisplayText&gt;[22]&lt;/DisplayText&gt;&lt;record&gt;&lt;rec-number&gt;467&lt;/rec-number&gt;&lt;foreign-keys&gt;&lt;key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22" w:tooltip="Yang, 2012 #467" w:history="1">
        <w:r w:rsidR="002A3DF1">
          <w:rPr>
            <w:rFonts w:ascii="Times New Roman" w:hAnsi="Times New Roman" w:cs="Times New Roman"/>
            <w:noProof/>
            <w:sz w:val="24"/>
            <w:szCs w:val="24"/>
          </w:rPr>
          <w:t>22</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an accurate thermal stress model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for 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205DC2" w:rsidRPr="005D71A2">
        <w:rPr>
          <w:rFonts w:ascii="Times New Roman" w:hAnsi="Times New Roman" w:cs="Times New Roman"/>
          <w:noProof/>
          <w:sz w:val="24"/>
          <w:szCs w:val="24"/>
        </w:rPr>
        <w:t>backpropagation</w:t>
      </w:r>
      <w:r w:rsidR="00205DC2">
        <w:rPr>
          <w:rFonts w:ascii="Times New Roman" w:hAnsi="Times New Roman" w:cs="Times New Roman"/>
          <w:noProof/>
          <w:sz w:val="24"/>
          <w:szCs w:val="24"/>
        </w:rPr>
        <w:t xml:space="preserve"> neural network</w:t>
      </w:r>
      <w:r w:rsidR="005D71A2">
        <w:rPr>
          <w:rFonts w:ascii="Times New Roman" w:hAnsi="Times New Roman" w:cs="Times New Roman"/>
          <w:noProof/>
          <w:sz w:val="24"/>
          <w:szCs w:val="24"/>
        </w:rPr>
        <w:t xml:space="preserve"> (BPNN)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Structural Property</w:t>
      </w:r>
    </w:p>
    <w:p w14:paraId="427B2209" w14:textId="4684019B"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33" w:name="_Hlk534709799"/>
      <w:r>
        <w:rPr>
          <w:rFonts w:ascii="Times New Roman" w:hAnsi="Times New Roman" w:cs="Times New Roman"/>
          <w:noProof/>
          <w:sz w:val="24"/>
          <w:szCs w:val="24"/>
        </w:rPr>
        <w:t>S</w:t>
      </w:r>
      <w:r w:rsidR="00205DC2">
        <w:rPr>
          <w:rFonts w:ascii="Times New Roman" w:hAnsi="Times New Roman" w:cs="Times New Roman"/>
          <w:noProof/>
          <w:sz w:val="24"/>
          <w:szCs w:val="24"/>
        </w:rPr>
        <w:t>asikumar, Rajendraboopathy et al</w:t>
      </w:r>
      <w:bookmarkEnd w:id="33"/>
      <w:r w:rsidR="00205DC2">
        <w:rPr>
          <w:rFonts w:ascii="Times New Roman" w:hAnsi="Times New Roman" w:cs="Times New Roman"/>
          <w:noProof/>
          <w:sz w:val="24"/>
          <w:szCs w:val="24"/>
        </w:rPr>
        <w:t>.</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&lt;EndNote&gt;&lt;Cite&gt;&lt;Author&gt;Sasikumar&lt;/Author&gt;&lt;Year&gt;2008&lt;/Year&gt;&lt;RecNum&gt;476&lt;/RecNum&gt;&lt;DisplayText&gt;[39]&lt;/DisplayText&gt;&lt;record&gt;&lt;rec-number&gt;476&lt;/rec-number&gt;&lt;foreign-keys&gt;&lt;key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39" w:tooltip="Sasikumar, 2008 #476" w:history="1">
        <w:r w:rsidR="002A3DF1">
          <w:rPr>
            <w:rFonts w:ascii="Times New Roman" w:hAnsi="Times New Roman" w:cs="Times New Roman"/>
            <w:noProof/>
            <w:sz w:val="24"/>
            <w:szCs w:val="24"/>
          </w:rPr>
          <w:t>39</w:t>
        </w:r>
      </w:hyperlink>
      <w:r w:rsidR="002C22AF">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34" w:name="_Hlk534790749"/>
      <w:r w:rsidR="00205DC2">
        <w:rPr>
          <w:rFonts w:ascii="Times New Roman" w:hAnsi="Times New Roman" w:cs="Times New Roman"/>
          <w:noProof/>
          <w:sz w:val="24"/>
          <w:szCs w:val="24"/>
        </w:rPr>
        <w:t>presented a BP neural network</w:t>
      </w:r>
      <w:bookmarkStart w:id="35"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and AE (Acoustic Emission) amplitude </w:t>
      </w:r>
      <w:r w:rsidR="00205DC2">
        <w:rPr>
          <w:rFonts w:ascii="Times New Roman" w:hAnsi="Times New Roman" w:cs="Times New Roman"/>
          <w:noProof/>
          <w:sz w:val="24"/>
          <w:szCs w:val="24"/>
        </w:rPr>
        <w:lastRenderedPageBreak/>
        <w:t>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34"/>
    </w:p>
    <w:p w14:paraId="677C5458" w14:textId="5A4EA21B"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&lt;EndNote&gt;&lt;Cite&gt;&lt;Author&gt;Rajendraboopathy&lt;/Author&gt;&lt;Year&gt;2008&lt;/Year&gt;&lt;RecNum&gt;473&lt;/RecNum&gt;&lt;DisplayText&gt;[73]&lt;/DisplayText&gt;&lt;record&gt;&lt;rec-number&gt;473&lt;/rec-number&gt;&lt;foreign-keys&gt;&lt;key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3" w:tooltip="Rajendraboopathy, 2008 #473" w:history="1">
        <w:r>
          <w:rPr>
            <w:rFonts w:ascii="Times New Roman" w:hAnsi="Times New Roman" w:cs="Times New Roman"/>
            <w:noProof/>
            <w:sz w:val="24"/>
            <w:szCs w:val="24"/>
          </w:rPr>
          <w:t>73</w:t>
        </w:r>
      </w:hyperlink>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36" w:name="_Hlk534790830"/>
      <w:r w:rsidR="00205DC2">
        <w:rPr>
          <w:rFonts w:ascii="Times New Roman" w:hAnsi="Times New Roman" w:cs="Times New Roman"/>
          <w:noProof/>
          <w:sz w:val="24"/>
          <w:szCs w:val="24"/>
        </w:rPr>
        <w:t xml:space="preserve">. </w:t>
      </w:r>
      <w:bookmarkEnd w:id="36"/>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37" w:name="_Hlk534839244"/>
      <w:r w:rsidR="00205DC2">
        <w:rPr>
          <w:rFonts w:ascii="Times New Roman" w:hAnsi="Times New Roman" w:cs="Times New Roman"/>
          <w:noProof/>
          <w:sz w:val="24"/>
          <w:szCs w:val="24"/>
        </w:rPr>
        <w:t>constructed with 30% of AE data</w:t>
      </w:r>
      <w:bookmarkEnd w:id="37"/>
      <w:r w:rsidR="00205DC2">
        <w:rPr>
          <w:rFonts w:ascii="Times New Roman" w:hAnsi="Times New Roman" w:cs="Times New Roman"/>
          <w:noProof/>
          <w:sz w:val="24"/>
          <w:szCs w:val="24"/>
        </w:rPr>
        <w:t>, 66-22-1</w:t>
      </w:r>
      <w:r w:rsidR="00205DC2">
        <w:t xml:space="preserve"> </w:t>
      </w:r>
      <w:bookmarkStart w:id="38" w:name="_Hlk534839296"/>
      <w:r w:rsidR="00205DC2">
        <w:rPr>
          <w:rFonts w:ascii="Times New Roman" w:hAnsi="Times New Roman" w:cs="Times New Roman"/>
          <w:noProof/>
          <w:sz w:val="24"/>
          <w:szCs w:val="24"/>
        </w:rPr>
        <w:t xml:space="preserve">constructed with 40% of AE data </w:t>
      </w:r>
      <w:bookmarkEnd w:id="38"/>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BD9B32C"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Electrochemical Property</w:t>
      </w:r>
    </w:p>
    <w:p w14:paraId="617C3C59" w14:textId="3C400095" w:rsidR="00CF1552" w:rsidRDefault="00205DC2" w:rsidP="00AA129D">
      <w:pPr>
        <w:widowControl w:val="0"/>
        <w:tabs>
          <w:tab w:val="left" w:pos="8355"/>
        </w:tabs>
        <w:spacing w:line="360" w:lineRule="auto"/>
        <w:jc w:val="both"/>
        <w:rPr>
          <w:rFonts w:ascii="Times New Roman" w:hAnsi="Times New Roman" w:cs="Times New Roman"/>
          <w:noProof/>
          <w:sz w:val="24"/>
          <w:szCs w:val="24"/>
        </w:rPr>
      </w:pPr>
      <w:bookmarkStart w:id="39" w:name="_Hlk534842607"/>
      <w:bookmarkStart w:id="40" w:name="_Hlk534715628"/>
      <w:r>
        <w:rPr>
          <w:rFonts w:ascii="Times New Roman" w:hAnsi="Times New Roman" w:cs="Times New Roman"/>
          <w:noProof/>
          <w:sz w:val="24"/>
          <w:szCs w:val="24"/>
        </w:rPr>
        <w:t>Bassam, Ortega-Toledo et al</w:t>
      </w:r>
      <w:bookmarkEnd w:id="39"/>
      <w:r>
        <w:rPr>
          <w:rFonts w:ascii="Times New Roman" w:hAnsi="Times New Roman" w:cs="Times New Roman"/>
          <w:noProof/>
          <w:sz w:val="24"/>
          <w:szCs w:val="24"/>
        </w:rPr>
        <w:t>.</w:t>
      </w:r>
      <w:r w:rsidR="006029D0">
        <w:rPr>
          <w:rFonts w:ascii="Times New Roman" w:hAnsi="Times New Roman" w:cs="Times New Roman"/>
          <w:noProof/>
          <w:sz w:val="24"/>
          <w:szCs w:val="24"/>
        </w:rPr>
        <w:t xml:space="preserve"> (2008)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&lt;EndNote&gt;&lt;Cite&gt;&lt;Author&gt;Bassam&lt;/Author&gt;&lt;Year&gt;2008&lt;/Year&gt;&lt;RecNum&gt;443&lt;/RecNum&gt;&lt;DisplayText&gt;[74]&lt;/DisplayText&gt;&lt;record&gt;&lt;rec-number&gt;443&lt;/rec-number&gt;&lt;foreign-keys&gt;&lt;key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4" w:tooltip="Bassam, 2008 #443" w:history="1">
        <w:r w:rsidR="002A3DF1">
          <w:rPr>
            <w:rFonts w:ascii="Times New Roman" w:hAnsi="Times New Roman" w:cs="Times New Roman"/>
            <w:noProof/>
            <w:sz w:val="24"/>
            <w:szCs w:val="24"/>
          </w:rPr>
          <w:t>74</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and </w:t>
      </w:r>
      <w:bookmarkStart w:id="41" w:name="_Hlk534843239"/>
      <w:r>
        <w:rPr>
          <w:rFonts w:ascii="Times New Roman" w:hAnsi="Times New Roman" w:cs="Times New Roman"/>
          <w:noProof/>
          <w:sz w:val="24"/>
          <w:szCs w:val="24"/>
        </w:rPr>
        <w:t>Colorado-Garrido, Ortega-Toledo et al.</w:t>
      </w:r>
      <w:bookmarkEnd w:id="40"/>
      <w:bookmarkEnd w:id="41"/>
      <w:r>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&lt;EndNote&gt;&lt;Cite&gt;&lt;Author&gt;Colorado-Garrido&lt;/Author&gt;&lt;Year&gt;2008&lt;/Year&gt;&lt;RecNum&gt;446&lt;/RecNum&gt;&lt;DisplayText&gt;[75]&lt;/DisplayText&gt;&lt;record&gt;&lt;rec-number&gt;446&lt;/rec-number&gt;&lt;foreign-keys&gt;&lt;key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r>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5" w:tooltip="Colorado-Garrido, 2008 #446" w:history="1">
        <w:r w:rsidR="002A3DF1">
          <w:rPr>
            <w:rFonts w:ascii="Times New Roman" w:hAnsi="Times New Roman" w:cs="Times New Roman"/>
            <w:noProof/>
            <w:sz w:val="24"/>
            <w:szCs w:val="24"/>
          </w:rPr>
          <w:t>75</w:t>
        </w:r>
      </w:hyperlink>
      <w:r w:rsidR="00AC338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implemented </w:t>
      </w:r>
      <w:r w:rsidR="008221A9">
        <w:rPr>
          <w:rFonts w:ascii="Times New Roman" w:hAnsi="Times New Roman" w:cs="Times New Roman"/>
          <w:noProof/>
          <w:sz w:val="24"/>
          <w:szCs w:val="24"/>
        </w:rPr>
        <w:t xml:space="preserve">prediction ability of </w:t>
      </w:r>
      <w:r>
        <w:rPr>
          <w:rFonts w:ascii="Times New Roman" w:hAnsi="Times New Roman" w:cs="Times New Roman"/>
          <w:noProof/>
          <w:sz w:val="24"/>
          <w:szCs w:val="24"/>
        </w:rPr>
        <w:t xml:space="preserve">multilayer perceptron neural networks in the application of </w:t>
      </w:r>
      <w:r>
        <w:rPr>
          <w:rFonts w:ascii="Times New Roman" w:hAnsi="Times New Roman" w:cs="Times New Roman"/>
          <w:noProof/>
          <w:sz w:val="24"/>
          <w:szCs w:val="24"/>
        </w:rPr>
        <w:lastRenderedPageBreak/>
        <w:t xml:space="preserve">electrochemical impedance techniques. Bassam, Ortega-Toledo et al. </w:t>
      </w:r>
      <w:r w:rsidR="008221A9">
        <w:rPr>
          <w:rFonts w:ascii="Times New Roman" w:hAnsi="Times New Roman" w:cs="Times New Roman"/>
          <w:noProof/>
          <w:sz w:val="24"/>
          <w:szCs w:val="24"/>
        </w:rPr>
        <w:t>trained a</w:t>
      </w:r>
      <w:r>
        <w:rPr>
          <w:rFonts w:ascii="Times New Roman" w:hAnsi="Times New Roman" w:cs="Times New Roman"/>
          <w:noProof/>
          <w:sz w:val="24"/>
          <w:szCs w:val="24"/>
        </w:rPr>
        <w:t xml:space="preserve"> multilayer perceptron 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t>
      </w:r>
      <w:r>
        <w:t xml:space="preserve"> </w:t>
      </w:r>
      <w:r w:rsidR="00950F46">
        <w:rPr>
          <w:rFonts w:ascii="Times New Roman" w:hAnsi="Times New Roman" w:cs="Times New Roman"/>
          <w:noProof/>
          <w:sz w:val="24"/>
          <w:szCs w:val="24"/>
        </w:rPr>
        <w:t>C</w:t>
      </w:r>
      <w:r w:rsidR="00950F46" w:rsidRPr="00950F46">
        <w:rPr>
          <w:rFonts w:ascii="Times New Roman" w:hAnsi="Times New Roman" w:cs="Times New Roman"/>
          <w:noProof/>
          <w:sz w:val="24"/>
          <w:szCs w:val="24"/>
        </w:rPr>
        <w:t>orrelation coefficient</w:t>
      </w:r>
      <w:r w:rsidR="00950F46">
        <w:rPr>
          <w:rFonts w:ascii="Times New Roman" w:hAnsi="Times New Roman" w:cs="Times New Roman"/>
          <w:noProof/>
          <w:sz w:val="24"/>
          <w:szCs w:val="24"/>
        </w:rPr>
        <w:t xml:space="preserve"> of </w:t>
      </w:r>
      <w:r w:rsidR="00950F46" w:rsidRPr="00950F46">
        <w:rPr>
          <w:rFonts w:ascii="Times New Roman" w:hAnsi="Times New Roman" w:cs="Times New Roman"/>
          <w:noProof/>
          <w:sz w:val="24"/>
          <w:szCs w:val="24"/>
        </w:rPr>
        <w:t xml:space="preserve">R&gt;0.9905 described good agreement between simulations and theoretical data test were in good agreement. </w:t>
      </w:r>
      <w:r>
        <w:rPr>
          <w:rFonts w:ascii="Times New Roman" w:hAnsi="Times New Roman" w:cs="Times New Roman"/>
          <w:noProof/>
          <w:sz w:val="24"/>
          <w:szCs w:val="24"/>
        </w:rPr>
        <w:t>It was expected that</w:t>
      </w:r>
      <w:r>
        <w:t xml:space="preserve"> </w:t>
      </w:r>
      <w:r>
        <w:rPr>
          <w:rFonts w:ascii="Times New Roman" w:hAnsi="Times New Roman" w:cs="Times New Roman"/>
          <w:noProof/>
          <w:sz w:val="24"/>
          <w:szCs w:val="24"/>
        </w:rPr>
        <w:t xml:space="preserve">the model may also enable the implementation of smart sensors for online quality determination (corrosion type) in pipeline steel. Colorado-Garrido, Ortega-Toledo et al. described the application of multilayer perceptron neural network to electrochemical testing by predicting impedance spectroscopy values, with the same network parameters used in </w:t>
      </w:r>
      <w:r w:rsidR="000C19A3">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work of Bassam, Ortega-Toledo et al. </w:t>
      </w:r>
      <w:r w:rsidR="00C34A21">
        <w:rPr>
          <w:rFonts w:ascii="Times New Roman" w:hAnsi="Times New Roman" w:cs="Times New Roman"/>
          <w:noProof/>
          <w:sz w:val="24"/>
          <w:szCs w:val="24"/>
        </w:rPr>
        <w:t>The best network architecture was obtained with 2-5-1 for 5 ppm of inhibitor and 2-2-1 for 25 ppm of inhibitor</w:t>
      </w:r>
      <w:r w:rsidR="00AA129D"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 were in good agreement.</w:t>
      </w:r>
      <w:r w:rsidR="00AA129D">
        <w:rPr>
          <w:rFonts w:ascii="Times New Roman" w:hAnsi="Times New Roman" w:cs="Times New Roman"/>
          <w:noProof/>
          <w:sz w:val="24"/>
          <w:szCs w:val="24"/>
        </w:rPr>
        <w:t xml:space="preserve"> </w:t>
      </w:r>
      <w:r>
        <w:rPr>
          <w:rFonts w:ascii="Times New Roman" w:hAnsi="Times New Roman" w:cs="Times New Roman"/>
          <w:noProof/>
          <w:sz w:val="24"/>
          <w:szCs w:val="24"/>
        </w:rPr>
        <w:t>In this case, the model’s aim was to predict the imaginary impedance based on the real part of the impedance as a</w:t>
      </w:r>
      <w:r>
        <w:rPr>
          <w:rFonts w:ascii="Times New Roman" w:hAnsi="Times New Roman" w:cs="Times New Roman" w:hint="eastAsia"/>
          <w:noProof/>
          <w:sz w:val="24"/>
          <w:szCs w:val="24"/>
        </w:rPr>
        <w:t xml:space="preserve"> </w:t>
      </w:r>
      <w:r>
        <w:rPr>
          <w:rFonts w:ascii="Times New Roman" w:hAnsi="Times New Roman" w:cs="Times New Roman"/>
          <w:noProof/>
          <w:sz w:val="24"/>
          <w:szCs w:val="24"/>
        </w:rPr>
        <w:t>function of time to determine the corrosion resistance of the tested material in the solution.</w:t>
      </w:r>
      <w:r w:rsidR="00BE0578">
        <w:rPr>
          <w:rFonts w:ascii="Times New Roman" w:hAnsi="Times New Roman" w:cs="Times New Roman"/>
          <w:noProof/>
          <w:sz w:val="24"/>
          <w:szCs w:val="24"/>
        </w:rPr>
        <w:t xml:space="preserve"> By using the same network parameters, the performance results of those two works gave good agreement between actual and predicted data. Hence, it can be concluded that a good ANN model can progressively </w:t>
      </w:r>
      <w:r w:rsidR="00BE0578" w:rsidRPr="00BE0578">
        <w:rPr>
          <w:rFonts w:ascii="Times New Roman" w:hAnsi="Times New Roman" w:cs="Times New Roman"/>
          <w:noProof/>
          <w:sz w:val="24"/>
          <w:szCs w:val="24"/>
        </w:rPr>
        <w:t xml:space="preserve">be </w:t>
      </w:r>
      <w:r w:rsidR="00BE0578">
        <w:rPr>
          <w:rFonts w:ascii="Times New Roman" w:hAnsi="Times New Roman" w:cs="Times New Roman"/>
          <w:noProof/>
          <w:sz w:val="24"/>
          <w:szCs w:val="24"/>
        </w:rPr>
        <w:t>used for future prediction in context of the problem with same nature.</w:t>
      </w:r>
    </w:p>
    <w:p w14:paraId="76240995" w14:textId="77777777" w:rsidR="00CF1552" w:rsidRDefault="00205DC2" w:rsidP="00E0463D">
      <w:pPr>
        <w:pStyle w:val="a3"/>
        <w:widowControl w:val="0"/>
        <w:numPr>
          <w:ilvl w:val="0"/>
          <w:numId w:val="3"/>
        </w:numPr>
        <w:tabs>
          <w:tab w:val="left" w:pos="8355"/>
        </w:tabs>
        <w:spacing w:after="240" w:line="360" w:lineRule="auto"/>
        <w:ind w:left="360"/>
        <w:jc w:val="both"/>
        <w:rPr>
          <w:b/>
          <w:bCs/>
          <w:noProof/>
        </w:rPr>
      </w:pPr>
      <w:r>
        <w:rPr>
          <w:b/>
          <w:bCs/>
          <w:noProof/>
        </w:rPr>
        <w:t>Tribological Property</w:t>
      </w:r>
    </w:p>
    <w:p w14:paraId="5F907E81" w14:textId="1B4741C4" w:rsidR="00CF1552" w:rsidRDefault="00E56E82" w:rsidP="00E56E82">
      <w:pPr>
        <w:pStyle w:val="a3"/>
        <w:widowControl w:val="0"/>
        <w:tabs>
          <w:tab w:val="left" w:pos="8355"/>
        </w:tabs>
        <w:spacing w:before="240" w:after="240" w:line="360" w:lineRule="auto"/>
        <w:ind w:left="0"/>
        <w:jc w:val="both"/>
        <w:rPr>
          <w:rFonts w:eastAsia="等线 Light"/>
          <w:noProof/>
        </w:rPr>
      </w:pPr>
      <w:r>
        <w:rPr>
          <w:noProof/>
        </w:rPr>
        <w:t>Predicting tribological properties of polymer composites to determine performance potential and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r w:rsidR="00466CD3">
        <w:rPr>
          <w:noProof/>
        </w:rPr>
        <w:t xml:space="preserve">  ANN can make the problem-independent solution 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7B33F5">
        <w:rPr>
          <w:noProof/>
        </w:rPr>
        <w:instrText xml:space="preserve"> ADDIN EN.CITE &lt;EndNote&gt;&lt;Cite&gt;&lt;Author&gt;Gyurova&lt;/Author&gt;&lt;Year&gt;2011&lt;/Year&gt;&lt;RecNum&gt;718&lt;/RecNum&gt;&lt;DisplayText&gt;[2]&lt;/DisplayText&gt;&lt;record&gt;&lt;rec-number&gt;718&lt;/rec-number&gt;&lt;foreign-keys&gt;&lt;key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7B33F5">
        <w:rPr>
          <w:noProof/>
        </w:rPr>
        <w:t>[</w:t>
      </w:r>
      <w:hyperlink w:anchor="_ENREF_2" w:tooltip="Gyurova, 2011 #718" w:history="1">
        <w:r w:rsidR="002A3DF1">
          <w:rPr>
            <w:noProof/>
          </w:rPr>
          <w:t>2</w:t>
        </w:r>
      </w:hyperlink>
      <w:r w:rsidR="007B33F5">
        <w:rPr>
          <w:noProof/>
        </w:rPr>
        <w:t>]</w:t>
      </w:r>
      <w:r w:rsidR="00C34A21">
        <w:rPr>
          <w:noProof/>
        </w:rPr>
        <w:fldChar w:fldCharType="end"/>
      </w:r>
      <w:r w:rsidR="00C34A21">
        <w:rPr>
          <w:noProof/>
        </w:rPr>
        <w:t xml:space="preserve"> </w:t>
      </w:r>
      <w:r w:rsidR="00205DC2">
        <w:rPr>
          <w:noProof/>
        </w:rPr>
        <w:t>established two multilayer perceptron 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of polyphenylene sulfide (PPS) matrix composites. A new measurement series was performed with thermoplastic matrix composites and preexisting five</w:t>
      </w:r>
      <w:r w:rsidR="00205DC2">
        <w:rPr>
          <w:rFonts w:ascii="Calibri" w:eastAsia="宋体" w:hAnsi="Calibri" w:cs="宋体"/>
          <w:noProof/>
          <w:sz w:val="22"/>
          <w:szCs w:val="22"/>
        </w:rPr>
        <w:t xml:space="preserve"> </w:t>
      </w:r>
      <w:r w:rsidR="00205DC2">
        <w:rPr>
          <w:rFonts w:eastAsia="等线 Light"/>
          <w:noProof/>
        </w:rPr>
        <w:t xml:space="preserve">experimental training datasets collected or expanded throughout a period of three years were used for training and testing the developed network models. Material compositions and testing conditions were used as input parameter to predict the output parameters the tribological properties. The tansig function and purelin function were used as transfer functions for the hidden layer and </w:t>
      </w:r>
      <w:r w:rsidR="00205DC2">
        <w:rPr>
          <w:rFonts w:eastAsia="等线 Light"/>
          <w:noProof/>
        </w:rPr>
        <w:lastRenderedPageBreak/>
        <w:t>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 can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r w:rsidR="004438C2" w:rsidRPr="00204986">
        <w:rPr>
          <w:rFonts w:eastAsia="等线 Light"/>
          <w:noProof/>
        </w:rPr>
        <w:t xml:space="preserve">This work </w:t>
      </w:r>
      <w:r w:rsidR="00204986" w:rsidRPr="00204986">
        <w:rPr>
          <w:rFonts w:eastAsia="等线 Light"/>
          <w:noProof/>
        </w:rPr>
        <w:t>highlighted</w:t>
      </w:r>
      <w:r w:rsidR="004438C2" w:rsidRPr="00204986">
        <w:rPr>
          <w:rFonts w:eastAsia="等线 Light"/>
          <w:noProof/>
        </w:rPr>
        <w:t xml:space="preserve"> the advantages of ANN</w:t>
      </w:r>
      <w:r w:rsidR="00204986">
        <w:rPr>
          <w:rFonts w:eastAsia="等线 Light"/>
          <w:noProof/>
        </w:rPr>
        <w:t>, especially generalization ability,</w:t>
      </w:r>
      <w:r w:rsidR="00204986" w:rsidRPr="00204986">
        <w:rPr>
          <w:rFonts w:eastAsia="等线 Light"/>
          <w:noProof/>
        </w:rPr>
        <w:t xml:space="preserve"> by implementing the </w:t>
      </w:r>
      <w:r w:rsidR="00204986">
        <w:rPr>
          <w:rFonts w:eastAsia="等线 Light"/>
          <w:noProof/>
        </w:rPr>
        <w:t>existing ANN</w:t>
      </w:r>
      <w:r w:rsidR="00204986" w:rsidRPr="00204986">
        <w:rPr>
          <w:rFonts w:eastAsia="等线 Light"/>
          <w:noProof/>
        </w:rPr>
        <w:t xml:space="preserve"> models for other problems with similar nature.</w:t>
      </w:r>
    </w:p>
    <w:bookmarkEnd w:id="35"/>
    <w:p w14:paraId="78867C9F" w14:textId="77777777" w:rsidR="00CF1552" w:rsidRDefault="00205DC2" w:rsidP="00E0463D">
      <w:pPr>
        <w:pStyle w:val="3"/>
        <w:widowControl w:val="0"/>
        <w:spacing w:after="240"/>
        <w:rPr>
          <w:noProof/>
        </w:rPr>
      </w:pPr>
      <w:r>
        <w:rPr>
          <w:noProof/>
        </w:rPr>
        <w:t>ANN for Materials Design</w:t>
      </w:r>
    </w:p>
    <w:p w14:paraId="5A67E38F" w14:textId="0AD8A771"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Qi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sidR="002C22AF">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393CAF">
        <w:rPr>
          <w:rFonts w:ascii="Times New Roman" w:hAnsi="Times New Roman" w:cs="Times New Roman"/>
          <w:noProof/>
          <w:sz w:val="24"/>
          <w:szCs w:val="24"/>
        </w:rPr>
        <w:t>in</w:t>
      </w:r>
      <w:r>
        <w:rPr>
          <w:rFonts w:ascii="Times New Roman" w:hAnsi="Times New Roman" w:cs="Times New Roman"/>
          <w:noProof/>
          <w:sz w:val="24"/>
          <w:szCs w:val="24"/>
        </w:rPr>
        <w:t xml:space="preserve">to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 xml:space="preserve">The analysis result </w:t>
      </w:r>
      <w:r w:rsidR="00253708">
        <w:rPr>
          <w:rFonts w:ascii="Times New Roman" w:hAnsi="Times New Roman" w:cs="Times New Roman"/>
          <w:noProof/>
          <w:sz w:val="24"/>
          <w:szCs w:val="24"/>
        </w:rPr>
        <w:t xml:space="preserve">in Table 3 </w:t>
      </w:r>
      <w:r w:rsidR="00393CAF">
        <w:rPr>
          <w:rFonts w:ascii="Times New Roman" w:hAnsi="Times New Roman" w:cs="Times New Roman"/>
          <w:noProof/>
          <w:sz w:val="24"/>
          <w:szCs w:val="24"/>
        </w:rPr>
        <w:t>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predicted output was within 5%, but only one of them gave 7% error rate because of 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39CFB7B7" w14:textId="2B739EA0"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sidRPr="004D1704">
        <w:rPr>
          <w:rFonts w:ascii="Times New Roman" w:hAnsi="Times New Roman" w:cs="Times New Roman"/>
          <w:b/>
          <w:bCs/>
          <w:noProof/>
          <w:sz w:val="24"/>
          <w:szCs w:val="24"/>
        </w:rPr>
        <w:t>Table 3</w:t>
      </w:r>
      <w:r>
        <w:rPr>
          <w:rFonts w:ascii="Times New Roman" w:hAnsi="Times New Roman" w:cs="Times New Roman"/>
          <w:noProof/>
          <w:sz w:val="24"/>
          <w:szCs w:val="24"/>
        </w:rPr>
        <w:t xml:space="preserve">. Comparison of test data and predict data </w:t>
      </w:r>
      <w:r>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&lt;EndNote&gt;&lt;Cite&gt;&lt;Author&gt;Li&lt;/Author&gt;&lt;Year&gt;2007&lt;/Year&gt;&lt;RecNum&gt;469&lt;/RecNum&gt;&lt;DisplayText&gt;[45]&lt;/DisplayText&gt;&lt;record&gt;&lt;rec-number&gt;469&lt;/rec-number&gt;&lt;foreign-keys&gt;&lt;key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Pr>
          <w:rFonts w:ascii="Times New Roman" w:hAnsi="Times New Roman" w:cs="Times New Roman"/>
          <w:noProof/>
          <w:sz w:val="24"/>
          <w:szCs w:val="24"/>
        </w:rPr>
        <w:t>[</w:t>
      </w:r>
      <w:hyperlink w:anchor="_ENREF_45" w:tooltip="Li, 2007 #469" w:history="1">
        <w:r w:rsidR="002A3DF1">
          <w:rPr>
            <w:rFonts w:ascii="Times New Roman" w:hAnsi="Times New Roman" w:cs="Times New Roman"/>
            <w:noProof/>
            <w:sz w:val="24"/>
            <w:szCs w:val="24"/>
          </w:rPr>
          <w:t>45</w:t>
        </w:r>
      </w:hyperlink>
      <w:r>
        <w:rPr>
          <w:rFonts w:ascii="Times New Roman" w:hAnsi="Times New Roman" w:cs="Times New Roman"/>
          <w:noProof/>
          <w:sz w:val="24"/>
          <w:szCs w:val="24"/>
        </w:rPr>
        <w:t>]</w:t>
      </w:r>
      <w:r>
        <w:rPr>
          <w:rFonts w:ascii="Times New Roman" w:hAnsi="Times New Roman" w:cs="Times New Roman"/>
          <w:noProof/>
          <w:sz w:val="24"/>
          <w:szCs w:val="24"/>
        </w:rPr>
        <w:fldChar w:fldCharType="end"/>
      </w:r>
    </w:p>
    <w:p w14:paraId="0F18B021" w14:textId="1045CACE" w:rsidR="00253708" w:rsidRDefault="00253708" w:rsidP="00E0463D">
      <w:pPr>
        <w:widowControl w:val="0"/>
        <w:tabs>
          <w:tab w:val="left" w:pos="8355"/>
        </w:tabs>
        <w:spacing w:line="360" w:lineRule="auto"/>
        <w:jc w:val="both"/>
        <w:rPr>
          <w:rFonts w:ascii="Times New Roman" w:hAnsi="Times New Roman" w:cs="Times New Roman"/>
          <w:noProof/>
          <w:sz w:val="24"/>
          <w:szCs w:val="24"/>
        </w:rPr>
      </w:pPr>
      <w:r>
        <w:rPr>
          <w:noProof/>
        </w:rPr>
        <w:lastRenderedPageBreak/>
        <w:drawing>
          <wp:inline distT="0" distB="0" distL="0" distR="0" wp14:anchorId="6B8F64A5" wp14:editId="7AD9CACB">
            <wp:extent cx="5943600" cy="953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43600" cy="953770"/>
                    </a:xfrm>
                    <a:prstGeom prst="rect">
                      <a:avLst/>
                    </a:prstGeom>
                  </pic:spPr>
                </pic:pic>
              </a:graphicData>
            </a:graphic>
          </wp:inline>
        </w:drawing>
      </w:r>
    </w:p>
    <w:p w14:paraId="5E91D245" w14:textId="62A8D8C6" w:rsidR="00CF1552" w:rsidRDefault="00205DC2" w:rsidP="00E0463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T. and J.C. Grossman</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7B33F5">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7B33F5">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sidR="007B33F5">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&lt;EndNote&gt;&lt;Cite&gt;&lt;Author&gt;Jain&lt;/Author&gt;&lt;Year&gt;2013&lt;/Year&gt;&lt;RecNum&gt;610&lt;/RecNum&gt;&lt;DisplayText&gt;[76]&lt;/DisplayText&gt;&lt;record&gt;&lt;rec-number&gt;610&lt;/rec-number&gt;&lt;foreign-keys&gt;&lt;key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hyperlink w:anchor="_ENREF_76" w:tooltip="Jain, 2013 #610" w:history="1">
        <w:r w:rsidR="002A3DF1">
          <w:rPr>
            <w:rFonts w:ascii="Times New Roman" w:hAnsi="Times New Roman" w:cs="Times New Roman"/>
            <w:noProof/>
            <w:sz w:val="24"/>
            <w:szCs w:val="24"/>
          </w:rPr>
          <w:t>76</w:t>
        </w:r>
      </w:hyperlink>
      <w:r w:rsidR="00AC338C">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46 744 materials covering 87 elements, 7 lattice systems, and 216 space groups).</w:t>
      </w:r>
      <w:r>
        <w:rPr>
          <w:rFonts w:ascii="Times New Roman" w:hAnsi="Times New Roman" w:cs="Times New Roman" w:hint="eastAsia"/>
          <w:sz w:val="24"/>
          <w:szCs w:val="24"/>
        </w:rPr>
        <w:t xml:space="preserve"> </w:t>
      </w:r>
      <w:r w:rsidR="004C189F" w:rsidRPr="004C189F">
        <w:rPr>
          <w:rFonts w:ascii="Times New Roman" w:hAnsi="Times New Roman" w:cs="Times New Roman"/>
          <w:sz w:val="24"/>
          <w:szCs w:val="24"/>
        </w:rPr>
        <w:t>It was a crystal graph convolutional neural networks (CGCNN) framework, an innovated universal and interpretable representation of crystalline materials, to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Pr="002724D4">
        <w:rPr>
          <w:rFonts w:ascii="Times New Roman" w:hAnsi="Times New Roman" w:cs="Times New Roman"/>
          <w:sz w:val="24"/>
          <w:szCs w:val="24"/>
        </w:rPr>
        <w:t xml:space="preserve">Jong et al. </w:t>
      </w:r>
      <w:r w:rsidRPr="002724D4">
        <w:rPr>
          <w:rFonts w:ascii="Times New Roman" w:hAnsi="Times New Roman" w:cs="Times New Roman"/>
          <w:sz w:val="24"/>
          <w:szCs w:val="24"/>
        </w:rPr>
        <w:fldChar w:fldCharType="begin"/>
      </w:r>
      <w:r w:rsidR="00AC338C">
        <w:rPr>
          <w:rFonts w:ascii="Times New Roman" w:hAnsi="Times New Roman" w:cs="Times New Roman"/>
          <w:sz w:val="24"/>
          <w:szCs w:val="24"/>
        </w:rPr>
        <w:instrText xml:space="preserve"> ADDIN EN.CITE &lt;EndNote&gt;&lt;Cite&gt;&lt;Author&gt;de Jong&lt;/Author&gt;&lt;Year&gt;2016&lt;/Year&gt;&lt;RecNum&gt;611&lt;/RecNum&gt;&lt;DisplayText&gt;[77]&lt;/DisplayText&gt;&lt;record&gt;&lt;rec-number&gt;611&lt;/rec-number&gt;&lt;foreign-keys&gt;&lt;key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&amp;lt;i&amp;gt;k&amp;lt;/i&amp;gt;-nary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Pr="002724D4">
        <w:rPr>
          <w:rFonts w:ascii="Times New Roman" w:hAnsi="Times New Roman" w:cs="Times New Roman"/>
          <w:sz w:val="24"/>
          <w:szCs w:val="24"/>
        </w:rPr>
        <w:fldChar w:fldCharType="separate"/>
      </w:r>
      <w:r w:rsidR="00AC338C">
        <w:rPr>
          <w:rFonts w:ascii="Times New Roman" w:hAnsi="Times New Roman" w:cs="Times New Roman"/>
          <w:noProof/>
          <w:sz w:val="24"/>
          <w:szCs w:val="24"/>
        </w:rPr>
        <w:t>[</w:t>
      </w:r>
      <w:hyperlink w:anchor="_ENREF_77" w:tooltip="de Jong, 2016 #611" w:history="1">
        <w:r w:rsidR="002A3DF1">
          <w:rPr>
            <w:rFonts w:ascii="Times New Roman" w:hAnsi="Times New Roman" w:cs="Times New Roman"/>
            <w:noProof/>
            <w:sz w:val="24"/>
            <w:szCs w:val="24"/>
          </w:rPr>
          <w:t>77</w:t>
        </w:r>
      </w:hyperlink>
      <w:r w:rsidR="00AC338C">
        <w:rPr>
          <w:rFonts w:ascii="Times New Roman" w:hAnsi="Times New Roman" w:cs="Times New Roman"/>
          <w:noProof/>
          <w:sz w:val="24"/>
          <w:szCs w:val="24"/>
        </w:rPr>
        <w:t>]</w:t>
      </w:r>
      <w:r w:rsidRPr="002724D4">
        <w:rPr>
          <w:rFonts w:ascii="Times New Roman" w:hAnsi="Times New Roman" w:cs="Times New Roman"/>
          <w:sz w:val="24"/>
          <w:szCs w:val="24"/>
        </w:rPr>
        <w:fldChar w:fldCharType="end"/>
      </w:r>
      <w:r w:rsidRPr="002724D4">
        <w:rPr>
          <w:rFonts w:ascii="Times New Roman" w:hAnsi="Times New Roman" w:cs="Times New Roman"/>
          <w:sz w:val="24"/>
          <w:szCs w:val="24"/>
        </w:rPr>
        <w:t xml:space="preserve"> 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42" w:name="_Hlk534715697"/>
    </w:p>
    <w:p w14:paraId="6E93C50E" w14:textId="2D6F1C27" w:rsidR="00F83359" w:rsidRDefault="00ED132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&lt;EndNote&gt;&lt;Cite&gt;&lt;Author&gt;Xie&lt;/Author&gt;&lt;Year&gt;2018&lt;/Year&gt;&lt;RecNum&gt;553&lt;/RecNum&gt;&lt;DisplayText&gt;[1]&lt;/DisplayText&gt;&lt;record&gt;&lt;rec-number&gt;553&lt;/rec-number&gt;&lt;foreign-keys&gt;&lt;key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1" w:tooltip="Xie, 2018 #553" w:history="1">
        <w:r w:rsidR="002A3DF1">
          <w:rPr>
            <w:rFonts w:ascii="Times New Roman" w:hAnsi="Times New Roman" w:cs="Times New Roman"/>
            <w:noProof/>
            <w:sz w:val="24"/>
            <w:szCs w:val="24"/>
          </w:rPr>
          <w:t>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feedback neural network and deep learning to mine valuable </w:t>
      </w:r>
      <w:r w:rsidR="00551ACC">
        <w:rPr>
          <w:rFonts w:ascii="Times New Roman" w:hAnsi="Times New Roman" w:cs="Times New Roman"/>
          <w:sz w:val="24"/>
          <w:szCs w:val="24"/>
        </w:rPr>
        <w:lastRenderedPageBreak/>
        <w:t xml:space="preserve">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crystalline materials</w:t>
      </w:r>
      <w:r w:rsidR="00551ACC">
        <w:rPr>
          <w:rFonts w:ascii="Times New Roman" w:hAnsi="Times New Roman" w:cs="Times New Roman"/>
          <w:sz w:val="24"/>
          <w:szCs w:val="24"/>
        </w:rPr>
        <w:t xml:space="preserve">. </w:t>
      </w:r>
      <w:r w:rsidR="009365CE">
        <w:rPr>
          <w:rFonts w:ascii="Times New Roman" w:hAnsi="Times New Roman" w:cs="Times New Roman"/>
          <w:sz w:val="24"/>
          <w:szCs w:val="24"/>
        </w:rPr>
        <w:t xml:space="preserve">It can be found that the use of </w:t>
      </w:r>
      <w:r w:rsidR="00BE0D40">
        <w:rPr>
          <w:rFonts w:ascii="Times New Roman" w:hAnsi="Times New Roman" w:cs="Times New Roman"/>
          <w:sz w:val="24"/>
          <w:szCs w:val="24"/>
        </w:rPr>
        <w:t>dynamic neural</w:t>
      </w:r>
      <w:r w:rsidR="009365CE">
        <w:rPr>
          <w:rFonts w:ascii="Times New Roman" w:hAnsi="Times New Roman" w:cs="Times New Roman"/>
          <w:sz w:val="24"/>
          <w:szCs w:val="24"/>
        </w:rPr>
        <w:t xml:space="preserve"> network</w:t>
      </w:r>
      <w:r w:rsidR="00BE0D40">
        <w:rPr>
          <w:rFonts w:ascii="Times New Roman" w:hAnsi="Times New Roman" w:cs="Times New Roman"/>
          <w:sz w:val="24"/>
          <w:szCs w:val="24"/>
        </w:rPr>
        <w:t>s</w:t>
      </w:r>
      <w:r w:rsidR="00551ACC">
        <w:rPr>
          <w:rFonts w:ascii="Times New Roman" w:hAnsi="Times New Roman" w:cs="Times New Roman"/>
          <w:sz w:val="24"/>
          <w:szCs w:val="24"/>
        </w:rPr>
        <w:t xml:space="preserve"> </w:t>
      </w:r>
      <w:r w:rsidR="00BE0D40">
        <w:rPr>
          <w:rFonts w:ascii="Times New Roman" w:hAnsi="Times New Roman" w:cs="Times New Roman"/>
          <w:sz w:val="24"/>
          <w:szCs w:val="24"/>
        </w:rPr>
        <w:t>in materials related problems could also gave satisfactory results as great as static neural networks.</w:t>
      </w:r>
    </w:p>
    <w:bookmarkEnd w:id="42"/>
    <w:p w14:paraId="5747A8C7" w14:textId="77777777" w:rsidR="00B94A49" w:rsidRDefault="00B94A49" w:rsidP="00E0463D">
      <w:pPr>
        <w:pStyle w:val="3"/>
        <w:widowControl w:val="0"/>
        <w:spacing w:after="240"/>
      </w:pPr>
      <w:r>
        <w:t>ANN with Other Computing Paradigms</w:t>
      </w:r>
    </w:p>
    <w:p w14:paraId="48970DC3" w14:textId="31741ECF"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 Cottis et al</w:t>
      </w:r>
      <w:r>
        <w:rPr>
          <w:rFonts w:ascii="Times New Roman" w:hAnsi="Times New Roman" w:cs="Times New Roman"/>
          <w:sz w:val="24"/>
          <w:szCs w:val="24"/>
        </w:rPr>
        <w:t>.</w:t>
      </w:r>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&lt;EndNote&gt;&lt;Cite&gt;&lt;Author&gt;Cai&lt;/Author&gt;&lt;Year&gt;1999&lt;/Year&gt;&lt;RecNum&gt;491&lt;/RecNum&gt;&lt;DisplayText&gt;[41]&lt;/DisplayText&gt;&lt;record&gt;&lt;rec-number&gt;491&lt;/rec-number&gt;&lt;foreign-keys&gt;&lt;key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1" w:tooltip="Cai, 1999 #491" w:history="1">
        <w:r w:rsidR="002A3DF1">
          <w:rPr>
            <w:rFonts w:ascii="Times New Roman" w:hAnsi="Times New Roman" w:cs="Times New Roman"/>
            <w:noProof/>
            <w:sz w:val="24"/>
            <w:szCs w:val="24"/>
          </w:rPr>
          <w:t>41</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integrated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temperature</w:t>
      </w:r>
      <w:r w:rsidR="00D37A7F">
        <w:rPr>
          <w:rFonts w:ascii="Times New Roman" w:hAnsi="Times New Roman" w:cs="Times New Roman"/>
          <w:sz w:val="24"/>
          <w:szCs w:val="24"/>
        </w:rPr>
        <w:t xml:space="preserve"> (T)</w:t>
      </w:r>
      <w:r>
        <w:rPr>
          <w:rFonts w:ascii="Times New Roman" w:hAnsi="Times New Roman" w:cs="Times New Roman"/>
          <w:sz w:val="24"/>
          <w:szCs w:val="24"/>
        </w:rPr>
        <w:t>, time of wetness</w:t>
      </w:r>
      <w:r w:rsidR="00D37A7F">
        <w:rPr>
          <w:rFonts w:ascii="Times New Roman" w:hAnsi="Times New Roman" w:cs="Times New Roman"/>
          <w:sz w:val="24"/>
          <w:szCs w:val="24"/>
        </w:rPr>
        <w:t xml:space="preserve"> (TOW)</w:t>
      </w:r>
      <w:r>
        <w:rPr>
          <w:rFonts w:ascii="Times New Roman" w:hAnsi="Times New Roman" w:cs="Times New Roman"/>
          <w:sz w:val="24"/>
          <w:szCs w:val="24"/>
        </w:rPr>
        <w:t xml:space="preserve">, exposure time and concentrations of </w:t>
      </w:r>
      <w:r w:rsidR="00EC66AB">
        <w:rPr>
          <w:rFonts w:ascii="Times New Roman" w:hAnsi="Times New Roman" w:cs="Times New Roman"/>
          <w:sz w:val="24"/>
          <w:szCs w:val="24"/>
        </w:rPr>
        <w:t>Sulphur</w:t>
      </w:r>
      <w:r>
        <w:rPr>
          <w:rFonts w:ascii="Times New Roman" w:hAnsi="Times New Roman" w:cs="Times New Roman"/>
          <w:sz w:val="24"/>
          <w:szCs w:val="24"/>
        </w:rPr>
        <w:t xml:space="preserve"> dioxide</w:t>
      </w:r>
      <w:r w:rsidR="00D37A7F">
        <w:rPr>
          <w:rFonts w:ascii="Times New Roman" w:hAnsi="Times New Roman" w:cs="Times New Roman"/>
          <w:sz w:val="24"/>
          <w:szCs w:val="24"/>
        </w:rPr>
        <w:t xml:space="preserve">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w:t>
      </w:r>
      <w:r>
        <w:rPr>
          <w:rFonts w:ascii="Times New Roman" w:hAnsi="Times New Roman" w:cs="Times New Roman"/>
          <w:sz w:val="24"/>
          <w:szCs w:val="24"/>
        </w:rPr>
        <w:t xml:space="preserve"> and chloride</w:t>
      </w:r>
      <w:r w:rsidR="00D37A7F">
        <w:rPr>
          <w:rFonts w:ascii="Times New Roman" w:hAnsi="Times New Roman" w:cs="Times New Roman"/>
          <w:sz w:val="24"/>
          <w:szCs w:val="24"/>
        </w:rPr>
        <w:t xml:space="preserve"> (Cl</w:t>
      </w:r>
      <w:r w:rsidR="00782C35" w:rsidRPr="00D37A7F">
        <w:rPr>
          <w:rFonts w:ascii="Times New Roman" w:hAnsi="Times New Roman" w:cs="Times New Roman"/>
          <w:sz w:val="24"/>
          <w:szCs w:val="24"/>
          <w:vertAlign w:val="superscript"/>
        </w:rPr>
        <w:t>-</w:t>
      </w:r>
      <w:r w:rsidR="00782C35" w:rsidRPr="00782C35">
        <w:rPr>
          <w:rFonts w:ascii="Times New Roman" w:hAnsi="Times New Roman" w:cs="Times New Roman"/>
          <w:sz w:val="24"/>
          <w:szCs w:val="24"/>
        </w:rPr>
        <w:t>)</w:t>
      </w:r>
      <w:r w:rsidR="00D37A7F">
        <w:rPr>
          <w:rFonts w:ascii="Times New Roman" w:hAnsi="Times New Roman" w:cs="Times New Roman"/>
          <w:sz w:val="24"/>
          <w:szCs w:val="24"/>
        </w:rPr>
        <w:t xml:space="preserve">, 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founded</w:t>
      </w:r>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with one hidden layer and sigmoid transfer function showed that the ANN results accounted for approximately 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65F6DCEA"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To find out the solution to the challenge to predict the time to failure of 304 stainless steel as a result of SCC in aqueous chloride solution</w:t>
      </w:r>
      <w:r>
        <w:rPr>
          <w:rFonts w:ascii="Times New Roman" w:hAnsi="Times New Roman" w:cs="Times New Roman"/>
          <w:noProof/>
          <w:sz w:val="24"/>
          <w:szCs w:val="24"/>
        </w:rPr>
        <w:t xml:space="preserve">, </w:t>
      </w:r>
      <w:r w:rsidR="00B94A49">
        <w:rPr>
          <w:rFonts w:ascii="Times New Roman" w:hAnsi="Times New Roman" w:cs="Times New Roman"/>
          <w:noProof/>
          <w:sz w:val="24"/>
          <w:szCs w:val="24"/>
        </w:rPr>
        <w:t>Lajevardi, Shahrabi et al.</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25" w:tooltip="Lajevardi, 2009 #452" w:history="1">
        <w:r w:rsidR="002A3DF1">
          <w:rPr>
            <w:rFonts w:ascii="Times New Roman" w:hAnsi="Times New Roman" w:cs="Times New Roman"/>
            <w:noProof/>
            <w:sz w:val="24"/>
            <w:szCs w:val="24"/>
          </w:rPr>
          <w:t>25</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 xml:space="preserve">adopted by Cai, </w:t>
      </w:r>
      <w:proofErr w:type="spellStart"/>
      <w:r w:rsidR="00B94A49" w:rsidRPr="00205DC2">
        <w:rPr>
          <w:rFonts w:ascii="Times New Roman" w:hAnsi="Times New Roman" w:cs="Times New Roman"/>
          <w:sz w:val="24"/>
          <w:szCs w:val="24"/>
        </w:rPr>
        <w:t>Cottis</w:t>
      </w:r>
      <w:proofErr w:type="spellEnd"/>
      <w:r w:rsidR="00B94A49" w:rsidRPr="00205DC2">
        <w:rPr>
          <w:rFonts w:ascii="Times New Roman" w:hAnsi="Times New Roman" w:cs="Times New Roman"/>
          <w:sz w:val="24"/>
          <w:szCs w:val="24"/>
        </w:rPr>
        <w:t xml:space="preserve"> et al,</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B94A49" w:rsidRPr="00205DC2">
        <w:rPr>
          <w:rFonts w:ascii="Times New Roman" w:hAnsi="Times New Roman" w:cs="Times New Roman"/>
          <w:sz w:val="24"/>
          <w:szCs w:val="24"/>
        </w:rPr>
        <w:t>multilayer perceptron ANN with backpropagation algorithm was constructed and evaluated using the collection of experimental data associated with the SCC (stress corrosion cracking)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B94A49">
        <w:rPr>
          <w:rFonts w:ascii="Times New Roman" w:hAnsi="Times New Roman" w:cs="Times New Roman"/>
          <w:sz w:val="24"/>
          <w:szCs w:val="24"/>
        </w:rPr>
        <w:t xml:space="preserve">were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two hidden layers and sigmoid transfer 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have been used to evaluate the initial set of weight values to reduce the local optima phenomenon. </w:t>
      </w:r>
      <w:r w:rsidR="00B94A49">
        <w:rPr>
          <w:rFonts w:ascii="Times New Roman" w:hAnsi="Times New Roman" w:cs="Times New Roman"/>
          <w:sz w:val="24"/>
          <w:szCs w:val="24"/>
        </w:rPr>
        <w:t xml:space="preserve">Both </w:t>
      </w:r>
      <w:r w:rsidR="00B94A49">
        <w:rPr>
          <w:rFonts w:ascii="Times New Roman" w:hAnsi="Times New Roman" w:cs="Times New Roman"/>
          <w:sz w:val="24"/>
          <w:szCs w:val="24"/>
        </w:rPr>
        <w:lastRenderedPageBreak/>
        <w:t>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possible effects of the other affecting variables.</w:t>
      </w:r>
      <w:r w:rsidR="00062DCA">
        <w:rPr>
          <w:rFonts w:ascii="Times New Roman" w:hAnsi="Times New Roman" w:cs="Times New Roman"/>
          <w:sz w:val="24"/>
          <w:szCs w:val="24"/>
        </w:rPr>
        <w:t xml:space="preserve"> Sensitivity analysis showed </w:t>
      </w:r>
      <w:r w:rsidR="001603AE">
        <w:rPr>
          <w:rFonts w:ascii="Times New Roman" w:hAnsi="Times New Roman" w:cs="Times New Roman"/>
          <w:sz w:val="24"/>
          <w:szCs w:val="24"/>
        </w:rPr>
        <w:t xml:space="preserve">in Fig </w:t>
      </w:r>
      <w:r w:rsidR="00787C11">
        <w:rPr>
          <w:rFonts w:ascii="Times New Roman" w:hAnsi="Times New Roman" w:cs="Times New Roman"/>
          <w:sz w:val="24"/>
          <w:szCs w:val="24"/>
        </w:rPr>
        <w:t>4</w:t>
      </w:r>
      <w:r w:rsidR="001603AE">
        <w:rPr>
          <w:rFonts w:ascii="Times New Roman" w:hAnsi="Times New Roman" w:cs="Times New Roman"/>
          <w:sz w:val="24"/>
          <w:szCs w:val="24"/>
        </w:rPr>
        <w:t xml:space="preserve"> </w:t>
      </w:r>
      <w:r w:rsidR="00062DCA">
        <w:rPr>
          <w:rFonts w:ascii="Times New Roman" w:hAnsi="Times New Roman" w:cs="Times New Roman"/>
          <w:sz w:val="24"/>
          <w:szCs w:val="24"/>
        </w:rPr>
        <w:t xml:space="preserve">that among three input parameters (applied stress, temperature and </w:t>
      </w:r>
      <w:r w:rsidR="00062DCA" w:rsidRPr="00062DCA">
        <w:rPr>
          <w:rFonts w:ascii="Times New Roman" w:hAnsi="Times New Roman" w:cs="Times New Roman"/>
          <w:sz w:val="24"/>
          <w:szCs w:val="24"/>
        </w:rPr>
        <w:t>chloride ions concentration</w:t>
      </w:r>
      <w:r w:rsidR="00062DCA">
        <w:rPr>
          <w:rFonts w:ascii="Times New Roman" w:hAnsi="Times New Roman" w:cs="Times New Roman"/>
          <w:sz w:val="24"/>
          <w:szCs w:val="24"/>
        </w:rPr>
        <w:t>), 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258014" cy="1877333"/>
                    </a:xfrm>
                    <a:prstGeom prst="rect">
                      <a:avLst/>
                    </a:prstGeom>
                  </pic:spPr>
                </pic:pic>
              </a:graphicData>
            </a:graphic>
          </wp:inline>
        </w:drawing>
      </w:r>
    </w:p>
    <w:p w14:paraId="53AB0F45" w14:textId="48D8D6C5"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&lt;EndNote&gt;&lt;Cite&gt;&lt;Author&gt;Lajevardi&lt;/Author&gt;&lt;Year&gt;2009&lt;/Year&gt;&lt;RecNum&gt;452&lt;/RecNum&gt;&lt;DisplayText&gt;[25]&lt;/DisplayText&gt;&lt;record&gt;&lt;rec-number&gt;452&lt;/rec-number&gt;&lt;foreign-keys&gt;&lt;key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25" w:tooltip="Lajevardi, 2009 #452" w:history="1">
        <w:r w:rsidR="002A3DF1" w:rsidRPr="004D1704">
          <w:rPr>
            <w:rFonts w:ascii="Times New Roman" w:hAnsi="Times New Roman" w:cs="Times New Roman"/>
            <w:noProof/>
            <w:sz w:val="24"/>
            <w:szCs w:val="24"/>
          </w:rPr>
          <w:t>25</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6A79321C"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 xml:space="preserve">Xia, </w:t>
      </w:r>
      <w:proofErr w:type="spellStart"/>
      <w:r w:rsidRPr="00AA3C6D">
        <w:rPr>
          <w:rFonts w:ascii="Times New Roman" w:hAnsi="Times New Roman" w:cs="Times New Roman"/>
          <w:sz w:val="24"/>
          <w:szCs w:val="24"/>
        </w:rPr>
        <w:t>Nie</w:t>
      </w:r>
      <w:proofErr w:type="spellEnd"/>
      <w:r>
        <w:rPr>
          <w:rFonts w:ascii="Times New Roman" w:hAnsi="Times New Roman" w:cs="Times New Roman"/>
          <w:sz w:val="24"/>
          <w:szCs w:val="24"/>
        </w:rPr>
        <w:t xml:space="preserve"> et al. (2016)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&lt;EndNote&gt;&lt;Cite&gt;&lt;Author&gt;Xia&lt;/Author&gt;&lt;Year&gt;2016&lt;/Year&gt;&lt;RecNum&gt;468&lt;/RecNum&gt;&lt;DisplayText&gt;[44]&lt;/DisplayText&gt;&lt;record&gt;&lt;rec-number&gt;468&lt;/rec-number&gt;&lt;foreign-keys&gt;&lt;key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44" w:tooltip="Xia, 2016 #468" w:history="1">
        <w:r w:rsidR="002A3DF1">
          <w:rPr>
            <w:rFonts w:ascii="Times New Roman" w:hAnsi="Times New Roman" w:cs="Times New Roman"/>
            <w:noProof/>
            <w:sz w:val="24"/>
            <w:szCs w:val="24"/>
          </w:rPr>
          <w:t>44</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BP neural networks for investigating non-linear correlation and predicting hardness and corrosion rate of magnesium alloy as a function of compositions.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 excellent 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to analyze the impact of each alloying element on the performance of alloy</w:t>
      </w:r>
      <w:r>
        <w:t xml:space="preserve">. </w:t>
      </w:r>
      <w:r>
        <w:rPr>
          <w:rFonts w:ascii="Times New Roman" w:hAnsi="Times New Roman" w:cs="Times New Roman"/>
          <w:sz w:val="24"/>
          <w:szCs w:val="24"/>
        </w:rPr>
        <w:t xml:space="preserve">The sequence of the alloying elements in terms of their ability </w:t>
      </w:r>
      <w:r>
        <w:rPr>
          <w:rFonts w:ascii="Times New Roman" w:hAnsi="Times New Roman" w:cs="Times New Roman" w:hint="eastAsia"/>
          <w:sz w:val="24"/>
          <w:szCs w:val="24"/>
        </w:rPr>
        <w:t>to</w:t>
      </w:r>
      <w:r>
        <w:rPr>
          <w:rFonts w:ascii="Times New Roman" w:hAnsi="Times New Roman" w:cs="Times New Roman"/>
          <w:sz w:val="24"/>
          <w:szCs w:val="24"/>
        </w:rPr>
        <w:t xml:space="preserve"> develop Mg alloys 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43" w:name="_Hlk534902158"/>
      <m:oMath>
        <m:r>
          <m:rPr>
            <m:sty m:val="p"/>
          </m:rPr>
          <w:rPr>
            <w:rFonts w:ascii="Cambria Math" w:hAnsi="Cambria Math" w:cs="Times New Roman"/>
            <w:sz w:val="24"/>
            <w:szCs w:val="24"/>
          </w:rPr>
          <m:t>&gt;</m:t>
        </m:r>
      </m:oMath>
      <w:bookmarkEnd w:id="43"/>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w:t>
      </w:r>
      <w:r w:rsidR="007E581B">
        <w:rPr>
          <w:rFonts w:ascii="Times New Roman" w:hAnsi="Times New Roman" w:cs="Times New Roman"/>
          <w:sz w:val="24"/>
          <w:szCs w:val="24"/>
        </w:rPr>
        <w:lastRenderedPageBreak/>
        <w:t>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2B516AC3"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variable is the most influencing factor on materials’ properties.</w:t>
      </w:r>
      <w:r>
        <w:rPr>
          <w:rFonts w:ascii="Times New Roman" w:hAnsi="Times New Roman" w:cs="Times New Roman"/>
          <w:sz w:val="24"/>
          <w:szCs w:val="24"/>
        </w:rPr>
        <w:t xml:space="preserve"> By using input ranking methods like sensitivity analysis and fuzzy curve, unimportant input parameters will easily be found out to eliminate from the problem and then model will be made simpler and easier to define</w:t>
      </w:r>
      <w:r w:rsidR="0021666C" w:rsidRPr="0021666C">
        <w:t xml:space="preserve"> </w:t>
      </w:r>
      <w:r w:rsidR="0021666C" w:rsidRPr="0021666C">
        <w:rPr>
          <w:rFonts w:ascii="Times New Roman" w:hAnsi="Times New Roman" w:cs="Times New Roman"/>
          <w:sz w:val="24"/>
          <w:szCs w:val="24"/>
        </w:rPr>
        <w:t>future</w:t>
      </w:r>
      <w:r>
        <w:rPr>
          <w:rFonts w:ascii="Times New Roman" w:hAnsi="Times New Roman" w:cs="Times New Roman"/>
          <w:sz w:val="24"/>
          <w:szCs w:val="24"/>
        </w:rPr>
        <w:t xml:space="preserve"> </w:t>
      </w:r>
      <w:r w:rsidR="00FF18B9">
        <w:rPr>
          <w:rFonts w:ascii="Times New Roman" w:hAnsi="Times New Roman" w:cs="Times New Roman"/>
          <w:sz w:val="24"/>
          <w:szCs w:val="24"/>
        </w:rPr>
        <w:t>possible</w:t>
      </w:r>
      <w:r>
        <w:rPr>
          <w:rFonts w:ascii="Times New Roman" w:hAnsi="Times New Roman" w:cs="Times New Roman"/>
          <w:sz w:val="24"/>
          <w:szCs w:val="24"/>
        </w:rPr>
        <w:t xml:space="preserve"> mechanisms,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4E9ECA3B"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is supported by the work of </w:t>
      </w:r>
      <w:r w:rsidR="00B94A49">
        <w:rPr>
          <w:rFonts w:ascii="Times New Roman" w:hAnsi="Times New Roman" w:cs="Times New Roman"/>
          <w:sz w:val="24"/>
          <w:szCs w:val="24"/>
        </w:rPr>
        <w:t xml:space="preserve">Huang, Jia et al.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 </w:instrTex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Y051bT41NTI8L1JlY051bT48RGlzcGxheVRleHQ+WzUwXTwvRGlzcGxheVRleHQ+PHJlY29yZD48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</w:fldData>
        </w:fldChar>
      </w:r>
      <w:r w:rsidR="00B94A49">
        <w:rPr>
          <w:rFonts w:ascii="Times New Roman" w:hAnsi="Times New Roman" w:cs="Times New Roman"/>
          <w:sz w:val="24"/>
          <w:szCs w:val="24"/>
        </w:rPr>
        <w:instrText xml:space="preserve"> ADDIN EN.CITE.DATA </w:instrText>
      </w:r>
      <w:r w:rsidR="00B94A49">
        <w:rPr>
          <w:rFonts w:ascii="Times New Roman" w:hAnsi="Times New Roman" w:cs="Times New Roman"/>
          <w:sz w:val="24"/>
          <w:szCs w:val="24"/>
        </w:rPr>
      </w:r>
      <w:r w:rsidR="00B94A49">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50" w:tooltip="Huang, 2018 #552" w:history="1">
        <w:r w:rsidR="002A3DF1">
          <w:rPr>
            <w:rFonts w:ascii="Times New Roman" w:hAnsi="Times New Roman" w:cs="Times New Roman"/>
            <w:noProof/>
            <w:sz w:val="24"/>
            <w:szCs w:val="24"/>
          </w:rPr>
          <w:t>50</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artificial neural network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w:t>
      </w:r>
      <w:r w:rsidR="00B94A49">
        <w:rPr>
          <w:rFonts w:ascii="Times New Roman" w:hAnsi="Times New Roman" w:cs="Times New Roman"/>
          <w:sz w:val="24"/>
          <w:szCs w:val="24"/>
        </w:rPr>
        <w:lastRenderedPageBreak/>
        <w:t>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542436C0"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B94A49">
        <w:rPr>
          <w:rFonts w:ascii="Times New Roman" w:hAnsi="Times New Roman" w:cs="Times New Roman"/>
          <w:sz w:val="24"/>
          <w:szCs w:val="24"/>
        </w:rPr>
        <w:instrText xml:space="preserve"> ADDIN EN.CITE &lt;EndNote&gt;&lt;Cite&gt;&lt;Author&gt;Kermanpur&lt;/Author&gt;&lt;Year&gt;2007&lt;/Year&gt;&lt;RecNum&gt;652&lt;/RecNum&gt;&lt;DisplayText&gt;[62]&lt;/DisplayText&gt;&lt;record&gt;&lt;rec-number&gt;652&lt;/rec-number&gt;&lt;foreign-keys&gt;&lt;key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B94A49">
        <w:rPr>
          <w:rFonts w:ascii="Times New Roman" w:hAnsi="Times New Roman" w:cs="Times New Roman"/>
          <w:noProof/>
          <w:sz w:val="24"/>
          <w:szCs w:val="24"/>
        </w:rPr>
        <w:t>[</w:t>
      </w:r>
      <w:hyperlink w:anchor="_ENREF_62" w:tooltip="Kermanpur, 2007 #652" w:history="1">
        <w:r w:rsidR="002A3DF1">
          <w:rPr>
            <w:rFonts w:ascii="Times New Roman" w:hAnsi="Times New Roman" w:cs="Times New Roman"/>
            <w:noProof/>
            <w:sz w:val="24"/>
            <w:szCs w:val="24"/>
          </w:rPr>
          <w:t>62</w:t>
        </w:r>
      </w:hyperlink>
      <w:r w:rsidR="00B94A49">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Pr>
          <w:rFonts w:ascii="Times New Roman" w:hAnsi="Times New Roman" w:cs="Times New Roman"/>
          <w:sz w:val="24"/>
          <w:szCs w:val="24"/>
        </w:rPr>
        <w:t xml:space="preserve">, A., A. </w:t>
      </w:r>
      <w:proofErr w:type="spellStart"/>
      <w:r>
        <w:rPr>
          <w:rFonts w:ascii="Times New Roman" w:hAnsi="Times New Roman" w:cs="Times New Roman"/>
          <w:sz w:val="24"/>
          <w:szCs w:val="24"/>
        </w:rPr>
        <w:t>Ebnonnasir</w:t>
      </w:r>
      <w:proofErr w:type="spellEnd"/>
      <w:r>
        <w:rPr>
          <w:rFonts w:ascii="Times New Roman" w:hAnsi="Times New Roman" w:cs="Times New Roman"/>
          <w:sz w:val="24"/>
          <w:szCs w:val="24"/>
        </w:rPr>
        <w:t xml:space="preserve">, and M. </w:t>
      </w:r>
      <w:proofErr w:type="spellStart"/>
      <w:r>
        <w:rPr>
          <w:rFonts w:ascii="Times New Roman" w:hAnsi="Times New Roman" w:cs="Times New Roman"/>
          <w:sz w:val="24"/>
          <w:szCs w:val="24"/>
        </w:rPr>
        <w:t>Hedayati</w:t>
      </w:r>
      <w:proofErr w:type="spellEnd"/>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used 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The combined network can 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ith an optimal network structure of one input layer with four input variables, two hidden layers and one output layer with one output variable,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R2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a higher impact is followed by the spray height. The authors were also progressively using their current AANN model to predict the effect of all input parameters on the spray overlap.</w:t>
      </w:r>
    </w:p>
    <w:p w14:paraId="2C679874" w14:textId="590DE944"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In recent works, we can see that there are many successful ANN applications in materials related problems. Herein, the hybrid system, the joint implementation of other computing methodologies with ANN, can make</w:t>
      </w:r>
      <w:r w:rsidR="00AF76D2">
        <w:rPr>
          <w:rFonts w:ascii="Times New Roman" w:hAnsi="Times New Roman" w:cs="Times New Roman"/>
          <w:sz w:val="24"/>
          <w:szCs w:val="24"/>
        </w:rPr>
        <w:t xml:space="preserve"> 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E0463D">
      <w:pPr>
        <w:pStyle w:val="3"/>
        <w:widowControl w:val="0"/>
        <w:spacing w:after="240"/>
      </w:pPr>
      <w:r>
        <w:t>Other Powerful ANN Models in Materials Applications</w:t>
      </w:r>
    </w:p>
    <w:p w14:paraId="02709A1C" w14:textId="4B8252D8"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AC338C">
        <w:rPr>
          <w:rFonts w:ascii="Times New Roman" w:hAnsi="Times New Roman" w:cs="Times New Roman"/>
          <w:noProof/>
          <w:sz w:val="24"/>
          <w:szCs w:val="24"/>
        </w:rPr>
        <w:instrText xml:space="preserve"> ADDIN EN.CITE &lt;EndNote&gt;&lt;Cite&gt;&lt;Author&gt;Yilmaz&lt;/Author&gt;&lt;Year&gt;2007&lt;/Year&gt;&lt;RecNum&gt;466&lt;/RecNum&gt;&lt;DisplayText&gt;[78]&lt;/DisplayText&gt;&lt;record&gt;&lt;rec-number&gt;466&lt;/rec-number&gt;&lt;foreign-keys&gt;&lt;key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AC338C">
        <w:rPr>
          <w:rFonts w:ascii="Times New Roman" w:hAnsi="Times New Roman" w:cs="Times New Roman"/>
          <w:noProof/>
          <w:sz w:val="24"/>
          <w:szCs w:val="24"/>
        </w:rPr>
        <w:t>[</w:t>
      </w:r>
      <w:hyperlink w:anchor="_ENREF_78" w:tooltip="Yilmaz, 2007 #466" w:history="1">
        <w:r w:rsidR="002A3DF1">
          <w:rPr>
            <w:rFonts w:ascii="Times New Roman" w:hAnsi="Times New Roman" w:cs="Times New Roman"/>
            <w:noProof/>
            <w:sz w:val="24"/>
            <w:szCs w:val="24"/>
          </w:rPr>
          <w:t>78</w:t>
        </w:r>
      </w:hyperlink>
      <w:r w:rsidR="00AC338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44"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44"/>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  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between the </w:t>
      </w:r>
      <w:r w:rsidR="0012088E">
        <w:rPr>
          <w:rFonts w:ascii="Times New Roman" w:hAnsi="Times New Roman" w:cs="Times New Roman"/>
          <w:noProof/>
          <w:sz w:val="24"/>
          <w:szCs w:val="24"/>
        </w:rPr>
        <w:t>target</w:t>
      </w:r>
      <w:r w:rsidR="00205DC2" w:rsidRPr="00CA4A0F">
        <w:rPr>
          <w:rFonts w:ascii="Times New Roman" w:hAnsi="Times New Roman" w:cs="Times New Roman"/>
          <w:noProof/>
          <w:sz w:val="24"/>
          <w:szCs w:val="24"/>
        </w:rPr>
        <w:t xml:space="preserve"> data and the predicted output</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have </w:t>
      </w:r>
      <w:r w:rsidR="0012088E">
        <w:rPr>
          <w:rFonts w:ascii="Times New Roman" w:hAnsi="Times New Roman" w:cs="Times New Roman"/>
          <w:noProof/>
          <w:sz w:val="24"/>
          <w:szCs w:val="24"/>
        </w:rPr>
        <w:lastRenderedPageBreak/>
        <w:t>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 the tensile strength of steel</w:t>
      </w:r>
      <w:r w:rsidR="00CA4A0F">
        <w:rPr>
          <w:rFonts w:ascii="Times New Roman" w:hAnsi="Times New Roman" w:cs="Times New Roman"/>
          <w:noProof/>
          <w:sz w:val="24"/>
          <w:szCs w:val="24"/>
        </w:rPr>
        <w:t xml:space="preserve"> with  high</w:t>
      </w:r>
      <w:r w:rsidR="00205DC2">
        <w:rPr>
          <w:rFonts w:ascii="Times New Roman" w:hAnsi="Times New Roman" w:cs="Times New Roman"/>
          <w:noProof/>
          <w:sz w:val="24"/>
          <w:szCs w:val="24"/>
        </w:rPr>
        <w:t xml:space="preserve"> accuracy and reliability.</w:t>
      </w:r>
    </w:p>
    <w:p w14:paraId="50DDA6A0" w14:textId="3C5C0232" w:rsidR="0027288F"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Kappatos, Chamos et al. (2010) </w:t>
      </w:r>
      <w:r w:rsidRPr="00CA4A0F">
        <w:rPr>
          <w:rFonts w:ascii="Times New Roman" w:hAnsi="Times New Roman" w:cs="Times New Roman"/>
          <w:noProof/>
          <w:sz w:val="24"/>
          <w:szCs w:val="24"/>
        </w:rPr>
        <w:fldChar w:fldCharType="begin"/>
      </w:r>
      <w:r>
        <w:rPr>
          <w:rFonts w:ascii="Times New Roman" w:hAnsi="Times New Roman" w:cs="Times New Roman"/>
          <w:noProof/>
          <w:sz w:val="24"/>
          <w:szCs w:val="24"/>
        </w:rPr>
        <w:instrText xml:space="preserve"> ADDIN EN.CITE &lt;EndNote&gt;&lt;Cite&gt;&lt;Author&gt;Kappatos&lt;/Author&gt;&lt;Year&gt;2010&lt;/Year&gt;&lt;RecNum&gt;477&lt;/RecNum&gt;&lt;DisplayText&gt;[23]&lt;/DisplayText&gt;&lt;record&gt;&lt;rec-number&gt;477&lt;/rec-number&gt;&lt;foreign-keys&gt;&lt;key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Pr>
          <w:rFonts w:ascii="Times New Roman" w:hAnsi="Times New Roman" w:cs="Times New Roman"/>
          <w:noProof/>
          <w:sz w:val="24"/>
          <w:szCs w:val="24"/>
        </w:rPr>
        <w:t>[</w:t>
      </w:r>
      <w:hyperlink w:anchor="_ENREF_23" w:tooltip="Kappatos, 2010 #477" w:history="1">
        <w:r w:rsidR="002A3DF1">
          <w:rPr>
            <w:rFonts w:ascii="Times New Roman" w:hAnsi="Times New Roman" w:cs="Times New Roman"/>
            <w:noProof/>
            <w:sz w:val="24"/>
            <w:szCs w:val="24"/>
          </w:rPr>
          <w:t>23</w:t>
        </w:r>
      </w:hyperlink>
      <w:r>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45" w:name="_Hlk9817478"/>
      <w:r>
        <w:rPr>
          <w:rFonts w:ascii="Times New Roman" w:hAnsi="Times New Roman" w:cs="Times New Roman"/>
          <w:noProof/>
          <w:sz w:val="24"/>
          <w:szCs w:val="24"/>
        </w:rPr>
        <w:t>ultimate tensile strength</w:t>
      </w:r>
      <w:bookmarkEnd w:id="45"/>
      <w:r>
        <w:rPr>
          <w:rFonts w:ascii="Times New Roman" w:hAnsi="Times New Roman" w:cs="Times New Roman"/>
          <w:noProof/>
          <w:sz w:val="24"/>
          <w:szCs w:val="24"/>
        </w:rPr>
        <w:t xml:space="preserve">, respectively. ANN results made a comparison between two input parameters 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55F8DE5C"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Most of successful materials-related ANN researches have been done with multilayer backpropagation neural networks. Here, it can be found that other ANNs are as powerful and efficient as multilayer backpropagation neural networks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classification performance.</w:t>
      </w:r>
    </w:p>
    <w:p w14:paraId="445100D3" w14:textId="11B25B98" w:rsidR="009349F5" w:rsidRPr="009349F5" w:rsidRDefault="00205DC2" w:rsidP="00E0463D">
      <w:pPr>
        <w:pStyle w:val="3"/>
        <w:widowControl w:val="0"/>
        <w:spacing w:after="240"/>
      </w:pPr>
      <w:r>
        <w:t>ANN Models in Comparison</w:t>
      </w:r>
    </w:p>
    <w:p w14:paraId="3CBA17EB" w14:textId="220FB8F0" w:rsidR="00FF722E" w:rsidRDefault="00FE7F8E"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To establish a functional relationship between process parameters of turning process and surface roughness, m</w:t>
      </w:r>
      <w:r>
        <w:rPr>
          <w:rFonts w:ascii="Times New Roman" w:hAnsi="Times New Roman" w:cs="Times New Roman"/>
          <w:sz w:val="24"/>
          <w:szCs w:val="24"/>
        </w:rPr>
        <w:t xml:space="preserve">ultilayer perceptron (MLP) neural </w:t>
      </w:r>
      <w:r w:rsidR="0076393C">
        <w:rPr>
          <w:rFonts w:ascii="Times New Roman" w:hAnsi="Times New Roman" w:cs="Times New Roman"/>
          <w:sz w:val="24"/>
          <w:szCs w:val="24"/>
        </w:rPr>
        <w:lastRenderedPageBreak/>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Dixit and Ojha (2005)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&lt;EndNote&gt;&lt;Cite&gt;&lt;Author&gt;Sonar&lt;/Author&gt;&lt;Year&gt;2005&lt;/Year&gt;&lt;RecNum&gt;645&lt;/RecNum&gt;&lt;DisplayText&gt;[59]&lt;/DisplayText&gt;&lt;record&gt;&lt;rec-number&gt;645&lt;/rec-number&gt;&lt;foreign-keys&gt;&lt;key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59" w:tooltip="Sonar, 2005 #645" w:history="1">
        <w:r w:rsidR="002A3DF1">
          <w:rPr>
            <w:rFonts w:ascii="Times New Roman" w:hAnsi="Times New Roman" w:cs="Times New Roman"/>
            <w:noProof/>
            <w:sz w:val="24"/>
            <w:szCs w:val="24"/>
          </w:rPr>
          <w:t>59</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in a turning process </w:t>
      </w:r>
      <w:r w:rsidR="0076393C">
        <w:rPr>
          <w:rFonts w:ascii="Times New Roman" w:hAnsi="Times New Roman" w:cs="Times New Roman"/>
          <w:sz w:val="24"/>
          <w:szCs w:val="24"/>
        </w:rPr>
        <w:t>a</w:t>
      </w:r>
      <w:r>
        <w:rPr>
          <w:rFonts w:ascii="Times New Roman" w:hAnsi="Times New Roman" w:cs="Times New Roman"/>
          <w:sz w:val="24"/>
          <w:szCs w:val="24"/>
        </w:rPr>
        <w:t xml:space="preserve">nd its performance was compared with the reported performance of a multilayer perceptron (MLP) neural network by Kohli and Dixit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&lt;EndNote&gt;&lt;Cite&gt;&lt;Author&gt;Kohli&lt;/Author&gt;&lt;Year&gt;2004&lt;/Year&gt;&lt;RecNum&gt;644&lt;/RecNum&gt;&lt;DisplayText&gt;[79]&lt;/DisplayText&gt;&lt;record&gt;&lt;rec-number&gt;644&lt;/rec-number&gt;&lt;foreign-keys&gt;&lt;key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hyperlink w:anchor="_ENREF_79" w:tooltip="Kohli, 2004 #644" w:history="1">
        <w:r w:rsidR="002A3DF1">
          <w:rPr>
            <w:rFonts w:ascii="Times New Roman" w:hAnsi="Times New Roman" w:cs="Times New Roman"/>
            <w:noProof/>
            <w:sz w:val="24"/>
            <w:szCs w:val="24"/>
          </w:rPr>
          <w:t>79</w:t>
        </w:r>
      </w:hyperlink>
      <w:r>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The results showed that experimental values exist between the range of the lower and upper estimate </w:t>
      </w:r>
      <w:r w:rsidR="009B4435">
        <w:rPr>
          <w:rFonts w:ascii="Times New Roman" w:hAnsi="Times New Roman" w:cs="Times New Roman"/>
          <w:sz w:val="24"/>
          <w:szCs w:val="24"/>
        </w:rPr>
        <w:t xml:space="preserve">obtained by </w:t>
      </w:r>
      <w:r w:rsidR="00054887" w:rsidRPr="00054887">
        <w:rPr>
          <w:rFonts w:ascii="Times New Roman" w:hAnsi="Times New Roman" w:cs="Times New Roman"/>
          <w:sz w:val="24"/>
          <w:szCs w:val="24"/>
        </w:rPr>
        <w:t xml:space="preserve">fuzzy linear regression model </w:t>
      </w:r>
      <w:r>
        <w:rPr>
          <w:rFonts w:ascii="Times New Roman" w:hAnsi="Times New Roman" w:cs="Times New Roman"/>
          <w:sz w:val="24"/>
          <w:szCs w:val="24"/>
        </w:rPr>
        <w:t>and the most likely estimate in most cases is close to experimental value. Also, compared to MLP, the root mean squares errors of RBF are nearly the same as MLP. But RBF made slightly inferior performance against MLP and with a few testing data, the errors were more than 20%. 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17BC59A2"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2C22AF">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2C22AF">
        <w:rPr>
          <w:rFonts w:ascii="Times New Roman" w:hAnsi="Times New Roman" w:cs="Times New Roman"/>
          <w:noProof/>
          <w:sz w:val="24"/>
          <w:szCs w:val="24"/>
        </w:rPr>
        <w:t>[</w:t>
      </w:r>
      <w:hyperlink w:anchor="_ENREF_58" w:tooltip="Lu, 2009 #643" w:history="1">
        <w:r w:rsidR="002A3DF1">
          <w:rPr>
            <w:rFonts w:ascii="Times New Roman" w:hAnsi="Times New Roman" w:cs="Times New Roman"/>
            <w:noProof/>
            <w:sz w:val="24"/>
            <w:szCs w:val="24"/>
          </w:rPr>
          <w:t>58</w:t>
        </w:r>
      </w:hyperlink>
      <w:r w:rsidR="002C22AF">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Radial Basis Function neural network (RBFNN),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4</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lastRenderedPageBreak/>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446931" cy="1827298"/>
                    </a:xfrm>
                    <a:prstGeom prst="rect">
                      <a:avLst/>
                    </a:prstGeom>
                  </pic:spPr>
                </pic:pic>
              </a:graphicData>
            </a:graphic>
          </wp:inline>
        </w:drawing>
      </w:r>
    </w:p>
    <w:p w14:paraId="2043CC6B" w14:textId="64C7434D" w:rsidR="004641E1" w:rsidRPr="0022315F" w:rsidRDefault="004641E1" w:rsidP="00E0463D">
      <w:pPr>
        <w:widowControl w:val="0"/>
        <w:spacing w:line="360" w:lineRule="auto"/>
        <w:jc w:val="both"/>
        <w:rPr>
          <w:rFonts w:ascii="Times New Roman" w:hAnsi="Times New Roman" w:cs="Times New Roman"/>
          <w:b/>
          <w:bCs/>
          <w:sz w:val="24"/>
          <w:szCs w:val="24"/>
        </w:rPr>
      </w:pPr>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Pr="004D1704">
        <w:rPr>
          <w:rFonts w:ascii="Times New Roman" w:hAnsi="Times New Roman" w:cs="Times New Roman"/>
          <w:sz w:val="24"/>
          <w:szCs w:val="24"/>
        </w:rPr>
        <w:instrText xml:space="preserve"> ADDIN EN.CITE &lt;EndNote&gt;&lt;Cite&gt;&lt;Author&gt;Lu&lt;/Author&gt;&lt;Year&gt;2009&lt;/Year&gt;&lt;RecNum&gt;643&lt;/RecNum&gt;&lt;DisplayText&gt;[58]&lt;/DisplayText&gt;&lt;record&gt;&lt;rec-number&gt;643&lt;/rec-number&gt;&lt;foreign-keys&gt;&lt;key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Pr="004D1704">
        <w:rPr>
          <w:rFonts w:ascii="Times New Roman" w:hAnsi="Times New Roman" w:cs="Times New Roman"/>
          <w:noProof/>
          <w:sz w:val="24"/>
          <w:szCs w:val="24"/>
        </w:rPr>
        <w:t>[</w:t>
      </w:r>
      <w:hyperlink w:anchor="_ENREF_58" w:tooltip="Lu, 2009 #643" w:history="1">
        <w:r w:rsidR="002A3DF1" w:rsidRPr="004D1704">
          <w:rPr>
            <w:rFonts w:ascii="Times New Roman" w:hAnsi="Times New Roman" w:cs="Times New Roman"/>
            <w:noProof/>
            <w:sz w:val="24"/>
            <w:szCs w:val="24"/>
          </w:rPr>
          <w:t>58</w:t>
        </w:r>
      </w:hyperlink>
      <w:r w:rsidRPr="004D1704">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3F157949" w14:textId="7CAB719C"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al data</w:t>
      </w:r>
      <w:r w:rsidR="00774219">
        <w:rPr>
          <w:rFonts w:ascii="Times New Roman" w:hAnsi="Times New Roman" w:cs="Times New Roman"/>
          <w:sz w:val="24"/>
          <w:szCs w:val="24"/>
        </w:rPr>
        <w:t>.</w:t>
      </w:r>
    </w:p>
    <w:p w14:paraId="630F7974" w14:textId="77777777" w:rsidR="00D4373B" w:rsidRDefault="00D4373B" w:rsidP="00E0463D">
      <w:pPr>
        <w:pStyle w:val="3"/>
        <w:widowControl w:val="0"/>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w:t>
      </w:r>
      <w:r w:rsidR="00784640">
        <w:rPr>
          <w:rFonts w:ascii="Times New Roman" w:hAnsi="Times New Roman" w:cs="Times New Roman"/>
          <w:noProof/>
          <w:sz w:val="24"/>
          <w:szCs w:val="24"/>
        </w:rPr>
        <w:lastRenderedPageBreak/>
        <w:t>classification performance.</w:t>
      </w:r>
    </w:p>
    <w:p w14:paraId="70E00B83" w14:textId="4C7C5C00"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But it is critical to be noted that misuse of over 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&lt;EndNote&gt;&lt;Cite&gt;&lt;Author&gt;Altinkok&lt;/Author&gt;&lt;Year&gt;2006&lt;/Year&gt;&lt;RecNum&gt;514&lt;/RecNum&gt;&lt;DisplayText&gt;[63]&lt;/DisplayText&gt;&lt;record&gt;&lt;rec-number&gt;514&lt;/rec-number&gt;&lt;foreign-keys&gt;&lt;key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63" w:tooltip="Altinkok, 2006 #514" w:history="1">
        <w:r w:rsidR="002A3DF1">
          <w:rPr>
            <w:rFonts w:ascii="Times New Roman" w:hAnsi="Times New Roman" w:cs="Times New Roman"/>
            <w:noProof/>
            <w:sz w:val="24"/>
            <w:szCs w:val="24"/>
          </w:rPr>
          <w:t>63</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05675E">
        <w:rPr>
          <w:rFonts w:ascii="Times New Roman" w:hAnsi="Times New Roman" w:cs="Times New Roman"/>
          <w:noProof/>
          <w:sz w:val="24"/>
          <w:szCs w:val="24"/>
        </w:rPr>
        <w:instrText xml:space="preserve"> ADDIN EN.CITE &lt;EndNote&gt;&lt;Cite&gt;&lt;Author&gt;Koker&lt;/Author&gt;&lt;Year&gt;2007&lt;/Year&gt;&lt;RecNum&gt;513&lt;/RecNum&gt;&lt;DisplayText&gt;[80]&lt;/DisplayText&gt;&lt;record&gt;&lt;rec-number&gt;513&lt;/rec-number&gt;&lt;foreign-keys&gt;&lt;key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05675E">
        <w:rPr>
          <w:rFonts w:ascii="Times New Roman" w:hAnsi="Times New Roman" w:cs="Times New Roman"/>
          <w:noProof/>
          <w:sz w:val="24"/>
          <w:szCs w:val="24"/>
        </w:rPr>
        <w:t>[</w:t>
      </w:r>
      <w:hyperlink w:anchor="_ENREF_80" w:tooltip="Koker, 2007 #513" w:history="1">
        <w:r w:rsidR="002A3DF1">
          <w:rPr>
            <w:rFonts w:ascii="Times New Roman" w:hAnsi="Times New Roman" w:cs="Times New Roman"/>
            <w:noProof/>
            <w:sz w:val="24"/>
            <w:szCs w:val="24"/>
          </w:rPr>
          <w:t>80</w:t>
        </w:r>
      </w:hyperlink>
      <w:r w:rsidR="0005675E">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2C22AF">
        <w:rPr>
          <w:rFonts w:ascii="Times New Roman" w:hAnsi="Times New Roman" w:cs="Times New Roman"/>
          <w:noProof/>
          <w:sz w:val="24"/>
          <w:szCs w:val="24"/>
        </w:rPr>
        <w:instrText xml:space="preserve"> ADDIN EN.CITE &lt;EndNote&gt;&lt;Cite&gt;&lt;Author&gt;Forouzan&lt;/Author&gt;&lt;Year&gt;2007&lt;/Year&gt;&lt;RecNum&gt;519&lt;/RecNum&gt;&lt;DisplayText&gt;[42]&lt;/DisplayText&gt;&lt;record&gt;&lt;rec-number&gt;519&lt;/rec-number&gt;&lt;foreign-keys&gt;&lt;key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2C22AF">
        <w:rPr>
          <w:rFonts w:ascii="Times New Roman" w:hAnsi="Times New Roman" w:cs="Times New Roman"/>
          <w:noProof/>
          <w:sz w:val="24"/>
          <w:szCs w:val="24"/>
        </w:rPr>
        <w:t>[</w:t>
      </w:r>
      <w:hyperlink w:anchor="_ENREF_42" w:tooltip="Forouzan, 2007 #519" w:history="1">
        <w:r w:rsidR="002A3DF1">
          <w:rPr>
            <w:rFonts w:ascii="Times New Roman" w:hAnsi="Times New Roman" w:cs="Times New Roman"/>
            <w:noProof/>
            <w:sz w:val="24"/>
            <w:szCs w:val="24"/>
          </w:rPr>
          <w:t>42</w:t>
        </w:r>
      </w:hyperlink>
      <w:r w:rsidR="002C22AF">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t>Trends of the ANN application in materials area</w:t>
      </w:r>
    </w:p>
    <w:p w14:paraId="072AA928" w14:textId="1ABB7559"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05675E">
        <w:rPr>
          <w:rFonts w:ascii="Times New Roman" w:hAnsi="Times New Roman" w:cs="Times New Roman"/>
          <w:sz w:val="24"/>
          <w:szCs w:val="24"/>
        </w:rPr>
        <w:instrText xml:space="preserve"> ADDIN EN.CITE &lt;EndNote&gt;&lt;Cite&gt;&lt;Year&gt;June 2007&lt;/Year&gt;&lt;RecNum&gt;511&lt;/RecNum&gt;&lt;DisplayText&gt;[81]&lt;/DisplayText&gt;&lt;record&gt;&lt;rec-number&gt;511&lt;/rec-number&gt;&lt;foreign-keys&gt;&lt;key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05675E">
        <w:rPr>
          <w:rFonts w:ascii="Times New Roman" w:hAnsi="Times New Roman" w:cs="Times New Roman"/>
          <w:noProof/>
          <w:sz w:val="24"/>
          <w:szCs w:val="24"/>
        </w:rPr>
        <w:t>[</w:t>
      </w:r>
      <w:hyperlink w:anchor="_ENREF_81" w:tooltip=", June 2007 #511" w:history="1">
        <w:r w:rsidR="002A3DF1">
          <w:rPr>
            <w:rFonts w:ascii="Times New Roman" w:hAnsi="Times New Roman" w:cs="Times New Roman"/>
            <w:noProof/>
            <w:sz w:val="24"/>
            <w:szCs w:val="24"/>
          </w:rPr>
          <w:t>81</w:t>
        </w:r>
      </w:hyperlink>
      <w:r w:rsidR="0005675E">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 and 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78B4C842"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p>
    <w:p w14:paraId="2E38E977" w14:textId="58946F86"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w:t>
      </w:r>
      <w:r>
        <w:rPr>
          <w:rFonts w:ascii="Times New Roman" w:hAnsi="Times New Roman" w:cs="Times New Roman"/>
          <w:sz w:val="24"/>
          <w:szCs w:val="24"/>
        </w:rPr>
        <w:lastRenderedPageBreak/>
        <w:t>popular, powerful and efficient feedback neural networks (Recurrent Neural Network, Deep Convolutional Neural Network, etc.), that are currently widely implemented in image and video recognition,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would be future research trends in materials science too. Although there are currently few materials researches implementing feedback </w:t>
      </w:r>
      <w:r w:rsidR="00ED4272">
        <w:rPr>
          <w:rFonts w:ascii="Times New Roman" w:hAnsi="Times New Roman" w:cs="Times New Roman"/>
          <w:sz w:val="24"/>
          <w:szCs w:val="24"/>
        </w:rPr>
        <w:t>ANN</w:t>
      </w:r>
      <w:r>
        <w:rPr>
          <w:rFonts w:ascii="Times New Roman" w:hAnsi="Times New Roman" w:cs="Times New Roman"/>
          <w:sz w:val="24"/>
          <w:szCs w:val="24"/>
        </w:rPr>
        <w:t xml:space="preserve">, it is still necessary to conduct more researches related with those networks to give strong recommended results to new researchers. 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5C4C5E7B" w14:textId="50BADC28" w:rsidR="00CF1552"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consecutive 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7ED93780" w14:textId="77777777" w:rsidR="00683020" w:rsidRDefault="00683020" w:rsidP="00E0463D">
      <w:pPr>
        <w:widowControl w:val="0"/>
        <w:tabs>
          <w:tab w:val="left" w:pos="8355"/>
        </w:tabs>
        <w:spacing w:line="360" w:lineRule="auto"/>
        <w:jc w:val="both"/>
        <w:rPr>
          <w:rFonts w:ascii="Times New Roman" w:hAnsi="Times New Roman" w:cs="Times New Roman"/>
          <w:sz w:val="24"/>
          <w:szCs w:val="24"/>
        </w:rPr>
      </w:pP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5EF037CC" w14:textId="77777777" w:rsidR="005A0E23" w:rsidRDefault="005A0E23" w:rsidP="00E0463D">
      <w:pPr>
        <w:widowControl w:val="0"/>
        <w:tabs>
          <w:tab w:val="left" w:pos="8355"/>
        </w:tabs>
        <w:spacing w:line="360" w:lineRule="auto"/>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Acknowledge the support from the project of Prof. Shi. </w:t>
      </w:r>
    </w:p>
    <w:p w14:paraId="78D6EBA0" w14:textId="2B665125" w:rsidR="005A0E23" w:rsidRDefault="005A0E23" w:rsidP="00E0463D">
      <w:pPr>
        <w:widowControl w:val="0"/>
        <w:autoSpaceDE w:val="0"/>
        <w:autoSpaceDN w:val="0"/>
        <w:adjustRightInd w:val="0"/>
        <w:spacing w:line="480" w:lineRule="auto"/>
        <w:ind w:firstLineChars="200" w:firstLine="480"/>
        <w:rPr>
          <w:rFonts w:ascii="Times New Roman" w:hAnsi="Times New Roman"/>
          <w:sz w:val="24"/>
          <w:szCs w:val="24"/>
        </w:rPr>
      </w:pPr>
      <w:r>
        <w:rPr>
          <w:rFonts w:ascii="Times New Roman" w:hAnsi="Times New Roman" w:hint="eastAsia"/>
          <w:sz w:val="24"/>
          <w:szCs w:val="24"/>
        </w:rPr>
        <w:t>And I would suggest adding also the following projects:</w:t>
      </w:r>
    </w:p>
    <w:p w14:paraId="0CE59776" w14:textId="47894989" w:rsidR="005A0E23" w:rsidRDefault="005A0E23" w:rsidP="00E0463D">
      <w:pPr>
        <w:widowControl w:val="0"/>
        <w:autoSpaceDE w:val="0"/>
        <w:autoSpaceDN w:val="0"/>
        <w:adjustRightInd w:val="0"/>
        <w:spacing w:line="480" w:lineRule="auto"/>
        <w:ind w:firstLineChars="200" w:firstLine="480"/>
        <w:jc w:val="both"/>
        <w:rPr>
          <w:rFonts w:ascii="Times New Roman" w:hAnsi="Times New Roman"/>
          <w:sz w:val="24"/>
          <w:szCs w:val="24"/>
        </w:rPr>
      </w:pPr>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p>
    <w:p w14:paraId="02AAEC96" w14:textId="77777777" w:rsidR="005A0E23" w:rsidRDefault="005A0E23" w:rsidP="00E0463D">
      <w:pPr>
        <w:widowControl w:val="0"/>
        <w:tabs>
          <w:tab w:val="left" w:pos="8355"/>
        </w:tabs>
        <w:spacing w:line="360" w:lineRule="auto"/>
        <w:jc w:val="both"/>
        <w:rPr>
          <w:rFonts w:ascii="Times New Roman" w:hAnsi="Times New Roman" w:cs="Times New Roman"/>
          <w:sz w:val="24"/>
          <w:szCs w:val="24"/>
        </w:rPr>
      </w:pPr>
    </w:p>
    <w:p w14:paraId="78D18034" w14:textId="7E004037" w:rsidR="00CF1552" w:rsidRDefault="00205DC2" w:rsidP="00E0463D">
      <w:pPr>
        <w:pStyle w:val="1"/>
        <w:widowControl w:val="0"/>
        <w:numPr>
          <w:ilvl w:val="0"/>
          <w:numId w:val="0"/>
        </w:numPr>
        <w:spacing w:after="240"/>
        <w:ind w:left="432"/>
        <w:jc w:val="both"/>
        <w:rPr>
          <w:rFonts w:cs="Times New Roman"/>
          <w:sz w:val="24"/>
          <w:szCs w:val="24"/>
        </w:rPr>
      </w:pPr>
      <w:r>
        <w:rPr>
          <w:rFonts w:cs="Times New Roman"/>
          <w:noProof/>
          <w:sz w:val="24"/>
          <w:szCs w:val="24"/>
        </w:rPr>
        <w:t>References</w:t>
      </w:r>
    </w:p>
    <w:bookmarkEnd w:id="3"/>
    <w:p w14:paraId="7D375141" w14:textId="77777777" w:rsidR="002A3DF1" w:rsidRPr="002A3DF1" w:rsidRDefault="00205DC2" w:rsidP="002A3DF1">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46" w:name="_ENREF_1"/>
      <w:r w:rsidR="002A3DF1" w:rsidRPr="002A3DF1">
        <w:rPr>
          <w:noProof/>
        </w:rPr>
        <w:t>1.</w:t>
      </w:r>
      <w:r w:rsidR="002A3DF1" w:rsidRPr="002A3DF1">
        <w:rPr>
          <w:noProof/>
        </w:rPr>
        <w:tab/>
        <w:t xml:space="preserve">Xie, T. and J.C. Grossman, </w:t>
      </w:r>
      <w:r w:rsidR="002A3DF1" w:rsidRPr="002A3DF1">
        <w:rPr>
          <w:i/>
          <w:noProof/>
        </w:rPr>
        <w:t>Crystal Graph Convolutional Neural Networks for an Accurate and Interpretable Prediction of Material Properties.</w:t>
      </w:r>
      <w:r w:rsidR="002A3DF1" w:rsidRPr="002A3DF1">
        <w:rPr>
          <w:noProof/>
        </w:rPr>
        <w:t xml:space="preserve"> Phys Rev Lett, 2018. </w:t>
      </w:r>
      <w:r w:rsidR="002A3DF1" w:rsidRPr="002A3DF1">
        <w:rPr>
          <w:b/>
          <w:noProof/>
        </w:rPr>
        <w:t>120</w:t>
      </w:r>
      <w:r w:rsidR="002A3DF1" w:rsidRPr="002A3DF1">
        <w:rPr>
          <w:noProof/>
        </w:rPr>
        <w:t>(14): p. 145301.</w:t>
      </w:r>
      <w:bookmarkEnd w:id="46"/>
    </w:p>
    <w:p w14:paraId="01155581" w14:textId="77777777" w:rsidR="002A3DF1" w:rsidRPr="002A3DF1" w:rsidRDefault="002A3DF1" w:rsidP="002A3DF1">
      <w:pPr>
        <w:pStyle w:val="EndNoteBibliography"/>
        <w:spacing w:after="0"/>
        <w:ind w:left="720" w:hanging="720"/>
        <w:rPr>
          <w:noProof/>
        </w:rPr>
      </w:pPr>
      <w:bookmarkStart w:id="47" w:name="_ENREF_2"/>
      <w:r w:rsidRPr="002A3DF1">
        <w:rPr>
          <w:noProof/>
        </w:rPr>
        <w:lastRenderedPageBreak/>
        <w:t>2.</w:t>
      </w:r>
      <w:r w:rsidRPr="002A3DF1">
        <w:rPr>
          <w:noProof/>
        </w:rPr>
        <w:tab/>
        <w:t xml:space="preserve">Gyurova, L.A. and K. Friedrich, </w:t>
      </w:r>
      <w:r w:rsidRPr="002A3DF1">
        <w:rPr>
          <w:i/>
          <w:noProof/>
        </w:rPr>
        <w:t>Artificial neural networks for predicting sliding friction and wear properties of polyphenylene sulfide composites.</w:t>
      </w:r>
      <w:r w:rsidRPr="002A3DF1">
        <w:rPr>
          <w:noProof/>
        </w:rPr>
        <w:t xml:space="preserve"> Tribology International, 2011. </w:t>
      </w:r>
      <w:r w:rsidRPr="002A3DF1">
        <w:rPr>
          <w:b/>
          <w:noProof/>
        </w:rPr>
        <w:t>44</w:t>
      </w:r>
      <w:r w:rsidRPr="002A3DF1">
        <w:rPr>
          <w:noProof/>
        </w:rPr>
        <w:t>(5): p. 603-609.</w:t>
      </w:r>
      <w:bookmarkEnd w:id="47"/>
    </w:p>
    <w:p w14:paraId="68E01FEF" w14:textId="77777777" w:rsidR="002A3DF1" w:rsidRPr="002A3DF1" w:rsidRDefault="002A3DF1" w:rsidP="002A3DF1">
      <w:pPr>
        <w:pStyle w:val="EndNoteBibliography"/>
        <w:spacing w:after="0"/>
        <w:ind w:left="720" w:hanging="720"/>
        <w:rPr>
          <w:noProof/>
        </w:rPr>
      </w:pPr>
      <w:bookmarkStart w:id="48" w:name="_ENREF_3"/>
      <w:r w:rsidRPr="002A3DF1">
        <w:rPr>
          <w:noProof/>
        </w:rPr>
        <w:t>3.</w:t>
      </w:r>
      <w:r w:rsidRPr="002A3DF1">
        <w:rPr>
          <w:noProof/>
        </w:rPr>
        <w:tab/>
        <w:t xml:space="preserve">Liu, Y., et al., </w:t>
      </w:r>
      <w:r w:rsidRPr="002A3DF1">
        <w:rPr>
          <w:i/>
          <w:noProof/>
        </w:rPr>
        <w:t>Artificial neural network modelling to predict hot deformation behaviour of zinc–aluminium alloy</w:t>
      </w:r>
      <w:r w:rsidRPr="002A3DF1">
        <w:rPr>
          <w:noProof/>
        </w:rPr>
        <w:t>. Vol. 29. 2013. 184-189.</w:t>
      </w:r>
      <w:bookmarkEnd w:id="48"/>
    </w:p>
    <w:p w14:paraId="29DF0B66" w14:textId="77777777" w:rsidR="002A3DF1" w:rsidRPr="002A3DF1" w:rsidRDefault="002A3DF1" w:rsidP="002A3DF1">
      <w:pPr>
        <w:pStyle w:val="EndNoteBibliography"/>
        <w:spacing w:after="0"/>
        <w:ind w:left="720" w:hanging="720"/>
        <w:rPr>
          <w:noProof/>
        </w:rPr>
      </w:pPr>
      <w:bookmarkStart w:id="49" w:name="_ENREF_4"/>
      <w:r w:rsidRPr="002A3DF1">
        <w:rPr>
          <w:noProof/>
        </w:rPr>
        <w:t>4.</w:t>
      </w:r>
      <w:r w:rsidRPr="002A3DF1">
        <w:rPr>
          <w:noProof/>
        </w:rPr>
        <w:tab/>
        <w:t xml:space="preserve">Jiménez-Come, M.J., et al., </w:t>
      </w:r>
      <w:r w:rsidRPr="002A3DF1">
        <w:rPr>
          <w:i/>
          <w:noProof/>
        </w:rPr>
        <w:t>Characterization of pitting corrosion of stainless steel using artificial neural networks.</w:t>
      </w:r>
      <w:r w:rsidRPr="002A3DF1">
        <w:rPr>
          <w:noProof/>
        </w:rPr>
        <w:t xml:space="preserve"> Materials and Corrosion, 2015. </w:t>
      </w:r>
      <w:r w:rsidRPr="002A3DF1">
        <w:rPr>
          <w:b/>
          <w:noProof/>
        </w:rPr>
        <w:t>66</w:t>
      </w:r>
      <w:r w:rsidRPr="002A3DF1">
        <w:rPr>
          <w:noProof/>
        </w:rPr>
        <w:t>(10): p. 1084-1091.</w:t>
      </w:r>
      <w:bookmarkEnd w:id="49"/>
    </w:p>
    <w:p w14:paraId="1B942842" w14:textId="77777777" w:rsidR="002A3DF1" w:rsidRPr="002A3DF1" w:rsidRDefault="002A3DF1" w:rsidP="002A3DF1">
      <w:pPr>
        <w:pStyle w:val="EndNoteBibliography"/>
        <w:spacing w:after="0"/>
        <w:ind w:left="720" w:hanging="720"/>
        <w:rPr>
          <w:noProof/>
        </w:rPr>
      </w:pPr>
      <w:bookmarkStart w:id="50" w:name="_ENREF_5"/>
      <w:r w:rsidRPr="002A3DF1">
        <w:rPr>
          <w:noProof/>
        </w:rPr>
        <w:t>5.</w:t>
      </w:r>
      <w:r w:rsidRPr="002A3DF1">
        <w:rPr>
          <w:noProof/>
        </w:rPr>
        <w:tab/>
        <w:t xml:space="preserve">Bhadeshia, H.K.D.H., et al., </w:t>
      </w:r>
      <w:r w:rsidRPr="002A3DF1">
        <w:rPr>
          <w:i/>
          <w:noProof/>
        </w:rPr>
        <w:t>Performance of neural networks in materials science.</w:t>
      </w:r>
      <w:r w:rsidRPr="002A3DF1">
        <w:rPr>
          <w:noProof/>
        </w:rPr>
        <w:t xml:space="preserve"> Materials Science and Technology, 2009. </w:t>
      </w:r>
      <w:r w:rsidRPr="002A3DF1">
        <w:rPr>
          <w:b/>
          <w:noProof/>
        </w:rPr>
        <w:t>25</w:t>
      </w:r>
      <w:r w:rsidRPr="002A3DF1">
        <w:rPr>
          <w:noProof/>
        </w:rPr>
        <w:t>(4): p. 504-510.</w:t>
      </w:r>
      <w:bookmarkEnd w:id="50"/>
    </w:p>
    <w:p w14:paraId="2E700D1D" w14:textId="77777777" w:rsidR="002A3DF1" w:rsidRPr="002A3DF1" w:rsidRDefault="002A3DF1" w:rsidP="002A3DF1">
      <w:pPr>
        <w:pStyle w:val="EndNoteBibliography"/>
        <w:spacing w:after="0"/>
        <w:ind w:left="720" w:hanging="720"/>
        <w:rPr>
          <w:noProof/>
        </w:rPr>
      </w:pPr>
      <w:bookmarkStart w:id="51" w:name="_ENREF_6"/>
      <w:r w:rsidRPr="002A3DF1">
        <w:rPr>
          <w:noProof/>
        </w:rPr>
        <w:t>6.</w:t>
      </w:r>
      <w:r w:rsidRPr="002A3DF1">
        <w:rPr>
          <w:noProof/>
        </w:rPr>
        <w:tab/>
        <w:t xml:space="preserve">Vera, R. and S. Ossandón, </w:t>
      </w:r>
      <w:r w:rsidRPr="002A3DF1">
        <w:rPr>
          <w:i/>
          <w:noProof/>
        </w:rPr>
        <w:t>On the Prediction of Atmospheric Corrosion of Metals and Alloys in Chile Using Artificial Neural Networks</w:t>
      </w:r>
      <w:r w:rsidRPr="002A3DF1">
        <w:rPr>
          <w:noProof/>
        </w:rPr>
        <w:t>. Vol. 9. 2014. 7131-7151.</w:t>
      </w:r>
      <w:bookmarkEnd w:id="51"/>
    </w:p>
    <w:p w14:paraId="53DDC113" w14:textId="77777777" w:rsidR="002A3DF1" w:rsidRPr="002A3DF1" w:rsidRDefault="002A3DF1" w:rsidP="002A3DF1">
      <w:pPr>
        <w:pStyle w:val="EndNoteBibliography"/>
        <w:spacing w:after="0"/>
        <w:ind w:left="720" w:hanging="720"/>
        <w:rPr>
          <w:noProof/>
        </w:rPr>
      </w:pPr>
      <w:bookmarkStart w:id="52" w:name="_ENREF_7"/>
      <w:r w:rsidRPr="002A3DF1">
        <w:rPr>
          <w:noProof/>
        </w:rPr>
        <w:t>7.</w:t>
      </w:r>
      <w:r w:rsidRPr="002A3DF1">
        <w:rPr>
          <w:noProof/>
        </w:rPr>
        <w:tab/>
        <w:t xml:space="preserve">Graupe, D., </w:t>
      </w:r>
      <w:r w:rsidRPr="002A3DF1">
        <w:rPr>
          <w:i/>
          <w:noProof/>
        </w:rPr>
        <w:t>Principles of Artificial Neural Networks</w:t>
      </w:r>
      <w:r w:rsidRPr="002A3DF1">
        <w:rPr>
          <w:noProof/>
        </w:rPr>
        <w:t>. Advanced Series in Circuits and Systems. Vol. Volume 7. 2013: WORLD SCIENTIFIC. 384.</w:t>
      </w:r>
      <w:bookmarkEnd w:id="52"/>
    </w:p>
    <w:p w14:paraId="55EDA628" w14:textId="77777777" w:rsidR="002A3DF1" w:rsidRPr="002A3DF1" w:rsidRDefault="002A3DF1" w:rsidP="002A3DF1">
      <w:pPr>
        <w:pStyle w:val="EndNoteBibliography"/>
        <w:spacing w:after="0"/>
        <w:ind w:left="720" w:hanging="720"/>
        <w:rPr>
          <w:noProof/>
        </w:rPr>
      </w:pPr>
      <w:bookmarkStart w:id="53" w:name="_ENREF_8"/>
      <w:r w:rsidRPr="002A3DF1">
        <w:rPr>
          <w:noProof/>
        </w:rPr>
        <w:t>8.</w:t>
      </w:r>
      <w:r w:rsidRPr="002A3DF1">
        <w:rPr>
          <w:noProof/>
        </w:rPr>
        <w:tab/>
        <w:t xml:space="preserve">Rojas, R., </w:t>
      </w:r>
      <w:r w:rsidRPr="002A3DF1">
        <w:rPr>
          <w:i/>
          <w:noProof/>
        </w:rPr>
        <w:t>Neural networks: a systematic introduction</w:t>
      </w:r>
      <w:r w:rsidRPr="002A3DF1">
        <w:rPr>
          <w:noProof/>
        </w:rPr>
        <w:t>. 1996: Springer-Verlag. 502.</w:t>
      </w:r>
      <w:bookmarkEnd w:id="53"/>
    </w:p>
    <w:p w14:paraId="723077F8" w14:textId="77777777" w:rsidR="002A3DF1" w:rsidRPr="002A3DF1" w:rsidRDefault="002A3DF1" w:rsidP="002A3DF1">
      <w:pPr>
        <w:pStyle w:val="EndNoteBibliography"/>
        <w:spacing w:after="0"/>
        <w:ind w:left="720" w:hanging="720"/>
        <w:rPr>
          <w:noProof/>
        </w:rPr>
      </w:pPr>
      <w:bookmarkStart w:id="54" w:name="_ENREF_9"/>
      <w:r w:rsidRPr="002A3DF1">
        <w:rPr>
          <w:noProof/>
        </w:rPr>
        <w:t>9.</w:t>
      </w:r>
      <w:r w:rsidRPr="002A3DF1">
        <w:rPr>
          <w:noProof/>
        </w:rPr>
        <w:tab/>
        <w:t xml:space="preserve">Demuth, H.B., et al., </w:t>
      </w:r>
      <w:r w:rsidRPr="002A3DF1">
        <w:rPr>
          <w:i/>
          <w:noProof/>
        </w:rPr>
        <w:t>Neural Network Design</w:t>
      </w:r>
      <w:r w:rsidRPr="002A3DF1">
        <w:rPr>
          <w:noProof/>
        </w:rPr>
        <w:t>. 2014: Martin Hagan. 800.</w:t>
      </w:r>
      <w:bookmarkEnd w:id="54"/>
    </w:p>
    <w:p w14:paraId="26CC4DEA" w14:textId="77777777" w:rsidR="002A3DF1" w:rsidRPr="002A3DF1" w:rsidRDefault="002A3DF1" w:rsidP="002A3DF1">
      <w:pPr>
        <w:pStyle w:val="EndNoteBibliography"/>
        <w:spacing w:after="0"/>
        <w:ind w:left="720" w:hanging="720"/>
        <w:rPr>
          <w:noProof/>
        </w:rPr>
      </w:pPr>
      <w:bookmarkStart w:id="55" w:name="_ENREF_10"/>
      <w:r w:rsidRPr="002A3DF1">
        <w:rPr>
          <w:noProof/>
        </w:rPr>
        <w:t>10.</w:t>
      </w:r>
      <w:r w:rsidRPr="002A3DF1">
        <w:rPr>
          <w:noProof/>
        </w:rPr>
        <w:tab/>
        <w:t xml:space="preserve">Fausett, L.V., </w:t>
      </w:r>
      <w:r w:rsidRPr="002A3DF1">
        <w:rPr>
          <w:i/>
          <w:noProof/>
        </w:rPr>
        <w:t>Fundamentals of neural networks: architectures, algorithms, and applications</w:t>
      </w:r>
      <w:r w:rsidRPr="002A3DF1">
        <w:rPr>
          <w:noProof/>
        </w:rPr>
        <w:t>. Vol. 3. 1994: Prentice-Hall Englewood Cliffs.</w:t>
      </w:r>
      <w:bookmarkEnd w:id="55"/>
    </w:p>
    <w:p w14:paraId="3BFDF2F9" w14:textId="77777777" w:rsidR="002A3DF1" w:rsidRPr="002A3DF1" w:rsidRDefault="002A3DF1" w:rsidP="002A3DF1">
      <w:pPr>
        <w:pStyle w:val="EndNoteBibliography"/>
        <w:spacing w:after="0"/>
        <w:ind w:left="720" w:hanging="720"/>
        <w:rPr>
          <w:noProof/>
        </w:rPr>
      </w:pPr>
      <w:bookmarkStart w:id="56" w:name="_ENREF_11"/>
      <w:r w:rsidRPr="002A3DF1">
        <w:rPr>
          <w:noProof/>
        </w:rPr>
        <w:t>11.</w:t>
      </w:r>
      <w:r w:rsidRPr="002A3DF1">
        <w:rPr>
          <w:noProof/>
        </w:rPr>
        <w:tab/>
        <w:t xml:space="preserve">J. Taylor, B., </w:t>
      </w:r>
      <w:r w:rsidRPr="002A3DF1">
        <w:rPr>
          <w:i/>
          <w:noProof/>
        </w:rPr>
        <w:t>Methods and Procedures for the Verification and Validation of Artificial Neural Networks</w:t>
      </w:r>
      <w:r w:rsidRPr="002A3DF1">
        <w:rPr>
          <w:noProof/>
        </w:rPr>
        <w:t>. 2006.</w:t>
      </w:r>
      <w:bookmarkEnd w:id="56"/>
    </w:p>
    <w:p w14:paraId="147D638F" w14:textId="77777777" w:rsidR="002A3DF1" w:rsidRPr="002A3DF1" w:rsidRDefault="002A3DF1" w:rsidP="002A3DF1">
      <w:pPr>
        <w:pStyle w:val="EndNoteBibliography"/>
        <w:spacing w:after="0"/>
        <w:ind w:left="720" w:hanging="720"/>
        <w:rPr>
          <w:noProof/>
        </w:rPr>
      </w:pPr>
      <w:bookmarkStart w:id="57" w:name="_ENREF_12"/>
      <w:r w:rsidRPr="002A3DF1">
        <w:rPr>
          <w:noProof/>
        </w:rPr>
        <w:t>12.</w:t>
      </w:r>
      <w:r w:rsidRPr="002A3DF1">
        <w:rPr>
          <w:noProof/>
        </w:rPr>
        <w:tab/>
        <w:t xml:space="preserve">Weingaertner, D., et al. </w:t>
      </w:r>
      <w:r w:rsidRPr="002A3DF1">
        <w:rPr>
          <w:i/>
          <w:noProof/>
        </w:rPr>
        <w:t>Hierarchical evolution of heterogeneous neural networks</w:t>
      </w:r>
      <w:r w:rsidRPr="002A3DF1">
        <w:rPr>
          <w:noProof/>
        </w:rPr>
        <w:t xml:space="preserve">. in </w:t>
      </w:r>
      <w:r w:rsidRPr="002A3DF1">
        <w:rPr>
          <w:i/>
          <w:noProof/>
        </w:rPr>
        <w:t>Proceedings of the 2002 Congress on Evolutionary Computation. CEC'02 (Cat. No.02TH8600)</w:t>
      </w:r>
      <w:r w:rsidRPr="002A3DF1">
        <w:rPr>
          <w:noProof/>
        </w:rPr>
        <w:t>. 2002.</w:t>
      </w:r>
      <w:bookmarkEnd w:id="57"/>
    </w:p>
    <w:p w14:paraId="702BCABC" w14:textId="77777777" w:rsidR="002A3DF1" w:rsidRPr="002A3DF1" w:rsidRDefault="002A3DF1" w:rsidP="002A3DF1">
      <w:pPr>
        <w:pStyle w:val="EndNoteBibliography"/>
        <w:spacing w:after="0"/>
        <w:ind w:left="720" w:hanging="720"/>
        <w:rPr>
          <w:noProof/>
        </w:rPr>
      </w:pPr>
      <w:bookmarkStart w:id="58" w:name="_ENREF_13"/>
      <w:r w:rsidRPr="002A3DF1">
        <w:rPr>
          <w:noProof/>
        </w:rPr>
        <w:t>13.</w:t>
      </w:r>
      <w:r w:rsidRPr="002A3DF1">
        <w:rPr>
          <w:noProof/>
        </w:rPr>
        <w:tab/>
        <w:t xml:space="preserve">Lee, A., et al., </w:t>
      </w:r>
      <w:r w:rsidRPr="002A3DF1">
        <w:rPr>
          <w:i/>
          <w:noProof/>
        </w:rPr>
        <w:t>Conditional Activation for Diverse Neurons in Heterogeneous Networks</w:t>
      </w:r>
      <w:r w:rsidRPr="002A3DF1">
        <w:rPr>
          <w:noProof/>
        </w:rPr>
        <w:t>. 2018.</w:t>
      </w:r>
      <w:bookmarkEnd w:id="58"/>
    </w:p>
    <w:p w14:paraId="2EB3DDC4" w14:textId="77777777" w:rsidR="002A3DF1" w:rsidRPr="002A3DF1" w:rsidRDefault="002A3DF1" w:rsidP="002A3DF1">
      <w:pPr>
        <w:pStyle w:val="EndNoteBibliography"/>
        <w:spacing w:after="0"/>
        <w:ind w:left="720" w:hanging="720"/>
        <w:rPr>
          <w:noProof/>
        </w:rPr>
      </w:pPr>
      <w:bookmarkStart w:id="59" w:name="_ENREF_14"/>
      <w:r w:rsidRPr="002A3DF1">
        <w:rPr>
          <w:noProof/>
        </w:rPr>
        <w:t>14.</w:t>
      </w:r>
      <w:r w:rsidRPr="002A3DF1">
        <w:rPr>
          <w:noProof/>
        </w:rPr>
        <w:tab/>
        <w:t xml:space="preserve">Jain, A.K., J. Mao, and K.M. Mohiuddin, </w:t>
      </w:r>
      <w:r w:rsidRPr="002A3DF1">
        <w:rPr>
          <w:i/>
          <w:noProof/>
        </w:rPr>
        <w:t>Artificial Neural Networks: A Tutorial.</w:t>
      </w:r>
      <w:r w:rsidRPr="002A3DF1">
        <w:rPr>
          <w:noProof/>
        </w:rPr>
        <w:t xml:space="preserve"> IEEE Computer, 1996. </w:t>
      </w:r>
      <w:r w:rsidRPr="002A3DF1">
        <w:rPr>
          <w:b/>
          <w:noProof/>
        </w:rPr>
        <w:t>29</w:t>
      </w:r>
      <w:r w:rsidRPr="002A3DF1">
        <w:rPr>
          <w:noProof/>
        </w:rPr>
        <w:t>(3): p. 31-44.</w:t>
      </w:r>
      <w:bookmarkEnd w:id="59"/>
    </w:p>
    <w:p w14:paraId="1BB32E10" w14:textId="77777777" w:rsidR="002A3DF1" w:rsidRPr="002A3DF1" w:rsidRDefault="002A3DF1" w:rsidP="002A3DF1">
      <w:pPr>
        <w:pStyle w:val="EndNoteBibliography"/>
        <w:spacing w:after="0"/>
        <w:ind w:left="720" w:hanging="720"/>
        <w:rPr>
          <w:noProof/>
        </w:rPr>
      </w:pPr>
      <w:bookmarkStart w:id="60" w:name="_ENREF_15"/>
      <w:r w:rsidRPr="002A3DF1">
        <w:rPr>
          <w:noProof/>
        </w:rPr>
        <w:t>15.</w:t>
      </w:r>
      <w:r w:rsidRPr="002A3DF1">
        <w:rPr>
          <w:noProof/>
        </w:rPr>
        <w:tab/>
        <w:t xml:space="preserve">Ashtiani, H.R.R. and P. Shahsavari, </w:t>
      </w:r>
      <w:r w:rsidRPr="002A3DF1">
        <w:rPr>
          <w:i/>
          <w:noProof/>
        </w:rPr>
        <w:t>A comparative study on the phenomenological and artificial neural network models to predict hot deformation behavior of AlCuMgPb alloy.</w:t>
      </w:r>
      <w:r w:rsidRPr="002A3DF1">
        <w:rPr>
          <w:noProof/>
        </w:rPr>
        <w:t xml:space="preserve"> Journal of Alloys and Compounds, 2016. </w:t>
      </w:r>
      <w:r w:rsidRPr="002A3DF1">
        <w:rPr>
          <w:b/>
          <w:noProof/>
        </w:rPr>
        <w:t>687</w:t>
      </w:r>
      <w:r w:rsidRPr="002A3DF1">
        <w:rPr>
          <w:noProof/>
        </w:rPr>
        <w:t>: p. 263-273.</w:t>
      </w:r>
      <w:bookmarkEnd w:id="60"/>
    </w:p>
    <w:p w14:paraId="4982D8AB" w14:textId="77777777" w:rsidR="002A3DF1" w:rsidRPr="002A3DF1" w:rsidRDefault="002A3DF1" w:rsidP="002A3DF1">
      <w:pPr>
        <w:pStyle w:val="EndNoteBibliography"/>
        <w:spacing w:after="0"/>
        <w:ind w:left="720" w:hanging="720"/>
        <w:rPr>
          <w:noProof/>
        </w:rPr>
      </w:pPr>
      <w:bookmarkStart w:id="61" w:name="_ENREF_16"/>
      <w:r w:rsidRPr="002A3DF1">
        <w:rPr>
          <w:noProof/>
        </w:rPr>
        <w:t>16.</w:t>
      </w:r>
      <w:r w:rsidRPr="002A3DF1">
        <w:rPr>
          <w:noProof/>
        </w:rPr>
        <w:tab/>
        <w:t xml:space="preserve">Xu, L.J., et al., </w:t>
      </w:r>
      <w:r w:rsidRPr="002A3DF1">
        <w:rPr>
          <w:i/>
          <w:noProof/>
        </w:rPr>
        <w:t>Artificial neural network prediction on wear properties of high vanadium high speed steel (HVHSS) rolls</w:t>
      </w:r>
      <w:r w:rsidRPr="002A3DF1">
        <w:rPr>
          <w:noProof/>
        </w:rPr>
        <w:t>. Vol. 23. 2007. 315-319.</w:t>
      </w:r>
      <w:bookmarkEnd w:id="61"/>
    </w:p>
    <w:p w14:paraId="4300CB6A" w14:textId="77777777" w:rsidR="002A3DF1" w:rsidRPr="002A3DF1" w:rsidRDefault="002A3DF1" w:rsidP="002A3DF1">
      <w:pPr>
        <w:pStyle w:val="EndNoteBibliography"/>
        <w:spacing w:after="0"/>
        <w:ind w:left="720" w:hanging="720"/>
        <w:rPr>
          <w:noProof/>
        </w:rPr>
      </w:pPr>
      <w:bookmarkStart w:id="62" w:name="_ENREF_17"/>
      <w:r w:rsidRPr="002A3DF1">
        <w:rPr>
          <w:noProof/>
        </w:rPr>
        <w:t>17.</w:t>
      </w:r>
      <w:r w:rsidRPr="002A3DF1">
        <w:rPr>
          <w:noProof/>
        </w:rPr>
        <w:tab/>
        <w:t xml:space="preserve">Maier, H.R. and G.C. Dandy, </w:t>
      </w:r>
      <w:r w:rsidRPr="002A3DF1">
        <w:rPr>
          <w:i/>
          <w:noProof/>
        </w:rPr>
        <w:t>Neural networks for the prediction and forecasting of water resources variables: a review of modelling issues and applications.</w:t>
      </w:r>
      <w:r w:rsidRPr="002A3DF1">
        <w:rPr>
          <w:noProof/>
        </w:rPr>
        <w:t xml:space="preserve"> Environmental Modelling &amp; Software, 2000. </w:t>
      </w:r>
      <w:r w:rsidRPr="002A3DF1">
        <w:rPr>
          <w:b/>
          <w:noProof/>
        </w:rPr>
        <w:t>15</w:t>
      </w:r>
      <w:r w:rsidRPr="002A3DF1">
        <w:rPr>
          <w:noProof/>
        </w:rPr>
        <w:t>(1): p. 101-124.</w:t>
      </w:r>
      <w:bookmarkEnd w:id="62"/>
    </w:p>
    <w:p w14:paraId="5F0D95B6" w14:textId="77777777" w:rsidR="002A3DF1" w:rsidRPr="002A3DF1" w:rsidRDefault="002A3DF1" w:rsidP="002A3DF1">
      <w:pPr>
        <w:pStyle w:val="EndNoteBibliography"/>
        <w:spacing w:after="0"/>
        <w:ind w:left="720" w:hanging="720"/>
        <w:rPr>
          <w:noProof/>
        </w:rPr>
      </w:pPr>
      <w:bookmarkStart w:id="63" w:name="_ENREF_18"/>
      <w:r w:rsidRPr="002A3DF1">
        <w:rPr>
          <w:noProof/>
        </w:rPr>
        <w:t>18.</w:t>
      </w:r>
      <w:r w:rsidRPr="002A3DF1">
        <w:rPr>
          <w:noProof/>
        </w:rPr>
        <w:tab/>
        <w:t xml:space="preserve">Pintos, S., et al., </w:t>
      </w:r>
      <w:r w:rsidRPr="002A3DF1">
        <w:rPr>
          <w:i/>
          <w:noProof/>
        </w:rPr>
        <w:t>Artificial neural network modeling of atmospheric corrosion in the MICAT project.</w:t>
      </w:r>
      <w:r w:rsidRPr="002A3DF1">
        <w:rPr>
          <w:noProof/>
        </w:rPr>
        <w:t xml:space="preserve"> Corrosion Science, 2000. </w:t>
      </w:r>
      <w:r w:rsidRPr="002A3DF1">
        <w:rPr>
          <w:b/>
          <w:noProof/>
        </w:rPr>
        <w:t>42</w:t>
      </w:r>
      <w:r w:rsidRPr="002A3DF1">
        <w:rPr>
          <w:noProof/>
        </w:rPr>
        <w:t>(1): p. 35-52.</w:t>
      </w:r>
      <w:bookmarkEnd w:id="63"/>
    </w:p>
    <w:p w14:paraId="3B4A3B0C" w14:textId="77777777" w:rsidR="002A3DF1" w:rsidRPr="002A3DF1" w:rsidRDefault="002A3DF1" w:rsidP="002A3DF1">
      <w:pPr>
        <w:pStyle w:val="EndNoteBibliography"/>
        <w:spacing w:after="0"/>
        <w:ind w:left="720" w:hanging="720"/>
        <w:rPr>
          <w:noProof/>
        </w:rPr>
      </w:pPr>
      <w:bookmarkStart w:id="64" w:name="_ENREF_19"/>
      <w:r w:rsidRPr="002A3DF1">
        <w:rPr>
          <w:noProof/>
        </w:rPr>
        <w:t>19.</w:t>
      </w:r>
      <w:r w:rsidRPr="002A3DF1">
        <w:rPr>
          <w:noProof/>
        </w:rPr>
        <w:tab/>
        <w:t xml:space="preserve">Zhang, M., et al., </w:t>
      </w:r>
      <w:r w:rsidRPr="002A3DF1">
        <w:rPr>
          <w:i/>
          <w:noProof/>
        </w:rPr>
        <w:t>Analysis in Atmospheric Corrosion Behavior of Bainite Steel Exposed in Offshore Platform Based on the Artificial Neural Network.</w:t>
      </w:r>
      <w:r w:rsidRPr="002A3DF1">
        <w:rPr>
          <w:noProof/>
        </w:rPr>
        <w:t xml:space="preserve"> Advanced Materials Research, 2011. </w:t>
      </w:r>
      <w:r w:rsidRPr="002A3DF1">
        <w:rPr>
          <w:b/>
          <w:noProof/>
        </w:rPr>
        <w:t>291-294</w:t>
      </w:r>
      <w:r w:rsidRPr="002A3DF1">
        <w:rPr>
          <w:noProof/>
        </w:rPr>
        <w:t>: p. 1212-1216.</w:t>
      </w:r>
      <w:bookmarkEnd w:id="64"/>
    </w:p>
    <w:p w14:paraId="2F4F83F0" w14:textId="77777777" w:rsidR="002A3DF1" w:rsidRPr="002A3DF1" w:rsidRDefault="002A3DF1" w:rsidP="002A3DF1">
      <w:pPr>
        <w:pStyle w:val="EndNoteBibliography"/>
        <w:spacing w:after="0"/>
        <w:ind w:left="720" w:hanging="720"/>
        <w:rPr>
          <w:noProof/>
        </w:rPr>
      </w:pPr>
      <w:bookmarkStart w:id="65" w:name="_ENREF_20"/>
      <w:r w:rsidRPr="002A3DF1">
        <w:rPr>
          <w:noProof/>
        </w:rPr>
        <w:t>20.</w:t>
      </w:r>
      <w:r w:rsidRPr="002A3DF1">
        <w:rPr>
          <w:noProof/>
        </w:rPr>
        <w:tab/>
        <w:t xml:space="preserve">Sadowski, L., </w:t>
      </w:r>
      <w:r w:rsidRPr="002A3DF1">
        <w:rPr>
          <w:i/>
          <w:noProof/>
        </w:rPr>
        <w:t>Non-destructive investigation of corrosion current density in steel reinforced concrete by artificial neural networks.</w:t>
      </w:r>
      <w:r w:rsidRPr="002A3DF1">
        <w:rPr>
          <w:noProof/>
        </w:rPr>
        <w:t xml:space="preserve"> Archives of Civil and Mechanical Engineering, 2013. </w:t>
      </w:r>
      <w:r w:rsidRPr="002A3DF1">
        <w:rPr>
          <w:b/>
          <w:noProof/>
        </w:rPr>
        <w:t>13</w:t>
      </w:r>
      <w:r w:rsidRPr="002A3DF1">
        <w:rPr>
          <w:noProof/>
        </w:rPr>
        <w:t>(1): p. 104-111.</w:t>
      </w:r>
      <w:bookmarkEnd w:id="65"/>
    </w:p>
    <w:p w14:paraId="7219AB2E" w14:textId="77777777" w:rsidR="002A3DF1" w:rsidRPr="002A3DF1" w:rsidRDefault="002A3DF1" w:rsidP="002A3DF1">
      <w:pPr>
        <w:pStyle w:val="EndNoteBibliography"/>
        <w:spacing w:after="0"/>
        <w:ind w:left="720" w:hanging="720"/>
        <w:rPr>
          <w:noProof/>
        </w:rPr>
      </w:pPr>
      <w:bookmarkStart w:id="66" w:name="_ENREF_21"/>
      <w:r w:rsidRPr="002A3DF1">
        <w:rPr>
          <w:noProof/>
        </w:rPr>
        <w:t>21.</w:t>
      </w:r>
      <w:r w:rsidRPr="002A3DF1">
        <w:rPr>
          <w:noProof/>
        </w:rPr>
        <w:tab/>
        <w:t xml:space="preserve">Shi, J., J. Wang, and D.D. Macdonald, </w:t>
      </w:r>
      <w:r w:rsidRPr="002A3DF1">
        <w:rPr>
          <w:i/>
          <w:noProof/>
        </w:rPr>
        <w:t>Prediction of primary water stress corrosion crack growth rates in Alloy 600 using artificial neural networks.</w:t>
      </w:r>
      <w:r w:rsidRPr="002A3DF1">
        <w:rPr>
          <w:noProof/>
        </w:rPr>
        <w:t xml:space="preserve"> Corrosion Science, 2015. </w:t>
      </w:r>
      <w:r w:rsidRPr="002A3DF1">
        <w:rPr>
          <w:b/>
          <w:noProof/>
        </w:rPr>
        <w:t>92</w:t>
      </w:r>
      <w:r w:rsidRPr="002A3DF1">
        <w:rPr>
          <w:noProof/>
        </w:rPr>
        <w:t>: p. 217-227.</w:t>
      </w:r>
      <w:bookmarkEnd w:id="66"/>
    </w:p>
    <w:p w14:paraId="0309E0CC" w14:textId="77777777" w:rsidR="002A3DF1" w:rsidRPr="002A3DF1" w:rsidRDefault="002A3DF1" w:rsidP="002A3DF1">
      <w:pPr>
        <w:pStyle w:val="EndNoteBibliography"/>
        <w:spacing w:after="0"/>
        <w:ind w:left="720" w:hanging="720"/>
        <w:rPr>
          <w:noProof/>
        </w:rPr>
      </w:pPr>
      <w:bookmarkStart w:id="67" w:name="_ENREF_22"/>
      <w:r w:rsidRPr="002A3DF1">
        <w:rPr>
          <w:noProof/>
        </w:rPr>
        <w:lastRenderedPageBreak/>
        <w:t>22.</w:t>
      </w:r>
      <w:r w:rsidRPr="002A3DF1">
        <w:rPr>
          <w:noProof/>
        </w:rPr>
        <w:tab/>
        <w:t xml:space="preserve">Yang, X.W., et al., </w:t>
      </w:r>
      <w:r w:rsidRPr="002A3DF1">
        <w:rPr>
          <w:i/>
          <w:noProof/>
        </w:rPr>
        <w:t>Application of artificial neural network to predict flow stress of as quenched A357 alloy.</w:t>
      </w:r>
      <w:r w:rsidRPr="002A3DF1">
        <w:rPr>
          <w:noProof/>
        </w:rPr>
        <w:t xml:space="preserve"> Materials Science and Technology, 2012. </w:t>
      </w:r>
      <w:r w:rsidRPr="002A3DF1">
        <w:rPr>
          <w:b/>
          <w:noProof/>
        </w:rPr>
        <w:t>28</w:t>
      </w:r>
      <w:r w:rsidRPr="002A3DF1">
        <w:rPr>
          <w:noProof/>
        </w:rPr>
        <w:t>(2): p. 151-155.</w:t>
      </w:r>
      <w:bookmarkEnd w:id="67"/>
    </w:p>
    <w:p w14:paraId="07B57873" w14:textId="77777777" w:rsidR="002A3DF1" w:rsidRPr="002A3DF1" w:rsidRDefault="002A3DF1" w:rsidP="002A3DF1">
      <w:pPr>
        <w:pStyle w:val="EndNoteBibliography"/>
        <w:spacing w:after="0"/>
        <w:ind w:left="720" w:hanging="720"/>
        <w:rPr>
          <w:noProof/>
        </w:rPr>
      </w:pPr>
      <w:bookmarkStart w:id="68" w:name="_ENREF_23"/>
      <w:r w:rsidRPr="002A3DF1">
        <w:rPr>
          <w:noProof/>
        </w:rPr>
        <w:t>23.</w:t>
      </w:r>
      <w:r w:rsidRPr="002A3DF1">
        <w:rPr>
          <w:noProof/>
        </w:rPr>
        <w:tab/>
        <w:t xml:space="preserve">Kappatos, V., A.N. Chamos, and S.G. Pantelakis, </w:t>
      </w:r>
      <w:r w:rsidRPr="002A3DF1">
        <w:rPr>
          <w:i/>
          <w:noProof/>
        </w:rPr>
        <w:t>Assessment of the effect of existing corrosion on the tensile behaviour of magnesium alloy AZ31 using neural networks.</w:t>
      </w:r>
      <w:r w:rsidRPr="002A3DF1">
        <w:rPr>
          <w:noProof/>
        </w:rPr>
        <w:t xml:space="preserve"> Materials &amp; Design, 2010. </w:t>
      </w:r>
      <w:r w:rsidRPr="002A3DF1">
        <w:rPr>
          <w:b/>
          <w:noProof/>
        </w:rPr>
        <w:t>31</w:t>
      </w:r>
      <w:r w:rsidRPr="002A3DF1">
        <w:rPr>
          <w:noProof/>
        </w:rPr>
        <w:t>(1): p. 336-342.</w:t>
      </w:r>
      <w:bookmarkEnd w:id="68"/>
    </w:p>
    <w:p w14:paraId="56C8BD14" w14:textId="77777777" w:rsidR="002A3DF1" w:rsidRPr="002A3DF1" w:rsidRDefault="002A3DF1" w:rsidP="002A3DF1">
      <w:pPr>
        <w:pStyle w:val="EndNoteBibliography"/>
        <w:spacing w:after="0"/>
        <w:ind w:left="720" w:hanging="720"/>
        <w:rPr>
          <w:noProof/>
        </w:rPr>
      </w:pPr>
      <w:bookmarkStart w:id="69" w:name="_ENREF_24"/>
      <w:r w:rsidRPr="002A3DF1">
        <w:rPr>
          <w:noProof/>
        </w:rPr>
        <w:t>24.</w:t>
      </w:r>
      <w:r w:rsidRPr="002A3DF1">
        <w:rPr>
          <w:noProof/>
        </w:rPr>
        <w:tab/>
        <w:t xml:space="preserve">Kenny, E.D., et al., </w:t>
      </w:r>
      <w:r w:rsidRPr="002A3DF1">
        <w:rPr>
          <w:i/>
          <w:noProof/>
        </w:rPr>
        <w:t>Artificial neural network corrosion modeling for metals in an equatorial climate.</w:t>
      </w:r>
      <w:r w:rsidRPr="002A3DF1">
        <w:rPr>
          <w:noProof/>
        </w:rPr>
        <w:t xml:space="preserve"> Corrosion Science, 2009. </w:t>
      </w:r>
      <w:r w:rsidRPr="002A3DF1">
        <w:rPr>
          <w:b/>
          <w:noProof/>
        </w:rPr>
        <w:t>51</w:t>
      </w:r>
      <w:r w:rsidRPr="002A3DF1">
        <w:rPr>
          <w:noProof/>
        </w:rPr>
        <w:t>(10): p. 2266-2278.</w:t>
      </w:r>
      <w:bookmarkEnd w:id="69"/>
    </w:p>
    <w:p w14:paraId="6997540B" w14:textId="77777777" w:rsidR="002A3DF1" w:rsidRPr="002A3DF1" w:rsidRDefault="002A3DF1" w:rsidP="002A3DF1">
      <w:pPr>
        <w:pStyle w:val="EndNoteBibliography"/>
        <w:spacing w:after="0"/>
        <w:ind w:left="720" w:hanging="720"/>
        <w:rPr>
          <w:noProof/>
        </w:rPr>
      </w:pPr>
      <w:bookmarkStart w:id="70" w:name="_ENREF_25"/>
      <w:r w:rsidRPr="002A3DF1">
        <w:rPr>
          <w:noProof/>
        </w:rPr>
        <w:t>25.</w:t>
      </w:r>
      <w:r w:rsidRPr="002A3DF1">
        <w:rPr>
          <w:noProof/>
        </w:rPr>
        <w:tab/>
        <w:t xml:space="preserve">Lajevardi, S.A., et al., </w:t>
      </w:r>
      <w:r w:rsidRPr="002A3DF1">
        <w:rPr>
          <w:i/>
          <w:noProof/>
        </w:rPr>
        <w:t>Prediction of time to failure in stress corrosion cracking of 304 stainless steel in aqueous chloride solution by artificial neural network.</w:t>
      </w:r>
      <w:r w:rsidRPr="002A3DF1">
        <w:rPr>
          <w:noProof/>
        </w:rPr>
        <w:t xml:space="preserve"> Protection of Metals and Physical Chemistry of Surfaces, 2009. </w:t>
      </w:r>
      <w:r w:rsidRPr="002A3DF1">
        <w:rPr>
          <w:b/>
          <w:noProof/>
        </w:rPr>
        <w:t>45</w:t>
      </w:r>
      <w:r w:rsidRPr="002A3DF1">
        <w:rPr>
          <w:noProof/>
        </w:rPr>
        <w:t>(5): p. 610-615.</w:t>
      </w:r>
      <w:bookmarkEnd w:id="70"/>
    </w:p>
    <w:p w14:paraId="63E091BF" w14:textId="77777777" w:rsidR="002A3DF1" w:rsidRPr="002A3DF1" w:rsidRDefault="002A3DF1" w:rsidP="002A3DF1">
      <w:pPr>
        <w:pStyle w:val="EndNoteBibliography"/>
        <w:spacing w:after="0"/>
        <w:ind w:left="720" w:hanging="720"/>
        <w:rPr>
          <w:noProof/>
        </w:rPr>
      </w:pPr>
      <w:bookmarkStart w:id="71" w:name="_ENREF_26"/>
      <w:r w:rsidRPr="002A3DF1">
        <w:rPr>
          <w:noProof/>
        </w:rPr>
        <w:t>26.</w:t>
      </w:r>
      <w:r w:rsidRPr="002A3DF1">
        <w:rPr>
          <w:noProof/>
        </w:rPr>
        <w:tab/>
        <w:t xml:space="preserve">Kamrunnahar, M. and M. Urquidi-Macdonald, </w:t>
      </w:r>
      <w:r w:rsidRPr="002A3DF1">
        <w:rPr>
          <w:i/>
          <w:noProof/>
        </w:rPr>
        <w:t>Prediction of corrosion behaviour of Alloy 22 using neural network as a data mining tool.</w:t>
      </w:r>
      <w:r w:rsidRPr="002A3DF1">
        <w:rPr>
          <w:noProof/>
        </w:rPr>
        <w:t xml:space="preserve"> Corrosion Science, 2011. </w:t>
      </w:r>
      <w:r w:rsidRPr="002A3DF1">
        <w:rPr>
          <w:b/>
          <w:noProof/>
        </w:rPr>
        <w:t>53</w:t>
      </w:r>
      <w:r w:rsidRPr="002A3DF1">
        <w:rPr>
          <w:noProof/>
        </w:rPr>
        <w:t>(3): p. 961-967.</w:t>
      </w:r>
      <w:bookmarkEnd w:id="71"/>
    </w:p>
    <w:p w14:paraId="27815206" w14:textId="77777777" w:rsidR="002A3DF1" w:rsidRPr="002A3DF1" w:rsidRDefault="002A3DF1" w:rsidP="002A3DF1">
      <w:pPr>
        <w:pStyle w:val="EndNoteBibliography"/>
        <w:spacing w:after="0"/>
        <w:ind w:left="720" w:hanging="720"/>
        <w:rPr>
          <w:noProof/>
        </w:rPr>
      </w:pPr>
      <w:bookmarkStart w:id="72" w:name="_ENREF_27"/>
      <w:r w:rsidRPr="002A3DF1">
        <w:rPr>
          <w:noProof/>
        </w:rPr>
        <w:t>27.</w:t>
      </w:r>
      <w:r w:rsidRPr="002A3DF1">
        <w:rPr>
          <w:noProof/>
        </w:rPr>
        <w:tab/>
        <w:t xml:space="preserve">Zhang, W., et al., </w:t>
      </w:r>
      <w:r w:rsidRPr="002A3DF1">
        <w:rPr>
          <w:i/>
          <w:noProof/>
        </w:rPr>
        <w:t>An Artificial Neural Network-Based Algorithm for Evaluation of Fatigue Crack Propagation Considering Nonlinear Damage Accumulation.</w:t>
      </w:r>
      <w:r w:rsidRPr="002A3DF1">
        <w:rPr>
          <w:noProof/>
        </w:rPr>
        <w:t xml:space="preserve"> Materials (Basel), 2016. </w:t>
      </w:r>
      <w:r w:rsidRPr="002A3DF1">
        <w:rPr>
          <w:b/>
          <w:noProof/>
        </w:rPr>
        <w:t>9</w:t>
      </w:r>
      <w:r w:rsidRPr="002A3DF1">
        <w:rPr>
          <w:noProof/>
        </w:rPr>
        <w:t>(6).</w:t>
      </w:r>
      <w:bookmarkEnd w:id="72"/>
    </w:p>
    <w:p w14:paraId="75200CB6" w14:textId="77777777" w:rsidR="002A3DF1" w:rsidRPr="002A3DF1" w:rsidRDefault="002A3DF1" w:rsidP="002A3DF1">
      <w:pPr>
        <w:pStyle w:val="EndNoteBibliography"/>
        <w:spacing w:after="0"/>
        <w:ind w:left="720" w:hanging="720"/>
        <w:rPr>
          <w:noProof/>
        </w:rPr>
      </w:pPr>
      <w:bookmarkStart w:id="73" w:name="_ENREF_28"/>
      <w:r w:rsidRPr="002A3DF1">
        <w:rPr>
          <w:noProof/>
        </w:rPr>
        <w:t>28.</w:t>
      </w:r>
      <w:r w:rsidRPr="002A3DF1">
        <w:rPr>
          <w:noProof/>
        </w:rPr>
        <w:tab/>
        <w:t xml:space="preserve">Ghaisari, J., H. Jannesari, and M. Vatani, </w:t>
      </w:r>
      <w:r w:rsidRPr="002A3DF1">
        <w:rPr>
          <w:i/>
          <w:noProof/>
        </w:rPr>
        <w:t>Artificial neural network predictors for mechanical properties of cold rolling products.</w:t>
      </w:r>
      <w:r w:rsidRPr="002A3DF1">
        <w:rPr>
          <w:noProof/>
        </w:rPr>
        <w:t xml:space="preserve"> Advances in Engineering Software, 2012. </w:t>
      </w:r>
      <w:r w:rsidRPr="002A3DF1">
        <w:rPr>
          <w:b/>
          <w:noProof/>
        </w:rPr>
        <w:t>45</w:t>
      </w:r>
      <w:r w:rsidRPr="002A3DF1">
        <w:rPr>
          <w:noProof/>
        </w:rPr>
        <w:t>(1): p. 91-99.</w:t>
      </w:r>
      <w:bookmarkEnd w:id="73"/>
    </w:p>
    <w:p w14:paraId="65A910B0" w14:textId="77777777" w:rsidR="002A3DF1" w:rsidRPr="002A3DF1" w:rsidRDefault="002A3DF1" w:rsidP="002A3DF1">
      <w:pPr>
        <w:pStyle w:val="EndNoteBibliography"/>
        <w:spacing w:after="0"/>
        <w:ind w:left="720" w:hanging="720"/>
        <w:rPr>
          <w:noProof/>
        </w:rPr>
      </w:pPr>
      <w:bookmarkStart w:id="74" w:name="_ENREF_29"/>
      <w:r w:rsidRPr="002A3DF1">
        <w:rPr>
          <w:noProof/>
        </w:rPr>
        <w:t>29.</w:t>
      </w:r>
      <w:r w:rsidRPr="002A3DF1">
        <w:rPr>
          <w:noProof/>
        </w:rPr>
        <w:tab/>
        <w:t xml:space="preserve">Seidl, D., et al., </w:t>
      </w:r>
      <w:r w:rsidRPr="002A3DF1">
        <w:rPr>
          <w:i/>
          <w:noProof/>
        </w:rPr>
        <w:t>Exploitation of Artificial Intelligence Methods for Prediction of Atmospheric Corrosion.</w:t>
      </w:r>
      <w:r w:rsidRPr="002A3DF1">
        <w:rPr>
          <w:noProof/>
        </w:rPr>
        <w:t xml:space="preserve"> Defect and Diffusion Forum, 2012. </w:t>
      </w:r>
      <w:r w:rsidRPr="002A3DF1">
        <w:rPr>
          <w:b/>
          <w:noProof/>
        </w:rPr>
        <w:t>326-328</w:t>
      </w:r>
      <w:r w:rsidRPr="002A3DF1">
        <w:rPr>
          <w:noProof/>
        </w:rPr>
        <w:t>: p. 65-68.</w:t>
      </w:r>
      <w:bookmarkEnd w:id="74"/>
    </w:p>
    <w:p w14:paraId="610B7F52" w14:textId="77777777" w:rsidR="002A3DF1" w:rsidRPr="002A3DF1" w:rsidRDefault="002A3DF1" w:rsidP="002A3DF1">
      <w:pPr>
        <w:pStyle w:val="EndNoteBibliography"/>
        <w:spacing w:after="0"/>
        <w:ind w:left="720" w:hanging="720"/>
        <w:rPr>
          <w:noProof/>
        </w:rPr>
      </w:pPr>
      <w:bookmarkStart w:id="75" w:name="_ENREF_30"/>
      <w:r w:rsidRPr="002A3DF1">
        <w:rPr>
          <w:noProof/>
        </w:rPr>
        <w:t>30.</w:t>
      </w:r>
      <w:r w:rsidRPr="002A3DF1">
        <w:rPr>
          <w:noProof/>
        </w:rPr>
        <w:tab/>
        <w:t xml:space="preserve">Jiang, G., et al., </w:t>
      </w:r>
      <w:r w:rsidRPr="002A3DF1">
        <w:rPr>
          <w:i/>
          <w:noProof/>
        </w:rPr>
        <w:t>Predicting concrete corrosion of sewers using artificial neural network.</w:t>
      </w:r>
      <w:r w:rsidRPr="002A3DF1">
        <w:rPr>
          <w:noProof/>
        </w:rPr>
        <w:t xml:space="preserve"> Water Res, 2016. </w:t>
      </w:r>
      <w:r w:rsidRPr="002A3DF1">
        <w:rPr>
          <w:b/>
          <w:noProof/>
        </w:rPr>
        <w:t>92</w:t>
      </w:r>
      <w:r w:rsidRPr="002A3DF1">
        <w:rPr>
          <w:noProof/>
        </w:rPr>
        <w:t>: p. 52-60.</w:t>
      </w:r>
      <w:bookmarkEnd w:id="75"/>
    </w:p>
    <w:p w14:paraId="538C3FFA" w14:textId="77777777" w:rsidR="002A3DF1" w:rsidRPr="002A3DF1" w:rsidRDefault="002A3DF1" w:rsidP="002A3DF1">
      <w:pPr>
        <w:pStyle w:val="EndNoteBibliography"/>
        <w:spacing w:after="0"/>
        <w:ind w:left="720" w:hanging="720"/>
        <w:rPr>
          <w:noProof/>
        </w:rPr>
      </w:pPr>
      <w:bookmarkStart w:id="76" w:name="_ENREF_31"/>
      <w:r w:rsidRPr="002A3DF1">
        <w:rPr>
          <w:noProof/>
        </w:rPr>
        <w:t>31.</w:t>
      </w:r>
      <w:r w:rsidRPr="002A3DF1">
        <w:rPr>
          <w:noProof/>
        </w:rPr>
        <w:tab/>
        <w:t xml:space="preserve">Osgerby, S. and A.T. Fry, </w:t>
      </w:r>
      <w:r w:rsidRPr="002A3DF1">
        <w:rPr>
          <w:i/>
          <w:noProof/>
        </w:rPr>
        <w:t>The use of neural networks in understanding and predicting oxidation and corrosion behaviour in advanced energy conversion systems.</w:t>
      </w:r>
      <w:r w:rsidRPr="002A3DF1">
        <w:rPr>
          <w:noProof/>
        </w:rPr>
        <w:t xml:space="preserve"> Materials at High Temperatures, 2007. </w:t>
      </w:r>
      <w:r w:rsidRPr="002A3DF1">
        <w:rPr>
          <w:b/>
          <w:noProof/>
        </w:rPr>
        <w:t>24</w:t>
      </w:r>
      <w:r w:rsidRPr="002A3DF1">
        <w:rPr>
          <w:noProof/>
        </w:rPr>
        <w:t>(4): p. 259-263.</w:t>
      </w:r>
      <w:bookmarkEnd w:id="76"/>
    </w:p>
    <w:p w14:paraId="0006E4F9" w14:textId="77777777" w:rsidR="002A3DF1" w:rsidRPr="002A3DF1" w:rsidRDefault="002A3DF1" w:rsidP="002A3DF1">
      <w:pPr>
        <w:pStyle w:val="EndNoteBibliography"/>
        <w:spacing w:after="0"/>
        <w:ind w:left="720" w:hanging="720"/>
        <w:rPr>
          <w:noProof/>
        </w:rPr>
      </w:pPr>
      <w:bookmarkStart w:id="77" w:name="_ENREF_32"/>
      <w:r w:rsidRPr="002A3DF1">
        <w:rPr>
          <w:noProof/>
        </w:rPr>
        <w:t>32.</w:t>
      </w:r>
      <w:r w:rsidRPr="002A3DF1">
        <w:rPr>
          <w:noProof/>
        </w:rPr>
        <w:tab/>
        <w:t xml:space="preserve">Haque, M., </w:t>
      </w:r>
      <w:r w:rsidRPr="002A3DF1">
        <w:rPr>
          <w:i/>
          <w:noProof/>
        </w:rPr>
        <w:t>Prediction of corrosion–fatigue behavior of DP steel through artificial neural network.</w:t>
      </w:r>
      <w:r w:rsidRPr="002A3DF1">
        <w:rPr>
          <w:noProof/>
        </w:rPr>
        <w:t xml:space="preserve"> International Journal of Fatigue, 2001. </w:t>
      </w:r>
      <w:r w:rsidRPr="002A3DF1">
        <w:rPr>
          <w:b/>
          <w:noProof/>
        </w:rPr>
        <w:t>23</w:t>
      </w:r>
      <w:r w:rsidRPr="002A3DF1">
        <w:rPr>
          <w:noProof/>
        </w:rPr>
        <w:t>(1): p. 1-4.</w:t>
      </w:r>
      <w:bookmarkEnd w:id="77"/>
    </w:p>
    <w:p w14:paraId="215F73EE" w14:textId="77777777" w:rsidR="002A3DF1" w:rsidRPr="002A3DF1" w:rsidRDefault="002A3DF1" w:rsidP="002A3DF1">
      <w:pPr>
        <w:pStyle w:val="EndNoteBibliography"/>
        <w:spacing w:after="0"/>
        <w:ind w:left="720" w:hanging="720"/>
        <w:rPr>
          <w:noProof/>
        </w:rPr>
      </w:pPr>
      <w:bookmarkStart w:id="78" w:name="_ENREF_33"/>
      <w:r w:rsidRPr="002A3DF1">
        <w:rPr>
          <w:noProof/>
        </w:rPr>
        <w:t>33.</w:t>
      </w:r>
      <w:r w:rsidRPr="002A3DF1">
        <w:rPr>
          <w:noProof/>
        </w:rPr>
        <w:tab/>
        <w:t xml:space="preserve">Evans, M., </w:t>
      </w:r>
      <w:r w:rsidRPr="002A3DF1">
        <w:rPr>
          <w:i/>
          <w:noProof/>
        </w:rPr>
        <w:t>Method for improving parametric creep rupture life of 2·25Cr–1Mo steel using artificial neural networks.</w:t>
      </w:r>
      <w:r w:rsidRPr="002A3DF1">
        <w:rPr>
          <w:noProof/>
        </w:rPr>
        <w:t xml:space="preserve"> Materials Science and Technology, 1999. </w:t>
      </w:r>
      <w:r w:rsidRPr="002A3DF1">
        <w:rPr>
          <w:b/>
          <w:noProof/>
        </w:rPr>
        <w:t>15</w:t>
      </w:r>
      <w:r w:rsidRPr="002A3DF1">
        <w:rPr>
          <w:noProof/>
        </w:rPr>
        <w:t>(6): p. 647-658.</w:t>
      </w:r>
      <w:bookmarkEnd w:id="78"/>
    </w:p>
    <w:p w14:paraId="2F7D4B3A" w14:textId="77777777" w:rsidR="002A3DF1" w:rsidRPr="002A3DF1" w:rsidRDefault="002A3DF1" w:rsidP="002A3DF1">
      <w:pPr>
        <w:pStyle w:val="EndNoteBibliography"/>
        <w:spacing w:after="0"/>
        <w:ind w:left="720" w:hanging="720"/>
        <w:rPr>
          <w:noProof/>
        </w:rPr>
      </w:pPr>
      <w:bookmarkStart w:id="79" w:name="_ENREF_34"/>
      <w:r w:rsidRPr="002A3DF1">
        <w:rPr>
          <w:noProof/>
        </w:rPr>
        <w:t>34.</w:t>
      </w:r>
      <w:r w:rsidRPr="002A3DF1">
        <w:rPr>
          <w:noProof/>
        </w:rPr>
        <w:tab/>
        <w:t xml:space="preserve">Montakhab, M. and P. Behjati, </w:t>
      </w:r>
      <w:r w:rsidRPr="002A3DF1">
        <w:rPr>
          <w:i/>
          <w:noProof/>
        </w:rPr>
        <w:t>Modelling correlation between hot working parameters and flow stress of IN625 alloy using neural network.</w:t>
      </w:r>
      <w:r w:rsidRPr="002A3DF1">
        <w:rPr>
          <w:noProof/>
        </w:rPr>
        <w:t xml:space="preserve"> Materials Science and Technology, 2010. </w:t>
      </w:r>
      <w:r w:rsidRPr="002A3DF1">
        <w:rPr>
          <w:b/>
          <w:noProof/>
        </w:rPr>
        <w:t>26</w:t>
      </w:r>
      <w:r w:rsidRPr="002A3DF1">
        <w:rPr>
          <w:noProof/>
        </w:rPr>
        <w:t>(5): p. 621-625.</w:t>
      </w:r>
      <w:bookmarkEnd w:id="79"/>
    </w:p>
    <w:p w14:paraId="06B2325F" w14:textId="77777777" w:rsidR="002A3DF1" w:rsidRPr="002A3DF1" w:rsidRDefault="002A3DF1" w:rsidP="002A3DF1">
      <w:pPr>
        <w:pStyle w:val="EndNoteBibliography"/>
        <w:spacing w:after="0"/>
        <w:ind w:left="720" w:hanging="720"/>
        <w:rPr>
          <w:noProof/>
        </w:rPr>
      </w:pPr>
      <w:bookmarkStart w:id="80" w:name="_ENREF_35"/>
      <w:r w:rsidRPr="002A3DF1">
        <w:rPr>
          <w:noProof/>
        </w:rPr>
        <w:t>35.</w:t>
      </w:r>
      <w:r w:rsidRPr="002A3DF1">
        <w:rPr>
          <w:noProof/>
        </w:rPr>
        <w:tab/>
        <w:t xml:space="preserve">Asteris, P.G., P.C. Roussis, and M.G. Douvika, </w:t>
      </w:r>
      <w:r w:rsidRPr="002A3DF1">
        <w:rPr>
          <w:i/>
          <w:noProof/>
        </w:rPr>
        <w:t>Feed-Forward Neural Network Prediction of the Mechanical Properties of Sandcrete Materials.</w:t>
      </w:r>
      <w:r w:rsidRPr="002A3DF1">
        <w:rPr>
          <w:noProof/>
        </w:rPr>
        <w:t xml:space="preserve"> Sensors (Basel), 2017. </w:t>
      </w:r>
      <w:r w:rsidRPr="002A3DF1">
        <w:rPr>
          <w:b/>
          <w:noProof/>
        </w:rPr>
        <w:t>17</w:t>
      </w:r>
      <w:r w:rsidRPr="002A3DF1">
        <w:rPr>
          <w:noProof/>
        </w:rPr>
        <w:t>(6).</w:t>
      </w:r>
      <w:bookmarkEnd w:id="80"/>
    </w:p>
    <w:p w14:paraId="74A522CC" w14:textId="77777777" w:rsidR="002A3DF1" w:rsidRPr="002A3DF1" w:rsidRDefault="002A3DF1" w:rsidP="002A3DF1">
      <w:pPr>
        <w:pStyle w:val="EndNoteBibliography"/>
        <w:spacing w:after="0"/>
        <w:ind w:left="720" w:hanging="720"/>
        <w:rPr>
          <w:noProof/>
        </w:rPr>
      </w:pPr>
      <w:bookmarkStart w:id="81" w:name="_ENREF_36"/>
      <w:r w:rsidRPr="002A3DF1">
        <w:rPr>
          <w:noProof/>
        </w:rPr>
        <w:t>36.</w:t>
      </w:r>
      <w:r w:rsidRPr="002A3DF1">
        <w:rPr>
          <w:noProof/>
        </w:rPr>
        <w:tab/>
        <w:t xml:space="preserve">Faizabadi, M.J., et al., </w:t>
      </w:r>
      <w:r w:rsidRPr="002A3DF1">
        <w:rPr>
          <w:i/>
          <w:noProof/>
        </w:rPr>
        <w:t>Predictions of toughness and hardness by using chemical composition and tensile properties in microalloyed line pipe steels.</w:t>
      </w:r>
      <w:r w:rsidRPr="002A3DF1">
        <w:rPr>
          <w:noProof/>
        </w:rPr>
        <w:t xml:space="preserve"> Neural Computing and Applications, 2014. </w:t>
      </w:r>
      <w:r w:rsidRPr="002A3DF1">
        <w:rPr>
          <w:b/>
          <w:noProof/>
        </w:rPr>
        <w:t>25</w:t>
      </w:r>
      <w:r w:rsidRPr="002A3DF1">
        <w:rPr>
          <w:noProof/>
        </w:rPr>
        <w:t>(7-8): p. 1993-1999.</w:t>
      </w:r>
      <w:bookmarkEnd w:id="81"/>
    </w:p>
    <w:p w14:paraId="4F7A2976" w14:textId="77777777" w:rsidR="002A3DF1" w:rsidRPr="002A3DF1" w:rsidRDefault="002A3DF1" w:rsidP="002A3DF1">
      <w:pPr>
        <w:pStyle w:val="EndNoteBibliography"/>
        <w:spacing w:after="0"/>
        <w:ind w:left="720" w:hanging="720"/>
        <w:rPr>
          <w:noProof/>
        </w:rPr>
      </w:pPr>
      <w:bookmarkStart w:id="82" w:name="_ENREF_37"/>
      <w:r w:rsidRPr="002A3DF1">
        <w:rPr>
          <w:noProof/>
        </w:rPr>
        <w:t>37.</w:t>
      </w:r>
      <w:r w:rsidRPr="002A3DF1">
        <w:rPr>
          <w:noProof/>
        </w:rPr>
        <w:tab/>
        <w:t xml:space="preserve">Yao, C.G., et al., </w:t>
      </w:r>
      <w:r w:rsidRPr="002A3DF1">
        <w:rPr>
          <w:i/>
          <w:noProof/>
        </w:rPr>
        <w:t>Artificial neural network modelling to predict hot deformation behaviour of as HIPed FGH4169 superalloy.</w:t>
      </w:r>
      <w:r w:rsidRPr="002A3DF1">
        <w:rPr>
          <w:noProof/>
        </w:rPr>
        <w:t xml:space="preserve"> Materials Science and Technology, 2013. </w:t>
      </w:r>
      <w:r w:rsidRPr="002A3DF1">
        <w:rPr>
          <w:b/>
          <w:noProof/>
        </w:rPr>
        <w:t>30</w:t>
      </w:r>
      <w:r w:rsidRPr="002A3DF1">
        <w:rPr>
          <w:noProof/>
        </w:rPr>
        <w:t>(10): p. 1170-1176.</w:t>
      </w:r>
      <w:bookmarkEnd w:id="82"/>
    </w:p>
    <w:p w14:paraId="6465B75D" w14:textId="77777777" w:rsidR="002A3DF1" w:rsidRPr="002A3DF1" w:rsidRDefault="002A3DF1" w:rsidP="002A3DF1">
      <w:pPr>
        <w:pStyle w:val="EndNoteBibliography"/>
        <w:spacing w:after="0"/>
        <w:ind w:left="720" w:hanging="720"/>
        <w:rPr>
          <w:noProof/>
        </w:rPr>
      </w:pPr>
      <w:bookmarkStart w:id="83" w:name="_ENREF_38"/>
      <w:r w:rsidRPr="002A3DF1">
        <w:rPr>
          <w:noProof/>
        </w:rPr>
        <w:t>38.</w:t>
      </w:r>
      <w:r w:rsidRPr="002A3DF1">
        <w:rPr>
          <w:noProof/>
        </w:rPr>
        <w:tab/>
        <w:t xml:space="preserve">Birbilis, N., et al., </w:t>
      </w:r>
      <w:r w:rsidRPr="002A3DF1">
        <w:rPr>
          <w:i/>
          <w:noProof/>
        </w:rPr>
        <w:t>A combined neural network and mechanistic approach for the prediction of corrosion rate and yield strength of magnesium-rare earth alloys.</w:t>
      </w:r>
      <w:r w:rsidRPr="002A3DF1">
        <w:rPr>
          <w:noProof/>
        </w:rPr>
        <w:t xml:space="preserve"> Corrosion Science, 2011. </w:t>
      </w:r>
      <w:r w:rsidRPr="002A3DF1">
        <w:rPr>
          <w:b/>
          <w:noProof/>
        </w:rPr>
        <w:t>53</w:t>
      </w:r>
      <w:r w:rsidRPr="002A3DF1">
        <w:rPr>
          <w:noProof/>
        </w:rPr>
        <w:t>(1): p. 168-176.</w:t>
      </w:r>
      <w:bookmarkEnd w:id="83"/>
    </w:p>
    <w:p w14:paraId="79707156" w14:textId="77777777" w:rsidR="002A3DF1" w:rsidRPr="002A3DF1" w:rsidRDefault="002A3DF1" w:rsidP="002A3DF1">
      <w:pPr>
        <w:pStyle w:val="EndNoteBibliography"/>
        <w:spacing w:after="0"/>
        <w:ind w:left="720" w:hanging="720"/>
        <w:rPr>
          <w:noProof/>
        </w:rPr>
      </w:pPr>
      <w:bookmarkStart w:id="84" w:name="_ENREF_39"/>
      <w:r w:rsidRPr="002A3DF1">
        <w:rPr>
          <w:noProof/>
        </w:rPr>
        <w:t>39.</w:t>
      </w:r>
      <w:r w:rsidRPr="002A3DF1">
        <w:rPr>
          <w:noProof/>
        </w:rPr>
        <w:tab/>
        <w:t xml:space="preserve">Sasikumar, T., et al., </w:t>
      </w:r>
      <w:r w:rsidRPr="002A3DF1">
        <w:rPr>
          <w:i/>
          <w:noProof/>
        </w:rPr>
        <w:t>Artificial Neural Network Prediction of Ultimate Strength of Unidirectional T-300/914 Tensile Specimens Using Acoustic Emission Response.</w:t>
      </w:r>
      <w:r w:rsidRPr="002A3DF1">
        <w:rPr>
          <w:noProof/>
        </w:rPr>
        <w:t xml:space="preserve"> Journal of Nondestructive Evaluation, 2008. </w:t>
      </w:r>
      <w:r w:rsidRPr="002A3DF1">
        <w:rPr>
          <w:b/>
          <w:noProof/>
        </w:rPr>
        <w:t>27</w:t>
      </w:r>
      <w:r w:rsidRPr="002A3DF1">
        <w:rPr>
          <w:noProof/>
        </w:rPr>
        <w:t>(4): p. 127-133.</w:t>
      </w:r>
      <w:bookmarkEnd w:id="84"/>
    </w:p>
    <w:p w14:paraId="6B745955" w14:textId="77777777" w:rsidR="002A3DF1" w:rsidRPr="002A3DF1" w:rsidRDefault="002A3DF1" w:rsidP="002A3DF1">
      <w:pPr>
        <w:pStyle w:val="EndNoteBibliography"/>
        <w:spacing w:after="0"/>
        <w:ind w:left="720" w:hanging="720"/>
        <w:rPr>
          <w:noProof/>
        </w:rPr>
      </w:pPr>
      <w:bookmarkStart w:id="85" w:name="_ENREF_40"/>
      <w:r w:rsidRPr="002A3DF1">
        <w:rPr>
          <w:noProof/>
        </w:rPr>
        <w:lastRenderedPageBreak/>
        <w:t>40.</w:t>
      </w:r>
      <w:r w:rsidRPr="002A3DF1">
        <w:rPr>
          <w:noProof/>
        </w:rPr>
        <w:tab/>
        <w:t xml:space="preserve">Parthiban, T., et al., </w:t>
      </w:r>
      <w:r w:rsidRPr="002A3DF1">
        <w:rPr>
          <w:i/>
          <w:noProof/>
        </w:rPr>
        <w:t>Neural network analysis for corrosion of steel in concrete.</w:t>
      </w:r>
      <w:r w:rsidRPr="002A3DF1">
        <w:rPr>
          <w:noProof/>
        </w:rPr>
        <w:t xml:space="preserve"> Corrosion Science, 2005. </w:t>
      </w:r>
      <w:r w:rsidRPr="002A3DF1">
        <w:rPr>
          <w:b/>
          <w:noProof/>
        </w:rPr>
        <w:t>47</w:t>
      </w:r>
      <w:r w:rsidRPr="002A3DF1">
        <w:rPr>
          <w:noProof/>
        </w:rPr>
        <w:t>(7): p. 1625-1642.</w:t>
      </w:r>
      <w:bookmarkEnd w:id="85"/>
    </w:p>
    <w:p w14:paraId="707B01E4" w14:textId="77777777" w:rsidR="002A3DF1" w:rsidRPr="002A3DF1" w:rsidRDefault="002A3DF1" w:rsidP="002A3DF1">
      <w:pPr>
        <w:pStyle w:val="EndNoteBibliography"/>
        <w:spacing w:after="0"/>
        <w:ind w:left="720" w:hanging="720"/>
        <w:rPr>
          <w:noProof/>
        </w:rPr>
      </w:pPr>
      <w:bookmarkStart w:id="86" w:name="_ENREF_41"/>
      <w:r w:rsidRPr="002A3DF1">
        <w:rPr>
          <w:noProof/>
        </w:rPr>
        <w:t>41.</w:t>
      </w:r>
      <w:r w:rsidRPr="002A3DF1">
        <w:rPr>
          <w:noProof/>
        </w:rPr>
        <w:tab/>
        <w:t xml:space="preserve">Cai, J., R.A. Cottis, and S.B. Lyon, </w:t>
      </w:r>
      <w:r w:rsidRPr="002A3DF1">
        <w:rPr>
          <w:i/>
          <w:noProof/>
        </w:rPr>
        <w:t>Phenomenological modelling of atmospheric corrosion using an artificial neural network.</w:t>
      </w:r>
      <w:r w:rsidRPr="002A3DF1">
        <w:rPr>
          <w:noProof/>
        </w:rPr>
        <w:t xml:space="preserve"> Corrosion Science, 1999. </w:t>
      </w:r>
      <w:r w:rsidRPr="002A3DF1">
        <w:rPr>
          <w:b/>
          <w:noProof/>
        </w:rPr>
        <w:t>41</w:t>
      </w:r>
      <w:r w:rsidRPr="002A3DF1">
        <w:rPr>
          <w:noProof/>
        </w:rPr>
        <w:t>(10): p. 2001-2030.</w:t>
      </w:r>
      <w:bookmarkEnd w:id="86"/>
    </w:p>
    <w:p w14:paraId="136C3750" w14:textId="77777777" w:rsidR="002A3DF1" w:rsidRPr="002A3DF1" w:rsidRDefault="002A3DF1" w:rsidP="002A3DF1">
      <w:pPr>
        <w:pStyle w:val="EndNoteBibliography"/>
        <w:spacing w:after="0"/>
        <w:ind w:left="720" w:hanging="720"/>
        <w:rPr>
          <w:noProof/>
        </w:rPr>
      </w:pPr>
      <w:bookmarkStart w:id="87" w:name="_ENREF_42"/>
      <w:r w:rsidRPr="002A3DF1">
        <w:rPr>
          <w:noProof/>
        </w:rPr>
        <w:t>42.</w:t>
      </w:r>
      <w:r w:rsidRPr="002A3DF1">
        <w:rPr>
          <w:noProof/>
        </w:rPr>
        <w:tab/>
        <w:t xml:space="preserve">Forouzan, S. and A. Akbarzadeh, </w:t>
      </w:r>
      <w:r w:rsidRPr="002A3DF1">
        <w:rPr>
          <w:i/>
          <w:noProof/>
        </w:rPr>
        <w:t>Prediction of effect of thermo-mechanical parameters on mechanical properties and anisotropy of aluminum alloy AA3004 using artificial neural network.</w:t>
      </w:r>
      <w:r w:rsidRPr="002A3DF1">
        <w:rPr>
          <w:noProof/>
        </w:rPr>
        <w:t xml:space="preserve"> Materials &amp; Design, 2007. </w:t>
      </w:r>
      <w:r w:rsidRPr="002A3DF1">
        <w:rPr>
          <w:b/>
          <w:noProof/>
        </w:rPr>
        <w:t>28</w:t>
      </w:r>
      <w:r w:rsidRPr="002A3DF1">
        <w:rPr>
          <w:noProof/>
        </w:rPr>
        <w:t>(5): p. 1678-1684.</w:t>
      </w:r>
      <w:bookmarkEnd w:id="87"/>
    </w:p>
    <w:p w14:paraId="7841DF53" w14:textId="77777777" w:rsidR="002A3DF1" w:rsidRPr="002A3DF1" w:rsidRDefault="002A3DF1" w:rsidP="002A3DF1">
      <w:pPr>
        <w:pStyle w:val="EndNoteBibliography"/>
        <w:spacing w:after="0"/>
        <w:ind w:left="720" w:hanging="720"/>
        <w:rPr>
          <w:noProof/>
        </w:rPr>
      </w:pPr>
      <w:bookmarkStart w:id="88" w:name="_ENREF_43"/>
      <w:r w:rsidRPr="002A3DF1">
        <w:rPr>
          <w:noProof/>
        </w:rPr>
        <w:t>43.</w:t>
      </w:r>
      <w:r w:rsidRPr="002A3DF1">
        <w:rPr>
          <w:noProof/>
        </w:rPr>
        <w:tab/>
        <w:t xml:space="preserve">Kamrunnahar, M. and M. Urquidi-Macdonald, </w:t>
      </w:r>
      <w:r w:rsidRPr="002A3DF1">
        <w:rPr>
          <w:i/>
          <w:noProof/>
        </w:rPr>
        <w:t>Prediction of corrosion behavior using neural network as a data mining tool.</w:t>
      </w:r>
      <w:r w:rsidRPr="002A3DF1">
        <w:rPr>
          <w:noProof/>
        </w:rPr>
        <w:t xml:space="preserve"> Corrosion Science, 2010. </w:t>
      </w:r>
      <w:r w:rsidRPr="002A3DF1">
        <w:rPr>
          <w:b/>
          <w:noProof/>
        </w:rPr>
        <w:t>52</w:t>
      </w:r>
      <w:r w:rsidRPr="002A3DF1">
        <w:rPr>
          <w:noProof/>
        </w:rPr>
        <w:t>(3): p. 669-677.</w:t>
      </w:r>
      <w:bookmarkEnd w:id="88"/>
    </w:p>
    <w:p w14:paraId="28E5D549" w14:textId="77777777" w:rsidR="002A3DF1" w:rsidRPr="002A3DF1" w:rsidRDefault="002A3DF1" w:rsidP="002A3DF1">
      <w:pPr>
        <w:pStyle w:val="EndNoteBibliography"/>
        <w:spacing w:after="0"/>
        <w:ind w:left="720" w:hanging="720"/>
        <w:rPr>
          <w:noProof/>
        </w:rPr>
      </w:pPr>
      <w:bookmarkStart w:id="89" w:name="_ENREF_44"/>
      <w:r w:rsidRPr="002A3DF1">
        <w:rPr>
          <w:noProof/>
        </w:rPr>
        <w:t>44.</w:t>
      </w:r>
      <w:r w:rsidRPr="002A3DF1">
        <w:rPr>
          <w:noProof/>
        </w:rPr>
        <w:tab/>
        <w:t xml:space="preserve">Xia, X., et al., </w:t>
      </w:r>
      <w:r w:rsidRPr="002A3DF1">
        <w:rPr>
          <w:i/>
          <w:noProof/>
        </w:rPr>
        <w:t>An artificial neural network for predicting corrosion rate and hardness of magnesium alloys.</w:t>
      </w:r>
      <w:r w:rsidRPr="002A3DF1">
        <w:rPr>
          <w:noProof/>
        </w:rPr>
        <w:t xml:space="preserve"> Materials &amp; Design, 2016. </w:t>
      </w:r>
      <w:r w:rsidRPr="002A3DF1">
        <w:rPr>
          <w:b/>
          <w:noProof/>
        </w:rPr>
        <w:t>90</w:t>
      </w:r>
      <w:r w:rsidRPr="002A3DF1">
        <w:rPr>
          <w:noProof/>
        </w:rPr>
        <w:t>: p. 1034-1043.</w:t>
      </w:r>
      <w:bookmarkEnd w:id="89"/>
    </w:p>
    <w:p w14:paraId="5C90A137" w14:textId="77777777" w:rsidR="002A3DF1" w:rsidRPr="002A3DF1" w:rsidRDefault="002A3DF1" w:rsidP="002A3DF1">
      <w:pPr>
        <w:pStyle w:val="EndNoteBibliography"/>
        <w:spacing w:after="0"/>
        <w:ind w:left="720" w:hanging="720"/>
        <w:rPr>
          <w:noProof/>
        </w:rPr>
      </w:pPr>
      <w:bookmarkStart w:id="90" w:name="_ENREF_45"/>
      <w:r w:rsidRPr="002A3DF1">
        <w:rPr>
          <w:noProof/>
        </w:rPr>
        <w:t>45.</w:t>
      </w:r>
      <w:r w:rsidRPr="002A3DF1">
        <w:rPr>
          <w:noProof/>
        </w:rPr>
        <w:tab/>
        <w:t xml:space="preserve">Li, S., et al., </w:t>
      </w:r>
      <w:r w:rsidRPr="002A3DF1">
        <w:rPr>
          <w:i/>
          <w:noProof/>
        </w:rPr>
        <w:t>The Prediction of Sn-Ag Solder Properties Based on BP Algorithm of Artificial Neutral Network</w:t>
      </w:r>
      <w:r w:rsidRPr="002A3DF1">
        <w:rPr>
          <w:noProof/>
        </w:rPr>
        <w:t xml:space="preserve">, in </w:t>
      </w:r>
      <w:r w:rsidRPr="002A3DF1">
        <w:rPr>
          <w:i/>
          <w:noProof/>
        </w:rPr>
        <w:t>2007 8th International Conference on Electronic Packaging Technology</w:t>
      </w:r>
      <w:r w:rsidRPr="002A3DF1">
        <w:rPr>
          <w:noProof/>
        </w:rPr>
        <w:t>. 2007, IEEE.</w:t>
      </w:r>
      <w:bookmarkEnd w:id="90"/>
    </w:p>
    <w:p w14:paraId="5410AC42" w14:textId="77777777" w:rsidR="002A3DF1" w:rsidRPr="002A3DF1" w:rsidRDefault="002A3DF1" w:rsidP="002A3DF1">
      <w:pPr>
        <w:pStyle w:val="EndNoteBibliography"/>
        <w:spacing w:after="0"/>
        <w:ind w:left="720" w:hanging="720"/>
        <w:rPr>
          <w:noProof/>
        </w:rPr>
      </w:pPr>
      <w:bookmarkStart w:id="91" w:name="_ENREF_46"/>
      <w:r w:rsidRPr="002A3DF1">
        <w:rPr>
          <w:noProof/>
        </w:rPr>
        <w:t>46.</w:t>
      </w:r>
      <w:r w:rsidRPr="002A3DF1">
        <w:rPr>
          <w:noProof/>
        </w:rPr>
        <w:tab/>
        <w:t xml:space="preserve">Li, M., et al., </w:t>
      </w:r>
      <w:r w:rsidRPr="002A3DF1">
        <w:rPr>
          <w:i/>
          <w:noProof/>
        </w:rPr>
        <w:t>Approach to constitutive relationships of a Ti-5AI-2Sn-2Zr-4Cr-4Mo alloy by artificial neural networks.</w:t>
      </w:r>
      <w:r w:rsidRPr="002A3DF1">
        <w:rPr>
          <w:noProof/>
        </w:rPr>
        <w:t xml:space="preserve"> Materials Science and Technology, 1998. </w:t>
      </w:r>
      <w:r w:rsidRPr="002A3DF1">
        <w:rPr>
          <w:b/>
          <w:noProof/>
        </w:rPr>
        <w:t>14</w:t>
      </w:r>
      <w:r w:rsidRPr="002A3DF1">
        <w:rPr>
          <w:noProof/>
        </w:rPr>
        <w:t>(2): p. 136-138.</w:t>
      </w:r>
      <w:bookmarkEnd w:id="91"/>
    </w:p>
    <w:p w14:paraId="769E37F3" w14:textId="77777777" w:rsidR="002A3DF1" w:rsidRPr="002A3DF1" w:rsidRDefault="002A3DF1" w:rsidP="002A3DF1">
      <w:pPr>
        <w:pStyle w:val="EndNoteBibliography"/>
        <w:spacing w:after="0"/>
        <w:ind w:left="720" w:hanging="720"/>
        <w:rPr>
          <w:noProof/>
        </w:rPr>
      </w:pPr>
      <w:bookmarkStart w:id="92" w:name="_ENREF_47"/>
      <w:r w:rsidRPr="002A3DF1">
        <w:rPr>
          <w:noProof/>
        </w:rPr>
        <w:t>47.</w:t>
      </w:r>
      <w:r w:rsidRPr="002A3DF1">
        <w:rPr>
          <w:noProof/>
        </w:rPr>
        <w:tab/>
        <w:t xml:space="preserve">Sung, A.H., </w:t>
      </w:r>
      <w:r w:rsidRPr="002A3DF1">
        <w:rPr>
          <w:i/>
          <w:noProof/>
        </w:rPr>
        <w:t>Ranking importance of input parameters of neural networks.</w:t>
      </w:r>
      <w:r w:rsidRPr="002A3DF1">
        <w:rPr>
          <w:noProof/>
        </w:rPr>
        <w:t xml:space="preserve"> Expert Systems with Applications, 1998. </w:t>
      </w:r>
      <w:r w:rsidRPr="002A3DF1">
        <w:rPr>
          <w:b/>
          <w:noProof/>
        </w:rPr>
        <w:t>15</w:t>
      </w:r>
      <w:r w:rsidRPr="002A3DF1">
        <w:rPr>
          <w:noProof/>
        </w:rPr>
        <w:t>(3): p. 405-411.</w:t>
      </w:r>
      <w:bookmarkEnd w:id="92"/>
    </w:p>
    <w:p w14:paraId="39CD8DEA" w14:textId="77777777" w:rsidR="002A3DF1" w:rsidRPr="002A3DF1" w:rsidRDefault="002A3DF1" w:rsidP="002A3DF1">
      <w:pPr>
        <w:pStyle w:val="EndNoteBibliography"/>
        <w:spacing w:after="0"/>
        <w:ind w:left="720" w:hanging="720"/>
        <w:rPr>
          <w:noProof/>
        </w:rPr>
      </w:pPr>
      <w:bookmarkStart w:id="93" w:name="_ENREF_48"/>
      <w:r w:rsidRPr="002A3DF1">
        <w:rPr>
          <w:noProof/>
        </w:rPr>
        <w:t>48.</w:t>
      </w:r>
      <w:r w:rsidRPr="002A3DF1">
        <w:rPr>
          <w:noProof/>
        </w:rPr>
        <w:tab/>
        <w:t xml:space="preserve">Vasudevan, M., et al., </w:t>
      </w:r>
      <w:r w:rsidRPr="002A3DF1">
        <w:rPr>
          <w:i/>
          <w:noProof/>
        </w:rPr>
        <w:t>Modelling correlation between alloy composition and ferrite number in duplex stainless steel welds using artificial neural networks.</w:t>
      </w:r>
      <w:r w:rsidRPr="002A3DF1">
        <w:rPr>
          <w:noProof/>
        </w:rPr>
        <w:t xml:space="preserve"> Materials Science and Technology, 2005. </w:t>
      </w:r>
      <w:r w:rsidRPr="002A3DF1">
        <w:rPr>
          <w:b/>
          <w:noProof/>
        </w:rPr>
        <w:t>21</w:t>
      </w:r>
      <w:r w:rsidRPr="002A3DF1">
        <w:rPr>
          <w:noProof/>
        </w:rPr>
        <w:t>(4): p. 387-392.</w:t>
      </w:r>
      <w:bookmarkEnd w:id="93"/>
    </w:p>
    <w:p w14:paraId="390D79E8" w14:textId="77777777" w:rsidR="002A3DF1" w:rsidRPr="002A3DF1" w:rsidRDefault="002A3DF1" w:rsidP="002A3DF1">
      <w:pPr>
        <w:pStyle w:val="EndNoteBibliography"/>
        <w:spacing w:after="0"/>
        <w:ind w:left="720" w:hanging="720"/>
        <w:rPr>
          <w:noProof/>
        </w:rPr>
      </w:pPr>
      <w:bookmarkStart w:id="94" w:name="_ENREF_49"/>
      <w:r w:rsidRPr="002A3DF1">
        <w:rPr>
          <w:noProof/>
        </w:rPr>
        <w:t>49.</w:t>
      </w:r>
      <w:r w:rsidRPr="002A3DF1">
        <w:rPr>
          <w:noProof/>
        </w:rPr>
        <w:tab/>
        <w:t xml:space="preserve">Fu, Z., et al., </w:t>
      </w:r>
      <w:r w:rsidRPr="002A3DF1">
        <w:rPr>
          <w:i/>
          <w:noProof/>
        </w:rPr>
        <w:t>Using genetic algorithm-back propagation neural network prediction and finite-element model simulation to optimize the process of multiple-step incremental air-bending forming of sheet metal.</w:t>
      </w:r>
      <w:r w:rsidRPr="002A3DF1">
        <w:rPr>
          <w:noProof/>
        </w:rPr>
        <w:t xml:space="preserve"> Materials &amp; Design, 2010. </w:t>
      </w:r>
      <w:r w:rsidRPr="002A3DF1">
        <w:rPr>
          <w:b/>
          <w:noProof/>
        </w:rPr>
        <w:t>31</w:t>
      </w:r>
      <w:r w:rsidRPr="002A3DF1">
        <w:rPr>
          <w:noProof/>
        </w:rPr>
        <w:t>(1): p. 267-277.</w:t>
      </w:r>
      <w:bookmarkEnd w:id="94"/>
    </w:p>
    <w:p w14:paraId="630FE553" w14:textId="77777777" w:rsidR="002A3DF1" w:rsidRPr="002A3DF1" w:rsidRDefault="002A3DF1" w:rsidP="002A3DF1">
      <w:pPr>
        <w:pStyle w:val="EndNoteBibliography"/>
        <w:spacing w:after="0"/>
        <w:ind w:left="720" w:hanging="720"/>
        <w:rPr>
          <w:noProof/>
        </w:rPr>
      </w:pPr>
      <w:bookmarkStart w:id="95" w:name="_ENREF_50"/>
      <w:r w:rsidRPr="002A3DF1">
        <w:rPr>
          <w:noProof/>
        </w:rPr>
        <w:t>50.</w:t>
      </w:r>
      <w:r w:rsidRPr="002A3DF1">
        <w:rPr>
          <w:noProof/>
        </w:rPr>
        <w:tab/>
        <w:t xml:space="preserve">Huang, C., X. Jia, and Z. Zhang, </w:t>
      </w:r>
      <w:r w:rsidRPr="002A3DF1">
        <w:rPr>
          <w:i/>
          <w:noProof/>
        </w:rPr>
        <w:t>A Modified Back Propagation Artificial Neural Network Model Based on Genetic Algorithm to Predict the Flow Behavior of 5754 Aluminum Alloy.</w:t>
      </w:r>
      <w:r w:rsidRPr="002A3DF1">
        <w:rPr>
          <w:noProof/>
        </w:rPr>
        <w:t xml:space="preserve"> Materials (Basel), 2018. </w:t>
      </w:r>
      <w:r w:rsidRPr="002A3DF1">
        <w:rPr>
          <w:b/>
          <w:noProof/>
        </w:rPr>
        <w:t>11</w:t>
      </w:r>
      <w:r w:rsidRPr="002A3DF1">
        <w:rPr>
          <w:noProof/>
        </w:rPr>
        <w:t>(5).</w:t>
      </w:r>
      <w:bookmarkEnd w:id="95"/>
    </w:p>
    <w:p w14:paraId="7DA161F7" w14:textId="77777777" w:rsidR="002A3DF1" w:rsidRPr="002A3DF1" w:rsidRDefault="002A3DF1" w:rsidP="002A3DF1">
      <w:pPr>
        <w:pStyle w:val="EndNoteBibliography"/>
        <w:spacing w:after="0"/>
        <w:ind w:left="720" w:hanging="720"/>
        <w:rPr>
          <w:noProof/>
        </w:rPr>
      </w:pPr>
      <w:bookmarkStart w:id="96" w:name="_ENREF_51"/>
      <w:r w:rsidRPr="002A3DF1">
        <w:rPr>
          <w:noProof/>
        </w:rPr>
        <w:t>51.</w:t>
      </w:r>
      <w:r w:rsidRPr="002A3DF1">
        <w:rPr>
          <w:noProof/>
        </w:rPr>
        <w:tab/>
        <w:t xml:space="preserve">Aliofkhazraei, M. and A.S. Rouhaghdam, </w:t>
      </w:r>
      <w:r w:rsidRPr="002A3DF1">
        <w:rPr>
          <w:i/>
          <w:noProof/>
        </w:rPr>
        <w:t>Neural networks prediction of different frequencies effects on corrosion resistance obtained from pulsed nanocrystalline plasma electrolytic carburizing.</w:t>
      </w:r>
      <w:r w:rsidRPr="002A3DF1">
        <w:rPr>
          <w:noProof/>
        </w:rPr>
        <w:t xml:space="preserve"> Materials Letters, 2008. </w:t>
      </w:r>
      <w:r w:rsidRPr="002A3DF1">
        <w:rPr>
          <w:b/>
          <w:noProof/>
        </w:rPr>
        <w:t>62</w:t>
      </w:r>
      <w:r w:rsidRPr="002A3DF1">
        <w:rPr>
          <w:noProof/>
        </w:rPr>
        <w:t>(14): p. 2192-2195.</w:t>
      </w:r>
      <w:bookmarkEnd w:id="96"/>
    </w:p>
    <w:p w14:paraId="0EB471F2" w14:textId="77777777" w:rsidR="002A3DF1" w:rsidRPr="002A3DF1" w:rsidRDefault="002A3DF1" w:rsidP="002A3DF1">
      <w:pPr>
        <w:pStyle w:val="EndNoteBibliography"/>
        <w:spacing w:after="0"/>
        <w:ind w:left="720" w:hanging="720"/>
        <w:rPr>
          <w:noProof/>
        </w:rPr>
      </w:pPr>
      <w:bookmarkStart w:id="97" w:name="_ENREF_52"/>
      <w:r w:rsidRPr="002A3DF1">
        <w:rPr>
          <w:noProof/>
        </w:rPr>
        <w:t>52.</w:t>
      </w:r>
      <w:r w:rsidRPr="002A3DF1">
        <w:rPr>
          <w:noProof/>
        </w:rPr>
        <w:tab/>
        <w:t xml:space="preserve">Weckman, G.R., et al., </w:t>
      </w:r>
      <w:r w:rsidRPr="002A3DF1">
        <w:rPr>
          <w:i/>
          <w:noProof/>
        </w:rPr>
        <w:t>EXTRACTING KNOWLEDGE FROM CARBON DIOXIDE CORROSION INHIBITION WITH ARTIFICIAL NEURAL NETWORKS.</w:t>
      </w:r>
      <w:r w:rsidRPr="002A3DF1">
        <w:rPr>
          <w:noProof/>
        </w:rPr>
        <w:t xml:space="preserve"> International Journal of Industrial Engineering: Theory, Applications and Practice; Vol 17, No 1 (2010), 2010.</w:t>
      </w:r>
      <w:bookmarkEnd w:id="97"/>
    </w:p>
    <w:p w14:paraId="6996C7BC" w14:textId="77777777" w:rsidR="002A3DF1" w:rsidRPr="002A3DF1" w:rsidRDefault="002A3DF1" w:rsidP="002A3DF1">
      <w:pPr>
        <w:pStyle w:val="EndNoteBibliography"/>
        <w:spacing w:after="0"/>
        <w:ind w:left="720" w:hanging="720"/>
        <w:rPr>
          <w:noProof/>
        </w:rPr>
      </w:pPr>
      <w:bookmarkStart w:id="98" w:name="_ENREF_53"/>
      <w:r w:rsidRPr="002A3DF1">
        <w:rPr>
          <w:noProof/>
        </w:rPr>
        <w:t>53.</w:t>
      </w:r>
      <w:r w:rsidRPr="002A3DF1">
        <w:rPr>
          <w:noProof/>
        </w:rPr>
        <w:tab/>
        <w:t xml:space="preserve">Fathi, A. and A. Aghakouchak, </w:t>
      </w:r>
      <w:r w:rsidRPr="002A3DF1">
        <w:rPr>
          <w:i/>
          <w:noProof/>
        </w:rPr>
        <w:t>Prediction of fatigue crack growth rate in welded tubular joints using neural network.</w:t>
      </w:r>
      <w:r w:rsidRPr="002A3DF1">
        <w:rPr>
          <w:noProof/>
        </w:rPr>
        <w:t xml:space="preserve"> International Journal of Fatigue, 2007. </w:t>
      </w:r>
      <w:r w:rsidRPr="002A3DF1">
        <w:rPr>
          <w:b/>
          <w:noProof/>
        </w:rPr>
        <w:t>29</w:t>
      </w:r>
      <w:r w:rsidRPr="002A3DF1">
        <w:rPr>
          <w:noProof/>
        </w:rPr>
        <w:t>(2): p. 261-275.</w:t>
      </w:r>
      <w:bookmarkEnd w:id="98"/>
    </w:p>
    <w:p w14:paraId="435B042B" w14:textId="77777777" w:rsidR="002A3DF1" w:rsidRPr="002A3DF1" w:rsidRDefault="002A3DF1" w:rsidP="002A3DF1">
      <w:pPr>
        <w:pStyle w:val="EndNoteBibliography"/>
        <w:spacing w:after="0"/>
        <w:ind w:left="720" w:hanging="720"/>
        <w:rPr>
          <w:noProof/>
        </w:rPr>
      </w:pPr>
      <w:bookmarkStart w:id="99" w:name="_ENREF_54"/>
      <w:r w:rsidRPr="002A3DF1">
        <w:rPr>
          <w:noProof/>
        </w:rPr>
        <w:t>54.</w:t>
      </w:r>
      <w:r w:rsidRPr="002A3DF1">
        <w:rPr>
          <w:noProof/>
        </w:rPr>
        <w:tab/>
        <w:t xml:space="preserve">Khadom, A.A., </w:t>
      </w:r>
      <w:r w:rsidRPr="002A3DF1">
        <w:rPr>
          <w:i/>
          <w:noProof/>
        </w:rPr>
        <w:t>Modeling of corrosion reaction data in inhibited acid environment using regressions and artificial neural networks.</w:t>
      </w:r>
      <w:r w:rsidRPr="002A3DF1">
        <w:rPr>
          <w:noProof/>
        </w:rPr>
        <w:t xml:space="preserve"> Korean Journal of Chemical Engineering, 2013. </w:t>
      </w:r>
      <w:r w:rsidRPr="002A3DF1">
        <w:rPr>
          <w:b/>
          <w:noProof/>
        </w:rPr>
        <w:t>30</w:t>
      </w:r>
      <w:r w:rsidRPr="002A3DF1">
        <w:rPr>
          <w:noProof/>
        </w:rPr>
        <w:t>(12): p. 2197-2204.</w:t>
      </w:r>
      <w:bookmarkEnd w:id="99"/>
    </w:p>
    <w:p w14:paraId="3568AE3A" w14:textId="77777777" w:rsidR="002A3DF1" w:rsidRPr="002A3DF1" w:rsidRDefault="002A3DF1" w:rsidP="002A3DF1">
      <w:pPr>
        <w:pStyle w:val="EndNoteBibliography"/>
        <w:spacing w:after="0"/>
        <w:ind w:left="720" w:hanging="720"/>
        <w:rPr>
          <w:noProof/>
        </w:rPr>
      </w:pPr>
      <w:bookmarkStart w:id="100" w:name="_ENREF_55"/>
      <w:r w:rsidRPr="002A3DF1">
        <w:rPr>
          <w:noProof/>
        </w:rPr>
        <w:t>55.</w:t>
      </w:r>
      <w:r w:rsidRPr="002A3DF1">
        <w:rPr>
          <w:noProof/>
        </w:rPr>
        <w:tab/>
        <w:t xml:space="preserve">Bhadeshia, H.K.D.H., </w:t>
      </w:r>
      <w:r w:rsidRPr="002A3DF1">
        <w:rPr>
          <w:i/>
          <w:noProof/>
        </w:rPr>
        <w:t>Neural Networks in Materials Science</w:t>
      </w:r>
      <w:r w:rsidRPr="002A3DF1">
        <w:rPr>
          <w:noProof/>
        </w:rPr>
        <w:t xml:space="preserve">, in </w:t>
      </w:r>
      <w:r w:rsidRPr="002A3DF1">
        <w:rPr>
          <w:i/>
          <w:noProof/>
        </w:rPr>
        <w:t>Encyclopedia of Materials: Science and Technology</w:t>
      </w:r>
      <w:r w:rsidRPr="002A3DF1">
        <w:rPr>
          <w:noProof/>
        </w:rPr>
        <w:t>. 2008, Elsevier. p. 1-5.</w:t>
      </w:r>
      <w:bookmarkEnd w:id="100"/>
    </w:p>
    <w:p w14:paraId="655E5A48" w14:textId="77777777" w:rsidR="002A3DF1" w:rsidRPr="002A3DF1" w:rsidRDefault="002A3DF1" w:rsidP="002A3DF1">
      <w:pPr>
        <w:pStyle w:val="EndNoteBibliography"/>
        <w:spacing w:after="0"/>
        <w:ind w:left="720" w:hanging="720"/>
        <w:rPr>
          <w:noProof/>
        </w:rPr>
      </w:pPr>
      <w:bookmarkStart w:id="101" w:name="_ENREF_56"/>
      <w:r w:rsidRPr="002A3DF1">
        <w:rPr>
          <w:noProof/>
        </w:rPr>
        <w:t>56.</w:t>
      </w:r>
      <w:r w:rsidRPr="002A3DF1">
        <w:rPr>
          <w:noProof/>
        </w:rPr>
        <w:tab/>
        <w:t xml:space="preserve">Narimani, N., et al., </w:t>
      </w:r>
      <w:r w:rsidRPr="002A3DF1">
        <w:rPr>
          <w:i/>
          <w:noProof/>
        </w:rPr>
        <w:t>Predictions of corrosion current density and potential by using chemical composition and corrosion cell characteristics in microalloyed pipeline steels.</w:t>
      </w:r>
      <w:r w:rsidRPr="002A3DF1">
        <w:rPr>
          <w:noProof/>
        </w:rPr>
        <w:t xml:space="preserve"> Measurement, 2015. </w:t>
      </w:r>
      <w:r w:rsidRPr="002A3DF1">
        <w:rPr>
          <w:b/>
          <w:noProof/>
        </w:rPr>
        <w:t>62</w:t>
      </w:r>
      <w:r w:rsidRPr="002A3DF1">
        <w:rPr>
          <w:noProof/>
        </w:rPr>
        <w:t>: p. 97-107.</w:t>
      </w:r>
      <w:bookmarkEnd w:id="101"/>
    </w:p>
    <w:p w14:paraId="5C4E9777" w14:textId="77777777" w:rsidR="002A3DF1" w:rsidRPr="002A3DF1" w:rsidRDefault="002A3DF1" w:rsidP="002A3DF1">
      <w:pPr>
        <w:pStyle w:val="EndNoteBibliography"/>
        <w:spacing w:after="0"/>
        <w:ind w:left="720" w:hanging="720"/>
        <w:rPr>
          <w:noProof/>
        </w:rPr>
      </w:pPr>
      <w:bookmarkStart w:id="102" w:name="_ENREF_57"/>
      <w:r w:rsidRPr="002A3DF1">
        <w:rPr>
          <w:noProof/>
        </w:rPr>
        <w:lastRenderedPageBreak/>
        <w:t>57.</w:t>
      </w:r>
      <w:r w:rsidRPr="002A3DF1">
        <w:rPr>
          <w:noProof/>
        </w:rPr>
        <w:tab/>
        <w:t xml:space="preserve">Xu, Y., et al., </w:t>
      </w:r>
      <w:r w:rsidRPr="002A3DF1">
        <w:rPr>
          <w:i/>
          <w:noProof/>
        </w:rPr>
        <w:t>Application of artificial neural networks to predict corrosion behavior of Ni–SiC composite coatings deposited by ultrasonic electrodeposition.</w:t>
      </w:r>
      <w:r w:rsidRPr="002A3DF1">
        <w:rPr>
          <w:noProof/>
        </w:rPr>
        <w:t xml:space="preserve"> Ceramics International, 2014. </w:t>
      </w:r>
      <w:r w:rsidRPr="002A3DF1">
        <w:rPr>
          <w:b/>
          <w:noProof/>
        </w:rPr>
        <w:t>40</w:t>
      </w:r>
      <w:r w:rsidRPr="002A3DF1">
        <w:rPr>
          <w:noProof/>
        </w:rPr>
        <w:t>(4): p. 5425-5430.</w:t>
      </w:r>
      <w:bookmarkEnd w:id="102"/>
    </w:p>
    <w:p w14:paraId="2AEE8B42" w14:textId="77777777" w:rsidR="002A3DF1" w:rsidRPr="002A3DF1" w:rsidRDefault="002A3DF1" w:rsidP="002A3DF1">
      <w:pPr>
        <w:pStyle w:val="EndNoteBibliography"/>
        <w:spacing w:after="0"/>
        <w:ind w:left="720" w:hanging="720"/>
        <w:rPr>
          <w:noProof/>
        </w:rPr>
      </w:pPr>
      <w:bookmarkStart w:id="103" w:name="_ENREF_58"/>
      <w:r w:rsidRPr="002A3DF1">
        <w:rPr>
          <w:noProof/>
        </w:rPr>
        <w:t>58.</w:t>
      </w:r>
      <w:r w:rsidRPr="002A3DF1">
        <w:rPr>
          <w:noProof/>
        </w:rPr>
        <w:tab/>
        <w:t xml:space="preserve">Lu, C. and R. Liu, </w:t>
      </w:r>
      <w:r w:rsidRPr="002A3DF1">
        <w:rPr>
          <w:i/>
          <w:noProof/>
        </w:rPr>
        <w:t>Predicting Carbonation Depth of Prestressed Concrete under Different Stress States Using Artificial Neural Network.</w:t>
      </w:r>
      <w:r w:rsidRPr="002A3DF1">
        <w:rPr>
          <w:noProof/>
        </w:rPr>
        <w:t xml:space="preserve"> Advances in Artificial Neural Systems, 2009. </w:t>
      </w:r>
      <w:r w:rsidRPr="002A3DF1">
        <w:rPr>
          <w:b/>
          <w:noProof/>
        </w:rPr>
        <w:t>2009</w:t>
      </w:r>
      <w:r w:rsidRPr="002A3DF1">
        <w:rPr>
          <w:noProof/>
        </w:rPr>
        <w:t>: p. 1-8.</w:t>
      </w:r>
      <w:bookmarkEnd w:id="103"/>
    </w:p>
    <w:p w14:paraId="03367602" w14:textId="77777777" w:rsidR="002A3DF1" w:rsidRPr="002A3DF1" w:rsidRDefault="002A3DF1" w:rsidP="002A3DF1">
      <w:pPr>
        <w:pStyle w:val="EndNoteBibliography"/>
        <w:spacing w:after="0"/>
        <w:ind w:left="720" w:hanging="720"/>
        <w:rPr>
          <w:noProof/>
        </w:rPr>
      </w:pPr>
      <w:bookmarkStart w:id="104" w:name="_ENREF_59"/>
      <w:r w:rsidRPr="002A3DF1">
        <w:rPr>
          <w:noProof/>
        </w:rPr>
        <w:t>59.</w:t>
      </w:r>
      <w:r w:rsidRPr="002A3DF1">
        <w:rPr>
          <w:noProof/>
        </w:rPr>
        <w:tab/>
        <w:t xml:space="preserve">Sonar, D.K., U.S. Dixit, and D.K. Ojha, </w:t>
      </w:r>
      <w:r w:rsidRPr="002A3DF1">
        <w:rPr>
          <w:i/>
          <w:noProof/>
        </w:rPr>
        <w:t>The application of a radial basis function neural network for predicting the surface roughness in a turning process.</w:t>
      </w:r>
      <w:r w:rsidRPr="002A3DF1">
        <w:rPr>
          <w:noProof/>
        </w:rPr>
        <w:t xml:space="preserve"> The International Journal of Advanced Manufacturing Technology, 2005. </w:t>
      </w:r>
      <w:r w:rsidRPr="002A3DF1">
        <w:rPr>
          <w:b/>
          <w:noProof/>
        </w:rPr>
        <w:t>27</w:t>
      </w:r>
      <w:r w:rsidRPr="002A3DF1">
        <w:rPr>
          <w:noProof/>
        </w:rPr>
        <w:t>(7-8): p. 661-666.</w:t>
      </w:r>
      <w:bookmarkEnd w:id="104"/>
    </w:p>
    <w:p w14:paraId="62ECCDE2" w14:textId="77777777" w:rsidR="002A3DF1" w:rsidRPr="002A3DF1" w:rsidRDefault="002A3DF1" w:rsidP="002A3DF1">
      <w:pPr>
        <w:pStyle w:val="EndNoteBibliography"/>
        <w:spacing w:after="0"/>
        <w:ind w:left="720" w:hanging="720"/>
        <w:rPr>
          <w:noProof/>
        </w:rPr>
      </w:pPr>
      <w:bookmarkStart w:id="105" w:name="_ENREF_60"/>
      <w:r w:rsidRPr="002A3DF1">
        <w:rPr>
          <w:noProof/>
        </w:rPr>
        <w:t>60.</w:t>
      </w:r>
      <w:r w:rsidRPr="002A3DF1">
        <w:rPr>
          <w:noProof/>
        </w:rPr>
        <w:tab/>
        <w:t xml:space="preserve">Li, L., et al., </w:t>
      </w:r>
      <w:r w:rsidRPr="002A3DF1">
        <w:rPr>
          <w:i/>
          <w:noProof/>
        </w:rPr>
        <w:t>Research on Corrosion Rate Prediction of Aluminum Alloys in Typical Domestic Areas Based on BP Artificial Neural Network.</w:t>
      </w:r>
      <w:r w:rsidRPr="002A3DF1">
        <w:rPr>
          <w:noProof/>
        </w:rPr>
        <w:t xml:space="preserve"> Advanced Materials Research, 2013. </w:t>
      </w:r>
      <w:r w:rsidRPr="002A3DF1">
        <w:rPr>
          <w:b/>
          <w:noProof/>
        </w:rPr>
        <w:t>652-654</w:t>
      </w:r>
      <w:r w:rsidRPr="002A3DF1">
        <w:rPr>
          <w:noProof/>
        </w:rPr>
        <w:t>: p. 1088-1091.</w:t>
      </w:r>
      <w:bookmarkEnd w:id="105"/>
    </w:p>
    <w:p w14:paraId="29E9A13B" w14:textId="77777777" w:rsidR="002A3DF1" w:rsidRPr="002A3DF1" w:rsidRDefault="002A3DF1" w:rsidP="002A3DF1">
      <w:pPr>
        <w:pStyle w:val="EndNoteBibliography"/>
        <w:spacing w:after="0"/>
        <w:ind w:left="720" w:hanging="720"/>
        <w:rPr>
          <w:noProof/>
        </w:rPr>
      </w:pPr>
      <w:bookmarkStart w:id="106" w:name="_ENREF_61"/>
      <w:r w:rsidRPr="002A3DF1">
        <w:rPr>
          <w:noProof/>
        </w:rPr>
        <w:t>61.</w:t>
      </w:r>
      <w:r w:rsidRPr="002A3DF1">
        <w:rPr>
          <w:noProof/>
        </w:rPr>
        <w:tab/>
        <w:t xml:space="preserve">Jančíková, Z., O. Zimný, and P. Koštial, </w:t>
      </w:r>
      <w:r w:rsidRPr="002A3DF1">
        <w:rPr>
          <w:i/>
          <w:noProof/>
        </w:rPr>
        <w:t>Prediction of metal corrosion by neural networks</w:t>
      </w:r>
      <w:r w:rsidRPr="002A3DF1">
        <w:rPr>
          <w:noProof/>
        </w:rPr>
        <w:t>. Vol. 52. 2013. 379-381.</w:t>
      </w:r>
      <w:bookmarkEnd w:id="106"/>
    </w:p>
    <w:p w14:paraId="2E138569" w14:textId="77777777" w:rsidR="002A3DF1" w:rsidRPr="002A3DF1" w:rsidRDefault="002A3DF1" w:rsidP="002A3DF1">
      <w:pPr>
        <w:pStyle w:val="EndNoteBibliography"/>
        <w:spacing w:after="0"/>
        <w:ind w:left="720" w:hanging="720"/>
        <w:rPr>
          <w:noProof/>
        </w:rPr>
      </w:pPr>
      <w:bookmarkStart w:id="107" w:name="_ENREF_62"/>
      <w:r w:rsidRPr="002A3DF1">
        <w:rPr>
          <w:noProof/>
        </w:rPr>
        <w:t>62.</w:t>
      </w:r>
      <w:r w:rsidRPr="002A3DF1">
        <w:rPr>
          <w:noProof/>
        </w:rPr>
        <w:tab/>
        <w:t xml:space="preserve">Kermanpur, A., A. Ebnonnasir, and M. Hedayati, </w:t>
      </w:r>
      <w:r w:rsidRPr="002A3DF1">
        <w:rPr>
          <w:i/>
          <w:noProof/>
        </w:rPr>
        <w:t>A novel analytical–artificial neural network model to improve efficiency of high pressure descaling nozzles in hot strip rolling of steels.</w:t>
      </w:r>
      <w:r w:rsidRPr="002A3DF1">
        <w:rPr>
          <w:noProof/>
        </w:rPr>
        <w:t xml:space="preserve"> Materials Science and Technology, 2007. </w:t>
      </w:r>
      <w:r w:rsidRPr="002A3DF1">
        <w:rPr>
          <w:b/>
          <w:noProof/>
        </w:rPr>
        <w:t>23</w:t>
      </w:r>
      <w:r w:rsidRPr="002A3DF1">
        <w:rPr>
          <w:noProof/>
        </w:rPr>
        <w:t>(8): p. 951-957.</w:t>
      </w:r>
      <w:bookmarkEnd w:id="107"/>
    </w:p>
    <w:p w14:paraId="50C567FD" w14:textId="77777777" w:rsidR="002A3DF1" w:rsidRPr="002A3DF1" w:rsidRDefault="002A3DF1" w:rsidP="002A3DF1">
      <w:pPr>
        <w:pStyle w:val="EndNoteBibliography"/>
        <w:spacing w:after="0"/>
        <w:ind w:left="720" w:hanging="720"/>
        <w:rPr>
          <w:noProof/>
        </w:rPr>
      </w:pPr>
      <w:bookmarkStart w:id="108" w:name="_ENREF_63"/>
      <w:r w:rsidRPr="002A3DF1">
        <w:rPr>
          <w:noProof/>
        </w:rPr>
        <w:t>63.</w:t>
      </w:r>
      <w:r w:rsidRPr="002A3DF1">
        <w:rPr>
          <w:noProof/>
        </w:rPr>
        <w:tab/>
        <w:t xml:space="preserve">Altinkok, N. and R. Koker, </w:t>
      </w:r>
      <w:r w:rsidRPr="002A3DF1">
        <w:rPr>
          <w:i/>
          <w:noProof/>
        </w:rPr>
        <w:t>Modelling of the prediction of tensile and density properties in particle reinforced metal matrix composites by using neural networks.</w:t>
      </w:r>
      <w:r w:rsidRPr="002A3DF1">
        <w:rPr>
          <w:noProof/>
        </w:rPr>
        <w:t xml:space="preserve"> Materials &amp; Design, 2006. </w:t>
      </w:r>
      <w:r w:rsidRPr="002A3DF1">
        <w:rPr>
          <w:b/>
          <w:noProof/>
        </w:rPr>
        <w:t>27</w:t>
      </w:r>
      <w:r w:rsidRPr="002A3DF1">
        <w:rPr>
          <w:noProof/>
        </w:rPr>
        <w:t>(8): p. 625-631.</w:t>
      </w:r>
      <w:bookmarkEnd w:id="108"/>
    </w:p>
    <w:p w14:paraId="091EFBA9" w14:textId="77777777" w:rsidR="002A3DF1" w:rsidRPr="002A3DF1" w:rsidRDefault="002A3DF1" w:rsidP="002A3DF1">
      <w:pPr>
        <w:pStyle w:val="EndNoteBibliography"/>
        <w:spacing w:after="0"/>
        <w:ind w:left="720" w:hanging="720"/>
        <w:rPr>
          <w:noProof/>
        </w:rPr>
      </w:pPr>
      <w:bookmarkStart w:id="109" w:name="_ENREF_64"/>
      <w:r w:rsidRPr="002A3DF1">
        <w:rPr>
          <w:noProof/>
        </w:rPr>
        <w:t>64.</w:t>
      </w:r>
      <w:r w:rsidRPr="002A3DF1">
        <w:rPr>
          <w:noProof/>
        </w:rPr>
        <w:tab/>
        <w:t xml:space="preserve">Khaled, K. and N.A. Al-Mobarak, </w:t>
      </w:r>
      <w:r w:rsidRPr="002A3DF1">
        <w:rPr>
          <w:i/>
          <w:noProof/>
        </w:rPr>
        <w:t>A Predictive Model for Corrosion Inhibition of Mild Steel by Thiophene and Its Derivatives Using Artificial Neural Network</w:t>
      </w:r>
      <w:r w:rsidRPr="002A3DF1">
        <w:rPr>
          <w:noProof/>
        </w:rPr>
        <w:t>. Vol. 7. 2012. 1045-1059.</w:t>
      </w:r>
      <w:bookmarkEnd w:id="109"/>
    </w:p>
    <w:p w14:paraId="2C86C9DE" w14:textId="77777777" w:rsidR="002A3DF1" w:rsidRPr="002A3DF1" w:rsidRDefault="002A3DF1" w:rsidP="002A3DF1">
      <w:pPr>
        <w:pStyle w:val="EndNoteBibliography"/>
        <w:spacing w:after="0"/>
        <w:ind w:left="720" w:hanging="720"/>
        <w:rPr>
          <w:noProof/>
        </w:rPr>
      </w:pPr>
      <w:bookmarkStart w:id="110" w:name="_ENREF_65"/>
      <w:r w:rsidRPr="002A3DF1">
        <w:rPr>
          <w:noProof/>
        </w:rPr>
        <w:t>65.</w:t>
      </w:r>
      <w:r w:rsidRPr="002A3DF1">
        <w:rPr>
          <w:noProof/>
        </w:rPr>
        <w:tab/>
        <w:t xml:space="preserve">Upadhyay, V., P.K. Jain, and N.K. Mehta, </w:t>
      </w:r>
      <w:r w:rsidRPr="002A3DF1">
        <w:rPr>
          <w:i/>
          <w:noProof/>
        </w:rPr>
        <w:t>In-process prediction of surface roughness in turning of Ti–6Al–4V alloy using cutting parameters and vibration signals.</w:t>
      </w:r>
      <w:r w:rsidRPr="002A3DF1">
        <w:rPr>
          <w:noProof/>
        </w:rPr>
        <w:t xml:space="preserve"> Measurement, 2013. </w:t>
      </w:r>
      <w:r w:rsidRPr="002A3DF1">
        <w:rPr>
          <w:b/>
          <w:noProof/>
        </w:rPr>
        <w:t>46</w:t>
      </w:r>
      <w:r w:rsidRPr="002A3DF1">
        <w:rPr>
          <w:noProof/>
        </w:rPr>
        <w:t>(1): p. 154-160.</w:t>
      </w:r>
      <w:bookmarkEnd w:id="110"/>
    </w:p>
    <w:p w14:paraId="395A9731" w14:textId="77777777" w:rsidR="002A3DF1" w:rsidRPr="002A3DF1" w:rsidRDefault="002A3DF1" w:rsidP="002A3DF1">
      <w:pPr>
        <w:pStyle w:val="EndNoteBibliography"/>
        <w:spacing w:after="0"/>
        <w:ind w:left="720" w:hanging="720"/>
        <w:rPr>
          <w:noProof/>
        </w:rPr>
      </w:pPr>
      <w:bookmarkStart w:id="111" w:name="_ENREF_66"/>
      <w:r w:rsidRPr="002A3DF1">
        <w:rPr>
          <w:noProof/>
        </w:rPr>
        <w:t>66.</w:t>
      </w:r>
      <w:r w:rsidRPr="002A3DF1">
        <w:rPr>
          <w:noProof/>
        </w:rPr>
        <w:tab/>
        <w:t xml:space="preserve">Komijani, H., et al., </w:t>
      </w:r>
      <w:r w:rsidRPr="002A3DF1">
        <w:rPr>
          <w:i/>
          <w:noProof/>
        </w:rPr>
        <w:t>Radial Basis Function Neural Network for Electrochemical Impedance Prediction at Presence of Corrosion Inhibitor.</w:t>
      </w:r>
      <w:r w:rsidRPr="002A3DF1">
        <w:rPr>
          <w:noProof/>
        </w:rPr>
        <w:t xml:space="preserve"> Periodica Polytechnica Chemical Engineering, 2016.</w:t>
      </w:r>
      <w:bookmarkEnd w:id="111"/>
    </w:p>
    <w:p w14:paraId="63800586" w14:textId="77777777" w:rsidR="002A3DF1" w:rsidRPr="002A3DF1" w:rsidRDefault="002A3DF1" w:rsidP="002A3DF1">
      <w:pPr>
        <w:pStyle w:val="EndNoteBibliography"/>
        <w:spacing w:after="0"/>
        <w:ind w:left="720" w:hanging="720"/>
        <w:rPr>
          <w:noProof/>
        </w:rPr>
      </w:pPr>
      <w:bookmarkStart w:id="112" w:name="_ENREF_67"/>
      <w:r w:rsidRPr="002A3DF1">
        <w:rPr>
          <w:noProof/>
        </w:rPr>
        <w:t>67.</w:t>
      </w:r>
      <w:r w:rsidRPr="002A3DF1">
        <w:rPr>
          <w:noProof/>
        </w:rPr>
        <w:tab/>
        <w:t xml:space="preserve">Zhang, H.J., et al., </w:t>
      </w:r>
      <w:r w:rsidRPr="002A3DF1">
        <w:rPr>
          <w:i/>
          <w:noProof/>
        </w:rPr>
        <w:t>Artificial neural network analysis of preparation of nanoα-Al2O3powders by thermal decomposition of ammonium aluminium carbonate hydroxide.</w:t>
      </w:r>
      <w:r w:rsidRPr="002A3DF1">
        <w:rPr>
          <w:noProof/>
        </w:rPr>
        <w:t xml:space="preserve"> Materials Science and Technology, 2007. </w:t>
      </w:r>
      <w:r w:rsidRPr="002A3DF1">
        <w:rPr>
          <w:b/>
          <w:noProof/>
        </w:rPr>
        <w:t>23</w:t>
      </w:r>
      <w:r w:rsidRPr="002A3DF1">
        <w:rPr>
          <w:noProof/>
        </w:rPr>
        <w:t>(9): p. 1021-1026.</w:t>
      </w:r>
      <w:bookmarkEnd w:id="112"/>
    </w:p>
    <w:p w14:paraId="653A6003" w14:textId="77777777" w:rsidR="002A3DF1" w:rsidRPr="002A3DF1" w:rsidRDefault="002A3DF1" w:rsidP="002A3DF1">
      <w:pPr>
        <w:pStyle w:val="EndNoteBibliography"/>
        <w:spacing w:after="0"/>
        <w:ind w:left="720" w:hanging="720"/>
        <w:rPr>
          <w:noProof/>
        </w:rPr>
      </w:pPr>
      <w:bookmarkStart w:id="113" w:name="_ENREF_68"/>
      <w:r w:rsidRPr="002A3DF1">
        <w:rPr>
          <w:noProof/>
        </w:rPr>
        <w:t>68.</w:t>
      </w:r>
      <w:r w:rsidRPr="002A3DF1">
        <w:rPr>
          <w:noProof/>
        </w:rPr>
        <w:tab/>
        <w:t xml:space="preserve">LiuJie, X., J.P. Davim, and R. Cardoso, </w:t>
      </w:r>
      <w:r w:rsidRPr="002A3DF1">
        <w:rPr>
          <w:i/>
          <w:noProof/>
        </w:rPr>
        <w:t>Prediction on tribological behaviour of composite PEEK-CF30 using artificial neural networks.</w:t>
      </w:r>
      <w:r w:rsidRPr="002A3DF1">
        <w:rPr>
          <w:noProof/>
        </w:rPr>
        <w:t xml:space="preserve"> Journal of Materials Processing Technology, 2007. </w:t>
      </w:r>
      <w:r w:rsidRPr="002A3DF1">
        <w:rPr>
          <w:b/>
          <w:noProof/>
        </w:rPr>
        <w:t>189</w:t>
      </w:r>
      <w:r w:rsidRPr="002A3DF1">
        <w:rPr>
          <w:noProof/>
        </w:rPr>
        <w:t>(1-3): p. 374-378.</w:t>
      </w:r>
      <w:bookmarkEnd w:id="113"/>
    </w:p>
    <w:p w14:paraId="1C0837E0" w14:textId="77777777" w:rsidR="002A3DF1" w:rsidRPr="002A3DF1" w:rsidRDefault="002A3DF1" w:rsidP="002A3DF1">
      <w:pPr>
        <w:pStyle w:val="EndNoteBibliography"/>
        <w:spacing w:after="0"/>
        <w:ind w:left="720" w:hanging="720"/>
        <w:rPr>
          <w:noProof/>
        </w:rPr>
      </w:pPr>
      <w:bookmarkStart w:id="114" w:name="_ENREF_69"/>
      <w:r w:rsidRPr="002A3DF1">
        <w:rPr>
          <w:noProof/>
        </w:rPr>
        <w:t>69.</w:t>
      </w:r>
      <w:r w:rsidRPr="002A3DF1">
        <w:rPr>
          <w:noProof/>
        </w:rPr>
        <w:tab/>
        <w:t xml:space="preserve">Ramesh, R. and R. Gnanamoorthy, </w:t>
      </w:r>
      <w:r w:rsidRPr="002A3DF1">
        <w:rPr>
          <w:i/>
          <w:noProof/>
        </w:rPr>
        <w:t>Artificial Neural Network Prediction of Fretting Wear Behavior of Structural Steel, En 24 Against Bearing Steel, En 31.</w:t>
      </w:r>
      <w:r w:rsidRPr="002A3DF1">
        <w:rPr>
          <w:noProof/>
        </w:rPr>
        <w:t xml:space="preserve"> Journal of Materials Engineering and Performance, 2007. </w:t>
      </w:r>
      <w:r w:rsidRPr="002A3DF1">
        <w:rPr>
          <w:b/>
          <w:noProof/>
        </w:rPr>
        <w:t>16</w:t>
      </w:r>
      <w:r w:rsidRPr="002A3DF1">
        <w:rPr>
          <w:noProof/>
        </w:rPr>
        <w:t>(6): p. 703-709.</w:t>
      </w:r>
      <w:bookmarkEnd w:id="114"/>
    </w:p>
    <w:p w14:paraId="57B06DBE" w14:textId="77777777" w:rsidR="002A3DF1" w:rsidRPr="002A3DF1" w:rsidRDefault="002A3DF1" w:rsidP="002A3DF1">
      <w:pPr>
        <w:pStyle w:val="EndNoteBibliography"/>
        <w:spacing w:after="0"/>
        <w:ind w:left="720" w:hanging="720"/>
        <w:rPr>
          <w:noProof/>
        </w:rPr>
      </w:pPr>
      <w:bookmarkStart w:id="115" w:name="_ENREF_70"/>
      <w:r w:rsidRPr="002A3DF1">
        <w:rPr>
          <w:noProof/>
        </w:rPr>
        <w:t>70.</w:t>
      </w:r>
      <w:r w:rsidRPr="002A3DF1">
        <w:rPr>
          <w:noProof/>
        </w:rPr>
        <w:tab/>
        <w:t xml:space="preserve">Khaled, K. and A. Sherik, </w:t>
      </w:r>
      <w:r w:rsidRPr="002A3DF1">
        <w:rPr>
          <w:i/>
          <w:noProof/>
        </w:rPr>
        <w:t>Using Neural Networks for Corrosion Inhibition Efficiency Prediction during Corrosion of Steel in Chloride Solutions</w:t>
      </w:r>
      <w:r w:rsidRPr="002A3DF1">
        <w:rPr>
          <w:noProof/>
        </w:rPr>
        <w:t>. Vol. 8. 2013. 9918-9935.</w:t>
      </w:r>
      <w:bookmarkEnd w:id="115"/>
    </w:p>
    <w:p w14:paraId="610BA535" w14:textId="77777777" w:rsidR="002A3DF1" w:rsidRPr="002A3DF1" w:rsidRDefault="002A3DF1" w:rsidP="002A3DF1">
      <w:pPr>
        <w:pStyle w:val="EndNoteBibliography"/>
        <w:spacing w:after="0"/>
        <w:ind w:left="720" w:hanging="720"/>
        <w:rPr>
          <w:noProof/>
        </w:rPr>
      </w:pPr>
      <w:bookmarkStart w:id="116" w:name="_ENREF_71"/>
      <w:r w:rsidRPr="002A3DF1">
        <w:rPr>
          <w:noProof/>
        </w:rPr>
        <w:t>71.</w:t>
      </w:r>
      <w:r w:rsidRPr="002A3DF1">
        <w:rPr>
          <w:noProof/>
        </w:rPr>
        <w:tab/>
        <w:t xml:space="preserve">Díaz, V. and C. López, </w:t>
      </w:r>
      <w:r w:rsidRPr="002A3DF1">
        <w:rPr>
          <w:i/>
          <w:noProof/>
        </w:rPr>
        <w:t>Discovering key meteorological variables in atmospheric corrosion through an artificial neural network model.</w:t>
      </w:r>
      <w:r w:rsidRPr="002A3DF1">
        <w:rPr>
          <w:noProof/>
        </w:rPr>
        <w:t xml:space="preserve"> Corrosion Science, 2007. </w:t>
      </w:r>
      <w:r w:rsidRPr="002A3DF1">
        <w:rPr>
          <w:b/>
          <w:noProof/>
        </w:rPr>
        <w:t>49</w:t>
      </w:r>
      <w:r w:rsidRPr="002A3DF1">
        <w:rPr>
          <w:noProof/>
        </w:rPr>
        <w:t>(3): p. 949-962.</w:t>
      </w:r>
      <w:bookmarkEnd w:id="116"/>
    </w:p>
    <w:p w14:paraId="70AF741E" w14:textId="77777777" w:rsidR="002A3DF1" w:rsidRPr="002A3DF1" w:rsidRDefault="002A3DF1" w:rsidP="002A3DF1">
      <w:pPr>
        <w:pStyle w:val="EndNoteBibliography"/>
        <w:spacing w:after="0"/>
        <w:ind w:left="720" w:hanging="720"/>
        <w:rPr>
          <w:noProof/>
        </w:rPr>
      </w:pPr>
      <w:bookmarkStart w:id="117" w:name="_ENREF_72"/>
      <w:r w:rsidRPr="002A3DF1">
        <w:rPr>
          <w:noProof/>
        </w:rPr>
        <w:t>72.</w:t>
      </w:r>
      <w:r w:rsidRPr="002A3DF1">
        <w:rPr>
          <w:noProof/>
        </w:rPr>
        <w:tab/>
        <w:t xml:space="preserve">M. Pourbaix, s., </w:t>
      </w:r>
      <w:r w:rsidRPr="002A3DF1">
        <w:rPr>
          <w:i/>
          <w:noProof/>
        </w:rPr>
        <w:t>International cooperation in the prevention of corrosion of materials.</w:t>
      </w:r>
      <w:r w:rsidRPr="002A3DF1">
        <w:rPr>
          <w:noProof/>
        </w:rPr>
        <w:t xml:space="preserve"> IX International Congress of Metallic Corrosion,  Florença, Itália, Anais, 1990.</w:t>
      </w:r>
      <w:bookmarkEnd w:id="117"/>
    </w:p>
    <w:p w14:paraId="307D36D1" w14:textId="77777777" w:rsidR="002A3DF1" w:rsidRPr="002A3DF1" w:rsidRDefault="002A3DF1" w:rsidP="002A3DF1">
      <w:pPr>
        <w:pStyle w:val="EndNoteBibliography"/>
        <w:spacing w:after="0"/>
        <w:ind w:left="720" w:hanging="720"/>
        <w:rPr>
          <w:noProof/>
        </w:rPr>
      </w:pPr>
      <w:bookmarkStart w:id="118" w:name="_ENREF_73"/>
      <w:r w:rsidRPr="002A3DF1">
        <w:rPr>
          <w:noProof/>
        </w:rPr>
        <w:lastRenderedPageBreak/>
        <w:t>73.</w:t>
      </w:r>
      <w:r w:rsidRPr="002A3DF1">
        <w:rPr>
          <w:noProof/>
        </w:rPr>
        <w:tab/>
        <w:t xml:space="preserve">Rajendraboopathy, S., et al., </w:t>
      </w:r>
      <w:r w:rsidRPr="002A3DF1">
        <w:rPr>
          <w:i/>
          <w:noProof/>
        </w:rPr>
        <w:t>Artificial neural network a tool for predicting failure strength of composite tensile coupons using acoustic emission technique.</w:t>
      </w:r>
      <w:r w:rsidRPr="002A3DF1">
        <w:rPr>
          <w:noProof/>
        </w:rPr>
        <w:t xml:space="preserve"> The International Journal of Advanced Manufacturing Technology, 2008. </w:t>
      </w:r>
      <w:r w:rsidRPr="002A3DF1">
        <w:rPr>
          <w:b/>
          <w:noProof/>
        </w:rPr>
        <w:t>44</w:t>
      </w:r>
      <w:r w:rsidRPr="002A3DF1">
        <w:rPr>
          <w:noProof/>
        </w:rPr>
        <w:t>(3-4): p. 399-404.</w:t>
      </w:r>
      <w:bookmarkEnd w:id="118"/>
    </w:p>
    <w:p w14:paraId="5A57B2BC" w14:textId="77777777" w:rsidR="002A3DF1" w:rsidRPr="002A3DF1" w:rsidRDefault="002A3DF1" w:rsidP="002A3DF1">
      <w:pPr>
        <w:pStyle w:val="EndNoteBibliography"/>
        <w:spacing w:after="0"/>
        <w:ind w:left="720" w:hanging="720"/>
        <w:rPr>
          <w:noProof/>
        </w:rPr>
      </w:pPr>
      <w:bookmarkStart w:id="119" w:name="_ENREF_74"/>
      <w:r w:rsidRPr="002A3DF1">
        <w:rPr>
          <w:noProof/>
        </w:rPr>
        <w:t>74.</w:t>
      </w:r>
      <w:r w:rsidRPr="002A3DF1">
        <w:rPr>
          <w:noProof/>
        </w:rPr>
        <w:tab/>
        <w:t xml:space="preserve">Bassam, A., et al., </w:t>
      </w:r>
      <w:r w:rsidRPr="002A3DF1">
        <w:rPr>
          <w:i/>
          <w:noProof/>
        </w:rPr>
        <w:t>Artificial neural network for the evaluation of CO2 corrosion in a pipeline steel.</w:t>
      </w:r>
      <w:r w:rsidRPr="002A3DF1">
        <w:rPr>
          <w:noProof/>
        </w:rPr>
        <w:t xml:space="preserve"> Journal of Solid State Electrochemistry, 2008. </w:t>
      </w:r>
      <w:r w:rsidRPr="002A3DF1">
        <w:rPr>
          <w:b/>
          <w:noProof/>
        </w:rPr>
        <w:t>13</w:t>
      </w:r>
      <w:r w:rsidRPr="002A3DF1">
        <w:rPr>
          <w:noProof/>
        </w:rPr>
        <w:t>(5): p. 773-780.</w:t>
      </w:r>
      <w:bookmarkEnd w:id="119"/>
    </w:p>
    <w:p w14:paraId="0116B53C" w14:textId="77777777" w:rsidR="002A3DF1" w:rsidRPr="002A3DF1" w:rsidRDefault="002A3DF1" w:rsidP="002A3DF1">
      <w:pPr>
        <w:pStyle w:val="EndNoteBibliography"/>
        <w:spacing w:after="0"/>
        <w:ind w:left="720" w:hanging="720"/>
        <w:rPr>
          <w:noProof/>
        </w:rPr>
      </w:pPr>
      <w:bookmarkStart w:id="120" w:name="_ENREF_75"/>
      <w:r w:rsidRPr="002A3DF1">
        <w:rPr>
          <w:noProof/>
        </w:rPr>
        <w:t>75.</w:t>
      </w:r>
      <w:r w:rsidRPr="002A3DF1">
        <w:rPr>
          <w:noProof/>
        </w:rPr>
        <w:tab/>
        <w:t xml:space="preserve">Colorado-Garrido, D., et al., </w:t>
      </w:r>
      <w:r w:rsidRPr="002A3DF1">
        <w:rPr>
          <w:i/>
          <w:noProof/>
        </w:rPr>
        <w:t>Neural networks for Nyquist plots prediction during corrosion inhibition of a pipeline steel.</w:t>
      </w:r>
      <w:r w:rsidRPr="002A3DF1">
        <w:rPr>
          <w:noProof/>
        </w:rPr>
        <w:t xml:space="preserve"> Journal of Solid State Electrochemistry, 2008. </w:t>
      </w:r>
      <w:r w:rsidRPr="002A3DF1">
        <w:rPr>
          <w:b/>
          <w:noProof/>
        </w:rPr>
        <w:t>13</w:t>
      </w:r>
      <w:r w:rsidRPr="002A3DF1">
        <w:rPr>
          <w:noProof/>
        </w:rPr>
        <w:t>(11): p. 1715-1722.</w:t>
      </w:r>
      <w:bookmarkEnd w:id="120"/>
    </w:p>
    <w:p w14:paraId="7814AF0E" w14:textId="77777777" w:rsidR="002A3DF1" w:rsidRPr="002A3DF1" w:rsidRDefault="002A3DF1" w:rsidP="002A3DF1">
      <w:pPr>
        <w:pStyle w:val="EndNoteBibliography"/>
        <w:spacing w:after="0"/>
        <w:ind w:left="720" w:hanging="720"/>
        <w:rPr>
          <w:noProof/>
        </w:rPr>
      </w:pPr>
      <w:bookmarkStart w:id="121" w:name="_ENREF_76"/>
      <w:r w:rsidRPr="002A3DF1">
        <w:rPr>
          <w:noProof/>
        </w:rPr>
        <w:t>76.</w:t>
      </w:r>
      <w:r w:rsidRPr="002A3DF1">
        <w:rPr>
          <w:noProof/>
        </w:rPr>
        <w:tab/>
        <w:t xml:space="preserve">Jain, A., et al., </w:t>
      </w:r>
      <w:r w:rsidRPr="002A3DF1">
        <w:rPr>
          <w:i/>
          <w:noProof/>
        </w:rPr>
        <w:t>Commentary: The Materials Project: A materials genome approach to accelerating materials innovation.</w:t>
      </w:r>
      <w:r w:rsidRPr="002A3DF1">
        <w:rPr>
          <w:noProof/>
        </w:rPr>
        <w:t xml:space="preserve"> APL Materials, 2013. </w:t>
      </w:r>
      <w:r w:rsidRPr="002A3DF1">
        <w:rPr>
          <w:b/>
          <w:noProof/>
        </w:rPr>
        <w:t>1</w:t>
      </w:r>
      <w:r w:rsidRPr="002A3DF1">
        <w:rPr>
          <w:noProof/>
        </w:rPr>
        <w:t>(1): p. 011002.</w:t>
      </w:r>
      <w:bookmarkEnd w:id="121"/>
    </w:p>
    <w:p w14:paraId="491CA2D6" w14:textId="77777777" w:rsidR="002A3DF1" w:rsidRPr="002A3DF1" w:rsidRDefault="002A3DF1" w:rsidP="002A3DF1">
      <w:pPr>
        <w:pStyle w:val="EndNoteBibliography"/>
        <w:spacing w:after="0"/>
        <w:ind w:left="720" w:hanging="720"/>
        <w:rPr>
          <w:noProof/>
        </w:rPr>
      </w:pPr>
      <w:bookmarkStart w:id="122" w:name="_ENREF_77"/>
      <w:r w:rsidRPr="002A3DF1">
        <w:rPr>
          <w:noProof/>
        </w:rPr>
        <w:t>77.</w:t>
      </w:r>
      <w:r w:rsidRPr="002A3DF1">
        <w:rPr>
          <w:noProof/>
        </w:rPr>
        <w:tab/>
        <w:t xml:space="preserve">de Jong, M., et al., </w:t>
      </w:r>
      <w:r w:rsidRPr="002A3DF1">
        <w:rPr>
          <w:i/>
          <w:noProof/>
        </w:rPr>
        <w:t>A Statistical Learning Framework for Materials Science: Application to Elastic Moduli of &lt;i&gt;k&lt;/i&gt;-nary Inorganic Polycrystalline Compounds.</w:t>
      </w:r>
      <w:r w:rsidRPr="002A3DF1">
        <w:rPr>
          <w:noProof/>
        </w:rPr>
        <w:t xml:space="preserve"> 2016.</w:t>
      </w:r>
      <w:bookmarkEnd w:id="122"/>
    </w:p>
    <w:p w14:paraId="54F3588A" w14:textId="77777777" w:rsidR="002A3DF1" w:rsidRPr="002A3DF1" w:rsidRDefault="002A3DF1" w:rsidP="002A3DF1">
      <w:pPr>
        <w:pStyle w:val="EndNoteBibliography"/>
        <w:spacing w:after="0"/>
        <w:ind w:left="720" w:hanging="720"/>
        <w:rPr>
          <w:noProof/>
        </w:rPr>
      </w:pPr>
      <w:bookmarkStart w:id="123" w:name="_ENREF_78"/>
      <w:r w:rsidRPr="002A3DF1">
        <w:rPr>
          <w:noProof/>
        </w:rPr>
        <w:t>78.</w:t>
      </w:r>
      <w:r w:rsidRPr="002A3DF1">
        <w:rPr>
          <w:noProof/>
        </w:rPr>
        <w:tab/>
        <w:t xml:space="preserve">Yilmaz, M. and H.M. Ertunc, </w:t>
      </w:r>
      <w:r w:rsidRPr="002A3DF1">
        <w:rPr>
          <w:i/>
          <w:noProof/>
        </w:rPr>
        <w:t>The prediction of mechanical behavior for steel wires and cord materials using neural networks.</w:t>
      </w:r>
      <w:r w:rsidRPr="002A3DF1">
        <w:rPr>
          <w:noProof/>
        </w:rPr>
        <w:t xml:space="preserve"> Materials &amp; Design, 2007. </w:t>
      </w:r>
      <w:r w:rsidRPr="002A3DF1">
        <w:rPr>
          <w:b/>
          <w:noProof/>
        </w:rPr>
        <w:t>28</w:t>
      </w:r>
      <w:r w:rsidRPr="002A3DF1">
        <w:rPr>
          <w:noProof/>
        </w:rPr>
        <w:t>(2): p. 599-608.</w:t>
      </w:r>
      <w:bookmarkEnd w:id="123"/>
    </w:p>
    <w:p w14:paraId="2E8A42B4" w14:textId="77777777" w:rsidR="002A3DF1" w:rsidRPr="002A3DF1" w:rsidRDefault="002A3DF1" w:rsidP="002A3DF1">
      <w:pPr>
        <w:pStyle w:val="EndNoteBibliography"/>
        <w:spacing w:after="0"/>
        <w:ind w:left="720" w:hanging="720"/>
        <w:rPr>
          <w:noProof/>
        </w:rPr>
      </w:pPr>
      <w:bookmarkStart w:id="124" w:name="_ENREF_79"/>
      <w:r w:rsidRPr="002A3DF1">
        <w:rPr>
          <w:noProof/>
        </w:rPr>
        <w:t>79.</w:t>
      </w:r>
      <w:r w:rsidRPr="002A3DF1">
        <w:rPr>
          <w:noProof/>
        </w:rPr>
        <w:tab/>
        <w:t xml:space="preserve">Kohli, A. and U.S. Dixit, </w:t>
      </w:r>
      <w:r w:rsidRPr="002A3DF1">
        <w:rPr>
          <w:i/>
          <w:noProof/>
        </w:rPr>
        <w:t>A neural-network-based methodology for the prediction of surface roughness in a turning process.</w:t>
      </w:r>
      <w:r w:rsidRPr="002A3DF1">
        <w:rPr>
          <w:noProof/>
        </w:rPr>
        <w:t xml:space="preserve"> The International Journal of Advanced Manufacturing Technology, 2004. </w:t>
      </w:r>
      <w:r w:rsidRPr="002A3DF1">
        <w:rPr>
          <w:b/>
          <w:noProof/>
        </w:rPr>
        <w:t>25</w:t>
      </w:r>
      <w:r w:rsidRPr="002A3DF1">
        <w:rPr>
          <w:noProof/>
        </w:rPr>
        <w:t>(1-2): p. 118-129.</w:t>
      </w:r>
      <w:bookmarkEnd w:id="124"/>
    </w:p>
    <w:p w14:paraId="0412339A" w14:textId="77777777" w:rsidR="002A3DF1" w:rsidRPr="002A3DF1" w:rsidRDefault="002A3DF1" w:rsidP="002A3DF1">
      <w:pPr>
        <w:pStyle w:val="EndNoteBibliography"/>
        <w:spacing w:after="0"/>
        <w:ind w:left="720" w:hanging="720"/>
        <w:rPr>
          <w:noProof/>
        </w:rPr>
      </w:pPr>
      <w:bookmarkStart w:id="125" w:name="_ENREF_80"/>
      <w:r w:rsidRPr="002A3DF1">
        <w:rPr>
          <w:noProof/>
        </w:rPr>
        <w:t>80.</w:t>
      </w:r>
      <w:r w:rsidRPr="002A3DF1">
        <w:rPr>
          <w:noProof/>
        </w:rPr>
        <w:tab/>
        <w:t xml:space="preserve">Koker, R., N. Altinkok, and A. Demir, </w:t>
      </w:r>
      <w:r w:rsidRPr="002A3DF1">
        <w:rPr>
          <w:i/>
          <w:noProof/>
        </w:rPr>
        <w:t>Neural network based prediction of mechanical properties of particulate reinforced metal matrix composites using various training algorithms.</w:t>
      </w:r>
      <w:r w:rsidRPr="002A3DF1">
        <w:rPr>
          <w:noProof/>
        </w:rPr>
        <w:t xml:space="preserve"> Materials &amp; Design, 2007. </w:t>
      </w:r>
      <w:r w:rsidRPr="002A3DF1">
        <w:rPr>
          <w:b/>
          <w:noProof/>
        </w:rPr>
        <w:t>28</w:t>
      </w:r>
      <w:r w:rsidRPr="002A3DF1">
        <w:rPr>
          <w:noProof/>
        </w:rPr>
        <w:t>(2): p. 616-627.</w:t>
      </w:r>
      <w:bookmarkEnd w:id="125"/>
    </w:p>
    <w:p w14:paraId="76ED6783" w14:textId="77777777" w:rsidR="002A3DF1" w:rsidRPr="002A3DF1" w:rsidRDefault="002A3DF1" w:rsidP="002A3DF1">
      <w:pPr>
        <w:pStyle w:val="EndNoteBibliography"/>
        <w:ind w:left="720" w:hanging="720"/>
        <w:rPr>
          <w:noProof/>
        </w:rPr>
      </w:pPr>
      <w:bookmarkStart w:id="126" w:name="_ENREF_81"/>
      <w:r w:rsidRPr="002A3DF1">
        <w:rPr>
          <w:noProof/>
        </w:rPr>
        <w:t>81.</w:t>
      </w:r>
      <w:r w:rsidRPr="002A3DF1">
        <w:rPr>
          <w:noProof/>
        </w:rPr>
        <w:tab/>
      </w:r>
      <w:r w:rsidRPr="002A3DF1">
        <w:rPr>
          <w:i/>
          <w:noProof/>
        </w:rPr>
        <w:t>A Vision of Materials Science in the Year 2020.</w:t>
      </w:r>
      <w:r w:rsidRPr="002A3DF1">
        <w:rPr>
          <w:noProof/>
        </w:rPr>
        <w:t xml:space="preserve"> Excerpts from the 2020 NIMS Policy Paper, Independent Administrative Institution National Institute for Materials Science, June 2007.</w:t>
      </w:r>
      <w:bookmarkEnd w:id="126"/>
    </w:p>
    <w:p w14:paraId="3DFAC588" w14:textId="49525756"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3835A609" w:rsidR="00CF1552" w:rsidRDefault="00CF1552" w:rsidP="00E0463D">
      <w:pPr>
        <w:widowControl w:val="0"/>
        <w:jc w:val="both"/>
      </w:pPr>
    </w:p>
    <w:sectPr w:rsidR="00CF15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676A36" w14:textId="77777777" w:rsidR="00C31644" w:rsidRDefault="00C31644" w:rsidP="00CD3778">
      <w:pPr>
        <w:spacing w:after="0" w:line="240" w:lineRule="auto"/>
      </w:pPr>
      <w:r>
        <w:separator/>
      </w:r>
    </w:p>
  </w:endnote>
  <w:endnote w:type="continuationSeparator" w:id="0">
    <w:p w14:paraId="54AC6FEB" w14:textId="77777777" w:rsidR="00C31644" w:rsidRDefault="00C31644"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yanmar Text">
    <w:panose1 w:val="020B0502040204020203"/>
    <w:charset w:val="00"/>
    <w:family w:val="swiss"/>
    <w:pitch w:val="variable"/>
    <w:sig w:usb0="80000003" w:usb1="00000000" w:usb2="000004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5494E" w14:textId="77777777" w:rsidR="00C31644" w:rsidRDefault="00C31644" w:rsidP="00CD3778">
      <w:pPr>
        <w:spacing w:after="0" w:line="240" w:lineRule="auto"/>
      </w:pPr>
      <w:r>
        <w:separator/>
      </w:r>
    </w:p>
  </w:footnote>
  <w:footnote w:type="continuationSeparator" w:id="0">
    <w:p w14:paraId="2FC00020" w14:textId="77777777" w:rsidR="00C31644" w:rsidRDefault="00C31644"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EA2AE07C"/>
    <w:lvl w:ilvl="0" w:tplc="3AFAF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3"/>
  </w:num>
  <w:num w:numId="5">
    <w:abstractNumId w:val="2"/>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ve Jason">
    <w15:presenceInfo w15:providerId="Windows Live" w15:userId="c8996aff8b5ceb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18&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record-ids&gt;&lt;/item&gt;&lt;/Libraries&gt;"/>
  </w:docVars>
  <w:rsids>
    <w:rsidRoot w:val="00CF1552"/>
    <w:rsid w:val="00004373"/>
    <w:rsid w:val="0001791A"/>
    <w:rsid w:val="00027281"/>
    <w:rsid w:val="000337A5"/>
    <w:rsid w:val="00051443"/>
    <w:rsid w:val="00054887"/>
    <w:rsid w:val="0005675E"/>
    <w:rsid w:val="00062DCA"/>
    <w:rsid w:val="000664F7"/>
    <w:rsid w:val="00067220"/>
    <w:rsid w:val="0007178A"/>
    <w:rsid w:val="00071DE9"/>
    <w:rsid w:val="00072266"/>
    <w:rsid w:val="00074146"/>
    <w:rsid w:val="00077E61"/>
    <w:rsid w:val="00090DC2"/>
    <w:rsid w:val="000A4146"/>
    <w:rsid w:val="000A757E"/>
    <w:rsid w:val="000A7C0D"/>
    <w:rsid w:val="000B4F4A"/>
    <w:rsid w:val="000C0414"/>
    <w:rsid w:val="000C19A3"/>
    <w:rsid w:val="000D3068"/>
    <w:rsid w:val="000D3BEA"/>
    <w:rsid w:val="000D69B3"/>
    <w:rsid w:val="000E07A4"/>
    <w:rsid w:val="000E6184"/>
    <w:rsid w:val="000E6A0C"/>
    <w:rsid w:val="000F3B79"/>
    <w:rsid w:val="000F7528"/>
    <w:rsid w:val="00102270"/>
    <w:rsid w:val="00104488"/>
    <w:rsid w:val="0010787C"/>
    <w:rsid w:val="00111B1B"/>
    <w:rsid w:val="0011647A"/>
    <w:rsid w:val="001178FA"/>
    <w:rsid w:val="0012088E"/>
    <w:rsid w:val="001264DB"/>
    <w:rsid w:val="00141C94"/>
    <w:rsid w:val="001427C2"/>
    <w:rsid w:val="0014561E"/>
    <w:rsid w:val="0015582D"/>
    <w:rsid w:val="001603AE"/>
    <w:rsid w:val="001607DD"/>
    <w:rsid w:val="0016673D"/>
    <w:rsid w:val="00171356"/>
    <w:rsid w:val="00171959"/>
    <w:rsid w:val="001814CD"/>
    <w:rsid w:val="001821CB"/>
    <w:rsid w:val="00187108"/>
    <w:rsid w:val="001911C1"/>
    <w:rsid w:val="001930DC"/>
    <w:rsid w:val="001A4BA0"/>
    <w:rsid w:val="001B6AFD"/>
    <w:rsid w:val="001C4E14"/>
    <w:rsid w:val="001C5B8A"/>
    <w:rsid w:val="001C6FD1"/>
    <w:rsid w:val="001D1F31"/>
    <w:rsid w:val="001D5C79"/>
    <w:rsid w:val="001D6901"/>
    <w:rsid w:val="001D6BDD"/>
    <w:rsid w:val="00204986"/>
    <w:rsid w:val="00205DC2"/>
    <w:rsid w:val="0020671D"/>
    <w:rsid w:val="0021666C"/>
    <w:rsid w:val="0022315F"/>
    <w:rsid w:val="00226227"/>
    <w:rsid w:val="00227DC0"/>
    <w:rsid w:val="00240942"/>
    <w:rsid w:val="0025028D"/>
    <w:rsid w:val="00253708"/>
    <w:rsid w:val="00257CB8"/>
    <w:rsid w:val="00257E28"/>
    <w:rsid w:val="00263818"/>
    <w:rsid w:val="00271B7E"/>
    <w:rsid w:val="002724D4"/>
    <w:rsid w:val="0027288F"/>
    <w:rsid w:val="0027522B"/>
    <w:rsid w:val="00277D86"/>
    <w:rsid w:val="002820B6"/>
    <w:rsid w:val="00293894"/>
    <w:rsid w:val="002A103F"/>
    <w:rsid w:val="002A3D58"/>
    <w:rsid w:val="002A3DF1"/>
    <w:rsid w:val="002B00C8"/>
    <w:rsid w:val="002B3572"/>
    <w:rsid w:val="002C0A4A"/>
    <w:rsid w:val="002C22AF"/>
    <w:rsid w:val="002C22CD"/>
    <w:rsid w:val="002C3E0B"/>
    <w:rsid w:val="002D1EF0"/>
    <w:rsid w:val="002E1F73"/>
    <w:rsid w:val="002E2953"/>
    <w:rsid w:val="002E7735"/>
    <w:rsid w:val="002F1FE6"/>
    <w:rsid w:val="003176D0"/>
    <w:rsid w:val="0032384F"/>
    <w:rsid w:val="003312BF"/>
    <w:rsid w:val="00331CA6"/>
    <w:rsid w:val="0033221E"/>
    <w:rsid w:val="00332440"/>
    <w:rsid w:val="003331E5"/>
    <w:rsid w:val="00333B6F"/>
    <w:rsid w:val="003370F8"/>
    <w:rsid w:val="00342415"/>
    <w:rsid w:val="003505D4"/>
    <w:rsid w:val="00351B32"/>
    <w:rsid w:val="00355498"/>
    <w:rsid w:val="00361B9D"/>
    <w:rsid w:val="00366073"/>
    <w:rsid w:val="003720A7"/>
    <w:rsid w:val="0039148D"/>
    <w:rsid w:val="00393CAF"/>
    <w:rsid w:val="003A65D4"/>
    <w:rsid w:val="003B479F"/>
    <w:rsid w:val="003B4897"/>
    <w:rsid w:val="003B5512"/>
    <w:rsid w:val="003B791D"/>
    <w:rsid w:val="003B7F03"/>
    <w:rsid w:val="003C3D2B"/>
    <w:rsid w:val="003C4DDF"/>
    <w:rsid w:val="003D6C95"/>
    <w:rsid w:val="003E079D"/>
    <w:rsid w:val="003E4BA8"/>
    <w:rsid w:val="003F2673"/>
    <w:rsid w:val="00404F54"/>
    <w:rsid w:val="0040649F"/>
    <w:rsid w:val="00406FC7"/>
    <w:rsid w:val="004112B2"/>
    <w:rsid w:val="00414D7F"/>
    <w:rsid w:val="00417D4E"/>
    <w:rsid w:val="0042243E"/>
    <w:rsid w:val="00431DAC"/>
    <w:rsid w:val="00440C52"/>
    <w:rsid w:val="004424E0"/>
    <w:rsid w:val="004438C2"/>
    <w:rsid w:val="0044473E"/>
    <w:rsid w:val="00457D78"/>
    <w:rsid w:val="004641E1"/>
    <w:rsid w:val="00466CD3"/>
    <w:rsid w:val="0047680F"/>
    <w:rsid w:val="00491C48"/>
    <w:rsid w:val="004958DF"/>
    <w:rsid w:val="004A4FB8"/>
    <w:rsid w:val="004A69A7"/>
    <w:rsid w:val="004C189F"/>
    <w:rsid w:val="004C378D"/>
    <w:rsid w:val="004D1704"/>
    <w:rsid w:val="004D60BF"/>
    <w:rsid w:val="004E06D0"/>
    <w:rsid w:val="004E56F2"/>
    <w:rsid w:val="004E6FBA"/>
    <w:rsid w:val="00507D51"/>
    <w:rsid w:val="005111D5"/>
    <w:rsid w:val="00536418"/>
    <w:rsid w:val="005365CF"/>
    <w:rsid w:val="00537908"/>
    <w:rsid w:val="00542CC7"/>
    <w:rsid w:val="005430C9"/>
    <w:rsid w:val="0054434F"/>
    <w:rsid w:val="005509D6"/>
    <w:rsid w:val="00551ACC"/>
    <w:rsid w:val="005520BF"/>
    <w:rsid w:val="005562FD"/>
    <w:rsid w:val="00574398"/>
    <w:rsid w:val="00575310"/>
    <w:rsid w:val="005803AD"/>
    <w:rsid w:val="00582653"/>
    <w:rsid w:val="00585EC5"/>
    <w:rsid w:val="005871EF"/>
    <w:rsid w:val="00587A30"/>
    <w:rsid w:val="005A0E23"/>
    <w:rsid w:val="005A52CD"/>
    <w:rsid w:val="005A59A0"/>
    <w:rsid w:val="005B2480"/>
    <w:rsid w:val="005C4ECC"/>
    <w:rsid w:val="005D0082"/>
    <w:rsid w:val="005D1854"/>
    <w:rsid w:val="005D288D"/>
    <w:rsid w:val="005D71A2"/>
    <w:rsid w:val="005E099E"/>
    <w:rsid w:val="005E4D3A"/>
    <w:rsid w:val="005E512C"/>
    <w:rsid w:val="005E78E4"/>
    <w:rsid w:val="005F19BB"/>
    <w:rsid w:val="005F7C5D"/>
    <w:rsid w:val="006029D0"/>
    <w:rsid w:val="00611CA3"/>
    <w:rsid w:val="00615CF7"/>
    <w:rsid w:val="00621466"/>
    <w:rsid w:val="0062695A"/>
    <w:rsid w:val="00642C70"/>
    <w:rsid w:val="00646E12"/>
    <w:rsid w:val="006528C9"/>
    <w:rsid w:val="00663DD6"/>
    <w:rsid w:val="00674159"/>
    <w:rsid w:val="006755DB"/>
    <w:rsid w:val="00676B9D"/>
    <w:rsid w:val="00681067"/>
    <w:rsid w:val="00683020"/>
    <w:rsid w:val="00691D80"/>
    <w:rsid w:val="00691E49"/>
    <w:rsid w:val="006A1004"/>
    <w:rsid w:val="006A2F2D"/>
    <w:rsid w:val="006A3F53"/>
    <w:rsid w:val="006B37D4"/>
    <w:rsid w:val="006C3C4E"/>
    <w:rsid w:val="006C47AF"/>
    <w:rsid w:val="006C65BD"/>
    <w:rsid w:val="006D6458"/>
    <w:rsid w:val="006D733A"/>
    <w:rsid w:val="006F1EB1"/>
    <w:rsid w:val="00700ED9"/>
    <w:rsid w:val="00702FAF"/>
    <w:rsid w:val="00706D19"/>
    <w:rsid w:val="00710E5F"/>
    <w:rsid w:val="00712F9C"/>
    <w:rsid w:val="00714F1E"/>
    <w:rsid w:val="00717D15"/>
    <w:rsid w:val="007254DC"/>
    <w:rsid w:val="00734DDC"/>
    <w:rsid w:val="00744DE0"/>
    <w:rsid w:val="00745BE1"/>
    <w:rsid w:val="007539D2"/>
    <w:rsid w:val="00754293"/>
    <w:rsid w:val="00760240"/>
    <w:rsid w:val="007627C3"/>
    <w:rsid w:val="0076393C"/>
    <w:rsid w:val="00764250"/>
    <w:rsid w:val="00765283"/>
    <w:rsid w:val="00770948"/>
    <w:rsid w:val="00774219"/>
    <w:rsid w:val="00781D47"/>
    <w:rsid w:val="00782C35"/>
    <w:rsid w:val="00784413"/>
    <w:rsid w:val="00784640"/>
    <w:rsid w:val="00784E77"/>
    <w:rsid w:val="00785363"/>
    <w:rsid w:val="0078733E"/>
    <w:rsid w:val="00787C11"/>
    <w:rsid w:val="007A6CF7"/>
    <w:rsid w:val="007B33F5"/>
    <w:rsid w:val="007B3E10"/>
    <w:rsid w:val="007C4781"/>
    <w:rsid w:val="007D1B80"/>
    <w:rsid w:val="007D4576"/>
    <w:rsid w:val="007D4CFE"/>
    <w:rsid w:val="007D7D4C"/>
    <w:rsid w:val="007E2C94"/>
    <w:rsid w:val="007E581B"/>
    <w:rsid w:val="007F2B6A"/>
    <w:rsid w:val="007F2F12"/>
    <w:rsid w:val="008050DE"/>
    <w:rsid w:val="00810566"/>
    <w:rsid w:val="00815306"/>
    <w:rsid w:val="008201D7"/>
    <w:rsid w:val="00821D6F"/>
    <w:rsid w:val="008221A9"/>
    <w:rsid w:val="0082243E"/>
    <w:rsid w:val="008264CA"/>
    <w:rsid w:val="0082730B"/>
    <w:rsid w:val="00831D33"/>
    <w:rsid w:val="00832911"/>
    <w:rsid w:val="008406BA"/>
    <w:rsid w:val="008415B5"/>
    <w:rsid w:val="008903CC"/>
    <w:rsid w:val="00891ABA"/>
    <w:rsid w:val="00891B50"/>
    <w:rsid w:val="008922A1"/>
    <w:rsid w:val="008A08A6"/>
    <w:rsid w:val="008A5AB9"/>
    <w:rsid w:val="008B5955"/>
    <w:rsid w:val="008D2E23"/>
    <w:rsid w:val="008F299E"/>
    <w:rsid w:val="00906C50"/>
    <w:rsid w:val="009141F2"/>
    <w:rsid w:val="009156C1"/>
    <w:rsid w:val="00924A8B"/>
    <w:rsid w:val="00927809"/>
    <w:rsid w:val="009349F5"/>
    <w:rsid w:val="009365CE"/>
    <w:rsid w:val="00937069"/>
    <w:rsid w:val="00947AE5"/>
    <w:rsid w:val="00950F46"/>
    <w:rsid w:val="00952C35"/>
    <w:rsid w:val="00957F16"/>
    <w:rsid w:val="00963ECF"/>
    <w:rsid w:val="00972113"/>
    <w:rsid w:val="00980269"/>
    <w:rsid w:val="00986D88"/>
    <w:rsid w:val="00991A1C"/>
    <w:rsid w:val="00994F53"/>
    <w:rsid w:val="00997D1A"/>
    <w:rsid w:val="009B2854"/>
    <w:rsid w:val="009B4435"/>
    <w:rsid w:val="009B504A"/>
    <w:rsid w:val="009D0955"/>
    <w:rsid w:val="009D0963"/>
    <w:rsid w:val="009D170A"/>
    <w:rsid w:val="009E2815"/>
    <w:rsid w:val="009E56BF"/>
    <w:rsid w:val="009F143D"/>
    <w:rsid w:val="009F1E7B"/>
    <w:rsid w:val="009F3075"/>
    <w:rsid w:val="009F63A6"/>
    <w:rsid w:val="00A02434"/>
    <w:rsid w:val="00A056DC"/>
    <w:rsid w:val="00A136E1"/>
    <w:rsid w:val="00A22183"/>
    <w:rsid w:val="00A25339"/>
    <w:rsid w:val="00A258E2"/>
    <w:rsid w:val="00A360CD"/>
    <w:rsid w:val="00A373EF"/>
    <w:rsid w:val="00A44CE7"/>
    <w:rsid w:val="00A559BB"/>
    <w:rsid w:val="00A61C94"/>
    <w:rsid w:val="00A62A20"/>
    <w:rsid w:val="00A720BA"/>
    <w:rsid w:val="00A80D09"/>
    <w:rsid w:val="00A94D32"/>
    <w:rsid w:val="00AA129D"/>
    <w:rsid w:val="00AA3C6D"/>
    <w:rsid w:val="00AA547C"/>
    <w:rsid w:val="00AB12DD"/>
    <w:rsid w:val="00AB131F"/>
    <w:rsid w:val="00AB1687"/>
    <w:rsid w:val="00AB47E0"/>
    <w:rsid w:val="00AC338C"/>
    <w:rsid w:val="00AC69FF"/>
    <w:rsid w:val="00AC70D3"/>
    <w:rsid w:val="00AD67CA"/>
    <w:rsid w:val="00AE12EB"/>
    <w:rsid w:val="00AF0412"/>
    <w:rsid w:val="00AF76D2"/>
    <w:rsid w:val="00B50C19"/>
    <w:rsid w:val="00B56836"/>
    <w:rsid w:val="00B57EA8"/>
    <w:rsid w:val="00B66355"/>
    <w:rsid w:val="00B676E9"/>
    <w:rsid w:val="00B720C6"/>
    <w:rsid w:val="00B7515F"/>
    <w:rsid w:val="00B77C6D"/>
    <w:rsid w:val="00B82915"/>
    <w:rsid w:val="00B85CB1"/>
    <w:rsid w:val="00B86AB9"/>
    <w:rsid w:val="00B9477D"/>
    <w:rsid w:val="00B94A49"/>
    <w:rsid w:val="00B95CE9"/>
    <w:rsid w:val="00BA1F52"/>
    <w:rsid w:val="00BA2C26"/>
    <w:rsid w:val="00BB0F15"/>
    <w:rsid w:val="00BC09DE"/>
    <w:rsid w:val="00BD10AB"/>
    <w:rsid w:val="00BD66BF"/>
    <w:rsid w:val="00BE0578"/>
    <w:rsid w:val="00BE0D40"/>
    <w:rsid w:val="00BF1766"/>
    <w:rsid w:val="00BF72B4"/>
    <w:rsid w:val="00C0788A"/>
    <w:rsid w:val="00C11A95"/>
    <w:rsid w:val="00C17B87"/>
    <w:rsid w:val="00C220B8"/>
    <w:rsid w:val="00C24AD3"/>
    <w:rsid w:val="00C31644"/>
    <w:rsid w:val="00C326BE"/>
    <w:rsid w:val="00C34A21"/>
    <w:rsid w:val="00C37E57"/>
    <w:rsid w:val="00C46AFC"/>
    <w:rsid w:val="00C54C6D"/>
    <w:rsid w:val="00C57112"/>
    <w:rsid w:val="00C602E3"/>
    <w:rsid w:val="00C7404A"/>
    <w:rsid w:val="00C80ECD"/>
    <w:rsid w:val="00C83D3A"/>
    <w:rsid w:val="00C847A5"/>
    <w:rsid w:val="00C9020A"/>
    <w:rsid w:val="00CA15D2"/>
    <w:rsid w:val="00CA4A0F"/>
    <w:rsid w:val="00CA629C"/>
    <w:rsid w:val="00CA6F91"/>
    <w:rsid w:val="00CB4C9A"/>
    <w:rsid w:val="00CC50D7"/>
    <w:rsid w:val="00CD3778"/>
    <w:rsid w:val="00CD4FC7"/>
    <w:rsid w:val="00CE55F8"/>
    <w:rsid w:val="00CE5CE8"/>
    <w:rsid w:val="00CF1552"/>
    <w:rsid w:val="00D03F1A"/>
    <w:rsid w:val="00D0488B"/>
    <w:rsid w:val="00D07ED6"/>
    <w:rsid w:val="00D11236"/>
    <w:rsid w:val="00D129AF"/>
    <w:rsid w:val="00D25710"/>
    <w:rsid w:val="00D31F73"/>
    <w:rsid w:val="00D3363F"/>
    <w:rsid w:val="00D33F14"/>
    <w:rsid w:val="00D37A7F"/>
    <w:rsid w:val="00D4373B"/>
    <w:rsid w:val="00D52875"/>
    <w:rsid w:val="00D73705"/>
    <w:rsid w:val="00D74470"/>
    <w:rsid w:val="00D960AB"/>
    <w:rsid w:val="00DA54D5"/>
    <w:rsid w:val="00DA721F"/>
    <w:rsid w:val="00DA7FFC"/>
    <w:rsid w:val="00DD0E5F"/>
    <w:rsid w:val="00DD10E6"/>
    <w:rsid w:val="00DD5CA5"/>
    <w:rsid w:val="00DF6EB0"/>
    <w:rsid w:val="00DF770C"/>
    <w:rsid w:val="00E0102B"/>
    <w:rsid w:val="00E01950"/>
    <w:rsid w:val="00E0463D"/>
    <w:rsid w:val="00E10F5B"/>
    <w:rsid w:val="00E24DDE"/>
    <w:rsid w:val="00E317F7"/>
    <w:rsid w:val="00E354F2"/>
    <w:rsid w:val="00E409CC"/>
    <w:rsid w:val="00E418D4"/>
    <w:rsid w:val="00E44244"/>
    <w:rsid w:val="00E44586"/>
    <w:rsid w:val="00E56E82"/>
    <w:rsid w:val="00E9421A"/>
    <w:rsid w:val="00EA37CD"/>
    <w:rsid w:val="00EB1D16"/>
    <w:rsid w:val="00EB1EE4"/>
    <w:rsid w:val="00EB4FB9"/>
    <w:rsid w:val="00EB5497"/>
    <w:rsid w:val="00EC2300"/>
    <w:rsid w:val="00EC66AB"/>
    <w:rsid w:val="00EC66D2"/>
    <w:rsid w:val="00ED132C"/>
    <w:rsid w:val="00ED4272"/>
    <w:rsid w:val="00EE126D"/>
    <w:rsid w:val="00EE5AE3"/>
    <w:rsid w:val="00EF33B3"/>
    <w:rsid w:val="00F0158C"/>
    <w:rsid w:val="00F0383C"/>
    <w:rsid w:val="00F16F35"/>
    <w:rsid w:val="00F340DD"/>
    <w:rsid w:val="00F341C3"/>
    <w:rsid w:val="00F353FF"/>
    <w:rsid w:val="00F36E07"/>
    <w:rsid w:val="00F44808"/>
    <w:rsid w:val="00F50836"/>
    <w:rsid w:val="00F50C26"/>
    <w:rsid w:val="00F540ED"/>
    <w:rsid w:val="00F60B5F"/>
    <w:rsid w:val="00F633F4"/>
    <w:rsid w:val="00F63EE4"/>
    <w:rsid w:val="00F7582E"/>
    <w:rsid w:val="00F764EB"/>
    <w:rsid w:val="00F83359"/>
    <w:rsid w:val="00F917EE"/>
    <w:rsid w:val="00FB07B7"/>
    <w:rsid w:val="00FB4EEA"/>
    <w:rsid w:val="00FB676F"/>
    <w:rsid w:val="00FC592B"/>
    <w:rsid w:val="00FC6F0B"/>
    <w:rsid w:val="00FD665E"/>
    <w:rsid w:val="00FE0AF8"/>
    <w:rsid w:val="00FE249E"/>
    <w:rsid w:val="00FE5335"/>
    <w:rsid w:val="00FE7318"/>
    <w:rsid w:val="00FE7F8E"/>
    <w:rsid w:val="00FF03B1"/>
    <w:rsid w:val="00FF18B9"/>
    <w:rsid w:val="00FF1EE0"/>
    <w:rsid w:val="00FF362C"/>
    <w:rsid w:val="00FF3F8A"/>
    <w:rsid w:val="00FF64D3"/>
    <w:rsid w:val="00FF722E"/>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55EF109F-AE15-43BB-9DE7-9DF813118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styleId="af2">
    <w:name w:val="Unresolved Mention"/>
    <w:basedOn w:val="a0"/>
    <w:uiPriority w:val="99"/>
    <w:semiHidden/>
    <w:unhideWhenUsed/>
    <w:rsid w:val="00FF03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oleObject" Target="embeddings/oleObject2.bin"/><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image" Target="media/image3.emf"/><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oleObject" Target="embeddings/oleObject3.bin"/><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image" Target="media/image4.png"/><Relationship Id="rId199" Type="http://schemas.openxmlformats.org/officeDocument/2006/relationships/theme" Target="theme/theme1.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openxmlformats.org/officeDocument/2006/relationships/oleObject" Target="embeddings/oleObject1.bin"/><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5.png"/><Relationship Id="rId190" Type="http://schemas.openxmlformats.org/officeDocument/2006/relationships/image" Target="media/image2.emf"/><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image" Target="media/image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fontTable" Target="fontTable.xm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microsoft.com/office/2011/relationships/people" Target="peop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10.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100.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01.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102.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03.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04.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105.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106.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07.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08.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09.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1.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10.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111.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12.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13.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14.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15.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116.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17.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18.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19.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2.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20.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21.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22.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23.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124.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25.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126.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127.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128.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129.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3.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30.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131.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32.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133.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34.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35.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36.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37.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138.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139.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14.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40.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141.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142.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43.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144.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145.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46.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47.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48.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49.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15.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150.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151.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152.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53.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154.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55.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56.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157.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58.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159.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16.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160.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161.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62.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63.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164.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165.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66.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167.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168.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69.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7.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70.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171.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172.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73.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7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175.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176.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77.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78.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179.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18.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180.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181.xml><?xml version="1.0" encoding="utf-8"?>
<ds:datastoreItem xmlns:ds="http://schemas.openxmlformats.org/officeDocument/2006/customXml" ds:itemID="{D660A4D9-7746-4701-8B87-2571D7571C57}">
  <ds:schemaRefs>
    <ds:schemaRef ds:uri="http://schemas.openxmlformats.org/officeDocument/2006/bibliography"/>
  </ds:schemaRefs>
</ds:datastoreItem>
</file>

<file path=customXml/itemProps19.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2.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20.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21.xml><?xml version="1.0" encoding="utf-8"?>
<ds:datastoreItem xmlns:ds="http://schemas.openxmlformats.org/officeDocument/2006/customXml" ds:itemID="{0AC7A54E-DCE4-4144-AE0C-71ABB5580ED2}">
  <ds:schemaRefs>
    <ds:schemaRef ds:uri="http://www.wps.cn/android/officeDocument/2013/mofficeCustomData"/>
  </ds:schemaRefs>
</ds:datastoreItem>
</file>

<file path=customXml/itemProps22.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23.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24.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25.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26.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27.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28.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29.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3.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30.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31.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32.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33.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34.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35.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36.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37.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38.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39.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4.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40.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41.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42.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43.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44.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45.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46.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47.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48.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49.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5.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50.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51.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52.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53.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54.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55.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56.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57.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58.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59.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6.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60.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61.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62.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63.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64.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65.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66.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67.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68.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69.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7.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70.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71.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72.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73.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74.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75.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76.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77.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78.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79.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8.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80.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81.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82.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83.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84.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85.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86.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87.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88.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89.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9.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90.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91.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92.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93.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94.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95.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96.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97.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98.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99.xml><?xml version="1.0" encoding="utf-8"?>
<ds:datastoreItem xmlns:ds="http://schemas.openxmlformats.org/officeDocument/2006/customXml" ds:itemID="{73FF71DB-C818-4DF3-B133-E0C74E3E5035}">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11436</TotalTime>
  <Pages>39</Pages>
  <Words>36605</Words>
  <Characters>208653</Characters>
  <Application>Microsoft Office Word</Application>
  <DocSecurity>0</DocSecurity>
  <Lines>1738</Lines>
  <Paragraphs>489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Thike</dc:creator>
  <cp:lastModifiedBy>Ove Jason</cp:lastModifiedBy>
  <cp:revision>180</cp:revision>
  <dcterms:created xsi:type="dcterms:W3CDTF">2019-04-26T02:25:00Z</dcterms:created>
  <dcterms:modified xsi:type="dcterms:W3CDTF">2019-06-19T14:35:00Z</dcterms:modified>
</cp:coreProperties>
</file>