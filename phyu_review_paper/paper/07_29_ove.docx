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customXml/itemProps78.xml" ContentType="application/vnd.openxmlformats-officedocument.customXmlProperties+xml"/>
  <Override PartName="/customXml/itemProps79.xml" ContentType="application/vnd.openxmlformats-officedocument.customXmlProperties+xml"/>
  <Override PartName="/customXml/itemProps80.xml" ContentType="application/vnd.openxmlformats-officedocument.customXmlProperties+xml"/>
  <Override PartName="/customXml/itemProps81.xml" ContentType="application/vnd.openxmlformats-officedocument.customXmlProperties+xml"/>
  <Override PartName="/customXml/itemProps82.xml" ContentType="application/vnd.openxmlformats-officedocument.customXmlProperties+xml"/>
  <Override PartName="/customXml/itemProps83.xml" ContentType="application/vnd.openxmlformats-officedocument.customXmlProperties+xml"/>
  <Override PartName="/customXml/itemProps84.xml" ContentType="application/vnd.openxmlformats-officedocument.customXmlProperties+xml"/>
  <Override PartName="/customXml/itemProps85.xml" ContentType="application/vnd.openxmlformats-officedocument.customXmlProperties+xml"/>
  <Override PartName="/customXml/itemProps86.xml" ContentType="application/vnd.openxmlformats-officedocument.customXmlProperties+xml"/>
  <Override PartName="/customXml/itemProps87.xml" ContentType="application/vnd.openxmlformats-officedocument.customXmlProperties+xml"/>
  <Override PartName="/customXml/itemProps88.xml" ContentType="application/vnd.openxmlformats-officedocument.customXmlProperties+xml"/>
  <Override PartName="/customXml/itemProps89.xml" ContentType="application/vnd.openxmlformats-officedocument.customXmlProperties+xml"/>
  <Override PartName="/customXml/itemProps90.xml" ContentType="application/vnd.openxmlformats-officedocument.customXmlProperties+xml"/>
  <Override PartName="/customXml/itemProps91.xml" ContentType="application/vnd.openxmlformats-officedocument.customXmlProperties+xml"/>
  <Override PartName="/customXml/itemProps92.xml" ContentType="application/vnd.openxmlformats-officedocument.customXmlProperties+xml"/>
  <Override PartName="/customXml/itemProps93.xml" ContentType="application/vnd.openxmlformats-officedocument.customXmlProperties+xml"/>
  <Override PartName="/customXml/itemProps94.xml" ContentType="application/vnd.openxmlformats-officedocument.customXmlProperties+xml"/>
  <Override PartName="/customXml/itemProps95.xml" ContentType="application/vnd.openxmlformats-officedocument.customXmlProperties+xml"/>
  <Override PartName="/customXml/itemProps96.xml" ContentType="application/vnd.openxmlformats-officedocument.customXmlProperties+xml"/>
  <Override PartName="/customXml/itemProps97.xml" ContentType="application/vnd.openxmlformats-officedocument.customXmlProperties+xml"/>
  <Override PartName="/customXml/itemProps98.xml" ContentType="application/vnd.openxmlformats-officedocument.customXmlProperties+xml"/>
  <Override PartName="/customXml/itemProps99.xml" ContentType="application/vnd.openxmlformats-officedocument.customXmlProperties+xml"/>
  <Override PartName="/customXml/itemProps100.xml" ContentType="application/vnd.openxmlformats-officedocument.customXmlProperties+xml"/>
  <Override PartName="/customXml/itemProps101.xml" ContentType="application/vnd.openxmlformats-officedocument.customXmlProperties+xml"/>
  <Override PartName="/customXml/itemProps102.xml" ContentType="application/vnd.openxmlformats-officedocument.customXmlProperties+xml"/>
  <Override PartName="/customXml/itemProps103.xml" ContentType="application/vnd.openxmlformats-officedocument.customXmlProperties+xml"/>
  <Override PartName="/customXml/itemProps104.xml" ContentType="application/vnd.openxmlformats-officedocument.customXmlProperties+xml"/>
  <Override PartName="/customXml/itemProps105.xml" ContentType="application/vnd.openxmlformats-officedocument.customXmlProperties+xml"/>
  <Override PartName="/customXml/itemProps106.xml" ContentType="application/vnd.openxmlformats-officedocument.customXmlProperties+xml"/>
  <Override PartName="/customXml/itemProps107.xml" ContentType="application/vnd.openxmlformats-officedocument.customXmlProperties+xml"/>
  <Override PartName="/customXml/itemProps108.xml" ContentType="application/vnd.openxmlformats-officedocument.customXmlProperties+xml"/>
  <Override PartName="/customXml/itemProps109.xml" ContentType="application/vnd.openxmlformats-officedocument.customXmlProperties+xml"/>
  <Override PartName="/customXml/itemProps110.xml" ContentType="application/vnd.openxmlformats-officedocument.customXmlProperties+xml"/>
  <Override PartName="/customXml/itemProps111.xml" ContentType="application/vnd.openxmlformats-officedocument.customXmlProperties+xml"/>
  <Override PartName="/customXml/itemProps112.xml" ContentType="application/vnd.openxmlformats-officedocument.customXmlProperties+xml"/>
  <Override PartName="/customXml/itemProps113.xml" ContentType="application/vnd.openxmlformats-officedocument.customXmlProperties+xml"/>
  <Override PartName="/customXml/itemProps114.xml" ContentType="application/vnd.openxmlformats-officedocument.customXmlProperties+xml"/>
  <Override PartName="/customXml/itemProps115.xml" ContentType="application/vnd.openxmlformats-officedocument.customXmlProperties+xml"/>
  <Override PartName="/customXml/itemProps116.xml" ContentType="application/vnd.openxmlformats-officedocument.customXmlProperties+xml"/>
  <Override PartName="/customXml/itemProps117.xml" ContentType="application/vnd.openxmlformats-officedocument.customXmlProperties+xml"/>
  <Override PartName="/customXml/itemProps118.xml" ContentType="application/vnd.openxmlformats-officedocument.customXmlProperties+xml"/>
  <Override PartName="/customXml/itemProps119.xml" ContentType="application/vnd.openxmlformats-officedocument.customXmlProperties+xml"/>
  <Override PartName="/customXml/itemProps120.xml" ContentType="application/vnd.openxmlformats-officedocument.customXmlProperties+xml"/>
  <Override PartName="/customXml/itemProps121.xml" ContentType="application/vnd.openxmlformats-officedocument.customXmlProperties+xml"/>
  <Override PartName="/customXml/itemProps122.xml" ContentType="application/vnd.openxmlformats-officedocument.customXmlProperties+xml"/>
  <Override PartName="/customXml/itemProps123.xml" ContentType="application/vnd.openxmlformats-officedocument.customXmlProperties+xml"/>
  <Override PartName="/customXml/itemProps124.xml" ContentType="application/vnd.openxmlformats-officedocument.customXmlProperties+xml"/>
  <Override PartName="/customXml/itemProps125.xml" ContentType="application/vnd.openxmlformats-officedocument.customXmlProperties+xml"/>
  <Override PartName="/customXml/itemProps126.xml" ContentType="application/vnd.openxmlformats-officedocument.customXmlProperties+xml"/>
  <Override PartName="/customXml/itemProps127.xml" ContentType="application/vnd.openxmlformats-officedocument.customXmlProperties+xml"/>
  <Override PartName="/customXml/itemProps128.xml" ContentType="application/vnd.openxmlformats-officedocument.customXmlProperties+xml"/>
  <Override PartName="/customXml/itemProps129.xml" ContentType="application/vnd.openxmlformats-officedocument.customXmlProperties+xml"/>
  <Override PartName="/customXml/itemProps130.xml" ContentType="application/vnd.openxmlformats-officedocument.customXmlProperties+xml"/>
  <Override PartName="/customXml/itemProps131.xml" ContentType="application/vnd.openxmlformats-officedocument.customXmlProperties+xml"/>
  <Override PartName="/customXml/itemProps132.xml" ContentType="application/vnd.openxmlformats-officedocument.customXmlProperties+xml"/>
  <Override PartName="/customXml/itemProps133.xml" ContentType="application/vnd.openxmlformats-officedocument.customXmlProperties+xml"/>
  <Override PartName="/customXml/itemProps134.xml" ContentType="application/vnd.openxmlformats-officedocument.customXmlProperties+xml"/>
  <Override PartName="/customXml/itemProps135.xml" ContentType="application/vnd.openxmlformats-officedocument.customXmlProperties+xml"/>
  <Override PartName="/customXml/itemProps136.xml" ContentType="application/vnd.openxmlformats-officedocument.customXmlProperties+xml"/>
  <Override PartName="/customXml/itemProps137.xml" ContentType="application/vnd.openxmlformats-officedocument.customXmlProperties+xml"/>
  <Override PartName="/customXml/itemProps138.xml" ContentType="application/vnd.openxmlformats-officedocument.customXmlProperties+xml"/>
  <Override PartName="/customXml/itemProps139.xml" ContentType="application/vnd.openxmlformats-officedocument.customXmlProperties+xml"/>
  <Override PartName="/customXml/itemProps140.xml" ContentType="application/vnd.openxmlformats-officedocument.customXmlProperties+xml"/>
  <Override PartName="/customXml/itemProps141.xml" ContentType="application/vnd.openxmlformats-officedocument.customXmlProperties+xml"/>
  <Override PartName="/customXml/itemProps142.xml" ContentType="application/vnd.openxmlformats-officedocument.customXmlProperties+xml"/>
  <Override PartName="/customXml/itemProps143.xml" ContentType="application/vnd.openxmlformats-officedocument.customXmlProperties+xml"/>
  <Override PartName="/customXml/itemProps144.xml" ContentType="application/vnd.openxmlformats-officedocument.customXmlProperties+xml"/>
  <Override PartName="/customXml/itemProps145.xml" ContentType="application/vnd.openxmlformats-officedocument.customXmlProperties+xml"/>
  <Override PartName="/customXml/itemProps146.xml" ContentType="application/vnd.openxmlformats-officedocument.customXmlProperties+xml"/>
  <Override PartName="/customXml/itemProps147.xml" ContentType="application/vnd.openxmlformats-officedocument.customXmlProperties+xml"/>
  <Override PartName="/customXml/itemProps148.xml" ContentType="application/vnd.openxmlformats-officedocument.customXmlProperties+xml"/>
  <Override PartName="/customXml/itemProps149.xml" ContentType="application/vnd.openxmlformats-officedocument.customXmlProperties+xml"/>
  <Override PartName="/customXml/itemProps150.xml" ContentType="application/vnd.openxmlformats-officedocument.customXmlProperties+xml"/>
  <Override PartName="/customXml/itemProps151.xml" ContentType="application/vnd.openxmlformats-officedocument.customXmlProperties+xml"/>
  <Override PartName="/customXml/itemProps152.xml" ContentType="application/vnd.openxmlformats-officedocument.customXmlProperties+xml"/>
  <Override PartName="/customXml/itemProps153.xml" ContentType="application/vnd.openxmlformats-officedocument.customXmlProperties+xml"/>
  <Override PartName="/customXml/itemProps154.xml" ContentType="application/vnd.openxmlformats-officedocument.customXmlProperties+xml"/>
  <Override PartName="/customXml/itemProps155.xml" ContentType="application/vnd.openxmlformats-officedocument.customXmlProperties+xml"/>
  <Override PartName="/customXml/itemProps156.xml" ContentType="application/vnd.openxmlformats-officedocument.customXmlProperties+xml"/>
  <Override PartName="/customXml/itemProps157.xml" ContentType="application/vnd.openxmlformats-officedocument.customXmlProperties+xml"/>
  <Override PartName="/customXml/itemProps158.xml" ContentType="application/vnd.openxmlformats-officedocument.customXmlProperties+xml"/>
  <Override PartName="/customXml/itemProps159.xml" ContentType="application/vnd.openxmlformats-officedocument.customXmlProperties+xml"/>
  <Override PartName="/customXml/itemProps160.xml" ContentType="application/vnd.openxmlformats-officedocument.customXmlProperties+xml"/>
  <Override PartName="/customXml/itemProps161.xml" ContentType="application/vnd.openxmlformats-officedocument.customXmlProperties+xml"/>
  <Override PartName="/customXml/itemProps162.xml" ContentType="application/vnd.openxmlformats-officedocument.customXmlProperties+xml"/>
  <Override PartName="/customXml/itemProps163.xml" ContentType="application/vnd.openxmlformats-officedocument.customXmlProperties+xml"/>
  <Override PartName="/customXml/itemProps164.xml" ContentType="application/vnd.openxmlformats-officedocument.customXmlProperties+xml"/>
  <Override PartName="/customXml/itemProps165.xml" ContentType="application/vnd.openxmlformats-officedocument.customXmlProperties+xml"/>
  <Override PartName="/customXml/itemProps166.xml" ContentType="application/vnd.openxmlformats-officedocument.customXmlProperties+xml"/>
  <Override PartName="/customXml/itemProps167.xml" ContentType="application/vnd.openxmlformats-officedocument.customXmlProperties+xml"/>
  <Override PartName="/customXml/itemProps168.xml" ContentType="application/vnd.openxmlformats-officedocument.customXmlProperties+xml"/>
  <Override PartName="/customXml/itemProps169.xml" ContentType="application/vnd.openxmlformats-officedocument.customXmlProperties+xml"/>
  <Override PartName="/customXml/itemProps170.xml" ContentType="application/vnd.openxmlformats-officedocument.customXmlProperties+xml"/>
  <Override PartName="/customXml/itemProps171.xml" ContentType="application/vnd.openxmlformats-officedocument.customXmlProperties+xml"/>
  <Override PartName="/customXml/itemProps172.xml" ContentType="application/vnd.openxmlformats-officedocument.customXmlProperties+xml"/>
  <Override PartName="/customXml/itemProps173.xml" ContentType="application/vnd.openxmlformats-officedocument.customXmlProperties+xml"/>
  <Override PartName="/customXml/itemProps174.xml" ContentType="application/vnd.openxmlformats-officedocument.customXmlProperties+xml"/>
  <Override PartName="/customXml/itemProps175.xml" ContentType="application/vnd.openxmlformats-officedocument.customXmlProperties+xml"/>
  <Override PartName="/customXml/itemProps176.xml" ContentType="application/vnd.openxmlformats-officedocument.customXmlProperties+xml"/>
  <Override PartName="/customXml/itemProps177.xml" ContentType="application/vnd.openxmlformats-officedocument.customXmlProperties+xml"/>
  <Override PartName="/customXml/itemProps178.xml" ContentType="application/vnd.openxmlformats-officedocument.customXmlProperties+xml"/>
  <Override PartName="/customXml/itemProps179.xml" ContentType="application/vnd.openxmlformats-officedocument.customXmlProperties+xml"/>
  <Override PartName="/customXml/itemProps180.xml" ContentType="application/vnd.openxmlformats-officedocument.customXmlProperties+xml"/>
  <Override PartName="/customXml/itemProps18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BF033D" w14:textId="6341B4F2" w:rsidR="00CF1552" w:rsidRDefault="00205DC2" w:rsidP="00E0463D">
      <w:pPr>
        <w:widowControl w:val="0"/>
        <w:spacing w:before="240" w:line="360" w:lineRule="auto"/>
        <w:jc w:val="both"/>
        <w:rPr>
          <w:rFonts w:ascii="Times New Roman" w:hAnsi="Times New Roman" w:cs="Times New Roman"/>
          <w:b/>
          <w:sz w:val="36"/>
          <w:szCs w:val="36"/>
        </w:rPr>
      </w:pPr>
      <w:bookmarkStart w:id="0" w:name="_Hlk532706929"/>
      <w:bookmarkStart w:id="1" w:name="_Hlk534093761"/>
      <w:bookmarkStart w:id="2" w:name="_Hlk534026626"/>
      <w:bookmarkStart w:id="3" w:name="_Hlk534058674"/>
      <w:r>
        <w:rPr>
          <w:rFonts w:ascii="Times New Roman" w:hAnsi="Times New Roman" w:cs="Times New Roman"/>
          <w:b/>
          <w:sz w:val="36"/>
          <w:szCs w:val="36"/>
        </w:rPr>
        <w:t xml:space="preserve">Significance of Artificial Neural Network Analytical Models in Materials Performance Prediction </w:t>
      </w:r>
      <w:bookmarkEnd w:id="0"/>
    </w:p>
    <w:p w14:paraId="5D13055B" w14:textId="2A59CD55" w:rsidR="00342415" w:rsidRPr="00810566" w:rsidRDefault="00342415" w:rsidP="00E0463D">
      <w:pPr>
        <w:widowControl w:val="0"/>
        <w:autoSpaceDE w:val="0"/>
        <w:autoSpaceDN w:val="0"/>
        <w:adjustRightInd w:val="0"/>
        <w:spacing w:after="0" w:line="480" w:lineRule="auto"/>
        <w:ind w:right="-20"/>
        <w:rPr>
          <w:rFonts w:ascii="Times New Roman" w:eastAsiaTheme="minorEastAsia" w:hAnsi="Times New Roman"/>
          <w:sz w:val="21"/>
          <w:szCs w:val="21"/>
        </w:rPr>
      </w:pPr>
      <w:r w:rsidRPr="00BD264A">
        <w:rPr>
          <w:rFonts w:ascii="Times New Roman" w:eastAsia="Batang" w:hAnsi="Times New Roman"/>
          <w:w w:val="89"/>
          <w:sz w:val="21"/>
          <w:szCs w:val="21"/>
        </w:rPr>
        <w:t xml:space="preserve">Phyu Hnin </w:t>
      </w:r>
      <w:proofErr w:type="spellStart"/>
      <w:r w:rsidRPr="00BD264A">
        <w:rPr>
          <w:rFonts w:ascii="Times New Roman" w:eastAsia="Batang" w:hAnsi="Times New Roman"/>
          <w:w w:val="89"/>
          <w:sz w:val="21"/>
          <w:szCs w:val="21"/>
        </w:rPr>
        <w:t>Thike</w:t>
      </w:r>
      <w:proofErr w:type="spellEnd"/>
      <w:r w:rsidRPr="00BD264A">
        <w:rPr>
          <w:rFonts w:ascii="Times New Roman" w:eastAsia="Batang" w:hAnsi="Times New Roman"/>
          <w:w w:val="89"/>
          <w:sz w:val="21"/>
          <w:szCs w:val="21"/>
        </w:rPr>
        <w:t>,</w:t>
      </w:r>
      <w:r w:rsidRPr="00BD264A">
        <w:rPr>
          <w:rFonts w:ascii="Times New Roman" w:hAnsi="Times New Roman"/>
          <w:w w:val="89"/>
          <w:sz w:val="21"/>
          <w:szCs w:val="21"/>
        </w:rPr>
        <w:t xml:space="preserve"> </w:t>
      </w:r>
      <w:proofErr w:type="spellStart"/>
      <w:r w:rsidR="00457D78" w:rsidRPr="00457D78">
        <w:rPr>
          <w:rFonts w:ascii="Times New Roman" w:hAnsi="Times New Roman"/>
          <w:w w:val="89"/>
          <w:sz w:val="21"/>
          <w:szCs w:val="21"/>
        </w:rPr>
        <w:t>Zhaoyang</w:t>
      </w:r>
      <w:proofErr w:type="spellEnd"/>
      <w:r w:rsidR="00457D78" w:rsidRPr="00457D78">
        <w:rPr>
          <w:rFonts w:ascii="Times New Roman" w:hAnsi="Times New Roman"/>
          <w:w w:val="89"/>
          <w:sz w:val="21"/>
          <w:szCs w:val="21"/>
        </w:rPr>
        <w:t xml:space="preserve"> Zhao</w:t>
      </w:r>
      <w:r w:rsidR="00457D78">
        <w:rPr>
          <w:rFonts w:ascii="Times New Roman" w:hAnsi="Times New Roman"/>
          <w:w w:val="89"/>
          <w:sz w:val="21"/>
          <w:szCs w:val="21"/>
        </w:rPr>
        <w:t xml:space="preserve">, </w:t>
      </w:r>
      <w:r w:rsidRPr="00BD264A">
        <w:rPr>
          <w:rFonts w:ascii="Times New Roman" w:eastAsia="Batang" w:hAnsi="Times New Roman"/>
          <w:spacing w:val="-10"/>
          <w:sz w:val="21"/>
          <w:szCs w:val="21"/>
        </w:rPr>
        <w:t>Peng Shi</w:t>
      </w:r>
      <w:r w:rsidRPr="00BD264A">
        <w:rPr>
          <w:rFonts w:ascii="Times New Roman" w:eastAsia="Batang" w:hAnsi="Times New Roman"/>
          <w:spacing w:val="-10"/>
          <w:sz w:val="21"/>
          <w:szCs w:val="21"/>
          <w:vertAlign w:val="superscript"/>
        </w:rPr>
        <w:t>*</w:t>
      </w:r>
      <w:r w:rsidR="004E06D0">
        <w:rPr>
          <w:rFonts w:ascii="Times New Roman" w:eastAsiaTheme="minorEastAsia" w:hAnsi="Times New Roman" w:hint="eastAsia"/>
          <w:spacing w:val="-10"/>
          <w:sz w:val="21"/>
          <w:szCs w:val="21"/>
          <w:vertAlign w:val="superscript"/>
        </w:rPr>
        <w:t>1</w:t>
      </w:r>
      <w:r w:rsidR="004E06D0">
        <w:rPr>
          <w:rFonts w:ascii="Times New Roman" w:eastAsiaTheme="minorEastAsia" w:hAnsi="Times New Roman" w:hint="eastAsia"/>
          <w:w w:val="92"/>
          <w:sz w:val="21"/>
          <w:szCs w:val="21"/>
        </w:rPr>
        <w:t xml:space="preserve">, and </w:t>
      </w:r>
      <w:r w:rsidR="004E06D0" w:rsidRPr="00BD264A">
        <w:rPr>
          <w:rFonts w:ascii="Times New Roman" w:eastAsia="Batang" w:hAnsi="Times New Roman"/>
          <w:w w:val="92"/>
          <w:sz w:val="21"/>
          <w:szCs w:val="21"/>
        </w:rPr>
        <w:t>Ying Jin</w:t>
      </w:r>
      <w:r w:rsidR="004E06D0" w:rsidRPr="00BD264A">
        <w:rPr>
          <w:rFonts w:ascii="Times New Roman" w:eastAsia="Batang" w:hAnsi="Times New Roman"/>
          <w:spacing w:val="-10"/>
          <w:sz w:val="21"/>
          <w:szCs w:val="21"/>
          <w:vertAlign w:val="superscript"/>
        </w:rPr>
        <w:t>*</w:t>
      </w:r>
      <w:r w:rsidR="004E06D0">
        <w:rPr>
          <w:rFonts w:ascii="Times New Roman" w:eastAsiaTheme="minorEastAsia" w:hAnsi="Times New Roman" w:hint="eastAsia"/>
          <w:spacing w:val="-10"/>
          <w:sz w:val="21"/>
          <w:szCs w:val="21"/>
          <w:vertAlign w:val="superscript"/>
        </w:rPr>
        <w:t>2</w:t>
      </w:r>
    </w:p>
    <w:p w14:paraId="3DC15444" w14:textId="522701EE" w:rsidR="00342415" w:rsidRDefault="00342415" w:rsidP="00E0463D">
      <w:pPr>
        <w:widowControl w:val="0"/>
        <w:autoSpaceDE w:val="0"/>
        <w:autoSpaceDN w:val="0"/>
        <w:adjustRightInd w:val="0"/>
        <w:spacing w:after="0" w:line="480" w:lineRule="auto"/>
        <w:ind w:right="-20"/>
        <w:jc w:val="both"/>
        <w:rPr>
          <w:rFonts w:ascii="Times New Roman" w:eastAsia="Batang" w:hAnsi="Times New Roman"/>
          <w:i/>
          <w:iCs/>
          <w:spacing w:val="-2"/>
          <w:w w:val="88"/>
          <w:sz w:val="20"/>
          <w:szCs w:val="20"/>
        </w:rPr>
      </w:pPr>
      <w:r w:rsidRPr="00CA0B62">
        <w:rPr>
          <w:rFonts w:ascii="Times New Roman" w:hAnsi="Times New Roman"/>
          <w:i/>
          <w:iCs/>
          <w:spacing w:val="1"/>
          <w:w w:val="74"/>
          <w:sz w:val="20"/>
          <w:szCs w:val="20"/>
        </w:rPr>
        <w:t>National Center for Materials Service Safety</w:t>
      </w:r>
      <w:r w:rsidRPr="00CA0B62">
        <w:rPr>
          <w:rFonts w:ascii="Times New Roman" w:eastAsia="Batang" w:hAnsi="Times New Roman"/>
          <w:i/>
          <w:iCs/>
          <w:w w:val="79"/>
          <w:sz w:val="20"/>
          <w:szCs w:val="20"/>
        </w:rPr>
        <w:t>,</w:t>
      </w:r>
      <w:r w:rsidRPr="00CA0B62">
        <w:rPr>
          <w:rFonts w:ascii="Times New Roman" w:eastAsia="Batang" w:hAnsi="Times New Roman"/>
          <w:i/>
          <w:iCs/>
          <w:spacing w:val="-4"/>
          <w:sz w:val="20"/>
          <w:szCs w:val="20"/>
        </w:rPr>
        <w:t xml:space="preserve"> </w:t>
      </w:r>
      <w:r w:rsidRPr="00CA0B62">
        <w:rPr>
          <w:rFonts w:ascii="Times New Roman" w:eastAsia="Batang" w:hAnsi="Times New Roman"/>
          <w:i/>
          <w:iCs/>
          <w:spacing w:val="-2"/>
          <w:w w:val="88"/>
          <w:sz w:val="20"/>
          <w:szCs w:val="20"/>
        </w:rPr>
        <w:t xml:space="preserve">University of Science and </w:t>
      </w:r>
      <w:r>
        <w:rPr>
          <w:rFonts w:ascii="Times New Roman" w:eastAsia="Batang" w:hAnsi="Times New Roman"/>
          <w:i/>
          <w:iCs/>
          <w:spacing w:val="-2"/>
          <w:w w:val="88"/>
          <w:sz w:val="20"/>
          <w:szCs w:val="20"/>
        </w:rPr>
        <w:t>T</w:t>
      </w:r>
      <w:r w:rsidRPr="00CA0B62">
        <w:rPr>
          <w:rFonts w:ascii="Times New Roman" w:eastAsia="Batang" w:hAnsi="Times New Roman"/>
          <w:i/>
          <w:iCs/>
          <w:spacing w:val="-2"/>
          <w:w w:val="88"/>
          <w:sz w:val="20"/>
          <w:szCs w:val="20"/>
        </w:rPr>
        <w:t xml:space="preserve">echnology Beijing, Beijing </w:t>
      </w:r>
      <w:r w:rsidRPr="00CA0B62">
        <w:rPr>
          <w:rFonts w:ascii="Times New Roman" w:hAnsi="Times New Roman"/>
          <w:i/>
          <w:iCs/>
          <w:spacing w:val="-2"/>
          <w:w w:val="88"/>
          <w:sz w:val="20"/>
          <w:szCs w:val="20"/>
        </w:rPr>
        <w:t>100083</w:t>
      </w:r>
      <w:r w:rsidRPr="00CA0B62">
        <w:rPr>
          <w:rFonts w:ascii="Times New Roman" w:eastAsia="Batang" w:hAnsi="Times New Roman"/>
          <w:i/>
          <w:iCs/>
          <w:spacing w:val="-2"/>
          <w:w w:val="88"/>
          <w:sz w:val="20"/>
          <w:szCs w:val="20"/>
        </w:rPr>
        <w:t>, China</w:t>
      </w:r>
    </w:p>
    <w:p w14:paraId="3CCA973C" w14:textId="3CC6A076" w:rsidR="00342415" w:rsidRPr="00CA0B62" w:rsidRDefault="00342415" w:rsidP="00E0463D">
      <w:pPr>
        <w:widowControl w:val="0"/>
        <w:autoSpaceDE w:val="0"/>
        <w:autoSpaceDN w:val="0"/>
        <w:adjustRightInd w:val="0"/>
        <w:spacing w:after="0" w:line="480" w:lineRule="auto"/>
        <w:ind w:right="-20"/>
        <w:rPr>
          <w:rFonts w:ascii="Times New Roman" w:eastAsia="Batang" w:hAnsi="Times New Roman"/>
          <w:sz w:val="20"/>
          <w:szCs w:val="20"/>
        </w:rPr>
      </w:pPr>
      <w:r w:rsidRPr="00160443">
        <w:rPr>
          <w:rFonts w:ascii="Times New Roman" w:eastAsia="Batang" w:hAnsi="Times New Roman"/>
          <w:spacing w:val="-10"/>
          <w:sz w:val="24"/>
          <w:szCs w:val="24"/>
        </w:rPr>
        <w:t>*</w:t>
      </w:r>
      <w:r w:rsidRPr="00CA0B62">
        <w:rPr>
          <w:rFonts w:ascii="Times New Roman" w:hAnsi="Times New Roman"/>
          <w:i/>
          <w:iCs/>
          <w:spacing w:val="1"/>
          <w:w w:val="74"/>
          <w:sz w:val="20"/>
          <w:szCs w:val="20"/>
        </w:rPr>
        <w:t>Corresponding authors:</w:t>
      </w:r>
      <w:r w:rsidRPr="00CA0B62">
        <w:rPr>
          <w:rFonts w:ascii="Times New Roman" w:hAnsi="Times New Roman"/>
          <w:iCs/>
          <w:spacing w:val="1"/>
          <w:w w:val="74"/>
          <w:sz w:val="20"/>
          <w:szCs w:val="20"/>
        </w:rPr>
        <w:t xml:space="preserve"> </w:t>
      </w:r>
      <w:r w:rsidRPr="00CA0B62">
        <w:rPr>
          <w:rFonts w:ascii="Times New Roman" w:hAnsi="Times New Roman"/>
          <w:iCs/>
          <w:spacing w:val="1"/>
          <w:w w:val="74"/>
          <w:sz w:val="20"/>
          <w:szCs w:val="20"/>
          <w:vertAlign w:val="superscript"/>
        </w:rPr>
        <w:t>1</w:t>
      </w:r>
      <w:r w:rsidR="004E06D0" w:rsidRPr="00CA0B62">
        <w:rPr>
          <w:rFonts w:ascii="Times New Roman" w:hAnsi="Times New Roman"/>
          <w:iCs/>
          <w:spacing w:val="1"/>
          <w:w w:val="74"/>
          <w:sz w:val="20"/>
          <w:szCs w:val="20"/>
        </w:rPr>
        <w:t>shipengustb@sina.com</w:t>
      </w:r>
      <w:r w:rsidRPr="00CA0B62">
        <w:rPr>
          <w:rFonts w:ascii="Times New Roman" w:hAnsi="Times New Roman"/>
          <w:iCs/>
          <w:spacing w:val="1"/>
          <w:w w:val="74"/>
          <w:sz w:val="20"/>
          <w:szCs w:val="20"/>
        </w:rPr>
        <w:t xml:space="preserve">, </w:t>
      </w:r>
      <w:r w:rsidRPr="00CA0B62">
        <w:rPr>
          <w:rFonts w:ascii="Times New Roman" w:hAnsi="Times New Roman"/>
          <w:iCs/>
          <w:spacing w:val="1"/>
          <w:w w:val="74"/>
          <w:sz w:val="20"/>
          <w:szCs w:val="20"/>
          <w:vertAlign w:val="superscript"/>
        </w:rPr>
        <w:t>2</w:t>
      </w:r>
      <w:r w:rsidR="004E06D0" w:rsidRPr="00CA0B62">
        <w:rPr>
          <w:rFonts w:ascii="Times New Roman" w:hAnsi="Times New Roman"/>
          <w:spacing w:val="1"/>
          <w:w w:val="74"/>
          <w:sz w:val="20"/>
          <w:szCs w:val="20"/>
        </w:rPr>
        <w:t>yjin@ustb.edu.cn</w:t>
      </w:r>
    </w:p>
    <w:p w14:paraId="5BEBF142" w14:textId="77777777" w:rsidR="00CF1552" w:rsidRDefault="00205DC2" w:rsidP="00C3337A">
      <w:pPr>
        <w:pStyle w:val="1"/>
        <w:numPr>
          <w:ilvl w:val="0"/>
          <w:numId w:val="0"/>
        </w:numPr>
        <w:ind w:left="432" w:hanging="432"/>
      </w:pPr>
      <w:r>
        <w:t>Abstract</w:t>
      </w:r>
    </w:p>
    <w:p w14:paraId="0593505D" w14:textId="0DED11BD"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In materials science, performance prediction of materials plays an important role in improving the quality of materials as well as preventing serious damage to environment and threat to public safety. </w:t>
      </w:r>
      <w:bookmarkStart w:id="4" w:name="_Hlk513035174"/>
      <w:r>
        <w:rPr>
          <w:rFonts w:ascii="Times New Roman" w:hAnsi="Times New Roman" w:cs="Times New Roman"/>
          <w:sz w:val="24"/>
          <w:szCs w:val="24"/>
        </w:rPr>
        <w:t>Traditional regression analysis models in materials science are still not perfect, limited to capture nonlinearities of data and time-consuming for prediction</w:t>
      </w:r>
      <w:r w:rsidR="0036734C">
        <w:rPr>
          <w:rFonts w:ascii="Times New Roman" w:hAnsi="Times New Roman" w:cs="Times New Roman"/>
          <w:sz w:val="24"/>
          <w:szCs w:val="24"/>
        </w:rPr>
        <w:t xml:space="preserve"> and have poor ability to handle large amount of data</w:t>
      </w:r>
      <w:r>
        <w:rPr>
          <w:rFonts w:ascii="Times New Roman" w:hAnsi="Times New Roman" w:cs="Times New Roman"/>
          <w:sz w:val="24"/>
          <w:szCs w:val="24"/>
        </w:rPr>
        <w:t xml:space="preserve">. </w:t>
      </w:r>
      <w:bookmarkEnd w:id="4"/>
      <w:r>
        <w:rPr>
          <w:rFonts w:ascii="Times New Roman" w:hAnsi="Times New Roman" w:cs="Times New Roman"/>
          <w:sz w:val="24"/>
          <w:szCs w:val="24"/>
        </w:rPr>
        <w:t xml:space="preserve">It makes a strong demand on data analysis of materials data with the help of computer science method. In recent years, artificial neural network (ANN) is increasingly performing as a strong bridge between materials science and computer science. In this paper, </w:t>
      </w:r>
      <w:r w:rsidR="001226D2">
        <w:rPr>
          <w:rFonts w:ascii="Times New Roman" w:hAnsi="Times New Roman" w:cs="Times New Roman"/>
          <w:sz w:val="24"/>
          <w:szCs w:val="24"/>
        </w:rPr>
        <w:t>some typical</w:t>
      </w:r>
      <w:r>
        <w:rPr>
          <w:rFonts w:ascii="Times New Roman" w:hAnsi="Times New Roman" w:cs="Times New Roman"/>
          <w:sz w:val="24"/>
          <w:szCs w:val="24"/>
        </w:rPr>
        <w:t xml:space="preserve"> </w:t>
      </w:r>
      <w:bookmarkStart w:id="5" w:name="_Hlk534899642"/>
      <w:r>
        <w:rPr>
          <w:rFonts w:ascii="Times New Roman" w:hAnsi="Times New Roman" w:cs="Times New Roman"/>
          <w:sz w:val="24"/>
          <w:szCs w:val="24"/>
        </w:rPr>
        <w:t>ANN</w:t>
      </w:r>
      <w:bookmarkEnd w:id="5"/>
      <w:r>
        <w:rPr>
          <w:rFonts w:ascii="Times New Roman" w:hAnsi="Times New Roman" w:cs="Times New Roman"/>
          <w:sz w:val="24"/>
          <w:szCs w:val="24"/>
        </w:rPr>
        <w:t xml:space="preserve"> applications for predicting various properties of different materials in </w:t>
      </w:r>
      <w:r w:rsidR="0024674D">
        <w:rPr>
          <w:rFonts w:ascii="Times New Roman" w:hAnsi="Times New Roman" w:cs="Times New Roman"/>
          <w:sz w:val="24"/>
          <w:szCs w:val="24"/>
        </w:rPr>
        <w:t xml:space="preserve">a variety </w:t>
      </w:r>
      <w:r w:rsidR="001D28CB">
        <w:rPr>
          <w:rFonts w:ascii="Times New Roman" w:hAnsi="Times New Roman" w:cs="Times New Roman"/>
          <w:sz w:val="24"/>
          <w:szCs w:val="24"/>
        </w:rPr>
        <w:t>of materials</w:t>
      </w:r>
      <w:r>
        <w:rPr>
          <w:rFonts w:ascii="Times New Roman" w:hAnsi="Times New Roman" w:cs="Times New Roman"/>
          <w:sz w:val="24"/>
          <w:szCs w:val="24"/>
        </w:rPr>
        <w:t xml:space="preserve"> related areas were reviewed. It highlights the significance of ANN in materials related problems and the trend of ANN in context of materials science with some limitations.</w:t>
      </w:r>
    </w:p>
    <w:p w14:paraId="7F7EBC06" w14:textId="0AF0DA3C"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Keyword: </w:t>
      </w:r>
      <w:r w:rsidR="001226D2">
        <w:rPr>
          <w:rFonts w:ascii="Times New Roman" w:hAnsi="Times New Roman" w:cs="Times New Roman"/>
          <w:sz w:val="24"/>
          <w:szCs w:val="24"/>
        </w:rPr>
        <w:t xml:space="preserve">artificial neural network, </w:t>
      </w:r>
      <w:r>
        <w:rPr>
          <w:rFonts w:ascii="Times New Roman" w:hAnsi="Times New Roman" w:cs="Times New Roman"/>
          <w:sz w:val="24"/>
          <w:szCs w:val="24"/>
        </w:rPr>
        <w:t xml:space="preserve">materials performance prediction, </w:t>
      </w:r>
      <w:r w:rsidR="001226D2">
        <w:rPr>
          <w:rFonts w:ascii="Times New Roman" w:hAnsi="Times New Roman" w:cs="Times New Roman"/>
          <w:sz w:val="24"/>
          <w:szCs w:val="24"/>
        </w:rPr>
        <w:t xml:space="preserve">materials design, </w:t>
      </w:r>
      <w:r>
        <w:rPr>
          <w:rFonts w:ascii="Times New Roman" w:hAnsi="Times New Roman" w:cs="Times New Roman"/>
          <w:sz w:val="24"/>
          <w:szCs w:val="24"/>
        </w:rPr>
        <w:t>multilayer perceptron</w:t>
      </w:r>
    </w:p>
    <w:p w14:paraId="3C0033E2" w14:textId="77777777" w:rsidR="00CF1552" w:rsidRDefault="00205DC2" w:rsidP="00E0463D">
      <w:pPr>
        <w:pStyle w:val="1"/>
        <w:widowControl w:val="0"/>
        <w:rPr>
          <w:rFonts w:cs="Times New Roman"/>
          <w:szCs w:val="28"/>
        </w:rPr>
      </w:pPr>
      <w:r>
        <w:rPr>
          <w:rFonts w:cs="Times New Roman"/>
          <w:szCs w:val="28"/>
        </w:rPr>
        <w:t>Introduction</w:t>
      </w:r>
    </w:p>
    <w:p w14:paraId="6ED328C2" w14:textId="215C6D1B"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material service safety is important to be maintained, many researchers </w:t>
      </w:r>
      <w:r w:rsidR="008050DE">
        <w:rPr>
          <w:rFonts w:ascii="Times New Roman" w:hAnsi="Times New Roman" w:cs="Times New Roman"/>
          <w:sz w:val="24"/>
          <w:szCs w:val="24"/>
        </w:rPr>
        <w:t>devote</w:t>
      </w:r>
      <w:r>
        <w:rPr>
          <w:rFonts w:ascii="Times New Roman" w:hAnsi="Times New Roman" w:cs="Times New Roman"/>
          <w:sz w:val="24"/>
          <w:szCs w:val="24"/>
        </w:rPr>
        <w:t xml:space="preserve"> </w:t>
      </w:r>
      <w:r w:rsidR="009E7AB6">
        <w:rPr>
          <w:rFonts w:ascii="Times New Roman" w:hAnsi="Times New Roman" w:cs="Times New Roman"/>
          <w:sz w:val="24"/>
          <w:szCs w:val="24"/>
        </w:rPr>
        <w:t xml:space="preserve">their time </w:t>
      </w:r>
      <w:r>
        <w:rPr>
          <w:rFonts w:ascii="Times New Roman" w:hAnsi="Times New Roman" w:cs="Times New Roman"/>
          <w:sz w:val="24"/>
          <w:szCs w:val="24"/>
        </w:rPr>
        <w:t xml:space="preserve">to experimental testing and data analyzing to discover the different factors influencing on materials performance. Traditional </w:t>
      </w:r>
      <w:r w:rsidR="008050DE">
        <w:rPr>
          <w:rFonts w:ascii="Times New Roman" w:hAnsi="Times New Roman" w:cs="Times New Roman"/>
          <w:sz w:val="24"/>
          <w:szCs w:val="24"/>
        </w:rPr>
        <w:t>mathematical</w:t>
      </w:r>
      <w:r>
        <w:rPr>
          <w:rFonts w:ascii="Times New Roman" w:hAnsi="Times New Roman" w:cs="Times New Roman"/>
          <w:sz w:val="24"/>
          <w:szCs w:val="24"/>
        </w:rPr>
        <w:t xml:space="preserve"> analysis models used in materials science are still not perfect, </w:t>
      </w:r>
      <w:r w:rsidR="001D28CB">
        <w:rPr>
          <w:rFonts w:ascii="Times New Roman" w:hAnsi="Times New Roman" w:cs="Times New Roman"/>
          <w:sz w:val="24"/>
          <w:szCs w:val="24"/>
        </w:rPr>
        <w:t>limited to capture nonlinearities of data and time-consuming for prediction and have poor ability to handle large amount of data</w:t>
      </w:r>
      <w:r>
        <w:rPr>
          <w:rFonts w:ascii="Times New Roman" w:hAnsi="Times New Roman" w:cs="Times New Roman"/>
          <w:sz w:val="24"/>
          <w:szCs w:val="24"/>
        </w:rPr>
        <w:t xml:space="preserve">. In recent years, an emerging area of materials performance evaluation and prediction by artificial neural network (ANN) was evolved as an efficient way. ANN analysis can produce satisfactory prediction results of materials properties, compared to </w:t>
      </w:r>
      <w:r>
        <w:rPr>
          <w:rFonts w:ascii="Times New Roman" w:hAnsi="Times New Roman" w:cs="Times New Roman"/>
          <w:sz w:val="24"/>
          <w:szCs w:val="24"/>
        </w:rPr>
        <w:lastRenderedPageBreak/>
        <w:t xml:space="preserve">traditional data analysis </w:t>
      </w:r>
      <w:r w:rsidR="007B33F5">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&lt;EndNote&gt;&lt;Cite&gt;&lt;Author&gt;Liu&lt;/Author&gt;&lt;Year&gt;2013&lt;/Year&gt;&lt;RecNum&gt;717&lt;/RecNum&gt;&lt;DisplayText&gt;[1]&lt;/DisplayText&gt;&lt;record&gt;&lt;rec-number&gt;717&lt;/rec-number&gt;&lt;foreign-keys&gt;&lt;key app="EN" db-id="ese55x5vtzp0x6e9s9tpzwagt5re2t5sfaz5" timestamp="1555247318"&gt;717&lt;/key&gt;&lt;/foreign-keys&gt;&lt;ref-type name="Book"&gt;6&lt;/ref-type&gt;&lt;contributors&gt;&lt;authors&gt;&lt;author&gt;Liu, Y.&lt;/author&gt;&lt;author&gt;Y Li, H.&lt;/author&gt;&lt;author&gt;F Jiang, H.&lt;/author&gt;&lt;author&gt;J Su, X.&lt;/author&gt;&lt;/authors&gt;&lt;/contributors&gt;&lt;titles&gt;&lt;title&gt;Artificial neural network modelling to predict hot deformation behaviour of zinc–aluminium alloy&lt;/title&gt;&lt;alt-title&gt;Materials Science and Technology&lt;/alt-title&gt;&lt;/titles&gt;&lt;alt-periodical&gt;&lt;full-title&gt;Materials Science and Technology&lt;/full-title&gt;&lt;/alt-periodical&gt;&lt;pages&gt;184-189&lt;/pages&gt;&lt;volume&gt;29&lt;/volume&gt;&lt;dates&gt;&lt;year&gt;2013&lt;/year&gt;&lt;/dates&gt;&lt;urls&gt;&lt;/urls&gt;&lt;electronic-resource-num&gt;10.1179/1743284712Y.0000000127&lt;/electronic-resource-num&gt;&lt;/record&gt;&lt;/Cite&gt;&lt;/EndNote&gt;</w:instrText>
      </w:r>
      <w:r w:rsidR="007B33F5">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1" w:tooltip="Liu, 2013 #717" w:history="1">
        <w:r w:rsidR="00604F54">
          <w:rPr>
            <w:rFonts w:ascii="Times New Roman" w:hAnsi="Times New Roman" w:cs="Times New Roman"/>
            <w:noProof/>
            <w:sz w:val="24"/>
            <w:szCs w:val="24"/>
          </w:rPr>
          <w:t>1</w:t>
        </w:r>
      </w:hyperlink>
      <w:r w:rsidR="00F5227B">
        <w:rPr>
          <w:rFonts w:ascii="Times New Roman" w:hAnsi="Times New Roman" w:cs="Times New Roman"/>
          <w:noProof/>
          <w:sz w:val="24"/>
          <w:szCs w:val="24"/>
        </w:rPr>
        <w:t>]</w:t>
      </w:r>
      <w:r w:rsidR="007B33F5">
        <w:rPr>
          <w:rFonts w:ascii="Times New Roman" w:hAnsi="Times New Roman" w:cs="Times New Roman"/>
          <w:sz w:val="24"/>
          <w:szCs w:val="24"/>
        </w:rPr>
        <w:fldChar w:fldCharType="end"/>
      </w:r>
      <w:r w:rsidR="00671DCC">
        <w:rPr>
          <w:rFonts w:ascii="Times New Roman" w:hAnsi="Times New Roman" w:cs="Times New Roman"/>
          <w:sz w:val="24"/>
          <w:szCs w:val="24"/>
        </w:rPr>
        <w:t xml:space="preserve"> </w:t>
      </w:r>
      <w:r w:rsidR="00671DCC">
        <w:rPr>
          <w:rFonts w:ascii="Times New Roman" w:hAnsi="Times New Roman" w:cs="Times New Roman"/>
          <w:sz w:val="24"/>
          <w:szCs w:val="24"/>
        </w:rPr>
        <w:fldChar w:fldCharType="begin">
          <w:fldData xml:space="preserve">PEVuZE5vdGU+PENpdGU+PEF1dGhvcj5IdWFuZzwvQXV0aG9yPjxZZWFyPjIwMTg8L1llYXI+PFJl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</w:fldData>
        </w:fldChar>
      </w:r>
      <w:r w:rsidR="00604F54">
        <w:rPr>
          <w:rFonts w:ascii="Times New Roman" w:hAnsi="Times New Roman" w:cs="Times New Roman"/>
          <w:sz w:val="24"/>
          <w:szCs w:val="24"/>
        </w:rPr>
        <w:instrText xml:space="preserve"> ADDIN EN.CITE </w:instrText>
      </w:r>
      <w:r w:rsidR="00604F54">
        <w:rPr>
          <w:rFonts w:ascii="Times New Roman" w:hAnsi="Times New Roman" w:cs="Times New Roman"/>
          <w:sz w:val="24"/>
          <w:szCs w:val="24"/>
        </w:rPr>
        <w:fldChar w:fldCharType="begin">
          <w:fldData xml:space="preserve">PEVuZE5vdGU+PENpdGU+PEF1dGhvcj5IdWFuZzwvQXV0aG9yPjxZZWFyPjIwMTg8L1llYXI+PFJl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</w:fldData>
        </w:fldChar>
      </w:r>
      <w:r w:rsidR="00604F54">
        <w:rPr>
          <w:rFonts w:ascii="Times New Roman" w:hAnsi="Times New Roman" w:cs="Times New Roman"/>
          <w:sz w:val="24"/>
          <w:szCs w:val="24"/>
        </w:rPr>
        <w:instrText xml:space="preserve"> ADDIN EN.CITE.DATA </w:instrText>
      </w:r>
      <w:r w:rsidR="00604F54">
        <w:rPr>
          <w:rFonts w:ascii="Times New Roman" w:hAnsi="Times New Roman" w:cs="Times New Roman"/>
          <w:sz w:val="24"/>
          <w:szCs w:val="24"/>
        </w:rPr>
      </w:r>
      <w:r w:rsidR="00604F54">
        <w:rPr>
          <w:rFonts w:ascii="Times New Roman" w:hAnsi="Times New Roman" w:cs="Times New Roman"/>
          <w:sz w:val="24"/>
          <w:szCs w:val="24"/>
        </w:rPr>
        <w:fldChar w:fldCharType="end"/>
      </w:r>
      <w:r w:rsidR="00671DCC">
        <w:rPr>
          <w:rFonts w:ascii="Times New Roman" w:hAnsi="Times New Roman" w:cs="Times New Roman"/>
          <w:sz w:val="24"/>
          <w:szCs w:val="24"/>
        </w:rPr>
      </w:r>
      <w:r w:rsidR="00671DCC">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 w:tooltip="Huang, 2018 #42" w:history="1">
        <w:r w:rsidR="00604F54">
          <w:rPr>
            <w:rFonts w:ascii="Times New Roman" w:hAnsi="Times New Roman" w:cs="Times New Roman"/>
            <w:noProof/>
            <w:sz w:val="24"/>
            <w:szCs w:val="24"/>
          </w:rPr>
          <w:t>2</w:t>
        </w:r>
      </w:hyperlink>
      <w:r w:rsidR="00671DCC">
        <w:rPr>
          <w:rFonts w:ascii="Times New Roman" w:hAnsi="Times New Roman" w:cs="Times New Roman"/>
          <w:noProof/>
          <w:sz w:val="24"/>
          <w:szCs w:val="24"/>
        </w:rPr>
        <w:t>]</w:t>
      </w:r>
      <w:r w:rsidR="00671DCC">
        <w:rPr>
          <w:rFonts w:ascii="Times New Roman" w:hAnsi="Times New Roman" w:cs="Times New Roman"/>
          <w:sz w:val="24"/>
          <w:szCs w:val="24"/>
        </w:rPr>
        <w:fldChar w:fldCharType="end"/>
      </w:r>
      <w:r w:rsidR="007B33F5">
        <w:rPr>
          <w:rFonts w:ascii="Times New Roman" w:hAnsi="Times New Roman" w:cs="Times New Roman"/>
          <w:sz w:val="24"/>
          <w:szCs w:val="24"/>
        </w:rPr>
        <w:t>.</w:t>
      </w:r>
    </w:p>
    <w:p w14:paraId="35CF9B81" w14:textId="27B728E0" w:rsidR="00CF1552" w:rsidRDefault="00205DC2" w:rsidP="00E0463D">
      <w:pPr>
        <w:widowControl w:val="0"/>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One hot research target in materials science is to determine the unknown relations among materials properties. ANN can predict the output by exploring arbitrary interactions </w:t>
      </w:r>
      <w:r w:rsidR="00CD3778">
        <w:rPr>
          <w:rFonts w:ascii="Times New Roman" w:hAnsi="Times New Roman" w:cs="Times New Roman" w:hint="eastAsia"/>
          <w:sz w:val="24"/>
          <w:szCs w:val="24"/>
        </w:rPr>
        <w:t>among</w:t>
      </w:r>
      <w:r>
        <w:rPr>
          <w:rFonts w:ascii="Times New Roman" w:hAnsi="Times New Roman" w:cs="Times New Roman"/>
          <w:sz w:val="24"/>
          <w:szCs w:val="24"/>
        </w:rPr>
        <w:t xml:space="preserve"> the variables and enabling quantitative expression and understanding of very complicated problems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&lt;EndNote&gt;&lt;Cite&gt;&lt;Author&gt;Bhadeshia&lt;/Author&gt;&lt;Year&gt;2009&lt;/Year&gt;&lt;RecNum&gt;56&lt;/RecNum&gt;&lt;DisplayText&gt;[3]&lt;/DisplayText&gt;&lt;record&gt;&lt;rec-number&gt;56&lt;/rec-number&gt;&lt;foreign-keys&gt;&lt;key app="EN" db-id="909v2wsdarxet0er2papedrtdfde0xxra5af" timestamp="1560339664"&gt;56&lt;/key&gt;&lt;/foreign-keys&gt;&lt;ref-type name="Journal Article"&gt;17&lt;/ref-type&gt;&lt;contributors&gt;&lt;authors&gt;&lt;author&gt;Bhadeshia, H. K. D. H.&lt;/author&gt;&lt;author&gt;Dimitriu, R. C.&lt;/author&gt;&lt;author&gt;Forsik, S.&lt;/author&gt;&lt;author&gt;Pak, J. H.&lt;/author&gt;&lt;author&gt;Ryu, J. H.&lt;/author&gt;&lt;/authors&gt;&lt;/contributors&gt;&lt;titles&gt;&lt;title&gt;Performance of neural networks in materials science&lt;/title&gt;&lt;secondary-title&gt;Materials Science and Technology&lt;/secondary-title&gt;&lt;/titles&gt;&lt;periodical&gt;&lt;full-title&gt;Materials Science and Technology&lt;/full-title&gt;&lt;/periodical&gt;&lt;pages&gt;504-510&lt;/pages&gt;&lt;volume&gt;25&lt;/volume&gt;&lt;number&gt;4&lt;/number&gt;&lt;dates&gt;&lt;year&gt;2009&lt;/year&gt;&lt;pub-dates&gt;&lt;date&gt;2009/04/01&lt;/date&gt;&lt;/pub-dates&gt;&lt;/dates&gt;&lt;publisher&gt;Taylor &amp;amp; Francis&lt;/publisher&gt;&lt;isbn&gt;0267-0836&lt;/isbn&gt;&lt;urls&gt;&lt;related-urls&gt;&lt;url&gt;https://doi.org/10.1179/174328408X311053&lt;/url&gt;&lt;/related-urls&gt;&lt;/urls&gt;&lt;electronic-resource-num&gt;10.1179/174328408X311053&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 w:tooltip="Bhadeshia, 2009 #56" w:history="1">
        <w:r w:rsidR="00604F54">
          <w:rPr>
            <w:rFonts w:ascii="Times New Roman" w:hAnsi="Times New Roman" w:cs="Times New Roman"/>
            <w:noProof/>
            <w:sz w:val="24"/>
            <w:szCs w:val="24"/>
          </w:rPr>
          <w:t>3</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Because of its parallel structure and fast learning capacity, it can be used for linear and non-linear data analys</w:t>
      </w:r>
      <w:r w:rsidR="00CD3778">
        <w:rPr>
          <w:rFonts w:ascii="Times New Roman" w:hAnsi="Times New Roman" w:cs="Times New Roman" w:hint="eastAsia"/>
          <w:sz w:val="24"/>
          <w:szCs w:val="24"/>
        </w:rPr>
        <w:t>e</w:t>
      </w:r>
      <w:r>
        <w:rPr>
          <w:rFonts w:ascii="Times New Roman" w:hAnsi="Times New Roman" w:cs="Times New Roman"/>
          <w:sz w:val="24"/>
          <w:szCs w:val="24"/>
        </w:rPr>
        <w:t>s in applications such as pattern recognition, prediction, system identification and control. The main benefit of neural network is its generalization ability, noise tolerance</w:t>
      </w:r>
      <w:r w:rsidR="00671DCC">
        <w:rPr>
          <w:rFonts w:ascii="Times New Roman" w:hAnsi="Times New Roman" w:cs="Times New Roman"/>
          <w:sz w:val="24"/>
          <w:szCs w:val="24"/>
        </w:rPr>
        <w:t>, fault tolerance</w:t>
      </w:r>
      <w:r>
        <w:rPr>
          <w:rFonts w:ascii="Times New Roman" w:hAnsi="Times New Roman" w:cs="Times New Roman"/>
          <w:sz w:val="24"/>
          <w:szCs w:val="24"/>
        </w:rPr>
        <w:t xml:space="preserve"> and prediction ability of unseen test data with savings in cost and time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&lt;EndNote&gt;&lt;Cite&gt;&lt;Author&gt;Vera&lt;/Author&gt;&lt;Year&gt;2014&lt;/Year&gt;&lt;RecNum&gt;54&lt;/RecNum&gt;&lt;DisplayText&gt;[4]&lt;/DisplayText&gt;&lt;record&gt;&lt;rec-number&gt;54&lt;/rec-number&gt;&lt;foreign-keys&gt;&lt;key app="EN" db-id="909v2wsdarxet0er2papedrtdfde0xxra5af" timestamp="1560339663"&gt;54&lt;/key&gt;&lt;/foreign-keys&gt;&lt;ref-type name="Book"&gt;6&lt;/ref-type&gt;&lt;contributors&gt;&lt;authors&gt;&lt;author&gt;Vera, Rosa&lt;/author&gt;&lt;author&gt;Ossandón, Sebastián&lt;/author&gt;&lt;/authors&gt;&lt;/contributors&gt;&lt;titles&gt;&lt;title&gt;On the Prediction of Atmospheric Corrosion of Metals and Alloys in Chile Using Artificial Neural Networks&lt;/title&gt;&lt;alt-title&gt;International journal of electrochemical science&lt;/alt-title&gt;&lt;/titles&gt;&lt;pages&gt;7131-7151&lt;/pages&gt;&lt;volume&gt;9&lt;/volume&gt;&lt;dates&gt;&lt;year&gt;2014&lt;/year&gt;&lt;/dates&gt;&lt;urls&gt;&lt;/urls&gt;&lt;/record&gt;&lt;/Cite&gt;&lt;/EndNote&gt;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 w:tooltip="Vera, 2014 #54" w:history="1">
        <w:r w:rsidR="00604F54">
          <w:rPr>
            <w:rFonts w:ascii="Times New Roman" w:hAnsi="Times New Roman" w:cs="Times New Roman"/>
            <w:noProof/>
            <w:sz w:val="24"/>
            <w:szCs w:val="24"/>
          </w:rPr>
          <w:t>4</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w:t>
      </w:r>
    </w:p>
    <w:p w14:paraId="788D759B" w14:textId="77777777" w:rsidR="00CF1552" w:rsidRDefault="00205DC2" w:rsidP="00E0463D">
      <w:pPr>
        <w:widowControl w:val="0"/>
        <w:spacing w:before="240" w:after="0" w:line="360" w:lineRule="auto"/>
        <w:jc w:val="both"/>
        <w:rPr>
          <w:rFonts w:ascii="Times New Roman" w:hAnsi="Times New Roman" w:cs="Times New Roman"/>
          <w:sz w:val="24"/>
          <w:szCs w:val="24"/>
        </w:rPr>
      </w:pPr>
      <w:bookmarkStart w:id="6" w:name="_Hlk534039465"/>
      <w:r>
        <w:rPr>
          <w:rFonts w:ascii="Times New Roman" w:hAnsi="Times New Roman" w:cs="Times New Roman"/>
          <w:sz w:val="24"/>
          <w:szCs w:val="24"/>
        </w:rPr>
        <w:t>This paper aims to give a hand to materials and computer researchers with a comprehensive view of ANN models implemented in various prediction applications in material science researches.  This review will highlight the significance of ANN in materials related areas and the facts that arouse continuous ANN implementation in future materials related problems.</w:t>
      </w:r>
      <w:bookmarkEnd w:id="6"/>
      <w:r>
        <w:rPr>
          <w:rFonts w:ascii="Times New Roman" w:hAnsi="Times New Roman" w:cs="Times New Roman"/>
          <w:sz w:val="24"/>
          <w:szCs w:val="24"/>
        </w:rPr>
        <w:t xml:space="preserve"> </w:t>
      </w:r>
    </w:p>
    <w:p w14:paraId="65E5C207" w14:textId="58BC7E21" w:rsidR="00CF1552" w:rsidRDefault="00205DC2" w:rsidP="00E0463D">
      <w:pPr>
        <w:widowControl w:val="0"/>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hint="eastAsia"/>
          <w:sz w:val="24"/>
          <w:szCs w:val="24"/>
        </w:rPr>
        <w:t xml:space="preserve">he rest of the contents are arranged as follows. </w:t>
      </w:r>
      <w:r w:rsidR="007B33F5">
        <w:rPr>
          <w:rFonts w:ascii="Times New Roman" w:hAnsi="Times New Roman" w:cs="Times New Roman"/>
          <w:sz w:val="24"/>
          <w:szCs w:val="24"/>
        </w:rPr>
        <w:t>The basic introduction to ANN is firstly described</w:t>
      </w:r>
      <w:r w:rsidR="007B33F5">
        <w:rPr>
          <w:rFonts w:ascii="Times New Roman" w:hAnsi="Times New Roman" w:cs="Times New Roman" w:hint="eastAsia"/>
          <w:sz w:val="24"/>
          <w:szCs w:val="24"/>
        </w:rPr>
        <w:t xml:space="preserve"> in Section 2</w:t>
      </w:r>
      <w:r>
        <w:rPr>
          <w:rFonts w:ascii="Times New Roman" w:hAnsi="Times New Roman" w:cs="Times New Roman"/>
          <w:sz w:val="24"/>
          <w:szCs w:val="24"/>
        </w:rPr>
        <w:t xml:space="preserve">. </w:t>
      </w:r>
      <w:bookmarkStart w:id="7" w:name="_Hlk534667856"/>
      <w:r>
        <w:rPr>
          <w:rFonts w:ascii="Times New Roman" w:hAnsi="Times New Roman" w:cs="Times New Roman" w:hint="eastAsia"/>
          <w:sz w:val="24"/>
          <w:szCs w:val="24"/>
        </w:rPr>
        <w:t>Section 3 gives the</w:t>
      </w:r>
      <w:r>
        <w:rPr>
          <w:rFonts w:ascii="Times New Roman" w:hAnsi="Times New Roman" w:cs="Times New Roman"/>
          <w:sz w:val="24"/>
          <w:szCs w:val="24"/>
        </w:rPr>
        <w:t xml:space="preserve"> significance of ANN in materials related researches</w:t>
      </w:r>
      <w:r w:rsidR="00B93B65">
        <w:rPr>
          <w:rFonts w:ascii="Times New Roman" w:hAnsi="Times New Roman" w:cs="Times New Roman"/>
          <w:sz w:val="24"/>
          <w:szCs w:val="24"/>
        </w:rPr>
        <w:t>,</w:t>
      </w:r>
      <w:r>
        <w:rPr>
          <w:rFonts w:ascii="Times New Roman" w:hAnsi="Times New Roman" w:cs="Times New Roman"/>
          <w:sz w:val="24"/>
          <w:szCs w:val="24"/>
        </w:rPr>
        <w:t xml:space="preserve"> </w:t>
      </w:r>
      <w:r w:rsidR="00B93B65">
        <w:rPr>
          <w:rFonts w:ascii="Times New Roman" w:hAnsi="Times New Roman" w:cs="Times New Roman"/>
          <w:sz w:val="24"/>
          <w:szCs w:val="24"/>
        </w:rPr>
        <w:t xml:space="preserve">ranging from simple MLP and BPNN models alone to more complicated ANN models along with other computing methods, </w:t>
      </w:r>
      <w:r>
        <w:rPr>
          <w:rFonts w:ascii="Times New Roman" w:hAnsi="Times New Roman" w:cs="Times New Roman"/>
          <w:sz w:val="24"/>
          <w:szCs w:val="24"/>
        </w:rPr>
        <w:t xml:space="preserve">and </w:t>
      </w:r>
      <w:r>
        <w:rPr>
          <w:rFonts w:ascii="Times New Roman" w:hAnsi="Times New Roman" w:cs="Times New Roman" w:hint="eastAsia"/>
          <w:sz w:val="24"/>
          <w:szCs w:val="24"/>
        </w:rPr>
        <w:t>analyzes their advantages and shortcomings.</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future trend </w:t>
      </w:r>
      <w:r>
        <w:rPr>
          <w:rFonts w:ascii="Times New Roman" w:hAnsi="Times New Roman" w:cs="Times New Roman" w:hint="eastAsia"/>
          <w:sz w:val="24"/>
          <w:szCs w:val="24"/>
        </w:rPr>
        <w:t xml:space="preserve">of ANN application </w:t>
      </w:r>
      <w:r>
        <w:rPr>
          <w:rFonts w:ascii="Times New Roman" w:hAnsi="Times New Roman" w:cs="Times New Roman"/>
          <w:sz w:val="24"/>
          <w:szCs w:val="24"/>
        </w:rPr>
        <w:t>in materials science</w:t>
      </w:r>
      <w:r>
        <w:rPr>
          <w:rFonts w:ascii="Times New Roman" w:hAnsi="Times New Roman" w:cs="Times New Roman" w:hint="eastAsia"/>
          <w:sz w:val="24"/>
          <w:szCs w:val="24"/>
        </w:rPr>
        <w:t xml:space="preserve"> is </w:t>
      </w:r>
      <w:r w:rsidR="00C83D3A">
        <w:rPr>
          <w:rFonts w:ascii="Times New Roman" w:hAnsi="Times New Roman" w:cs="Times New Roman"/>
          <w:sz w:val="24"/>
          <w:szCs w:val="24"/>
        </w:rPr>
        <w:t>pointed out</w:t>
      </w:r>
      <w:r>
        <w:rPr>
          <w:rFonts w:ascii="Times New Roman" w:hAnsi="Times New Roman" w:cs="Times New Roman" w:hint="eastAsia"/>
          <w:sz w:val="24"/>
          <w:szCs w:val="24"/>
        </w:rPr>
        <w:t xml:space="preserve"> in Section 4</w:t>
      </w:r>
      <w:r>
        <w:rPr>
          <w:rFonts w:ascii="Times New Roman" w:hAnsi="Times New Roman" w:cs="Times New Roman"/>
          <w:sz w:val="24"/>
          <w:szCs w:val="24"/>
        </w:rPr>
        <w:t>.</w:t>
      </w:r>
      <w:bookmarkEnd w:id="7"/>
    </w:p>
    <w:p w14:paraId="3A517729" w14:textId="77777777" w:rsidR="00CF1552" w:rsidRDefault="00205DC2" w:rsidP="00E0463D">
      <w:pPr>
        <w:pStyle w:val="1"/>
        <w:widowControl w:val="0"/>
        <w:spacing w:after="240"/>
        <w:rPr>
          <w:rFonts w:cs="Times New Roman"/>
          <w:szCs w:val="28"/>
        </w:rPr>
      </w:pPr>
      <w:r>
        <w:rPr>
          <w:rFonts w:cs="Times New Roman"/>
          <w:szCs w:val="28"/>
        </w:rPr>
        <w:t>Introduction to Artificial Neural Network</w:t>
      </w:r>
    </w:p>
    <w:p w14:paraId="625539F5" w14:textId="77777777" w:rsidR="00CF1552" w:rsidRDefault="00205DC2" w:rsidP="00E0463D">
      <w:pPr>
        <w:pStyle w:val="2"/>
        <w:widowControl w:val="0"/>
        <w:rPr>
          <w:sz w:val="22"/>
          <w:szCs w:val="22"/>
        </w:rPr>
      </w:pPr>
      <w:r>
        <w:rPr>
          <w:sz w:val="24"/>
          <w:szCs w:val="24"/>
        </w:rPr>
        <w:t>T</w:t>
      </w:r>
      <w:r>
        <w:rPr>
          <w:rFonts w:hint="eastAsia"/>
          <w:sz w:val="24"/>
          <w:szCs w:val="24"/>
        </w:rPr>
        <w:t xml:space="preserve">he </w:t>
      </w:r>
      <w:r w:rsidR="0033221E">
        <w:rPr>
          <w:rFonts w:hint="eastAsia"/>
          <w:sz w:val="24"/>
          <w:szCs w:val="24"/>
        </w:rPr>
        <w:t>P</w:t>
      </w:r>
      <w:r>
        <w:rPr>
          <w:sz w:val="24"/>
          <w:szCs w:val="24"/>
        </w:rPr>
        <w:t>rincipal</w:t>
      </w:r>
      <w:r w:rsidR="0033221E">
        <w:rPr>
          <w:rFonts w:hint="eastAsia"/>
          <w:sz w:val="24"/>
          <w:szCs w:val="24"/>
        </w:rPr>
        <w:t xml:space="preserve"> I</w:t>
      </w:r>
      <w:r>
        <w:rPr>
          <w:rFonts w:hint="eastAsia"/>
          <w:sz w:val="24"/>
          <w:szCs w:val="24"/>
        </w:rPr>
        <w:t xml:space="preserve">dea </w:t>
      </w:r>
      <w:r>
        <w:rPr>
          <w:sz w:val="24"/>
          <w:szCs w:val="24"/>
        </w:rPr>
        <w:t>of Neural Network</w:t>
      </w:r>
    </w:p>
    <w:p w14:paraId="7A9D5294" w14:textId="26293821" w:rsidR="00CF1552" w:rsidRDefault="002A0880"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ANN</w:t>
      </w:r>
      <w:r w:rsidR="00205DC2">
        <w:rPr>
          <w:rFonts w:ascii="Times New Roman" w:hAnsi="Times New Roman" w:cs="Times New Roman"/>
          <w:sz w:val="24"/>
          <w:szCs w:val="24"/>
        </w:rPr>
        <w:t xml:space="preserve"> is one kind of network model established in mathematical way that is </w:t>
      </w:r>
      <w:r w:rsidR="00715BB8">
        <w:rPr>
          <w:rFonts w:ascii="Times New Roman" w:hAnsi="Times New Roman" w:cs="Times New Roman"/>
          <w:sz w:val="24"/>
          <w:szCs w:val="24"/>
        </w:rPr>
        <w:t>based upon</w:t>
      </w:r>
      <w:r w:rsidR="00205DC2">
        <w:rPr>
          <w:rFonts w:ascii="Times New Roman" w:hAnsi="Times New Roman" w:cs="Times New Roman"/>
          <w:sz w:val="24"/>
          <w:szCs w:val="24"/>
        </w:rPr>
        <w:t xml:space="preserve"> the working principle of biological neurons connected to each other in biological neural network. In ANN, a neuron is an element that receives multiple inputs and generates a single output and </w:t>
      </w:r>
      <w:r w:rsidR="00205DC2" w:rsidRPr="00EF33B3">
        <w:rPr>
          <w:rFonts w:ascii="Times New Roman" w:hAnsi="Times New Roman" w:cs="Times New Roman"/>
          <w:sz w:val="24"/>
          <w:szCs w:val="24"/>
        </w:rPr>
        <w:t>is characterized by its weight</w:t>
      </w:r>
      <w:r w:rsidR="000951AF">
        <w:rPr>
          <w:rFonts w:ascii="Times New Roman" w:hAnsi="Times New Roman" w:cs="Times New Roman"/>
          <w:sz w:val="24"/>
          <w:szCs w:val="24"/>
        </w:rPr>
        <w:t>s</w:t>
      </w:r>
      <w:r w:rsidR="00205DC2" w:rsidRPr="00EF33B3">
        <w:rPr>
          <w:rFonts w:ascii="Times New Roman" w:hAnsi="Times New Roman" w:cs="Times New Roman"/>
          <w:sz w:val="24"/>
          <w:szCs w:val="24"/>
        </w:rPr>
        <w:t>, bias and activation function</w:t>
      </w:r>
      <w:r w:rsidR="0002666E">
        <w:rPr>
          <w:rFonts w:ascii="Times New Roman" w:hAnsi="Times New Roman" w:cs="Times New Roman"/>
          <w:sz w:val="24"/>
          <w:szCs w:val="24"/>
        </w:rPr>
        <w:t>s</w:t>
      </w:r>
      <w:r w:rsidR="00205DC2" w:rsidRPr="00EF33B3">
        <w:rPr>
          <w:rFonts w:ascii="Times New Roman" w:hAnsi="Times New Roman" w:cs="Times New Roman"/>
          <w:sz w:val="24"/>
          <w:szCs w:val="24"/>
        </w:rPr>
        <w:t>. Those neurons are firstly grouped into layers and then those layers are connected to each other, thus forming a network model.</w:t>
      </w:r>
      <w:r w:rsidR="00205DC2" w:rsidRPr="00700ED9">
        <w:rPr>
          <w:rFonts w:ascii="Times New Roman" w:hAnsi="Times New Roman" w:cs="Times New Roman"/>
          <w:sz w:val="24"/>
          <w:szCs w:val="24"/>
        </w:rPr>
        <w:t xml:space="preserve"> The information from the input layer is moved as the input to the hidden layer that will do </w:t>
      </w:r>
      <w:r w:rsidR="000951AF">
        <w:rPr>
          <w:rFonts w:ascii="Times New Roman" w:hAnsi="Times New Roman" w:cs="Times New Roman"/>
          <w:sz w:val="24"/>
          <w:szCs w:val="24"/>
        </w:rPr>
        <w:t xml:space="preserve">linear/non-linear </w:t>
      </w:r>
      <w:r w:rsidR="00205DC2" w:rsidRPr="00700ED9">
        <w:rPr>
          <w:rFonts w:ascii="Times New Roman" w:hAnsi="Times New Roman" w:cs="Times New Roman"/>
          <w:sz w:val="24"/>
          <w:szCs w:val="24"/>
        </w:rPr>
        <w:t xml:space="preserve">processing to produce the final output to output layer. </w:t>
      </w:r>
      <w:r w:rsidR="00205DC2" w:rsidRPr="00EF33B3">
        <w:rPr>
          <w:rFonts w:ascii="Times New Roman" w:hAnsi="Times New Roman" w:cs="Times New Roman"/>
          <w:sz w:val="24"/>
          <w:szCs w:val="24"/>
        </w:rPr>
        <w:t xml:space="preserve">That kind of movement from the input layer to the output layer is known as feed forward propagation. When there is error between the actual output and the expected output at the output layer, the weights and biases of neurons will be updated to reduce </w:t>
      </w:r>
      <w:r w:rsidR="00205DC2" w:rsidRPr="00EF33B3">
        <w:rPr>
          <w:rFonts w:ascii="Times New Roman" w:hAnsi="Times New Roman" w:cs="Times New Roman"/>
          <w:sz w:val="24"/>
          <w:szCs w:val="24"/>
        </w:rPr>
        <w:lastRenderedPageBreak/>
        <w:t>the error in backpropagation process.</w:t>
      </w:r>
      <w:r w:rsidR="00205DC2">
        <w:rPr>
          <w:rFonts w:ascii="Times New Roman" w:hAnsi="Times New Roman" w:cs="Times New Roman"/>
          <w:sz w:val="24"/>
          <w:szCs w:val="24"/>
        </w:rPr>
        <w:t xml:space="preserve"> </w:t>
      </w:r>
      <w:r w:rsidR="00205DC2">
        <w:rPr>
          <w:rFonts w:ascii="Times New Roman" w:hAnsi="Times New Roman" w:cs="Times New Roman" w:hint="eastAsia"/>
          <w:sz w:val="24"/>
          <w:szCs w:val="24"/>
        </w:rPr>
        <w:t>L</w:t>
      </w:r>
      <w:r w:rsidR="00205DC2">
        <w:rPr>
          <w:rFonts w:ascii="Times New Roman" w:hAnsi="Times New Roman" w:cs="Times New Roman"/>
          <w:sz w:val="24"/>
          <w:szCs w:val="24"/>
        </w:rPr>
        <w:t>earning process</w:t>
      </w:r>
      <w:r w:rsidR="00D52875">
        <w:rPr>
          <w:rFonts w:ascii="Times New Roman" w:hAnsi="Times New Roman" w:cs="Times New Roman"/>
          <w:sz w:val="24"/>
          <w:szCs w:val="24"/>
        </w:rPr>
        <w:t>, called as training,</w:t>
      </w:r>
      <w:r w:rsidR="00205DC2">
        <w:rPr>
          <w:rFonts w:ascii="Times New Roman" w:hAnsi="Times New Roman" w:cs="Times New Roman"/>
          <w:sz w:val="24"/>
          <w:szCs w:val="24"/>
        </w:rPr>
        <w:t xml:space="preserve"> can learn from previous data and iteratively adjust the weight values to reduce error between actual output and desired output. </w:t>
      </w:r>
      <w:r w:rsidR="00205DC2" w:rsidRPr="00FE5335">
        <w:rPr>
          <w:rFonts w:ascii="Times New Roman" w:hAnsi="Times New Roman" w:cs="Times New Roman"/>
          <w:sz w:val="24"/>
          <w:szCs w:val="24"/>
        </w:rPr>
        <w:t xml:space="preserve">When the </w:t>
      </w:r>
      <w:r w:rsidR="00066BCE">
        <w:rPr>
          <w:rFonts w:ascii="Times New Roman" w:hAnsi="Times New Roman" w:cs="Times New Roman"/>
          <w:sz w:val="24"/>
          <w:szCs w:val="24"/>
        </w:rPr>
        <w:t>actual</w:t>
      </w:r>
      <w:r w:rsidR="00205DC2" w:rsidRPr="00FE5335">
        <w:rPr>
          <w:rFonts w:ascii="Times New Roman" w:hAnsi="Times New Roman" w:cs="Times New Roman"/>
          <w:sz w:val="24"/>
          <w:szCs w:val="24"/>
        </w:rPr>
        <w:t xml:space="preserve"> output is achieved at a satisfactory level, training is stopped and the weighted links between processing units are saved. The final weights and biases after training are used as analytical tools for prediction of unseen input data.</w:t>
      </w:r>
      <w:r w:rsidR="00205DC2">
        <w:rPr>
          <w:rFonts w:ascii="Times New Roman" w:hAnsi="Times New Roman" w:cs="Times New Roman"/>
          <w:sz w:val="24"/>
          <w:szCs w:val="24"/>
        </w:rPr>
        <w:t xml:space="preserve"> Details of the neural network method itself can be found in </w:t>
      </w:r>
      <w:r w:rsidR="00205DC2">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&lt;EndNote&gt;&lt;Cite&gt;&lt;Author&gt;Graupe&lt;/Author&gt;&lt;Year&gt;2013&lt;/Year&gt;&lt;RecNum&gt;74&lt;/RecNum&gt;&lt;DisplayText&gt;[5]&lt;/DisplayText&gt;&lt;record&gt;&lt;rec-number&gt;74&lt;/rec-number&gt;&lt;foreign-keys&gt;&lt;key app="EN" db-id="909v2wsdarxet0er2papedrtdfde0xxra5af" timestamp="1560339679"&gt;74&lt;/key&gt;&lt;/foreign-keys&gt;&lt;ref-type name="Book"&gt;6&lt;/ref-type&gt;&lt;contributors&gt;&lt;authors&gt;&lt;author&gt;Graupe, Daniel&lt;/author&gt;&lt;/authors&gt;&lt;/contributors&gt;&lt;titles&gt;&lt;title&gt;Principles of Artificial Neural Networks&lt;/title&gt;&lt;secondary-title&gt;Advanced Series in Circuits and Systems&lt;/secondary-title&gt;&lt;/titles&gt;&lt;pages&gt;384&lt;/pages&gt;&lt;volume&gt;Volume 7&lt;/volume&gt;&lt;number&gt;Volume 7&lt;/number&gt;&lt;dates&gt;&lt;year&gt;2013&lt;/year&gt;&lt;/dates&gt;&lt;publisher&gt;WORLD SCIENTIFIC&lt;/publisher&gt;&lt;isbn&gt;978-981-4522-73-1&lt;/isbn&gt;&lt;work-type&gt;doi:10.1142/8868&lt;/work-type&gt;&lt;urls&gt;&lt;related-urls&gt;&lt;url&gt;https://doi.org/10.1142/8868&lt;/url&gt;&lt;/related-urls&gt;&lt;/urls&gt;&lt;electronic-resource-num&gt;doi:10.1142/8868&lt;/electronic-resource-num&gt;&lt;access-date&gt;2018/12/31&lt;/access-date&gt;&lt;/record&gt;&lt;/Cite&gt;&lt;/EndNote&gt;</w:instrText>
      </w:r>
      <w:r w:rsidR="00205DC2">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5" w:tooltip="Graupe, 2013 #74" w:history="1">
        <w:r w:rsidR="00604F54">
          <w:rPr>
            <w:rFonts w:ascii="Times New Roman" w:hAnsi="Times New Roman" w:cs="Times New Roman"/>
            <w:noProof/>
            <w:sz w:val="24"/>
            <w:szCs w:val="24"/>
          </w:rPr>
          <w:t>5</w:t>
        </w:r>
      </w:hyperlink>
      <w:r w:rsidR="00671DCC">
        <w:rPr>
          <w:rFonts w:ascii="Times New Roman" w:hAnsi="Times New Roman" w:cs="Times New Roman"/>
          <w:noProof/>
          <w:sz w:val="24"/>
          <w:szCs w:val="24"/>
        </w:rPr>
        <w:t>]</w:t>
      </w:r>
      <w:r w:rsidR="00205DC2">
        <w:rPr>
          <w:rFonts w:ascii="Times New Roman" w:hAnsi="Times New Roman" w:cs="Times New Roman"/>
          <w:sz w:val="24"/>
          <w:szCs w:val="24"/>
        </w:rPr>
        <w:fldChar w:fldCharType="end"/>
      </w:r>
      <w:r w:rsidR="00205DC2">
        <w:rPr>
          <w:rFonts w:ascii="Times New Roman" w:hAnsi="Times New Roman" w:cs="Times New Roman"/>
          <w:sz w:val="24"/>
          <w:szCs w:val="24"/>
        </w:rPr>
        <w:t xml:space="preserve"> </w:t>
      </w:r>
      <w:r w:rsidR="00205DC2">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&lt;EndNote&gt;&lt;Cite&gt;&lt;Author&gt;Rojas&lt;/Author&gt;&lt;Year&gt;1996&lt;/Year&gt;&lt;RecNum&gt;50&lt;/RecNum&gt;&lt;DisplayText&gt;[6]&lt;/DisplayText&gt;&lt;record&gt;&lt;rec-number&gt;50&lt;/rec-number&gt;&lt;foreign-keys&gt;&lt;key app="EN" db-id="909v2wsdarxet0er2papedrtdfde0xxra5af" timestamp="1560339661"&gt;50&lt;/key&gt;&lt;/foreign-keys&gt;&lt;ref-type name="Book"&gt;6&lt;/ref-type&gt;&lt;contributors&gt;&lt;authors&gt;&lt;author&gt;Raul Rojas&lt;/author&gt;&lt;/authors&gt;&lt;/contributors&gt;&lt;titles&gt;&lt;title&gt;Neural networks: a systematic introduction&lt;/title&gt;&lt;/titles&gt;&lt;pages&gt;502&lt;/pages&gt;&lt;dates&gt;&lt;year&gt;1996&lt;/year&gt;&lt;/dates&gt;&lt;publisher&gt;Springer-Verlag&lt;/publisher&gt;&lt;isbn&gt;3-540-60505-3&lt;/isbn&gt;&lt;urls&gt;&lt;/urls&gt;&lt;/record&gt;&lt;/Cite&gt;&lt;/EndNote&gt;</w:instrText>
      </w:r>
      <w:r w:rsidR="00205DC2">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6" w:tooltip="Rojas, 1996 #50" w:history="1">
        <w:r w:rsidR="00604F54">
          <w:rPr>
            <w:rFonts w:ascii="Times New Roman" w:hAnsi="Times New Roman" w:cs="Times New Roman"/>
            <w:noProof/>
            <w:sz w:val="24"/>
            <w:szCs w:val="24"/>
          </w:rPr>
          <w:t>6</w:t>
        </w:r>
      </w:hyperlink>
      <w:r w:rsidR="00671DCC">
        <w:rPr>
          <w:rFonts w:ascii="Times New Roman" w:hAnsi="Times New Roman" w:cs="Times New Roman"/>
          <w:noProof/>
          <w:sz w:val="24"/>
          <w:szCs w:val="24"/>
        </w:rPr>
        <w:t>]</w:t>
      </w:r>
      <w:r w:rsidR="00205DC2">
        <w:rPr>
          <w:rFonts w:ascii="Times New Roman" w:hAnsi="Times New Roman" w:cs="Times New Roman"/>
          <w:sz w:val="24"/>
          <w:szCs w:val="24"/>
        </w:rPr>
        <w:fldChar w:fldCharType="end"/>
      </w:r>
      <w:r w:rsidR="00205DC2">
        <w:rPr>
          <w:rFonts w:ascii="Times New Roman" w:hAnsi="Times New Roman" w:cs="Times New Roman"/>
          <w:sz w:val="24"/>
          <w:szCs w:val="24"/>
        </w:rPr>
        <w:t xml:space="preserve"> </w:t>
      </w:r>
      <w:r w:rsidR="00205DC2">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&lt;EndNote&gt;&lt;Cite&gt;&lt;Author&gt;Demuth&lt;/Author&gt;&lt;Year&gt;2014&lt;/Year&gt;&lt;RecNum&gt;45&lt;/RecNum&gt;&lt;DisplayText&gt;[7]&lt;/DisplayText&gt;&lt;record&gt;&lt;rec-number&gt;45&lt;/rec-number&gt;&lt;foreign-keys&gt;&lt;key app="EN" db-id="909v2wsdarxet0er2papedrtdfde0xxra5af" timestamp="1560339658"&gt;45&lt;/key&gt;&lt;/foreign-keys&gt;&lt;ref-type name="Book"&gt;6&lt;/ref-type&gt;&lt;contributors&gt;&lt;authors&gt;&lt;author&gt;Howard B. Demuth&lt;/author&gt;&lt;author&gt;Mark H. Beale&lt;/author&gt;&lt;author&gt;Orlando De Jess&lt;/author&gt;&lt;author&gt;Martin T. Hagan&lt;/author&gt;&lt;/authors&gt;&lt;/contributors&gt;&lt;titles&gt;&lt;title&gt;Neural Network Design&lt;/title&gt;&lt;/titles&gt;&lt;pages&gt;800&lt;/pages&gt;&lt;dates&gt;&lt;year&gt;2014&lt;/year&gt;&lt;/dates&gt;&lt;publisher&gt;Martin Hagan&lt;/publisher&gt;&lt;isbn&gt;0971732116, 9780971732117&lt;/isbn&gt;&lt;urls&gt;&lt;/urls&gt;&lt;/record&gt;&lt;/Cite&gt;&lt;/EndNote&gt;</w:instrText>
      </w:r>
      <w:r w:rsidR="00205DC2">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7" w:tooltip="Demuth, 2014 #45" w:history="1">
        <w:r w:rsidR="00604F54">
          <w:rPr>
            <w:rFonts w:ascii="Times New Roman" w:hAnsi="Times New Roman" w:cs="Times New Roman"/>
            <w:noProof/>
            <w:sz w:val="24"/>
            <w:szCs w:val="24"/>
          </w:rPr>
          <w:t>7</w:t>
        </w:r>
      </w:hyperlink>
      <w:r w:rsidR="00671DCC">
        <w:rPr>
          <w:rFonts w:ascii="Times New Roman" w:hAnsi="Times New Roman" w:cs="Times New Roman"/>
          <w:noProof/>
          <w:sz w:val="24"/>
          <w:szCs w:val="24"/>
        </w:rPr>
        <w:t>]</w:t>
      </w:r>
      <w:r w:rsidR="00205DC2">
        <w:rPr>
          <w:rFonts w:ascii="Times New Roman" w:hAnsi="Times New Roman" w:cs="Times New Roman"/>
          <w:sz w:val="24"/>
          <w:szCs w:val="24"/>
        </w:rPr>
        <w:fldChar w:fldCharType="end"/>
      </w:r>
      <w:r w:rsidR="00205DC2">
        <w:rPr>
          <w:rFonts w:ascii="Times New Roman" w:hAnsi="Times New Roman" w:cs="Times New Roman"/>
          <w:sz w:val="24"/>
          <w:szCs w:val="24"/>
        </w:rPr>
        <w:t xml:space="preserve"> </w:t>
      </w:r>
      <w:r w:rsidR="00205DC2">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&lt;EndNote&gt;&lt;Cite&gt;&lt;Author&gt;Fausett&lt;/Author&gt;&lt;Year&gt;1994&lt;/Year&gt;&lt;RecNum&gt;32&lt;/RecNum&gt;&lt;DisplayText&gt;[8]&lt;/DisplayText&gt;&lt;record&gt;&lt;rec-number&gt;32&lt;/rec-number&gt;&lt;foreign-keys&gt;&lt;key app="EN" db-id="909v2wsdarxet0er2papedrtdfde0xxra5af" timestamp="1560339647"&gt;32&lt;/key&gt;&lt;/foreign-keys&gt;&lt;ref-type name="Book"&gt;6&lt;/ref-type&gt;&lt;contributors&gt;&lt;authors&gt;&lt;author&gt;Fausett, Laurene V&lt;/author&gt;&lt;/authors&gt;&lt;/contributors&gt;&lt;titles&gt;&lt;title&gt;Fundamentals of neural networks: architectures, algorithms, and applications&lt;/title&gt;&lt;/titles&gt;&lt;volume&gt;3&lt;/volume&gt;&lt;dates&gt;&lt;year&gt;1994&lt;/year&gt;&lt;/dates&gt;&lt;publisher&gt;Prentice-Hall Englewood Cliffs&lt;/publisher&gt;&lt;urls&gt;&lt;/urls&gt;&lt;/record&gt;&lt;/Cite&gt;&lt;/EndNote&gt;</w:instrText>
      </w:r>
      <w:r w:rsidR="00205DC2">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8" w:tooltip="Fausett, 1994 #32" w:history="1">
        <w:r w:rsidR="00604F54">
          <w:rPr>
            <w:rFonts w:ascii="Times New Roman" w:hAnsi="Times New Roman" w:cs="Times New Roman"/>
            <w:noProof/>
            <w:sz w:val="24"/>
            <w:szCs w:val="24"/>
          </w:rPr>
          <w:t>8</w:t>
        </w:r>
      </w:hyperlink>
      <w:r w:rsidR="00671DCC">
        <w:rPr>
          <w:rFonts w:ascii="Times New Roman" w:hAnsi="Times New Roman" w:cs="Times New Roman"/>
          <w:noProof/>
          <w:sz w:val="24"/>
          <w:szCs w:val="24"/>
        </w:rPr>
        <w:t>]</w:t>
      </w:r>
      <w:r w:rsidR="00205DC2">
        <w:rPr>
          <w:rFonts w:ascii="Times New Roman" w:hAnsi="Times New Roman" w:cs="Times New Roman"/>
          <w:sz w:val="24"/>
          <w:szCs w:val="24"/>
        </w:rPr>
        <w:fldChar w:fldCharType="end"/>
      </w:r>
      <w:r w:rsidR="00205DC2">
        <w:rPr>
          <w:rFonts w:ascii="Times New Roman" w:hAnsi="Times New Roman" w:cs="Times New Roman"/>
          <w:sz w:val="24"/>
          <w:szCs w:val="24"/>
        </w:rPr>
        <w:t>.</w:t>
      </w:r>
    </w:p>
    <w:p w14:paraId="0075EB29" w14:textId="77777777" w:rsidR="00CF1552" w:rsidRDefault="00205DC2" w:rsidP="00E0463D">
      <w:pPr>
        <w:pStyle w:val="2"/>
        <w:widowControl w:val="0"/>
        <w:rPr>
          <w:sz w:val="24"/>
          <w:szCs w:val="24"/>
        </w:rPr>
      </w:pPr>
      <w:r>
        <w:rPr>
          <w:sz w:val="24"/>
          <w:szCs w:val="24"/>
        </w:rPr>
        <w:t xml:space="preserve">The </w:t>
      </w:r>
      <w:r w:rsidR="0033221E">
        <w:rPr>
          <w:rFonts w:hint="eastAsia"/>
          <w:sz w:val="24"/>
          <w:szCs w:val="24"/>
        </w:rPr>
        <w:t>S</w:t>
      </w:r>
      <w:r>
        <w:rPr>
          <w:sz w:val="24"/>
          <w:szCs w:val="24"/>
        </w:rPr>
        <w:t xml:space="preserve">implest ANN </w:t>
      </w:r>
    </w:p>
    <w:p w14:paraId="46CB2CE1" w14:textId="762110E5"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Single layer neural network, </w:t>
      </w:r>
      <w:r w:rsidR="00CB5C4A">
        <w:rPr>
          <w:rFonts w:ascii="Times New Roman" w:hAnsi="Times New Roman" w:cs="Times New Roman"/>
          <w:sz w:val="24"/>
          <w:szCs w:val="24"/>
        </w:rPr>
        <w:t xml:space="preserve">generally </w:t>
      </w:r>
      <w:r>
        <w:rPr>
          <w:rFonts w:ascii="Times New Roman" w:hAnsi="Times New Roman" w:cs="Times New Roman"/>
          <w:sz w:val="24"/>
          <w:szCs w:val="24"/>
        </w:rPr>
        <w:t>known as perceptron, is the first and simplest neural network model</w:t>
      </w:r>
      <w:r w:rsidR="001D5C79">
        <w:rPr>
          <w:rFonts w:ascii="Times New Roman" w:hAnsi="Times New Roman" w:cs="Times New Roman"/>
          <w:sz w:val="24"/>
          <w:szCs w:val="24"/>
        </w:rPr>
        <w:t xml:space="preserve"> </w:t>
      </w:r>
      <w:r w:rsidR="001D5C79">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&lt;EndNote&gt;&lt;Cite&gt;&lt;Author&gt;Graupe&lt;/Author&gt;&lt;Year&gt;2013&lt;/Year&gt;&lt;RecNum&gt;74&lt;/RecNum&gt;&lt;DisplayText&gt;[5]&lt;/DisplayText&gt;&lt;record&gt;&lt;rec-number&gt;74&lt;/rec-number&gt;&lt;foreign-keys&gt;&lt;key app="EN" db-id="909v2wsdarxet0er2papedrtdfde0xxra5af" timestamp="1560339679"&gt;74&lt;/key&gt;&lt;/foreign-keys&gt;&lt;ref-type name="Book"&gt;6&lt;/ref-type&gt;&lt;contributors&gt;&lt;authors&gt;&lt;author&gt;Graupe, Daniel&lt;/author&gt;&lt;/authors&gt;&lt;/contributors&gt;&lt;titles&gt;&lt;title&gt;Principles of Artificial Neural Networks&lt;/title&gt;&lt;secondary-title&gt;Advanced Series in Circuits and Systems&lt;/secondary-title&gt;&lt;/titles&gt;&lt;pages&gt;384&lt;/pages&gt;&lt;volume&gt;Volume 7&lt;/volume&gt;&lt;number&gt;Volume 7&lt;/number&gt;&lt;dates&gt;&lt;year&gt;2013&lt;/year&gt;&lt;/dates&gt;&lt;publisher&gt;WORLD SCIENTIFIC&lt;/publisher&gt;&lt;isbn&gt;978-981-4522-73-1&lt;/isbn&gt;&lt;work-type&gt;doi:10.1142/8868&lt;/work-type&gt;&lt;urls&gt;&lt;related-urls&gt;&lt;url&gt;https://doi.org/10.1142/8868&lt;/url&gt;&lt;/related-urls&gt;&lt;/urls&gt;&lt;electronic-resource-num&gt;doi:10.1142/8868&lt;/electronic-resource-num&gt;&lt;access-date&gt;2018/12/31&lt;/access-date&gt;&lt;/record&gt;&lt;/Cite&gt;&lt;/EndNote&gt;</w:instrText>
      </w:r>
      <w:r w:rsidR="001D5C79">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5" w:tooltip="Graupe, 2013 #74" w:history="1">
        <w:r w:rsidR="00604F54">
          <w:rPr>
            <w:rFonts w:ascii="Times New Roman" w:hAnsi="Times New Roman" w:cs="Times New Roman"/>
            <w:noProof/>
            <w:sz w:val="24"/>
            <w:szCs w:val="24"/>
          </w:rPr>
          <w:t>5</w:t>
        </w:r>
      </w:hyperlink>
      <w:r w:rsidR="00671DCC">
        <w:rPr>
          <w:rFonts w:ascii="Times New Roman" w:hAnsi="Times New Roman" w:cs="Times New Roman"/>
          <w:noProof/>
          <w:sz w:val="24"/>
          <w:szCs w:val="24"/>
        </w:rPr>
        <w:t>]</w:t>
      </w:r>
      <w:r w:rsidR="001D5C79">
        <w:rPr>
          <w:rFonts w:ascii="Times New Roman" w:hAnsi="Times New Roman" w:cs="Times New Roman"/>
          <w:sz w:val="24"/>
          <w:szCs w:val="24"/>
        </w:rPr>
        <w:fldChar w:fldCharType="end"/>
      </w:r>
      <w:r>
        <w:rPr>
          <w:rFonts w:ascii="Times New Roman" w:hAnsi="Times New Roman" w:cs="Times New Roman"/>
          <w:sz w:val="24"/>
          <w:szCs w:val="24"/>
        </w:rPr>
        <w:t xml:space="preserve">. It consists of </w:t>
      </w:r>
      <w:r w:rsidR="00F97BCC">
        <w:rPr>
          <w:rFonts w:ascii="Times New Roman" w:hAnsi="Times New Roman" w:cs="Times New Roman"/>
          <w:sz w:val="24"/>
          <w:szCs w:val="24"/>
        </w:rPr>
        <w:t xml:space="preserve">only one layer which is composed of </w:t>
      </w:r>
      <w:r>
        <w:rPr>
          <w:rFonts w:ascii="Times New Roman" w:hAnsi="Times New Roman" w:cs="Times New Roman"/>
          <w:sz w:val="24"/>
          <w:szCs w:val="24"/>
        </w:rPr>
        <w:t xml:space="preserve">neurons. </w:t>
      </w:r>
      <w:bookmarkStart w:id="8" w:name="_Hlk3226792"/>
      <w:r>
        <w:rPr>
          <w:rFonts w:ascii="Times New Roman" w:hAnsi="Times New Roman" w:cs="Times New Roman"/>
          <w:sz w:val="24"/>
          <w:szCs w:val="24"/>
        </w:rPr>
        <w:t xml:space="preserve">Fig 1 </w:t>
      </w:r>
      <w:bookmarkEnd w:id="8"/>
      <w:r>
        <w:rPr>
          <w:rFonts w:ascii="Times New Roman" w:hAnsi="Times New Roman" w:cs="Times New Roman"/>
          <w:sz w:val="24"/>
          <w:szCs w:val="24"/>
        </w:rPr>
        <w:t xml:space="preserve">demonstrates a single layer </w:t>
      </w:r>
      <w:r w:rsidR="00C57B9C">
        <w:rPr>
          <w:rFonts w:ascii="Times New Roman" w:hAnsi="Times New Roman" w:cs="Times New Roman"/>
          <w:sz w:val="24"/>
          <w:szCs w:val="24"/>
        </w:rPr>
        <w:t xml:space="preserve">perceptron </w:t>
      </w:r>
      <w:r>
        <w:rPr>
          <w:rFonts w:ascii="Times New Roman" w:hAnsi="Times New Roman" w:cs="Times New Roman"/>
          <w:sz w:val="24"/>
          <w:szCs w:val="24"/>
        </w:rPr>
        <w:t>neural network</w:t>
      </w:r>
      <w:r w:rsidR="00C83D3A">
        <w:rPr>
          <w:rFonts w:ascii="Times New Roman" w:hAnsi="Times New Roman" w:cs="Times New Roman"/>
          <w:sz w:val="24"/>
          <w:szCs w:val="24"/>
        </w:rPr>
        <w:t>,</w:t>
      </w:r>
      <w:r>
        <w:rPr>
          <w:rFonts w:ascii="Times New Roman" w:hAnsi="Times New Roman" w:cs="Times New Roman"/>
          <w:sz w:val="24"/>
          <w:szCs w:val="24"/>
        </w:rPr>
        <w:t xml:space="preserve"> in which </w:t>
      </w:r>
      <w:r w:rsidR="00F97BCC">
        <w:rPr>
          <w:rFonts w:ascii="Times New Roman" w:hAnsi="Times New Roman" w:cs="Times New Roman"/>
          <w:sz w:val="24"/>
          <w:szCs w:val="24"/>
        </w:rPr>
        <w:t xml:space="preserve">m and n represent </w:t>
      </w:r>
      <w:r>
        <w:rPr>
          <w:rFonts w:ascii="Times New Roman" w:hAnsi="Times New Roman" w:cs="Times New Roman"/>
          <w:sz w:val="24"/>
          <w:szCs w:val="24"/>
        </w:rPr>
        <w:t>the number of input</w:t>
      </w:r>
      <w:r w:rsidR="0031793E">
        <w:rPr>
          <w:rFonts w:ascii="Times New Roman" w:hAnsi="Times New Roman" w:cs="Times New Roman"/>
          <w:sz w:val="24"/>
          <w:szCs w:val="24"/>
        </w:rPr>
        <w:t>s</w:t>
      </w:r>
      <w:r w:rsidR="00F97BCC">
        <w:rPr>
          <w:rFonts w:ascii="Times New Roman" w:hAnsi="Times New Roman" w:cs="Times New Roman"/>
          <w:sz w:val="24"/>
          <w:szCs w:val="24"/>
        </w:rPr>
        <w:t xml:space="preserve"> and </w:t>
      </w:r>
      <w:r>
        <w:rPr>
          <w:rFonts w:ascii="Times New Roman" w:hAnsi="Times New Roman" w:cs="Times New Roman"/>
          <w:sz w:val="24"/>
          <w:szCs w:val="24"/>
        </w:rPr>
        <w:t>the number of neuron</w:t>
      </w:r>
      <w:r w:rsidR="0031793E">
        <w:rPr>
          <w:rFonts w:ascii="Times New Roman" w:hAnsi="Times New Roman" w:cs="Times New Roman"/>
          <w:sz w:val="24"/>
          <w:szCs w:val="24"/>
        </w:rPr>
        <w:t>s</w:t>
      </w:r>
      <w:r>
        <w:rPr>
          <w:rFonts w:ascii="Times New Roman" w:hAnsi="Times New Roman" w:cs="Times New Roman"/>
          <w:sz w:val="24"/>
          <w:szCs w:val="24"/>
        </w:rPr>
        <w:t xml:space="preserve"> </w:t>
      </w:r>
      <w:r w:rsidR="00F97BCC">
        <w:rPr>
          <w:rFonts w:ascii="Times New Roman" w:hAnsi="Times New Roman" w:cs="Times New Roman"/>
          <w:sz w:val="24"/>
          <w:szCs w:val="24"/>
        </w:rPr>
        <w:t xml:space="preserve">respectively </w:t>
      </w:r>
      <w:r>
        <w:rPr>
          <w:rFonts w:ascii="Times New Roman" w:hAnsi="Times New Roman" w:cs="Times New Roman"/>
          <w:sz w:val="24"/>
          <w:szCs w:val="24"/>
        </w:rPr>
        <w:t>and x</w:t>
      </w:r>
      <w:r>
        <w:rPr>
          <w:rFonts w:ascii="Times New Roman" w:hAnsi="Times New Roman" w:cs="Times New Roman"/>
          <w:sz w:val="24"/>
          <w:szCs w:val="24"/>
          <w:vertAlign w:val="subscript"/>
        </w:rPr>
        <w:t>i</w:t>
      </w:r>
      <w:r w:rsidR="00FB1887">
        <w:rPr>
          <w:rFonts w:ascii="Times New Roman" w:hAnsi="Times New Roman" w:cs="Times New Roman"/>
          <w:sz w:val="24"/>
          <w:szCs w:val="24"/>
        </w:rPr>
        <w:t xml:space="preserve"> connected to all neurons in only one layer and </w:t>
      </w:r>
      <w:proofErr w:type="spellStart"/>
      <w:r w:rsidR="00FB1887">
        <w:rPr>
          <w:rFonts w:ascii="Times New Roman" w:hAnsi="Times New Roman" w:cs="Times New Roman"/>
          <w:sz w:val="24"/>
          <w:szCs w:val="24"/>
        </w:rPr>
        <w:t>y</w:t>
      </w:r>
      <w:r w:rsidR="00FB1887" w:rsidRPr="00FB1887">
        <w:rPr>
          <w:rFonts w:ascii="Times New Roman" w:hAnsi="Times New Roman" w:cs="Times New Roman"/>
          <w:sz w:val="24"/>
          <w:szCs w:val="24"/>
          <w:vertAlign w:val="subscript"/>
        </w:rPr>
        <w:t>i</w:t>
      </w:r>
      <w:proofErr w:type="spellEnd"/>
      <w:r w:rsidR="00F97BCC">
        <w:rPr>
          <w:rFonts w:ascii="Times New Roman" w:hAnsi="Times New Roman" w:cs="Times New Roman"/>
          <w:sz w:val="24"/>
          <w:szCs w:val="24"/>
        </w:rPr>
        <w:t xml:space="preserve"> </w:t>
      </w:r>
      <w:r w:rsidR="00FB1887">
        <w:rPr>
          <w:rFonts w:ascii="Times New Roman" w:hAnsi="Times New Roman" w:cs="Times New Roman"/>
          <w:sz w:val="24"/>
          <w:szCs w:val="24"/>
        </w:rPr>
        <w:t>are</w:t>
      </w:r>
      <w:r w:rsidR="00F97BCC">
        <w:rPr>
          <w:rFonts w:ascii="Times New Roman" w:hAnsi="Times New Roman" w:cs="Times New Roman"/>
          <w:sz w:val="24"/>
          <w:szCs w:val="24"/>
        </w:rPr>
        <w:t xml:space="preserve"> not neurons, just input </w:t>
      </w:r>
      <w:r w:rsidR="00FB1887">
        <w:rPr>
          <w:rFonts w:ascii="Times New Roman" w:hAnsi="Times New Roman" w:cs="Times New Roman"/>
          <w:sz w:val="24"/>
          <w:szCs w:val="24"/>
        </w:rPr>
        <w:t xml:space="preserve">and output </w:t>
      </w:r>
      <w:r w:rsidR="00F97BCC">
        <w:rPr>
          <w:rFonts w:ascii="Times New Roman" w:hAnsi="Times New Roman" w:cs="Times New Roman"/>
          <w:sz w:val="24"/>
          <w:szCs w:val="24"/>
        </w:rPr>
        <w:t>signals</w:t>
      </w:r>
      <w:r>
        <w:rPr>
          <w:rFonts w:ascii="Times New Roman" w:hAnsi="Times New Roman" w:cs="Times New Roman"/>
          <w:sz w:val="24"/>
          <w:szCs w:val="24"/>
        </w:rPr>
        <w:t>.</w:t>
      </w:r>
    </w:p>
    <w:p w14:paraId="56F3F538" w14:textId="0CEFF67C" w:rsidR="00D1739A" w:rsidRDefault="00FB1887" w:rsidP="00D1739A">
      <w:pPr>
        <w:widowControl w:val="0"/>
        <w:spacing w:before="240" w:line="360" w:lineRule="auto"/>
        <w:jc w:val="center"/>
      </w:pPr>
      <w:r>
        <w:object w:dxaOrig="11328" w:dyaOrig="7727" w14:anchorId="681354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75pt;height:221pt" o:ole="">
            <v:imagedata r:id="rId188" o:title=""/>
          </v:shape>
          <o:OLEObject Type="Embed" ProgID="Visio.Drawing.11" ShapeID="_x0000_i1025" DrawAspect="Content" ObjectID="_1626460586" r:id="rId189"/>
        </w:object>
      </w:r>
    </w:p>
    <w:p w14:paraId="15B8A369" w14:textId="77777777" w:rsidR="00D1739A" w:rsidRPr="004D1704" w:rsidRDefault="00D1739A" w:rsidP="00D1739A">
      <w:pPr>
        <w:widowControl w:val="0"/>
        <w:spacing w:before="240" w:line="360" w:lineRule="auto"/>
        <w:jc w:val="center"/>
        <w:rPr>
          <w:rFonts w:ascii="Times New Roman" w:hAnsi="Times New Roman" w:cs="Times New Roman"/>
          <w:sz w:val="24"/>
          <w:szCs w:val="24"/>
        </w:rPr>
      </w:pPr>
      <w:bookmarkStart w:id="9" w:name="_Hlk1628937"/>
      <w:r w:rsidRPr="004D1704">
        <w:rPr>
          <w:rFonts w:ascii="Times New Roman" w:hAnsi="Times New Roman" w:cs="Times New Roman"/>
          <w:b/>
          <w:bCs/>
          <w:sz w:val="24"/>
          <w:szCs w:val="24"/>
        </w:rPr>
        <w:t>Fig 1</w:t>
      </w:r>
      <w:r w:rsidRPr="004D1704">
        <w:rPr>
          <w:rFonts w:ascii="Times New Roman" w:hAnsi="Times New Roman" w:cs="Times New Roman"/>
          <w:sz w:val="24"/>
          <w:szCs w:val="24"/>
        </w:rPr>
        <w:t xml:space="preserve">. </w:t>
      </w:r>
      <w:r w:rsidRPr="004D1704">
        <w:rPr>
          <w:rFonts w:ascii="Times New Roman" w:hAnsi="Times New Roman" w:cs="Times New Roman" w:hint="eastAsia"/>
          <w:sz w:val="24"/>
          <w:szCs w:val="24"/>
        </w:rPr>
        <w:t>The structure of</w:t>
      </w:r>
      <w:r w:rsidRPr="004D1704">
        <w:rPr>
          <w:rFonts w:ascii="Times New Roman" w:hAnsi="Times New Roman" w:cs="Times New Roman"/>
          <w:sz w:val="24"/>
          <w:szCs w:val="24"/>
        </w:rPr>
        <w:t xml:space="preserve"> </w:t>
      </w:r>
      <w:r w:rsidRPr="004D1704">
        <w:rPr>
          <w:rFonts w:ascii="Times New Roman" w:hAnsi="Times New Roman" w:cs="Times New Roman" w:hint="eastAsia"/>
          <w:sz w:val="24"/>
          <w:szCs w:val="24"/>
        </w:rPr>
        <w:t>p</w:t>
      </w:r>
      <w:r w:rsidRPr="004D1704">
        <w:rPr>
          <w:rFonts w:ascii="Times New Roman" w:hAnsi="Times New Roman" w:cs="Times New Roman"/>
          <w:sz w:val="24"/>
          <w:szCs w:val="24"/>
        </w:rPr>
        <w:t>erceptron</w:t>
      </w:r>
      <w:r w:rsidRPr="004D1704">
        <w:rPr>
          <w:rFonts w:ascii="Times New Roman" w:hAnsi="Times New Roman" w:cs="Times New Roman" w:hint="eastAsia"/>
          <w:sz w:val="24"/>
          <w:szCs w:val="24"/>
        </w:rPr>
        <w:t xml:space="preserve"> (single layer)</w:t>
      </w:r>
      <w:r w:rsidRPr="004D1704">
        <w:rPr>
          <w:rFonts w:ascii="Times New Roman" w:hAnsi="Times New Roman" w:cs="Times New Roman"/>
          <w:sz w:val="24"/>
          <w:szCs w:val="24"/>
        </w:rPr>
        <w:t xml:space="preserve"> </w:t>
      </w:r>
      <w:r w:rsidRPr="004D1704">
        <w:rPr>
          <w:rFonts w:ascii="Times New Roman" w:hAnsi="Times New Roman" w:cs="Times New Roman" w:hint="eastAsia"/>
          <w:sz w:val="24"/>
          <w:szCs w:val="24"/>
        </w:rPr>
        <w:t>n</w:t>
      </w:r>
      <w:r w:rsidRPr="004D1704">
        <w:rPr>
          <w:rFonts w:ascii="Times New Roman" w:hAnsi="Times New Roman" w:cs="Times New Roman"/>
          <w:sz w:val="24"/>
          <w:szCs w:val="24"/>
        </w:rPr>
        <w:t xml:space="preserve">eural </w:t>
      </w:r>
      <w:r w:rsidRPr="004D1704">
        <w:rPr>
          <w:rFonts w:ascii="Times New Roman" w:hAnsi="Times New Roman" w:cs="Times New Roman" w:hint="eastAsia"/>
          <w:sz w:val="24"/>
          <w:szCs w:val="24"/>
        </w:rPr>
        <w:t>n</w:t>
      </w:r>
      <w:r w:rsidRPr="004D1704">
        <w:rPr>
          <w:rFonts w:ascii="Times New Roman" w:hAnsi="Times New Roman" w:cs="Times New Roman"/>
          <w:sz w:val="24"/>
          <w:szCs w:val="24"/>
        </w:rPr>
        <w:t>etwork</w:t>
      </w:r>
      <w:bookmarkEnd w:id="9"/>
    </w:p>
    <w:p w14:paraId="7B859B49" w14:textId="42A9730A"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As all neurons in a single layer perceptron network produce their corresponding output, the number of output is </w:t>
      </w:r>
      <w:r w:rsidR="00F340DD">
        <w:rPr>
          <w:rFonts w:ascii="Times New Roman" w:hAnsi="Times New Roman" w:cs="Times New Roman"/>
          <w:sz w:val="24"/>
          <w:szCs w:val="24"/>
        </w:rPr>
        <w:t xml:space="preserve">the </w:t>
      </w:r>
      <w:r>
        <w:rPr>
          <w:rFonts w:ascii="Times New Roman" w:hAnsi="Times New Roman" w:cs="Times New Roman"/>
          <w:sz w:val="24"/>
          <w:szCs w:val="24"/>
        </w:rPr>
        <w:t xml:space="preserve">same as the number of neuron (n). The input signals </w:t>
      </w:r>
      <w:bookmarkStart w:id="10" w:name="_Hlk536574483"/>
      <w:r>
        <w:rPr>
          <w:rFonts w:ascii="Times New Roman" w:hAnsi="Times New Roman" w:cs="Times New Roman"/>
          <w:sz w:val="24"/>
          <w:szCs w:val="24"/>
        </w:rPr>
        <w:t>(x</w:t>
      </w:r>
      <w:r>
        <w:rPr>
          <w:rFonts w:ascii="Times New Roman" w:hAnsi="Times New Roman" w:cs="Times New Roman"/>
          <w:sz w:val="24"/>
          <w:szCs w:val="24"/>
          <w:vertAlign w:val="subscript"/>
        </w:rPr>
        <w:t>1</w:t>
      </w:r>
      <w:r>
        <w:rPr>
          <w:rFonts w:ascii="Times New Roman" w:hAnsi="Times New Roman" w:cs="Times New Roman"/>
          <w:sz w:val="24"/>
          <w:szCs w:val="24"/>
        </w:rPr>
        <w:t>, x</w:t>
      </w:r>
      <w:r>
        <w:rPr>
          <w:rFonts w:ascii="Times New Roman" w:hAnsi="Times New Roman" w:cs="Times New Roman"/>
          <w:sz w:val="24"/>
          <w:szCs w:val="24"/>
          <w:vertAlign w:val="subscript"/>
        </w:rPr>
        <w:t>2</w:t>
      </w:r>
      <w:r>
        <w:rPr>
          <w:rFonts w:ascii="Times New Roman" w:hAnsi="Times New Roman" w:cs="Times New Roman"/>
          <w:sz w:val="24"/>
          <w:szCs w:val="24"/>
        </w:rPr>
        <w:t xml:space="preserve">, …, </w:t>
      </w:r>
      <w:proofErr w:type="spellStart"/>
      <w:r>
        <w:rPr>
          <w:rFonts w:ascii="Times New Roman" w:hAnsi="Times New Roman" w:cs="Times New Roman"/>
          <w:sz w:val="24"/>
          <w:szCs w:val="24"/>
        </w:rPr>
        <w:t>x</w:t>
      </w:r>
      <w:r>
        <w:rPr>
          <w:rFonts w:ascii="Times New Roman" w:hAnsi="Times New Roman" w:cs="Times New Roman"/>
          <w:sz w:val="24"/>
          <w:szCs w:val="24"/>
          <w:vertAlign w:val="subscript"/>
        </w:rPr>
        <w:t>m</w:t>
      </w:r>
      <w:proofErr w:type="spellEnd"/>
      <w:r>
        <w:rPr>
          <w:rFonts w:ascii="Times New Roman" w:hAnsi="Times New Roman" w:cs="Times New Roman"/>
          <w:sz w:val="24"/>
          <w:szCs w:val="24"/>
        </w:rPr>
        <w:t xml:space="preserve">) </w:t>
      </w:r>
      <w:bookmarkEnd w:id="10"/>
      <w:r>
        <w:rPr>
          <w:rFonts w:ascii="Times New Roman" w:hAnsi="Times New Roman" w:cs="Times New Roman"/>
          <w:sz w:val="24"/>
          <w:szCs w:val="24"/>
        </w:rPr>
        <w:t xml:space="preserve">are connected to the neurons of the single layer via their corresponding weights </w:t>
      </w:r>
      <w:bookmarkStart w:id="11" w:name="_Hlk536574518"/>
      <w:r>
        <w:rPr>
          <w:rFonts w:ascii="Times New Roman" w:hAnsi="Times New Roman" w:cs="Times New Roman"/>
          <w:sz w:val="24"/>
          <w:szCs w:val="24"/>
        </w:rPr>
        <w:t>(w</w:t>
      </w:r>
      <w:r>
        <w:rPr>
          <w:rFonts w:ascii="Times New Roman" w:hAnsi="Times New Roman" w:cs="Times New Roman"/>
          <w:sz w:val="24"/>
          <w:szCs w:val="24"/>
          <w:vertAlign w:val="subscript"/>
        </w:rPr>
        <w:t>11</w:t>
      </w:r>
      <w:r>
        <w:rPr>
          <w:rFonts w:ascii="Times New Roman" w:hAnsi="Times New Roman" w:cs="Times New Roman"/>
          <w:sz w:val="24"/>
          <w:szCs w:val="24"/>
        </w:rPr>
        <w:t>, w</w:t>
      </w:r>
      <w:r>
        <w:rPr>
          <w:rFonts w:ascii="Times New Roman" w:hAnsi="Times New Roman" w:cs="Times New Roman"/>
          <w:sz w:val="24"/>
          <w:szCs w:val="24"/>
          <w:vertAlign w:val="subscript"/>
        </w:rPr>
        <w:t>12</w:t>
      </w:r>
      <w:r>
        <w:rPr>
          <w:rFonts w:ascii="Times New Roman" w:hAnsi="Times New Roman" w:cs="Times New Roman"/>
          <w:sz w:val="24"/>
          <w:szCs w:val="24"/>
        </w:rPr>
        <w:t xml:space="preserve">, …, </w:t>
      </w:r>
      <w:proofErr w:type="spellStart"/>
      <w:r>
        <w:rPr>
          <w:rFonts w:ascii="Times New Roman" w:hAnsi="Times New Roman" w:cs="Times New Roman"/>
          <w:sz w:val="24"/>
          <w:szCs w:val="24"/>
        </w:rPr>
        <w:t>w</w:t>
      </w:r>
      <w:r>
        <w:rPr>
          <w:rFonts w:ascii="Times New Roman" w:hAnsi="Times New Roman" w:cs="Times New Roman"/>
          <w:sz w:val="24"/>
          <w:szCs w:val="24"/>
          <w:vertAlign w:val="subscript"/>
        </w:rPr>
        <w:t>nm</w:t>
      </w:r>
      <w:proofErr w:type="spellEnd"/>
      <w:r>
        <w:rPr>
          <w:rFonts w:ascii="Times New Roman" w:hAnsi="Times New Roman" w:cs="Times New Roman"/>
          <w:sz w:val="24"/>
          <w:szCs w:val="24"/>
        </w:rPr>
        <w:t>)</w:t>
      </w:r>
      <w:bookmarkEnd w:id="11"/>
      <w:r>
        <w:rPr>
          <w:rFonts w:ascii="Times New Roman" w:hAnsi="Times New Roman" w:cs="Times New Roman"/>
          <w:sz w:val="24"/>
          <w:szCs w:val="24"/>
        </w:rPr>
        <w:t xml:space="preserve"> so that every neuron has the corresponding weight value for each input signal respectively. The input signal X can be expressed in vector form as</w:t>
      </w:r>
      <w:r w:rsidR="009B41A2">
        <w:rPr>
          <w:rFonts w:ascii="Times New Roman" w:hAnsi="Times New Roman" w:cs="Times New Roman"/>
          <w:sz w:val="24"/>
          <w:szCs w:val="24"/>
        </w:rPr>
        <w:t xml:space="preserve"> the following formula.</w:t>
      </w:r>
    </w:p>
    <w:p w14:paraId="4FA34C3C" w14:textId="23434AEF" w:rsidR="00CF1552" w:rsidRDefault="001A4BA0" w:rsidP="00E0463D">
      <w:pPr>
        <w:widowControl w:val="0"/>
        <w:spacing w:before="240" w:line="360" w:lineRule="auto"/>
        <w:jc w:val="both"/>
        <w:rPr>
          <w:rFonts w:ascii="Times New Roman" w:hAnsi="Times New Roman" w:cs="Times New Roman"/>
          <w:b/>
          <w:bCs/>
          <w:sz w:val="24"/>
          <w:szCs w:val="24"/>
        </w:rPr>
      </w:pPr>
      <w:r>
        <w:rPr>
          <w:rFonts w:ascii="Times New Roman" w:hAnsi="Times New Roman" w:cs="Times New Roman"/>
          <w:b/>
          <w:sz w:val="24"/>
          <w:szCs w:val="24"/>
        </w:rPr>
        <w:lastRenderedPageBreak/>
        <w:t xml:space="preserve">                                                                        </w:t>
      </w:r>
      <m:oMath>
        <m:r>
          <m:rPr>
            <m:sty m:val="bi"/>
          </m:rPr>
          <w:rPr>
            <w:rFonts w:ascii="Cambria Math" w:hAnsi="Cambria Math" w:cs="Times New Roman"/>
            <w:sz w:val="24"/>
            <w:szCs w:val="24"/>
          </w:rPr>
          <m:t>X=</m:t>
        </m:r>
        <w:bookmarkStart w:id="12" w:name="_Hlk1449189"/>
        <m:d>
          <m:dPr>
            <m:begChr m:val="["/>
            <m:endChr m:val="]"/>
            <m:ctrlPr>
              <w:rPr>
                <w:rFonts w:ascii="Cambria Math" w:hAnsi="Cambria Math" w:cs="Times New Roman"/>
                <w:b/>
                <w:bCs/>
                <w:i/>
                <w:sz w:val="24"/>
                <w:szCs w:val="24"/>
              </w:rPr>
            </m:ctrlPr>
          </m:dPr>
          <m:e>
            <m:eqArr>
              <m:eqArrPr>
                <m:ctrlPr>
                  <w:rPr>
                    <w:rFonts w:ascii="Cambria Math" w:hAnsi="Cambria Math" w:cs="Times New Roman"/>
                    <w:b/>
                    <w:bCs/>
                    <w:i/>
                    <w:sz w:val="24"/>
                    <w:szCs w:val="24"/>
                  </w:rPr>
                </m:ctrlPr>
              </m:eqArr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2</m:t>
                    </m:r>
                  </m:sub>
                </m:sSub>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m</m:t>
                    </m:r>
                  </m:sub>
                </m:sSub>
              </m:e>
            </m:eqArr>
          </m:e>
        </m:d>
      </m:oMath>
      <w:bookmarkEnd w:id="12"/>
      <w:r>
        <w:rPr>
          <w:rFonts w:ascii="Times New Roman" w:hAnsi="Times New Roman" w:cs="Times New Roman"/>
          <w:b/>
          <w:bCs/>
          <w:sz w:val="24"/>
          <w:szCs w:val="24"/>
        </w:rPr>
        <w:t xml:space="preserve">                                                               (1)</w:t>
      </w:r>
    </w:p>
    <w:p w14:paraId="46B0786E" w14:textId="1759A253" w:rsidR="00CF1552" w:rsidRDefault="009B41A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205DC2">
        <w:rPr>
          <w:rFonts w:ascii="Times New Roman" w:hAnsi="Times New Roman" w:cs="Times New Roman"/>
          <w:sz w:val="24"/>
          <w:szCs w:val="24"/>
        </w:rPr>
        <w:t xml:space="preserve">weight data </w:t>
      </w:r>
      <w:r>
        <w:rPr>
          <w:rFonts w:ascii="Times New Roman" w:hAnsi="Times New Roman" w:cs="Times New Roman"/>
          <w:sz w:val="24"/>
          <w:szCs w:val="24"/>
        </w:rPr>
        <w:t xml:space="preserve">can be expressed </w:t>
      </w:r>
      <w:r w:rsidR="00205DC2">
        <w:rPr>
          <w:rFonts w:ascii="Times New Roman" w:hAnsi="Times New Roman" w:cs="Times New Roman"/>
          <w:sz w:val="24"/>
          <w:szCs w:val="24"/>
        </w:rPr>
        <w:t>as</w:t>
      </w:r>
      <w:r>
        <w:rPr>
          <w:rFonts w:ascii="Times New Roman" w:hAnsi="Times New Roman" w:cs="Times New Roman"/>
          <w:sz w:val="24"/>
          <w:szCs w:val="24"/>
        </w:rPr>
        <w:t xml:space="preserve"> the following matrix.</w:t>
      </w:r>
    </w:p>
    <w:p w14:paraId="7B08FD9B" w14:textId="1CA52368" w:rsidR="00CF1552" w:rsidRDefault="001A4BA0" w:rsidP="00E0463D">
      <w:pPr>
        <w:widowControl w:val="0"/>
        <w:spacing w:before="240" w:line="360" w:lineRule="auto"/>
        <w:jc w:val="both"/>
        <w:rPr>
          <w:rFonts w:ascii="Times New Roman" w:hAnsi="Times New Roman" w:cs="Times New Roman"/>
          <w:b/>
          <w:bCs/>
          <w:sz w:val="24"/>
          <w:szCs w:val="24"/>
        </w:rPr>
      </w:pPr>
      <w:r>
        <w:rPr>
          <w:rFonts w:ascii="Times New Roman" w:hAnsi="Times New Roman" w:cs="Times New Roman"/>
          <w:b/>
          <w:sz w:val="24"/>
          <w:szCs w:val="24"/>
        </w:rPr>
        <w:t xml:space="preserve">                                                             </w:t>
      </w:r>
      <m:oMath>
        <m:r>
          <m:rPr>
            <m:sty m:val="bi"/>
          </m:rPr>
          <w:rPr>
            <w:rFonts w:ascii="Cambria Math" w:hAnsi="Cambria Math" w:cs="Times New Roman"/>
            <w:sz w:val="24"/>
            <w:szCs w:val="24"/>
          </w:rPr>
          <m:t>W=</m:t>
        </m:r>
        <m:d>
          <m:dPr>
            <m:begChr m:val="["/>
            <m:endChr m:val="]"/>
            <m:ctrlPr>
              <w:rPr>
                <w:rFonts w:ascii="Cambria Math" w:hAnsi="Cambria Math" w:cs="Times New Roman"/>
                <w:b/>
                <w:bCs/>
                <w:i/>
                <w:sz w:val="24"/>
                <w:szCs w:val="24"/>
              </w:rPr>
            </m:ctrlPr>
          </m:dPr>
          <m:e>
            <m:m>
              <m:mPr>
                <m:mcs>
                  <m:mc>
                    <m:mcPr>
                      <m:count m:val="3"/>
                      <m:mcJc m:val="center"/>
                    </m:mcPr>
                  </m:mc>
                </m:mcs>
                <m:ctrlPr>
                  <w:rPr>
                    <w:rFonts w:ascii="Cambria Math" w:hAnsi="Cambria Math" w:cs="Times New Roman"/>
                    <w:b/>
                    <w:bCs/>
                    <w:i/>
                    <w:sz w:val="24"/>
                    <w:szCs w:val="24"/>
                  </w:rPr>
                </m:ctrlPr>
              </m:mP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12</m:t>
                      </m:r>
                    </m:sub>
                  </m:sSub>
                  <m:r>
                    <m:rPr>
                      <m:sty m:val="bi"/>
                    </m:rPr>
                    <w:rPr>
                      <w:rFonts w:ascii="Cambria Math" w:hAnsi="Cambria Math" w:cs="Times New Roman"/>
                      <w:sz w:val="24"/>
                      <w:szCs w:val="24"/>
                    </w:rPr>
                    <m:t xml:space="preserve">… </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m:t>
                      </m:r>
                      <m:r>
                        <m:rPr>
                          <m:sty m:val="bi"/>
                        </m:rPr>
                        <w:rPr>
                          <w:rFonts w:ascii="Cambria Math" w:hAnsi="Cambria Math" w:cs="Times New Roman"/>
                          <w:sz w:val="24"/>
                          <w:szCs w:val="24"/>
                        </w:rPr>
                        <m:t>m</m:t>
                      </m:r>
                    </m:sub>
                  </m:sSub>
                </m:e>
              </m:m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22</m:t>
                      </m:r>
                    </m:sub>
                  </m:sSub>
                  <m:r>
                    <m:rPr>
                      <m:sty m:val="bi"/>
                    </m:rPr>
                    <w:rPr>
                      <w:rFonts w:ascii="Cambria Math" w:hAnsi="Cambria Math" w:cs="Times New Roman"/>
                      <w:sz w:val="24"/>
                      <w:szCs w:val="24"/>
                    </w:rPr>
                    <m:t>…</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m:t>
                      </m:r>
                      <m:r>
                        <m:rPr>
                          <m:sty m:val="bi"/>
                        </m:rPr>
                        <w:rPr>
                          <w:rFonts w:ascii="Cambria Math" w:hAnsi="Cambria Math" w:cs="Times New Roman"/>
                          <w:sz w:val="24"/>
                          <w:szCs w:val="24"/>
                        </w:rPr>
                        <m:t>m</m:t>
                      </m:r>
                    </m:sub>
                  </m:sSub>
                </m:e>
              </m:mr>
              <m:mr>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m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t>
                      </m:r>
                      <m:r>
                        <m:rPr>
                          <m:sty m:val="bi"/>
                        </m:rPr>
                        <w:rPr>
                          <w:rFonts w:ascii="Cambria Math" w:hAnsi="Cambria Math" w:cs="Times New Roman"/>
                          <w:sz w:val="24"/>
                          <w:szCs w:val="24"/>
                        </w:rPr>
                        <m:t>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t>
                      </m:r>
                      <m:r>
                        <m:rPr>
                          <m:sty m:val="bi"/>
                        </m:rPr>
                        <w:rPr>
                          <w:rFonts w:ascii="Cambria Math" w:hAnsi="Cambria Math" w:cs="Times New Roman"/>
                          <w:sz w:val="24"/>
                          <w:szCs w:val="24"/>
                        </w:rPr>
                        <m:t>2</m:t>
                      </m:r>
                    </m:sub>
                  </m:sSub>
                  <m:r>
                    <m:rPr>
                      <m:sty m:val="bi"/>
                    </m:rPr>
                    <w:rPr>
                      <w:rFonts w:ascii="Cambria Math" w:hAnsi="Cambria Math" w:cs="Times New Roman"/>
                      <w:sz w:val="24"/>
                      <w:szCs w:val="24"/>
                    </w:rPr>
                    <m:t>…</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m:t>
                      </m:r>
                    </m:sub>
                  </m:sSub>
                </m:e>
              </m:mr>
            </m:m>
          </m:e>
        </m:d>
      </m:oMath>
      <w:r>
        <w:rPr>
          <w:rFonts w:ascii="Times New Roman" w:hAnsi="Times New Roman" w:cs="Times New Roman"/>
          <w:b/>
          <w:bCs/>
          <w:sz w:val="24"/>
          <w:szCs w:val="24"/>
        </w:rPr>
        <w:t xml:space="preserve">                                           (2)</w:t>
      </w:r>
    </w:p>
    <w:p w14:paraId="5863E2D6" w14:textId="05365FD9" w:rsidR="00CF1552" w:rsidRPr="00661719" w:rsidRDefault="009B41A2" w:rsidP="00661719">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H</w:t>
      </w:r>
      <w:r w:rsidR="00205DC2">
        <w:rPr>
          <w:rFonts w:ascii="Times New Roman" w:hAnsi="Times New Roman" w:cs="Times New Roman"/>
          <w:sz w:val="24"/>
          <w:szCs w:val="24"/>
        </w:rPr>
        <w:t xml:space="preserve">ere </w:t>
      </w:r>
      <w:r w:rsidR="00205DC2" w:rsidRPr="006D75E3">
        <w:rPr>
          <w:rFonts w:ascii="Times New Roman" w:hAnsi="Times New Roman" w:cs="Times New Roman"/>
          <w:i/>
          <w:sz w:val="24"/>
          <w:szCs w:val="24"/>
        </w:rPr>
        <w:t>n</w:t>
      </w:r>
      <w:r w:rsidR="00205DC2">
        <w:rPr>
          <w:rFonts w:ascii="Times New Roman" w:hAnsi="Times New Roman" w:cs="Times New Roman"/>
          <w:sz w:val="24"/>
          <w:szCs w:val="24"/>
        </w:rPr>
        <w:t xml:space="preserve"> is the number of neuron and </w:t>
      </w:r>
      <w:r w:rsidR="00205DC2" w:rsidRPr="006D75E3">
        <w:rPr>
          <w:rFonts w:ascii="Times New Roman" w:hAnsi="Times New Roman" w:cs="Times New Roman"/>
          <w:i/>
          <w:sz w:val="24"/>
          <w:szCs w:val="24"/>
        </w:rPr>
        <w:t>m</w:t>
      </w:r>
      <w:r w:rsidR="00205DC2">
        <w:rPr>
          <w:rFonts w:ascii="Times New Roman" w:hAnsi="Times New Roman" w:cs="Times New Roman"/>
          <w:sz w:val="24"/>
          <w:szCs w:val="24"/>
        </w:rPr>
        <w:t xml:space="preserve"> is the number of input. Any connection between neurons and input of the network can be calculated based on the number of </w:t>
      </w:r>
      <w:r w:rsidR="00205DC2" w:rsidRPr="006D75E3">
        <w:rPr>
          <w:rFonts w:ascii="Times New Roman" w:hAnsi="Times New Roman" w:cs="Times New Roman"/>
          <w:i/>
          <w:sz w:val="24"/>
          <w:szCs w:val="24"/>
        </w:rPr>
        <w:t>n</w:t>
      </w:r>
      <w:r w:rsidR="00205DC2">
        <w:rPr>
          <w:rFonts w:ascii="Times New Roman" w:hAnsi="Times New Roman" w:cs="Times New Roman"/>
          <w:sz w:val="24"/>
          <w:szCs w:val="24"/>
        </w:rPr>
        <w:t xml:space="preserve"> and </w:t>
      </w:r>
      <w:r w:rsidR="00205DC2" w:rsidRPr="006D75E3">
        <w:rPr>
          <w:rFonts w:ascii="Times New Roman" w:hAnsi="Times New Roman" w:cs="Times New Roman"/>
          <w:i/>
          <w:sz w:val="24"/>
          <w:szCs w:val="24"/>
        </w:rPr>
        <w:t>m</w:t>
      </w:r>
      <w:r w:rsidR="00205DC2">
        <w:rPr>
          <w:rFonts w:ascii="Times New Roman" w:hAnsi="Times New Roman" w:cs="Times New Roman"/>
          <w:sz w:val="24"/>
          <w:szCs w:val="24"/>
        </w:rPr>
        <w:t xml:space="preserve">. </w:t>
      </w:r>
      <w:r w:rsidR="006A1004" w:rsidRPr="00EC50EA">
        <w:rPr>
          <w:rFonts w:ascii="Times New Roman" w:hAnsi="Times New Roman" w:cs="Times New Roman"/>
          <w:sz w:val="24"/>
          <w:szCs w:val="24"/>
        </w:rPr>
        <w:t xml:space="preserve">For example, </w:t>
      </w:r>
      <w:r w:rsidR="006A1004" w:rsidRPr="001D167D">
        <w:rPr>
          <w:rFonts w:ascii="Times New Roman" w:hAnsi="Times New Roman" w:cs="Times New Roman"/>
          <w:sz w:val="24"/>
          <w:szCs w:val="24"/>
        </w:rPr>
        <w:t xml:space="preserve">Fig 1 </w:t>
      </w:r>
      <w:r w:rsidR="006A1004" w:rsidRPr="00EC50EA">
        <w:rPr>
          <w:rFonts w:ascii="Times New Roman" w:hAnsi="Times New Roman" w:cs="Times New Roman"/>
          <w:sz w:val="24"/>
          <w:szCs w:val="24"/>
        </w:rPr>
        <w:t xml:space="preserve">shows the connection path between the </w:t>
      </w:r>
      <w:r w:rsidR="006A1004">
        <w:rPr>
          <w:rFonts w:ascii="Times New Roman" w:hAnsi="Times New Roman" w:cs="Times New Roman"/>
          <w:sz w:val="24"/>
          <w:szCs w:val="24"/>
        </w:rPr>
        <w:t>first</w:t>
      </w:r>
      <w:r w:rsidR="006A1004" w:rsidRPr="00EC50EA">
        <w:rPr>
          <w:rFonts w:ascii="Times New Roman" w:hAnsi="Times New Roman" w:cs="Times New Roman"/>
          <w:sz w:val="24"/>
          <w:szCs w:val="24"/>
        </w:rPr>
        <w:t xml:space="preserve"> input (x</w:t>
      </w:r>
      <w:r w:rsidR="006A1004">
        <w:rPr>
          <w:rFonts w:ascii="Times New Roman" w:hAnsi="Times New Roman" w:cs="Times New Roman"/>
          <w:sz w:val="24"/>
          <w:szCs w:val="24"/>
          <w:vertAlign w:val="subscript"/>
        </w:rPr>
        <w:t>1</w:t>
      </w:r>
      <w:r w:rsidR="006A1004" w:rsidRPr="00EC50EA">
        <w:rPr>
          <w:rFonts w:ascii="Times New Roman" w:hAnsi="Times New Roman" w:cs="Times New Roman"/>
          <w:sz w:val="24"/>
          <w:szCs w:val="24"/>
        </w:rPr>
        <w:t>) and the second neuron (n</w:t>
      </w:r>
      <w:r w:rsidR="006A1004" w:rsidRPr="00EC50EA">
        <w:rPr>
          <w:rFonts w:ascii="Times New Roman" w:hAnsi="Times New Roman" w:cs="Times New Roman"/>
          <w:sz w:val="24"/>
          <w:szCs w:val="24"/>
          <w:vertAlign w:val="subscript"/>
        </w:rPr>
        <w:t>2</w:t>
      </w:r>
      <w:r w:rsidR="006A1004" w:rsidRPr="00EC50EA">
        <w:rPr>
          <w:rFonts w:ascii="Times New Roman" w:hAnsi="Times New Roman" w:cs="Times New Roman"/>
          <w:sz w:val="24"/>
          <w:szCs w:val="24"/>
        </w:rPr>
        <w:t>) can be easily seen as w</w:t>
      </w:r>
      <w:r w:rsidR="006A1004" w:rsidRPr="00EC50EA">
        <w:rPr>
          <w:rFonts w:ascii="Times New Roman" w:hAnsi="Times New Roman" w:cs="Times New Roman"/>
          <w:sz w:val="24"/>
          <w:szCs w:val="24"/>
          <w:vertAlign w:val="subscript"/>
        </w:rPr>
        <w:t>2</w:t>
      </w:r>
      <w:r w:rsidR="006A1004">
        <w:rPr>
          <w:rFonts w:ascii="Times New Roman" w:hAnsi="Times New Roman" w:cs="Times New Roman"/>
          <w:sz w:val="24"/>
          <w:szCs w:val="24"/>
          <w:vertAlign w:val="subscript"/>
        </w:rPr>
        <w:t>1</w:t>
      </w:r>
      <w:r w:rsidR="006A1004" w:rsidRPr="00EC50EA">
        <w:rPr>
          <w:rFonts w:ascii="Times New Roman" w:hAnsi="Times New Roman" w:cs="Times New Roman"/>
          <w:sz w:val="24"/>
          <w:szCs w:val="24"/>
        </w:rPr>
        <w:t>.</w:t>
      </w:r>
      <w:r w:rsidR="00205DC2">
        <w:rPr>
          <w:rFonts w:ascii="Times New Roman" w:hAnsi="Times New Roman" w:cs="Times New Roman"/>
          <w:sz w:val="24"/>
          <w:szCs w:val="24"/>
        </w:rPr>
        <w:t xml:space="preserve"> </w:t>
      </w:r>
    </w:p>
    <w:p w14:paraId="770D6094" w14:textId="2ED4BA05" w:rsidR="0042243E" w:rsidRDefault="001145D5" w:rsidP="00E0463D">
      <w:pPr>
        <w:widowControl w:val="0"/>
        <w:spacing w:before="240" w:line="360" w:lineRule="auto"/>
        <w:jc w:val="center"/>
        <w:rPr>
          <w:rFonts w:ascii="Times New Roman" w:hAnsi="Times New Roman" w:cs="Times New Roman"/>
          <w:b/>
          <w:bCs/>
          <w:sz w:val="24"/>
          <w:szCs w:val="24"/>
        </w:rPr>
      </w:pPr>
      <w:r>
        <w:t xml:space="preserve"> </w:t>
      </w:r>
      <w:r w:rsidR="00661719">
        <w:object w:dxaOrig="12164" w:dyaOrig="7146" w14:anchorId="680C48F1">
          <v:shape id="_x0000_i1026" type="#_x0000_t75" style="width:409.45pt;height:213.5pt" o:ole="">
            <v:imagedata r:id="rId190" o:title=""/>
          </v:shape>
          <o:OLEObject Type="Embed" ProgID="Visio.Drawing.11" ShapeID="_x0000_i1026" DrawAspect="Content" ObjectID="_1626460587" r:id="rId191"/>
        </w:object>
      </w:r>
    </w:p>
    <w:p w14:paraId="312E1D41" w14:textId="77777777" w:rsidR="00CF1552" w:rsidRPr="004D1704" w:rsidRDefault="00205DC2" w:rsidP="00E0463D">
      <w:pPr>
        <w:widowControl w:val="0"/>
        <w:spacing w:before="240" w:line="360" w:lineRule="auto"/>
        <w:jc w:val="center"/>
        <w:rPr>
          <w:rFonts w:ascii="Times New Roman" w:hAnsi="Times New Roman" w:cs="Times New Roman"/>
          <w:sz w:val="28"/>
          <w:szCs w:val="28"/>
        </w:rPr>
      </w:pPr>
      <w:r w:rsidRPr="004D1704">
        <w:rPr>
          <w:rFonts w:ascii="Times New Roman" w:hAnsi="Times New Roman" w:cs="Times New Roman"/>
          <w:b/>
          <w:bCs/>
          <w:sz w:val="24"/>
          <w:szCs w:val="24"/>
        </w:rPr>
        <w:t>Fig 2</w:t>
      </w:r>
      <w:r w:rsidRPr="004D1704">
        <w:rPr>
          <w:rFonts w:ascii="Times New Roman" w:hAnsi="Times New Roman" w:cs="Times New Roman"/>
          <w:sz w:val="24"/>
          <w:szCs w:val="24"/>
        </w:rPr>
        <w:t>. The working principle of a neuron</w:t>
      </w:r>
    </w:p>
    <w:p w14:paraId="51250939" w14:textId="095A905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440C52">
        <w:rPr>
          <w:rFonts w:ascii="Times New Roman" w:hAnsi="Times New Roman" w:cs="Times New Roman" w:hint="eastAsia"/>
          <w:sz w:val="24"/>
          <w:szCs w:val="24"/>
        </w:rPr>
        <w:t>working principle</w:t>
      </w:r>
      <w:r>
        <w:rPr>
          <w:rFonts w:ascii="Times New Roman" w:hAnsi="Times New Roman" w:cs="Times New Roman"/>
          <w:sz w:val="24"/>
          <w:szCs w:val="24"/>
        </w:rPr>
        <w:t xml:space="preserve"> of an artificial neuron is shown in Fig 2. </w:t>
      </w:r>
      <w:r w:rsidR="001D4EAF">
        <w:rPr>
          <w:rFonts w:ascii="Times New Roman" w:hAnsi="Times New Roman" w:cs="Times New Roman"/>
          <w:sz w:val="24"/>
          <w:szCs w:val="24"/>
        </w:rPr>
        <w:t>Since an artificial neuron</w:t>
      </w:r>
      <w:r>
        <w:rPr>
          <w:rFonts w:ascii="Times New Roman" w:hAnsi="Times New Roman" w:cs="Times New Roman"/>
          <w:sz w:val="24"/>
          <w:szCs w:val="24"/>
        </w:rPr>
        <w:t xml:space="preserve"> is mainly constituted with two components: sum and activation function, it can be said that an artificial neuron work</w:t>
      </w:r>
      <w:r w:rsidR="00F764EB">
        <w:rPr>
          <w:rFonts w:ascii="Times New Roman" w:hAnsi="Times New Roman" w:cs="Times New Roman" w:hint="eastAsia"/>
          <w:sz w:val="24"/>
          <w:szCs w:val="24"/>
        </w:rPr>
        <w:t>s</w:t>
      </w:r>
      <w:r>
        <w:rPr>
          <w:rFonts w:ascii="Times New Roman" w:hAnsi="Times New Roman" w:cs="Times New Roman"/>
          <w:sz w:val="24"/>
          <w:szCs w:val="24"/>
        </w:rPr>
        <w:t xml:space="preserve"> in two steps. In </w:t>
      </w:r>
      <w:r w:rsidR="00D3363F">
        <w:rPr>
          <w:rFonts w:ascii="Times New Roman" w:hAnsi="Times New Roman" w:cs="Times New Roman"/>
          <w:sz w:val="24"/>
          <w:szCs w:val="24"/>
        </w:rPr>
        <w:t xml:space="preserve">the </w:t>
      </w:r>
      <w:r>
        <w:rPr>
          <w:rFonts w:ascii="Times New Roman" w:hAnsi="Times New Roman" w:cs="Times New Roman"/>
          <w:sz w:val="24"/>
          <w:szCs w:val="24"/>
        </w:rPr>
        <w:t xml:space="preserve">first step, all input data in a neuron are multiplied with their respective weight data and those multiplications are summed to pass through the activation </w:t>
      </w:r>
      <w:r>
        <w:rPr>
          <w:rFonts w:ascii="Times New Roman" w:hAnsi="Times New Roman" w:cs="Times New Roman"/>
          <w:sz w:val="24"/>
          <w:szCs w:val="24"/>
        </w:rPr>
        <w:lastRenderedPageBreak/>
        <w:t xml:space="preserve">function. </w:t>
      </w:r>
      <w:r w:rsidR="00D3363F">
        <w:rPr>
          <w:rFonts w:ascii="Times New Roman" w:hAnsi="Times New Roman" w:cs="Times New Roman"/>
          <w:sz w:val="24"/>
          <w:szCs w:val="24"/>
        </w:rPr>
        <w:t>The s</w:t>
      </w:r>
      <w:r>
        <w:rPr>
          <w:rFonts w:ascii="Times New Roman" w:hAnsi="Times New Roman" w:cs="Times New Roman"/>
          <w:sz w:val="24"/>
          <w:szCs w:val="24"/>
        </w:rPr>
        <w:t xml:space="preserve">econd step accepts the sum as the input to the activation function that will produce the output. The </w:t>
      </w:r>
      <w:proofErr w:type="spellStart"/>
      <w:r>
        <w:rPr>
          <w:rFonts w:ascii="Times New Roman" w:hAnsi="Times New Roman" w:cs="Times New Roman"/>
          <w:sz w:val="24"/>
          <w:szCs w:val="24"/>
        </w:rPr>
        <w:t>net</w:t>
      </w:r>
      <w:r>
        <w:rPr>
          <w:rFonts w:ascii="Times New Roman" w:hAnsi="Times New Roman" w:cs="Times New Roman"/>
          <w:sz w:val="24"/>
          <w:szCs w:val="24"/>
          <w:vertAlign w:val="subscript"/>
        </w:rPr>
        <w:t>input</w:t>
      </w:r>
      <w:proofErr w:type="spellEnd"/>
      <w:r>
        <w:rPr>
          <w:rFonts w:ascii="Times New Roman" w:hAnsi="Times New Roman" w:cs="Times New Roman"/>
          <w:sz w:val="24"/>
          <w:szCs w:val="24"/>
        </w:rPr>
        <w:t xml:space="preserve"> to the activation function in first step can be calculated in vector form as follows:</w:t>
      </w:r>
    </w:p>
    <w:p w14:paraId="70793AED" w14:textId="2B356CB2" w:rsidR="001A4BA0" w:rsidRPr="007804AE" w:rsidRDefault="001A4BA0" w:rsidP="00E0463D">
      <w:pPr>
        <w:widowControl w:val="0"/>
        <w:tabs>
          <w:tab w:val="center" w:pos="4680"/>
          <w:tab w:val="right" w:pos="9360"/>
        </w:tabs>
        <w:spacing w:before="240" w:line="360" w:lineRule="auto"/>
        <w:rPr>
          <w:rFonts w:ascii="Times New Roman" w:hAnsi="Times New Roman" w:cs="Times New Roman"/>
          <w:b/>
          <w:bCs/>
          <w:sz w:val="24"/>
          <w:szCs w:val="24"/>
        </w:rPr>
      </w:pPr>
      <w:r>
        <w:rPr>
          <w:rFonts w:ascii="Times New Roman" w:hAnsi="Times New Roman" w:cs="Times New Roman"/>
          <w:b/>
          <w:bCs/>
          <w:i/>
          <w:iCs/>
          <w:sz w:val="24"/>
          <w:szCs w:val="24"/>
        </w:rPr>
        <w:tab/>
      </w:r>
      <w:proofErr w:type="spellStart"/>
      <w:r w:rsidRPr="0019536D">
        <w:rPr>
          <w:rFonts w:ascii="Times New Roman" w:hAnsi="Times New Roman" w:cs="Times New Roman"/>
          <w:b/>
          <w:bCs/>
          <w:i/>
          <w:iCs/>
          <w:sz w:val="24"/>
          <w:szCs w:val="24"/>
        </w:rPr>
        <w:t>net</w:t>
      </w:r>
      <w:r w:rsidRPr="0019536D">
        <w:rPr>
          <w:rFonts w:ascii="Times New Roman" w:hAnsi="Times New Roman" w:cs="Times New Roman"/>
          <w:b/>
          <w:bCs/>
          <w:i/>
          <w:iCs/>
          <w:sz w:val="24"/>
          <w:szCs w:val="24"/>
          <w:vertAlign w:val="subscript"/>
        </w:rPr>
        <w:t>input</w:t>
      </w:r>
      <w:proofErr w:type="spellEnd"/>
      <w:r w:rsidRPr="0019536D">
        <w:rPr>
          <w:rFonts w:ascii="Times New Roman" w:hAnsi="Times New Roman" w:cs="Times New Roman"/>
          <w:b/>
          <w:bCs/>
          <w:i/>
          <w:iCs/>
          <w:sz w:val="24"/>
          <w:szCs w:val="24"/>
        </w:rPr>
        <w:t>= WX =</w:t>
      </w:r>
      <w:bookmarkStart w:id="13" w:name="_Hlk5025774"/>
      <m:oMath>
        <m:m>
          <m:mPr>
            <m:mcs>
              <m:mc>
                <m:mcPr>
                  <m:count m:val="3"/>
                  <m:mcJc m:val="center"/>
                </m:mcPr>
              </m:mc>
            </m:mcs>
            <m:ctrlPr>
              <w:rPr>
                <w:rFonts w:ascii="Cambria Math" w:hAnsi="Cambria Math" w:cs="Times New Roman"/>
                <w:b/>
                <w:bCs/>
                <w:i/>
                <w:iCs/>
                <w:sz w:val="24"/>
                <w:szCs w:val="24"/>
              </w:rPr>
            </m:ctrlPr>
          </m:mPr>
          <m:mr>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m:t>
                  </m:r>
                </m:sub>
              </m:sSub>
            </m:e>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m:t>
                  </m:r>
                </m:sub>
              </m:sSub>
            </m:e>
            <m:e>
              <m:r>
                <m:rPr>
                  <m:sty m:val="bi"/>
                </m:rPr>
                <w:rPr>
                  <w:rFonts w:ascii="Cambria Math" w:hAnsi="Cambria Math" w:cs="Times New Roman"/>
                  <w:sz w:val="24"/>
                  <w:szCs w:val="24"/>
                </w:rPr>
                <m:t xml:space="preserve">…   </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t>
                  </m:r>
                </m:sub>
              </m:sSub>
              <m:r>
                <m:rPr>
                  <m:sty m:val="bi"/>
                </m:rPr>
                <w:rPr>
                  <w:rFonts w:ascii="Cambria Math" w:hAnsi="Cambria Math" w:cs="Times New Roman"/>
                  <w:sz w:val="24"/>
                  <w:szCs w:val="24"/>
                </w:rPr>
                <m:t>]</m:t>
              </m:r>
            </m:e>
          </m:mr>
        </m:m>
        <m:r>
          <m:rPr>
            <m:sty m:val="bi"/>
          </m:rP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eqArr>
              <m:eqArrPr>
                <m:ctrlPr>
                  <w:rPr>
                    <w:rFonts w:ascii="Cambria Math" w:hAnsi="Cambria Math" w:cs="Times New Roman"/>
                    <w:b/>
                    <w:bCs/>
                    <w:i/>
                    <w:iCs/>
                    <w:sz w:val="24"/>
                    <w:szCs w:val="24"/>
                  </w:rPr>
                </m:ctrlPr>
              </m:eqArrPr>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1</m:t>
                    </m:r>
                  </m:sub>
                </m:sSub>
              </m:e>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2</m:t>
                    </m:r>
                  </m:sub>
                </m:sSub>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m</m:t>
                    </m:r>
                  </m:sub>
                </m:sSub>
              </m:e>
            </m:eqArr>
          </m:e>
        </m:d>
        <m:r>
          <m:rPr>
            <m:sty m:val="bi"/>
          </m:rPr>
          <w:rPr>
            <w:rFonts w:ascii="Cambria Math" w:hAnsi="Cambria Math" w:cs="Times New Roman"/>
            <w:sz w:val="24"/>
            <w:szCs w:val="24"/>
          </w:rPr>
          <m:t xml:space="preserve">= </m:t>
        </m:r>
      </m:oMath>
      <w:bookmarkEnd w:id="13"/>
      <w:r w:rsidRPr="0019536D">
        <w:rPr>
          <w:rFonts w:ascii="Times New Roman" w:hAnsi="Times New Roman" w:cs="Times New Roman"/>
          <w:b/>
          <w:bCs/>
          <w:i/>
          <w:iCs/>
          <w:sz w:val="24"/>
          <w:szCs w:val="24"/>
        </w:rPr>
        <w:t>w</w:t>
      </w:r>
      <w:r w:rsidRPr="0019536D">
        <w:rPr>
          <w:rFonts w:ascii="Times New Roman" w:hAnsi="Times New Roman" w:cs="Times New Roman"/>
          <w:b/>
          <w:bCs/>
          <w:i/>
          <w:iCs/>
          <w:sz w:val="24"/>
          <w:szCs w:val="24"/>
          <w:vertAlign w:val="subscript"/>
        </w:rPr>
        <w:t>1</w:t>
      </w:r>
      <w:r w:rsidRPr="0019536D">
        <w:rPr>
          <w:rFonts w:ascii="Times New Roman" w:hAnsi="Times New Roman" w:cs="Times New Roman"/>
          <w:b/>
          <w:bCs/>
          <w:i/>
          <w:iCs/>
          <w:sz w:val="24"/>
          <w:szCs w:val="24"/>
        </w:rPr>
        <w:t>*x</w:t>
      </w:r>
      <w:r w:rsidRPr="0019536D">
        <w:rPr>
          <w:rFonts w:ascii="Times New Roman" w:hAnsi="Times New Roman" w:cs="Times New Roman"/>
          <w:b/>
          <w:bCs/>
          <w:i/>
          <w:iCs/>
          <w:sz w:val="24"/>
          <w:szCs w:val="24"/>
          <w:vertAlign w:val="subscript"/>
        </w:rPr>
        <w:t>1</w:t>
      </w:r>
      <w:r w:rsidRPr="0019536D">
        <w:rPr>
          <w:rFonts w:ascii="Times New Roman" w:hAnsi="Times New Roman" w:cs="Times New Roman"/>
          <w:b/>
          <w:bCs/>
          <w:i/>
          <w:iCs/>
          <w:sz w:val="24"/>
          <w:szCs w:val="24"/>
        </w:rPr>
        <w:t xml:space="preserve"> + w</w:t>
      </w:r>
      <w:r w:rsidRPr="0019536D">
        <w:rPr>
          <w:rFonts w:ascii="Times New Roman" w:hAnsi="Times New Roman" w:cs="Times New Roman"/>
          <w:b/>
          <w:bCs/>
          <w:i/>
          <w:iCs/>
          <w:sz w:val="24"/>
          <w:szCs w:val="24"/>
          <w:vertAlign w:val="subscript"/>
        </w:rPr>
        <w:t>2</w:t>
      </w:r>
      <w:r w:rsidRPr="0019536D">
        <w:rPr>
          <w:rFonts w:ascii="Times New Roman" w:hAnsi="Times New Roman" w:cs="Times New Roman"/>
          <w:b/>
          <w:bCs/>
          <w:i/>
          <w:iCs/>
          <w:sz w:val="24"/>
          <w:szCs w:val="24"/>
        </w:rPr>
        <w:t>*x</w:t>
      </w:r>
      <w:r w:rsidRPr="0019536D">
        <w:rPr>
          <w:rFonts w:ascii="Times New Roman" w:hAnsi="Times New Roman" w:cs="Times New Roman"/>
          <w:b/>
          <w:bCs/>
          <w:i/>
          <w:iCs/>
          <w:sz w:val="24"/>
          <w:szCs w:val="24"/>
          <w:vertAlign w:val="subscript"/>
        </w:rPr>
        <w:t>2</w:t>
      </w:r>
      <w:r w:rsidRPr="0019536D">
        <w:rPr>
          <w:rFonts w:ascii="Times New Roman" w:hAnsi="Times New Roman" w:cs="Times New Roman"/>
          <w:b/>
          <w:bCs/>
          <w:i/>
          <w:iCs/>
          <w:sz w:val="24"/>
          <w:szCs w:val="24"/>
        </w:rPr>
        <w:t xml:space="preserve"> + w</w:t>
      </w:r>
      <w:r w:rsidRPr="0019536D">
        <w:rPr>
          <w:rFonts w:ascii="Times New Roman" w:hAnsi="Times New Roman" w:cs="Times New Roman"/>
          <w:b/>
          <w:bCs/>
          <w:i/>
          <w:iCs/>
          <w:sz w:val="24"/>
          <w:szCs w:val="24"/>
          <w:vertAlign w:val="subscript"/>
        </w:rPr>
        <w:t>3</w:t>
      </w:r>
      <w:r w:rsidRPr="0019536D">
        <w:rPr>
          <w:rFonts w:ascii="Times New Roman" w:hAnsi="Times New Roman" w:cs="Times New Roman"/>
          <w:b/>
          <w:bCs/>
          <w:i/>
          <w:iCs/>
          <w:sz w:val="24"/>
          <w:szCs w:val="24"/>
        </w:rPr>
        <w:t>*x</w:t>
      </w:r>
      <w:r w:rsidRPr="0019536D">
        <w:rPr>
          <w:rFonts w:ascii="Times New Roman" w:hAnsi="Times New Roman" w:cs="Times New Roman"/>
          <w:b/>
          <w:bCs/>
          <w:i/>
          <w:iCs/>
          <w:sz w:val="24"/>
          <w:szCs w:val="24"/>
          <w:vertAlign w:val="subscript"/>
        </w:rPr>
        <w:t>3</w:t>
      </w:r>
      <w:r w:rsidRPr="0019536D">
        <w:rPr>
          <w:rFonts w:ascii="Times New Roman" w:hAnsi="Times New Roman" w:cs="Times New Roman"/>
          <w:b/>
          <w:bCs/>
          <w:i/>
          <w:iCs/>
          <w:sz w:val="24"/>
          <w:szCs w:val="24"/>
        </w:rPr>
        <w:t xml:space="preserve">+……+ </w:t>
      </w:r>
      <w:proofErr w:type="spellStart"/>
      <w:r w:rsidRPr="0019536D">
        <w:rPr>
          <w:rFonts w:ascii="Times New Roman" w:hAnsi="Times New Roman" w:cs="Times New Roman"/>
          <w:b/>
          <w:bCs/>
          <w:i/>
          <w:iCs/>
          <w:sz w:val="24"/>
          <w:szCs w:val="24"/>
        </w:rPr>
        <w:t>w</w:t>
      </w:r>
      <w:r w:rsidRPr="0019536D">
        <w:rPr>
          <w:rFonts w:ascii="Times New Roman" w:hAnsi="Times New Roman" w:cs="Times New Roman"/>
          <w:b/>
          <w:bCs/>
          <w:i/>
          <w:iCs/>
          <w:sz w:val="24"/>
          <w:szCs w:val="24"/>
          <w:vertAlign w:val="subscript"/>
        </w:rPr>
        <w:t>n</w:t>
      </w:r>
      <w:proofErr w:type="spellEnd"/>
      <w:r w:rsidRPr="0019536D">
        <w:rPr>
          <w:rFonts w:ascii="Times New Roman" w:hAnsi="Times New Roman" w:cs="Times New Roman"/>
          <w:b/>
          <w:bCs/>
          <w:i/>
          <w:iCs/>
          <w:sz w:val="24"/>
          <w:szCs w:val="24"/>
        </w:rPr>
        <w:t>*</w:t>
      </w:r>
      <w:proofErr w:type="spellStart"/>
      <w:r w:rsidRPr="0019536D">
        <w:rPr>
          <w:rFonts w:ascii="Times New Roman" w:hAnsi="Times New Roman" w:cs="Times New Roman"/>
          <w:b/>
          <w:bCs/>
          <w:i/>
          <w:iCs/>
          <w:sz w:val="24"/>
          <w:szCs w:val="24"/>
        </w:rPr>
        <w:t>x</w:t>
      </w:r>
      <w:r>
        <w:rPr>
          <w:rFonts w:ascii="Times New Roman" w:hAnsi="Times New Roman" w:cs="Times New Roman"/>
          <w:b/>
          <w:bCs/>
          <w:i/>
          <w:iCs/>
          <w:sz w:val="24"/>
          <w:szCs w:val="24"/>
          <w:vertAlign w:val="subscript"/>
        </w:rPr>
        <w:t>m</w:t>
      </w:r>
      <w:proofErr w:type="spellEnd"/>
      <w:r>
        <w:rPr>
          <w:rFonts w:ascii="Times New Roman" w:hAnsi="Times New Roman" w:cs="Times New Roman"/>
          <w:b/>
          <w:bCs/>
          <w:i/>
          <w:iCs/>
          <w:sz w:val="24"/>
          <w:szCs w:val="24"/>
          <w:vertAlign w:val="subscript"/>
        </w:rPr>
        <w:t xml:space="preserve">      </w:t>
      </w:r>
      <w:r w:rsidRPr="007804AE">
        <w:rPr>
          <w:rFonts w:ascii="Times New Roman" w:hAnsi="Times New Roman" w:cs="Times New Roman"/>
          <w:b/>
          <w:bCs/>
          <w:sz w:val="24"/>
          <w:szCs w:val="24"/>
        </w:rPr>
        <w:t>(3)</w:t>
      </w:r>
    </w:p>
    <w:p w14:paraId="716DAD02" w14:textId="7F0AB54B"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weighted data (weight data * input data) are summed and passed as the input to the activation function of the neuron in </w:t>
      </w:r>
      <w:r w:rsidR="008A5AB9">
        <w:rPr>
          <w:rFonts w:ascii="Times New Roman" w:hAnsi="Times New Roman" w:cs="Times New Roman"/>
          <w:sz w:val="24"/>
          <w:szCs w:val="24"/>
        </w:rPr>
        <w:t xml:space="preserve">the </w:t>
      </w:r>
      <w:r>
        <w:rPr>
          <w:rFonts w:ascii="Times New Roman" w:hAnsi="Times New Roman" w:cs="Times New Roman"/>
          <w:sz w:val="24"/>
          <w:szCs w:val="24"/>
        </w:rPr>
        <w:t>second step. The activation function accepts the input and process</w:t>
      </w:r>
      <w:r w:rsidR="006D75E3">
        <w:rPr>
          <w:rFonts w:ascii="Times New Roman" w:hAnsi="Times New Roman" w:cs="Times New Roman"/>
          <w:sz w:val="24"/>
          <w:szCs w:val="24"/>
        </w:rPr>
        <w:t>es</w:t>
      </w:r>
      <w:r>
        <w:rPr>
          <w:rFonts w:ascii="Times New Roman" w:hAnsi="Times New Roman" w:cs="Times New Roman"/>
          <w:sz w:val="24"/>
          <w:szCs w:val="24"/>
        </w:rPr>
        <w:t xml:space="preserve"> it to produce the output.</w:t>
      </w:r>
      <w:r w:rsidR="004B4379">
        <w:rPr>
          <w:rFonts w:ascii="Times New Roman" w:hAnsi="Times New Roman" w:cs="Times New Roman"/>
          <w:b/>
          <w:bCs/>
          <w:sz w:val="24"/>
          <w:szCs w:val="24"/>
        </w:rPr>
        <w:t xml:space="preserve"> </w:t>
      </w:r>
      <w:r w:rsidR="004B4379">
        <w:rPr>
          <w:rFonts w:ascii="Times New Roman" w:hAnsi="Times New Roman" w:cs="Times New Roman"/>
          <w:sz w:val="24"/>
          <w:szCs w:val="24"/>
        </w:rPr>
        <w:t>T</w:t>
      </w:r>
      <w:r>
        <w:rPr>
          <w:rFonts w:ascii="Times New Roman" w:hAnsi="Times New Roman" w:cs="Times New Roman"/>
          <w:sz w:val="24"/>
          <w:szCs w:val="24"/>
        </w:rPr>
        <w:t>he output of the entire network can also be calculated by passing the summation of multiplication of the input vector and weight vector to the activation function as follows:</w:t>
      </w:r>
    </w:p>
    <w:p w14:paraId="17932B67" w14:textId="40FBFB30" w:rsidR="00CF1552" w:rsidRDefault="001A4BA0" w:rsidP="00E0463D">
      <w:pPr>
        <w:widowControl w:val="0"/>
        <w:spacing w:before="240" w:line="36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 xml:space="preserve">                                        </w:t>
      </w:r>
      <w:r w:rsidR="00205DC2">
        <w:rPr>
          <w:rFonts w:ascii="Times New Roman" w:hAnsi="Times New Roman" w:cs="Times New Roman"/>
          <w:b/>
          <w:bCs/>
          <w:i/>
          <w:iCs/>
          <w:sz w:val="24"/>
          <w:szCs w:val="24"/>
        </w:rPr>
        <w:t>y= (</w:t>
      </w:r>
      <w:proofErr w:type="spellStart"/>
      <w:r w:rsidR="00205DC2">
        <w:rPr>
          <w:rFonts w:ascii="Times New Roman" w:hAnsi="Times New Roman" w:cs="Times New Roman"/>
          <w:b/>
          <w:bCs/>
          <w:i/>
          <w:iCs/>
          <w:sz w:val="24"/>
          <w:szCs w:val="24"/>
        </w:rPr>
        <w:t>Net</w:t>
      </w:r>
      <w:r w:rsidR="00205DC2">
        <w:rPr>
          <w:rFonts w:ascii="Times New Roman" w:hAnsi="Times New Roman" w:cs="Times New Roman"/>
          <w:b/>
          <w:bCs/>
          <w:i/>
          <w:iCs/>
          <w:sz w:val="24"/>
          <w:szCs w:val="24"/>
          <w:vertAlign w:val="subscript"/>
        </w:rPr>
        <w:t>out</w:t>
      </w:r>
      <w:proofErr w:type="spellEnd"/>
      <w:r w:rsidR="00205DC2">
        <w:rPr>
          <w:rFonts w:ascii="Times New Roman" w:hAnsi="Times New Roman" w:cs="Times New Roman"/>
          <w:b/>
          <w:bCs/>
          <w:i/>
          <w:iCs/>
          <w:sz w:val="24"/>
          <w:szCs w:val="24"/>
          <w:vertAlign w:val="subscript"/>
        </w:rPr>
        <w:t xml:space="preserve"> </w:t>
      </w:r>
      <w:r w:rsidR="00205DC2">
        <w:rPr>
          <w:rFonts w:ascii="Times New Roman" w:hAnsi="Times New Roman" w:cs="Times New Roman"/>
          <w:b/>
          <w:bCs/>
          <w:i/>
          <w:iCs/>
          <w:sz w:val="24"/>
          <w:szCs w:val="24"/>
        </w:rPr>
        <w:t>= F(</w:t>
      </w:r>
      <w:proofErr w:type="spellStart"/>
      <w:r w:rsidR="00205DC2">
        <w:rPr>
          <w:rFonts w:ascii="Times New Roman" w:hAnsi="Times New Roman" w:cs="Times New Roman"/>
          <w:b/>
          <w:bCs/>
          <w:i/>
          <w:iCs/>
          <w:sz w:val="24"/>
          <w:szCs w:val="24"/>
        </w:rPr>
        <w:t>net</w:t>
      </w:r>
      <w:r w:rsidR="00205DC2">
        <w:rPr>
          <w:rFonts w:ascii="Times New Roman" w:hAnsi="Times New Roman" w:cs="Times New Roman"/>
          <w:b/>
          <w:bCs/>
          <w:i/>
          <w:iCs/>
          <w:sz w:val="24"/>
          <w:szCs w:val="24"/>
          <w:vertAlign w:val="subscript"/>
        </w:rPr>
        <w:t>input</w:t>
      </w:r>
      <w:proofErr w:type="spellEnd"/>
      <w:r w:rsidR="00205DC2">
        <w:rPr>
          <w:rFonts w:ascii="Times New Roman" w:hAnsi="Times New Roman" w:cs="Times New Roman"/>
          <w:b/>
          <w:bCs/>
          <w:i/>
          <w:iCs/>
          <w:sz w:val="24"/>
          <w:szCs w:val="24"/>
        </w:rPr>
        <w:t>) =F (WX</w:t>
      </w:r>
      <w:proofErr w:type="gramStart"/>
      <w:r w:rsidR="00205DC2">
        <w:rPr>
          <w:rFonts w:ascii="Times New Roman" w:hAnsi="Times New Roman" w:cs="Times New Roman"/>
          <w:b/>
          <w:bCs/>
          <w:i/>
          <w:iCs/>
          <w:sz w:val="24"/>
          <w:szCs w:val="24"/>
        </w:rPr>
        <w:t>))</w:t>
      </w:r>
      <w:r>
        <w:rPr>
          <w:rFonts w:ascii="Times New Roman" w:hAnsi="Times New Roman" w:cs="Times New Roman"/>
          <w:b/>
          <w:bCs/>
          <w:i/>
          <w:iCs/>
          <w:sz w:val="24"/>
          <w:szCs w:val="24"/>
        </w:rPr>
        <w:t xml:space="preserve">   </w:t>
      </w:r>
      <w:proofErr w:type="gramEnd"/>
      <w:r>
        <w:rPr>
          <w:rFonts w:ascii="Times New Roman" w:hAnsi="Times New Roman" w:cs="Times New Roman"/>
          <w:b/>
          <w:bCs/>
          <w:i/>
          <w:iCs/>
          <w:sz w:val="24"/>
          <w:szCs w:val="24"/>
        </w:rPr>
        <w:t xml:space="preserve">                                       </w:t>
      </w:r>
      <w:r w:rsidRPr="001A4BA0">
        <w:rPr>
          <w:rFonts w:ascii="Times New Roman" w:hAnsi="Times New Roman" w:cs="Times New Roman"/>
          <w:b/>
          <w:bCs/>
          <w:sz w:val="24"/>
          <w:szCs w:val="24"/>
        </w:rPr>
        <w:t>(</w:t>
      </w:r>
      <w:r w:rsidR="004B4379">
        <w:rPr>
          <w:rFonts w:ascii="Times New Roman" w:hAnsi="Times New Roman" w:cs="Times New Roman"/>
          <w:b/>
          <w:bCs/>
          <w:sz w:val="24"/>
          <w:szCs w:val="24"/>
        </w:rPr>
        <w:t>4</w:t>
      </w:r>
      <w:r w:rsidRPr="001A4BA0">
        <w:rPr>
          <w:rFonts w:ascii="Times New Roman" w:hAnsi="Times New Roman" w:cs="Times New Roman"/>
          <w:b/>
          <w:bCs/>
          <w:sz w:val="24"/>
          <w:szCs w:val="24"/>
        </w:rPr>
        <w:t>)</w:t>
      </w:r>
    </w:p>
    <w:p w14:paraId="5343A585" w14:textId="4DF5B66F" w:rsidR="004B4379" w:rsidRDefault="00205DC2" w:rsidP="004B4379">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To improve the performance of neura</w:t>
      </w:r>
      <w:r w:rsidR="006D75E3">
        <w:rPr>
          <w:rFonts w:ascii="Times New Roman" w:hAnsi="Times New Roman" w:cs="Times New Roman"/>
          <w:sz w:val="24"/>
          <w:szCs w:val="24"/>
        </w:rPr>
        <w:t>l network, some neurons include</w:t>
      </w:r>
      <w:r>
        <w:rPr>
          <w:rFonts w:ascii="Times New Roman" w:hAnsi="Times New Roman" w:cs="Times New Roman"/>
          <w:sz w:val="24"/>
          <w:szCs w:val="24"/>
        </w:rPr>
        <w:t xml:space="preserve"> weight data as well as bias data. By adding bias values</w:t>
      </w:r>
      <w:r w:rsidR="008A5AB9" w:rsidRPr="008A5AB9">
        <w:rPr>
          <w:rFonts w:ascii="Times New Roman" w:hAnsi="Times New Roman" w:cs="Times New Roman"/>
          <w:sz w:val="24"/>
          <w:szCs w:val="24"/>
        </w:rPr>
        <w:t xml:space="preserve"> </w:t>
      </w:r>
      <w:r w:rsidR="008A5AB9">
        <w:rPr>
          <w:rFonts w:ascii="Times New Roman" w:hAnsi="Times New Roman" w:cs="Times New Roman"/>
          <w:sz w:val="24"/>
          <w:szCs w:val="24"/>
        </w:rPr>
        <w:t>b</w:t>
      </w:r>
      <w:r>
        <w:rPr>
          <w:rFonts w:ascii="Times New Roman" w:hAnsi="Times New Roman" w:cs="Times New Roman"/>
          <w:sz w:val="24"/>
          <w:szCs w:val="24"/>
        </w:rPr>
        <w:t>, the performance of the neurons is improved by shifting decision boundary of classifiers to left or right. The value of the bias is generally set to 1 and the mathematical model of the neuron with bias value can be expressed a</w:t>
      </w:r>
      <w:r w:rsidR="004B4379">
        <w:rPr>
          <w:rFonts w:ascii="Times New Roman" w:hAnsi="Times New Roman" w:cs="Times New Roman"/>
          <w:sz w:val="24"/>
          <w:szCs w:val="24"/>
        </w:rPr>
        <w:t>s</w:t>
      </w:r>
    </w:p>
    <w:p w14:paraId="4B007882" w14:textId="62606F13" w:rsidR="004B4379" w:rsidRDefault="004B4379" w:rsidP="004B4379">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i/>
          <w:iCs/>
          <w:sz w:val="24"/>
          <w:szCs w:val="24"/>
        </w:rPr>
        <w:t xml:space="preserve">                                        </w:t>
      </w:r>
      <w:r>
        <w:rPr>
          <w:rFonts w:ascii="Times New Roman" w:hAnsi="Times New Roman" w:cs="Times New Roman"/>
          <w:b/>
          <w:bCs/>
          <w:i/>
          <w:iCs/>
          <w:sz w:val="24"/>
          <w:szCs w:val="24"/>
        </w:rPr>
        <w:tab/>
        <w:t xml:space="preserve"> </w:t>
      </w:r>
      <w:proofErr w:type="spellStart"/>
      <w:r>
        <w:rPr>
          <w:rFonts w:ascii="Times New Roman" w:hAnsi="Times New Roman" w:cs="Times New Roman"/>
          <w:b/>
          <w:bCs/>
          <w:i/>
          <w:iCs/>
          <w:sz w:val="24"/>
          <w:szCs w:val="24"/>
        </w:rPr>
        <w:t>Output</w:t>
      </w:r>
      <w:r>
        <w:rPr>
          <w:rFonts w:ascii="Times New Roman" w:hAnsi="Times New Roman" w:cs="Times New Roman"/>
          <w:b/>
          <w:bCs/>
          <w:sz w:val="24"/>
          <w:szCs w:val="24"/>
          <w:vertAlign w:val="subscript"/>
        </w:rPr>
        <w:t>n</w:t>
      </w:r>
      <w:proofErr w:type="spellEnd"/>
      <w:r>
        <w:rPr>
          <w:rFonts w:ascii="Times New Roman" w:hAnsi="Times New Roman" w:cs="Times New Roman"/>
          <w:b/>
          <w:bCs/>
          <w:sz w:val="24"/>
          <w:szCs w:val="24"/>
        </w:rPr>
        <w:t>=</w:t>
      </w:r>
      <m:oMath>
        <m:r>
          <m:rPr>
            <m:sty m:val="bi"/>
          </m:rPr>
          <w:rPr>
            <w:rFonts w:ascii="Cambria Math" w:hAnsi="Cambria Math" w:cs="Times New Roman"/>
            <w:sz w:val="24"/>
            <w:szCs w:val="24"/>
          </w:rPr>
          <m:t xml:space="preserve"> ƒ(</m:t>
        </m:r>
        <m:nary>
          <m:naryPr>
            <m:chr m:val="∑"/>
            <m:limLoc m:val="subSup"/>
            <m:ctrlPr>
              <w:rPr>
                <w:rFonts w:ascii="Cambria Math" w:hAnsi="Cambria Math" w:cs="Times New Roman"/>
                <w:b/>
                <w:bCs/>
                <w:i/>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m</m:t>
            </m:r>
          </m:sup>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i</m:t>
                </m:r>
              </m:sub>
            </m:s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ni</m:t>
                </m:r>
              </m:sub>
            </m:sSub>
            <m:r>
              <m:rPr>
                <m:sty m:val="bi"/>
              </m:rPr>
              <w:rPr>
                <w:rFonts w:ascii="Cambria Math" w:hAnsi="Cambria Math" w:cs="Times New Roman"/>
                <w:sz w:val="24"/>
                <w:szCs w:val="24"/>
              </w:rPr>
              <m:t>+b)</m:t>
            </m:r>
          </m:e>
        </m:nary>
      </m:oMath>
      <w:r>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(5)</w:t>
      </w:r>
    </w:p>
    <w:p w14:paraId="60043CC2" w14:textId="0115A221" w:rsidR="00CF1552" w:rsidRDefault="001A4BA0" w:rsidP="00E0463D">
      <w:pPr>
        <w:widowControl w:val="0"/>
        <w:spacing w:before="240" w:line="36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 xml:space="preserve">                                   </w:t>
      </w:r>
      <w:r w:rsidR="004B4379">
        <w:rPr>
          <w:rFonts w:ascii="Times New Roman" w:hAnsi="Times New Roman" w:cs="Times New Roman"/>
          <w:b/>
          <w:bCs/>
          <w:i/>
          <w:iCs/>
          <w:sz w:val="24"/>
          <w:szCs w:val="24"/>
        </w:rPr>
        <w:t xml:space="preserve">     </w:t>
      </w:r>
      <w:r>
        <w:rPr>
          <w:rFonts w:ascii="Times New Roman" w:hAnsi="Times New Roman" w:cs="Times New Roman"/>
          <w:b/>
          <w:bCs/>
          <w:i/>
          <w:iCs/>
          <w:sz w:val="24"/>
          <w:szCs w:val="24"/>
        </w:rPr>
        <w:t xml:space="preserve"> </w:t>
      </w:r>
      <w:r w:rsidR="00205DC2">
        <w:rPr>
          <w:rFonts w:ascii="Times New Roman" w:hAnsi="Times New Roman" w:cs="Times New Roman"/>
          <w:b/>
          <w:bCs/>
          <w:i/>
          <w:iCs/>
          <w:sz w:val="24"/>
          <w:szCs w:val="24"/>
        </w:rPr>
        <w:t>y=Net</w:t>
      </w:r>
      <w:r w:rsidR="00205DC2">
        <w:rPr>
          <w:rFonts w:ascii="Times New Roman" w:hAnsi="Times New Roman" w:cs="Times New Roman"/>
          <w:b/>
          <w:bCs/>
          <w:i/>
          <w:iCs/>
          <w:sz w:val="24"/>
          <w:szCs w:val="24"/>
          <w:vertAlign w:val="subscript"/>
        </w:rPr>
        <w:t xml:space="preserve"> out</w:t>
      </w:r>
      <w:r w:rsidR="00205DC2">
        <w:rPr>
          <w:rFonts w:ascii="Times New Roman" w:hAnsi="Times New Roman" w:cs="Times New Roman"/>
          <w:b/>
          <w:bCs/>
          <w:i/>
          <w:iCs/>
          <w:sz w:val="24"/>
          <w:szCs w:val="24"/>
        </w:rPr>
        <w:t xml:space="preserve"> = ƒ(</w:t>
      </w:r>
      <w:proofErr w:type="spellStart"/>
      <w:r w:rsidR="00205DC2">
        <w:rPr>
          <w:rFonts w:ascii="Times New Roman" w:hAnsi="Times New Roman" w:cs="Times New Roman"/>
          <w:b/>
          <w:bCs/>
          <w:i/>
          <w:iCs/>
          <w:sz w:val="24"/>
          <w:szCs w:val="24"/>
        </w:rPr>
        <w:t>net</w:t>
      </w:r>
      <w:r w:rsidR="00205DC2">
        <w:rPr>
          <w:rFonts w:ascii="Times New Roman" w:hAnsi="Times New Roman" w:cs="Times New Roman"/>
          <w:b/>
          <w:bCs/>
          <w:i/>
          <w:iCs/>
          <w:sz w:val="24"/>
          <w:szCs w:val="24"/>
          <w:vertAlign w:val="subscript"/>
        </w:rPr>
        <w:t>input</w:t>
      </w:r>
      <w:proofErr w:type="spellEnd"/>
      <w:r w:rsidR="00205DC2">
        <w:rPr>
          <w:rFonts w:ascii="Times New Roman" w:hAnsi="Times New Roman" w:cs="Times New Roman"/>
          <w:b/>
          <w:bCs/>
          <w:i/>
          <w:iCs/>
          <w:sz w:val="24"/>
          <w:szCs w:val="24"/>
        </w:rPr>
        <w:t>) = ƒ(WX+</w:t>
      </w:r>
      <w:proofErr w:type="gramStart"/>
      <w:r w:rsidR="00205DC2">
        <w:rPr>
          <w:rFonts w:ascii="Times New Roman" w:hAnsi="Times New Roman" w:cs="Times New Roman"/>
          <w:b/>
          <w:bCs/>
          <w:i/>
          <w:iCs/>
          <w:sz w:val="24"/>
          <w:szCs w:val="24"/>
        </w:rPr>
        <w:t>b)</w:t>
      </w:r>
      <w:r>
        <w:rPr>
          <w:rFonts w:ascii="Times New Roman" w:hAnsi="Times New Roman" w:cs="Times New Roman"/>
          <w:b/>
          <w:bCs/>
          <w:i/>
          <w:iCs/>
          <w:sz w:val="24"/>
          <w:szCs w:val="24"/>
        </w:rPr>
        <w:t xml:space="preserve">   </w:t>
      </w:r>
      <w:proofErr w:type="gramEnd"/>
      <w:r>
        <w:rPr>
          <w:rFonts w:ascii="Times New Roman" w:hAnsi="Times New Roman" w:cs="Times New Roman"/>
          <w:b/>
          <w:bCs/>
          <w:i/>
          <w:iCs/>
          <w:sz w:val="24"/>
          <w:szCs w:val="24"/>
        </w:rPr>
        <w:t xml:space="preserve">   </w:t>
      </w:r>
      <w:r w:rsidR="006D75E3">
        <w:rPr>
          <w:rFonts w:ascii="Times New Roman" w:hAnsi="Times New Roman" w:cs="Times New Roman"/>
          <w:b/>
          <w:bCs/>
          <w:i/>
          <w:iCs/>
          <w:sz w:val="24"/>
          <w:szCs w:val="24"/>
        </w:rPr>
        <w:t xml:space="preserve">   </w:t>
      </w:r>
      <w:r>
        <w:rPr>
          <w:rFonts w:ascii="Times New Roman" w:hAnsi="Times New Roman" w:cs="Times New Roman"/>
          <w:b/>
          <w:bCs/>
          <w:i/>
          <w:iCs/>
          <w:sz w:val="24"/>
          <w:szCs w:val="24"/>
        </w:rPr>
        <w:t xml:space="preserve">                          </w:t>
      </w:r>
      <w:r w:rsidR="004B4379">
        <w:rPr>
          <w:rFonts w:ascii="Times New Roman" w:hAnsi="Times New Roman" w:cs="Times New Roman"/>
          <w:b/>
          <w:bCs/>
          <w:i/>
          <w:iCs/>
          <w:sz w:val="24"/>
          <w:szCs w:val="24"/>
        </w:rPr>
        <w:t xml:space="preserve">     </w:t>
      </w:r>
      <w:r w:rsidR="004B4379">
        <w:rPr>
          <w:rFonts w:ascii="Times New Roman" w:hAnsi="Times New Roman" w:cs="Times New Roman"/>
          <w:b/>
          <w:bCs/>
          <w:sz w:val="24"/>
          <w:szCs w:val="24"/>
        </w:rPr>
        <w:t>(6)</w:t>
      </w:r>
    </w:p>
    <w:p w14:paraId="1D9BC80E" w14:textId="2BA188C1" w:rsidR="00CF1552" w:rsidRDefault="00205DC2" w:rsidP="00E0463D">
      <w:pPr>
        <w:pStyle w:val="2"/>
        <w:widowControl w:val="0"/>
        <w:spacing w:after="240"/>
        <w:rPr>
          <w:sz w:val="24"/>
          <w:szCs w:val="24"/>
        </w:rPr>
      </w:pPr>
      <w:r>
        <w:rPr>
          <w:sz w:val="24"/>
          <w:szCs w:val="24"/>
        </w:rPr>
        <w:t>Activation</w:t>
      </w:r>
      <w:r w:rsidR="0033312E">
        <w:rPr>
          <w:sz w:val="24"/>
          <w:szCs w:val="24"/>
        </w:rPr>
        <w:t xml:space="preserve"> / Transfer</w:t>
      </w:r>
      <w:r>
        <w:rPr>
          <w:sz w:val="24"/>
          <w:szCs w:val="24"/>
        </w:rPr>
        <w:t xml:space="preserve"> Function</w:t>
      </w:r>
    </w:p>
    <w:p w14:paraId="7C5671F0" w14:textId="07472C3B" w:rsidR="00CF1552" w:rsidRDefault="00205DC2" w:rsidP="00E0463D">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every neuron uses an activation function to generate output </w:t>
      </w:r>
      <w:r w:rsidR="00F917EE">
        <w:rPr>
          <w:rFonts w:ascii="Times New Roman" w:hAnsi="Times New Roman" w:cs="Times New Roman"/>
          <w:sz w:val="24"/>
          <w:szCs w:val="24"/>
        </w:rPr>
        <w:t>from the weighted data</w:t>
      </w:r>
      <w:r>
        <w:rPr>
          <w:rFonts w:ascii="Times New Roman" w:hAnsi="Times New Roman" w:cs="Times New Roman"/>
          <w:sz w:val="24"/>
          <w:szCs w:val="24"/>
        </w:rPr>
        <w:t xml:space="preserve"> and the accuracy of the output is dependent on activation function, it is important to choose the correct activation function for neurons. The widely used activation functions in neural network architecture are shown in Table 1.</w:t>
      </w:r>
    </w:p>
    <w:p w14:paraId="5078948C" w14:textId="7CA7CCBD" w:rsidR="003370F8" w:rsidRDefault="003370F8" w:rsidP="00E0463D">
      <w:pPr>
        <w:widowControl w:val="0"/>
        <w:spacing w:after="0" w:line="360" w:lineRule="auto"/>
        <w:jc w:val="both"/>
        <w:rPr>
          <w:rFonts w:ascii="Times New Roman" w:hAnsi="Times New Roman" w:cs="Times New Roman"/>
          <w:sz w:val="24"/>
          <w:szCs w:val="24"/>
          <w:highlight w:val="yellow"/>
        </w:rPr>
      </w:pPr>
    </w:p>
    <w:p w14:paraId="1B5DEE83" w14:textId="77777777" w:rsidR="00CF1552" w:rsidRDefault="00205DC2" w:rsidP="00E0463D">
      <w:pPr>
        <w:widowControl w:val="0"/>
        <w:spacing w:before="240" w:line="360" w:lineRule="auto"/>
        <w:rPr>
          <w:rFonts w:ascii="Times New Roman" w:hAnsi="Times New Roman" w:cs="Times New Roman"/>
          <w:sz w:val="24"/>
          <w:szCs w:val="24"/>
        </w:rPr>
      </w:pPr>
      <w:r w:rsidRPr="004D1704">
        <w:rPr>
          <w:rFonts w:ascii="Times New Roman" w:hAnsi="Times New Roman" w:cs="Times New Roman"/>
          <w:b/>
          <w:bCs/>
          <w:sz w:val="24"/>
          <w:szCs w:val="24"/>
        </w:rPr>
        <w:t>Table 1</w:t>
      </w:r>
      <w:r>
        <w:rPr>
          <w:rFonts w:ascii="Times New Roman" w:hAnsi="Times New Roman" w:cs="Times New Roman"/>
          <w:sz w:val="24"/>
          <w:szCs w:val="24"/>
        </w:rPr>
        <w:t>. Activation functions mostly used in ANN</w:t>
      </w:r>
    </w:p>
    <w:tbl>
      <w:tblPr>
        <w:tblStyle w:val="aa"/>
        <w:tblW w:w="0" w:type="auto"/>
        <w:tblLook w:val="04A0" w:firstRow="1" w:lastRow="0" w:firstColumn="1" w:lastColumn="0" w:noHBand="0" w:noVBand="1"/>
      </w:tblPr>
      <w:tblGrid>
        <w:gridCol w:w="3933"/>
        <w:gridCol w:w="3623"/>
        <w:gridCol w:w="1656"/>
      </w:tblGrid>
      <w:tr w:rsidR="00CF1552" w:rsidRPr="003370F8" w14:paraId="5E368889" w14:textId="77777777" w:rsidTr="00810566">
        <w:trPr>
          <w:trHeight w:val="647"/>
        </w:trPr>
        <w:tc>
          <w:tcPr>
            <w:tcW w:w="3933" w:type="dxa"/>
          </w:tcPr>
          <w:p w14:paraId="7D93E7D6" w14:textId="77777777" w:rsidR="00CF1552" w:rsidRPr="00810566" w:rsidRDefault="00205DC2" w:rsidP="00E0463D">
            <w:pPr>
              <w:widowControl w:val="0"/>
              <w:spacing w:before="240" w:line="360" w:lineRule="auto"/>
              <w:jc w:val="center"/>
              <w:rPr>
                <w:rFonts w:ascii="Times New Roman" w:hAnsi="Times New Roman" w:cs="Times New Roman"/>
                <w:b/>
                <w:bCs/>
                <w:sz w:val="24"/>
                <w:szCs w:val="24"/>
              </w:rPr>
            </w:pPr>
            <w:r w:rsidRPr="00810566">
              <w:rPr>
                <w:rFonts w:ascii="Times New Roman" w:hAnsi="Times New Roman" w:cs="Times New Roman"/>
                <w:b/>
                <w:bCs/>
                <w:sz w:val="24"/>
                <w:szCs w:val="24"/>
              </w:rPr>
              <w:lastRenderedPageBreak/>
              <w:t>Name</w:t>
            </w:r>
          </w:p>
        </w:tc>
        <w:tc>
          <w:tcPr>
            <w:tcW w:w="3623" w:type="dxa"/>
          </w:tcPr>
          <w:p w14:paraId="2E31EB30" w14:textId="77777777" w:rsidR="00CF1552" w:rsidRPr="00810566" w:rsidRDefault="00205DC2" w:rsidP="00E0463D">
            <w:pPr>
              <w:widowControl w:val="0"/>
              <w:spacing w:before="240" w:line="360" w:lineRule="auto"/>
              <w:jc w:val="center"/>
              <w:rPr>
                <w:rFonts w:ascii="Times New Roman" w:hAnsi="Times New Roman" w:cs="Times New Roman"/>
                <w:b/>
                <w:bCs/>
                <w:sz w:val="24"/>
                <w:szCs w:val="24"/>
              </w:rPr>
            </w:pPr>
            <w:r w:rsidRPr="00810566">
              <w:rPr>
                <w:rFonts w:ascii="Times New Roman" w:hAnsi="Times New Roman" w:cs="Times New Roman"/>
                <w:b/>
                <w:bCs/>
                <w:sz w:val="24"/>
                <w:szCs w:val="24"/>
              </w:rPr>
              <w:t>Formula</w:t>
            </w:r>
          </w:p>
        </w:tc>
        <w:tc>
          <w:tcPr>
            <w:tcW w:w="1656" w:type="dxa"/>
          </w:tcPr>
          <w:p w14:paraId="4C186063" w14:textId="77777777" w:rsidR="00CF1552" w:rsidRPr="00E643B3" w:rsidRDefault="00205DC2" w:rsidP="00E0463D">
            <w:pPr>
              <w:widowControl w:val="0"/>
              <w:spacing w:before="240" w:line="360" w:lineRule="auto"/>
              <w:jc w:val="center"/>
              <w:rPr>
                <w:rFonts w:ascii="Times New Roman" w:hAnsi="Times New Roman" w:cs="Times New Roman"/>
                <w:b/>
                <w:bCs/>
                <w:sz w:val="24"/>
                <w:szCs w:val="24"/>
              </w:rPr>
            </w:pPr>
            <w:r w:rsidRPr="00E643B3">
              <w:rPr>
                <w:rFonts w:ascii="Times New Roman" w:hAnsi="Times New Roman" w:cs="Times New Roman"/>
                <w:b/>
                <w:bCs/>
                <w:sz w:val="24"/>
                <w:szCs w:val="24"/>
              </w:rPr>
              <w:t>Range</w:t>
            </w:r>
          </w:p>
        </w:tc>
      </w:tr>
      <w:tr w:rsidR="00CF1552" w14:paraId="2C89FD16" w14:textId="77777777" w:rsidTr="00810566">
        <w:trPr>
          <w:trHeight w:val="611"/>
        </w:trPr>
        <w:tc>
          <w:tcPr>
            <w:tcW w:w="3933" w:type="dxa"/>
          </w:tcPr>
          <w:p w14:paraId="6D20D00D"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Linear</w:t>
            </w:r>
          </w:p>
        </w:tc>
        <w:tc>
          <w:tcPr>
            <w:tcW w:w="3623" w:type="dxa"/>
          </w:tcPr>
          <w:p w14:paraId="1EDA6C39"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=x</m:t>
                </m:r>
              </m:oMath>
            </m:oMathPara>
          </w:p>
        </w:tc>
        <w:tc>
          <w:tcPr>
            <w:tcW w:w="1656" w:type="dxa"/>
          </w:tcPr>
          <w:p w14:paraId="3C7696F5" w14:textId="5E569CEE" w:rsidR="00CF1552" w:rsidRPr="00E643B3" w:rsidRDefault="00BF0B8D"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m:t>
                </m:r>
                <m:r>
                  <w:rPr>
                    <w:rFonts w:ascii="Cambria Math" w:hAnsi="Cambria Math" w:cs="Times New Roman" w:hint="eastAsia"/>
                    <w:sz w:val="24"/>
                    <w:szCs w:val="24"/>
                  </w:rPr>
                  <m:t>∞</m:t>
                </m:r>
                <m:r>
                  <w:rPr>
                    <w:rFonts w:ascii="Cambria Math" w:hAnsi="Cambria Math" w:cs="Times New Roman" w:hint="eastAsia"/>
                    <w:sz w:val="24"/>
                    <w:szCs w:val="24"/>
                  </w:rPr>
                  <m:t>,</m:t>
                </m:r>
                <m:r>
                  <w:rPr>
                    <w:rFonts w:ascii="Cambria Math" w:hAnsi="Cambria Math" w:cs="Times New Roman" w:hint="eastAsia"/>
                    <w:sz w:val="24"/>
                    <w:szCs w:val="24"/>
                  </w:rPr>
                  <m:t>∞</m:t>
                </m:r>
                <m:r>
                  <w:rPr>
                    <w:rFonts w:ascii="Cambria Math" w:hAnsi="Cambria Math" w:cs="Times New Roman" w:hint="eastAsia"/>
                    <w:sz w:val="24"/>
                    <w:szCs w:val="24"/>
                  </w:rPr>
                  <m:t>)</m:t>
                </m:r>
              </m:oMath>
            </m:oMathPara>
          </w:p>
        </w:tc>
      </w:tr>
      <w:tr w:rsidR="00CF1552" w14:paraId="6D1BF2A9" w14:textId="77777777" w:rsidTr="00810566">
        <w:trPr>
          <w:trHeight w:val="1119"/>
        </w:trPr>
        <w:tc>
          <w:tcPr>
            <w:tcW w:w="3933" w:type="dxa"/>
          </w:tcPr>
          <w:p w14:paraId="44BF04CA"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Semi-linear</w:t>
            </w:r>
          </w:p>
        </w:tc>
        <w:tc>
          <w:tcPr>
            <w:tcW w:w="3623" w:type="dxa"/>
          </w:tcPr>
          <w:p w14:paraId="6F27A461"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x, x&gt;0</m:t>
                        </m:r>
                      </m:e>
                      <m:e>
                        <m:r>
                          <w:rPr>
                            <w:rFonts w:ascii="Cambria Math" w:hAnsi="Cambria Math" w:cs="Times New Roman"/>
                            <w:sz w:val="24"/>
                            <w:szCs w:val="24"/>
                          </w:rPr>
                          <m:t>0, x≤0</m:t>
                        </m:r>
                      </m:e>
                    </m:eqArr>
                  </m:e>
                </m:d>
              </m:oMath>
            </m:oMathPara>
          </w:p>
        </w:tc>
        <w:tc>
          <w:tcPr>
            <w:tcW w:w="1656" w:type="dxa"/>
          </w:tcPr>
          <w:p w14:paraId="5EDA05C3" w14:textId="016DEAD4" w:rsidR="00CF1552" w:rsidRPr="00E643B3" w:rsidRDefault="00BF0B8D"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(0,</m:t>
                </m:r>
                <m:r>
                  <w:rPr>
                    <w:rFonts w:ascii="Cambria Math" w:hAnsi="Cambria Math" w:cs="Times New Roman" w:hint="eastAsia"/>
                    <w:sz w:val="24"/>
                    <w:szCs w:val="24"/>
                  </w:rPr>
                  <m:t>∞</m:t>
                </m:r>
                <m:r>
                  <w:rPr>
                    <w:rFonts w:ascii="Cambria Math" w:hAnsi="Cambria Math" w:cs="Times New Roman" w:hint="eastAsia"/>
                    <w:sz w:val="24"/>
                    <w:szCs w:val="24"/>
                  </w:rPr>
                  <m:t>)</m:t>
                </m:r>
              </m:oMath>
            </m:oMathPara>
          </w:p>
        </w:tc>
      </w:tr>
      <w:tr w:rsidR="00CF1552" w14:paraId="13A94756" w14:textId="77777777" w:rsidTr="00810566">
        <w:trPr>
          <w:trHeight w:val="77"/>
        </w:trPr>
        <w:tc>
          <w:tcPr>
            <w:tcW w:w="3933" w:type="dxa"/>
          </w:tcPr>
          <w:p w14:paraId="64394204"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Logistic (sigmoidal)</w:t>
            </w:r>
          </w:p>
        </w:tc>
        <w:tc>
          <w:tcPr>
            <w:tcW w:w="3623" w:type="dxa"/>
          </w:tcPr>
          <w:p w14:paraId="03A680C7"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den>
                </m:f>
              </m:oMath>
            </m:oMathPara>
          </w:p>
        </w:tc>
        <w:tc>
          <w:tcPr>
            <w:tcW w:w="1656" w:type="dxa"/>
          </w:tcPr>
          <w:p w14:paraId="25A7064C" w14:textId="57ACC9B8" w:rsidR="00CF1552" w:rsidRPr="00E643B3"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(0,1)</m:t>
                </m:r>
              </m:oMath>
            </m:oMathPara>
          </w:p>
        </w:tc>
      </w:tr>
      <w:tr w:rsidR="00CF1552" w14:paraId="4CEACCBA" w14:textId="77777777" w:rsidTr="00810566">
        <w:trPr>
          <w:trHeight w:val="1166"/>
        </w:trPr>
        <w:tc>
          <w:tcPr>
            <w:tcW w:w="3933" w:type="dxa"/>
          </w:tcPr>
          <w:p w14:paraId="60226AC8"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Hyperbolic tangent (sigmoidal)</w:t>
            </w:r>
            <w:r>
              <w:rPr>
                <w:rFonts w:ascii="Times New Roman" w:hAnsi="Times New Roman" w:cs="Times New Roman"/>
                <w:b/>
                <w:bCs/>
                <w:noProof/>
                <w:sz w:val="24"/>
                <w:szCs w:val="24"/>
              </w:rPr>
              <w:t xml:space="preserve"> </w:t>
            </w:r>
          </w:p>
        </w:tc>
        <w:tc>
          <w:tcPr>
            <w:tcW w:w="3623" w:type="dxa"/>
          </w:tcPr>
          <w:p w14:paraId="236771DF"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x  </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Cambria Math" w:hAnsi="Cambria Math" w:cs="Times New Roman"/>
                        <w:sz w:val="24"/>
                        <w:szCs w:val="24"/>
                      </w:rPr>
                      <m:t xml:space="preserve"> </m:t>
                    </m:r>
                  </m:num>
                  <m:den>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x  </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den>
                </m:f>
              </m:oMath>
            </m:oMathPara>
          </w:p>
        </w:tc>
        <w:tc>
          <w:tcPr>
            <w:tcW w:w="1656" w:type="dxa"/>
          </w:tcPr>
          <w:p w14:paraId="52882B1D" w14:textId="043058C2" w:rsidR="00CF1552" w:rsidRPr="00E643B3"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m:t>
                </m:r>
                <m:r>
                  <w:rPr>
                    <w:rFonts w:ascii="Cambria Math" w:hAnsi="Cambria Math" w:cs="Times New Roman"/>
                    <w:sz w:val="24"/>
                    <w:szCs w:val="24"/>
                  </w:rPr>
                  <m:t>-1,1</m:t>
                </m:r>
                <m:r>
                  <w:rPr>
                    <w:rFonts w:ascii="Cambria Math" w:hAnsi="Cambria Math" w:cs="Times New Roman" w:hint="eastAsia"/>
                    <w:sz w:val="24"/>
                    <w:szCs w:val="24"/>
                  </w:rPr>
                  <m:t>)</m:t>
                </m:r>
              </m:oMath>
            </m:oMathPara>
          </w:p>
        </w:tc>
      </w:tr>
      <w:tr w:rsidR="00CF1552" w14:paraId="2752B559" w14:textId="77777777" w:rsidTr="00810566">
        <w:trPr>
          <w:trHeight w:val="882"/>
        </w:trPr>
        <w:tc>
          <w:tcPr>
            <w:tcW w:w="3933" w:type="dxa"/>
          </w:tcPr>
          <w:p w14:paraId="66BCE990"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Exponential</w:t>
            </w:r>
          </w:p>
        </w:tc>
        <w:tc>
          <w:tcPr>
            <w:tcW w:w="3623" w:type="dxa"/>
          </w:tcPr>
          <w:p w14:paraId="78592C06"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oMath>
            </m:oMathPara>
          </w:p>
        </w:tc>
        <w:tc>
          <w:tcPr>
            <w:tcW w:w="1656" w:type="dxa"/>
          </w:tcPr>
          <w:p w14:paraId="0FFAE5E8" w14:textId="4FEAC6EA" w:rsidR="00CF1552" w:rsidRPr="00E643B3"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(0,</m:t>
                </m:r>
                <m:r>
                  <w:rPr>
                    <w:rFonts w:ascii="Cambria Math" w:hAnsi="Cambria Math" w:cs="Times New Roman" w:hint="eastAsia"/>
                    <w:sz w:val="24"/>
                    <w:szCs w:val="24"/>
                  </w:rPr>
                  <m:t>∞</m:t>
                </m:r>
                <m:r>
                  <w:rPr>
                    <w:rFonts w:ascii="Cambria Math" w:hAnsi="Cambria Math" w:cs="Times New Roman" w:hint="eastAsia"/>
                    <w:sz w:val="24"/>
                    <w:szCs w:val="24"/>
                  </w:rPr>
                  <m:t>)</m:t>
                </m:r>
              </m:oMath>
            </m:oMathPara>
          </w:p>
        </w:tc>
      </w:tr>
      <w:tr w:rsidR="00CF1552" w14:paraId="7F837911" w14:textId="77777777" w:rsidTr="00810566">
        <w:trPr>
          <w:trHeight w:val="866"/>
        </w:trPr>
        <w:tc>
          <w:tcPr>
            <w:tcW w:w="3933" w:type="dxa"/>
          </w:tcPr>
          <w:p w14:paraId="2B03D66C"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Sinusoidal (sine)</w:t>
            </w:r>
            <w:r>
              <w:rPr>
                <w:rFonts w:ascii="Times New Roman" w:hAnsi="Times New Roman" w:cs="Times New Roman"/>
                <w:b/>
                <w:bCs/>
                <w:noProof/>
                <w:sz w:val="24"/>
                <w:szCs w:val="24"/>
              </w:rPr>
              <w:t xml:space="preserve"> </w:t>
            </w:r>
          </w:p>
        </w:tc>
        <w:tc>
          <w:tcPr>
            <w:tcW w:w="3623" w:type="dxa"/>
          </w:tcPr>
          <w:p w14:paraId="4D45C4D3"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r>
                  <m:rPr>
                    <m:sty m:val="p"/>
                  </m:rPr>
                  <w:rPr>
                    <w:rFonts w:ascii="Cambria Math" w:hAnsi="Cambria Math" w:cs="Times New Roman"/>
                    <w:sz w:val="24"/>
                    <w:szCs w:val="24"/>
                  </w:rPr>
                  <m:t>sin⁡</m:t>
                </m:r>
                <m:r>
                  <w:rPr>
                    <w:rFonts w:ascii="Cambria Math" w:hAnsi="Cambria Math" w:cs="Times New Roman"/>
                    <w:sz w:val="24"/>
                    <w:szCs w:val="24"/>
                  </w:rPr>
                  <m:t>(x)</m:t>
                </m:r>
              </m:oMath>
            </m:oMathPara>
          </w:p>
        </w:tc>
        <w:tc>
          <w:tcPr>
            <w:tcW w:w="1656" w:type="dxa"/>
          </w:tcPr>
          <w:p w14:paraId="089CB975" w14:textId="3AE2A2CB" w:rsidR="00CF1552" w:rsidRPr="00E643B3"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m:t>
                </m:r>
                <m:r>
                  <w:rPr>
                    <w:rFonts w:ascii="Cambria Math" w:hAnsi="Cambria Math" w:cs="Times New Roman"/>
                    <w:sz w:val="24"/>
                    <w:szCs w:val="24"/>
                  </w:rPr>
                  <m:t>-1,1</m:t>
                </m:r>
                <m:r>
                  <w:rPr>
                    <w:rFonts w:ascii="Cambria Math" w:hAnsi="Cambria Math" w:cs="Times New Roman" w:hint="eastAsia"/>
                    <w:sz w:val="24"/>
                    <w:szCs w:val="24"/>
                  </w:rPr>
                  <m:t>)</m:t>
                </m:r>
              </m:oMath>
            </m:oMathPara>
          </w:p>
        </w:tc>
      </w:tr>
      <w:tr w:rsidR="00CF1552" w14:paraId="6A63181E" w14:textId="77777777" w:rsidTr="00810566">
        <w:trPr>
          <w:trHeight w:val="809"/>
        </w:trPr>
        <w:tc>
          <w:tcPr>
            <w:tcW w:w="3933" w:type="dxa"/>
          </w:tcPr>
          <w:p w14:paraId="71C890E3" w14:textId="15580846" w:rsidR="00CF1552" w:rsidRDefault="00E643B3"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Rational</w:t>
            </w:r>
          </w:p>
        </w:tc>
        <w:tc>
          <w:tcPr>
            <w:tcW w:w="3623" w:type="dxa"/>
          </w:tcPr>
          <w:p w14:paraId="366B3D4A"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a+</m:t>
                    </m:r>
                    <m:d>
                      <m:dPr>
                        <m:begChr m:val="|"/>
                        <m:endChr m:val=""/>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en>
                </m:f>
              </m:oMath>
            </m:oMathPara>
          </w:p>
        </w:tc>
        <w:tc>
          <w:tcPr>
            <w:tcW w:w="1656" w:type="dxa"/>
          </w:tcPr>
          <w:p w14:paraId="4B1B1E38" w14:textId="4894C3EF" w:rsidR="00CF1552" w:rsidRPr="00E643B3"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m:t>
                </m:r>
                <m:r>
                  <w:rPr>
                    <w:rFonts w:ascii="Cambria Math" w:hAnsi="Cambria Math" w:cs="Times New Roman"/>
                    <w:sz w:val="24"/>
                    <w:szCs w:val="24"/>
                  </w:rPr>
                  <m:t>-1,1</m:t>
                </m:r>
                <m:r>
                  <w:rPr>
                    <w:rFonts w:ascii="Cambria Math" w:hAnsi="Cambria Math" w:cs="Times New Roman" w:hint="eastAsia"/>
                    <w:sz w:val="24"/>
                    <w:szCs w:val="24"/>
                  </w:rPr>
                  <m:t>)</m:t>
                </m:r>
              </m:oMath>
            </m:oMathPara>
          </w:p>
        </w:tc>
      </w:tr>
      <w:tr w:rsidR="00CF1552" w14:paraId="390C4FA9" w14:textId="77777777" w:rsidTr="00810566">
        <w:trPr>
          <w:trHeight w:val="1097"/>
        </w:trPr>
        <w:tc>
          <w:tcPr>
            <w:tcW w:w="3933" w:type="dxa"/>
          </w:tcPr>
          <w:p w14:paraId="76A12591"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Step</w:t>
            </w:r>
          </w:p>
        </w:tc>
        <w:tc>
          <w:tcPr>
            <w:tcW w:w="3623" w:type="dxa"/>
          </w:tcPr>
          <w:p w14:paraId="1F2B1062"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x≤-1</m:t>
                        </m:r>
                      </m:e>
                      <m:e>
                        <m:r>
                          <w:rPr>
                            <w:rFonts w:ascii="Cambria Math" w:hAnsi="Cambria Math" w:cs="Times New Roman"/>
                            <w:sz w:val="24"/>
                            <w:szCs w:val="24"/>
                          </w:rPr>
                          <m:t>x, -1≤x&lt;1</m:t>
                        </m:r>
                      </m:e>
                      <m:e>
                        <m:r>
                          <w:rPr>
                            <w:rFonts w:ascii="Cambria Math" w:hAnsi="Cambria Math" w:cs="Times New Roman"/>
                            <w:sz w:val="24"/>
                            <w:szCs w:val="24"/>
                          </w:rPr>
                          <m:t>1, x≥1</m:t>
                        </m:r>
                      </m:e>
                    </m:eqArr>
                  </m:e>
                </m:d>
              </m:oMath>
            </m:oMathPara>
          </w:p>
        </w:tc>
        <w:tc>
          <w:tcPr>
            <w:tcW w:w="1656" w:type="dxa"/>
          </w:tcPr>
          <w:p w14:paraId="522037DF" w14:textId="484C3A0C" w:rsidR="00CF1552" w:rsidRPr="00E643B3"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m:t>
                </m:r>
                <m:r>
                  <w:rPr>
                    <w:rFonts w:ascii="Cambria Math" w:hAnsi="Cambria Math" w:cs="Times New Roman"/>
                    <w:sz w:val="24"/>
                    <w:szCs w:val="24"/>
                  </w:rPr>
                  <m:t>-1,1</m:t>
                </m:r>
                <m:r>
                  <w:rPr>
                    <w:rFonts w:ascii="Cambria Math" w:hAnsi="Cambria Math" w:cs="Times New Roman" w:hint="eastAsia"/>
                    <w:sz w:val="24"/>
                    <w:szCs w:val="24"/>
                  </w:rPr>
                  <m:t>)</m:t>
                </m:r>
              </m:oMath>
            </m:oMathPara>
          </w:p>
        </w:tc>
      </w:tr>
      <w:tr w:rsidR="00CF1552" w14:paraId="6FD6A89B" w14:textId="77777777" w:rsidTr="00810566">
        <w:trPr>
          <w:trHeight w:val="1119"/>
        </w:trPr>
        <w:tc>
          <w:tcPr>
            <w:tcW w:w="3933" w:type="dxa"/>
          </w:tcPr>
          <w:p w14:paraId="2858E495"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Hard limit (threshold)</w:t>
            </w:r>
          </w:p>
        </w:tc>
        <w:tc>
          <w:tcPr>
            <w:tcW w:w="3623" w:type="dxa"/>
          </w:tcPr>
          <w:p w14:paraId="7545E7F7"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0, x&lt;0</m:t>
                        </m:r>
                      </m:e>
                      <m:e>
                        <m:r>
                          <w:rPr>
                            <w:rFonts w:ascii="Cambria Math" w:hAnsi="Cambria Math" w:cs="Times New Roman"/>
                            <w:sz w:val="24"/>
                            <w:szCs w:val="24"/>
                          </w:rPr>
                          <m:t>1, x≥0</m:t>
                        </m:r>
                      </m:e>
                    </m:eqArr>
                  </m:e>
                </m:d>
              </m:oMath>
            </m:oMathPara>
          </w:p>
        </w:tc>
        <w:tc>
          <w:tcPr>
            <w:tcW w:w="1656" w:type="dxa"/>
          </w:tcPr>
          <w:p w14:paraId="15E0E5A5" w14:textId="360415D3" w:rsidR="00CF1552" w:rsidRPr="00E643B3" w:rsidRDefault="0074262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(0,1)</m:t>
                </m:r>
              </m:oMath>
            </m:oMathPara>
          </w:p>
        </w:tc>
      </w:tr>
      <w:tr w:rsidR="00CF1552" w14:paraId="3527EF2B" w14:textId="77777777" w:rsidTr="00810566">
        <w:trPr>
          <w:trHeight w:val="882"/>
        </w:trPr>
        <w:tc>
          <w:tcPr>
            <w:tcW w:w="3933" w:type="dxa"/>
          </w:tcPr>
          <w:p w14:paraId="190F2EF5"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Modular</w:t>
            </w:r>
          </w:p>
        </w:tc>
        <w:tc>
          <w:tcPr>
            <w:tcW w:w="3623" w:type="dxa"/>
          </w:tcPr>
          <w:p w14:paraId="76892F2A"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=|x|</m:t>
                </m:r>
              </m:oMath>
            </m:oMathPara>
          </w:p>
        </w:tc>
        <w:tc>
          <w:tcPr>
            <w:tcW w:w="1656" w:type="dxa"/>
          </w:tcPr>
          <w:p w14:paraId="07E34703" w14:textId="6BDBD807" w:rsidR="00CF1552" w:rsidRPr="00E643B3"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(0,</m:t>
                </m:r>
                <m:r>
                  <w:rPr>
                    <w:rFonts w:ascii="Cambria Math" w:hAnsi="Cambria Math" w:cs="Times New Roman" w:hint="eastAsia"/>
                    <w:sz w:val="24"/>
                    <w:szCs w:val="24"/>
                  </w:rPr>
                  <m:t>∞</m:t>
                </m:r>
                <m:r>
                  <w:rPr>
                    <w:rFonts w:ascii="Cambria Math" w:hAnsi="Cambria Math" w:cs="Times New Roman" w:hint="eastAsia"/>
                    <w:sz w:val="24"/>
                    <w:szCs w:val="24"/>
                  </w:rPr>
                  <m:t>)</m:t>
                </m:r>
              </m:oMath>
            </m:oMathPara>
          </w:p>
        </w:tc>
      </w:tr>
      <w:tr w:rsidR="00CF1552" w14:paraId="56A6F145" w14:textId="77777777" w:rsidTr="00810566">
        <w:trPr>
          <w:trHeight w:val="1119"/>
        </w:trPr>
        <w:tc>
          <w:tcPr>
            <w:tcW w:w="3933" w:type="dxa"/>
          </w:tcPr>
          <w:p w14:paraId="580F1D7C"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Signed (signature)</w:t>
            </w:r>
          </w:p>
        </w:tc>
        <w:tc>
          <w:tcPr>
            <w:tcW w:w="3623" w:type="dxa"/>
          </w:tcPr>
          <w:p w14:paraId="56EB0838"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x&gt;0</m:t>
                        </m:r>
                      </m:e>
                      <m:e>
                        <m:r>
                          <w:rPr>
                            <w:rFonts w:ascii="Cambria Math" w:hAnsi="Cambria Math" w:cs="Times New Roman"/>
                            <w:sz w:val="24"/>
                            <w:szCs w:val="24"/>
                          </w:rPr>
                          <m:t>-1, x≤0</m:t>
                        </m:r>
                      </m:e>
                    </m:eqArr>
                  </m:e>
                </m:d>
              </m:oMath>
            </m:oMathPara>
          </w:p>
        </w:tc>
        <w:tc>
          <w:tcPr>
            <w:tcW w:w="1656" w:type="dxa"/>
          </w:tcPr>
          <w:p w14:paraId="11A734F2" w14:textId="01E437FA" w:rsidR="00CF1552" w:rsidRPr="00E643B3" w:rsidRDefault="003A4B97"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(-1,1)</m:t>
                </m:r>
              </m:oMath>
            </m:oMathPara>
          </w:p>
        </w:tc>
      </w:tr>
      <w:tr w:rsidR="00CF1552" w14:paraId="0EC84F17" w14:textId="0EED392B" w:rsidTr="00810566">
        <w:trPr>
          <w:trHeight w:val="866"/>
        </w:trPr>
        <w:tc>
          <w:tcPr>
            <w:tcW w:w="3933" w:type="dxa"/>
          </w:tcPr>
          <w:p w14:paraId="5D82B73C" w14:textId="30BAACF1"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Quadratic</w:t>
            </w:r>
          </w:p>
        </w:tc>
        <w:tc>
          <w:tcPr>
            <w:tcW w:w="3623" w:type="dxa"/>
          </w:tcPr>
          <w:p w14:paraId="7ABC6A76" w14:textId="19335338"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oMath>
            </m:oMathPara>
          </w:p>
        </w:tc>
        <w:tc>
          <w:tcPr>
            <w:tcW w:w="1656" w:type="dxa"/>
          </w:tcPr>
          <w:p w14:paraId="294D1FC3" w14:textId="555A9404" w:rsidR="00CF1552" w:rsidRPr="00E643B3" w:rsidRDefault="00205DC2" w:rsidP="00E643B3">
            <w:pPr>
              <w:widowControl w:val="0"/>
              <w:spacing w:before="240" w:line="360" w:lineRule="auto"/>
              <w:jc w:val="center"/>
              <w:rPr>
                <w:rFonts w:ascii="Times New Roman" w:hAnsi="Times New Roman" w:cs="Times New Roman"/>
                <w:sz w:val="24"/>
                <w:szCs w:val="24"/>
              </w:rPr>
            </w:pPr>
            <m:oMathPara>
              <m:oMath>
                <m:r>
                  <w:rPr>
                    <w:rFonts w:ascii="Cambria Math" w:hAnsi="Cambria Math" w:cs="Times New Roman" w:hint="eastAsia"/>
                    <w:sz w:val="24"/>
                    <w:szCs w:val="24"/>
                  </w:rPr>
                  <m:t>0,</m:t>
                </m:r>
                <m:r>
                  <w:rPr>
                    <w:rFonts w:ascii="Cambria Math" w:hAnsi="Cambria Math" w:cs="Times New Roman" w:hint="eastAsia"/>
                    <w:sz w:val="24"/>
                    <w:szCs w:val="24"/>
                  </w:rPr>
                  <m:t>∞</m:t>
                </m:r>
              </m:oMath>
            </m:oMathPara>
          </w:p>
        </w:tc>
      </w:tr>
      <w:tr w:rsidR="00CF1552" w14:paraId="61D13B47" w14:textId="77777777" w:rsidTr="00810566">
        <w:trPr>
          <w:trHeight w:val="866"/>
        </w:trPr>
        <w:tc>
          <w:tcPr>
            <w:tcW w:w="3933" w:type="dxa"/>
          </w:tcPr>
          <w:p w14:paraId="358ED144" w14:textId="77777777" w:rsidR="00CF1552" w:rsidRDefault="00205DC2" w:rsidP="00E0463D">
            <w:pPr>
              <w:widowControl w:val="0"/>
              <w:spacing w:before="240" w:line="360" w:lineRule="auto"/>
              <w:jc w:val="both"/>
              <w:rPr>
                <w:rFonts w:ascii="Times New Roman" w:hAnsi="Times New Roman" w:cs="Times New Roman"/>
                <w:sz w:val="24"/>
                <w:szCs w:val="24"/>
              </w:rPr>
            </w:pPr>
            <w:proofErr w:type="spellStart"/>
            <w:r>
              <w:rPr>
                <w:rFonts w:ascii="Times New Roman" w:hAnsi="Times New Roman" w:cs="Times New Roman"/>
                <w:b/>
                <w:bCs/>
                <w:sz w:val="24"/>
                <w:szCs w:val="24"/>
              </w:rPr>
              <w:t>ReLu</w:t>
            </w:r>
            <w:proofErr w:type="spellEnd"/>
          </w:p>
        </w:tc>
        <w:tc>
          <w:tcPr>
            <w:tcW w:w="3623" w:type="dxa"/>
          </w:tcPr>
          <w:p w14:paraId="42FEE21D"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r>
                  <m:rPr>
                    <m:sty m:val="p"/>
                  </m:rPr>
                  <w:rPr>
                    <w:rFonts w:ascii="Cambria Math" w:hAnsi="Cambria Math" w:cs="Times New Roman"/>
                    <w:sz w:val="24"/>
                    <w:szCs w:val="24"/>
                  </w:rPr>
                  <m:t>max⁡</m:t>
                </m:r>
                <m:r>
                  <w:rPr>
                    <w:rFonts w:ascii="Cambria Math" w:hAnsi="Cambria Math" w:cs="Times New Roman"/>
                    <w:sz w:val="24"/>
                    <w:szCs w:val="24"/>
                  </w:rPr>
                  <m:t>(0,x)</m:t>
                </m:r>
              </m:oMath>
            </m:oMathPara>
          </w:p>
        </w:tc>
        <w:tc>
          <w:tcPr>
            <w:tcW w:w="1656" w:type="dxa"/>
          </w:tcPr>
          <w:p w14:paraId="47354628" w14:textId="353720D8" w:rsidR="00CF1552" w:rsidRPr="00E643B3" w:rsidRDefault="00335D13"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m:t>
                </m:r>
                <m:r>
                  <w:rPr>
                    <w:rFonts w:ascii="Cambria Math" w:hAnsi="Cambria Math" w:cs="Times New Roman" w:hint="eastAsia"/>
                    <w:sz w:val="24"/>
                    <w:szCs w:val="24"/>
                  </w:rPr>
                  <m:t>0,</m:t>
                </m:r>
                <m:r>
                  <w:rPr>
                    <w:rFonts w:ascii="Cambria Math" w:hAnsi="Cambria Math" w:cs="Times New Roman" w:hint="eastAsia"/>
                    <w:sz w:val="24"/>
                    <w:szCs w:val="24"/>
                  </w:rPr>
                  <m:t>∞</m:t>
                </m:r>
                <m:r>
                  <w:rPr>
                    <w:rFonts w:ascii="Cambria Math" w:hAnsi="Cambria Math" w:cs="Times New Roman"/>
                    <w:sz w:val="24"/>
                    <w:szCs w:val="24"/>
                  </w:rPr>
                  <m:t>)</m:t>
                </m:r>
              </m:oMath>
            </m:oMathPara>
          </w:p>
        </w:tc>
      </w:tr>
      <w:tr w:rsidR="00CF1552" w14:paraId="3DE278A5" w14:textId="77777777" w:rsidTr="00810566">
        <w:trPr>
          <w:trHeight w:val="866"/>
        </w:trPr>
        <w:tc>
          <w:tcPr>
            <w:tcW w:w="3933" w:type="dxa"/>
          </w:tcPr>
          <w:p w14:paraId="32DC0F53" w14:textId="77777777" w:rsidR="00CF1552" w:rsidRPr="000E07A4" w:rsidRDefault="00205DC2" w:rsidP="00E0463D">
            <w:pPr>
              <w:widowControl w:val="0"/>
              <w:spacing w:before="240" w:line="360" w:lineRule="auto"/>
              <w:jc w:val="both"/>
              <w:rPr>
                <w:rFonts w:ascii="Times New Roman" w:hAnsi="Times New Roman" w:cs="Times New Roman"/>
                <w:sz w:val="24"/>
                <w:szCs w:val="24"/>
              </w:rPr>
            </w:pPr>
            <w:r w:rsidRPr="000E07A4">
              <w:rPr>
                <w:rFonts w:ascii="Times New Roman" w:hAnsi="Times New Roman" w:cs="Times New Roman"/>
                <w:b/>
                <w:bCs/>
                <w:sz w:val="24"/>
                <w:szCs w:val="24"/>
              </w:rPr>
              <w:t xml:space="preserve">Leaky </w:t>
            </w:r>
            <w:proofErr w:type="spellStart"/>
            <w:r w:rsidRPr="000E07A4">
              <w:rPr>
                <w:rFonts w:ascii="Times New Roman" w:hAnsi="Times New Roman" w:cs="Times New Roman"/>
                <w:b/>
                <w:bCs/>
                <w:sz w:val="24"/>
                <w:szCs w:val="24"/>
              </w:rPr>
              <w:t>ReLu</w:t>
            </w:r>
            <w:proofErr w:type="spellEnd"/>
          </w:p>
        </w:tc>
        <w:tc>
          <w:tcPr>
            <w:tcW w:w="3623" w:type="dxa"/>
          </w:tcPr>
          <w:p w14:paraId="3F44B8A5" w14:textId="77777777" w:rsidR="00CF1552" w:rsidRPr="000E07A4"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hint="eastAsia"/>
                            <w:sz w:val="24"/>
                            <w:szCs w:val="24"/>
                          </w:rPr>
                          <m:t>0.01</m:t>
                        </m:r>
                        <m:r>
                          <w:rPr>
                            <w:rFonts w:ascii="Cambria Math" w:hAnsi="Cambria Math" w:cs="Times New Roman"/>
                            <w:sz w:val="24"/>
                            <w:szCs w:val="24"/>
                          </w:rPr>
                          <m:t>x, x&lt;0</m:t>
                        </m:r>
                      </m:e>
                      <m:e>
                        <m:r>
                          <w:rPr>
                            <w:rFonts w:ascii="Cambria Math" w:hAnsi="Cambria Math" w:cs="Times New Roman"/>
                            <w:sz w:val="24"/>
                            <w:szCs w:val="24"/>
                          </w:rPr>
                          <m:t>0, x≥0</m:t>
                        </m:r>
                      </m:e>
                    </m:eqArr>
                  </m:e>
                </m:d>
              </m:oMath>
            </m:oMathPara>
          </w:p>
        </w:tc>
        <w:tc>
          <w:tcPr>
            <w:tcW w:w="1656" w:type="dxa"/>
          </w:tcPr>
          <w:p w14:paraId="4A6C7572" w14:textId="2E3F50FF" w:rsidR="00CF1552" w:rsidRPr="00E643B3" w:rsidRDefault="00335D13"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m:t>
                </m:r>
                <m:r>
                  <w:rPr>
                    <w:rFonts w:ascii="Cambria Math" w:hAnsi="Cambria Math" w:cs="Times New Roman" w:hint="eastAsia"/>
                    <w:sz w:val="24"/>
                    <w:szCs w:val="24"/>
                  </w:rPr>
                  <m:t>∞</m:t>
                </m:r>
                <m:r>
                  <w:rPr>
                    <w:rFonts w:ascii="Cambria Math" w:hAnsi="Cambria Math" w:cs="Times New Roman" w:hint="eastAsia"/>
                    <w:sz w:val="24"/>
                    <w:szCs w:val="24"/>
                  </w:rPr>
                  <m:t>,</m:t>
                </m:r>
                <m:r>
                  <w:rPr>
                    <w:rFonts w:ascii="Cambria Math" w:hAnsi="Cambria Math" w:cs="Times New Roman" w:hint="eastAsia"/>
                    <w:sz w:val="24"/>
                    <w:szCs w:val="24"/>
                  </w:rPr>
                  <m:t>∞</m:t>
                </m:r>
                <m:r>
                  <w:rPr>
                    <w:rFonts w:ascii="Cambria Math" w:hAnsi="Cambria Math" w:cs="Times New Roman"/>
                    <w:sz w:val="24"/>
                    <w:szCs w:val="24"/>
                  </w:rPr>
                  <m:t>)</m:t>
                </m:r>
              </m:oMath>
            </m:oMathPara>
          </w:p>
        </w:tc>
      </w:tr>
      <w:tr w:rsidR="00CF1552" w14:paraId="685A5417" w14:textId="77777777" w:rsidTr="00810566">
        <w:trPr>
          <w:trHeight w:val="866"/>
        </w:trPr>
        <w:tc>
          <w:tcPr>
            <w:tcW w:w="3933" w:type="dxa"/>
          </w:tcPr>
          <w:p w14:paraId="343B30CD" w14:textId="77777777" w:rsidR="00CF1552" w:rsidRPr="000E07A4" w:rsidRDefault="00205DC2" w:rsidP="00E0463D">
            <w:pPr>
              <w:widowControl w:val="0"/>
              <w:spacing w:before="240" w:line="360" w:lineRule="auto"/>
              <w:jc w:val="both"/>
              <w:rPr>
                <w:rFonts w:ascii="Times New Roman" w:hAnsi="Times New Roman" w:cs="Times New Roman"/>
                <w:sz w:val="24"/>
                <w:szCs w:val="24"/>
              </w:rPr>
            </w:pPr>
            <w:r w:rsidRPr="000E07A4">
              <w:rPr>
                <w:rFonts w:ascii="Times New Roman" w:hAnsi="Times New Roman" w:cs="Times New Roman"/>
                <w:b/>
                <w:bCs/>
                <w:sz w:val="24"/>
                <w:szCs w:val="24"/>
              </w:rPr>
              <w:t>Gaussian</w:t>
            </w:r>
          </w:p>
        </w:tc>
        <w:tc>
          <w:tcPr>
            <w:tcW w:w="3623" w:type="dxa"/>
          </w:tcPr>
          <w:p w14:paraId="5DCC00A9" w14:textId="77777777" w:rsidR="00CF1552" w:rsidRPr="000E07A4"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eastAsia="微软雅黑" w:hAnsi="Cambria Math" w:cs="微软雅黑" w:hint="eastAsia"/>
                        <w:sz w:val="24"/>
                        <w:szCs w:val="24"/>
                      </w:rPr>
                      <m:t>-</m:t>
                    </m:r>
                    <m:sSup>
                      <m:sSupPr>
                        <m:ctrlPr>
                          <w:rPr>
                            <w:rFonts w:ascii="Cambria Math" w:eastAsia="微软雅黑" w:hAnsi="Cambria Math" w:cs="微软雅黑"/>
                            <w:i/>
                            <w:sz w:val="24"/>
                            <w:szCs w:val="24"/>
                          </w:rPr>
                        </m:ctrlPr>
                      </m:sSupPr>
                      <m:e>
                        <m:r>
                          <w:rPr>
                            <w:rFonts w:ascii="Cambria Math" w:eastAsia="微软雅黑" w:hAnsi="Cambria Math" w:cs="微软雅黑" w:hint="eastAsia"/>
                            <w:sz w:val="24"/>
                            <w:szCs w:val="24"/>
                          </w:rPr>
                          <m:t>x</m:t>
                        </m:r>
                      </m:e>
                      <m:sup>
                        <m:r>
                          <w:rPr>
                            <w:rFonts w:ascii="Cambria Math" w:eastAsia="微软雅黑" w:hAnsi="Cambria Math" w:cs="微软雅黑" w:hint="eastAsia"/>
                            <w:sz w:val="24"/>
                            <w:szCs w:val="24"/>
                          </w:rPr>
                          <m:t>2</m:t>
                        </m:r>
                      </m:sup>
                    </m:sSup>
                  </m:sup>
                </m:sSup>
              </m:oMath>
            </m:oMathPara>
          </w:p>
        </w:tc>
        <w:tc>
          <w:tcPr>
            <w:tcW w:w="1656" w:type="dxa"/>
          </w:tcPr>
          <w:p w14:paraId="76424B94" w14:textId="4D1FAD85" w:rsidR="00CF1552" w:rsidRPr="00E643B3" w:rsidRDefault="00335D13"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m:t>
                </m:r>
                <m:r>
                  <w:rPr>
                    <w:rFonts w:ascii="Cambria Math" w:hAnsi="Cambria Math" w:cs="Times New Roman" w:hint="eastAsia"/>
                    <w:sz w:val="24"/>
                    <w:szCs w:val="24"/>
                  </w:rPr>
                  <m:t>0,1</m:t>
                </m:r>
                <m:r>
                  <w:rPr>
                    <w:rFonts w:ascii="Cambria Math" w:hAnsi="Cambria Math" w:cs="Times New Roman"/>
                    <w:sz w:val="24"/>
                    <w:szCs w:val="24"/>
                  </w:rPr>
                  <m:t>)</m:t>
                </m:r>
              </m:oMath>
            </m:oMathPara>
          </w:p>
        </w:tc>
      </w:tr>
      <w:tr w:rsidR="00CF1552" w14:paraId="79B9CE9A" w14:textId="77777777" w:rsidTr="00810566">
        <w:trPr>
          <w:trHeight w:val="866"/>
        </w:trPr>
        <w:tc>
          <w:tcPr>
            <w:tcW w:w="3933" w:type="dxa"/>
          </w:tcPr>
          <w:p w14:paraId="6C58E2C6" w14:textId="77777777" w:rsidR="00CF1552" w:rsidRPr="000E07A4" w:rsidRDefault="00205DC2" w:rsidP="00E0463D">
            <w:pPr>
              <w:widowControl w:val="0"/>
              <w:spacing w:before="240" w:line="360" w:lineRule="auto"/>
              <w:jc w:val="both"/>
              <w:rPr>
                <w:rFonts w:ascii="Times New Roman" w:hAnsi="Times New Roman" w:cs="Times New Roman"/>
                <w:sz w:val="24"/>
                <w:szCs w:val="24"/>
              </w:rPr>
            </w:pPr>
            <w:proofErr w:type="spellStart"/>
            <w:r w:rsidRPr="000E07A4">
              <w:rPr>
                <w:rFonts w:ascii="Times New Roman" w:hAnsi="Times New Roman" w:cs="Times New Roman"/>
                <w:b/>
                <w:bCs/>
                <w:sz w:val="24"/>
                <w:szCs w:val="24"/>
              </w:rPr>
              <w:t>Softmax</w:t>
            </w:r>
            <w:proofErr w:type="spellEnd"/>
          </w:p>
        </w:tc>
        <w:tc>
          <w:tcPr>
            <w:tcW w:w="3623" w:type="dxa"/>
          </w:tcPr>
          <w:p w14:paraId="2900BFC4" w14:textId="77777777" w:rsidR="00CF1552" w:rsidRPr="000E07A4" w:rsidRDefault="00471E4C" w:rsidP="00E0463D">
            <w:pPr>
              <w:widowControl w:val="0"/>
              <w:spacing w:before="240" w:line="36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x</m:t>
                      </m:r>
                    </m:e>
                  </m:acc>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up>
                  </m:sSup>
                </m:num>
                <m:den>
                  <m:nary>
                    <m:naryPr>
                      <m:chr m:val="∑"/>
                      <m:limLoc m:val="subSup"/>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J</m:t>
                      </m:r>
                    </m:sup>
                    <m:e>
                      <m:sSup>
                        <m:sSupPr>
                          <m:ctrlPr>
                            <w:rPr>
                              <w:rFonts w:ascii="Cambria Math" w:hAnsi="Cambria Math" w:cs="Times New Roman"/>
                              <w:i/>
                              <w:sz w:val="24"/>
                              <w:szCs w:val="24"/>
                            </w:rPr>
                          </m:ctrlPr>
                        </m:sSupPr>
                        <m:e>
                          <m:r>
                            <w:rPr>
                              <w:rFonts w:ascii="Cambria Math" w:hAnsi="Cambria Math" w:cs="Times New Roman"/>
                              <w:sz w:val="24"/>
                              <w:szCs w:val="24"/>
                            </w:rPr>
                            <m:t>e</m:t>
                          </m:r>
                        </m:e>
                        <m: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sup>
                      </m:sSup>
                    </m:e>
                  </m:nary>
                </m:den>
              </m:f>
            </m:oMath>
            <w:r w:rsidR="00205DC2" w:rsidRPr="000E07A4">
              <w:rPr>
                <w:rFonts w:ascii="Times New Roman" w:hAnsi="Times New Roman" w:cs="Times New Roman"/>
                <w:sz w:val="24"/>
                <w:szCs w:val="24"/>
              </w:rPr>
              <w:t xml:space="preserve">  for i=1,…, J</w:t>
            </w:r>
          </w:p>
        </w:tc>
        <w:tc>
          <w:tcPr>
            <w:tcW w:w="1656" w:type="dxa"/>
          </w:tcPr>
          <w:p w14:paraId="1CC9832B" w14:textId="5876DF5D" w:rsidR="00CF1552" w:rsidRPr="00E643B3" w:rsidRDefault="00335D13"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m:t>
                </m:r>
                <m:r>
                  <w:rPr>
                    <w:rFonts w:ascii="Cambria Math" w:hAnsi="Cambria Math" w:cs="Times New Roman" w:hint="eastAsia"/>
                    <w:sz w:val="24"/>
                    <w:szCs w:val="24"/>
                  </w:rPr>
                  <m:t>0,1</m:t>
                </m:r>
                <m:r>
                  <w:rPr>
                    <w:rFonts w:ascii="Cambria Math" w:hAnsi="Cambria Math" w:cs="Times New Roman"/>
                    <w:sz w:val="24"/>
                    <w:szCs w:val="24"/>
                  </w:rPr>
                  <m:t>)</m:t>
                </m:r>
              </m:oMath>
            </m:oMathPara>
          </w:p>
        </w:tc>
      </w:tr>
    </w:tbl>
    <w:p w14:paraId="6837DCCF" w14:textId="2AE11DE6"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Among them, the three most widely used activation functions are linear</w:t>
      </w:r>
      <w:r w:rsidR="000E07A4">
        <w:rPr>
          <w:rFonts w:ascii="Times New Roman" w:hAnsi="Times New Roman" w:cs="Times New Roman" w:hint="eastAsia"/>
          <w:sz w:val="24"/>
          <w:szCs w:val="24"/>
        </w:rPr>
        <w:t>,</w:t>
      </w:r>
      <w:r>
        <w:rPr>
          <w:rFonts w:ascii="Times New Roman" w:hAnsi="Times New Roman" w:cs="Times New Roman"/>
          <w:sz w:val="24"/>
          <w:szCs w:val="24"/>
        </w:rPr>
        <w:t xml:space="preserve"> sigmoid </w:t>
      </w:r>
      <w:r w:rsidR="000E07A4">
        <w:rPr>
          <w:rFonts w:ascii="Times New Roman" w:hAnsi="Times New Roman" w:cs="Times New Roman" w:hint="eastAsia"/>
          <w:sz w:val="24"/>
          <w:szCs w:val="24"/>
        </w:rPr>
        <w:t xml:space="preserve">and </w:t>
      </w:r>
      <w:r w:rsidR="000E07A4">
        <w:rPr>
          <w:rFonts w:ascii="Times New Roman" w:hAnsi="Times New Roman" w:cs="Times New Roman"/>
          <w:sz w:val="24"/>
          <w:szCs w:val="24"/>
        </w:rPr>
        <w:t>hard-limit</w:t>
      </w:r>
      <w:r w:rsidR="000E07A4" w:rsidRPr="000E07A4">
        <w:rPr>
          <w:rFonts w:ascii="Times New Roman" w:hAnsi="Times New Roman" w:cs="Times New Roman"/>
          <w:sz w:val="24"/>
          <w:szCs w:val="24"/>
        </w:rPr>
        <w:t xml:space="preserve"> </w:t>
      </w:r>
      <w:r w:rsidR="000E07A4">
        <w:rPr>
          <w:rFonts w:ascii="Times New Roman" w:hAnsi="Times New Roman" w:cs="Times New Roman"/>
          <w:sz w:val="24"/>
          <w:szCs w:val="24"/>
        </w:rPr>
        <w:t>function</w:t>
      </w:r>
      <w:r>
        <w:rPr>
          <w:rFonts w:ascii="Times New Roman" w:hAnsi="Times New Roman" w:cs="Times New Roman"/>
          <w:sz w:val="24"/>
          <w:szCs w:val="24"/>
        </w:rPr>
        <w:t>. Linear function operates no changes in incoming input signals to generate the original output values. Sigmoid non-linear function, also known as logistic function, can be defined as</w:t>
      </w:r>
      <w:r w:rsidR="006A1168">
        <w:rPr>
          <w:rFonts w:ascii="Times New Roman" w:hAnsi="Times New Roman" w:cs="Times New Roman"/>
          <w:sz w:val="24"/>
          <w:szCs w:val="24"/>
        </w:rPr>
        <w:t xml:space="preserve"> </w:t>
      </w:r>
      <m:oMath>
        <m:r>
          <w:rPr>
            <w:rFonts w:ascii="Cambria Math" w:hAnsi="Cambria Math" w:cs="Times New Roman"/>
            <w:sz w:val="24"/>
            <w:szCs w:val="24"/>
          </w:rPr>
          <m:t>f</m:t>
        </m:r>
        <m:d>
          <m:dPr>
            <m:ctrlPr>
              <w:rPr>
                <w:rFonts w:ascii="Cambria Math" w:hAnsi="Cambria Math" w:cs="Times New Roman"/>
                <w:sz w:val="24"/>
                <w:szCs w:val="24"/>
              </w:rPr>
            </m:ctrlPr>
          </m:dPr>
          <m:e>
            <m:r>
              <w:rPr>
                <w:rFonts w:ascii="Cambria Math" w:hAnsi="Cambria Math" w:cs="Times New Roman"/>
                <w:sz w:val="24"/>
                <w:szCs w:val="24"/>
              </w:rPr>
              <m:t>x</m:t>
            </m:r>
          </m:e>
        </m:d>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1+</m:t>
            </m:r>
            <m:sSup>
              <m:sSupPr>
                <m:ctrlPr>
                  <w:rPr>
                    <w:rFonts w:ascii="Cambria Math" w:hAnsi="Cambria Math" w:cs="Times New Roman"/>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x</m:t>
                </m:r>
              </m:sup>
            </m:sSup>
          </m:den>
        </m:f>
      </m:oMath>
      <w:r>
        <w:rPr>
          <w:rFonts w:ascii="Times New Roman" w:hAnsi="Times New Roman" w:cs="Times New Roman"/>
          <w:sz w:val="24"/>
          <w:szCs w:val="24"/>
        </w:rPr>
        <w:t>. It can generate the output between 0 and 1</w:t>
      </w:r>
      <w:r w:rsidR="006A1168">
        <w:rPr>
          <w:rFonts w:ascii="Times New Roman" w:hAnsi="Times New Roman" w:cs="Times New Roman"/>
          <w:sz w:val="24"/>
          <w:szCs w:val="24"/>
        </w:rPr>
        <w:t xml:space="preserve"> </w:t>
      </w:r>
      <w:r>
        <w:rPr>
          <w:rFonts w:ascii="Times New Roman" w:hAnsi="Times New Roman" w:cs="Times New Roman"/>
          <w:sz w:val="24"/>
          <w:szCs w:val="24"/>
        </w:rPr>
        <w:t>for input value range of -∞ and ∞.</w:t>
      </w:r>
      <w:r w:rsidR="007D1B80" w:rsidRPr="007D1B80">
        <w:rPr>
          <w:rFonts w:ascii="Times New Roman" w:hAnsi="Times New Roman" w:cs="Times New Roman"/>
          <w:sz w:val="24"/>
          <w:szCs w:val="24"/>
        </w:rPr>
        <w:t xml:space="preserve"> </w:t>
      </w:r>
      <w:r w:rsidR="007D1B80">
        <w:rPr>
          <w:rFonts w:ascii="Times New Roman" w:hAnsi="Times New Roman" w:cs="Times New Roman"/>
          <w:sz w:val="24"/>
          <w:szCs w:val="24"/>
        </w:rPr>
        <w:t>Hard-limit function gives the output of neuron as 0 if the input is less than 0; otherwise, it gives the output as 1.</w:t>
      </w:r>
    </w:p>
    <w:p w14:paraId="421EDC92" w14:textId="77777777" w:rsidR="00CF1552" w:rsidRDefault="00205DC2" w:rsidP="00E0463D">
      <w:pPr>
        <w:pStyle w:val="2"/>
        <w:widowControl w:val="0"/>
        <w:rPr>
          <w:sz w:val="22"/>
          <w:szCs w:val="22"/>
        </w:rPr>
      </w:pPr>
      <w:r>
        <w:rPr>
          <w:sz w:val="24"/>
          <w:szCs w:val="24"/>
        </w:rPr>
        <w:t>Classification of Neural Network</w:t>
      </w:r>
    </w:p>
    <w:p w14:paraId="3500B20B" w14:textId="6BD472B0" w:rsidR="00CF1552" w:rsidRDefault="00205DC2" w:rsidP="00E0463D">
      <w:pPr>
        <w:widowControl w:val="0"/>
        <w:spacing w:before="240" w:line="360" w:lineRule="auto"/>
        <w:jc w:val="both"/>
        <w:rPr>
          <w:rFonts w:ascii="Times New Roman" w:hAnsi="Times New Roman" w:cs="Times New Roman"/>
          <w:sz w:val="24"/>
          <w:szCs w:val="24"/>
        </w:rPr>
      </w:pPr>
      <w:bookmarkStart w:id="14" w:name="_Hlk534196904"/>
      <w:r>
        <w:rPr>
          <w:rFonts w:ascii="Times New Roman" w:hAnsi="Times New Roman" w:cs="Times New Roman"/>
          <w:sz w:val="24"/>
          <w:szCs w:val="24"/>
        </w:rPr>
        <w:t xml:space="preserve">Different network models </w:t>
      </w:r>
      <w:r w:rsidR="00C602E3">
        <w:rPr>
          <w:rFonts w:ascii="Times New Roman" w:hAnsi="Times New Roman" w:cs="Times New Roman"/>
          <w:sz w:val="24"/>
          <w:szCs w:val="24"/>
        </w:rPr>
        <w:t>can be</w:t>
      </w:r>
      <w:r>
        <w:rPr>
          <w:rFonts w:ascii="Times New Roman" w:hAnsi="Times New Roman" w:cs="Times New Roman"/>
          <w:sz w:val="24"/>
          <w:szCs w:val="24"/>
        </w:rPr>
        <w:t xml:space="preserve"> basically classified due to the architecture of neural networks: network topology,</w:t>
      </w:r>
      <w:r w:rsidR="000900FE">
        <w:rPr>
          <w:rFonts w:ascii="Times New Roman" w:hAnsi="Times New Roman" w:cs="Times New Roman"/>
          <w:sz w:val="24"/>
          <w:szCs w:val="24"/>
        </w:rPr>
        <w:t xml:space="preserve"> the number of layers</w:t>
      </w:r>
      <w:r w:rsidR="00AF0412">
        <w:rPr>
          <w:rFonts w:ascii="Times New Roman" w:hAnsi="Times New Roman" w:cs="Times New Roman" w:hint="eastAsia"/>
          <w:sz w:val="24"/>
          <w:szCs w:val="24"/>
        </w:rPr>
        <w:t>,</w:t>
      </w:r>
      <w:r w:rsidR="00AF0412">
        <w:rPr>
          <w:rFonts w:ascii="Times New Roman" w:hAnsi="Times New Roman" w:cs="Times New Roman"/>
          <w:sz w:val="24"/>
          <w:szCs w:val="24"/>
        </w:rPr>
        <w:t xml:space="preserve"> </w:t>
      </w:r>
      <w:r>
        <w:rPr>
          <w:rFonts w:ascii="Times New Roman" w:hAnsi="Times New Roman" w:cs="Times New Roman"/>
          <w:sz w:val="24"/>
          <w:szCs w:val="24"/>
        </w:rPr>
        <w:t xml:space="preserve">activation function and </w:t>
      </w:r>
      <w:r w:rsidR="007974CB">
        <w:rPr>
          <w:rFonts w:ascii="Times New Roman" w:hAnsi="Times New Roman" w:cs="Times New Roman"/>
          <w:sz w:val="24"/>
          <w:szCs w:val="24"/>
        </w:rPr>
        <w:t xml:space="preserve">type of </w:t>
      </w:r>
      <w:r>
        <w:rPr>
          <w:rFonts w:ascii="Times New Roman" w:hAnsi="Times New Roman" w:cs="Times New Roman"/>
          <w:sz w:val="24"/>
          <w:szCs w:val="24"/>
        </w:rPr>
        <w:t>connection.</w:t>
      </w:r>
    </w:p>
    <w:p w14:paraId="76BB2423" w14:textId="77777777" w:rsidR="00CF1552" w:rsidRDefault="00205DC2" w:rsidP="00E0463D">
      <w:pPr>
        <w:pStyle w:val="3"/>
        <w:widowControl w:val="0"/>
      </w:pPr>
      <w:r>
        <w:t>From network topology</w:t>
      </w:r>
    </w:p>
    <w:p w14:paraId="0466523F" w14:textId="4131603E" w:rsidR="004A69A7"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classification of neural network defined by network topology includes fully connected</w:t>
      </w:r>
      <w:r w:rsidR="004A69A7">
        <w:rPr>
          <w:rFonts w:ascii="Times New Roman" w:hAnsi="Times New Roman" w:cs="Times New Roman"/>
          <w:sz w:val="24"/>
          <w:szCs w:val="24"/>
        </w:rPr>
        <w:t xml:space="preserve"> and </w:t>
      </w:r>
      <w:r w:rsidR="00D84145">
        <w:rPr>
          <w:rFonts w:ascii="Times New Roman" w:hAnsi="Times New Roman" w:cs="Times New Roman"/>
          <w:sz w:val="24"/>
          <w:szCs w:val="24"/>
        </w:rPr>
        <w:t>non-fully</w:t>
      </w:r>
      <w:r>
        <w:rPr>
          <w:rFonts w:ascii="Times New Roman" w:hAnsi="Times New Roman" w:cs="Times New Roman"/>
          <w:sz w:val="24"/>
          <w:szCs w:val="24"/>
        </w:rPr>
        <w:t xml:space="preserve"> connected. Fully connected network means that every neuron of each layer is connected to all the neurons of </w:t>
      </w:r>
      <w:r w:rsidR="00973082">
        <w:rPr>
          <w:rFonts w:ascii="Times New Roman" w:hAnsi="Times New Roman" w:cs="Times New Roman"/>
          <w:sz w:val="24"/>
          <w:szCs w:val="24"/>
        </w:rPr>
        <w:t>the</w:t>
      </w:r>
      <w:r w:rsidR="000900FE">
        <w:rPr>
          <w:rFonts w:ascii="Times New Roman" w:hAnsi="Times New Roman" w:cs="Times New Roman"/>
          <w:sz w:val="24"/>
          <w:szCs w:val="24"/>
        </w:rPr>
        <w:t xml:space="preserve"> </w:t>
      </w:r>
      <w:r>
        <w:rPr>
          <w:rFonts w:ascii="Times New Roman" w:hAnsi="Times New Roman" w:cs="Times New Roman"/>
          <w:sz w:val="24"/>
          <w:szCs w:val="24"/>
        </w:rPr>
        <w:t xml:space="preserve">neighbor layer. In such kind of network, neurons of one layer transmit their output signal as input to the neurons of next layer. One of well-known fully connected neural network is </w:t>
      </w:r>
      <w:r w:rsidR="00041B95">
        <w:rPr>
          <w:rFonts w:ascii="Times New Roman" w:hAnsi="Times New Roman" w:cs="Times New Roman"/>
          <w:sz w:val="24"/>
          <w:szCs w:val="24"/>
        </w:rPr>
        <w:t>Hopfield</w:t>
      </w:r>
      <w:r>
        <w:rPr>
          <w:rFonts w:ascii="Times New Roman" w:hAnsi="Times New Roman" w:cs="Times New Roman"/>
          <w:sz w:val="24"/>
          <w:szCs w:val="24"/>
        </w:rPr>
        <w:t xml:space="preserve"> network</w:t>
      </w:r>
      <w:r w:rsidR="000900FE">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&lt;EndNote&gt;&lt;Cite&gt;&lt;Author&gt;J. Taylor&lt;/Author&gt;&lt;Year&gt;2006&lt;/Year&gt;&lt;RecNum&gt;37&lt;/RecNum&gt;&lt;DisplayText&gt;[9]&lt;/DisplayText&gt;&lt;record&gt;&lt;rec-number&gt;37&lt;/rec-number&gt;&lt;foreign-keys&gt;&lt;key app="EN" db-id="909v2wsdarxet0er2papedrtdfde0xxra5af" timestamp="1560339652"&gt;37&lt;/key&gt;&lt;/foreign-keys&gt;&lt;ref-type name="Book"&gt;6&lt;/ref-type&gt;&lt;contributors&gt;&lt;authors&gt;&lt;author&gt;J. Taylor, Brian&lt;/author&gt;&lt;/authors&gt;&lt;/contributors&gt;&lt;titles&gt;&lt;title&gt;Methods and Procedures for the Verification and Validation of Artificial Neural Networks&lt;/title&gt;&lt;/titles&gt;&lt;dates&gt;&lt;year&gt;2006&lt;/year&gt;&lt;/dates&gt;&lt;urls&gt;&lt;/urls&gt;&lt;electronic-resource-num&gt;10.1007/0-387-29485-6&lt;/electronic-resource-num&gt;&lt;/record&gt;&lt;/Cite&gt;&lt;/EndNote&gt;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9" w:tooltip="J. Taylor, 2006 #37" w:history="1">
        <w:r w:rsidR="00604F54">
          <w:rPr>
            <w:rFonts w:ascii="Times New Roman" w:hAnsi="Times New Roman" w:cs="Times New Roman"/>
            <w:noProof/>
            <w:sz w:val="24"/>
            <w:szCs w:val="24"/>
          </w:rPr>
          <w:t>9</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In </w:t>
      </w:r>
      <w:r w:rsidR="00D84145">
        <w:rPr>
          <w:rFonts w:ascii="Times New Roman" w:hAnsi="Times New Roman" w:cs="Times New Roman"/>
          <w:sz w:val="24"/>
          <w:szCs w:val="24"/>
        </w:rPr>
        <w:t>non-fully</w:t>
      </w:r>
      <w:r>
        <w:rPr>
          <w:rFonts w:ascii="Times New Roman" w:hAnsi="Times New Roman" w:cs="Times New Roman"/>
          <w:sz w:val="24"/>
          <w:szCs w:val="24"/>
        </w:rPr>
        <w:t xml:space="preserve"> connected neural network, neurons of one layer do not connect to all neurons of </w:t>
      </w:r>
      <w:r w:rsidR="0048326C">
        <w:rPr>
          <w:rFonts w:ascii="Times New Roman" w:hAnsi="Times New Roman" w:cs="Times New Roman"/>
          <w:sz w:val="24"/>
          <w:szCs w:val="24"/>
        </w:rPr>
        <w:t>neighbor</w:t>
      </w:r>
      <w:r>
        <w:rPr>
          <w:rFonts w:ascii="Times New Roman" w:hAnsi="Times New Roman" w:cs="Times New Roman"/>
          <w:sz w:val="24"/>
          <w:szCs w:val="24"/>
        </w:rPr>
        <w:t xml:space="preserve"> layer, just connecting to some of corresponding neurons </w:t>
      </w:r>
      <w:r>
        <w:rPr>
          <w:rFonts w:ascii="Times New Roman" w:hAnsi="Times New Roman" w:cs="Times New Roman"/>
          <w:sz w:val="24"/>
          <w:szCs w:val="24"/>
        </w:rPr>
        <w:lastRenderedPageBreak/>
        <w:t xml:space="preserve">from </w:t>
      </w:r>
      <w:r w:rsidR="000900FE">
        <w:rPr>
          <w:rFonts w:ascii="Times New Roman" w:hAnsi="Times New Roman" w:cs="Times New Roman"/>
          <w:sz w:val="24"/>
          <w:szCs w:val="24"/>
        </w:rPr>
        <w:t xml:space="preserve">the </w:t>
      </w:r>
      <w:r w:rsidR="0048326C">
        <w:rPr>
          <w:rFonts w:ascii="Times New Roman" w:hAnsi="Times New Roman" w:cs="Times New Roman"/>
          <w:sz w:val="24"/>
          <w:szCs w:val="24"/>
        </w:rPr>
        <w:t>adjacent</w:t>
      </w:r>
      <w:r>
        <w:rPr>
          <w:rFonts w:ascii="Times New Roman" w:hAnsi="Times New Roman" w:cs="Times New Roman"/>
          <w:sz w:val="24"/>
          <w:szCs w:val="24"/>
        </w:rPr>
        <w:t xml:space="preserve"> layer. </w:t>
      </w:r>
    </w:p>
    <w:p w14:paraId="646DF45B" w14:textId="51CBBF22" w:rsidR="004A69A7" w:rsidRDefault="004A69A7" w:rsidP="00E0463D">
      <w:pPr>
        <w:pStyle w:val="3"/>
        <w:widowControl w:val="0"/>
      </w:pPr>
      <w:r>
        <w:t xml:space="preserve">From </w:t>
      </w:r>
      <w:r w:rsidR="000900FE">
        <w:t>the number of layers</w:t>
      </w:r>
      <w:r>
        <w:t xml:space="preserve"> </w:t>
      </w:r>
    </w:p>
    <w:p w14:paraId="69442D1C" w14:textId="7C236DF2" w:rsidR="00CF1552" w:rsidRDefault="004A69A7"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simplest neural network has only one layer. The input and output are connected directly with the neurons </w:t>
      </w:r>
      <w:r w:rsidR="001309F8">
        <w:rPr>
          <w:rFonts w:ascii="Times New Roman" w:hAnsi="Times New Roman" w:cs="Times New Roman"/>
          <w:sz w:val="24"/>
          <w:szCs w:val="24"/>
        </w:rPr>
        <w:t xml:space="preserve">in a </w:t>
      </w:r>
      <w:r>
        <w:rPr>
          <w:rFonts w:ascii="Times New Roman" w:hAnsi="Times New Roman" w:cs="Times New Roman"/>
          <w:sz w:val="24"/>
          <w:szCs w:val="24"/>
        </w:rPr>
        <w:t xml:space="preserve">single layer. </w:t>
      </w:r>
      <w:r w:rsidR="00205DC2">
        <w:rPr>
          <w:rFonts w:ascii="Times New Roman" w:hAnsi="Times New Roman" w:cs="Times New Roman"/>
          <w:sz w:val="24"/>
          <w:szCs w:val="24"/>
        </w:rPr>
        <w:t xml:space="preserve">Neural networks composed of at least two layers are known as multi-layer neural networks. In multi-layer neural networks, </w:t>
      </w:r>
      <w:r w:rsidR="000900FE">
        <w:rPr>
          <w:rFonts w:ascii="Times New Roman" w:hAnsi="Times New Roman" w:cs="Times New Roman"/>
          <w:sz w:val="24"/>
          <w:szCs w:val="24"/>
        </w:rPr>
        <w:t xml:space="preserve">the </w:t>
      </w:r>
      <w:r w:rsidR="00205DC2">
        <w:rPr>
          <w:rFonts w:ascii="Times New Roman" w:hAnsi="Times New Roman" w:cs="Times New Roman"/>
          <w:sz w:val="24"/>
          <w:szCs w:val="24"/>
        </w:rPr>
        <w:t xml:space="preserve">number of neurons of each layer can be </w:t>
      </w:r>
      <w:r>
        <w:rPr>
          <w:rFonts w:ascii="Times New Roman" w:hAnsi="Times New Roman" w:cs="Times New Roman"/>
          <w:sz w:val="24"/>
          <w:szCs w:val="24"/>
        </w:rPr>
        <w:t xml:space="preserve">same or </w:t>
      </w:r>
      <w:r w:rsidR="00205DC2">
        <w:rPr>
          <w:rFonts w:ascii="Times New Roman" w:hAnsi="Times New Roman" w:cs="Times New Roman"/>
          <w:sz w:val="24"/>
          <w:szCs w:val="24"/>
        </w:rPr>
        <w:t>different. Layers are connected to each other from left to right order.</w:t>
      </w:r>
      <w:bookmarkEnd w:id="14"/>
      <w:r w:rsidR="00205DC2">
        <w:rPr>
          <w:rFonts w:ascii="Times New Roman" w:hAnsi="Times New Roman" w:cs="Times New Roman"/>
          <w:sz w:val="24"/>
          <w:szCs w:val="24"/>
        </w:rPr>
        <w:t xml:space="preserve"> Network architecture can be described as (number of input layer neurons-number of hidden layer neurons-number of output layer neurons); for example, (5-8-1) structure means 5 neurons in input layer, 8 hidden neurons in hidden layer (hereby (5-8-8-1) means two hidden layers with 8 hidden neurons respectively) and 1 neuron in output layer.</w:t>
      </w:r>
    </w:p>
    <w:p w14:paraId="77837425" w14:textId="77777777" w:rsidR="00CF1552" w:rsidRDefault="00205DC2" w:rsidP="00E0463D">
      <w:pPr>
        <w:pStyle w:val="3"/>
        <w:widowControl w:val="0"/>
        <w:spacing w:after="240"/>
      </w:pPr>
      <w:r>
        <w:t>From activation function</w:t>
      </w:r>
      <w:r w:rsidR="00C46AFC">
        <w:rPr>
          <w:rFonts w:hint="eastAsia"/>
        </w:rPr>
        <w:t xml:space="preserve"> type</w:t>
      </w:r>
    </w:p>
    <w:p w14:paraId="1D5EA125" w14:textId="6C8307F8" w:rsidR="00CF1552" w:rsidRDefault="004E56F2" w:rsidP="0051038F">
      <w:pPr>
        <w:widowControl w:val="0"/>
        <w:spacing w:after="0" w:line="360" w:lineRule="auto"/>
        <w:jc w:val="both"/>
        <w:rPr>
          <w:rFonts w:ascii="Times New Roman" w:hAnsi="Times New Roman" w:cs="Times New Roman"/>
          <w:sz w:val="24"/>
          <w:szCs w:val="24"/>
        </w:rPr>
      </w:pPr>
      <w:bookmarkStart w:id="15" w:name="_Hlk534668014"/>
      <w:r>
        <w:rPr>
          <w:rFonts w:ascii="Times New Roman" w:hAnsi="Times New Roman" w:cs="Times New Roman"/>
          <w:sz w:val="24"/>
          <w:szCs w:val="24"/>
        </w:rPr>
        <w:t xml:space="preserve">Activation function is important for the performance of ANN. From Table 1, we can see that there are many different kinds of activation function. ANN can be classified by the types of neurons of the network that use activation function: homogeneous network in which </w:t>
      </w:r>
      <w:r w:rsidRPr="00875373">
        <w:rPr>
          <w:rFonts w:ascii="Times New Roman" w:hAnsi="Times New Roman" w:cs="Times New Roman"/>
          <w:sz w:val="24"/>
          <w:szCs w:val="24"/>
        </w:rPr>
        <w:t>activation function</w:t>
      </w:r>
      <w:r>
        <w:rPr>
          <w:rFonts w:ascii="Times New Roman" w:hAnsi="Times New Roman" w:cs="Times New Roman"/>
          <w:sz w:val="24"/>
          <w:szCs w:val="24"/>
        </w:rPr>
        <w:t>s</w:t>
      </w:r>
      <w:r w:rsidRPr="00875373">
        <w:rPr>
          <w:rFonts w:ascii="Times New Roman" w:hAnsi="Times New Roman" w:cs="Times New Roman"/>
          <w:sz w:val="24"/>
          <w:szCs w:val="24"/>
        </w:rPr>
        <w:t xml:space="preserve"> </w:t>
      </w:r>
      <w:r>
        <w:rPr>
          <w:rFonts w:ascii="Times New Roman" w:hAnsi="Times New Roman" w:cs="Times New Roman"/>
          <w:sz w:val="24"/>
          <w:szCs w:val="24"/>
        </w:rPr>
        <w:t xml:space="preserve">of the neurons in the network are same and heterogeneous network in which </w:t>
      </w:r>
      <w:r w:rsidRPr="005A52DC">
        <w:rPr>
          <w:rFonts w:ascii="Times New Roman" w:hAnsi="Times New Roman" w:cs="Times New Roman"/>
          <w:sz w:val="24"/>
          <w:szCs w:val="24"/>
        </w:rPr>
        <w:t xml:space="preserve">the neurons </w:t>
      </w:r>
      <w:r w:rsidRPr="00CA1D63">
        <w:rPr>
          <w:rFonts w:ascii="Times New Roman" w:hAnsi="Times New Roman" w:cs="Times New Roman"/>
          <w:sz w:val="24"/>
          <w:szCs w:val="24"/>
        </w:rPr>
        <w:t xml:space="preserve">in the network </w:t>
      </w:r>
      <w:r>
        <w:rPr>
          <w:rFonts w:ascii="Times New Roman" w:hAnsi="Times New Roman" w:cs="Times New Roman"/>
          <w:sz w:val="24"/>
          <w:szCs w:val="24"/>
        </w:rPr>
        <w:t xml:space="preserve">use different activation functions. </w:t>
      </w:r>
      <w:proofErr w:type="spellStart"/>
      <w:r w:rsidR="007A6CF7" w:rsidRPr="007A6CF7">
        <w:rPr>
          <w:rFonts w:ascii="Times New Roman" w:hAnsi="Times New Roman" w:cs="Times New Roman"/>
          <w:sz w:val="24"/>
          <w:szCs w:val="24"/>
        </w:rPr>
        <w:t>Weingaertner</w:t>
      </w:r>
      <w:proofErr w:type="spellEnd"/>
      <w:r w:rsidR="007A6CF7" w:rsidRPr="007A6CF7">
        <w:rPr>
          <w:rFonts w:ascii="Times New Roman" w:hAnsi="Times New Roman" w:cs="Times New Roman" w:hint="eastAsia"/>
          <w:sz w:val="24"/>
          <w:szCs w:val="24"/>
        </w:rPr>
        <w:t xml:space="preserve"> </w:t>
      </w:r>
      <w:r w:rsidR="007A6CF7" w:rsidRPr="007A6CF7">
        <w:rPr>
          <w:rFonts w:ascii="Times New Roman" w:hAnsi="Times New Roman" w:cs="Times New Roman"/>
          <w:sz w:val="24"/>
          <w:szCs w:val="24"/>
        </w:rPr>
        <w:t>et al.</w:t>
      </w:r>
      <w:r w:rsidR="00205DC2" w:rsidRPr="007A6CF7">
        <w:rPr>
          <w:rFonts w:ascii="Times New Roman" w:hAnsi="Times New Roman" w:cs="Times New Roman"/>
          <w:sz w:val="24"/>
          <w:szCs w:val="24"/>
        </w:rPr>
        <w:t xml:space="preserve"> presented a framework </w:t>
      </w:r>
      <w:r w:rsidR="00DF770C">
        <w:rPr>
          <w:rFonts w:ascii="Times New Roman" w:hAnsi="Times New Roman" w:cs="Times New Roman"/>
          <w:sz w:val="24"/>
          <w:szCs w:val="24"/>
        </w:rPr>
        <w:t xml:space="preserve">to develop the automatic design of heterogeneous neural networks by </w:t>
      </w:r>
      <w:r w:rsidR="002D1EF0">
        <w:rPr>
          <w:rFonts w:ascii="Times New Roman" w:hAnsi="Times New Roman" w:cs="Times New Roman"/>
          <w:sz w:val="24"/>
          <w:szCs w:val="24"/>
        </w:rPr>
        <w:t>using different</w:t>
      </w:r>
      <w:r w:rsidR="00DF770C">
        <w:rPr>
          <w:rFonts w:ascii="Times New Roman" w:hAnsi="Times New Roman" w:cs="Times New Roman"/>
          <w:sz w:val="24"/>
          <w:szCs w:val="24"/>
        </w:rPr>
        <w:t xml:space="preserve"> activation functions in hidden layer neurons of </w:t>
      </w:r>
      <w:r w:rsidR="001D6901">
        <w:rPr>
          <w:rFonts w:ascii="Times New Roman" w:hAnsi="Times New Roman" w:cs="Times New Roman"/>
          <w:sz w:val="24"/>
          <w:szCs w:val="24"/>
        </w:rPr>
        <w:t xml:space="preserve">feed forward </w:t>
      </w:r>
      <w:r w:rsidR="00DF770C" w:rsidRPr="009A0E73">
        <w:rPr>
          <w:rFonts w:ascii="Times New Roman" w:hAnsi="Times New Roman" w:cs="Times New Roman"/>
          <w:sz w:val="24"/>
          <w:szCs w:val="24"/>
        </w:rPr>
        <w:t>neural</w:t>
      </w:r>
      <w:r w:rsidR="00DF770C">
        <w:rPr>
          <w:rFonts w:ascii="Times New Roman" w:hAnsi="Times New Roman" w:cs="Times New Roman"/>
          <w:sz w:val="24"/>
          <w:szCs w:val="24"/>
        </w:rPr>
        <w:t xml:space="preserve"> networks</w:t>
      </w:r>
      <w:r w:rsidR="002D1EF0">
        <w:rPr>
          <w:rFonts w:ascii="Times New Roman" w:hAnsi="Times New Roman" w:cs="Times New Roman"/>
          <w:sz w:val="24"/>
          <w:szCs w:val="24"/>
        </w:rPr>
        <w:t xml:space="preserve"> </w:t>
      </w:r>
      <w:r w:rsidR="002D1EF0">
        <w:rPr>
          <w:rFonts w:ascii="Times New Roman" w:hAnsi="Times New Roman" w:cs="Times New Roman"/>
          <w:sz w:val="24"/>
          <w:szCs w:val="24"/>
        </w:rPr>
        <w:fldChar w:fldCharType="begin">
          <w:fldData xml:space="preserve">PEVuZE5vdGU+PENpdGU+PEF1dGhvcj5XZWluZ2FlcnRuZXI8L0F1dGhvcj48WWVhcj4yMDAyPC9Z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</w:fldData>
        </w:fldChar>
      </w:r>
      <w:r w:rsidR="00604F54">
        <w:rPr>
          <w:rFonts w:ascii="Times New Roman" w:hAnsi="Times New Roman" w:cs="Times New Roman"/>
          <w:sz w:val="24"/>
          <w:szCs w:val="24"/>
        </w:rPr>
        <w:instrText xml:space="preserve"> ADDIN EN.CITE </w:instrText>
      </w:r>
      <w:r w:rsidR="00604F54">
        <w:rPr>
          <w:rFonts w:ascii="Times New Roman" w:hAnsi="Times New Roman" w:cs="Times New Roman"/>
          <w:sz w:val="24"/>
          <w:szCs w:val="24"/>
        </w:rPr>
        <w:fldChar w:fldCharType="begin">
          <w:fldData xml:space="preserve">PEVuZE5vdGU+PENpdGU+PEF1dGhvcj5XZWluZ2FlcnRuZXI8L0F1dGhvcj48WWVhcj4yMDAyPC9Z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</w:fldData>
        </w:fldChar>
      </w:r>
      <w:r w:rsidR="00604F54">
        <w:rPr>
          <w:rFonts w:ascii="Times New Roman" w:hAnsi="Times New Roman" w:cs="Times New Roman"/>
          <w:sz w:val="24"/>
          <w:szCs w:val="24"/>
        </w:rPr>
        <w:instrText xml:space="preserve"> ADDIN EN.CITE.DATA </w:instrText>
      </w:r>
      <w:r w:rsidR="00604F54">
        <w:rPr>
          <w:rFonts w:ascii="Times New Roman" w:hAnsi="Times New Roman" w:cs="Times New Roman"/>
          <w:sz w:val="24"/>
          <w:szCs w:val="24"/>
        </w:rPr>
      </w:r>
      <w:r w:rsidR="00604F54">
        <w:rPr>
          <w:rFonts w:ascii="Times New Roman" w:hAnsi="Times New Roman" w:cs="Times New Roman"/>
          <w:sz w:val="24"/>
          <w:szCs w:val="24"/>
        </w:rPr>
        <w:fldChar w:fldCharType="end"/>
      </w:r>
      <w:r w:rsidR="002D1EF0">
        <w:rPr>
          <w:rFonts w:ascii="Times New Roman" w:hAnsi="Times New Roman" w:cs="Times New Roman"/>
          <w:sz w:val="24"/>
          <w:szCs w:val="24"/>
        </w:rPr>
      </w:r>
      <w:r w:rsidR="002D1EF0">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0" w:tooltip="Weingaertner, 2002 #33" w:history="1">
        <w:r w:rsidR="00604F54">
          <w:rPr>
            <w:rFonts w:ascii="Times New Roman" w:hAnsi="Times New Roman" w:cs="Times New Roman"/>
            <w:noProof/>
            <w:sz w:val="24"/>
            <w:szCs w:val="24"/>
          </w:rPr>
          <w:t>10</w:t>
        </w:r>
      </w:hyperlink>
      <w:r w:rsidR="00671DCC">
        <w:rPr>
          <w:rFonts w:ascii="Times New Roman" w:hAnsi="Times New Roman" w:cs="Times New Roman"/>
          <w:noProof/>
          <w:sz w:val="24"/>
          <w:szCs w:val="24"/>
        </w:rPr>
        <w:t>]</w:t>
      </w:r>
      <w:r w:rsidR="002D1EF0">
        <w:rPr>
          <w:rFonts w:ascii="Times New Roman" w:hAnsi="Times New Roman" w:cs="Times New Roman"/>
          <w:sz w:val="24"/>
          <w:szCs w:val="24"/>
        </w:rPr>
        <w:fldChar w:fldCharType="end"/>
      </w:r>
      <w:r w:rsidR="00205DC2" w:rsidRPr="007A6CF7">
        <w:rPr>
          <w:rStyle w:val="a6"/>
        </w:rPr>
        <w:t>.</w:t>
      </w:r>
      <w:bookmarkEnd w:id="15"/>
      <w:r w:rsidR="00205DC2" w:rsidRPr="007A6CF7">
        <w:rPr>
          <w:rStyle w:val="a6"/>
        </w:rPr>
        <w:t xml:space="preserve"> </w:t>
      </w:r>
      <w:r w:rsidR="007A6CF7" w:rsidRPr="007A6CF7">
        <w:rPr>
          <w:rFonts w:ascii="Times New Roman" w:hAnsi="Times New Roman" w:cs="Times New Roman"/>
          <w:sz w:val="24"/>
          <w:szCs w:val="24"/>
        </w:rPr>
        <w:t>Lee et al.</w:t>
      </w:r>
      <w:r w:rsidR="00205DC2" w:rsidRPr="007A6CF7">
        <w:rPr>
          <w:rFonts w:ascii="Times New Roman" w:hAnsi="Times New Roman" w:cs="Times New Roman"/>
          <w:sz w:val="24"/>
          <w:szCs w:val="24"/>
        </w:rPr>
        <w:t xml:space="preserve"> compared their proposed heterogeneous neural network with homogeneous neural network composed of the conventional neuron model, achieving improvement in error rate</w:t>
      </w:r>
      <w:r w:rsidR="00781192">
        <w:rPr>
          <w:rFonts w:ascii="Times New Roman" w:hAnsi="Times New Roman" w:cs="Times New Roman"/>
          <w:sz w:val="24"/>
          <w:szCs w:val="24"/>
        </w:rPr>
        <w:t>,</w:t>
      </w:r>
      <w:r w:rsidR="00205DC2" w:rsidRPr="007A6CF7">
        <w:rPr>
          <w:rFonts w:ascii="Times New Roman" w:hAnsi="Times New Roman" w:cs="Times New Roman"/>
          <w:sz w:val="24"/>
          <w:szCs w:val="24"/>
        </w:rPr>
        <w:t xml:space="preserve"> training speed,</w:t>
      </w:r>
      <w:r w:rsidR="00205DC2" w:rsidRPr="007A6CF7">
        <w:t xml:space="preserve"> </w:t>
      </w:r>
      <w:r w:rsidR="00205DC2" w:rsidRPr="007A6CF7">
        <w:rPr>
          <w:rFonts w:ascii="Times New Roman" w:hAnsi="Times New Roman" w:cs="Times New Roman"/>
          <w:sz w:val="24"/>
          <w:szCs w:val="24"/>
        </w:rPr>
        <w:t>and memory capacity</w:t>
      </w:r>
      <w:r w:rsidR="007A6CF7" w:rsidRPr="007A6CF7">
        <w:rPr>
          <w:rFonts w:ascii="Times New Roman" w:hAnsi="Times New Roman" w:cs="Times New Roman" w:hint="eastAsia"/>
          <w:sz w:val="24"/>
          <w:szCs w:val="24"/>
        </w:rPr>
        <w:t xml:space="preserve"> </w:t>
      </w:r>
      <w:r w:rsidR="007A6CF7" w:rsidRPr="007A6CF7">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&lt;EndNote&gt;&lt;Cite&gt;&lt;Author&gt;Lee&lt;/Author&gt;&lt;Year&gt;2018&lt;/Year&gt;&lt;RecNum&gt;711&lt;/RecNum&gt;&lt;DisplayText&gt;[11]&lt;/DisplayText&gt;&lt;record&gt;&lt;rec-number&gt;711&lt;/rec-number&gt;&lt;foreign-keys&gt;&lt;key app="EN" db-id="ese55x5vtzp0x6e9s9tpzwagt5re2t5sfaz5" timestamp="1552298194"&gt;711&lt;/key&gt;&lt;/foreign-keys&gt;&lt;ref-type name="Book"&gt;6&lt;/ref-type&gt;&lt;contributors&gt;&lt;authors&gt;&lt;author&gt;Lee, Albert&lt;/author&gt;&lt;author&gt;Lam, Bonnie&lt;/author&gt;&lt;author&gt;Li, Wenyuan&lt;/author&gt;&lt;author&gt;Lee, Hochul&lt;/author&gt;&lt;author&gt;Chen, Wei-Hao&lt;/author&gt;&lt;author&gt;Chang, Meng-Fan&lt;/author&gt;&lt;author&gt;Wang, Kang&lt;/author&gt;&lt;/authors&gt;&lt;/contributors&gt;&lt;titles&gt;&lt;title&gt;Conditional Activation for Diverse Neurons in Heterogeneous Networks&lt;/title&gt;&lt;/titles&gt;&lt;dates&gt;&lt;year&gt;2018&lt;/year&gt;&lt;/dates&gt;&lt;urls&gt;&lt;/urls&gt;&lt;/record&gt;&lt;/Cite&gt;&lt;/EndNote&gt;</w:instrText>
      </w:r>
      <w:r w:rsidR="007A6CF7" w:rsidRPr="007A6CF7">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1" w:tooltip="Lee, 2018 #711" w:history="1">
        <w:r w:rsidR="00604F54">
          <w:rPr>
            <w:rFonts w:ascii="Times New Roman" w:hAnsi="Times New Roman" w:cs="Times New Roman"/>
            <w:noProof/>
            <w:sz w:val="24"/>
            <w:szCs w:val="24"/>
          </w:rPr>
          <w:t>11</w:t>
        </w:r>
      </w:hyperlink>
      <w:r w:rsidR="00671DCC">
        <w:rPr>
          <w:rFonts w:ascii="Times New Roman" w:hAnsi="Times New Roman" w:cs="Times New Roman"/>
          <w:noProof/>
          <w:sz w:val="24"/>
          <w:szCs w:val="24"/>
        </w:rPr>
        <w:t>]</w:t>
      </w:r>
      <w:r w:rsidR="007A6CF7" w:rsidRPr="007A6CF7">
        <w:rPr>
          <w:rFonts w:ascii="Times New Roman" w:hAnsi="Times New Roman" w:cs="Times New Roman"/>
          <w:sz w:val="24"/>
          <w:szCs w:val="24"/>
        </w:rPr>
        <w:fldChar w:fldCharType="end"/>
      </w:r>
      <w:r w:rsidR="00205DC2" w:rsidRPr="007A6CF7">
        <w:rPr>
          <w:rFonts w:ascii="Times New Roman" w:hAnsi="Times New Roman" w:cs="Times New Roman"/>
          <w:sz w:val="24"/>
          <w:szCs w:val="24"/>
        </w:rPr>
        <w:t>.</w:t>
      </w:r>
    </w:p>
    <w:p w14:paraId="3507EBAF" w14:textId="0EB35649" w:rsidR="00CF1552" w:rsidRDefault="00205DC2" w:rsidP="00E0463D">
      <w:pPr>
        <w:pStyle w:val="3"/>
        <w:widowControl w:val="0"/>
        <w:spacing w:after="240"/>
      </w:pPr>
      <w:bookmarkStart w:id="16" w:name="_Hlk534668065"/>
      <w:bookmarkStart w:id="17" w:name="_Hlk534790983"/>
      <w:r>
        <w:t xml:space="preserve">From </w:t>
      </w:r>
      <w:r w:rsidR="007974CB">
        <w:t>connection type</w:t>
      </w:r>
    </w:p>
    <w:p w14:paraId="16A8F4BE" w14:textId="17C731E9" w:rsidR="00CF1552" w:rsidRDefault="00205DC2" w:rsidP="00A91067">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ANN can also be classified if it is feed forward</w:t>
      </w:r>
      <w:r w:rsidR="00C37E57">
        <w:rPr>
          <w:rFonts w:ascii="Times New Roman" w:hAnsi="Times New Roman" w:cs="Times New Roman"/>
          <w:sz w:val="24"/>
          <w:szCs w:val="24"/>
        </w:rPr>
        <w:t xml:space="preserve"> (</w:t>
      </w:r>
      <w:r w:rsidR="00C37E57" w:rsidRPr="00FF6A79">
        <w:rPr>
          <w:rFonts w:ascii="Times New Roman" w:hAnsi="Times New Roman" w:cs="Times New Roman"/>
          <w:sz w:val="24"/>
          <w:szCs w:val="24"/>
        </w:rPr>
        <w:t>static</w:t>
      </w:r>
      <w:r w:rsidR="00C37E57">
        <w:rPr>
          <w:rFonts w:ascii="Times New Roman" w:hAnsi="Times New Roman" w:cs="Times New Roman"/>
          <w:sz w:val="24"/>
          <w:szCs w:val="24"/>
        </w:rPr>
        <w:t xml:space="preserve">) </w:t>
      </w:r>
      <w:r>
        <w:rPr>
          <w:rFonts w:ascii="Times New Roman" w:hAnsi="Times New Roman" w:cs="Times New Roman"/>
          <w:sz w:val="24"/>
          <w:szCs w:val="24"/>
        </w:rPr>
        <w:t xml:space="preserve">or feedback </w:t>
      </w:r>
      <w:r w:rsidR="00C37E57">
        <w:rPr>
          <w:rFonts w:ascii="Times New Roman" w:hAnsi="Times New Roman" w:cs="Times New Roman"/>
          <w:sz w:val="24"/>
          <w:szCs w:val="24"/>
        </w:rPr>
        <w:t>(</w:t>
      </w:r>
      <w:r w:rsidR="00C37E57" w:rsidRPr="00FF6A79">
        <w:rPr>
          <w:rFonts w:ascii="Times New Roman" w:hAnsi="Times New Roman" w:cs="Times New Roman"/>
          <w:sz w:val="24"/>
          <w:szCs w:val="24"/>
        </w:rPr>
        <w:t>dynamic</w:t>
      </w:r>
      <w:r w:rsidR="00C37E57">
        <w:rPr>
          <w:rFonts w:ascii="Times New Roman" w:hAnsi="Times New Roman" w:cs="Times New Roman"/>
          <w:sz w:val="24"/>
          <w:szCs w:val="24"/>
        </w:rPr>
        <w:t xml:space="preserve">) </w:t>
      </w:r>
      <w:r>
        <w:rPr>
          <w:rFonts w:ascii="Times New Roman" w:hAnsi="Times New Roman" w:cs="Times New Roman"/>
          <w:sz w:val="24"/>
          <w:szCs w:val="24"/>
        </w:rPr>
        <w:t xml:space="preserve">network according to its feeding direction between layers. ANN layers are usually connected </w:t>
      </w:r>
      <w:r w:rsidR="00C17B87">
        <w:rPr>
          <w:rFonts w:ascii="Times New Roman" w:hAnsi="Times New Roman" w:cs="Times New Roman"/>
          <w:sz w:val="24"/>
          <w:szCs w:val="24"/>
        </w:rPr>
        <w:t xml:space="preserve">in one direction </w:t>
      </w:r>
      <w:r>
        <w:rPr>
          <w:rFonts w:ascii="Times New Roman" w:hAnsi="Times New Roman" w:cs="Times New Roman"/>
          <w:sz w:val="24"/>
          <w:szCs w:val="24"/>
        </w:rPr>
        <w:t>from left to right order, known as feed forward</w:t>
      </w:r>
      <w:r w:rsidR="00C37E57">
        <w:rPr>
          <w:rFonts w:ascii="Times New Roman" w:hAnsi="Times New Roman" w:cs="Times New Roman"/>
          <w:sz w:val="24"/>
          <w:szCs w:val="24"/>
        </w:rPr>
        <w:t xml:space="preserve">. </w:t>
      </w:r>
      <w:r w:rsidR="00C17B87">
        <w:rPr>
          <w:rFonts w:ascii="Times New Roman" w:hAnsi="Times New Roman" w:cs="Times New Roman"/>
          <w:sz w:val="24"/>
          <w:szCs w:val="24"/>
        </w:rPr>
        <w:t>Layers of n</w:t>
      </w:r>
      <w:r>
        <w:rPr>
          <w:rFonts w:ascii="Times New Roman" w:hAnsi="Times New Roman" w:cs="Times New Roman"/>
          <w:sz w:val="24"/>
          <w:szCs w:val="24"/>
        </w:rPr>
        <w:t xml:space="preserve">eural networks known as static networks are connected </w:t>
      </w:r>
      <w:r w:rsidR="00C17B87">
        <w:rPr>
          <w:rFonts w:ascii="Times New Roman" w:hAnsi="Times New Roman" w:cs="Times New Roman"/>
          <w:sz w:val="24"/>
          <w:szCs w:val="24"/>
        </w:rPr>
        <w:t xml:space="preserve">in one direction </w:t>
      </w:r>
      <w:r>
        <w:rPr>
          <w:rFonts w:ascii="Times New Roman" w:hAnsi="Times New Roman" w:cs="Times New Roman"/>
          <w:sz w:val="24"/>
          <w:szCs w:val="24"/>
        </w:rPr>
        <w:t xml:space="preserve">from </w:t>
      </w:r>
      <w:r w:rsidR="00C17B87">
        <w:rPr>
          <w:rFonts w:ascii="Times New Roman" w:hAnsi="Times New Roman" w:cs="Times New Roman"/>
          <w:sz w:val="24"/>
          <w:szCs w:val="24"/>
        </w:rPr>
        <w:t>one layer</w:t>
      </w:r>
      <w:r>
        <w:rPr>
          <w:rFonts w:ascii="Times New Roman" w:hAnsi="Times New Roman" w:cs="Times New Roman"/>
          <w:sz w:val="24"/>
          <w:szCs w:val="24"/>
        </w:rPr>
        <w:t xml:space="preserve"> to </w:t>
      </w:r>
      <w:r w:rsidR="00C17B87">
        <w:rPr>
          <w:rFonts w:ascii="Times New Roman" w:hAnsi="Times New Roman" w:cs="Times New Roman"/>
          <w:sz w:val="24"/>
          <w:szCs w:val="24"/>
        </w:rPr>
        <w:t>another</w:t>
      </w:r>
      <w:r>
        <w:rPr>
          <w:rFonts w:ascii="Times New Roman" w:hAnsi="Times New Roman" w:cs="Times New Roman"/>
          <w:sz w:val="24"/>
          <w:szCs w:val="24"/>
        </w:rPr>
        <w:t xml:space="preserve"> in feed forward way </w:t>
      </w:r>
      <w:r w:rsidR="00E354AD">
        <w:rPr>
          <w:rFonts w:ascii="Times New Roman" w:hAnsi="Times New Roman" w:cs="Times New Roman"/>
          <w:sz w:val="24"/>
          <w:szCs w:val="24"/>
        </w:rPr>
        <w:t>to calculate the output</w:t>
      </w:r>
      <w:r>
        <w:rPr>
          <w:rFonts w:ascii="Times New Roman" w:hAnsi="Times New Roman" w:cs="Times New Roman"/>
          <w:sz w:val="24"/>
          <w:szCs w:val="24"/>
        </w:rPr>
        <w:t>.</w:t>
      </w:r>
      <w:r w:rsidR="00E354AD">
        <w:rPr>
          <w:rFonts w:ascii="Times New Roman" w:hAnsi="Times New Roman" w:cs="Times New Roman"/>
          <w:sz w:val="24"/>
          <w:szCs w:val="24"/>
        </w:rPr>
        <w:t xml:space="preserve"> </w:t>
      </w:r>
      <w:r>
        <w:rPr>
          <w:rFonts w:ascii="Times New Roman" w:hAnsi="Times New Roman" w:cs="Times New Roman"/>
          <w:sz w:val="24"/>
          <w:szCs w:val="24"/>
        </w:rPr>
        <w:t>But some networks are both feed forward and feedback connected</w:t>
      </w:r>
      <w:r w:rsidR="002E7735">
        <w:rPr>
          <w:rFonts w:ascii="Times New Roman" w:hAnsi="Times New Roman" w:cs="Times New Roman"/>
          <w:sz w:val="24"/>
          <w:szCs w:val="24"/>
        </w:rPr>
        <w:t>.</w:t>
      </w:r>
      <w:r>
        <w:rPr>
          <w:rFonts w:ascii="Times New Roman" w:hAnsi="Times New Roman" w:cs="Times New Roman"/>
          <w:sz w:val="24"/>
          <w:szCs w:val="24"/>
        </w:rPr>
        <w:t xml:space="preserve"> Feedback networks introduce signal loops</w:t>
      </w:r>
      <w:r w:rsidR="00A91067">
        <w:rPr>
          <w:rFonts w:ascii="Times New Roman" w:hAnsi="Times New Roman" w:cs="Times New Roman"/>
          <w:sz w:val="24"/>
          <w:szCs w:val="24"/>
        </w:rPr>
        <w:t xml:space="preserve"> (</w:t>
      </w:r>
      <w:r w:rsidR="00A91067" w:rsidRPr="00A91067">
        <w:rPr>
          <w:rFonts w:ascii="Times New Roman" w:hAnsi="Times New Roman" w:cs="Times New Roman"/>
          <w:sz w:val="24"/>
          <w:szCs w:val="24"/>
        </w:rPr>
        <w:t>extensive f</w:t>
      </w:r>
      <w:r w:rsidR="00A91067">
        <w:rPr>
          <w:rFonts w:ascii="Times New Roman" w:hAnsi="Times New Roman" w:cs="Times New Roman"/>
          <w:sz w:val="24"/>
          <w:szCs w:val="24"/>
        </w:rPr>
        <w:t>eedback)</w:t>
      </w:r>
      <w:r>
        <w:rPr>
          <w:rFonts w:ascii="Times New Roman" w:hAnsi="Times New Roman" w:cs="Times New Roman"/>
          <w:sz w:val="24"/>
          <w:szCs w:val="24"/>
        </w:rPr>
        <w:t xml:space="preserve"> </w:t>
      </w:r>
      <w:r w:rsidR="00A91067" w:rsidRPr="00A91067">
        <w:rPr>
          <w:rFonts w:ascii="Times New Roman" w:hAnsi="Times New Roman" w:cs="Times New Roman"/>
          <w:sz w:val="24"/>
          <w:szCs w:val="24"/>
        </w:rPr>
        <w:t>between the neurons of a layer, and</w:t>
      </w:r>
      <w:r w:rsidR="00A91067">
        <w:rPr>
          <w:rFonts w:ascii="Times New Roman" w:hAnsi="Times New Roman" w:cs="Times New Roman"/>
          <w:sz w:val="24"/>
          <w:szCs w:val="24"/>
        </w:rPr>
        <w:t>/</w:t>
      </w:r>
      <w:r w:rsidR="00A91067" w:rsidRPr="00A91067">
        <w:rPr>
          <w:rFonts w:ascii="Times New Roman" w:hAnsi="Times New Roman" w:cs="Times New Roman"/>
          <w:sz w:val="24"/>
          <w:szCs w:val="24"/>
        </w:rPr>
        <w:t>or between the layers of</w:t>
      </w:r>
      <w:r w:rsidR="00A91067">
        <w:rPr>
          <w:rFonts w:ascii="Times New Roman" w:hAnsi="Times New Roman" w:cs="Times New Roman"/>
          <w:sz w:val="24"/>
          <w:szCs w:val="24"/>
        </w:rPr>
        <w:t xml:space="preserve"> </w:t>
      </w:r>
      <w:r w:rsidR="00A91067" w:rsidRPr="00A91067">
        <w:rPr>
          <w:rFonts w:ascii="Times New Roman" w:hAnsi="Times New Roman" w:cs="Times New Roman"/>
          <w:sz w:val="24"/>
          <w:szCs w:val="24"/>
        </w:rPr>
        <w:t xml:space="preserve">the network </w:t>
      </w:r>
      <w:r>
        <w:rPr>
          <w:rFonts w:ascii="Times New Roman" w:hAnsi="Times New Roman" w:cs="Times New Roman"/>
          <w:sz w:val="24"/>
          <w:szCs w:val="24"/>
        </w:rPr>
        <w:t xml:space="preserve">in network in both directions, which are powerful and have more complicated structure. One of popular network models with feedback connection are known as recurrent networks </w:t>
      </w:r>
      <w:r>
        <w:rPr>
          <w:rFonts w:ascii="Times New Roman" w:hAnsi="Times New Roman" w:cs="Times New Roman"/>
          <w:sz w:val="24"/>
          <w:szCs w:val="24"/>
        </w:rPr>
        <w:lastRenderedPageBreak/>
        <w:t>(dynamic networks)</w:t>
      </w:r>
      <w:r w:rsidR="0002666E">
        <w:rPr>
          <w:rFonts w:ascii="Times New Roman" w:hAnsi="Times New Roman" w:cs="Times New Roman"/>
          <w:sz w:val="24"/>
          <w:szCs w:val="24"/>
        </w:rPr>
        <w:t xml:space="preserve"> </w:t>
      </w:r>
      <w:r w:rsidR="00A91067">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&lt;EndNote&gt;&lt;Cite&gt;&lt;Author&gt;Sinha&lt;/Author&gt;&lt;Year&gt;2000&lt;/Year&gt;&lt;RecNum&gt;749&lt;/RecNum&gt;&lt;DisplayText&gt;[12]&lt;/DisplayText&gt;&lt;record&gt;&lt;rec-number&gt;749&lt;/rec-number&gt;&lt;foreign-keys&gt;&lt;key app="EN" db-id="ese55x5vtzp0x6e9s9tpzwagt5re2t5sfaz5" timestamp="1562001639"&gt;749&lt;/key&gt;&lt;/foreign-keys&gt;&lt;ref-type name="Conference Proceedings"&gt;10&lt;/ref-type&gt;&lt;contributors&gt;&lt;authors&gt;&lt;author&gt;N. K. Sinha&lt;/author&gt;&lt;author&gt;M. M. Gupta&lt;/author&gt;&lt;author&gt;D. H. Rao&lt;/author&gt;&lt;/authors&gt;&lt;/contributors&gt;&lt;titles&gt;&lt;title&gt;Dynamic neural networks: an overview&lt;/title&gt;&lt;secondary-title&gt;Proceedings of IEEE International Conference on Industrial Technology 2000 (IEEE Cat. No.00TH8482)&lt;/secondary-title&gt;&lt;alt-title&gt;Proceedings of IEEE International Conference on Industrial Technology 2000 (IEEE Cat. No.00TH8482)&lt;/alt-title&gt;&lt;/titles&gt;&lt;pages&gt;491-496 vol.2&lt;/pages&gt;&lt;volume&gt;1&lt;/volume&gt;&lt;keywords&gt;&lt;keyword&gt;neural nets&lt;/keyword&gt;&lt;keyword&gt;learning (artificial intelligence)&lt;/keyword&gt;&lt;keyword&gt;delays&lt;/keyword&gt;&lt;keyword&gt;dynamic neural networks&lt;/keyword&gt;&lt;keyword&gt;architectures&lt;/keyword&gt;&lt;keyword&gt;learning algorithms&lt;/keyword&gt;&lt;keyword&gt;time delays&lt;/keyword&gt;&lt;keyword&gt;signal delays&lt;/keyword&gt;&lt;keyword&gt;neurobiological information processing&lt;/keyword&gt;&lt;keyword&gt;computational capabilities&lt;/keyword&gt;&lt;keyword&gt;dynamic neural structures&lt;/keyword&gt;&lt;keyword&gt;Neural networks&lt;/keyword&gt;&lt;keyword&gt;Biological neural networks&lt;/keyword&gt;&lt;keyword&gt;Neurons&lt;/keyword&gt;&lt;keyword&gt;Artificial neural networks&lt;/keyword&gt;&lt;keyword&gt;Delay effects&lt;/keyword&gt;&lt;keyword&gt;Neurofeedback&lt;/keyword&gt;&lt;keyword&gt;Recurrent neural networks&lt;/keyword&gt;&lt;keyword&gt;Equations&lt;/keyword&gt;&lt;keyword&gt;Hopfield neural networks&lt;/keyword&gt;&lt;keyword&gt;Signal processing&lt;/keyword&gt;&lt;/keywords&gt;&lt;dates&gt;&lt;year&gt;2000&lt;/year&gt;&lt;pub-dates&gt;&lt;date&gt;19-22 Jan. 2000&lt;/date&gt;&lt;/pub-dates&gt;&lt;/dates&gt;&lt;urls&gt;&lt;/urls&gt;&lt;electronic-resource-num&gt;10.1109/ICIT.2000.854201&lt;/electronic-resource-num&gt;&lt;/record&gt;&lt;/Cite&gt;&lt;/EndNote&gt;</w:instrText>
      </w:r>
      <w:r w:rsidR="00A91067">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2" w:tooltip="Sinha, 2000 #749" w:history="1">
        <w:r w:rsidR="00604F54">
          <w:rPr>
            <w:rFonts w:ascii="Times New Roman" w:hAnsi="Times New Roman" w:cs="Times New Roman"/>
            <w:noProof/>
            <w:sz w:val="24"/>
            <w:szCs w:val="24"/>
          </w:rPr>
          <w:t>12</w:t>
        </w:r>
      </w:hyperlink>
      <w:r w:rsidR="00671DCC">
        <w:rPr>
          <w:rFonts w:ascii="Times New Roman" w:hAnsi="Times New Roman" w:cs="Times New Roman"/>
          <w:noProof/>
          <w:sz w:val="24"/>
          <w:szCs w:val="24"/>
        </w:rPr>
        <w:t>]</w:t>
      </w:r>
      <w:r w:rsidR="00A91067">
        <w:rPr>
          <w:rFonts w:ascii="Times New Roman" w:hAnsi="Times New Roman" w:cs="Times New Roman"/>
          <w:sz w:val="24"/>
          <w:szCs w:val="24"/>
        </w:rPr>
        <w:fldChar w:fldCharType="end"/>
      </w:r>
      <w:r w:rsidR="00C37E57">
        <w:rPr>
          <w:rFonts w:ascii="Times New Roman" w:hAnsi="Times New Roman" w:cs="Times New Roman"/>
          <w:sz w:val="24"/>
          <w:szCs w:val="24"/>
        </w:rPr>
        <w:t xml:space="preserve">. Fig 3 illustrates a classification of </w:t>
      </w:r>
      <w:r w:rsidR="00CD06D4">
        <w:rPr>
          <w:rFonts w:ascii="Times New Roman" w:hAnsi="Times New Roman" w:cs="Times New Roman"/>
          <w:sz w:val="24"/>
          <w:szCs w:val="24"/>
        </w:rPr>
        <w:t xml:space="preserve">existing </w:t>
      </w:r>
      <w:r w:rsidR="00C37E57">
        <w:rPr>
          <w:rFonts w:ascii="Times New Roman" w:hAnsi="Times New Roman" w:cs="Times New Roman"/>
          <w:sz w:val="24"/>
          <w:szCs w:val="24"/>
        </w:rPr>
        <w:t xml:space="preserve">neural network models based on two classes of feed forward and feedback neural network </w:t>
      </w:r>
      <w:r w:rsidR="00CD06D4">
        <w:rPr>
          <w:rFonts w:ascii="Times New Roman" w:hAnsi="Times New Roman" w:cs="Times New Roman"/>
          <w:sz w:val="24"/>
          <w:szCs w:val="24"/>
        </w:rPr>
        <w:t xml:space="preserve">in </w:t>
      </w:r>
      <w:r w:rsidR="007254DC">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&lt;EndNote&gt;&lt;Cite&gt;&lt;Author&gt;Jain&lt;/Author&gt;&lt;Year&gt;1996&lt;/Year&gt;&lt;RecNum&gt;20&lt;/RecNum&gt;&lt;DisplayText&gt;[13]&lt;/DisplayText&gt;&lt;record&gt;&lt;rec-number&gt;20&lt;/rec-number&gt;&lt;foreign-keys&gt;&lt;key app="EN" db-id="909v2wsdarxet0er2papedrtdfde0xxra5af" timestamp="1560339633"&gt;20&lt;/key&gt;&lt;/foreign-keys&gt;&lt;ref-type name="Journal Article"&gt;17&lt;/ref-type&gt;&lt;contributors&gt;&lt;authors&gt;&lt;author&gt;Jain, Anil K.&lt;/author&gt;&lt;author&gt;Mao, Jianchang&lt;/author&gt;&lt;author&gt;Mohiuddin, K. Moidin&lt;/author&gt;&lt;/authors&gt;&lt;/contributors&gt;&lt;titles&gt;&lt;title&gt;Artificial Neural Networks: A Tutorial&lt;/title&gt;&lt;secondary-title&gt;IEEE Computer&lt;/secondary-title&gt;&lt;/titles&gt;&lt;periodical&gt;&lt;full-title&gt;IEEE Computer&lt;/full-title&gt;&lt;/periodical&gt;&lt;pages&gt;31-44&lt;/pages&gt;&lt;volume&gt;29&lt;/volume&gt;&lt;number&gt;3&lt;/number&gt;&lt;dates&gt;&lt;year&gt;1996&lt;/year&gt;&lt;pub-dates&gt;&lt;date&gt;/&lt;/date&gt;&lt;/pub-dates&gt;&lt;/dates&gt;&lt;urls&gt;&lt;related-urls&gt;&lt;url&gt;https://doi.org/10.1109/2.485891&lt;/url&gt;&lt;url&gt;http://doi.ieeecomputersociety.org/10.1109/2.485891&lt;/url&gt;&lt;/related-urls&gt;&lt;/urls&gt;&lt;electronic-resource-num&gt;10.1109/2.485891&lt;/electronic-resource-num&gt;&lt;/record&gt;&lt;/Cite&gt;&lt;/EndNote&gt;</w:instrText>
      </w:r>
      <w:r w:rsidR="007254DC">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3" w:tooltip="Jain, 1996 #20" w:history="1">
        <w:r w:rsidR="00604F54">
          <w:rPr>
            <w:rFonts w:ascii="Times New Roman" w:hAnsi="Times New Roman" w:cs="Times New Roman"/>
            <w:noProof/>
            <w:sz w:val="24"/>
            <w:szCs w:val="24"/>
          </w:rPr>
          <w:t>13</w:t>
        </w:r>
      </w:hyperlink>
      <w:r w:rsidR="00671DCC">
        <w:rPr>
          <w:rFonts w:ascii="Times New Roman" w:hAnsi="Times New Roman" w:cs="Times New Roman"/>
          <w:noProof/>
          <w:sz w:val="24"/>
          <w:szCs w:val="24"/>
        </w:rPr>
        <w:t>]</w:t>
      </w:r>
      <w:r w:rsidR="007254DC">
        <w:rPr>
          <w:rFonts w:ascii="Times New Roman" w:hAnsi="Times New Roman" w:cs="Times New Roman"/>
          <w:sz w:val="24"/>
          <w:szCs w:val="24"/>
        </w:rPr>
        <w:fldChar w:fldCharType="end"/>
      </w:r>
      <w:r w:rsidR="00F520BF">
        <w:rPr>
          <w:rFonts w:ascii="Times New Roman" w:hAnsi="Times New Roman" w:cs="Times New Roman"/>
          <w:sz w:val="24"/>
          <w:szCs w:val="24"/>
        </w:rPr>
        <w:t xml:space="preserve"> and types of ANN in </w:t>
      </w:r>
      <w:r w:rsidR="00F520BF">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&lt;EndNote&gt;&lt;Cite&gt;&lt;Author&gt;Networks&lt;/Author&gt;&lt;RecNum&gt;750&lt;/RecNum&gt;&lt;DisplayText&gt;[14]&lt;/DisplayText&gt;&lt;record&gt;&lt;rec-number&gt;750&lt;/rec-number&gt;&lt;foreign-keys&gt;&lt;key app="EN" db-id="ese55x5vtzp0x6e9s9tpzwagt5re2t5sfaz5" timestamp="1562094019"&gt;750&lt;/key&gt;&lt;/foreign-keys&gt;&lt;ref-type name="Journal Article"&gt;17&lt;/ref-type&gt;&lt;contributors&gt;&lt;authors&gt;&lt;author&gt;A Complete Guide to Types of Neural Networks&lt;/author&gt;&lt;/authors&gt;&lt;/contributors&gt;&lt;titles&gt;&lt;title&gt;Available Online:&lt;/title&gt;&lt;secondary-title&gt;https://www.digitalvidya.com/blog/types-of-neural-networks/&lt;/secondary-title&gt;&lt;/titles&gt;&lt;periodical&gt;&lt;full-title&gt;https://www.digitalvidya.com/blog/types-of-neural-networks/&lt;/full-title&gt;&lt;/periodical&gt;&lt;dates&gt;&lt;/dates&gt;&lt;urls&gt;&lt;/urls&gt;&lt;/record&gt;&lt;/Cite&gt;&lt;/EndNote&gt;</w:instrText>
      </w:r>
      <w:r w:rsidR="00F520BF">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4" w:tooltip="Networks,  #750" w:history="1">
        <w:r w:rsidR="00604F54">
          <w:rPr>
            <w:rFonts w:ascii="Times New Roman" w:hAnsi="Times New Roman" w:cs="Times New Roman"/>
            <w:noProof/>
            <w:sz w:val="24"/>
            <w:szCs w:val="24"/>
          </w:rPr>
          <w:t>14</w:t>
        </w:r>
      </w:hyperlink>
      <w:r w:rsidR="00671DCC">
        <w:rPr>
          <w:rFonts w:ascii="Times New Roman" w:hAnsi="Times New Roman" w:cs="Times New Roman"/>
          <w:noProof/>
          <w:sz w:val="24"/>
          <w:szCs w:val="24"/>
        </w:rPr>
        <w:t>]</w:t>
      </w:r>
      <w:r w:rsidR="00F520BF">
        <w:rPr>
          <w:rFonts w:ascii="Times New Roman" w:hAnsi="Times New Roman" w:cs="Times New Roman"/>
          <w:sz w:val="24"/>
          <w:szCs w:val="24"/>
        </w:rPr>
        <w:fldChar w:fldCharType="end"/>
      </w:r>
      <w:r>
        <w:rPr>
          <w:rFonts w:ascii="Times New Roman" w:hAnsi="Times New Roman" w:cs="Times New Roman"/>
          <w:sz w:val="24"/>
          <w:szCs w:val="24"/>
        </w:rPr>
        <w:t>.</w:t>
      </w:r>
      <w:bookmarkEnd w:id="16"/>
      <w:bookmarkEnd w:id="17"/>
      <w:r w:rsidR="002D1EF0">
        <w:rPr>
          <w:rFonts w:ascii="Times New Roman" w:hAnsi="Times New Roman" w:cs="Times New Roman"/>
          <w:sz w:val="24"/>
          <w:szCs w:val="24"/>
        </w:rPr>
        <w:t xml:space="preserve"> </w:t>
      </w:r>
    </w:p>
    <w:p w14:paraId="3A892288" w14:textId="5855FA87" w:rsidR="00E354AD" w:rsidRDefault="004A4E11" w:rsidP="00E0463D">
      <w:pPr>
        <w:widowControl w:val="0"/>
        <w:spacing w:after="0" w:line="360" w:lineRule="auto"/>
        <w:jc w:val="both"/>
        <w:rPr>
          <w:ins w:id="18" w:author="Thike" w:date="2019-07-02T01:06:00Z"/>
        </w:rPr>
      </w:pPr>
      <w:commentRangeStart w:id="19"/>
      <w:ins w:id="20" w:author="Thike" w:date="2019-07-03T03:11:00Z">
        <w:r w:rsidRPr="004A4E11">
          <w:t xml:space="preserve"> </w:t>
        </w:r>
      </w:ins>
      <w:ins w:id="21" w:author="Thike" w:date="2019-07-03T03:11:00Z">
        <w:r>
          <w:object w:dxaOrig="16897" w:dyaOrig="9273" w14:anchorId="6BC8BAB5">
            <v:shape id="_x0000_i1027" type="#_x0000_t75" style="width:467.05pt;height:256.7pt" o:ole="">
              <v:imagedata r:id="rId192" o:title=""/>
            </v:shape>
            <o:OLEObject Type="Embed" ProgID="Visio.Drawing.11" ShapeID="_x0000_i1027" DrawAspect="Content" ObjectID="_1626460588" r:id="rId193"/>
          </w:object>
        </w:r>
      </w:ins>
    </w:p>
    <w:p w14:paraId="0D80BF99" w14:textId="56531DCF" w:rsidR="00E354AD" w:rsidRPr="004D1704" w:rsidRDefault="00E354AD" w:rsidP="00E354AD">
      <w:pPr>
        <w:widowControl w:val="0"/>
        <w:spacing w:before="240" w:line="360" w:lineRule="auto"/>
        <w:jc w:val="center"/>
        <w:rPr>
          <w:ins w:id="22" w:author="Thike" w:date="2019-07-02T01:06:00Z"/>
          <w:rFonts w:ascii="Times New Roman" w:hAnsi="Times New Roman" w:cs="Times New Roman"/>
          <w:bCs/>
          <w:sz w:val="24"/>
          <w:szCs w:val="24"/>
        </w:rPr>
      </w:pPr>
      <w:ins w:id="23" w:author="Thike" w:date="2019-07-02T01:06:00Z">
        <w:r w:rsidRPr="004D1704">
          <w:rPr>
            <w:rFonts w:ascii="Times New Roman" w:hAnsi="Times New Roman" w:cs="Times New Roman"/>
            <w:b/>
            <w:sz w:val="24"/>
            <w:szCs w:val="24"/>
          </w:rPr>
          <w:t>Fig 3</w:t>
        </w:r>
        <w:r w:rsidRPr="004D1704">
          <w:rPr>
            <w:rFonts w:ascii="Times New Roman" w:hAnsi="Times New Roman" w:cs="Times New Roman"/>
            <w:bCs/>
            <w:sz w:val="24"/>
            <w:szCs w:val="24"/>
          </w:rPr>
          <w:t xml:space="preserve">. Types of </w:t>
        </w:r>
      </w:ins>
      <w:ins w:id="24" w:author="Thike" w:date="2019-07-03T15:24:00Z">
        <w:r w:rsidR="002A0880">
          <w:rPr>
            <w:rFonts w:ascii="Times New Roman" w:hAnsi="Times New Roman" w:cs="Times New Roman"/>
            <w:bCs/>
            <w:sz w:val="24"/>
            <w:szCs w:val="24"/>
          </w:rPr>
          <w:t>ANN</w:t>
        </w:r>
      </w:ins>
      <w:ins w:id="25" w:author="Thike" w:date="2019-07-02T01:06:00Z">
        <w:r w:rsidRPr="004D1704">
          <w:rPr>
            <w:rFonts w:ascii="Times New Roman" w:hAnsi="Times New Roman" w:cs="Times New Roman"/>
            <w:bCs/>
            <w:sz w:val="24"/>
            <w:szCs w:val="24"/>
          </w:rPr>
          <w:t xml:space="preserve"> Classified by </w:t>
        </w:r>
      </w:ins>
      <w:ins w:id="26" w:author="Thike" w:date="2019-07-03T03:11:00Z">
        <w:r w:rsidR="004A4E11">
          <w:rPr>
            <w:rFonts w:ascii="Times New Roman" w:hAnsi="Times New Roman" w:cs="Times New Roman"/>
            <w:bCs/>
            <w:sz w:val="24"/>
            <w:szCs w:val="24"/>
          </w:rPr>
          <w:t>C</w:t>
        </w:r>
        <w:r w:rsidR="004A4E11" w:rsidRPr="004A4E11">
          <w:rPr>
            <w:rFonts w:ascii="Times New Roman" w:hAnsi="Times New Roman" w:cs="Times New Roman"/>
            <w:bCs/>
            <w:sz w:val="24"/>
            <w:szCs w:val="24"/>
          </w:rPr>
          <w:t xml:space="preserve">onnection </w:t>
        </w:r>
      </w:ins>
      <w:ins w:id="27" w:author="Thike" w:date="2019-07-03T03:12:00Z">
        <w:r w:rsidR="004A4E11">
          <w:rPr>
            <w:rFonts w:ascii="Times New Roman" w:hAnsi="Times New Roman" w:cs="Times New Roman"/>
            <w:bCs/>
            <w:sz w:val="24"/>
            <w:szCs w:val="24"/>
          </w:rPr>
          <w:t>T</w:t>
        </w:r>
      </w:ins>
      <w:ins w:id="28" w:author="Thike" w:date="2019-07-03T03:11:00Z">
        <w:r w:rsidR="004A4E11" w:rsidRPr="004A4E11">
          <w:rPr>
            <w:rFonts w:ascii="Times New Roman" w:hAnsi="Times New Roman" w:cs="Times New Roman"/>
            <w:bCs/>
            <w:sz w:val="24"/>
            <w:szCs w:val="24"/>
          </w:rPr>
          <w:t>ype</w:t>
        </w:r>
      </w:ins>
      <w:commentRangeEnd w:id="19"/>
      <w:r w:rsidR="00A476A7">
        <w:rPr>
          <w:rStyle w:val="a6"/>
        </w:rPr>
        <w:commentReference w:id="19"/>
      </w:r>
    </w:p>
    <w:p w14:paraId="6AC1D61E" w14:textId="20141452" w:rsidR="00CF1552" w:rsidRDefault="00205DC2" w:rsidP="00E0463D">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Besides neural network classifications mentioned above, </w:t>
      </w:r>
      <w:r w:rsidR="00D561F4">
        <w:rPr>
          <w:rFonts w:ascii="Times New Roman" w:hAnsi="Times New Roman" w:cs="Times New Roman"/>
          <w:sz w:val="24"/>
          <w:szCs w:val="24"/>
        </w:rPr>
        <w:t xml:space="preserve">two or more </w:t>
      </w:r>
      <w:r>
        <w:rPr>
          <w:rFonts w:ascii="Times New Roman" w:hAnsi="Times New Roman" w:cs="Times New Roman"/>
          <w:sz w:val="24"/>
          <w:szCs w:val="24"/>
        </w:rPr>
        <w:t>different types of neural networks</w:t>
      </w:r>
      <w:r w:rsidR="00D561F4">
        <w:rPr>
          <w:rFonts w:ascii="Times New Roman" w:hAnsi="Times New Roman" w:cs="Times New Roman"/>
          <w:sz w:val="24"/>
          <w:szCs w:val="24"/>
        </w:rPr>
        <w:t xml:space="preserve"> can be combined</w:t>
      </w:r>
      <w:r>
        <w:rPr>
          <w:rFonts w:ascii="Times New Roman" w:hAnsi="Times New Roman" w:cs="Times New Roman"/>
          <w:sz w:val="24"/>
          <w:szCs w:val="24"/>
        </w:rPr>
        <w:t xml:space="preserve"> for special purpose, known as hybrid neural network. Such kind of neural networks are multilayer neural networks composed of multiple layers with different separate topologies and a special learning algorithm is needed for hybrid neural networks</w:t>
      </w:r>
      <w:bookmarkStart w:id="29" w:name="_Hlk534803254"/>
      <w:r>
        <w:rPr>
          <w:rFonts w:ascii="Times New Roman" w:hAnsi="Times New Roman" w:cs="Times New Roman"/>
          <w:sz w:val="24"/>
          <w:szCs w:val="24"/>
        </w:rPr>
        <w:t>.</w:t>
      </w:r>
    </w:p>
    <w:bookmarkEnd w:id="29"/>
    <w:p w14:paraId="29402679" w14:textId="7A3FFE58" w:rsidR="00CF1552" w:rsidRDefault="00205DC2" w:rsidP="00E0463D">
      <w:pPr>
        <w:pStyle w:val="1"/>
        <w:widowControl w:val="0"/>
        <w:spacing w:after="240"/>
        <w:rPr>
          <w:rFonts w:cs="Times New Roman"/>
          <w:szCs w:val="28"/>
        </w:rPr>
      </w:pPr>
      <w:r>
        <w:rPr>
          <w:rFonts w:cs="Times New Roman"/>
          <w:szCs w:val="28"/>
        </w:rPr>
        <w:t xml:space="preserve">Significance of Neural Network </w:t>
      </w:r>
      <w:r>
        <w:rPr>
          <w:rFonts w:cs="Times New Roman" w:hint="eastAsia"/>
          <w:szCs w:val="28"/>
        </w:rPr>
        <w:t xml:space="preserve">Applications </w:t>
      </w:r>
      <w:r>
        <w:rPr>
          <w:rFonts w:cs="Times New Roman"/>
          <w:szCs w:val="28"/>
        </w:rPr>
        <w:t>in Materials Researches</w:t>
      </w:r>
    </w:p>
    <w:p w14:paraId="1D10C72D" w14:textId="76A02ECA" w:rsidR="00CF1552" w:rsidRDefault="00F145BD" w:rsidP="00E0463D">
      <w:pPr>
        <w:widowControl w:val="0"/>
        <w:spacing w:before="240" w:line="360" w:lineRule="auto"/>
        <w:jc w:val="both"/>
        <w:rPr>
          <w:rFonts w:ascii="Times New Roman" w:hAnsi="Times New Roman" w:cs="Times New Roman"/>
          <w:sz w:val="24"/>
          <w:szCs w:val="24"/>
        </w:rPr>
      </w:pPr>
      <w:bookmarkStart w:id="30" w:name="_Hlk534790540"/>
      <w:r>
        <w:rPr>
          <w:rFonts w:ascii="Times New Roman" w:hAnsi="Times New Roman" w:cs="Times New Roman"/>
          <w:sz w:val="24"/>
          <w:szCs w:val="24"/>
        </w:rPr>
        <w:t xml:space="preserve">Due to the powerful performance of </w:t>
      </w:r>
      <w:commentRangeStart w:id="31"/>
      <w:r w:rsidR="00205DC2">
        <w:rPr>
          <w:rFonts w:ascii="Times New Roman" w:hAnsi="Times New Roman" w:cs="Times New Roman"/>
          <w:sz w:val="24"/>
          <w:szCs w:val="24"/>
        </w:rPr>
        <w:t>A</w:t>
      </w:r>
      <w:r>
        <w:rPr>
          <w:rFonts w:ascii="Times New Roman" w:hAnsi="Times New Roman" w:cs="Times New Roman"/>
          <w:sz w:val="24"/>
          <w:szCs w:val="24"/>
        </w:rPr>
        <w:t>NN, it h</w:t>
      </w:r>
      <w:r w:rsidR="00205DC2">
        <w:rPr>
          <w:rFonts w:ascii="Times New Roman" w:hAnsi="Times New Roman" w:cs="Times New Roman"/>
          <w:sz w:val="24"/>
          <w:szCs w:val="24"/>
        </w:rPr>
        <w:t xml:space="preserve">as </w:t>
      </w:r>
      <w:r>
        <w:rPr>
          <w:rFonts w:ascii="Times New Roman" w:hAnsi="Times New Roman" w:cs="Times New Roman"/>
          <w:sz w:val="24"/>
          <w:szCs w:val="24"/>
        </w:rPr>
        <w:t xml:space="preserve">been </w:t>
      </w:r>
      <w:r w:rsidR="00205DC2">
        <w:rPr>
          <w:rFonts w:ascii="Times New Roman" w:hAnsi="Times New Roman" w:cs="Times New Roman"/>
          <w:sz w:val="24"/>
          <w:szCs w:val="24"/>
        </w:rPr>
        <w:t xml:space="preserve">widely applied in </w:t>
      </w:r>
      <w:r>
        <w:rPr>
          <w:rFonts w:ascii="Times New Roman" w:hAnsi="Times New Roman" w:cs="Times New Roman"/>
          <w:sz w:val="24"/>
          <w:szCs w:val="24"/>
        </w:rPr>
        <w:t xml:space="preserve">many </w:t>
      </w:r>
      <w:r w:rsidR="00C526BB">
        <w:rPr>
          <w:rFonts w:ascii="Times New Roman" w:hAnsi="Times New Roman" w:cs="Times New Roman"/>
          <w:sz w:val="24"/>
          <w:szCs w:val="24"/>
        </w:rPr>
        <w:t>fields for materials performance</w:t>
      </w:r>
      <w:r w:rsidR="00205DC2">
        <w:rPr>
          <w:rFonts w:ascii="Times New Roman" w:hAnsi="Times New Roman" w:cs="Times New Roman"/>
          <w:sz w:val="24"/>
          <w:szCs w:val="24"/>
        </w:rPr>
        <w:t xml:space="preserve">, covering mechanical </w:t>
      </w:r>
      <w:r w:rsidR="00205DC2">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&lt;EndNote&gt;&lt;Cite&gt;&lt;Author&gt;Ashtiani&lt;/Author&gt;&lt;Year&gt;2016&lt;/Year&gt;&lt;RecNum&gt;714&lt;/RecNum&gt;&lt;DisplayText&gt;[15]&lt;/DisplayText&gt;&lt;record&gt;&lt;rec-number&gt;714&lt;/rec-number&gt;&lt;foreign-keys&gt;&lt;key app="EN" db-id="ese55x5vtzp0x6e9s9tpzwagt5re2t5sfaz5" timestamp="1552310144"&gt;714&lt;/key&gt;&lt;/foreign-keys&gt;&lt;ref-type name="Journal Article"&gt;17&lt;/ref-type&gt;&lt;contributors&gt;&lt;authors&gt;&lt;author&gt;Ashtiani, H. R. Rezaei&lt;/author&gt;&lt;author&gt;Shahsavari, P.&lt;/author&gt;&lt;/authors&gt;&lt;/contributors&gt;&lt;titles&gt;&lt;title&gt;A comparative study on the phenomenological and artificial neural network models to predict hot deformation behavior of AlCuMgPb alloy&lt;/title&gt;&lt;secondary-title&gt;Journal of Alloys and Compounds&lt;/secondary-title&gt;&lt;/titles&gt;&lt;periodical&gt;&lt;full-title&gt;Journal of Alloys and Compounds&lt;/full-title&gt;&lt;/periodical&gt;&lt;pages&gt;263-273&lt;/pages&gt;&lt;volume&gt;687&lt;/volume&gt;&lt;keywords&gt;&lt;keyword&gt;AlCuMgPb alloy&lt;/keyword&gt;&lt;keyword&gt;Hot deformation behavior&lt;/keyword&gt;&lt;keyword&gt;Phenomenological models&lt;/keyword&gt;&lt;keyword&gt;Artificial neural network&lt;/keyword&gt;&lt;/keywords&gt;&lt;dates&gt;&lt;year&gt;2016&lt;/year&gt;&lt;pub-dates&gt;&lt;date&gt;2016/12/05/&lt;/date&gt;&lt;/pub-dates&gt;&lt;/dates&gt;&lt;isbn&gt;0925-8388&lt;/isbn&gt;&lt;urls&gt;&lt;related-urls&gt;&lt;url&gt;http://www.sciencedirect.com/science/article/pii/S0925838816312877&lt;/url&gt;&lt;/related-urls&gt;&lt;/urls&gt;&lt;electronic-resource-num&gt;https://doi.org/10.1016/j.jallcom.2016.04.300&lt;/electronic-resource-num&gt;&lt;/record&gt;&lt;/Cite&gt;&lt;/EndNote&gt;</w:instrText>
      </w:r>
      <w:r w:rsidR="00205DC2">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5" w:tooltip="Ashtiani, 2016 #714" w:history="1">
        <w:r w:rsidR="00604F54">
          <w:rPr>
            <w:rFonts w:ascii="Times New Roman" w:hAnsi="Times New Roman" w:cs="Times New Roman"/>
            <w:noProof/>
            <w:sz w:val="24"/>
            <w:szCs w:val="24"/>
          </w:rPr>
          <w:t>15</w:t>
        </w:r>
      </w:hyperlink>
      <w:r w:rsidR="00671DCC">
        <w:rPr>
          <w:rFonts w:ascii="Times New Roman" w:hAnsi="Times New Roman" w:cs="Times New Roman"/>
          <w:noProof/>
          <w:sz w:val="24"/>
          <w:szCs w:val="24"/>
        </w:rPr>
        <w:t>]</w:t>
      </w:r>
      <w:r w:rsidR="00205DC2">
        <w:rPr>
          <w:rFonts w:ascii="Times New Roman" w:hAnsi="Times New Roman" w:cs="Times New Roman"/>
          <w:sz w:val="24"/>
          <w:szCs w:val="24"/>
        </w:rPr>
        <w:fldChar w:fldCharType="end"/>
      </w:r>
      <w:r w:rsidR="00205DC2">
        <w:rPr>
          <w:rFonts w:ascii="Times New Roman" w:hAnsi="Times New Roman" w:cs="Times New Roman"/>
          <w:sz w:val="24"/>
          <w:szCs w:val="24"/>
        </w:rPr>
        <w:t xml:space="preserve">, </w:t>
      </w:r>
      <w:r w:rsidR="00AC6403" w:rsidRPr="00AC6403">
        <w:rPr>
          <w:rFonts w:ascii="Times New Roman" w:hAnsi="Times New Roman" w:cs="Times New Roman"/>
          <w:sz w:val="24"/>
          <w:szCs w:val="24"/>
        </w:rPr>
        <w:t>metallurgy</w:t>
      </w:r>
      <w:r w:rsidR="00AC6403">
        <w:rPr>
          <w:rFonts w:ascii="Times New Roman" w:hAnsi="Times New Roman" w:cs="Times New Roman"/>
          <w:sz w:val="24"/>
          <w:szCs w:val="24"/>
        </w:rPr>
        <w:t xml:space="preserve"> </w:t>
      </w:r>
      <w:r w:rsidR="00AC6403">
        <w:rPr>
          <w:rFonts w:ascii="Times New Roman" w:hAnsi="Times New Roman" w:cs="Times New Roman"/>
          <w:sz w:val="24"/>
          <w:szCs w:val="24"/>
        </w:rPr>
        <w:fldChar w:fldCharType="begin"/>
      </w:r>
      <w:r w:rsidR="00AC6403">
        <w:rPr>
          <w:rFonts w:ascii="Times New Roman" w:hAnsi="Times New Roman" w:cs="Times New Roman"/>
          <w:sz w:val="24"/>
          <w:szCs w:val="24"/>
        </w:rPr>
        <w:instrText xml:space="preserve"> ADDIN EN.CITE &lt;EndNote&gt;&lt;Cite&gt;&lt;Author&gt;Yang&lt;/Author&gt;&lt;Year&gt;2012&lt;/Year&gt;&lt;RecNum&gt;3&lt;/RecNum&gt;&lt;DisplayText&gt;[22]&lt;/DisplayText&gt;&lt;record&gt;&lt;rec-number&gt;3&lt;/rec-number&gt;&lt;foreign-keys&gt;&lt;key app="EN" db-id="909v2wsdarxet0er2papedrtdfde0xxra5af" timestamp="1560339622"&gt;3&lt;/key&gt;&lt;/foreign-keys&gt;&lt;ref-type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00AC6403">
        <w:rPr>
          <w:rFonts w:ascii="Times New Roman" w:hAnsi="Times New Roman" w:cs="Times New Roman"/>
          <w:sz w:val="24"/>
          <w:szCs w:val="24"/>
        </w:rPr>
        <w:fldChar w:fldCharType="separate"/>
      </w:r>
      <w:r w:rsidR="00AC6403">
        <w:rPr>
          <w:rFonts w:ascii="Times New Roman" w:hAnsi="Times New Roman" w:cs="Times New Roman"/>
          <w:noProof/>
          <w:sz w:val="24"/>
          <w:szCs w:val="24"/>
        </w:rPr>
        <w:t>[</w:t>
      </w:r>
      <w:hyperlink w:anchor="_ENREF_22" w:tooltip="Yang, 2012 #3" w:history="1">
        <w:r w:rsidR="00AC6403">
          <w:rPr>
            <w:rFonts w:ascii="Times New Roman" w:hAnsi="Times New Roman" w:cs="Times New Roman"/>
            <w:noProof/>
            <w:sz w:val="24"/>
            <w:szCs w:val="24"/>
          </w:rPr>
          <w:t>22</w:t>
        </w:r>
      </w:hyperlink>
      <w:r w:rsidR="00AC6403">
        <w:rPr>
          <w:rFonts w:ascii="Times New Roman" w:hAnsi="Times New Roman" w:cs="Times New Roman"/>
          <w:noProof/>
          <w:sz w:val="24"/>
          <w:szCs w:val="24"/>
        </w:rPr>
        <w:t>]</w:t>
      </w:r>
      <w:r w:rsidR="00AC6403">
        <w:rPr>
          <w:rFonts w:ascii="Times New Roman" w:hAnsi="Times New Roman" w:cs="Times New Roman"/>
          <w:sz w:val="24"/>
          <w:szCs w:val="24"/>
        </w:rPr>
        <w:fldChar w:fldCharType="end"/>
      </w:r>
      <w:r w:rsidR="00AC6403">
        <w:rPr>
          <w:rFonts w:ascii="Times New Roman" w:hAnsi="Times New Roman" w:cs="Times New Roman"/>
          <w:sz w:val="24"/>
          <w:szCs w:val="24"/>
        </w:rPr>
        <w:t>,</w:t>
      </w:r>
      <w:r w:rsidR="00AC6403" w:rsidRPr="00AC6403">
        <w:rPr>
          <w:rFonts w:ascii="Times New Roman" w:hAnsi="Times New Roman" w:cs="Times New Roman"/>
          <w:sz w:val="24"/>
          <w:szCs w:val="24"/>
        </w:rPr>
        <w:t xml:space="preserve"> </w:t>
      </w:r>
      <w:r w:rsidR="00205DC2">
        <w:rPr>
          <w:rFonts w:ascii="Times New Roman" w:hAnsi="Times New Roman" w:cs="Times New Roman"/>
          <w:sz w:val="24"/>
          <w:szCs w:val="24"/>
        </w:rPr>
        <w:t xml:space="preserve">hydrological </w:t>
      </w:r>
      <w:r w:rsidR="00205DC2">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&lt;EndNote&gt;&lt;Cite&gt;&lt;Author&gt;Maier&lt;/Author&gt;&lt;Year&gt;2000&lt;/Year&gt;&lt;RecNum&gt;47&lt;/RecNum&gt;&lt;DisplayText&gt;[17]&lt;/DisplayText&gt;&lt;record&gt;&lt;rec-number&gt;47&lt;/rec-number&gt;&lt;foreign-keys&gt;&lt;key app="EN" db-id="909v2wsdarxet0er2papedrtdfde0xxra5af" timestamp="1560339659"&gt;47&lt;/key&gt;&lt;/foreign-keys&gt;&lt;ref-type name="Journal Article"&gt;17&lt;/ref-type&gt;&lt;contributors&gt;&lt;authors&gt;&lt;author&gt;Maier, Holger R.&lt;/author&gt;&lt;author&gt;Dandy, Graeme C.&lt;/author&gt;&lt;/authors&gt;&lt;/contributors&gt;&lt;titles&gt;&lt;title&gt;Neural networks for the prediction and forecasting of water resources variables: a review of modelling issues and applications&lt;/title&gt;&lt;secondary-title&gt;Environmental Modelling &amp;amp; Software&lt;/secondary-title&gt;&lt;/titles&gt;&lt;periodical&gt;&lt;full-title&gt;Environmental Modelling &amp;amp; Software&lt;/full-title&gt;&lt;/periodical&gt;&lt;pages&gt;101-124&lt;/pages&gt;&lt;volume&gt;15&lt;/volume&gt;&lt;number&gt;1&lt;/number&gt;&lt;dates&gt;&lt;year&gt;2000&lt;/year&gt;&lt;pub-dates&gt;&lt;date&gt;2000/01&lt;/date&gt;&lt;/pub-dates&gt;&lt;/dates&gt;&lt;publisher&gt;Elsevier BV&lt;/publisher&gt;&lt;isbn&gt;1364-8152&lt;/isbn&gt;&lt;urls&gt;&lt;related-urls&gt;&lt;url&gt;http://dx.doi.org/10.1016/s1364-8152(99)00007-9&lt;/url&gt;&lt;/related-urls&gt;&lt;/urls&gt;&lt;electronic-resource-num&gt;10.1016/s1364-8152(99)00007-9&lt;/electronic-resource-num&gt;&lt;/record&gt;&lt;/Cite&gt;&lt;/EndNote&gt;</w:instrText>
      </w:r>
      <w:r w:rsidR="00205DC2">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17" w:tooltip="Maier, 2000 #47" w:history="1">
        <w:r w:rsidR="00604F54">
          <w:rPr>
            <w:rFonts w:ascii="Times New Roman" w:hAnsi="Times New Roman" w:cs="Times New Roman"/>
            <w:noProof/>
            <w:sz w:val="24"/>
            <w:szCs w:val="24"/>
          </w:rPr>
          <w:t>17</w:t>
        </w:r>
      </w:hyperlink>
      <w:r w:rsidR="00604F54">
        <w:rPr>
          <w:rFonts w:ascii="Times New Roman" w:hAnsi="Times New Roman" w:cs="Times New Roman"/>
          <w:noProof/>
          <w:sz w:val="24"/>
          <w:szCs w:val="24"/>
        </w:rPr>
        <w:t>]</w:t>
      </w:r>
      <w:r w:rsidR="00205DC2">
        <w:rPr>
          <w:rFonts w:ascii="Times New Roman" w:hAnsi="Times New Roman" w:cs="Times New Roman"/>
          <w:sz w:val="24"/>
          <w:szCs w:val="24"/>
        </w:rPr>
        <w:fldChar w:fldCharType="end"/>
      </w:r>
      <w:r w:rsidR="00205DC2">
        <w:rPr>
          <w:rFonts w:ascii="Times New Roman" w:hAnsi="Times New Roman" w:cs="Times New Roman"/>
          <w:sz w:val="24"/>
          <w:szCs w:val="24"/>
        </w:rPr>
        <w:t xml:space="preserve">, atmospheric </w:t>
      </w:r>
      <w:r w:rsidR="007F3F3E">
        <w:rPr>
          <w:rFonts w:ascii="Times New Roman" w:hAnsi="Times New Roman" w:cs="Times New Roman"/>
          <w:sz w:val="24"/>
          <w:szCs w:val="24"/>
        </w:rPr>
        <w:t>corrosion</w:t>
      </w:r>
      <w:r w:rsidR="00FF64D3">
        <w:rPr>
          <w:rFonts w:ascii="Times New Roman" w:hAnsi="Times New Roman" w:cs="Times New Roman"/>
          <w:sz w:val="24"/>
          <w:szCs w:val="24"/>
        </w:rPr>
        <w:t xml:space="preserve"> </w:t>
      </w:r>
      <w:r w:rsidR="002E7735">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&lt;EndNote&gt;&lt;Cite&gt;&lt;Author&gt;Pintos&lt;/Author&gt;&lt;Year&gt;2000&lt;/Year&gt;&lt;RecNum&gt;11&lt;/RecNum&gt;&lt;DisplayText&gt;[18]&lt;/DisplayText&gt;&lt;record&gt;&lt;rec-number&gt;11&lt;/rec-number&gt;&lt;foreign-keys&gt;&lt;key app="EN" db-id="909v2wsdarxet0er2papedrtdfde0xxra5af" timestamp="1560339626"&gt;11&lt;/key&gt;&lt;/foreign-keys&gt;&lt;ref-type name="Journal Article"&gt;17&lt;/ref-type&gt;&lt;contributors&gt;&lt;authors&gt;&lt;author&gt;Pintos, Salvador&lt;/author&gt;&lt;author&gt;Queipo, Nestor V.&lt;/author&gt;&lt;author&gt;Troconis de Rincón, Oladis&lt;/author&gt;&lt;author&gt;Rincón, Alvaro&lt;/author&gt;&lt;author&gt;Morcillo, Manuel&lt;/author&gt;&lt;/authors&gt;&lt;/contributors&gt;&lt;titles&gt;&lt;title&gt;Artificial neural network modeling of atmospheric corrosion in the MICAT project&lt;/title&gt;&lt;secondary-title&gt;Corrosion Science&lt;/secondary-title&gt;&lt;/titles&gt;&lt;periodical&gt;&lt;full-title&gt;Corrosion Science&lt;/full-title&gt;&lt;/periodical&gt;&lt;pages&gt;35-52&lt;/pages&gt;&lt;volume&gt;42&lt;/volume&gt;&lt;number&gt;1&lt;/number&gt;&lt;dates&gt;&lt;year&gt;2000&lt;/year&gt;&lt;pub-dates&gt;&lt;date&gt;2000/01&lt;/date&gt;&lt;/pub-dates&gt;&lt;/dates&gt;&lt;publisher&gt;Elsevier BV&lt;/publisher&gt;&lt;isbn&gt;0010-938X&lt;/isbn&gt;&lt;urls&gt;&lt;related-urls&gt;&lt;url&gt;http://dx.doi.org/10.1016/s0010-938x(99)00054-2&lt;/url&gt;&lt;/related-urls&gt;&lt;/urls&gt;&lt;electronic-resource-num&gt;10.1016/s0010-938x(99)00054-2&lt;/electronic-resource-num&gt;&lt;/record&gt;&lt;/Cite&gt;&lt;/EndNote&gt;</w:instrText>
      </w:r>
      <w:r w:rsidR="002E7735">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18" w:tooltip="Pintos, 2000 #11" w:history="1">
        <w:r w:rsidR="00604F54">
          <w:rPr>
            <w:rFonts w:ascii="Times New Roman" w:hAnsi="Times New Roman" w:cs="Times New Roman"/>
            <w:noProof/>
            <w:sz w:val="24"/>
            <w:szCs w:val="24"/>
          </w:rPr>
          <w:t>18</w:t>
        </w:r>
      </w:hyperlink>
      <w:r w:rsidR="00E056AF">
        <w:rPr>
          <w:rFonts w:ascii="Times New Roman" w:hAnsi="Times New Roman" w:cs="Times New Roman" w:hint="eastAsia"/>
          <w:noProof/>
          <w:sz w:val="24"/>
          <w:szCs w:val="24"/>
        </w:rPr>
        <w:t>,</w:t>
      </w:r>
      <w:r w:rsidR="002E7735">
        <w:rPr>
          <w:rFonts w:ascii="Times New Roman" w:hAnsi="Times New Roman" w:cs="Times New Roman"/>
          <w:sz w:val="24"/>
          <w:szCs w:val="24"/>
        </w:rPr>
        <w:fldChar w:fldCharType="end"/>
      </w:r>
      <w:r w:rsidR="002E7735">
        <w:rPr>
          <w:rFonts w:ascii="Times New Roman" w:hAnsi="Times New Roman" w:cs="Times New Roman"/>
          <w:sz w:val="24"/>
          <w:szCs w:val="24"/>
        </w:rPr>
        <w:t xml:space="preserve"> </w:t>
      </w:r>
      <w:r w:rsidR="002E7735">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&lt;EndNote&gt;&lt;Cite&gt;&lt;Author&gt;Zhang&lt;/Author&gt;&lt;Year&gt;2011&lt;/Year&gt;&lt;RecNum&gt;712&lt;/RecNum&gt;&lt;DisplayText&gt;[19]&lt;/DisplayText&gt;&lt;record&gt;&lt;rec-number&gt;712&lt;/rec-number&gt;&lt;foreign-keys&gt;&lt;key app="EN" db-id="ese55x5vtzp0x6e9s9tpzwagt5re2t5sfaz5" timestamp="1552309372"&gt;712&lt;/key&gt;&lt;/foreign-keys&gt;&lt;ref-type name="Journal Article"&gt;17&lt;/ref-type&gt;&lt;contributors&gt;&lt;authors&gt;&lt;author&gt;Zhang, Ming&lt;/author&gt;&lt;author&gt;Yu, Jian Fei&lt;/author&gt;&lt;author&gt;Yang, Shan Wu&lt;/author&gt;&lt;author&gt;He, Xin Lai&lt;/author&gt;&lt;/authors&gt;&lt;/contributors&gt;&lt;titles&gt;&lt;title&gt;Analysis in Atmospheric Corrosion Behavior of Bainite Steel Exposed in Offshore Platform Based on the Artificial Neural Network&lt;/title&gt;&lt;secondary-title&gt;Advanced Materials Research&lt;/secondary-title&gt;&lt;/titles&gt;&lt;periodical&gt;&lt;full-title&gt;Advanced Materials Research&lt;/full-title&gt;&lt;/periodical&gt;&lt;pages&gt;1212-1216&lt;/pages&gt;&lt;volume&gt;291-294&lt;/volume&gt;&lt;dates&gt;&lt;year&gt;2011&lt;/year&gt;&lt;pub-dates&gt;&lt;date&gt;2011/07&lt;/date&gt;&lt;/pub-dates&gt;&lt;/dates&gt;&lt;publisher&gt;Trans Tech Publications&lt;/publisher&gt;&lt;isbn&gt;1662-8985&lt;/isbn&gt;&lt;urls&gt;&lt;related-urls&gt;&lt;url&gt;http://dx.doi.org/10.4028/www.scientific.net/amr.291-294.1212&lt;/url&gt;&lt;/related-urls&gt;&lt;/urls&gt;&lt;electronic-resource-num&gt;10.4028/www.scientific.net/amr.291-294.1212&lt;/electronic-resource-num&gt;&lt;/record&gt;&lt;/Cite&gt;&lt;/EndNote&gt;</w:instrText>
      </w:r>
      <w:r w:rsidR="002E7735">
        <w:rPr>
          <w:rFonts w:ascii="Times New Roman" w:hAnsi="Times New Roman" w:cs="Times New Roman"/>
          <w:sz w:val="24"/>
          <w:szCs w:val="24"/>
        </w:rPr>
        <w:fldChar w:fldCharType="separate"/>
      </w:r>
      <w:hyperlink w:anchor="_ENREF_19" w:tooltip="Zhang, 2011 #712" w:history="1">
        <w:r w:rsidR="00604F54">
          <w:rPr>
            <w:rFonts w:ascii="Times New Roman" w:hAnsi="Times New Roman" w:cs="Times New Roman"/>
            <w:noProof/>
            <w:sz w:val="24"/>
            <w:szCs w:val="24"/>
          </w:rPr>
          <w:t>19</w:t>
        </w:r>
      </w:hyperlink>
      <w:r w:rsidR="00604F54">
        <w:rPr>
          <w:rFonts w:ascii="Times New Roman" w:hAnsi="Times New Roman" w:cs="Times New Roman"/>
          <w:noProof/>
          <w:sz w:val="24"/>
          <w:szCs w:val="24"/>
        </w:rPr>
        <w:t>]</w:t>
      </w:r>
      <w:r w:rsidR="002E7735">
        <w:rPr>
          <w:rFonts w:ascii="Times New Roman" w:hAnsi="Times New Roman" w:cs="Times New Roman"/>
          <w:sz w:val="24"/>
          <w:szCs w:val="24"/>
        </w:rPr>
        <w:fldChar w:fldCharType="end"/>
      </w:r>
      <w:r w:rsidR="00294E4B">
        <w:rPr>
          <w:rFonts w:ascii="Times New Roman" w:hAnsi="Times New Roman" w:cs="Times New Roman"/>
          <w:sz w:val="24"/>
          <w:szCs w:val="24"/>
        </w:rPr>
        <w:t>,</w:t>
      </w:r>
      <w:r w:rsidR="0047680F">
        <w:rPr>
          <w:rFonts w:ascii="Times New Roman" w:hAnsi="Times New Roman" w:cs="Times New Roman"/>
          <w:sz w:val="24"/>
          <w:szCs w:val="24"/>
        </w:rPr>
        <w:t xml:space="preserve"> civil engineering </w:t>
      </w:r>
      <w:r w:rsidR="0047680F">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&lt;EndNote&gt;&lt;Cite&gt;&lt;Author&gt;Sadowski&lt;/Author&gt;&lt;Year&gt;2013&lt;/Year&gt;&lt;RecNum&gt;647&lt;/RecNum&gt;&lt;DisplayText&gt;[20]&lt;/DisplayText&gt;&lt;record&gt;&lt;rec-number&gt;647&lt;/rec-number&gt;&lt;foreign-keys&gt;&lt;key app="EN" db-id="ese55x5vtzp0x6e9s9tpzwagt5re2t5sfaz5" timestamp="1551989717"&gt;647&lt;/key&gt;&lt;/foreign-keys&gt;&lt;ref-type name="Journal Article"&gt;17&lt;/ref-type&gt;&lt;contributors&gt;&lt;authors&gt;&lt;author&gt;Sadowski, L.&lt;/author&gt;&lt;/authors&gt;&lt;/contributors&gt;&lt;titles&gt;&lt;title&gt;Non-destructive investigation of corrosion current density in steel reinforced concrete by artificial neural networks&lt;/title&gt;&lt;secondary-title&gt;Archives of Civil and Mechanical Engineering&lt;/secondary-title&gt;&lt;/titles&gt;&lt;periodical&gt;&lt;full-title&gt;Archives of Civil and Mechanical Engineering&lt;/full-title&gt;&lt;/periodical&gt;&lt;pages&gt;104-111&lt;/pages&gt;&lt;volume&gt;13&lt;/volume&gt;&lt;number&gt;1&lt;/number&gt;&lt;keywords&gt;&lt;keyword&gt;Steel reinforced concrete&lt;/keyword&gt;&lt;keyword&gt;Non-destructive testing&lt;/keyword&gt;&lt;keyword&gt;Artificial intelligence&lt;/keyword&gt;&lt;keyword&gt;Resistivity&lt;/keyword&gt;&lt;keyword&gt;Polarisation&lt;/keyword&gt;&lt;/keywords&gt;&lt;dates&gt;&lt;year&gt;2013&lt;/year&gt;&lt;pub-dates&gt;&lt;date&gt;2013/03/01/&lt;/date&gt;&lt;/pub-dates&gt;&lt;/dates&gt;&lt;isbn&gt;1644-9665&lt;/isbn&gt;&lt;urls&gt;&lt;related-urls&gt;&lt;url&gt;http://www.sciencedirect.com/science/article/pii/S1644966512001240&lt;/url&gt;&lt;/related-urls&gt;&lt;/urls&gt;&lt;electronic-resource-num&gt;https://doi.org/10.1016/j.acme.2012.10.007&lt;/electronic-resource-num&gt;&lt;/record&gt;&lt;/Cite&gt;&lt;/EndNote&gt;</w:instrText>
      </w:r>
      <w:r w:rsidR="0047680F">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0" w:tooltip="Sadowski, 2013 #647" w:history="1">
        <w:r w:rsidR="00604F54">
          <w:rPr>
            <w:rFonts w:ascii="Times New Roman" w:hAnsi="Times New Roman" w:cs="Times New Roman"/>
            <w:noProof/>
            <w:sz w:val="24"/>
            <w:szCs w:val="24"/>
          </w:rPr>
          <w:t>20</w:t>
        </w:r>
      </w:hyperlink>
      <w:r w:rsidR="00604F54">
        <w:rPr>
          <w:rFonts w:ascii="Times New Roman" w:hAnsi="Times New Roman" w:cs="Times New Roman"/>
          <w:noProof/>
          <w:sz w:val="24"/>
          <w:szCs w:val="24"/>
        </w:rPr>
        <w:t>]</w:t>
      </w:r>
      <w:r w:rsidR="0047680F">
        <w:rPr>
          <w:rFonts w:ascii="Times New Roman" w:hAnsi="Times New Roman" w:cs="Times New Roman"/>
          <w:sz w:val="24"/>
          <w:szCs w:val="24"/>
        </w:rPr>
        <w:fldChar w:fldCharType="end"/>
      </w:r>
      <w:r w:rsidR="00D54EC8">
        <w:rPr>
          <w:rFonts w:ascii="Times New Roman" w:hAnsi="Times New Roman" w:cs="Times New Roman"/>
          <w:sz w:val="24"/>
          <w:szCs w:val="24"/>
        </w:rPr>
        <w:t>,</w:t>
      </w:r>
      <w:r w:rsidR="0047680F">
        <w:rPr>
          <w:rFonts w:ascii="Times New Roman" w:hAnsi="Times New Roman" w:cs="Times New Roman"/>
          <w:sz w:val="24"/>
          <w:szCs w:val="24"/>
        </w:rPr>
        <w:t xml:space="preserve"> </w:t>
      </w:r>
      <w:r w:rsidR="00205DC2">
        <w:rPr>
          <w:rFonts w:ascii="Times New Roman" w:hAnsi="Times New Roman" w:cs="Times New Roman"/>
          <w:sz w:val="24"/>
          <w:szCs w:val="24"/>
        </w:rPr>
        <w:t>etc</w:t>
      </w:r>
      <w:bookmarkStart w:id="32" w:name="_Hlk534811079"/>
      <w:r w:rsidR="00615CF7">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2053F1">
        <w:rPr>
          <w:rFonts w:ascii="Times New Roman" w:hAnsi="Times New Roman" w:cs="Times New Roman"/>
          <w:sz w:val="24"/>
          <w:szCs w:val="24"/>
        </w:rPr>
        <w:t xml:space="preserve">critical </w:t>
      </w:r>
      <w:r>
        <w:rPr>
          <w:rFonts w:ascii="Times New Roman" w:hAnsi="Times New Roman" w:cs="Times New Roman"/>
          <w:sz w:val="24"/>
          <w:szCs w:val="24"/>
        </w:rPr>
        <w:t>equipmen</w:t>
      </w:r>
      <w:r w:rsidR="00C526BB">
        <w:rPr>
          <w:rFonts w:ascii="Times New Roman" w:hAnsi="Times New Roman" w:cs="Times New Roman"/>
          <w:sz w:val="24"/>
          <w:szCs w:val="24"/>
        </w:rPr>
        <w:t>t easy to failure abstracts most</w:t>
      </w:r>
      <w:r>
        <w:rPr>
          <w:rFonts w:ascii="Times New Roman" w:hAnsi="Times New Roman" w:cs="Times New Roman"/>
          <w:sz w:val="24"/>
          <w:szCs w:val="24"/>
        </w:rPr>
        <w:t xml:space="preserve"> attention, mainly including </w:t>
      </w:r>
      <w:r w:rsidR="00205DC2">
        <w:rPr>
          <w:rFonts w:ascii="Times New Roman" w:hAnsi="Times New Roman" w:cs="Times New Roman"/>
          <w:sz w:val="24"/>
          <w:szCs w:val="24"/>
        </w:rPr>
        <w:t>pressurized water reactors</w:t>
      </w:r>
      <w:r w:rsidR="00FF03B1">
        <w:rPr>
          <w:rFonts w:ascii="Times New Roman" w:hAnsi="Times New Roman" w:cs="Times New Roman"/>
          <w:sz w:val="24"/>
          <w:szCs w:val="24"/>
        </w:rPr>
        <w:t xml:space="preserve"> </w:t>
      </w:r>
      <w:r w:rsidR="00FF03B1">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&lt;EndNote&gt;&lt;Cite&gt;&lt;Author&gt;Shi&lt;/Author&gt;&lt;Year&gt;2015&lt;/Year&gt;&lt;RecNum&gt;67&lt;/RecNum&gt;&lt;DisplayText&gt;[21]&lt;/DisplayText&gt;&lt;record&gt;&lt;rec-number&gt;67&lt;/rec-number&gt;&lt;foreign-keys&gt;&lt;key app="EN" db-id="909v2wsdarxet0er2papedrtdfde0xxra5af" timestamp="1560339672"&gt;67&lt;/key&gt;&lt;/foreign-keys&gt;&lt;ref-type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00FF03B1">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1" w:tooltip="Shi, 2015 #67" w:history="1">
        <w:r w:rsidR="00604F54">
          <w:rPr>
            <w:rFonts w:ascii="Times New Roman" w:hAnsi="Times New Roman" w:cs="Times New Roman"/>
            <w:noProof/>
            <w:sz w:val="24"/>
            <w:szCs w:val="24"/>
          </w:rPr>
          <w:t>21</w:t>
        </w:r>
      </w:hyperlink>
      <w:r w:rsidR="00604F54">
        <w:rPr>
          <w:rFonts w:ascii="Times New Roman" w:hAnsi="Times New Roman" w:cs="Times New Roman"/>
          <w:noProof/>
          <w:sz w:val="24"/>
          <w:szCs w:val="24"/>
        </w:rPr>
        <w:t>]</w:t>
      </w:r>
      <w:r w:rsidR="00FF03B1">
        <w:rPr>
          <w:rFonts w:ascii="Times New Roman" w:hAnsi="Times New Roman" w:cs="Times New Roman"/>
          <w:sz w:val="24"/>
          <w:szCs w:val="24"/>
        </w:rPr>
        <w:fldChar w:fldCharType="end"/>
      </w:r>
      <w:r w:rsidR="00205DC2">
        <w:rPr>
          <w:rFonts w:ascii="Times New Roman" w:hAnsi="Times New Roman" w:cs="Times New Roman"/>
          <w:sz w:val="24"/>
          <w:szCs w:val="24"/>
        </w:rPr>
        <w:t>,</w:t>
      </w:r>
      <w:commentRangeStart w:id="33"/>
      <w:r w:rsidR="00231486">
        <w:rPr>
          <w:rFonts w:ascii="Times New Roman" w:hAnsi="Times New Roman" w:cs="Times New Roman" w:hint="eastAsia"/>
          <w:sz w:val="24"/>
          <w:szCs w:val="24"/>
        </w:rPr>
        <w:t xml:space="preserve"> </w:t>
      </w:r>
      <w:r w:rsidR="00205DC2">
        <w:rPr>
          <w:rFonts w:ascii="Times New Roman" w:hAnsi="Times New Roman" w:cs="Times New Roman"/>
          <w:sz w:val="24"/>
          <w:szCs w:val="24"/>
        </w:rPr>
        <w:t>wrought application</w:t>
      </w:r>
      <w:r w:rsidR="00FF03B1">
        <w:rPr>
          <w:rFonts w:ascii="Times New Roman" w:hAnsi="Times New Roman" w:cs="Times New Roman"/>
          <w:sz w:val="24"/>
          <w:szCs w:val="24"/>
        </w:rPr>
        <w:t xml:space="preserve"> </w:t>
      </w:r>
      <w:r w:rsidR="00404F54">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&lt;EndNote&gt;&lt;Cite&gt;&lt;Author&gt;Kappatos&lt;/Author&gt;&lt;Year&gt;2010&lt;/Year&gt;&lt;RecNum&gt;21&lt;/RecNum&gt;&lt;DisplayText&gt;[23]&lt;/DisplayText&gt;&lt;record&gt;&lt;rec-number&gt;21&lt;/rec-number&gt;&lt;foreign-keys&gt;&lt;key app="EN" db-id="909v2wsdarxet0er2papedrtdfde0xxra5af" timestamp="1560339634"&gt;21&lt;/key&gt;&lt;/foreign-keys&gt;&lt;ref-type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00404F54">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3" w:tooltip="Kappatos, 2010 #21" w:history="1">
        <w:r w:rsidR="00604F54">
          <w:rPr>
            <w:rFonts w:ascii="Times New Roman" w:hAnsi="Times New Roman" w:cs="Times New Roman"/>
            <w:noProof/>
            <w:sz w:val="24"/>
            <w:szCs w:val="24"/>
          </w:rPr>
          <w:t>23</w:t>
        </w:r>
      </w:hyperlink>
      <w:r w:rsidR="00604F54">
        <w:rPr>
          <w:rFonts w:ascii="Times New Roman" w:hAnsi="Times New Roman" w:cs="Times New Roman"/>
          <w:noProof/>
          <w:sz w:val="24"/>
          <w:szCs w:val="24"/>
        </w:rPr>
        <w:t>]</w:t>
      </w:r>
      <w:r w:rsidR="00404F54">
        <w:rPr>
          <w:rFonts w:ascii="Times New Roman" w:hAnsi="Times New Roman" w:cs="Times New Roman"/>
          <w:sz w:val="24"/>
          <w:szCs w:val="24"/>
        </w:rPr>
        <w:fldChar w:fldCharType="end"/>
      </w:r>
      <w:commentRangeEnd w:id="33"/>
      <w:r w:rsidR="001226D2">
        <w:rPr>
          <w:rStyle w:val="a6"/>
        </w:rPr>
        <w:commentReference w:id="33"/>
      </w:r>
      <w:r w:rsidR="00205DC2">
        <w:rPr>
          <w:rFonts w:ascii="Times New Roman" w:hAnsi="Times New Roman" w:cs="Times New Roman"/>
          <w:sz w:val="24"/>
          <w:szCs w:val="24"/>
        </w:rPr>
        <w:t>, distribution and transmission electric energy lines</w:t>
      </w:r>
      <w:r w:rsidR="00FF03B1">
        <w:rPr>
          <w:rFonts w:ascii="Times New Roman" w:hAnsi="Times New Roman" w:cs="Times New Roman"/>
          <w:sz w:val="24"/>
          <w:szCs w:val="24"/>
        </w:rPr>
        <w:t xml:space="preserve"> </w:t>
      </w:r>
      <w:r w:rsidR="00FF03B1">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&lt;EndNote&gt;&lt;Cite&gt;&lt;Author&gt;Kenny&lt;/Author&gt;&lt;Year&gt;2009&lt;/Year&gt;&lt;RecNum&gt;8&lt;/RecNum&gt;&lt;DisplayText&gt;[24]&lt;/DisplayText&gt;&lt;record&gt;&lt;rec-number&gt;8&lt;/rec-number&gt;&lt;foreign-keys&gt;&lt;key app="EN" db-id="909v2wsdarxet0er2papedrtdfde0xxra5af" timestamp="1560339624"&gt;8&lt;/key&gt;&lt;/foreign-keys&gt;&lt;ref-type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FF03B1">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4" w:tooltip="Kenny, 2009 #8" w:history="1">
        <w:r w:rsidR="00604F54">
          <w:rPr>
            <w:rFonts w:ascii="Times New Roman" w:hAnsi="Times New Roman" w:cs="Times New Roman"/>
            <w:noProof/>
            <w:sz w:val="24"/>
            <w:szCs w:val="24"/>
          </w:rPr>
          <w:t>24</w:t>
        </w:r>
      </w:hyperlink>
      <w:r w:rsidR="00604F54">
        <w:rPr>
          <w:rFonts w:ascii="Times New Roman" w:hAnsi="Times New Roman" w:cs="Times New Roman"/>
          <w:noProof/>
          <w:sz w:val="24"/>
          <w:szCs w:val="24"/>
        </w:rPr>
        <w:t>]</w:t>
      </w:r>
      <w:r w:rsidR="00FF03B1">
        <w:rPr>
          <w:rFonts w:ascii="Times New Roman" w:hAnsi="Times New Roman" w:cs="Times New Roman"/>
          <w:sz w:val="24"/>
          <w:szCs w:val="24"/>
        </w:rPr>
        <w:fldChar w:fldCharType="end"/>
      </w:r>
      <w:r w:rsidR="00205DC2">
        <w:rPr>
          <w:rFonts w:ascii="Times New Roman" w:hAnsi="Times New Roman" w:cs="Times New Roman"/>
          <w:sz w:val="24"/>
          <w:szCs w:val="24"/>
        </w:rPr>
        <w:t>, aqueous chloride solution</w:t>
      </w:r>
      <w:r w:rsidR="00FF03B1">
        <w:rPr>
          <w:rFonts w:ascii="Times New Roman" w:hAnsi="Times New Roman" w:cs="Times New Roman"/>
          <w:sz w:val="24"/>
          <w:szCs w:val="24"/>
        </w:rPr>
        <w:t xml:space="preserve"> </w:t>
      </w:r>
      <w:r w:rsidR="00AC6403">
        <w:rPr>
          <w:rFonts w:ascii="Times New Roman" w:hAnsi="Times New Roman" w:cs="Times New Roman"/>
          <w:sz w:val="24"/>
          <w:szCs w:val="24"/>
        </w:rPr>
        <w:t xml:space="preserve">container </w:t>
      </w:r>
      <w:r w:rsidR="00FF03B1">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&lt;EndNote&gt;&lt;Cite&gt;&lt;Author&gt;Lajevardi&lt;/Author&gt;&lt;Year&gt;2009&lt;/Year&gt;&lt;RecNum&gt;69&lt;/RecNum&gt;&lt;DisplayText&gt;[25]&lt;/DisplayText&gt;&lt;record&gt;&lt;rec-number&gt;69&lt;/rec-number&gt;&lt;foreign-keys&gt;&lt;key app="EN" db-id="909v2wsdarxet0er2papedrtdfde0xxra5af" timestamp="1560339673"&gt;69&lt;/key&gt;&lt;/foreign-keys&gt;&lt;ref-type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00FF03B1">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5" w:tooltip="Lajevardi, 2009 #69" w:history="1">
        <w:r w:rsidR="00604F54">
          <w:rPr>
            <w:rFonts w:ascii="Times New Roman" w:hAnsi="Times New Roman" w:cs="Times New Roman"/>
            <w:noProof/>
            <w:sz w:val="24"/>
            <w:szCs w:val="24"/>
          </w:rPr>
          <w:t>25</w:t>
        </w:r>
      </w:hyperlink>
      <w:r w:rsidR="00604F54">
        <w:rPr>
          <w:rFonts w:ascii="Times New Roman" w:hAnsi="Times New Roman" w:cs="Times New Roman"/>
          <w:noProof/>
          <w:sz w:val="24"/>
          <w:szCs w:val="24"/>
        </w:rPr>
        <w:t>]</w:t>
      </w:r>
      <w:r w:rsidR="00FF03B1">
        <w:rPr>
          <w:rFonts w:ascii="Times New Roman" w:hAnsi="Times New Roman" w:cs="Times New Roman"/>
          <w:sz w:val="24"/>
          <w:szCs w:val="24"/>
        </w:rPr>
        <w:fldChar w:fldCharType="end"/>
      </w:r>
      <w:r w:rsidR="00205DC2">
        <w:rPr>
          <w:rFonts w:ascii="Times New Roman" w:hAnsi="Times New Roman" w:cs="Times New Roman"/>
          <w:sz w:val="24"/>
          <w:szCs w:val="24"/>
        </w:rPr>
        <w:t xml:space="preserve">, nuclear waste disposal </w:t>
      </w:r>
      <w:r w:rsidR="00FF03B1">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&lt;EndNote&gt;&lt;Cite&gt;&lt;Author&gt;Kamrunnahar&lt;/Author&gt;&lt;Year&gt;2011&lt;/Year&gt;&lt;RecNum&gt;61&lt;/RecNum&gt;&lt;DisplayText&gt;[26]&lt;/DisplayText&gt;&lt;record&gt;&lt;rec-number&gt;61&lt;/rec-number&gt;&lt;foreign-keys&gt;&lt;key app="EN" db-id="909v2wsdarxet0er2papedrtdfde0xxra5af" timestamp="1560339669"&gt;61&lt;/key&gt;&lt;/foreign-keys&gt;&lt;ref-type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00FF03B1">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6" w:tooltip="Kamrunnahar, 2011 #61" w:history="1">
        <w:r w:rsidR="00604F54">
          <w:rPr>
            <w:rFonts w:ascii="Times New Roman" w:hAnsi="Times New Roman" w:cs="Times New Roman"/>
            <w:noProof/>
            <w:sz w:val="24"/>
            <w:szCs w:val="24"/>
          </w:rPr>
          <w:t>26</w:t>
        </w:r>
      </w:hyperlink>
      <w:r w:rsidR="00604F54">
        <w:rPr>
          <w:rFonts w:ascii="Times New Roman" w:hAnsi="Times New Roman" w:cs="Times New Roman"/>
          <w:noProof/>
          <w:sz w:val="24"/>
          <w:szCs w:val="24"/>
        </w:rPr>
        <w:t>]</w:t>
      </w:r>
      <w:r w:rsidR="00FF03B1">
        <w:rPr>
          <w:rFonts w:ascii="Times New Roman" w:hAnsi="Times New Roman" w:cs="Times New Roman"/>
          <w:sz w:val="24"/>
          <w:szCs w:val="24"/>
        </w:rPr>
        <w:fldChar w:fldCharType="end"/>
      </w:r>
      <w:r w:rsidR="004A4FB8">
        <w:rPr>
          <w:rFonts w:ascii="Times New Roman" w:hAnsi="Times New Roman" w:cs="Times New Roman"/>
          <w:sz w:val="24"/>
          <w:szCs w:val="24"/>
        </w:rPr>
        <w:t xml:space="preserve">, </w:t>
      </w:r>
      <w:r w:rsidR="004A4FB8" w:rsidRPr="004A4FB8">
        <w:rPr>
          <w:rFonts w:ascii="Times New Roman" w:hAnsi="Times New Roman" w:cs="Times New Roman"/>
          <w:sz w:val="24"/>
          <w:szCs w:val="24"/>
        </w:rPr>
        <w:t>aerospace and aviation sectors</w:t>
      </w:r>
      <w:r w:rsidR="004A4FB8">
        <w:rPr>
          <w:rFonts w:ascii="Times New Roman" w:hAnsi="Times New Roman" w:cs="Times New Roman"/>
          <w:sz w:val="24"/>
          <w:szCs w:val="24"/>
        </w:rPr>
        <w:t xml:space="preserve"> </w:t>
      </w:r>
      <w:r w:rsidR="004A4FB8">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&lt;EndNote&gt;&lt;Cite&gt;&lt;Author&gt;Zhang&lt;/Author&gt;&lt;Year&gt;2016&lt;/Year&gt;&lt;RecNum&gt;18&lt;/RecNum&gt;&lt;DisplayText&gt;[27]&lt;/DisplayText&gt;&lt;record&gt;&lt;rec-number&gt;18&lt;/rec-number&gt;&lt;foreign-keys&gt;&lt;key app="EN" db-id="909v2wsdarxet0er2papedrtdfde0xxra5af" timestamp="1560339633"&gt;18&lt;/key&gt;&lt;/foreign-keys&gt;&lt;ref-type name="Journal Article"&gt;17&lt;/ref-type&gt;&lt;contributors&gt;&lt;authors&gt;&lt;author&gt;Zhang, W.&lt;/author&gt;&lt;author&gt;Bao, Z.&lt;/author&gt;&lt;author&gt;Jiang, S.&lt;/author&gt;&lt;author&gt;He, J.&lt;/author&gt;&lt;/authors&gt;&lt;/contributors&gt;&lt;auth-address&gt;School of Reliability and Systems Engineering, Beihang University, Haidian District, Beijing 100089, China. zhangwei.dse@buaa.edu.cn.&amp;#xD;School of Reliability and Systems Engineering, Beihang University, Haidian District, Beijing 100089, China. baozhangmin@icloud.com.&amp;#xD;School of Reliability and Systems Engineering, Beihang University, Haidian District, Beijing 100089, China. jshan.susan@gmail.com.&amp;#xD;School of Reliability and Systems Engineering, Beihang University, Haidian District, Beijing 100089, China. 09722@buaa.edu.cn.&lt;/auth-address&gt;&lt;titles&gt;&lt;title&gt;An Artificial Neural Network-Based Algorithm for Evaluation of Fatigue Crack Propagation Considering Nonlinear Damage Accumulation&lt;/title&gt;&lt;secondary-title&gt;Materials (Basel)&lt;/secondary-title&gt;&lt;/titles&gt;&lt;periodical&gt;&lt;full-title&gt;Materials (Basel)&lt;/full-title&gt;&lt;/periodical&gt;&lt;volume&gt;9&lt;/volume&gt;&lt;number&gt;6&lt;/number&gt;&lt;keywords&gt;&lt;keyword&gt;artificial neural network&lt;/keyword&gt;&lt;keyword&gt;fatigue crack growth&lt;/keyword&gt;&lt;keyword&gt;loading interaction&lt;/keyword&gt;&lt;keyword&gt;nonlinear multivariable function&lt;/keyword&gt;&lt;keyword&gt;retardation&lt;/keyword&gt;&lt;/keywords&gt;&lt;dates&gt;&lt;year&gt;2016&lt;/year&gt;&lt;pub-dates&gt;&lt;date&gt;Jun 17&lt;/date&gt;&lt;/pub-dates&gt;&lt;/dates&gt;&lt;isbn&gt;1996-1944 (Print)&amp;#xD;1996-1944 (Linking)&lt;/isbn&gt;&lt;accession-num&gt;28773606&lt;/accession-num&gt;&lt;urls&gt;&lt;related-urls&gt;&lt;url&gt;https://www.ncbi.nlm.nih.gov/pubmed/28773606&lt;/url&gt;&lt;/related-urls&gt;&lt;/urls&gt;&lt;custom2&gt;PMC5456770&lt;/custom2&gt;&lt;electronic-resource-num&gt;10.3390/ma9060483&lt;/electronic-resource-num&gt;&lt;/record&gt;&lt;/Cite&gt;&lt;/EndNote&gt;</w:instrText>
      </w:r>
      <w:r w:rsidR="004A4FB8">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7" w:tooltip="Zhang, 2016 #18" w:history="1">
        <w:r w:rsidR="00604F54">
          <w:rPr>
            <w:rFonts w:ascii="Times New Roman" w:hAnsi="Times New Roman" w:cs="Times New Roman"/>
            <w:noProof/>
            <w:sz w:val="24"/>
            <w:szCs w:val="24"/>
          </w:rPr>
          <w:t>27</w:t>
        </w:r>
      </w:hyperlink>
      <w:r w:rsidR="00604F54">
        <w:rPr>
          <w:rFonts w:ascii="Times New Roman" w:hAnsi="Times New Roman" w:cs="Times New Roman"/>
          <w:noProof/>
          <w:sz w:val="24"/>
          <w:szCs w:val="24"/>
        </w:rPr>
        <w:t>]</w:t>
      </w:r>
      <w:r w:rsidR="004A4FB8">
        <w:rPr>
          <w:rFonts w:ascii="Times New Roman" w:hAnsi="Times New Roman" w:cs="Times New Roman"/>
          <w:sz w:val="24"/>
          <w:szCs w:val="24"/>
        </w:rPr>
        <w:fldChar w:fldCharType="end"/>
      </w:r>
      <w:r w:rsidR="002B3572">
        <w:rPr>
          <w:rFonts w:ascii="Times New Roman" w:hAnsi="Times New Roman" w:cs="Times New Roman"/>
          <w:sz w:val="24"/>
          <w:szCs w:val="24"/>
        </w:rPr>
        <w:t>, steel production lines</w:t>
      </w:r>
      <w:r w:rsidR="00DA49AA">
        <w:rPr>
          <w:rFonts w:ascii="Times New Roman" w:hAnsi="Times New Roman" w:cs="Times New Roman"/>
          <w:sz w:val="24"/>
          <w:szCs w:val="24"/>
        </w:rPr>
        <w:t xml:space="preserve"> </w:t>
      </w:r>
      <w:r w:rsidR="002B3572">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&lt;EndNote&gt;&lt;Cite&gt;&lt;Author&gt;Ghaisari&lt;/Author&gt;&lt;Year&gt;2012&lt;/Year&gt;&lt;RecNum&gt;17&lt;/RecNum&gt;&lt;DisplayText&gt;[28]&lt;/DisplayText&gt;&lt;record&gt;&lt;rec-number&gt;17&lt;/rec-number&gt;&lt;foreign-keys&gt;&lt;key app="EN" db-id="909v2wsdarxet0er2papedrtdfde0xxra5af" timestamp="1560339629"&gt;17&lt;/key&gt;&lt;/foreign-keys&gt;&lt;ref-type name="Journal Article"&gt;17&lt;/ref-type&gt;&lt;contributors&gt;&lt;authors&gt;&lt;author&gt;Ghaisari, J.&lt;/author&gt;&lt;author&gt;Jannesari, H.&lt;/author&gt;&lt;author&gt;Vatani, M.&lt;/author&gt;&lt;/authors&gt;&lt;/contributors&gt;&lt;titles&gt;&lt;title&gt;Artificial neural network predictors for mechanical properties of cold rolling products&lt;/title&gt;&lt;secondary-title&gt;Advances in Engineering Software&lt;/secondary-title&gt;&lt;/titles&gt;&lt;periodical&gt;&lt;full-title&gt;Advances in Engineering Software&lt;/full-title&gt;&lt;/periodical&gt;&lt;pages&gt;91-99&lt;/pages&gt;&lt;volume&gt;45&lt;/volume&gt;&lt;number&gt;1&lt;/number&gt;&lt;dates&gt;&lt;year&gt;2012&lt;/year&gt;&lt;/dates&gt;&lt;isbn&gt;09659978&lt;/isbn&gt;&lt;urls&gt;&lt;/urls&gt;&lt;electronic-resource-num&gt;10.1016/j.advengsoft.2011.09.016&lt;/electronic-resource-num&gt;&lt;/record&gt;&lt;/Cite&gt;&lt;/EndNote&gt;</w:instrText>
      </w:r>
      <w:r w:rsidR="002B3572">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8" w:tooltip="Ghaisari, 2012 #17" w:history="1">
        <w:r w:rsidR="00604F54">
          <w:rPr>
            <w:rFonts w:ascii="Times New Roman" w:hAnsi="Times New Roman" w:cs="Times New Roman"/>
            <w:noProof/>
            <w:sz w:val="24"/>
            <w:szCs w:val="24"/>
          </w:rPr>
          <w:t>28</w:t>
        </w:r>
      </w:hyperlink>
      <w:r w:rsidR="00604F54">
        <w:rPr>
          <w:rFonts w:ascii="Times New Roman" w:hAnsi="Times New Roman" w:cs="Times New Roman"/>
          <w:noProof/>
          <w:sz w:val="24"/>
          <w:szCs w:val="24"/>
        </w:rPr>
        <w:t>]</w:t>
      </w:r>
      <w:r w:rsidR="002B3572">
        <w:rPr>
          <w:rFonts w:ascii="Times New Roman" w:hAnsi="Times New Roman" w:cs="Times New Roman"/>
          <w:sz w:val="24"/>
          <w:szCs w:val="24"/>
        </w:rPr>
        <w:fldChar w:fldCharType="end"/>
      </w:r>
      <w:r w:rsidR="00455B9E">
        <w:rPr>
          <w:rFonts w:ascii="Times New Roman" w:hAnsi="Times New Roman" w:cs="Times New Roman"/>
          <w:sz w:val="24"/>
          <w:szCs w:val="24"/>
        </w:rPr>
        <w:t xml:space="preserve">, </w:t>
      </w:r>
      <w:r w:rsidR="00852E20">
        <w:rPr>
          <w:rFonts w:ascii="Times New Roman" w:hAnsi="Times New Roman" w:cs="Times New Roman"/>
          <w:sz w:val="24"/>
          <w:szCs w:val="24"/>
        </w:rPr>
        <w:t>etc</w:t>
      </w:r>
      <w:r w:rsidR="00205DC2">
        <w:rPr>
          <w:rFonts w:ascii="Times New Roman" w:hAnsi="Times New Roman" w:cs="Times New Roman"/>
          <w:sz w:val="24"/>
          <w:szCs w:val="24"/>
        </w:rPr>
        <w:t>.</w:t>
      </w:r>
      <w:commentRangeEnd w:id="31"/>
      <w:r w:rsidR="00351EEE">
        <w:rPr>
          <w:rStyle w:val="a6"/>
        </w:rPr>
        <w:commentReference w:id="31"/>
      </w:r>
      <w:r w:rsidR="00205DC2">
        <w:rPr>
          <w:rFonts w:ascii="Times New Roman" w:hAnsi="Times New Roman" w:cs="Times New Roman"/>
          <w:sz w:val="24"/>
          <w:szCs w:val="24"/>
        </w:rPr>
        <w:t xml:space="preserve"> </w:t>
      </w:r>
      <w:r w:rsidR="00294E4B" w:rsidRPr="00294E4B">
        <w:rPr>
          <w:rFonts w:ascii="Times New Roman" w:hAnsi="Times New Roman" w:cs="Times New Roman"/>
          <w:sz w:val="24"/>
          <w:szCs w:val="24"/>
        </w:rPr>
        <w:t xml:space="preserve">ANN was established for forecasting materials performance as failure </w:t>
      </w:r>
      <w:r w:rsidR="00294E4B">
        <w:rPr>
          <w:rFonts w:ascii="Times New Roman" w:hAnsi="Times New Roman" w:cs="Times New Roman" w:hint="eastAsia"/>
          <w:sz w:val="24"/>
          <w:szCs w:val="24"/>
        </w:rPr>
        <w:t>mode</w:t>
      </w:r>
      <w:r w:rsidR="00294E4B" w:rsidRPr="00294E4B">
        <w:rPr>
          <w:rFonts w:ascii="Times New Roman" w:hAnsi="Times New Roman" w:cs="Times New Roman"/>
          <w:sz w:val="24"/>
          <w:szCs w:val="24"/>
        </w:rPr>
        <w:t xml:space="preserve">s of fatigue [31], crack [20], </w:t>
      </w:r>
      <w:r w:rsidR="00294E4B" w:rsidRPr="00294E4B">
        <w:rPr>
          <w:rFonts w:ascii="Times New Roman" w:hAnsi="Times New Roman" w:cs="Times New Roman"/>
          <w:sz w:val="24"/>
          <w:szCs w:val="24"/>
        </w:rPr>
        <w:lastRenderedPageBreak/>
        <w:t>pitting [32], creep [33], flow stress [34], wear [35], elasticity [36], toughness and hardness [37], hot deformation behavior [38] [1], yield strength [39], ultimate strength [40], elongation to fracture [22], etc. Exclusively for the prediction of the corrosion, corrosive environments in which the applications based on ANN are applied can be specifically classified as atmosphere [28], water [29], sea [23], high temperature [30], and so on.</w:t>
      </w:r>
      <w:r w:rsidR="00294E4B" w:rsidRPr="00294E4B">
        <w:rPr>
          <w:rFonts w:ascii="Times New Roman" w:hAnsi="Times New Roman" w:cs="Times New Roman" w:hint="eastAsia"/>
          <w:sz w:val="24"/>
          <w:szCs w:val="24"/>
        </w:rPr>
        <w:t xml:space="preserve"> </w:t>
      </w:r>
      <w:bookmarkEnd w:id="32"/>
    </w:p>
    <w:p w14:paraId="27B5CD4F" w14:textId="70B1E906"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Materials on researches were varied due to the intention materials researchers focused on. Several of them were steel</w:t>
      </w:r>
      <w:r w:rsidR="00DA49AA">
        <w:rPr>
          <w:rFonts w:ascii="Times New Roman" w:hAnsi="Times New Roman" w:cs="Times New Roman"/>
          <w:sz w:val="24"/>
          <w:szCs w:val="24"/>
        </w:rPr>
        <w:t xml:space="preserve"> </w:t>
      </w:r>
      <w:r w:rsidR="00E056AF">
        <w:rPr>
          <w:rFonts w:ascii="Times New Roman" w:hAnsi="Times New Roman" w:cs="Times New Roman"/>
          <w:sz w:val="24"/>
          <w:szCs w:val="24"/>
        </w:rPr>
        <w:fldChar w:fldCharType="begin"/>
      </w:r>
      <w:r w:rsidR="00E056AF">
        <w:rPr>
          <w:rFonts w:ascii="Times New Roman" w:hAnsi="Times New Roman" w:cs="Times New Roman"/>
          <w:sz w:val="24"/>
          <w:szCs w:val="24"/>
        </w:rPr>
        <w:instrText xml:space="preserve"> ADDIN EN.CITE &lt;EndNote&gt;&lt;Cite&gt;&lt;Author&gt;Lajevardi&lt;/Author&gt;&lt;Year&gt;2009&lt;/Year&gt;&lt;RecNum&gt;69&lt;/RecNum&gt;&lt;DisplayText&gt;[25]&lt;/DisplayText&gt;&lt;record&gt;&lt;rec-number&gt;69&lt;/rec-number&gt;&lt;foreign-keys&gt;&lt;key app="EN" db-id="909v2wsdarxet0er2papedrtdfde0xxra5af" timestamp="1560339673"&gt;69&lt;/key&gt;&lt;/foreign-keys&gt;&lt;ref-type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00E056AF">
        <w:rPr>
          <w:rFonts w:ascii="Times New Roman" w:hAnsi="Times New Roman" w:cs="Times New Roman"/>
          <w:sz w:val="24"/>
          <w:szCs w:val="24"/>
        </w:rPr>
        <w:fldChar w:fldCharType="separate"/>
      </w:r>
      <w:r w:rsidR="00E056AF">
        <w:rPr>
          <w:rFonts w:ascii="Times New Roman" w:hAnsi="Times New Roman" w:cs="Times New Roman"/>
          <w:noProof/>
          <w:sz w:val="24"/>
          <w:szCs w:val="24"/>
        </w:rPr>
        <w:t>[</w:t>
      </w:r>
      <w:hyperlink w:anchor="_ENREF_25" w:tooltip="Lajevardi, 2009 #69" w:history="1">
        <w:r w:rsidR="00E056AF">
          <w:rPr>
            <w:rFonts w:ascii="Times New Roman" w:hAnsi="Times New Roman" w:cs="Times New Roman"/>
            <w:noProof/>
            <w:sz w:val="24"/>
            <w:szCs w:val="24"/>
          </w:rPr>
          <w:t>25</w:t>
        </w:r>
      </w:hyperlink>
      <w:r w:rsidR="00E056AF">
        <w:rPr>
          <w:rFonts w:ascii="Times New Roman" w:hAnsi="Times New Roman" w:cs="Times New Roman" w:hint="eastAsia"/>
          <w:noProof/>
          <w:sz w:val="24"/>
          <w:szCs w:val="24"/>
        </w:rPr>
        <w:t>,</w:t>
      </w:r>
      <w:r w:rsidR="00E056AF">
        <w:rPr>
          <w:rFonts w:ascii="Times New Roman" w:hAnsi="Times New Roman" w:cs="Times New Roman"/>
          <w:sz w:val="24"/>
          <w:szCs w:val="24"/>
        </w:rPr>
        <w:fldChar w:fldCharType="end"/>
      </w:r>
      <w:r w:rsidR="00E056AF">
        <w:rPr>
          <w:rFonts w:ascii="Times New Roman" w:hAnsi="Times New Roman" w:cs="Times New Roman" w:hint="eastAsia"/>
          <w:sz w:val="24"/>
          <w:szCs w:val="24"/>
        </w:rPr>
        <w:t xml:space="preserve"> </w:t>
      </w:r>
      <w:r w:rsidR="009F3075">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&lt;EndNote&gt;&lt;Cite&gt;&lt;Author&gt;Parthiban&lt;/Author&gt;&lt;Year&gt;2005&lt;/Year&gt;&lt;RecNum&gt;43&lt;/RecNum&gt;&lt;DisplayText&gt;[41]&lt;/DisplayText&gt;&lt;record&gt;&lt;rec-number&gt;43&lt;/rec-number&gt;&lt;foreign-keys&gt;&lt;key app="EN" db-id="909v2wsdarxet0er2papedrtdfde0xxra5af" timestamp="1560339656"&gt;43&lt;/key&gt;&lt;/foreign-keys&gt;&lt;ref-type name="Journal Article"&gt;17&lt;/ref-type&gt;&lt;contributors&gt;&lt;authors&gt;&lt;author&gt;Parthiban, Thirumalai&lt;/author&gt;&lt;author&gt;Ravi, R.&lt;/author&gt;&lt;author&gt;Parthiban, G. T.&lt;/author&gt;&lt;author&gt;Srinivasan, S.&lt;/author&gt;&lt;author&gt;Ramakrishnan, K. R.&lt;/author&gt;&lt;author&gt;Raghavan, M.&lt;/author&gt;&lt;/authors&gt;&lt;/contributors&gt;&lt;titles&gt;&lt;title&gt;Neural network analysis for corrosion of steel in concrete&lt;/title&gt;&lt;secondary-title&gt;Corrosion Science&lt;/secondary-title&gt;&lt;/titles&gt;&lt;periodical&gt;&lt;full-title&gt;Corrosion Science&lt;/full-title&gt;&lt;/periodical&gt;&lt;pages&gt;1625-1642&lt;/pages&gt;&lt;volume&gt;47&lt;/volume&gt;&lt;number&gt;7&lt;/number&gt;&lt;dates&gt;&lt;year&gt;2005&lt;/year&gt;&lt;pub-dates&gt;&lt;date&gt;2005/07&lt;/date&gt;&lt;/pub-dates&gt;&lt;/dates&gt;&lt;publisher&gt;Elsevier BV&lt;/publisher&gt;&lt;isbn&gt;0010-938X&lt;/isbn&gt;&lt;urls&gt;&lt;related-urls&gt;&lt;url&gt;http://dx.doi.org/10.1016/j.corsci.2004.08.011&lt;/url&gt;&lt;/related-urls&gt;&lt;/urls&gt;&lt;electronic-resource-num&gt;10.1016/j.corsci.2004.08.011&lt;/electronic-resource-num&gt;&lt;/record&gt;&lt;/Cite&gt;&lt;/EndNote&gt;</w:instrText>
      </w:r>
      <w:r w:rsidR="009F3075">
        <w:rPr>
          <w:rFonts w:ascii="Times New Roman" w:hAnsi="Times New Roman" w:cs="Times New Roman"/>
          <w:sz w:val="24"/>
          <w:szCs w:val="24"/>
        </w:rPr>
        <w:fldChar w:fldCharType="separate"/>
      </w:r>
      <w:hyperlink w:anchor="_ENREF_41" w:tooltip="Parthiban, 2005 #43" w:history="1">
        <w:r w:rsidR="00604F54">
          <w:rPr>
            <w:rFonts w:ascii="Times New Roman" w:hAnsi="Times New Roman" w:cs="Times New Roman"/>
            <w:noProof/>
            <w:sz w:val="24"/>
            <w:szCs w:val="24"/>
          </w:rPr>
          <w:t>41</w:t>
        </w:r>
      </w:hyperlink>
      <w:r w:rsidR="00671DCC">
        <w:rPr>
          <w:rFonts w:ascii="Times New Roman" w:hAnsi="Times New Roman" w:cs="Times New Roman"/>
          <w:noProof/>
          <w:sz w:val="24"/>
          <w:szCs w:val="24"/>
        </w:rPr>
        <w:t>]</w:t>
      </w:r>
      <w:r w:rsidR="009F3075">
        <w:rPr>
          <w:rFonts w:ascii="Times New Roman" w:hAnsi="Times New Roman" w:cs="Times New Roman"/>
          <w:sz w:val="24"/>
          <w:szCs w:val="24"/>
        </w:rPr>
        <w:fldChar w:fldCharType="end"/>
      </w:r>
      <w:r w:rsidR="00C11A95">
        <w:rPr>
          <w:rFonts w:ascii="Times New Roman" w:hAnsi="Times New Roman" w:cs="Times New Roman"/>
          <w:sz w:val="24"/>
          <w:szCs w:val="24"/>
        </w:rPr>
        <w:t>,</w:t>
      </w:r>
      <w:r>
        <w:rPr>
          <w:rFonts w:ascii="Times New Roman" w:hAnsi="Times New Roman" w:cs="Times New Roman"/>
          <w:sz w:val="24"/>
          <w:szCs w:val="24"/>
        </w:rPr>
        <w:t xml:space="preserve"> zinc</w:t>
      </w:r>
      <w:r w:rsidR="00DA49AA">
        <w:rPr>
          <w:rFonts w:ascii="Times New Roman" w:hAnsi="Times New Roman" w:cs="Times New Roman"/>
          <w:sz w:val="24"/>
          <w:szCs w:val="24"/>
        </w:rPr>
        <w:t xml:space="preserve"> </w:t>
      </w:r>
      <w:r w:rsidR="009F3075">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&lt;EndNote&gt;&lt;Cite&gt;&lt;Author&gt;Cai&lt;/Author&gt;&lt;Year&gt;1999&lt;/Year&gt;&lt;RecNum&gt;57&lt;/RecNum&gt;&lt;DisplayText&gt;[42]&lt;/DisplayText&gt;&lt;record&gt;&lt;rec-number&gt;57&lt;/rec-number&gt;&lt;foreign-keys&gt;&lt;key app="EN" db-id="909v2wsdarxet0er2papedrtdfde0xxra5af" timestamp="1560339665"&gt;57&lt;/key&gt;&lt;/foreign-keys&gt;&lt;ref-type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sidR="009F3075">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2" w:tooltip="Cai, 1999 #57" w:history="1">
        <w:r w:rsidR="00604F54">
          <w:rPr>
            <w:rFonts w:ascii="Times New Roman" w:hAnsi="Times New Roman" w:cs="Times New Roman"/>
            <w:noProof/>
            <w:sz w:val="24"/>
            <w:szCs w:val="24"/>
          </w:rPr>
          <w:t>42</w:t>
        </w:r>
      </w:hyperlink>
      <w:r w:rsidR="00671DCC">
        <w:rPr>
          <w:rFonts w:ascii="Times New Roman" w:hAnsi="Times New Roman" w:cs="Times New Roman"/>
          <w:noProof/>
          <w:sz w:val="24"/>
          <w:szCs w:val="24"/>
        </w:rPr>
        <w:t>]</w:t>
      </w:r>
      <w:r w:rsidR="009F3075">
        <w:rPr>
          <w:rFonts w:ascii="Times New Roman" w:hAnsi="Times New Roman" w:cs="Times New Roman"/>
          <w:sz w:val="24"/>
          <w:szCs w:val="24"/>
        </w:rPr>
        <w:fldChar w:fldCharType="end"/>
      </w:r>
      <w:r>
        <w:rPr>
          <w:rFonts w:ascii="Times New Roman" w:hAnsi="Times New Roman" w:cs="Times New Roman"/>
          <w:sz w:val="24"/>
          <w:szCs w:val="24"/>
        </w:rPr>
        <w:t>, aluminum</w:t>
      </w:r>
      <w:r w:rsidR="00DA49AA">
        <w:rPr>
          <w:rFonts w:ascii="Times New Roman" w:hAnsi="Times New Roman" w:cs="Times New Roman"/>
          <w:sz w:val="24"/>
          <w:szCs w:val="24"/>
        </w:rPr>
        <w:t xml:space="preserve"> </w:t>
      </w:r>
      <w:r w:rsidR="006D6458">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&lt;EndNote&gt;&lt;Cite&gt;&lt;Author&gt;Forouzan&lt;/Author&gt;&lt;Year&gt;2007&lt;/Year&gt;&lt;RecNum&gt;63&lt;/RecNum&gt;&lt;DisplayText&gt;[43]&lt;/DisplayText&gt;&lt;record&gt;&lt;rec-number&gt;63&lt;/rec-number&gt;&lt;foreign-keys&gt;&lt;key app="EN" db-id="909v2wsdarxet0er2papedrtdfde0xxra5af" timestamp="1560339670"&gt;63&lt;/key&gt;&lt;/foreign-keys&gt;&lt;ref-type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006D6458">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3" w:tooltip="Forouzan, 2007 #63" w:history="1">
        <w:r w:rsidR="00604F54">
          <w:rPr>
            <w:rFonts w:ascii="Times New Roman" w:hAnsi="Times New Roman" w:cs="Times New Roman"/>
            <w:noProof/>
            <w:sz w:val="24"/>
            <w:szCs w:val="24"/>
          </w:rPr>
          <w:t>43</w:t>
        </w:r>
      </w:hyperlink>
      <w:r w:rsidR="00671DCC">
        <w:rPr>
          <w:rFonts w:ascii="Times New Roman" w:hAnsi="Times New Roman" w:cs="Times New Roman"/>
          <w:noProof/>
          <w:sz w:val="24"/>
          <w:szCs w:val="24"/>
        </w:rPr>
        <w:t>]</w:t>
      </w:r>
      <w:r w:rsidR="006D6458">
        <w:rPr>
          <w:rFonts w:ascii="Times New Roman" w:hAnsi="Times New Roman" w:cs="Times New Roman"/>
          <w:sz w:val="24"/>
          <w:szCs w:val="24"/>
        </w:rPr>
        <w:fldChar w:fldCharType="end"/>
      </w:r>
      <w:r>
        <w:rPr>
          <w:rFonts w:ascii="Times New Roman" w:hAnsi="Times New Roman" w:cs="Times New Roman"/>
          <w:sz w:val="24"/>
          <w:szCs w:val="24"/>
        </w:rPr>
        <w:t>, copper</w:t>
      </w:r>
      <w:r w:rsidR="00DA49AA">
        <w:rPr>
          <w:rFonts w:ascii="Times New Roman" w:hAnsi="Times New Roman" w:cs="Times New Roman"/>
          <w:sz w:val="24"/>
          <w:szCs w:val="24"/>
        </w:rPr>
        <w:t xml:space="preserve"> </w:t>
      </w:r>
      <w:r w:rsidR="00C326BE">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&lt;EndNote&gt;&lt;Cite&gt;&lt;Author&gt;Kenny&lt;/Author&gt;&lt;Year&gt;2009&lt;/Year&gt;&lt;RecNum&gt;8&lt;/RecNum&gt;&lt;DisplayText&gt;[24]&lt;/DisplayText&gt;&lt;record&gt;&lt;rec-number&gt;8&lt;/rec-number&gt;&lt;foreign-keys&gt;&lt;key app="EN" db-id="909v2wsdarxet0er2papedrtdfde0xxra5af" timestamp="1560339624"&gt;8&lt;/key&gt;&lt;/foreign-keys&gt;&lt;ref-type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C326BE">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4" w:tooltip="Kenny, 2009 #8" w:history="1">
        <w:r w:rsidR="00604F54">
          <w:rPr>
            <w:rFonts w:ascii="Times New Roman" w:hAnsi="Times New Roman" w:cs="Times New Roman"/>
            <w:noProof/>
            <w:sz w:val="24"/>
            <w:szCs w:val="24"/>
          </w:rPr>
          <w:t>24</w:t>
        </w:r>
      </w:hyperlink>
      <w:r w:rsidR="00604F54">
        <w:rPr>
          <w:rFonts w:ascii="Times New Roman" w:hAnsi="Times New Roman" w:cs="Times New Roman"/>
          <w:noProof/>
          <w:sz w:val="24"/>
          <w:szCs w:val="24"/>
        </w:rPr>
        <w:t>]</w:t>
      </w:r>
      <w:r w:rsidR="00C326BE">
        <w:rPr>
          <w:rFonts w:ascii="Times New Roman" w:hAnsi="Times New Roman" w:cs="Times New Roman"/>
          <w:sz w:val="24"/>
          <w:szCs w:val="24"/>
        </w:rPr>
        <w:fldChar w:fldCharType="end"/>
      </w:r>
      <w:r>
        <w:rPr>
          <w:rFonts w:ascii="Times New Roman" w:hAnsi="Times New Roman" w:cs="Times New Roman"/>
          <w:sz w:val="24"/>
          <w:szCs w:val="24"/>
        </w:rPr>
        <w:t>, iron</w:t>
      </w:r>
      <w:r w:rsidR="00C326BE">
        <w:rPr>
          <w:rFonts w:ascii="Times New Roman" w:hAnsi="Times New Roman" w:cs="Times New Roman"/>
          <w:sz w:val="24"/>
          <w:szCs w:val="24"/>
        </w:rPr>
        <w:t xml:space="preserve"> and</w:t>
      </w:r>
      <w:r>
        <w:rPr>
          <w:rFonts w:ascii="Times New Roman" w:hAnsi="Times New Roman" w:cs="Times New Roman"/>
          <w:sz w:val="24"/>
          <w:szCs w:val="24"/>
        </w:rPr>
        <w:t xml:space="preserve"> titanium</w:t>
      </w:r>
      <w:r w:rsidR="006D6458">
        <w:rPr>
          <w:rFonts w:ascii="Times New Roman" w:hAnsi="Times New Roman" w:cs="Times New Roman"/>
          <w:sz w:val="24"/>
          <w:szCs w:val="24"/>
        </w:rPr>
        <w:t xml:space="preserve"> </w:t>
      </w:r>
      <w:r w:rsidR="00C326BE">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&lt;EndNote&gt;&lt;Cite&gt;&lt;Author&gt;Kamrunnahar&lt;/Author&gt;&lt;Year&gt;2010&lt;/Year&gt;&lt;RecNum&gt;60&lt;/RecNum&gt;&lt;DisplayText&gt;[44]&lt;/DisplayText&gt;&lt;record&gt;&lt;rec-number&gt;60&lt;/rec-number&gt;&lt;foreign-keys&gt;&lt;key app="EN" db-id="909v2wsdarxet0er2papedrtdfde0xxra5af" timestamp="1560339669"&gt;60&lt;/key&gt;&lt;/foreign-keys&gt;&lt;ref-type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00C326BE">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4" w:tooltip="Kamrunnahar, 2010 #60" w:history="1">
        <w:r w:rsidR="00604F54">
          <w:rPr>
            <w:rFonts w:ascii="Times New Roman" w:hAnsi="Times New Roman" w:cs="Times New Roman"/>
            <w:noProof/>
            <w:sz w:val="24"/>
            <w:szCs w:val="24"/>
          </w:rPr>
          <w:t>44</w:t>
        </w:r>
      </w:hyperlink>
      <w:r w:rsidR="00671DCC">
        <w:rPr>
          <w:rFonts w:ascii="Times New Roman" w:hAnsi="Times New Roman" w:cs="Times New Roman"/>
          <w:noProof/>
          <w:sz w:val="24"/>
          <w:szCs w:val="24"/>
        </w:rPr>
        <w:t>]</w:t>
      </w:r>
      <w:r w:rsidR="00C326BE">
        <w:rPr>
          <w:rFonts w:ascii="Times New Roman" w:hAnsi="Times New Roman" w:cs="Times New Roman"/>
          <w:sz w:val="24"/>
          <w:szCs w:val="24"/>
        </w:rPr>
        <w:fldChar w:fldCharType="end"/>
      </w:r>
      <w:r>
        <w:rPr>
          <w:rFonts w:ascii="Times New Roman" w:hAnsi="Times New Roman" w:cs="Times New Roman"/>
          <w:sz w:val="24"/>
          <w:szCs w:val="24"/>
        </w:rPr>
        <w:t>, magnesium</w:t>
      </w:r>
      <w:r w:rsidR="00DA49AA">
        <w:rPr>
          <w:rFonts w:ascii="Times New Roman" w:hAnsi="Times New Roman" w:cs="Times New Roman"/>
          <w:sz w:val="24"/>
          <w:szCs w:val="24"/>
        </w:rPr>
        <w:t xml:space="preserve"> </w:t>
      </w:r>
      <w:r w:rsidR="006D6458">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&lt;EndNote&gt;&lt;Cite&gt;&lt;Author&gt;Xia&lt;/Author&gt;&lt;Year&gt;2016&lt;/Year&gt;&lt;RecNum&gt;9&lt;/RecNum&gt;&lt;DisplayText&gt;[45]&lt;/DisplayText&gt;&lt;record&gt;&lt;rec-number&gt;9&lt;/rec-number&gt;&lt;foreign-keys&gt;&lt;key app="EN" db-id="909v2wsdarxet0er2papedrtdfde0xxra5af" timestamp="1560339625"&gt;9&lt;/key&gt;&lt;/foreign-keys&gt;&lt;ref-type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sidR="006D6458">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5" w:tooltip="Xia, 2016 #9" w:history="1">
        <w:r w:rsidR="00604F54">
          <w:rPr>
            <w:rFonts w:ascii="Times New Roman" w:hAnsi="Times New Roman" w:cs="Times New Roman"/>
            <w:noProof/>
            <w:sz w:val="24"/>
            <w:szCs w:val="24"/>
          </w:rPr>
          <w:t>45</w:t>
        </w:r>
      </w:hyperlink>
      <w:r w:rsidR="00671DCC">
        <w:rPr>
          <w:rFonts w:ascii="Times New Roman" w:hAnsi="Times New Roman" w:cs="Times New Roman"/>
          <w:noProof/>
          <w:sz w:val="24"/>
          <w:szCs w:val="24"/>
        </w:rPr>
        <w:t>]</w:t>
      </w:r>
      <w:r w:rsidR="006D6458">
        <w:rPr>
          <w:rFonts w:ascii="Times New Roman" w:hAnsi="Times New Roman" w:cs="Times New Roman"/>
          <w:sz w:val="24"/>
          <w:szCs w:val="24"/>
        </w:rPr>
        <w:fldChar w:fldCharType="end"/>
      </w:r>
      <w:r>
        <w:rPr>
          <w:rFonts w:ascii="Times New Roman" w:hAnsi="Times New Roman" w:cs="Times New Roman"/>
          <w:sz w:val="24"/>
          <w:szCs w:val="24"/>
        </w:rPr>
        <w:t xml:space="preserve">, other metal alloys </w:t>
      </w:r>
      <w:r w:rsidR="00C326BE">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&lt;EndNote&gt;&lt;Cite&gt;&lt;Author&gt;Shi&lt;/Author&gt;&lt;Year&gt;2015&lt;/Year&gt;&lt;RecNum&gt;67&lt;/RecNum&gt;&lt;DisplayText&gt;[21]&lt;/DisplayText&gt;&lt;record&gt;&lt;rec-number&gt;67&lt;/rec-number&gt;&lt;foreign-keys&gt;&lt;key app="EN" db-id="909v2wsdarxet0er2papedrtdfde0xxra5af" timestamp="1560339672"&gt;67&lt;/key&gt;&lt;/foreign-keys&gt;&lt;ref-type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00C326BE">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1" w:tooltip="Shi, 2015 #67" w:history="1">
        <w:r w:rsidR="00604F54">
          <w:rPr>
            <w:rFonts w:ascii="Times New Roman" w:hAnsi="Times New Roman" w:cs="Times New Roman"/>
            <w:noProof/>
            <w:sz w:val="24"/>
            <w:szCs w:val="24"/>
          </w:rPr>
          <w:t>21</w:t>
        </w:r>
      </w:hyperlink>
      <w:r w:rsidR="00604F54">
        <w:rPr>
          <w:rFonts w:ascii="Times New Roman" w:hAnsi="Times New Roman" w:cs="Times New Roman"/>
          <w:noProof/>
          <w:sz w:val="24"/>
          <w:szCs w:val="24"/>
        </w:rPr>
        <w:t>]</w:t>
      </w:r>
      <w:r w:rsidR="00C326BE">
        <w:rPr>
          <w:rFonts w:ascii="Times New Roman" w:hAnsi="Times New Roman" w:cs="Times New Roman"/>
          <w:sz w:val="24"/>
          <w:szCs w:val="24"/>
        </w:rPr>
        <w:fldChar w:fldCharType="end"/>
      </w:r>
      <w:r w:rsidR="00C326BE">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&lt;EndNote&gt;&lt;Cite&gt;&lt;Author&gt;Yang&lt;/Author&gt;&lt;Year&gt;2012&lt;/Year&gt;&lt;RecNum&gt;3&lt;/RecNum&gt;&lt;DisplayText&gt;[22]&lt;/DisplayText&gt;&lt;record&gt;&lt;rec-number&gt;3&lt;/rec-number&gt;&lt;foreign-keys&gt;&lt;key app="EN" db-id="909v2wsdarxet0er2papedrtdfde0xxra5af" timestamp="1560339622"&gt;3&lt;/key&gt;&lt;/foreign-keys&gt;&lt;ref-type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005E4D3A">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2" w:tooltip="Yang, 2012 #3" w:history="1">
        <w:r w:rsidR="00604F54">
          <w:rPr>
            <w:rFonts w:ascii="Times New Roman" w:hAnsi="Times New Roman" w:cs="Times New Roman"/>
            <w:noProof/>
            <w:sz w:val="24"/>
            <w:szCs w:val="24"/>
          </w:rPr>
          <w:t>22</w:t>
        </w:r>
      </w:hyperlink>
      <w:r w:rsidR="00604F54">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&lt;EndNote&gt;&lt;Cite&gt;&lt;Author&gt;Kamrunnahar&lt;/Author&gt;&lt;Year&gt;2011&lt;/Year&gt;&lt;RecNum&gt;61&lt;/RecNum&gt;&lt;DisplayText&gt;[26]&lt;/DisplayText&gt;&lt;record&gt;&lt;rec-number&gt;61&lt;/rec-number&gt;&lt;foreign-keys&gt;&lt;key app="EN" db-id="909v2wsdarxet0er2papedrtdfde0xxra5af" timestamp="1560339669"&gt;61&lt;/key&gt;&lt;/foreign-keys&gt;&lt;ref-type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005E4D3A">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6" w:tooltip="Kamrunnahar, 2011 #61" w:history="1">
        <w:r w:rsidR="00604F54">
          <w:rPr>
            <w:rFonts w:ascii="Times New Roman" w:hAnsi="Times New Roman" w:cs="Times New Roman"/>
            <w:noProof/>
            <w:sz w:val="24"/>
            <w:szCs w:val="24"/>
          </w:rPr>
          <w:t>26</w:t>
        </w:r>
      </w:hyperlink>
      <w:r w:rsidR="00604F54">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&lt;EndNote&gt;&lt;Cite&gt;&lt;Author&gt;Zhang&lt;/Author&gt;&lt;Year&gt;2016&lt;/Year&gt;&lt;RecNum&gt;18&lt;/RecNum&gt;&lt;DisplayText&gt;[27]&lt;/DisplayText&gt;&lt;record&gt;&lt;rec-number&gt;18&lt;/rec-number&gt;&lt;foreign-keys&gt;&lt;key app="EN" db-id="909v2wsdarxet0er2papedrtdfde0xxra5af" timestamp="1560339633"&gt;18&lt;/key&gt;&lt;/foreign-keys&gt;&lt;ref-type name="Journal Article"&gt;17&lt;/ref-type&gt;&lt;contributors&gt;&lt;authors&gt;&lt;author&gt;Zhang, W.&lt;/author&gt;&lt;author&gt;Bao, Z.&lt;/author&gt;&lt;author&gt;Jiang, S.&lt;/author&gt;&lt;author&gt;He, J.&lt;/author&gt;&lt;/authors&gt;&lt;/contributors&gt;&lt;auth-address&gt;School of Reliability and Systems Engineering, Beihang University, Haidian District, Beijing 100089, China. zhangwei.dse@buaa.edu.cn.&amp;#xD;School of Reliability and Systems Engineering, Beihang University, Haidian District, Beijing 100089, China. baozhangmin@icloud.com.&amp;#xD;School of Reliability and Systems Engineering, Beihang University, Haidian District, Beijing 100089, China. jshan.susan@gmail.com.&amp;#xD;School of Reliability and Systems Engineering, Beihang University, Haidian District, Beijing 100089, China. 09722@buaa.edu.cn.&lt;/auth-address&gt;&lt;titles&gt;&lt;title&gt;An Artificial Neural Network-Based Algorithm for Evaluation of Fatigue Crack Propagation Considering Nonlinear Damage Accumulation&lt;/title&gt;&lt;secondary-title&gt;Materials (Basel)&lt;/secondary-title&gt;&lt;/titles&gt;&lt;periodical&gt;&lt;full-title&gt;Materials (Basel)&lt;/full-title&gt;&lt;/periodical&gt;&lt;volume&gt;9&lt;/volume&gt;&lt;number&gt;6&lt;/number&gt;&lt;keywords&gt;&lt;keyword&gt;artificial neural network&lt;/keyword&gt;&lt;keyword&gt;fatigue crack growth&lt;/keyword&gt;&lt;keyword&gt;loading interaction&lt;/keyword&gt;&lt;keyword&gt;nonlinear multivariable function&lt;/keyword&gt;&lt;keyword&gt;retardation&lt;/keyword&gt;&lt;/keywords&gt;&lt;dates&gt;&lt;year&gt;2016&lt;/year&gt;&lt;pub-dates&gt;&lt;date&gt;Jun 17&lt;/date&gt;&lt;/pub-dates&gt;&lt;/dates&gt;&lt;isbn&gt;1996-1944 (Print)&amp;#xD;1996-1944 (Linking)&lt;/isbn&gt;&lt;accession-num&gt;28773606&lt;/accession-num&gt;&lt;urls&gt;&lt;related-urls&gt;&lt;url&gt;https://www.ncbi.nlm.nih.gov/pubmed/28773606&lt;/url&gt;&lt;/related-urls&gt;&lt;/urls&gt;&lt;custom2&gt;PMC5456770&lt;/custom2&gt;&lt;electronic-resource-num&gt;10.3390/ma9060483&lt;/electronic-resource-num&gt;&lt;/record&gt;&lt;/Cite&gt;&lt;/EndNote&gt;</w:instrText>
      </w:r>
      <w:r w:rsidR="005E4D3A">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7" w:tooltip="Zhang, 2016 #18" w:history="1">
        <w:r w:rsidR="00604F54">
          <w:rPr>
            <w:rFonts w:ascii="Times New Roman" w:hAnsi="Times New Roman" w:cs="Times New Roman"/>
            <w:noProof/>
            <w:sz w:val="24"/>
            <w:szCs w:val="24"/>
          </w:rPr>
          <w:t>27</w:t>
        </w:r>
      </w:hyperlink>
      <w:r w:rsidR="00604F54">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&lt;EndNote&gt;&lt;Cite&gt;&lt;Author&gt;Montakhab&lt;/Author&gt;&lt;Year&gt;2010&lt;/Year&gt;&lt;RecNum&gt;654&lt;/RecNum&gt;&lt;DisplayText&gt;[35]&lt;/DisplayText&gt;&lt;record&gt;&lt;rec-number&gt;654&lt;/rec-number&gt;&lt;foreign-keys&gt;&lt;key app="EN" db-id="ese55x5vtzp0x6e9s9tpzwagt5re2t5sfaz5" timestamp="1552215775"&gt;654&lt;/key&gt;&lt;/foreign-keys&gt;&lt;ref-type name="Journal Article"&gt;17&lt;/ref-type&gt;&lt;contributors&gt;&lt;authors&gt;&lt;author&gt;Montakhab, M.&lt;/author&gt;&lt;author&gt;Behjati, P.&lt;/author&gt;&lt;/authors&gt;&lt;/contributors&gt;&lt;titles&gt;&lt;title&gt;Modelling correlation between hot working parameters and flow stress of IN625 alloy using neural network&lt;/title&gt;&lt;secondary-title&gt;Materials Science and Technology&lt;/secondary-title&gt;&lt;/titles&gt;&lt;periodical&gt;&lt;full-title&gt;Materials Science and Technology&lt;/full-title&gt;&lt;/periodical&gt;&lt;pages&gt;621-625&lt;/pages&gt;&lt;volume&gt;26&lt;/volume&gt;&lt;number&gt;5&lt;/number&gt;&lt;dates&gt;&lt;year&gt;2010&lt;/year&gt;&lt;pub-dates&gt;&lt;date&gt;2010/05&lt;/date&gt;&lt;/pub-dates&gt;&lt;/dates&gt;&lt;publisher&gt;Informa UK Limited&lt;/publisher&gt;&lt;isbn&gt;0267-0836&amp;#xD;1743-2847&lt;/isbn&gt;&lt;urls&gt;&lt;related-urls&gt;&lt;url&gt;http://dx.doi.org/10.1179/174328409x448394&lt;/url&gt;&lt;/related-urls&gt;&lt;/urls&gt;&lt;electronic-resource-num&gt;10.1179/174328409x448394&lt;/electronic-resource-num&gt;&lt;/record&gt;&lt;/Cite&gt;&lt;/EndNote&gt;</w:instrText>
      </w:r>
      <w:r w:rsidR="005E4D3A">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35" w:tooltip="Montakhab, 2010 #654" w:history="1">
        <w:r w:rsidR="00604F54">
          <w:rPr>
            <w:rFonts w:ascii="Times New Roman" w:hAnsi="Times New Roman" w:cs="Times New Roman"/>
            <w:noProof/>
            <w:sz w:val="24"/>
            <w:szCs w:val="24"/>
          </w:rPr>
          <w:t>35</w:t>
        </w:r>
      </w:hyperlink>
      <w:r w:rsidR="00604F54">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&lt;EndNote&gt;&lt;Cite&gt;&lt;Author&gt;Li&lt;/Author&gt;&lt;Year&gt;2007&lt;/Year&gt;&lt;RecNum&gt;68&lt;/RecNum&gt;&lt;DisplayText&gt;[46]&lt;/DisplayText&gt;&lt;record&gt;&lt;rec-number&gt;68&lt;/rec-number&gt;&lt;foreign-keys&gt;&lt;key app="EN" db-id="909v2wsdarxet0er2papedrtdfde0xxra5af" timestamp="1560339673"&gt;68&lt;/key&gt;&lt;/foreign-keys&gt;&lt;ref-type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sidR="005E4D3A">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6" w:tooltip="Li, 2007 #68" w:history="1">
        <w:r w:rsidR="00604F54">
          <w:rPr>
            <w:rFonts w:ascii="Times New Roman" w:hAnsi="Times New Roman" w:cs="Times New Roman"/>
            <w:noProof/>
            <w:sz w:val="24"/>
            <w:szCs w:val="24"/>
          </w:rPr>
          <w:t>46</w:t>
        </w:r>
      </w:hyperlink>
      <w:r w:rsidR="00671DCC">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&lt;EndNote&gt;&lt;Cite&gt;&lt;Author&gt;Li&lt;/Author&gt;&lt;Year&gt;1998&lt;/Year&gt;&lt;RecNum&gt;5&lt;/RecNum&gt;&lt;DisplayText&gt;[47]&lt;/DisplayText&gt;&lt;record&gt;&lt;rec-number&gt;5&lt;/rec-number&gt;&lt;foreign-keys&gt;&lt;key app="EN" db-id="909v2wsdarxet0er2papedrtdfde0xxra5af" timestamp="1560339623"&gt;5&lt;/key&gt;&lt;/foreign-keys&gt;&lt;ref-type name="Journal Article"&gt;17&lt;/ref-type&gt;&lt;contributors&gt;&lt;authors&gt;&lt;author&gt;Li, M.&lt;/author&gt;&lt;author&gt;Liu, X.&lt;/author&gt;&lt;author&gt;Wu, S.&lt;/author&gt;&lt;author&gt;Zhang, X.&lt;/author&gt;&lt;/authors&gt;&lt;/contributors&gt;&lt;titles&gt;&lt;title&gt;Approach to constitutive relationships of a Ti-5AI-2Sn-2Zr-4Cr-4Mo alloy by artificial neural networks&lt;/title&gt;&lt;secondary-title&gt;Materials Science and Technology&lt;/secondary-title&gt;&lt;/titles&gt;&lt;periodical&gt;&lt;full-title&gt;Materials Science and Technology&lt;/full-title&gt;&lt;/periodical&gt;&lt;pages&gt;136-138&lt;/pages&gt;&lt;volume&gt;14&lt;/volume&gt;&lt;number&gt;2&lt;/number&gt;&lt;dates&gt;&lt;year&gt;1998&lt;/year&gt;&lt;pub-dates&gt;&lt;date&gt;1998/02&lt;/date&gt;&lt;/pub-dates&gt;&lt;/dates&gt;&lt;publisher&gt;Informa UK Limited&lt;/publisher&gt;&lt;isbn&gt;0267-0836&amp;#xD;1743-2847&lt;/isbn&gt;&lt;urls&gt;&lt;related-urls&gt;&lt;url&gt;http://dx.doi.org/10.1179/mst.1998.14.2.136&lt;/url&gt;&lt;/related-urls&gt;&lt;/urls&gt;&lt;electronic-resource-num&gt;10.1179/mst.1998.14.2.136&lt;/electronic-resource-num&gt;&lt;/record&gt;&lt;/Cite&gt;&lt;/EndNote&gt;</w:instrText>
      </w:r>
      <w:r w:rsidR="005E4D3A">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7" w:tooltip="Li, 1998 #5" w:history="1">
        <w:r w:rsidR="00604F54">
          <w:rPr>
            <w:rFonts w:ascii="Times New Roman" w:hAnsi="Times New Roman" w:cs="Times New Roman"/>
            <w:noProof/>
            <w:sz w:val="24"/>
            <w:szCs w:val="24"/>
          </w:rPr>
          <w:t>47</w:t>
        </w:r>
      </w:hyperlink>
      <w:r w:rsidR="00671DCC">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DA49AA">
        <w:rPr>
          <w:rFonts w:ascii="Times New Roman" w:hAnsi="Times New Roman" w:cs="Times New Roman"/>
          <w:sz w:val="24"/>
          <w:szCs w:val="24"/>
        </w:rPr>
        <w:t xml:space="preserve"> </w:t>
      </w:r>
      <w:r>
        <w:rPr>
          <w:rFonts w:ascii="Times New Roman" w:hAnsi="Times New Roman" w:cs="Times New Roman"/>
          <w:sz w:val="24"/>
          <w:szCs w:val="24"/>
        </w:rPr>
        <w:t xml:space="preserve">and so on. The majority of materials related applications are </w:t>
      </w:r>
      <w:r w:rsidR="00DA49AA">
        <w:rPr>
          <w:rFonts w:ascii="Times New Roman" w:hAnsi="Times New Roman" w:cs="Times New Roman"/>
          <w:sz w:val="24"/>
          <w:szCs w:val="24"/>
        </w:rPr>
        <w:t xml:space="preserve">focused </w:t>
      </w:r>
      <w:r>
        <w:rPr>
          <w:rFonts w:ascii="Times New Roman" w:hAnsi="Times New Roman" w:cs="Times New Roman"/>
          <w:sz w:val="24"/>
          <w:szCs w:val="24"/>
        </w:rPr>
        <w:t xml:space="preserve">on implementing </w:t>
      </w:r>
      <w:r w:rsidR="001D6901">
        <w:rPr>
          <w:rFonts w:ascii="Times New Roman" w:hAnsi="Times New Roman" w:cs="Times New Roman"/>
          <w:sz w:val="24"/>
          <w:szCs w:val="24"/>
        </w:rPr>
        <w:t xml:space="preserve">feed forward </w:t>
      </w:r>
      <w:r w:rsidR="002A0880">
        <w:rPr>
          <w:rFonts w:ascii="Times New Roman" w:hAnsi="Times New Roman" w:cs="Times New Roman"/>
          <w:sz w:val="24"/>
          <w:szCs w:val="24"/>
        </w:rPr>
        <w:t>BPNN</w:t>
      </w:r>
      <w:r>
        <w:rPr>
          <w:rFonts w:ascii="Times New Roman" w:hAnsi="Times New Roman" w:cs="Times New Roman"/>
          <w:sz w:val="24"/>
          <w:szCs w:val="24"/>
        </w:rPr>
        <w:t xml:space="preserve">. </w:t>
      </w:r>
      <w:r w:rsidR="009141F2">
        <w:rPr>
          <w:rFonts w:ascii="Times New Roman" w:hAnsi="Times New Roman" w:cs="Times New Roman"/>
          <w:sz w:val="24"/>
          <w:szCs w:val="24"/>
        </w:rPr>
        <w:t>R</w:t>
      </w:r>
      <w:r>
        <w:rPr>
          <w:rFonts w:ascii="Times New Roman" w:hAnsi="Times New Roman" w:cs="Times New Roman"/>
          <w:sz w:val="24"/>
          <w:szCs w:val="24"/>
        </w:rPr>
        <w:t xml:space="preserve">ecent works on </w:t>
      </w:r>
      <w:r w:rsidR="009141F2">
        <w:rPr>
          <w:rFonts w:ascii="Times New Roman" w:hAnsi="Times New Roman" w:cs="Times New Roman"/>
          <w:sz w:val="24"/>
          <w:szCs w:val="24"/>
        </w:rPr>
        <w:t xml:space="preserve">other </w:t>
      </w:r>
      <w:r>
        <w:rPr>
          <w:rFonts w:ascii="Times New Roman" w:hAnsi="Times New Roman" w:cs="Times New Roman"/>
          <w:sz w:val="24"/>
          <w:szCs w:val="24"/>
        </w:rPr>
        <w:t>powerful, complicated and efficient neural networks models, such as radial basic function neural network (RBFNN)</w:t>
      </w:r>
      <w:r w:rsidR="008657B1">
        <w:rPr>
          <w:rFonts w:ascii="Times New Roman" w:hAnsi="Times New Roman" w:cs="Times New Roman"/>
          <w:sz w:val="24"/>
          <w:szCs w:val="24"/>
        </w:rPr>
        <w:t xml:space="preserve"> </w:t>
      </w:r>
      <w:r w:rsidR="008657B1">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&lt;EndNote&gt;&lt;Cite&gt;&lt;Author&gt;Kappatos&lt;/Author&gt;&lt;Year&gt;2010&lt;/Year&gt;&lt;RecNum&gt;21&lt;/RecNum&gt;&lt;DisplayText&gt;[23]&lt;/DisplayText&gt;&lt;record&gt;&lt;rec-number&gt;21&lt;/rec-number&gt;&lt;foreign-keys&gt;&lt;key app="EN" db-id="909v2wsdarxet0er2papedrtdfde0xxra5af" timestamp="1560339634"&gt;21&lt;/key&gt;&lt;/foreign-keys&gt;&lt;ref-type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008657B1">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3" w:tooltip="Kappatos, 2010 #21" w:history="1">
        <w:r w:rsidR="00604F54">
          <w:rPr>
            <w:rFonts w:ascii="Times New Roman" w:hAnsi="Times New Roman" w:cs="Times New Roman"/>
            <w:noProof/>
            <w:sz w:val="24"/>
            <w:szCs w:val="24"/>
          </w:rPr>
          <w:t>23</w:t>
        </w:r>
      </w:hyperlink>
      <w:r w:rsidR="00604F54">
        <w:rPr>
          <w:rFonts w:ascii="Times New Roman" w:hAnsi="Times New Roman" w:cs="Times New Roman"/>
          <w:noProof/>
          <w:sz w:val="24"/>
          <w:szCs w:val="24"/>
        </w:rPr>
        <w:t>]</w:t>
      </w:r>
      <w:r w:rsidR="008657B1">
        <w:rPr>
          <w:rFonts w:ascii="Times New Roman" w:hAnsi="Times New Roman" w:cs="Times New Roman"/>
          <w:sz w:val="24"/>
          <w:szCs w:val="24"/>
        </w:rPr>
        <w:fldChar w:fldCharType="end"/>
      </w:r>
      <w:r>
        <w:rPr>
          <w:rFonts w:ascii="Times New Roman" w:hAnsi="Times New Roman" w:cs="Times New Roman"/>
          <w:sz w:val="24"/>
          <w:szCs w:val="24"/>
        </w:rPr>
        <w:t xml:space="preserve">, convolutional neural network (CNN) </w:t>
      </w:r>
      <w:r w:rsidR="006A043C">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&lt;EndNote&gt;&lt;Cite&gt;&lt;Author&gt;Xie&lt;/Author&gt;&lt;Year&gt;2018&lt;/Year&gt;&lt;RecNum&gt;27&lt;/RecNum&gt;&lt;DisplayText&gt;[48]&lt;/DisplayText&gt;&lt;record&gt;&lt;rec-number&gt;27&lt;/rec-number&gt;&lt;foreign-keys&gt;&lt;key app="EN" db-id="909v2wsdarxet0er2papedrtdfde0xxra5af" timestamp="1560339640"&gt;27&lt;/key&gt;&lt;/foreign-keys&gt;&lt;ref-type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sidR="006A043C">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8" w:tooltip="Xie, 2018 #27" w:history="1">
        <w:r w:rsidR="00604F54">
          <w:rPr>
            <w:rFonts w:ascii="Times New Roman" w:hAnsi="Times New Roman" w:cs="Times New Roman"/>
            <w:noProof/>
            <w:sz w:val="24"/>
            <w:szCs w:val="24"/>
          </w:rPr>
          <w:t>48</w:t>
        </w:r>
      </w:hyperlink>
      <w:r w:rsidR="00671DCC">
        <w:rPr>
          <w:rFonts w:ascii="Times New Roman" w:hAnsi="Times New Roman" w:cs="Times New Roman"/>
          <w:noProof/>
          <w:sz w:val="24"/>
          <w:szCs w:val="24"/>
        </w:rPr>
        <w:t>]</w:t>
      </w:r>
      <w:r w:rsidR="006A043C">
        <w:rPr>
          <w:rFonts w:ascii="Times New Roman" w:hAnsi="Times New Roman" w:cs="Times New Roman"/>
          <w:sz w:val="24"/>
          <w:szCs w:val="24"/>
        </w:rPr>
        <w:fldChar w:fldCharType="end"/>
      </w:r>
      <w:r w:rsidR="00214A40">
        <w:rPr>
          <w:rFonts w:ascii="Times New Roman" w:hAnsi="Times New Roman" w:cs="Times New Roman"/>
          <w:sz w:val="24"/>
          <w:szCs w:val="24"/>
        </w:rPr>
        <w:t xml:space="preserve"> </w:t>
      </w:r>
      <w:r>
        <w:rPr>
          <w:rFonts w:ascii="Times New Roman" w:hAnsi="Times New Roman" w:cs="Times New Roman"/>
          <w:sz w:val="24"/>
          <w:szCs w:val="24"/>
        </w:rPr>
        <w:t xml:space="preserve">and </w:t>
      </w:r>
      <w:r>
        <w:rPr>
          <w:rFonts w:ascii="Times New Roman" w:hAnsi="Times New Roman" w:cs="Times New Roman"/>
          <w:noProof/>
          <w:sz w:val="24"/>
          <w:szCs w:val="24"/>
        </w:rPr>
        <w:t>generalized regression neural network</w:t>
      </w:r>
      <w:r>
        <w:rPr>
          <w:rFonts w:ascii="Times New Roman" w:hAnsi="Times New Roman" w:cs="Times New Roman"/>
          <w:sz w:val="24"/>
          <w:szCs w:val="24"/>
        </w:rPr>
        <w:t xml:space="preserve"> (GRNN) </w:t>
      </w:r>
      <w:r w:rsidR="008657B1">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&lt;EndNote&gt;&lt;Cite&gt;&lt;Author&gt;Yilmaz&lt;/Author&gt;&lt;Year&gt;2007&lt;/Year&gt;&lt;RecNum&gt;65&lt;/RecNum&gt;&lt;DisplayText&gt;[49]&lt;/DisplayText&gt;&lt;record&gt;&lt;rec-number&gt;65&lt;/rec-number&gt;&lt;foreign-keys&gt;&lt;key app="EN" db-id="909v2wsdarxet0er2papedrtdfde0xxra5af" timestamp="1560339671"&gt;65&lt;/key&gt;&lt;/foreign-keys&gt;&lt;ref-type name="Journal Article"&gt;17&lt;/ref-type&gt;&lt;contributors&gt;&lt;authors&gt;&lt;author&gt;Yilmaz, Muharrem&lt;/author&gt;&lt;author&gt;Ertunc, H. Metin&lt;/author&gt;&lt;/authors&gt;&lt;/contributors&gt;&lt;titles&gt;&lt;title&gt;The prediction of mechanical behavior for steel wires and cord materials using neural networks&lt;/title&gt;&lt;secondary-title&gt;Materials &amp;amp; Design&lt;/secondary-title&gt;&lt;/titles&gt;&lt;periodical&gt;&lt;full-title&gt;Materials &amp;amp; Design&lt;/full-title&gt;&lt;/periodical&gt;&lt;pages&gt;599-608&lt;/pages&gt;&lt;volume&gt;28&lt;/volume&gt;&lt;number&gt;2&lt;/number&gt;&lt;dates&gt;&lt;year&gt;2007&lt;/year&gt;&lt;pub-dates&gt;&lt;date&gt;2007/01&lt;/date&gt;&lt;/pub-dates&gt;&lt;/dates&gt;&lt;publisher&gt;Elsevier BV&lt;/publisher&gt;&lt;isbn&gt;0261-3069&lt;/isbn&gt;&lt;urls&gt;&lt;related-urls&gt;&lt;url&gt;http://dx.doi.org/10.1016/j.matdes.2005.07.016&lt;/url&gt;&lt;/related-urls&gt;&lt;/urls&gt;&lt;electronic-resource-num&gt;10.1016/j.matdes.2005.07.016&lt;/electronic-resource-num&gt;&lt;/record&gt;&lt;/Cite&gt;&lt;/EndNote&gt;</w:instrText>
      </w:r>
      <w:r w:rsidR="008657B1">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9" w:tooltip="Yilmaz, 2007 #65" w:history="1">
        <w:r w:rsidR="00604F54">
          <w:rPr>
            <w:rFonts w:ascii="Times New Roman" w:hAnsi="Times New Roman" w:cs="Times New Roman"/>
            <w:noProof/>
            <w:sz w:val="24"/>
            <w:szCs w:val="24"/>
          </w:rPr>
          <w:t>49</w:t>
        </w:r>
      </w:hyperlink>
      <w:r w:rsidR="00671DCC">
        <w:rPr>
          <w:rFonts w:ascii="Times New Roman" w:hAnsi="Times New Roman" w:cs="Times New Roman"/>
          <w:noProof/>
          <w:sz w:val="24"/>
          <w:szCs w:val="24"/>
        </w:rPr>
        <w:t>]</w:t>
      </w:r>
      <w:r w:rsidR="008657B1">
        <w:rPr>
          <w:rFonts w:ascii="Times New Roman" w:hAnsi="Times New Roman" w:cs="Times New Roman"/>
          <w:sz w:val="24"/>
          <w:szCs w:val="24"/>
        </w:rPr>
        <w:fldChar w:fldCharType="end"/>
      </w:r>
      <w:r w:rsidR="008657B1">
        <w:rPr>
          <w:rFonts w:ascii="Times New Roman" w:hAnsi="Times New Roman" w:cs="Times New Roman"/>
          <w:sz w:val="24"/>
          <w:szCs w:val="24"/>
        </w:rPr>
        <w:t xml:space="preserve"> </w:t>
      </w:r>
      <w:r>
        <w:rPr>
          <w:rFonts w:ascii="Times New Roman" w:hAnsi="Times New Roman" w:cs="Times New Roman"/>
          <w:sz w:val="24"/>
          <w:szCs w:val="24"/>
        </w:rPr>
        <w:t xml:space="preserve">can also give satisfactory prediction. </w:t>
      </w:r>
      <w:r w:rsidR="005444B6">
        <w:rPr>
          <w:rFonts w:ascii="Times New Roman" w:hAnsi="Times New Roman" w:cs="Times New Roman"/>
          <w:sz w:val="24"/>
          <w:szCs w:val="24"/>
        </w:rPr>
        <w:t xml:space="preserve">The dataset for all those ANN modellings were obtained from experiments as well as from some references. </w:t>
      </w:r>
      <w:r>
        <w:rPr>
          <w:rFonts w:ascii="Times New Roman" w:hAnsi="Times New Roman" w:cs="Times New Roman"/>
          <w:sz w:val="24"/>
          <w:szCs w:val="24"/>
        </w:rPr>
        <w:t xml:space="preserve">In materials science researches, it is important to know the role of variables affecting on material properties and determine which input variable is the most influencing factor on desired output variable. Some input ranking methods, such as change of MSE (COM), fuzzy curves and sensitivity analysis, have been applied to extract knowledge from trained ANN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&lt;EndNote&gt;&lt;Cite&gt;&lt;Author&gt;Sung&lt;/Author&gt;&lt;Year&gt;1998&lt;/Year&gt;&lt;RecNum&gt;663&lt;/RecNum&gt;&lt;DisplayText&gt;[50]&lt;/DisplayText&gt;&lt;record&gt;&lt;rec-number&gt;663&lt;/rec-number&gt;&lt;foreign-keys&gt;&lt;key app="EN" db-id="ese55x5vtzp0x6e9s9tpzwagt5re2t5sfaz5" timestamp="1552266834"&gt;663&lt;/key&gt;&lt;/foreign-keys&gt;&lt;ref-type name="Journal Article"&gt;17&lt;/ref-type&gt;&lt;contributors&gt;&lt;authors&gt;&lt;author&gt;Sung, A. H.&lt;/author&gt;&lt;/authors&gt;&lt;/contributors&gt;&lt;titles&gt;&lt;title&gt;Ranking importance of input parameters of neural networks&lt;/title&gt;&lt;secondary-title&gt;Expert Systems with Applications&lt;/secondary-title&gt;&lt;/titles&gt;&lt;periodical&gt;&lt;full-title&gt;Expert Systems with Applications&lt;/full-title&gt;&lt;/periodical&gt;&lt;pages&gt;405-411&lt;/pages&gt;&lt;volume&gt;15&lt;/volume&gt;&lt;number&gt;3&lt;/number&gt;&lt;keywords&gt;&lt;keyword&gt;Artificial neural networks&lt;/keyword&gt;&lt;keyword&gt;Importance ranking&lt;/keyword&gt;&lt;keyword&gt;Sensitivity analysis&lt;/keyword&gt;&lt;keyword&gt;Fuzzy curves&lt;/keyword&gt;&lt;keyword&gt;Change of MSE&lt;/keyword&gt;&lt;/keywords&gt;&lt;dates&gt;&lt;year&gt;1998&lt;/year&gt;&lt;pub-dates&gt;&lt;date&gt;1998/10/01/&lt;/date&gt;&lt;/pub-dates&gt;&lt;/dates&gt;&lt;isbn&gt;0957-4174&lt;/isbn&gt;&lt;urls&gt;&lt;related-urls&gt;&lt;url&gt;http://www.sciencedirect.com/science/article/pii/S0957417498000414&lt;/url&gt;&lt;/related-urls&gt;&lt;/urls&gt;&lt;electronic-resource-num&gt;https://doi.org/10.1016/S0957-4174(98)00041-4&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50" w:tooltip="Sung, 1998 #663" w:history="1">
        <w:r w:rsidR="00604F54">
          <w:rPr>
            <w:rFonts w:ascii="Times New Roman" w:hAnsi="Times New Roman" w:cs="Times New Roman"/>
            <w:noProof/>
            <w:sz w:val="24"/>
            <w:szCs w:val="24"/>
          </w:rPr>
          <w:t>50</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Previous recent works have shown that integration of neural networks with other computing paradigms such as Bayesian framework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&lt;EndNote&gt;&lt;Cite&gt;&lt;Author&gt;Vasudevan&lt;/Author&gt;&lt;Year&gt;2005&lt;/Year&gt;&lt;RecNum&gt;664&lt;/RecNum&gt;&lt;DisplayText&gt;[51]&lt;/DisplayText&gt;&lt;record&gt;&lt;rec-number&gt;664&lt;/rec-number&gt;&lt;foreign-keys&gt;&lt;key app="EN" db-id="ese55x5vtzp0x6e9s9tpzwagt5re2t5sfaz5" timestamp="1552280833"&gt;664&lt;/key&gt;&lt;/foreign-keys&gt;&lt;ref-type name="Journal Article"&gt;17&lt;/ref-type&gt;&lt;contributors&gt;&lt;authors&gt;&lt;author&gt;Vasudevan, M.&lt;/author&gt;&lt;author&gt;Bhaduri, A. K.&lt;/author&gt;&lt;author&gt;Raj, Baldev&lt;/author&gt;&lt;author&gt;Rao, K. Prasad&lt;/author&gt;&lt;/authors&gt;&lt;/contributors&gt;&lt;titles&gt;&lt;title&gt;Modelling correlation between alloy composition and ferrite number in duplex stainless steel welds using artificial neural networks&lt;/title&gt;&lt;secondary-title&gt;Materials Science and Technology&lt;/secondary-title&gt;&lt;/titles&gt;&lt;periodical&gt;&lt;full-title&gt;Materials Science and Technology&lt;/full-title&gt;&lt;/periodical&gt;&lt;pages&gt;387-392&lt;/pages&gt;&lt;volume&gt;21&lt;/volume&gt;&lt;number&gt;4&lt;/number&gt;&lt;dates&gt;&lt;year&gt;2005&lt;/year&gt;&lt;pub-dates&gt;&lt;date&gt;2005/04&lt;/date&gt;&lt;/pub-dates&gt;&lt;/dates&gt;&lt;publisher&gt;Informa UK Limited&lt;/publisher&gt;&lt;isbn&gt;0267-0836&amp;#xD;1743-2847&lt;/isbn&gt;&lt;urls&gt;&lt;related-urls&gt;&lt;url&gt;http://dx.doi.org/10.1179/174328405x36557&lt;/url&gt;&lt;/related-urls&gt;&lt;/urls&gt;&lt;electronic-resource-num&gt;10.1179/174328405x36557&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51" w:tooltip="Vasudevan, 2005 #664" w:history="1">
        <w:r w:rsidR="00604F54">
          <w:rPr>
            <w:rFonts w:ascii="Times New Roman" w:hAnsi="Times New Roman" w:cs="Times New Roman"/>
            <w:noProof/>
            <w:sz w:val="24"/>
            <w:szCs w:val="24"/>
          </w:rPr>
          <w:t>51</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genetic algorithm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&lt;EndNote&gt;&lt;Cite&gt;&lt;Author&gt;Fu&lt;/Author&gt;&lt;Year&gt;2010&lt;/Year&gt;&lt;RecNum&gt;80&lt;/RecNum&gt;&lt;DisplayText&gt;[52]&lt;/DisplayText&gt;&lt;record&gt;&lt;rec-number&gt;80&lt;/rec-number&gt;&lt;foreign-keys&gt;&lt;key app="EN" db-id="909v2wsdarxet0er2papedrtdfde0xxra5af" timestamp="1560339682"&gt;80&lt;/key&gt;&lt;/foreign-keys&gt;&lt;ref-type name="Journal Article"&gt;17&lt;/ref-type&gt;&lt;contributors&gt;&lt;authors&gt;&lt;author&gt;Fu, Zemin&lt;/author&gt;&lt;author&gt;Mo, Jianhua&lt;/author&gt;&lt;author&gt;Chen, Lin&lt;/author&gt;&lt;author&gt;Chen, Wei&lt;/author&gt;&lt;/authors&gt;&lt;/contributors&gt;&lt;titles&gt;&lt;title&gt;Using genetic algorithm-back propagation neural network prediction and finite-element model simulation to optimize the process of multiple-step incremental air-bending forming of sheet metal&lt;/title&gt;&lt;secondary-title&gt;Materials &amp;amp; Design&lt;/secondary-title&gt;&lt;/titles&gt;&lt;periodical&gt;&lt;full-title&gt;Materials &amp;amp; Design&lt;/full-title&gt;&lt;/periodical&gt;&lt;pages&gt;267-277&lt;/pages&gt;&lt;volume&gt;31&lt;/volume&gt;&lt;number&gt;1&lt;/number&gt;&lt;dates&gt;&lt;year&gt;2010&lt;/year&gt;&lt;/dates&gt;&lt;isbn&gt;02613069&lt;/isbn&gt;&lt;urls&gt;&lt;/urls&gt;&lt;electronic-resource-num&gt;10.1016/j.matdes.2009.06.019&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52" w:tooltip="Fu, 2010 #80" w:history="1">
        <w:r w:rsidR="00604F54">
          <w:rPr>
            <w:rFonts w:ascii="Times New Roman" w:hAnsi="Times New Roman" w:cs="Times New Roman"/>
            <w:noProof/>
            <w:sz w:val="24"/>
            <w:szCs w:val="24"/>
          </w:rPr>
          <w:t>52</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DA7FFC">
        <w:rPr>
          <w:rFonts w:ascii="Times New Roman" w:hAnsi="Times New Roman" w:cs="Times New Roman"/>
          <w:sz w:val="24"/>
          <w:szCs w:val="24"/>
        </w:rPr>
        <w:fldChar w:fldCharType="begin">
          <w:fldData xml:space="preserve">PEVuZE5vdGU+PENpdGU+PEF1dGhvcj5IdWFuZzwvQXV0aG9yPjxZZWFyPjIwMTg8L1llYXI+PFJl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</w:fldData>
        </w:fldChar>
      </w:r>
      <w:r w:rsidR="00604F54">
        <w:rPr>
          <w:rFonts w:ascii="Times New Roman" w:hAnsi="Times New Roman" w:cs="Times New Roman"/>
          <w:sz w:val="24"/>
          <w:szCs w:val="24"/>
        </w:rPr>
        <w:instrText xml:space="preserve"> ADDIN EN.CITE </w:instrText>
      </w:r>
      <w:r w:rsidR="00604F54">
        <w:rPr>
          <w:rFonts w:ascii="Times New Roman" w:hAnsi="Times New Roman" w:cs="Times New Roman"/>
          <w:sz w:val="24"/>
          <w:szCs w:val="24"/>
        </w:rPr>
        <w:fldChar w:fldCharType="begin">
          <w:fldData xml:space="preserve">PEVuZE5vdGU+PENpdGU+PEF1dGhvcj5IdWFuZzwvQXV0aG9yPjxZZWFyPjIwMTg8L1llYXI+PFJl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</w:fldData>
        </w:fldChar>
      </w:r>
      <w:r w:rsidR="00604F54">
        <w:rPr>
          <w:rFonts w:ascii="Times New Roman" w:hAnsi="Times New Roman" w:cs="Times New Roman"/>
          <w:sz w:val="24"/>
          <w:szCs w:val="24"/>
        </w:rPr>
        <w:instrText xml:space="preserve"> ADDIN EN.CITE.DATA </w:instrText>
      </w:r>
      <w:r w:rsidR="00604F54">
        <w:rPr>
          <w:rFonts w:ascii="Times New Roman" w:hAnsi="Times New Roman" w:cs="Times New Roman"/>
          <w:sz w:val="24"/>
          <w:szCs w:val="24"/>
        </w:rPr>
      </w:r>
      <w:r w:rsidR="00604F54">
        <w:rPr>
          <w:rFonts w:ascii="Times New Roman" w:hAnsi="Times New Roman" w:cs="Times New Roman"/>
          <w:sz w:val="24"/>
          <w:szCs w:val="24"/>
        </w:rPr>
        <w:fldChar w:fldCharType="end"/>
      </w:r>
      <w:r w:rsidR="00DA7FFC">
        <w:rPr>
          <w:rFonts w:ascii="Times New Roman" w:hAnsi="Times New Roman" w:cs="Times New Roman"/>
          <w:sz w:val="24"/>
          <w:szCs w:val="24"/>
        </w:rPr>
      </w:r>
      <w:r w:rsidR="00DA7FFC">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 w:tooltip="Huang, 2018 #42" w:history="1">
        <w:r w:rsidR="00604F54">
          <w:rPr>
            <w:rFonts w:ascii="Times New Roman" w:hAnsi="Times New Roman" w:cs="Times New Roman"/>
            <w:noProof/>
            <w:sz w:val="24"/>
            <w:szCs w:val="24"/>
          </w:rPr>
          <w:t>2</w:t>
        </w:r>
      </w:hyperlink>
      <w:r w:rsidR="00671DCC">
        <w:rPr>
          <w:rFonts w:ascii="Times New Roman" w:hAnsi="Times New Roman" w:cs="Times New Roman"/>
          <w:noProof/>
          <w:sz w:val="24"/>
          <w:szCs w:val="24"/>
        </w:rPr>
        <w:t>]</w:t>
      </w:r>
      <w:r w:rsidR="00DA7FFC">
        <w:rPr>
          <w:rFonts w:ascii="Times New Roman" w:hAnsi="Times New Roman" w:cs="Times New Roman"/>
          <w:sz w:val="24"/>
          <w:szCs w:val="24"/>
        </w:rPr>
        <w:fldChar w:fldCharType="end"/>
      </w:r>
      <w:r w:rsidR="00DA7FFC">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&lt;EndNote&gt;&lt;Cite&gt;&lt;Author&gt;Aliofkhazraei&lt;/Author&gt;&lt;Year&gt;2008&lt;/Year&gt;&lt;RecNum&gt;49&lt;/RecNum&gt;&lt;DisplayText&gt;[53]&lt;/DisplayText&gt;&lt;record&gt;&lt;rec-number&gt;49&lt;/rec-number&gt;&lt;foreign-keys&gt;&lt;key app="EN" db-id="909v2wsdarxet0er2papedrtdfde0xxra5af" timestamp="1560339660"&gt;49&lt;/key&gt;&lt;/foreign-keys&gt;&lt;ref-type name="Journal Article"&gt;17&lt;/ref-type&gt;&lt;contributors&gt;&lt;authors&gt;&lt;author&gt;Aliofkhazraei, M.&lt;/author&gt;&lt;author&gt;Rouhaghdam, Alireza Sabour&lt;/author&gt;&lt;/authors&gt;&lt;/contributors&gt;&lt;titles&gt;&lt;title&gt;Neural networks prediction of different frequencies effects on corrosion resistance obtained from pulsed nanocrystalline plasma electrolytic carburizing&lt;/title&gt;&lt;secondary-title&gt;Materials Letters&lt;/secondary-title&gt;&lt;/titles&gt;&lt;periodical&gt;&lt;full-title&gt;Materials Letters&lt;/full-title&gt;&lt;/periodical&gt;&lt;pages&gt;2192-2195&lt;/pages&gt;&lt;volume&gt;62&lt;/volume&gt;&lt;number&gt;14&lt;/number&gt;&lt;dates&gt;&lt;year&gt;2008&lt;/year&gt;&lt;/dates&gt;&lt;isbn&gt;0167577X&lt;/isbn&gt;&lt;urls&gt;&lt;/urls&gt;&lt;electronic-resource-num&gt;10.1016/j.matlet.2007.11.052&lt;/electronic-resource-num&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3" w:tooltip="Aliofkhazraei, 2008 #49" w:history="1">
        <w:r w:rsidR="00604F54">
          <w:rPr>
            <w:rFonts w:ascii="Times New Roman" w:hAnsi="Times New Roman" w:cs="Times New Roman"/>
            <w:noProof/>
            <w:sz w:val="24"/>
            <w:szCs w:val="24"/>
          </w:rPr>
          <w:t>53</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sensitivity analysis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&lt;EndNote&gt;&lt;Cite&gt;&lt;Author&gt;Weckman&lt;/Author&gt;&lt;Year&gt;2010&lt;/Year&gt;&lt;RecNum&gt;30&lt;/RecNum&gt;&lt;DisplayText&gt;[54]&lt;/DisplayText&gt;&lt;record&gt;&lt;rec-number&gt;30&lt;/rec-number&gt;&lt;foreign-keys&gt;&lt;key app="EN" db-id="909v2wsdarxet0er2papedrtdfde0xxra5af" timestamp="1560339641"&gt;30&lt;/key&gt;&lt;/foreign-keys&gt;&lt;ref-type name="Journal Article"&gt;17&lt;/ref-type&gt;&lt;contributors&gt;&lt;authors&gt;&lt;author&gt;Weckman, Gary Raymond&lt;/author&gt;&lt;author&gt;Young, William&lt;/author&gt;&lt;author&gt;Hernández, Sandra&lt;/author&gt;&lt;author&gt;Rangwala, Maimuna&lt;/author&gt;&lt;author&gt;Ghai, Vishal&lt;/author&gt;&lt;/authors&gt;&lt;/contributors&gt;&lt;titles&gt;&lt;title&gt;EXTRACTING KNOWLEDGE FROM CARBON DIOXIDE CORROSION INHIBITION WITH ARTIFICIAL NEURAL NETWORKS&lt;/title&gt;&lt;secondary-title&gt;International Journal of Industrial Engineering: Theory, Applications and Practice; Vol 17, No 1 (2010)&lt;/secondary-title&gt;&lt;/titles&gt;&lt;periodical&gt;&lt;full-title&gt;International Journal of Industrial Engineering: Theory, Applications and Practice; Vol 17, No 1 (2010)&lt;/full-title&gt;&lt;/periodical&gt;&lt;keywords&gt;&lt;keyword&gt;Artificial neural networks, knowledge extraction, variable relationships, optimization&lt;/keyword&gt;&lt;/keywords&gt;&lt;dates&gt;&lt;year&gt;2010&lt;/year&gt;&lt;pub-dates&gt;&lt;date&gt;03/01/&lt;/date&gt;&lt;/pub-dates&gt;&lt;/dates&gt;&lt;urls&gt;&lt;related-urls&gt;&lt;url&gt;http://journals.sfu.ca/ijietap/index.php/ijie/article/view/75&lt;/url&gt;&lt;/related-urls&gt;&lt;/urls&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4" w:tooltip="Weckman, 2010 #30" w:history="1">
        <w:r w:rsidR="00604F54">
          <w:rPr>
            <w:rFonts w:ascii="Times New Roman" w:hAnsi="Times New Roman" w:cs="Times New Roman"/>
            <w:noProof/>
            <w:sz w:val="24"/>
            <w:szCs w:val="24"/>
          </w:rPr>
          <w:t>54</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&lt;EndNote&gt;&lt;Cite&gt;&lt;Author&gt;Cai&lt;/Author&gt;&lt;Year&gt;1999&lt;/Year&gt;&lt;RecNum&gt;57&lt;/RecNum&gt;&lt;DisplayText&gt;[42]&lt;/DisplayText&gt;&lt;record&gt;&lt;rec-number&gt;57&lt;/rec-number&gt;&lt;foreign-keys&gt;&lt;key app="EN" db-id="909v2wsdarxet0er2papedrtdfde0xxra5af" timestamp="1560339665"&gt;57&lt;/key&gt;&lt;/foreign-keys&gt;&lt;ref-type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2" w:tooltip="Cai, 1999 #57" w:history="1">
        <w:r w:rsidR="00604F54">
          <w:rPr>
            <w:rFonts w:ascii="Times New Roman" w:hAnsi="Times New Roman" w:cs="Times New Roman"/>
            <w:noProof/>
            <w:sz w:val="24"/>
            <w:szCs w:val="24"/>
          </w:rPr>
          <w:t>42</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&lt;EndNote&gt;&lt;Cite&gt;&lt;Author&gt;Lajevardi&lt;/Author&gt;&lt;Year&gt;2009&lt;/Year&gt;&lt;RecNum&gt;69&lt;/RecNum&gt;&lt;DisplayText&gt;[25]&lt;/DisplayText&gt;&lt;record&gt;&lt;rec-number&gt;69&lt;/rec-number&gt;&lt;foreign-keys&gt;&lt;key app="EN" db-id="909v2wsdarxet0er2papedrtdfde0xxra5af" timestamp="1560339673"&gt;69&lt;/key&gt;&lt;/foreign-keys&gt;&lt;ref-type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5" w:tooltip="Lajevardi, 2009 #69" w:history="1">
        <w:r w:rsidR="00604F54">
          <w:rPr>
            <w:rFonts w:ascii="Times New Roman" w:hAnsi="Times New Roman" w:cs="Times New Roman"/>
            <w:noProof/>
            <w:sz w:val="24"/>
            <w:szCs w:val="24"/>
          </w:rPr>
          <w:t>25</w:t>
        </w:r>
      </w:hyperlink>
      <w:r w:rsidR="00604F54">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and fuzzy logic</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&lt;EndNote&gt;&lt;Cite&gt;&lt;Author&gt;Xia&lt;/Author&gt;&lt;Year&gt;2016&lt;/Year&gt;&lt;RecNum&gt;9&lt;/RecNum&gt;&lt;DisplayText&gt;[45]&lt;/DisplayText&gt;&lt;record&gt;&lt;rec-number&gt;9&lt;/rec-number&gt;&lt;foreign-keys&gt;&lt;key app="EN" db-id="909v2wsdarxet0er2papedrtdfde0xxra5af" timestamp="1560339625"&gt;9&lt;/key&gt;&lt;/foreign-keys&gt;&lt;ref-type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5" w:tooltip="Xia, 2016 #9" w:history="1">
        <w:r w:rsidR="00604F54">
          <w:rPr>
            <w:rFonts w:ascii="Times New Roman" w:hAnsi="Times New Roman" w:cs="Times New Roman"/>
            <w:noProof/>
            <w:sz w:val="24"/>
            <w:szCs w:val="24"/>
          </w:rPr>
          <w:t>45</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can effectively </w:t>
      </w:r>
      <w:r w:rsidR="009141F2" w:rsidRPr="009141F2">
        <w:rPr>
          <w:rFonts w:ascii="Times New Roman" w:hAnsi="Times New Roman" w:cs="Times New Roman"/>
          <w:sz w:val="24"/>
          <w:szCs w:val="24"/>
        </w:rPr>
        <w:t xml:space="preserve">be </w:t>
      </w:r>
      <w:r>
        <w:rPr>
          <w:rFonts w:ascii="Times New Roman" w:hAnsi="Times New Roman" w:cs="Times New Roman"/>
          <w:sz w:val="24"/>
          <w:szCs w:val="24"/>
        </w:rPr>
        <w:t>used to make the performance of neural network models more efficient.</w:t>
      </w:r>
      <w:bookmarkEnd w:id="30"/>
      <w:r>
        <w:rPr>
          <w:rFonts w:ascii="Times New Roman" w:hAnsi="Times New Roman" w:cs="Times New Roman"/>
          <w:sz w:val="24"/>
          <w:szCs w:val="24"/>
        </w:rPr>
        <w:t xml:space="preserve"> The development of more than one ANN types</w:t>
      </w:r>
      <w:r w:rsidR="00AE2D10">
        <w:rPr>
          <w:rFonts w:ascii="Times New Roman" w:hAnsi="Times New Roman" w:cs="Times New Roman"/>
          <w:sz w:val="24"/>
          <w:szCs w:val="24"/>
        </w:rPr>
        <w:t xml:space="preserve"> (</w:t>
      </w:r>
      <w:r>
        <w:rPr>
          <w:rFonts w:ascii="Times New Roman" w:hAnsi="Times New Roman" w:cs="Times New Roman"/>
          <w:sz w:val="24"/>
          <w:szCs w:val="24"/>
        </w:rPr>
        <w:t>such as linear model (LM) (simplest form of ANN), MLP, radial basis function (RBF) and so on</w:t>
      </w:r>
      <w:r w:rsidR="00AE2D10">
        <w:rPr>
          <w:rFonts w:ascii="Times New Roman" w:hAnsi="Times New Roman" w:cs="Times New Roman"/>
          <w:sz w:val="24"/>
          <w:szCs w:val="24"/>
        </w:rPr>
        <w:t>)</w:t>
      </w:r>
      <w:r w:rsidR="006961F6">
        <w:rPr>
          <w:rFonts w:ascii="Times New Roman" w:hAnsi="Times New Roman" w:cs="Times New Roman"/>
          <w:sz w:val="24"/>
          <w:szCs w:val="24"/>
        </w:rPr>
        <w:t xml:space="preserve"> and hybrid use of different ANN models were also discussed in some researches in literature</w:t>
      </w:r>
      <w:r w:rsidR="00AE2D10">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&lt;EndNote&gt;&lt;Cite&gt;&lt;Author&gt;Fathi&lt;/Author&gt;&lt;Year&gt;2007&lt;/Year&gt;&lt;RecNum&gt;660&lt;/RecNum&gt;&lt;DisplayText&gt;[55]&lt;/DisplayText&gt;&lt;record&gt;&lt;rec-number&gt;660&lt;/rec-number&gt;&lt;foreign-keys&gt;&lt;key app="EN" db-id="ese55x5vtzp0x6e9s9tpzwagt5re2t5sfaz5" timestamp="1552231010"&gt;660&lt;/key&gt;&lt;/foreign-keys&gt;&lt;ref-type name="Journal Article"&gt;17&lt;/ref-type&gt;&lt;contributors&gt;&lt;authors&gt;&lt;author&gt;Fathi, A.&lt;/author&gt;&lt;author&gt;Aghakouchak, A.&lt;/author&gt;&lt;/authors&gt;&lt;/contributors&gt;&lt;titles&gt;&lt;title&gt;Prediction of fatigue crack growth rate in welded tubular joints using neural network&lt;/title&gt;&lt;secondary-title&gt;International Journal of Fatigue&lt;/secondary-title&gt;&lt;/titles&gt;&lt;periodical&gt;&lt;full-title&gt;International Journal of Fatigue&lt;/full-title&gt;&lt;/periodical&gt;&lt;pages&gt;261-275&lt;/pages&gt;&lt;volume&gt;29&lt;/volume&gt;&lt;number&gt;2&lt;/number&gt;&lt;dates&gt;&lt;year&gt;2007&lt;/year&gt;&lt;pub-dates&gt;&lt;date&gt;2007/02&lt;/date&gt;&lt;/pub-dates&gt;&lt;/dates&gt;&lt;publisher&gt;Elsevier BV&lt;/publisher&gt;&lt;isbn&gt;0142-1123&lt;/isbn&gt;&lt;urls&gt;&lt;related-urls&gt;&lt;url&gt;http://dx.doi.org/10.1016/j.ijfatigue.2006.03.002&lt;/url&gt;&lt;/related-urls&gt;&lt;/urls&gt;&lt;electronic-resource-num&gt;10.1016/j.ijfatigue.2006.03.002&lt;/electronic-resource-num&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5" w:tooltip="Fathi, 2007 #660" w:history="1">
        <w:r w:rsidR="00604F54">
          <w:rPr>
            <w:rFonts w:ascii="Times New Roman" w:hAnsi="Times New Roman" w:cs="Times New Roman"/>
            <w:noProof/>
            <w:sz w:val="24"/>
            <w:szCs w:val="24"/>
          </w:rPr>
          <w:t>55</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&lt;EndNote&gt;&lt;Cite&gt;&lt;Author&gt;Khadom&lt;/Author&gt;&lt;Year&gt;2013&lt;/Year&gt;&lt;RecNum&gt;661&lt;/RecNum&gt;&lt;DisplayText&gt;[56]&lt;/DisplayText&gt;&lt;record&gt;&lt;rec-number&gt;661&lt;/rec-number&gt;&lt;foreign-keys&gt;&lt;key app="EN" db-id="ese55x5vtzp0x6e9s9tpzwagt5re2t5sfaz5" timestamp="1552231585"&gt;661&lt;/key&gt;&lt;/foreign-keys&gt;&lt;ref-type name="Journal Article"&gt;17&lt;/ref-type&gt;&lt;contributors&gt;&lt;authors&gt;&lt;author&gt;Khadom, Anees Abdullah&lt;/author&gt;&lt;/authors&gt;&lt;/contributors&gt;&lt;titles&gt;&lt;title&gt;Modeling of corrosion reaction data in inhibited acid environment using regressions and artificial neural networks&lt;/title&gt;&lt;secondary-title&gt;Korean Journal of Chemical Engineering&lt;/secondary-title&gt;&lt;/titles&gt;&lt;periodical&gt;&lt;full-title&gt;Korean Journal of Chemical Engineering&lt;/full-title&gt;&lt;/periodical&gt;&lt;pages&gt;2197-2204&lt;/pages&gt;&lt;volume&gt;30&lt;/volume&gt;&lt;number&gt;12&lt;/number&gt;&lt;dates&gt;&lt;year&gt;2013&lt;/year&gt;&lt;pub-dates&gt;&lt;date&gt;2013/11/14&lt;/date&gt;&lt;/pub-dates&gt;&lt;/dates&gt;&lt;publisher&gt;Springer Nature&lt;/publisher&gt;&lt;isbn&gt;0256-1115&amp;#xD;1975-7220&lt;/isbn&gt;&lt;urls&gt;&lt;related-urls&gt;&lt;url&gt;http://dx.doi.org/10.1007/s11814-013-0170-0&lt;/url&gt;&lt;/related-urls&gt;&lt;/urls&gt;&lt;electronic-resource-num&gt;10.1007/s11814-013-0170-0&lt;/electronic-resource-num&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6" w:tooltip="Khadom, 2013 #661" w:history="1">
        <w:r w:rsidR="00604F54">
          <w:rPr>
            <w:rFonts w:ascii="Times New Roman" w:hAnsi="Times New Roman" w:cs="Times New Roman"/>
            <w:noProof/>
            <w:sz w:val="24"/>
            <w:szCs w:val="24"/>
          </w:rPr>
          <w:t>56</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sidR="00AE2D10">
        <w:rPr>
          <w:rFonts w:ascii="Times New Roman" w:hAnsi="Times New Roman" w:cs="Times New Roman"/>
          <w:sz w:val="24"/>
          <w:szCs w:val="24"/>
        </w:rPr>
        <w:t xml:space="preserve"> </w:t>
      </w:r>
      <w:r w:rsidR="006961F6">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&lt;EndNote&gt;&lt;Cite&gt;&lt;Author&gt;Li&lt;/Author&gt;&lt;Year&gt;2017&lt;/Year&gt;&lt;RecNum&gt;760&lt;/RecNum&gt;&lt;DisplayText&gt;[57]&lt;/DisplayText&gt;&lt;record&gt;&lt;rec-number&gt;760&lt;/rec-number&gt;&lt;foreign-keys&gt;&lt;key app="EN" db-id="ese55x5vtzp0x6e9s9tpzwagt5re2t5sfaz5" timestamp="1562657575"&gt;760&lt;/key&gt;&lt;key app="ENWeb" db-id=""&gt;0&lt;/key&gt;&lt;/foreign-keys&gt;&lt;ref-type name="Journal Article"&gt;17&lt;/ref-type&gt;&lt;contributors&gt;&lt;authors&gt;&lt;author&gt;Li, Duxin&lt;/author&gt;&lt;author&gt;Lv, Ruoyun&lt;/author&gt;&lt;author&gt;Si, Gaojie&lt;/author&gt;&lt;author&gt;You, Yilan&lt;/author&gt;&lt;/authors&gt;&lt;/contributors&gt;&lt;titles&gt;&lt;title&gt;Hybrid neural network-based prediction model for tribological properties of polyamide6-based friction materials&lt;/title&gt;&lt;secondary-title&gt;Polymer Composites&lt;/secondary-title&gt;&lt;/titles&gt;&lt;periodical&gt;&lt;full-title&gt;Polymer Composites&lt;/full-title&gt;&lt;/periodical&gt;&lt;pages&gt;1705-1711&lt;/pages&gt;&lt;volume&gt;38&lt;/volume&gt;&lt;number&gt;8&lt;/number&gt;&lt;dates&gt;&lt;year&gt;2017&lt;/year&gt;&lt;/dates&gt;&lt;isbn&gt;02728397&lt;/isbn&gt;&lt;urls&gt;&lt;/urls&gt;&lt;electronic-resource-num&gt;10.1002/pc.23740&lt;/electronic-resource-num&gt;&lt;/record&gt;&lt;/Cite&gt;&lt;/EndNote&gt;</w:instrText>
      </w:r>
      <w:r w:rsidR="006961F6">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7" w:tooltip="Li, 2017 #760" w:history="1">
        <w:r w:rsidR="00604F54">
          <w:rPr>
            <w:rFonts w:ascii="Times New Roman" w:hAnsi="Times New Roman" w:cs="Times New Roman"/>
            <w:noProof/>
            <w:sz w:val="24"/>
            <w:szCs w:val="24"/>
          </w:rPr>
          <w:t>57</w:t>
        </w:r>
      </w:hyperlink>
      <w:r w:rsidR="00F5227B">
        <w:rPr>
          <w:rFonts w:ascii="Times New Roman" w:hAnsi="Times New Roman" w:cs="Times New Roman"/>
          <w:noProof/>
          <w:sz w:val="24"/>
          <w:szCs w:val="24"/>
        </w:rPr>
        <w:t>]</w:t>
      </w:r>
      <w:r w:rsidR="006961F6">
        <w:rPr>
          <w:rFonts w:ascii="Times New Roman" w:hAnsi="Times New Roman" w:cs="Times New Roman"/>
          <w:sz w:val="24"/>
          <w:szCs w:val="24"/>
        </w:rPr>
        <w:fldChar w:fldCharType="end"/>
      </w:r>
      <w:r w:rsidR="00AE2D10">
        <w:rPr>
          <w:rFonts w:ascii="Times New Roman" w:hAnsi="Times New Roman" w:cs="Times New Roman"/>
          <w:sz w:val="24"/>
          <w:szCs w:val="24"/>
        </w:rPr>
        <w:t>with their comparison results with experimental results</w:t>
      </w:r>
      <w:r>
        <w:rPr>
          <w:rFonts w:ascii="Times New Roman" w:hAnsi="Times New Roman" w:cs="Times New Roman"/>
          <w:sz w:val="24"/>
          <w:szCs w:val="24"/>
        </w:rPr>
        <w:t>.</w:t>
      </w:r>
      <w:r w:rsidR="00AE2D10">
        <w:rPr>
          <w:rFonts w:ascii="Times New Roman" w:hAnsi="Times New Roman" w:cs="Times New Roman"/>
          <w:sz w:val="24"/>
          <w:szCs w:val="24"/>
        </w:rPr>
        <w:t xml:space="preserve"> </w:t>
      </w:r>
    </w:p>
    <w:p w14:paraId="7833BF27" w14:textId="65DE090F" w:rsidR="006A539F" w:rsidRDefault="00205DC2" w:rsidP="00E0463D">
      <w:pPr>
        <w:widowControl w:val="0"/>
        <w:spacing w:line="360" w:lineRule="auto"/>
        <w:jc w:val="both"/>
        <w:rPr>
          <w:rFonts w:ascii="Times New Roman" w:hAnsi="Times New Roman" w:cs="Times New Roman"/>
          <w:sz w:val="24"/>
          <w:szCs w:val="24"/>
        </w:rPr>
      </w:pPr>
      <w:bookmarkStart w:id="34" w:name="_Hlk534709764"/>
      <w:bookmarkStart w:id="35" w:name="_Hlk534790661"/>
      <w:r>
        <w:rPr>
          <w:rFonts w:ascii="Times New Roman" w:hAnsi="Times New Roman" w:cs="Times New Roman"/>
          <w:noProof/>
          <w:sz w:val="24"/>
          <w:szCs w:val="24"/>
        </w:rPr>
        <w:t>Bhadeshia</w:t>
      </w:r>
      <w:bookmarkEnd w:id="34"/>
      <w:r>
        <w:rPr>
          <w:rFonts w:ascii="Times New Roman" w:hAnsi="Times New Roman" w:cs="Times New Roman"/>
          <w:noProof/>
          <w:sz w:val="24"/>
          <w:szCs w:val="24"/>
        </w:rPr>
        <w:t xml:space="preserve"> </w:t>
      </w:r>
      <w:bookmarkEnd w:id="35"/>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&lt;EndNote&gt;&lt;Cite&gt;&lt;Author&gt;Bhadeshia&lt;/Author&gt;&lt;Year&gt;2008&lt;/Year&gt;&lt;RecNum&gt;48&lt;/RecNum&gt;&lt;DisplayText&gt;[58]&lt;/DisplayText&gt;&lt;record&gt;&lt;rec-number&gt;48&lt;/rec-number&gt;&lt;foreign-keys&gt;&lt;key app="EN" db-id="909v2wsdarxet0er2papedrtdfde0xxra5af" timestamp="1560339659"&gt;48&lt;/key&gt;&lt;/foreign-keys&gt;&lt;ref-type name="Generic"&gt;13&lt;/ref-type&gt;&lt;contributors&gt;&lt;authors&gt;&lt;author&gt;Bhadeshia, H. K. D. H.&lt;/author&gt;&lt;/authors&gt;&lt;/contributors&gt;&lt;titles&gt;&lt;title&gt;Neural Networks in Materials Science&lt;/title&gt;&lt;secondary-title&gt;Encyclopedia of Materials: Science and Technology&lt;/secondary-title&gt;&lt;/titles&gt;&lt;pages&gt;1-5&lt;/pages&gt;&lt;dates&gt;&lt;year&gt;2008&lt;/year&gt;&lt;/dates&gt;&lt;publisher&gt;Elsevier&lt;/publisher&gt;&lt;isbn&gt;9780080431529&lt;/isbn&gt;&lt;urls&gt;&lt;related-urls&gt;&lt;url&gt;http://dx.doi.org/10.1016/b978-008043152-9.02201-6&lt;/url&gt;&lt;/related-urls&gt;&lt;/urls&gt;&lt;electronic-resource-num&gt;10.1016/b978-008043152-9.02201-6&lt;/electronic-resource-num&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8" w:tooltip="Bhadeshia, 2008 #48" w:history="1">
        <w:r w:rsidR="00604F54">
          <w:rPr>
            <w:rFonts w:ascii="Times New Roman" w:hAnsi="Times New Roman" w:cs="Times New Roman"/>
            <w:noProof/>
            <w:sz w:val="24"/>
            <w:szCs w:val="24"/>
          </w:rPr>
          <w:t>58</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reviewed on some weakness of traditional linear regression analysis and why neural network architecture came up to replace linear regression analysis with specific neural network applications in context of materials. </w:t>
      </w:r>
      <w:r w:rsidR="00A80D09">
        <w:rPr>
          <w:rFonts w:ascii="Times New Roman" w:hAnsi="Times New Roman" w:cs="Times New Roman"/>
          <w:sz w:val="24"/>
          <w:szCs w:val="24"/>
        </w:rPr>
        <w:t>We summarize the</w:t>
      </w:r>
      <w:r>
        <w:rPr>
          <w:rFonts w:ascii="Times New Roman" w:hAnsi="Times New Roman" w:cs="Times New Roman"/>
          <w:sz w:val="24"/>
          <w:szCs w:val="24"/>
        </w:rPr>
        <w:t xml:space="preserve"> majority of neural network prediction models exploited in materials related problems for predicting different properties of different materials in general</w:t>
      </w:r>
      <w:r w:rsidR="00A80D09">
        <w:rPr>
          <w:rFonts w:ascii="Times New Roman" w:hAnsi="Times New Roman" w:cs="Times New Roman"/>
          <w:sz w:val="24"/>
          <w:szCs w:val="24"/>
        </w:rPr>
        <w:t>, shown in</w:t>
      </w:r>
      <w:r w:rsidR="00A80D09" w:rsidRPr="00A80D09">
        <w:rPr>
          <w:rFonts w:ascii="Times New Roman" w:hAnsi="Times New Roman" w:cs="Times New Roman"/>
          <w:sz w:val="24"/>
          <w:szCs w:val="24"/>
        </w:rPr>
        <w:t xml:space="preserve"> </w:t>
      </w:r>
      <w:r w:rsidR="00A80D09">
        <w:rPr>
          <w:rFonts w:ascii="Times New Roman" w:hAnsi="Times New Roman" w:cs="Times New Roman"/>
          <w:sz w:val="24"/>
          <w:szCs w:val="24"/>
        </w:rPr>
        <w:t>Table 2</w:t>
      </w:r>
      <w:r>
        <w:rPr>
          <w:rFonts w:ascii="Times New Roman" w:hAnsi="Times New Roman" w:cs="Times New Roman"/>
          <w:sz w:val="24"/>
          <w:szCs w:val="24"/>
        </w:rPr>
        <w:t xml:space="preserve">. Most of those ANN prediction results were agreed with experimental results. </w:t>
      </w:r>
      <w:r w:rsidR="00F13291">
        <w:rPr>
          <w:rFonts w:ascii="Times New Roman" w:hAnsi="Times New Roman" w:cs="Times New Roman"/>
          <w:sz w:val="24"/>
          <w:szCs w:val="24"/>
        </w:rPr>
        <w:t>The definition</w:t>
      </w:r>
      <w:r w:rsidR="007A2A85">
        <w:rPr>
          <w:rFonts w:ascii="Times New Roman" w:hAnsi="Times New Roman" w:cs="Times New Roman" w:hint="eastAsia"/>
          <w:sz w:val="24"/>
          <w:szCs w:val="24"/>
        </w:rPr>
        <w:t>s</w:t>
      </w:r>
      <w:r w:rsidR="00F13291">
        <w:rPr>
          <w:rFonts w:ascii="Times New Roman" w:hAnsi="Times New Roman" w:cs="Times New Roman"/>
          <w:sz w:val="24"/>
          <w:szCs w:val="24"/>
        </w:rPr>
        <w:t xml:space="preserve"> of some</w:t>
      </w:r>
      <w:r w:rsidR="00C05DCB">
        <w:rPr>
          <w:rFonts w:ascii="Times New Roman" w:hAnsi="Times New Roman" w:cs="Times New Roman"/>
          <w:sz w:val="24"/>
          <w:szCs w:val="24"/>
        </w:rPr>
        <w:t xml:space="preserve"> </w:t>
      </w:r>
      <w:r w:rsidR="006A043C">
        <w:rPr>
          <w:rFonts w:ascii="Times New Roman" w:hAnsi="Times New Roman" w:cs="Times New Roman"/>
          <w:sz w:val="24"/>
          <w:szCs w:val="24"/>
        </w:rPr>
        <w:t>n</w:t>
      </w:r>
      <w:r w:rsidR="006A043C" w:rsidRPr="006A043C">
        <w:rPr>
          <w:rFonts w:ascii="Times New Roman" w:hAnsi="Times New Roman" w:cs="Times New Roman"/>
          <w:sz w:val="24"/>
          <w:szCs w:val="24"/>
        </w:rPr>
        <w:t>omenclature</w:t>
      </w:r>
      <w:r w:rsidR="006A043C">
        <w:rPr>
          <w:rFonts w:ascii="Times New Roman" w:hAnsi="Times New Roman" w:cs="Times New Roman"/>
          <w:sz w:val="24"/>
          <w:szCs w:val="24"/>
        </w:rPr>
        <w:t>s</w:t>
      </w:r>
      <w:r w:rsidR="006A043C" w:rsidRPr="006A043C">
        <w:rPr>
          <w:rFonts w:ascii="Times New Roman" w:hAnsi="Times New Roman" w:cs="Times New Roman"/>
          <w:sz w:val="24"/>
          <w:szCs w:val="24"/>
        </w:rPr>
        <w:t xml:space="preserve"> </w:t>
      </w:r>
      <w:r w:rsidR="0090276E">
        <w:rPr>
          <w:rFonts w:ascii="Times New Roman" w:hAnsi="Times New Roman" w:cs="Times New Roman"/>
          <w:sz w:val="24"/>
          <w:szCs w:val="24"/>
        </w:rPr>
        <w:t>defined by researchers were</w:t>
      </w:r>
      <w:r w:rsidR="00F13291">
        <w:rPr>
          <w:rFonts w:ascii="Times New Roman" w:hAnsi="Times New Roman" w:cs="Times New Roman"/>
          <w:sz w:val="24"/>
          <w:szCs w:val="24"/>
        </w:rPr>
        <w:t xml:space="preserve"> </w:t>
      </w:r>
      <w:r w:rsidR="00C05DCB">
        <w:rPr>
          <w:rFonts w:ascii="Times New Roman" w:hAnsi="Times New Roman" w:cs="Times New Roman"/>
          <w:sz w:val="24"/>
          <w:szCs w:val="24"/>
        </w:rPr>
        <w:lastRenderedPageBreak/>
        <w:t>summarized in Appendix.</w:t>
      </w:r>
    </w:p>
    <w:p w14:paraId="74DD957C" w14:textId="77777777" w:rsidR="00CF1552" w:rsidRDefault="00205DC2" w:rsidP="00E0463D">
      <w:pPr>
        <w:widowControl w:val="0"/>
        <w:tabs>
          <w:tab w:val="left" w:pos="8355"/>
        </w:tabs>
        <w:spacing w:line="360" w:lineRule="auto"/>
        <w:rPr>
          <w:rFonts w:ascii="Times New Roman" w:hAnsi="Times New Roman" w:cs="Times New Roman"/>
          <w:noProof/>
          <w:sz w:val="24"/>
          <w:szCs w:val="24"/>
        </w:rPr>
      </w:pPr>
      <w:commentRangeStart w:id="36"/>
      <w:r w:rsidRPr="004D1704">
        <w:rPr>
          <w:rFonts w:ascii="Times New Roman" w:hAnsi="Times New Roman" w:cs="Times New Roman"/>
          <w:b/>
          <w:bCs/>
          <w:noProof/>
          <w:sz w:val="24"/>
          <w:szCs w:val="24"/>
        </w:rPr>
        <w:t>Table 2</w:t>
      </w:r>
      <w:r>
        <w:rPr>
          <w:rFonts w:ascii="Times New Roman" w:hAnsi="Times New Roman" w:cs="Times New Roman"/>
          <w:noProof/>
          <w:sz w:val="24"/>
          <w:szCs w:val="24"/>
        </w:rPr>
        <w:t>. Neural network predictive models used in materials related problems</w:t>
      </w:r>
      <w:commentRangeEnd w:id="36"/>
      <w:r w:rsidR="007B560A">
        <w:rPr>
          <w:rStyle w:val="a6"/>
        </w:rPr>
        <w:commentReference w:id="36"/>
      </w:r>
    </w:p>
    <w:tbl>
      <w:tblPr>
        <w:tblStyle w:val="ListTable2-Accent51"/>
        <w:tblW w:w="0" w:type="auto"/>
        <w:tblLook w:val="04A0" w:firstRow="1" w:lastRow="0" w:firstColumn="1" w:lastColumn="0" w:noHBand="0" w:noVBand="1"/>
      </w:tblPr>
      <w:tblGrid>
        <w:gridCol w:w="897"/>
        <w:gridCol w:w="480"/>
        <w:gridCol w:w="456"/>
        <w:gridCol w:w="1033"/>
        <w:gridCol w:w="445"/>
        <w:gridCol w:w="443"/>
        <w:gridCol w:w="443"/>
        <w:gridCol w:w="1070"/>
        <w:gridCol w:w="97"/>
        <w:gridCol w:w="873"/>
        <w:gridCol w:w="356"/>
        <w:gridCol w:w="707"/>
        <w:gridCol w:w="97"/>
        <w:gridCol w:w="634"/>
        <w:gridCol w:w="701"/>
        <w:gridCol w:w="628"/>
      </w:tblGrid>
      <w:tr w:rsidR="00604F54" w:rsidRPr="00586C90" w14:paraId="1338C6A4" w14:textId="77777777" w:rsidTr="00184F29">
        <w:trPr>
          <w:cnfStyle w:val="100000000000" w:firstRow="1" w:lastRow="0" w:firstColumn="0" w:lastColumn="0" w:oddVBand="0" w:evenVBand="0" w:oddHBand="0"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0" w:type="auto"/>
            <w:gridSpan w:val="3"/>
            <w:tcBorders>
              <w:top w:val="single" w:sz="4" w:space="0" w:color="auto"/>
            </w:tcBorders>
          </w:tcPr>
          <w:p w14:paraId="73BCB054" w14:textId="77777777" w:rsidR="00CC1D8F" w:rsidRPr="00586C90" w:rsidRDefault="00CC1D8F" w:rsidP="00E0463D">
            <w:pPr>
              <w:widowControl w:val="0"/>
              <w:rPr>
                <w:rFonts w:ascii="Times New Roman" w:hAnsi="Times New Roman" w:cs="Times New Roman"/>
                <w:sz w:val="20"/>
                <w:szCs w:val="20"/>
              </w:rPr>
            </w:pPr>
            <w:r w:rsidRPr="00586C90">
              <w:rPr>
                <w:rFonts w:ascii="Times New Roman" w:hAnsi="Times New Roman" w:cs="Times New Roman"/>
                <w:sz w:val="20"/>
                <w:szCs w:val="20"/>
              </w:rPr>
              <w:t>Materials</w:t>
            </w:r>
          </w:p>
        </w:tc>
        <w:tc>
          <w:tcPr>
            <w:tcW w:w="0" w:type="auto"/>
            <w:gridSpan w:val="2"/>
            <w:tcBorders>
              <w:top w:val="single" w:sz="4" w:space="0" w:color="auto"/>
            </w:tcBorders>
          </w:tcPr>
          <w:p w14:paraId="28C57124" w14:textId="3020B696" w:rsidR="00CC1D8F" w:rsidRPr="004C5571"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Applied Area</w:t>
            </w:r>
          </w:p>
        </w:tc>
        <w:tc>
          <w:tcPr>
            <w:tcW w:w="0" w:type="auto"/>
            <w:gridSpan w:val="4"/>
            <w:tcBorders>
              <w:top w:val="single" w:sz="4" w:space="0" w:color="auto"/>
            </w:tcBorders>
          </w:tcPr>
          <w:p w14:paraId="0951C285" w14:textId="731DB115" w:rsidR="00CC1D8F" w:rsidRPr="00586C90" w:rsidRDefault="00683862"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Experimental </w:t>
            </w:r>
            <w:r w:rsidR="00CC1D8F">
              <w:rPr>
                <w:rFonts w:ascii="Times New Roman" w:hAnsi="Times New Roman" w:cs="Times New Roman"/>
                <w:sz w:val="20"/>
                <w:szCs w:val="20"/>
              </w:rPr>
              <w:t>Environment</w:t>
            </w:r>
            <w:r w:rsidR="00553DA1">
              <w:rPr>
                <w:rFonts w:ascii="Times New Roman" w:hAnsi="Times New Roman" w:cs="Times New Roman"/>
                <w:sz w:val="20"/>
                <w:szCs w:val="20"/>
              </w:rPr>
              <w:t>(that produce</w:t>
            </w:r>
            <w:r w:rsidR="005417B0">
              <w:rPr>
                <w:rFonts w:ascii="Times New Roman" w:hAnsi="Times New Roman" w:cs="Times New Roman"/>
                <w:sz w:val="20"/>
                <w:szCs w:val="20"/>
              </w:rPr>
              <w:t xml:space="preserve"> </w:t>
            </w:r>
            <w:r w:rsidR="00553DA1">
              <w:rPr>
                <w:rFonts w:ascii="Times New Roman" w:hAnsi="Times New Roman" w:cs="Times New Roman"/>
                <w:sz w:val="20"/>
                <w:szCs w:val="20"/>
              </w:rPr>
              <w:t>data</w:t>
            </w:r>
            <w:r w:rsidR="005417B0">
              <w:rPr>
                <w:rFonts w:ascii="Times New Roman" w:hAnsi="Times New Roman" w:cs="Times New Roman"/>
                <w:sz w:val="20"/>
                <w:szCs w:val="20"/>
              </w:rPr>
              <w:t xml:space="preserve"> for ANN model</w:t>
            </w:r>
            <w:r w:rsidR="00553DA1">
              <w:rPr>
                <w:rFonts w:ascii="Times New Roman" w:hAnsi="Times New Roman" w:cs="Times New Roman"/>
                <w:sz w:val="20"/>
                <w:szCs w:val="20"/>
              </w:rPr>
              <w:t>)</w:t>
            </w:r>
          </w:p>
        </w:tc>
        <w:tc>
          <w:tcPr>
            <w:tcW w:w="0" w:type="auto"/>
            <w:gridSpan w:val="2"/>
            <w:tcBorders>
              <w:top w:val="single" w:sz="4" w:space="0" w:color="auto"/>
            </w:tcBorders>
          </w:tcPr>
          <w:p w14:paraId="399237D6" w14:textId="4E36045A" w:rsidR="00CC1D8F" w:rsidRPr="00586C90"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Input</w:t>
            </w:r>
          </w:p>
        </w:tc>
        <w:tc>
          <w:tcPr>
            <w:tcW w:w="0" w:type="auto"/>
            <w:gridSpan w:val="2"/>
            <w:tcBorders>
              <w:top w:val="single" w:sz="4" w:space="0" w:color="auto"/>
            </w:tcBorders>
          </w:tcPr>
          <w:p w14:paraId="3974EAB4" w14:textId="77777777" w:rsidR="00CC1D8F" w:rsidRPr="004C5571"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Activation Function</w:t>
            </w:r>
          </w:p>
        </w:tc>
        <w:tc>
          <w:tcPr>
            <w:tcW w:w="0" w:type="auto"/>
            <w:tcBorders>
              <w:top w:val="single" w:sz="4" w:space="0" w:color="auto"/>
            </w:tcBorders>
          </w:tcPr>
          <w:p w14:paraId="555CCCB0" w14:textId="77777777" w:rsidR="00CC1D8F" w:rsidRPr="00586C90"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Output </w:t>
            </w:r>
          </w:p>
        </w:tc>
        <w:tc>
          <w:tcPr>
            <w:tcW w:w="0" w:type="auto"/>
            <w:tcBorders>
              <w:top w:val="single" w:sz="4" w:space="0" w:color="auto"/>
            </w:tcBorders>
          </w:tcPr>
          <w:p w14:paraId="642558D9" w14:textId="2B9982F7" w:rsidR="00CC1D8F" w:rsidRPr="00586C90"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Predicted/ relevant Property</w:t>
            </w:r>
          </w:p>
        </w:tc>
        <w:tc>
          <w:tcPr>
            <w:tcW w:w="0" w:type="auto"/>
            <w:tcBorders>
              <w:top w:val="single" w:sz="4" w:space="0" w:color="auto"/>
            </w:tcBorders>
          </w:tcPr>
          <w:p w14:paraId="07CE5FAB" w14:textId="77777777" w:rsidR="00CC1D8F" w:rsidRPr="00586C90"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Neural Network Model</w:t>
            </w:r>
          </w:p>
        </w:tc>
      </w:tr>
      <w:tr w:rsidR="00604F54" w:rsidRPr="00586C90" w14:paraId="5D59401D" w14:textId="77777777" w:rsidTr="004C5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gridSpan w:val="2"/>
            <w:shd w:val="clear" w:color="auto" w:fill="FFFFFF"/>
          </w:tcPr>
          <w:p w14:paraId="042938CE" w14:textId="210DF061"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steel and zinc</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&lt;EndNote&gt;&lt;Cite&gt;&lt;Author&gt;Cai&lt;/Author&gt;&lt;Year&gt;1999&lt;/Year&gt;&lt;RecNum&gt;57&lt;/RecNum&gt;&lt;DisplayText&gt;[42]&lt;/DisplayText&gt;&lt;record&gt;&lt;rec-number&gt;57&lt;/rec-number&gt;&lt;foreign-keys&gt;&lt;key app="EN" db-id="909v2wsdarxet0er2papedrtdfde0xxra5af" timestamp="1560339665"&gt;57&lt;/key&gt;&lt;/foreign-keys&gt;&lt;ref-type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sidRPr="00D6662D">
              <w:rPr>
                <w:rFonts w:ascii="Times New Roman" w:hAnsi="Times New Roman" w:cs="Times New Roman"/>
                <w:sz w:val="20"/>
                <w:szCs w:val="20"/>
              </w:rPr>
              <w:fldChar w:fldCharType="separate"/>
            </w:r>
            <w:r w:rsidR="00671DCC" w:rsidRPr="00671DCC">
              <w:rPr>
                <w:rFonts w:ascii="Times New Roman" w:hAnsi="Times New Roman" w:cs="Times New Roman"/>
                <w:noProof/>
                <w:sz w:val="20"/>
                <w:szCs w:val="20"/>
              </w:rPr>
              <w:t>[</w:t>
            </w:r>
            <w:hyperlink w:anchor="_ENREF_42" w:tooltip="Cai, 1999 #57" w:history="1">
              <w:r w:rsidR="00604F54" w:rsidRPr="00671DCC">
                <w:rPr>
                  <w:rFonts w:ascii="Times New Roman" w:hAnsi="Times New Roman" w:cs="Times New Roman"/>
                  <w:noProof/>
                  <w:sz w:val="20"/>
                  <w:szCs w:val="20"/>
                </w:rPr>
                <w:t>42</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2786" w:type="dxa"/>
            <w:gridSpan w:val="4"/>
            <w:shd w:val="clear" w:color="auto" w:fill="FFFFFF"/>
          </w:tcPr>
          <w:p w14:paraId="3C74E54B" w14:textId="720961FE"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i</w:t>
            </w:r>
            <w:r w:rsidRPr="004C5571">
              <w:rPr>
                <w:rFonts w:ascii="Times New Roman" w:hAnsi="Times New Roman" w:cs="Times New Roman"/>
                <w:sz w:val="20"/>
                <w:szCs w:val="20"/>
              </w:rPr>
              <w:t>ndustrial</w:t>
            </w:r>
            <w:r>
              <w:rPr>
                <w:rFonts w:ascii="Times New Roman" w:hAnsi="Times New Roman" w:cs="Times New Roman"/>
                <w:sz w:val="20"/>
                <w:szCs w:val="20"/>
              </w:rPr>
              <w:t xml:space="preserve"> applications</w:t>
            </w:r>
          </w:p>
        </w:tc>
        <w:tc>
          <w:tcPr>
            <w:tcW w:w="1755" w:type="dxa"/>
            <w:gridSpan w:val="3"/>
            <w:shd w:val="clear" w:color="auto" w:fill="FFFFFF"/>
          </w:tcPr>
          <w:p w14:paraId="3B5C7524" w14:textId="46A90289" w:rsidR="00983AF8" w:rsidRPr="00525427"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atmospheric environment</w:t>
            </w:r>
          </w:p>
        </w:tc>
        <w:tc>
          <w:tcPr>
            <w:tcW w:w="0" w:type="auto"/>
            <w:gridSpan w:val="2"/>
            <w:shd w:val="clear" w:color="auto" w:fill="FFFFFF"/>
          </w:tcPr>
          <w:p w14:paraId="6B8D3966" w14:textId="324AF6DD"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T</w:t>
            </w:r>
            <w:r w:rsidRPr="00586C90">
              <w:rPr>
                <w:rFonts w:ascii="Times New Roman" w:hAnsi="Times New Roman" w:cs="Times New Roman"/>
                <w:sz w:val="20"/>
                <w:szCs w:val="20"/>
              </w:rPr>
              <w:t xml:space="preserve">, TOW, </w:t>
            </w:r>
            <w:r w:rsidRPr="00054AC8">
              <w:rPr>
                <w:rFonts w:ascii="Times New Roman" w:hAnsi="Times New Roman" w:cs="Times New Roman"/>
                <w:sz w:val="20"/>
                <w:szCs w:val="20"/>
              </w:rPr>
              <w:t xml:space="preserve">exposure time, </w:t>
            </w:r>
            <w:r>
              <w:rPr>
                <w:rFonts w:ascii="Times New Roman" w:hAnsi="Times New Roman" w:cs="Times New Roman" w:hint="eastAsia"/>
                <w:sz w:val="24"/>
                <w:szCs w:val="28"/>
              </w:rPr>
              <w:t>S</w:t>
            </w:r>
            <w:r>
              <w:rPr>
                <w:rFonts w:ascii="Times New Roman" w:hAnsi="Times New Roman" w:cs="Times New Roman"/>
                <w:sz w:val="24"/>
                <w:szCs w:val="28"/>
              </w:rPr>
              <w:t>O</w:t>
            </w:r>
            <w:r w:rsidRPr="009031EA">
              <w:rPr>
                <w:rFonts w:ascii="Times New Roman" w:hAnsi="Times New Roman" w:cs="Times New Roman"/>
                <w:sz w:val="24"/>
                <w:szCs w:val="28"/>
                <w:vertAlign w:val="subscript"/>
              </w:rPr>
              <w:t>2</w:t>
            </w:r>
            <w:r w:rsidRPr="004C5571">
              <w:rPr>
                <w:rFonts w:ascii="Times New Roman" w:hAnsi="Times New Roman" w:cs="Times New Roman"/>
                <w:sz w:val="20"/>
                <w:szCs w:val="20"/>
              </w:rPr>
              <w:t xml:space="preserve"> </w:t>
            </w:r>
            <w:r w:rsidRPr="00586C90">
              <w:rPr>
                <w:rFonts w:ascii="Times New Roman" w:hAnsi="Times New Roman" w:cs="Times New Roman"/>
                <w:sz w:val="20"/>
                <w:szCs w:val="20"/>
              </w:rPr>
              <w:t xml:space="preserve">and </w:t>
            </w:r>
            <w:r w:rsidRPr="007F799A">
              <w:rPr>
                <w:rFonts w:ascii="Times New Roman" w:hAnsi="Times New Roman" w:cs="Times New Roman"/>
                <w:sz w:val="20"/>
                <w:szCs w:val="20"/>
              </w:rPr>
              <w:t>Cl</w:t>
            </w:r>
            <w:r w:rsidRPr="007F799A">
              <w:rPr>
                <w:rFonts w:ascii="Times New Roman" w:hAnsi="Times New Roman" w:cs="Times New Roman"/>
                <w:sz w:val="20"/>
                <w:szCs w:val="20"/>
                <w:vertAlign w:val="superscript"/>
              </w:rPr>
              <w:t>-</w:t>
            </w:r>
          </w:p>
        </w:tc>
        <w:tc>
          <w:tcPr>
            <w:tcW w:w="0" w:type="auto"/>
            <w:shd w:val="clear" w:color="auto" w:fill="FFFFFF"/>
          </w:tcPr>
          <w:p w14:paraId="23DFDF04"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w:t>
            </w:r>
          </w:p>
        </w:tc>
        <w:tc>
          <w:tcPr>
            <w:tcW w:w="0" w:type="auto"/>
            <w:gridSpan w:val="2"/>
            <w:shd w:val="clear" w:color="auto" w:fill="FFFFFF"/>
          </w:tcPr>
          <w:p w14:paraId="5E7B51BA"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corrosion depth</w:t>
            </w:r>
          </w:p>
        </w:tc>
        <w:tc>
          <w:tcPr>
            <w:tcW w:w="0" w:type="auto"/>
            <w:shd w:val="clear" w:color="auto" w:fill="FFFFFF"/>
          </w:tcPr>
          <w:p w14:paraId="3BFB2C08"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
          <w:p w14:paraId="2DD4F21E" w14:textId="00ED40B4"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MLP</w:t>
            </w:r>
          </w:p>
        </w:tc>
      </w:tr>
      <w:tr w:rsidR="00604F54" w:rsidRPr="00586C90" w14:paraId="248C714E" w14:textId="77777777" w:rsidTr="00184F29">
        <w:tc>
          <w:tcPr>
            <w:cnfStyle w:val="001000000000" w:firstRow="0" w:lastRow="0" w:firstColumn="1" w:lastColumn="0" w:oddVBand="0" w:evenVBand="0" w:oddHBand="0" w:evenHBand="0" w:firstRowFirstColumn="0" w:firstRowLastColumn="0" w:lastRowFirstColumn="0" w:lastRowLastColumn="0"/>
            <w:tcW w:w="0" w:type="auto"/>
          </w:tcPr>
          <w:p w14:paraId="43FD82DC" w14:textId="27E6846E" w:rsidR="00983AF8" w:rsidRPr="00586C90" w:rsidRDefault="00983AF8" w:rsidP="00983AF8">
            <w:pPr>
              <w:widowControl w:val="0"/>
              <w:rPr>
                <w:rFonts w:ascii="Times New Roman" w:hAnsi="Times New Roman" w:cs="Times New Roman"/>
                <w:sz w:val="20"/>
                <w:szCs w:val="20"/>
              </w:rPr>
            </w:pPr>
            <w:commentRangeStart w:id="37"/>
            <w:r w:rsidRPr="00586C90">
              <w:rPr>
                <w:rFonts w:ascii="Times New Roman" w:hAnsi="Times New Roman" w:cs="Times New Roman"/>
                <w:sz w:val="20"/>
                <w:szCs w:val="20"/>
              </w:rPr>
              <w:t>304 Stainless Steel</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&lt;EndNote&gt;&lt;Cite&gt;&lt;Author&gt;Lajevardi&lt;/Author&gt;&lt;Year&gt;2009&lt;/Year&gt;&lt;RecNum&gt;69&lt;/RecNum&gt;&lt;DisplayText&gt;[25]&lt;/DisplayText&gt;&lt;record&gt;&lt;rec-number&gt;69&lt;/rec-number&gt;&lt;foreign-keys&gt;&lt;key app="EN" db-id="909v2wsdarxet0er2papedrtdfde0xxra5af" timestamp="1560339673"&gt;69&lt;/key&gt;&lt;/foreign-keys&gt;&lt;ref-type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Pr="00D6662D">
              <w:rPr>
                <w:rFonts w:ascii="Times New Roman" w:hAnsi="Times New Roman" w:cs="Times New Roman"/>
                <w:sz w:val="20"/>
                <w:szCs w:val="20"/>
              </w:rPr>
              <w:fldChar w:fldCharType="separate"/>
            </w:r>
            <w:r w:rsidR="00604F54" w:rsidRPr="00604F54">
              <w:rPr>
                <w:rFonts w:ascii="Times New Roman" w:hAnsi="Times New Roman" w:cs="Times New Roman"/>
                <w:noProof/>
                <w:sz w:val="20"/>
                <w:szCs w:val="20"/>
              </w:rPr>
              <w:t>[</w:t>
            </w:r>
            <w:hyperlink w:anchor="_ENREF_25" w:tooltip="Lajevardi, 2009 #69" w:history="1">
              <w:r w:rsidR="00604F54" w:rsidRPr="00604F54">
                <w:rPr>
                  <w:rFonts w:ascii="Times New Roman" w:hAnsi="Times New Roman" w:cs="Times New Roman"/>
                  <w:noProof/>
                  <w:sz w:val="20"/>
                  <w:szCs w:val="20"/>
                </w:rPr>
                <w:t>25</w:t>
              </w:r>
            </w:hyperlink>
            <w:r w:rsidR="00604F54" w:rsidRPr="00604F54">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tcPr>
          <w:p w14:paraId="4F673A32" w14:textId="7B6AF790"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i</w:t>
            </w:r>
            <w:r w:rsidRPr="00D83938">
              <w:rPr>
                <w:rFonts w:ascii="Times New Roman" w:hAnsi="Times New Roman" w:cs="Times New Roman"/>
                <w:sz w:val="20"/>
                <w:szCs w:val="20"/>
              </w:rPr>
              <w:t>ndustrial</w:t>
            </w:r>
            <w:r>
              <w:rPr>
                <w:rFonts w:ascii="Times New Roman" w:hAnsi="Times New Roman" w:cs="Times New Roman"/>
                <w:sz w:val="20"/>
                <w:szCs w:val="20"/>
              </w:rPr>
              <w:t xml:space="preserve"> applications</w:t>
            </w:r>
            <w:r w:rsidRPr="00525427" w:rsidDel="009A6D1A">
              <w:rPr>
                <w:rFonts w:ascii="Times New Roman" w:hAnsi="Times New Roman" w:cs="Times New Roman"/>
                <w:sz w:val="20"/>
                <w:szCs w:val="20"/>
                <w:highlight w:val="yellow"/>
              </w:rPr>
              <w:t xml:space="preserve"> </w:t>
            </w:r>
          </w:p>
        </w:tc>
        <w:tc>
          <w:tcPr>
            <w:tcW w:w="0" w:type="auto"/>
          </w:tcPr>
          <w:p w14:paraId="4CFDC310" w14:textId="480E7B6D" w:rsidR="00983AF8" w:rsidRPr="00525427" w:rsidRDefault="00396F14"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6F14">
              <w:rPr>
                <w:rFonts w:ascii="Times New Roman" w:hAnsi="Times New Roman" w:cs="Times New Roman"/>
                <w:sz w:val="20"/>
                <w:szCs w:val="20"/>
              </w:rPr>
              <w:t>aqueous chloride solution</w:t>
            </w:r>
          </w:p>
        </w:tc>
        <w:tc>
          <w:tcPr>
            <w:tcW w:w="0" w:type="auto"/>
            <w:gridSpan w:val="3"/>
          </w:tcPr>
          <w:p w14:paraId="46306429" w14:textId="5DEEC5F3"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T</w:t>
            </w:r>
            <w:r w:rsidRPr="00586C90">
              <w:rPr>
                <w:rFonts w:ascii="Times New Roman" w:hAnsi="Times New Roman" w:cs="Times New Roman"/>
                <w:sz w:val="20"/>
                <w:szCs w:val="20"/>
              </w:rPr>
              <w:t xml:space="preserve">, </w:t>
            </w:r>
            <w:r w:rsidRPr="004C5571">
              <w:rPr>
                <w:rFonts w:ascii="Times New Roman" w:hAnsi="Times New Roman" w:cs="Times New Roman"/>
                <w:sz w:val="20"/>
                <w:szCs w:val="20"/>
              </w:rPr>
              <w:t>Cl</w:t>
            </w:r>
            <w:r w:rsidRPr="004C5571">
              <w:rPr>
                <w:rFonts w:ascii="Times New Roman" w:hAnsi="Times New Roman" w:cs="Times New Roman"/>
                <w:sz w:val="20"/>
                <w:szCs w:val="20"/>
                <w:vertAlign w:val="superscript"/>
              </w:rPr>
              <w:t>-</w:t>
            </w:r>
            <w:r w:rsidRPr="00586C90">
              <w:rPr>
                <w:rFonts w:ascii="Times New Roman" w:hAnsi="Times New Roman" w:cs="Times New Roman"/>
                <w:sz w:val="20"/>
                <w:szCs w:val="20"/>
              </w:rPr>
              <w:t xml:space="preserve"> and </w:t>
            </w:r>
            <w:r w:rsidRPr="004C5571">
              <w:rPr>
                <w:rFonts w:ascii="Times New Roman" w:hAnsi="Times New Roman" w:cs="Times New Roman"/>
                <w:sz w:val="20"/>
                <w:szCs w:val="20"/>
              </w:rPr>
              <w:t>P</w:t>
            </w:r>
          </w:p>
        </w:tc>
        <w:tc>
          <w:tcPr>
            <w:tcW w:w="0" w:type="auto"/>
          </w:tcPr>
          <w:p w14:paraId="497F441F"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w:t>
            </w:r>
          </w:p>
        </w:tc>
        <w:tc>
          <w:tcPr>
            <w:tcW w:w="0" w:type="auto"/>
            <w:gridSpan w:val="2"/>
          </w:tcPr>
          <w:p w14:paraId="32654130" w14:textId="2C2CE3A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time of failure as a result of </w:t>
            </w:r>
            <w:r w:rsidRPr="007F48C1">
              <w:rPr>
                <w:rFonts w:ascii="Times New Roman" w:hAnsi="Times New Roman" w:cs="Times New Roman"/>
                <w:sz w:val="20"/>
                <w:szCs w:val="20"/>
              </w:rPr>
              <w:t>SCC</w:t>
            </w:r>
          </w:p>
        </w:tc>
        <w:tc>
          <w:tcPr>
            <w:tcW w:w="0" w:type="auto"/>
            <w:gridSpan w:val="5"/>
          </w:tcPr>
          <w:p w14:paraId="7182A5CD"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tcPr>
          <w:p w14:paraId="3C1FA1BC" w14:textId="471D4638"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MLP</w:t>
            </w:r>
            <w:commentRangeEnd w:id="37"/>
            <w:r w:rsidR="004C5571">
              <w:rPr>
                <w:rStyle w:val="a6"/>
              </w:rPr>
              <w:commentReference w:id="37"/>
            </w:r>
          </w:p>
        </w:tc>
      </w:tr>
      <w:tr w:rsidR="00604F54" w:rsidRPr="00586C90" w14:paraId="2A2871D5" w14:textId="77777777" w:rsidTr="00184F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3AE3862B" w14:textId="00112033"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Al, low carbon steel, copper</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&lt;EndNote&gt;&lt;Cite&gt;&lt;Author&gt;Kenny&lt;/Author&gt;&lt;Year&gt;2009&lt;/Year&gt;&lt;RecNum&gt;8&lt;/RecNum&gt;&lt;DisplayText&gt;[24]&lt;/DisplayText&gt;&lt;record&gt;&lt;rec-number&gt;8&lt;/rec-number&gt;&lt;foreign-keys&gt;&lt;key app="EN" db-id="909v2wsdarxet0er2papedrtdfde0xxra5af" timestamp="1560339624"&gt;8&lt;/key&gt;&lt;/foreign-keys&gt;&lt;ref-type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Pr="00D6662D">
              <w:rPr>
                <w:rFonts w:ascii="Times New Roman" w:hAnsi="Times New Roman" w:cs="Times New Roman"/>
                <w:sz w:val="20"/>
                <w:szCs w:val="20"/>
              </w:rPr>
              <w:fldChar w:fldCharType="separate"/>
            </w:r>
            <w:r w:rsidR="00604F54" w:rsidRPr="00604F54">
              <w:rPr>
                <w:rFonts w:ascii="Times New Roman" w:hAnsi="Times New Roman" w:cs="Times New Roman"/>
                <w:noProof/>
                <w:sz w:val="20"/>
                <w:szCs w:val="20"/>
              </w:rPr>
              <w:t>[</w:t>
            </w:r>
            <w:hyperlink w:anchor="_ENREF_24" w:tooltip="Kenny, 2009 #8" w:history="1">
              <w:r w:rsidR="00604F54" w:rsidRPr="00604F54">
                <w:rPr>
                  <w:rFonts w:ascii="Times New Roman" w:hAnsi="Times New Roman" w:cs="Times New Roman"/>
                  <w:noProof/>
                  <w:sz w:val="20"/>
                  <w:szCs w:val="20"/>
                </w:rPr>
                <w:t>24</w:t>
              </w:r>
            </w:hyperlink>
            <w:r w:rsidR="00604F54" w:rsidRPr="00604F54">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459EE860"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distribution and transmission electric energy lines</w:t>
            </w:r>
          </w:p>
        </w:tc>
        <w:tc>
          <w:tcPr>
            <w:tcW w:w="0" w:type="auto"/>
            <w:shd w:val="clear" w:color="auto" w:fill="FFFFFF"/>
          </w:tcPr>
          <w:p w14:paraId="7CDFCF18" w14:textId="63DB7C7F" w:rsidR="00983AF8" w:rsidRPr="00525427" w:rsidRDefault="00553DA1"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atmospheric environment</w:t>
            </w:r>
          </w:p>
        </w:tc>
        <w:tc>
          <w:tcPr>
            <w:tcW w:w="0" w:type="auto"/>
            <w:gridSpan w:val="3"/>
            <w:shd w:val="clear" w:color="auto" w:fill="FFFFFF"/>
          </w:tcPr>
          <w:p w14:paraId="7C459306" w14:textId="6B391A3C"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environmental parameters(</w:t>
            </w:r>
            <w:r w:rsidRPr="00054AC8">
              <w:rPr>
                <w:rFonts w:ascii="Times New Roman" w:hAnsi="Times New Roman" w:cs="Times New Roman"/>
                <w:sz w:val="20"/>
                <w:szCs w:val="20"/>
              </w:rPr>
              <w:t>exposure time</w:t>
            </w:r>
            <w:r w:rsidRPr="004C5571">
              <w:rPr>
                <w:rFonts w:ascii="Times New Roman" w:hAnsi="Times New Roman" w:cs="Times New Roman" w:hint="eastAsia"/>
                <w:sz w:val="20"/>
                <w:szCs w:val="20"/>
              </w:rPr>
              <w:t xml:space="preserve">, </w:t>
            </w:r>
            <w:r w:rsidRPr="004C5571">
              <w:rPr>
                <w:rFonts w:ascii="Times New Roman" w:hAnsi="Times New Roman" w:cs="Times New Roman"/>
                <w:sz w:val="20"/>
                <w:szCs w:val="20"/>
              </w:rPr>
              <w:t>T</w:t>
            </w:r>
            <w:r w:rsidRPr="004C5571">
              <w:rPr>
                <w:rFonts w:ascii="Times New Roman" w:hAnsi="Times New Roman" w:cs="Times New Roman" w:hint="eastAsia"/>
                <w:sz w:val="20"/>
                <w:szCs w:val="20"/>
              </w:rPr>
              <w:t xml:space="preserve">, </w:t>
            </w:r>
            <w:r w:rsidRPr="004C5571">
              <w:rPr>
                <w:rFonts w:ascii="Times New Roman" w:hAnsi="Times New Roman" w:cs="Times New Roman"/>
                <w:sz w:val="20"/>
                <w:szCs w:val="20"/>
              </w:rPr>
              <w:t>RH</w:t>
            </w:r>
            <w:r w:rsidRPr="004C5571">
              <w:rPr>
                <w:rFonts w:ascii="Times New Roman" w:hAnsi="Times New Roman" w:cs="Times New Roman" w:hint="eastAsia"/>
                <w:sz w:val="20"/>
                <w:szCs w:val="20"/>
              </w:rPr>
              <w:t>, precipitation, TOW, WV, solar radiation,</w:t>
            </w:r>
            <w:r>
              <w:rPr>
                <w:rFonts w:ascii="Times New Roman" w:hAnsi="Times New Roman" w:cs="Times New Roman"/>
                <w:sz w:val="20"/>
                <w:szCs w:val="20"/>
              </w:rPr>
              <w:t xml:space="preserve"> </w:t>
            </w:r>
            <w:r w:rsidRPr="00D83938">
              <w:rPr>
                <w:rFonts w:ascii="Times New Roman" w:hAnsi="Times New Roman" w:cs="Times New Roman"/>
                <w:sz w:val="20"/>
                <w:szCs w:val="20"/>
              </w:rPr>
              <w:t>Cl</w:t>
            </w:r>
            <w:r w:rsidRPr="00D83938">
              <w:rPr>
                <w:rFonts w:ascii="Times New Roman" w:hAnsi="Times New Roman" w:cs="Times New Roman"/>
                <w:sz w:val="20"/>
                <w:szCs w:val="20"/>
                <w:vertAlign w:val="superscript"/>
              </w:rPr>
              <w:t>-</w:t>
            </w:r>
            <w:r w:rsidRPr="004C5571">
              <w:rPr>
                <w:rFonts w:ascii="Times New Roman" w:hAnsi="Times New Roman" w:cs="Times New Roman" w:hint="eastAsia"/>
                <w:sz w:val="20"/>
                <w:szCs w:val="20"/>
              </w:rPr>
              <w:t xml:space="preserve">, sulfur compounds and </w:t>
            </w:r>
            <w:proofErr w:type="spellStart"/>
            <w:r w:rsidRPr="004C5571">
              <w:rPr>
                <w:rFonts w:ascii="Times New Roman" w:hAnsi="Times New Roman" w:cs="Times New Roman" w:hint="eastAsia"/>
                <w:sz w:val="20"/>
                <w:szCs w:val="20"/>
              </w:rPr>
              <w:t>dustfall</w:t>
            </w:r>
            <w:proofErr w:type="spellEnd"/>
            <w:r w:rsidRPr="004C5571">
              <w:rPr>
                <w:rFonts w:ascii="Times New Roman" w:hAnsi="Times New Roman" w:cs="Times New Roman" w:hint="eastAsia"/>
                <w:sz w:val="20"/>
                <w:szCs w:val="20"/>
              </w:rPr>
              <w:t>)</w:t>
            </w:r>
          </w:p>
        </w:tc>
        <w:tc>
          <w:tcPr>
            <w:tcW w:w="0" w:type="auto"/>
            <w:shd w:val="clear" w:color="auto" w:fill="FFFFFF"/>
          </w:tcPr>
          <w:p w14:paraId="14263974" w14:textId="77777777" w:rsidR="00983AF8" w:rsidRPr="004C5571"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linear and sigmoidal tangent, logarithmic</w:t>
            </w:r>
          </w:p>
        </w:tc>
        <w:tc>
          <w:tcPr>
            <w:tcW w:w="0" w:type="auto"/>
            <w:gridSpan w:val="2"/>
            <w:shd w:val="clear" w:color="auto" w:fill="FFFFFF"/>
          </w:tcPr>
          <w:p w14:paraId="1976DCC0"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laboratory evaluated atmospheric corrosion rates</w:t>
            </w:r>
          </w:p>
        </w:tc>
        <w:tc>
          <w:tcPr>
            <w:tcW w:w="0" w:type="auto"/>
            <w:gridSpan w:val="5"/>
            <w:shd w:val="clear" w:color="auto" w:fill="FFFFFF"/>
          </w:tcPr>
          <w:p w14:paraId="7FFF81C5"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
          <w:p w14:paraId="08226279" w14:textId="08B06045"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MLP</w:t>
            </w:r>
          </w:p>
        </w:tc>
      </w:tr>
      <w:tr w:rsidR="00604F54" w:rsidRPr="00586C90" w14:paraId="097E59E2" w14:textId="77777777" w:rsidTr="00184F29">
        <w:tc>
          <w:tcPr>
            <w:cnfStyle w:val="001000000000" w:firstRow="0" w:lastRow="0" w:firstColumn="1" w:lastColumn="0" w:oddVBand="0" w:evenVBand="0" w:oddHBand="0" w:evenHBand="0" w:firstRowFirstColumn="0" w:firstRowLastColumn="0" w:lastRowFirstColumn="0" w:lastRowLastColumn="0"/>
            <w:tcW w:w="0" w:type="auto"/>
          </w:tcPr>
          <w:p w14:paraId="6CA3C2DB" w14:textId="6C973F09"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Iron alloy, carbon and alloy steel, grade-2 titanium</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&lt;EndNote&gt;&lt;Cite&gt;&lt;Author&gt;Kamrunnahar&lt;/Author&gt;&lt;Year&gt;2010&lt;/Year&gt;&lt;RecNum&gt;60&lt;/RecNum&gt;&lt;DisplayText&gt;[44]&lt;/DisplayText&gt;&lt;record&gt;&lt;rec-number&gt;60&lt;/rec-number&gt;&lt;foreign-keys&gt;&lt;key app="EN" db-id="909v2wsdarxet0er2papedrtdfde0xxra5af" timestamp="1560339669"&gt;60&lt;/key&gt;&lt;/foreign-keys&gt;&lt;ref-type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Pr="00D6662D">
              <w:rPr>
                <w:rFonts w:ascii="Times New Roman" w:hAnsi="Times New Roman" w:cs="Times New Roman"/>
                <w:sz w:val="20"/>
                <w:szCs w:val="20"/>
              </w:rPr>
              <w:fldChar w:fldCharType="separate"/>
            </w:r>
            <w:r w:rsidR="00671DCC" w:rsidRPr="00671DCC">
              <w:rPr>
                <w:rFonts w:ascii="Times New Roman" w:hAnsi="Times New Roman" w:cs="Times New Roman"/>
                <w:noProof/>
                <w:sz w:val="20"/>
                <w:szCs w:val="20"/>
              </w:rPr>
              <w:t>[</w:t>
            </w:r>
            <w:hyperlink w:anchor="_ENREF_44" w:tooltip="Kamrunnahar, 2010 #60" w:history="1">
              <w:r w:rsidR="00604F54" w:rsidRPr="00671DCC">
                <w:rPr>
                  <w:rFonts w:ascii="Times New Roman" w:hAnsi="Times New Roman" w:cs="Times New Roman"/>
                  <w:noProof/>
                  <w:sz w:val="20"/>
                  <w:szCs w:val="20"/>
                </w:rPr>
                <w:t>44</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tcPr>
          <w:p w14:paraId="61773A87" w14:textId="7169DCE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i</w:t>
            </w:r>
            <w:r w:rsidRPr="00586C90">
              <w:rPr>
                <w:rFonts w:ascii="Times New Roman" w:hAnsi="Times New Roman" w:cs="Times New Roman"/>
                <w:sz w:val="20"/>
                <w:szCs w:val="20"/>
              </w:rPr>
              <w:t>ndustrial</w:t>
            </w:r>
            <w:r>
              <w:rPr>
                <w:rFonts w:ascii="Times New Roman" w:hAnsi="Times New Roman" w:cs="Times New Roman"/>
                <w:sz w:val="20"/>
                <w:szCs w:val="20"/>
              </w:rPr>
              <w:t xml:space="preserve"> applications</w:t>
            </w:r>
          </w:p>
          <w:p w14:paraId="360D2755"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0" w:type="auto"/>
          </w:tcPr>
          <w:p w14:paraId="1F2BB04B" w14:textId="197F37BE" w:rsidR="00983AF8" w:rsidRPr="00525427" w:rsidRDefault="00A3432F"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a</w:t>
            </w:r>
            <w:r w:rsidR="00553DA1" w:rsidRPr="00553DA1">
              <w:rPr>
                <w:rFonts w:ascii="Times New Roman" w:hAnsi="Times New Roman" w:cs="Times New Roman"/>
                <w:sz w:val="20"/>
                <w:szCs w:val="20"/>
              </w:rPr>
              <w:t>tmospheric</w:t>
            </w:r>
            <w:r>
              <w:rPr>
                <w:rFonts w:ascii="Times New Roman" w:hAnsi="Times New Roman" w:cs="Times New Roman"/>
                <w:sz w:val="20"/>
                <w:szCs w:val="20"/>
              </w:rPr>
              <w:t xml:space="preserve"> and </w:t>
            </w:r>
            <w:r w:rsidRPr="00A3432F">
              <w:rPr>
                <w:rFonts w:ascii="Times New Roman" w:hAnsi="Times New Roman" w:cs="Times New Roman"/>
                <w:sz w:val="20"/>
                <w:szCs w:val="20"/>
              </w:rPr>
              <w:t>chemically defined environments</w:t>
            </w:r>
          </w:p>
        </w:tc>
        <w:tc>
          <w:tcPr>
            <w:tcW w:w="0" w:type="auto"/>
            <w:gridSpan w:val="3"/>
          </w:tcPr>
          <w:p w14:paraId="31AABD00" w14:textId="48CB6369"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 xml:space="preserve">Mo content </w:t>
            </w:r>
            <w:r w:rsidRPr="00586C90">
              <w:rPr>
                <w:rFonts w:ascii="Times New Roman" w:hAnsi="Times New Roman" w:cs="Times New Roman"/>
                <w:sz w:val="20"/>
                <w:szCs w:val="20"/>
              </w:rPr>
              <w:t xml:space="preserve">x, Ni content (14 x), (x + 1), </w:t>
            </w:r>
            <w:r w:rsidRPr="00465724">
              <w:rPr>
                <w:rFonts w:ascii="Times New Roman" w:hAnsi="Times New Roman" w:cs="Times New Roman"/>
                <w:sz w:val="20"/>
                <w:szCs w:val="20"/>
              </w:rPr>
              <w:t>HCl, H</w:t>
            </w:r>
            <w:r w:rsidRPr="004C5571">
              <w:rPr>
                <w:rFonts w:ascii="Times New Roman" w:hAnsi="Times New Roman" w:cs="Times New Roman"/>
                <w:sz w:val="20"/>
                <w:szCs w:val="20"/>
                <w:vertAlign w:val="subscript"/>
              </w:rPr>
              <w:t>2</w:t>
            </w:r>
            <w:r w:rsidRPr="00465724">
              <w:rPr>
                <w:rFonts w:ascii="Times New Roman" w:hAnsi="Times New Roman" w:cs="Times New Roman"/>
                <w:sz w:val="20"/>
                <w:szCs w:val="20"/>
              </w:rPr>
              <w:t>SO</w:t>
            </w:r>
            <w:r w:rsidRPr="004C5571">
              <w:rPr>
                <w:rFonts w:ascii="Times New Roman" w:hAnsi="Times New Roman" w:cs="Times New Roman"/>
                <w:sz w:val="20"/>
                <w:szCs w:val="20"/>
                <w:vertAlign w:val="subscript"/>
              </w:rPr>
              <w:t>4</w:t>
            </w:r>
            <w:r w:rsidRPr="00586C90">
              <w:rPr>
                <w:rFonts w:ascii="Times New Roman" w:hAnsi="Times New Roman" w:cs="Times New Roman"/>
                <w:sz w:val="20"/>
                <w:szCs w:val="20"/>
              </w:rPr>
              <w:t xml:space="preserve">, E, </w:t>
            </w:r>
            <w:proofErr w:type="spellStart"/>
            <w:r w:rsidRPr="00586C90">
              <w:rPr>
                <w:rFonts w:ascii="Times New Roman" w:hAnsi="Times New Roman" w:cs="Times New Roman"/>
                <w:sz w:val="20"/>
                <w:szCs w:val="20"/>
              </w:rPr>
              <w:t>dE</w:t>
            </w:r>
            <w:proofErr w:type="spellEnd"/>
            <w:r>
              <w:rPr>
                <w:rFonts w:ascii="Times New Roman" w:hAnsi="Times New Roman" w:cs="Times New Roman"/>
                <w:sz w:val="20"/>
                <w:szCs w:val="20"/>
              </w:rPr>
              <w:t xml:space="preserve"> </w:t>
            </w:r>
            <w:r w:rsidRPr="00586C90">
              <w:rPr>
                <w:rFonts w:ascii="Times New Roman" w:hAnsi="Times New Roman" w:cs="Times New Roman"/>
                <w:sz w:val="20"/>
                <w:szCs w:val="20"/>
              </w:rPr>
              <w:t>(general corrosion</w:t>
            </w:r>
            <w:r>
              <w:rPr>
                <w:rFonts w:ascii="Times New Roman" w:hAnsi="Times New Roman" w:cs="Times New Roman"/>
                <w:sz w:val="20"/>
                <w:szCs w:val="20"/>
              </w:rPr>
              <w:t xml:space="preserve"> </w:t>
            </w:r>
            <w:r w:rsidRPr="00FC252D">
              <w:rPr>
                <w:rFonts w:ascii="Times New Roman" w:hAnsi="Times New Roman" w:cs="Times New Roman"/>
                <w:sz w:val="20"/>
                <w:szCs w:val="20"/>
              </w:rPr>
              <w:t>DC data on iron-alloy</w:t>
            </w:r>
            <w:r w:rsidRPr="00586C90">
              <w:rPr>
                <w:rFonts w:ascii="Times New Roman" w:hAnsi="Times New Roman" w:cs="Times New Roman"/>
                <w:sz w:val="20"/>
                <w:szCs w:val="20"/>
              </w:rPr>
              <w:t xml:space="preserve">) </w:t>
            </w:r>
          </w:p>
          <w:p w14:paraId="7E2169A9" w14:textId="6B3243B5"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compositions (</w:t>
            </w:r>
            <w:r w:rsidRPr="00465724">
              <w:rPr>
                <w:rFonts w:ascii="Times New Roman" w:hAnsi="Times New Roman" w:cs="Times New Roman"/>
                <w:sz w:val="20"/>
                <w:szCs w:val="20"/>
              </w:rPr>
              <w:t xml:space="preserve">B, C, Cr, Cu, Fe, Mn, </w:t>
            </w:r>
            <w:r w:rsidRPr="00465724">
              <w:rPr>
                <w:rFonts w:ascii="Times New Roman" w:hAnsi="Times New Roman" w:cs="Times New Roman"/>
                <w:sz w:val="20"/>
                <w:szCs w:val="20"/>
              </w:rPr>
              <w:lastRenderedPageBreak/>
              <w:t>Mo,</w:t>
            </w:r>
            <w:r w:rsidRPr="00465724">
              <w:rPr>
                <w:rFonts w:ascii="Times New Roman" w:hAnsi="Times New Roman" w:cs="Times New Roman"/>
                <w:sz w:val="20"/>
                <w:szCs w:val="20"/>
              </w:rPr>
              <w:br/>
            </w:r>
            <w:r w:rsidRPr="00525427">
              <w:rPr>
                <w:rFonts w:ascii="Times New Roman" w:hAnsi="Times New Roman" w:cs="Times New Roman"/>
                <w:sz w:val="20"/>
                <w:szCs w:val="20"/>
              </w:rPr>
              <w:t>Ni, P, S, Si, Ti, and V</w:t>
            </w:r>
            <w:r w:rsidRPr="00586C90">
              <w:rPr>
                <w:rFonts w:ascii="Times New Roman" w:hAnsi="Times New Roman" w:cs="Times New Roman"/>
                <w:sz w:val="20"/>
                <w:szCs w:val="20"/>
              </w:rPr>
              <w:t xml:space="preserve">), </w:t>
            </w:r>
            <w:r>
              <w:rPr>
                <w:rFonts w:ascii="Times New Roman" w:hAnsi="Times New Roman" w:cs="Times New Roman"/>
                <w:sz w:val="20"/>
                <w:szCs w:val="20"/>
              </w:rPr>
              <w:t>exposure time</w:t>
            </w:r>
            <w:r w:rsidRPr="00586C90">
              <w:rPr>
                <w:rFonts w:ascii="Times New Roman" w:hAnsi="Times New Roman" w:cs="Times New Roman"/>
                <w:sz w:val="20"/>
                <w:szCs w:val="20"/>
              </w:rPr>
              <w:t>, log (exposure</w:t>
            </w:r>
            <w:r>
              <w:rPr>
                <w:rFonts w:ascii="Times New Roman" w:hAnsi="Times New Roman" w:cs="Times New Roman"/>
                <w:sz w:val="20"/>
                <w:szCs w:val="20"/>
              </w:rPr>
              <w:t xml:space="preserve"> time</w:t>
            </w:r>
            <w:r w:rsidRPr="00586C90">
              <w:rPr>
                <w:rFonts w:ascii="Times New Roman" w:hAnsi="Times New Roman" w:cs="Times New Roman"/>
                <w:sz w:val="20"/>
                <w:szCs w:val="20"/>
              </w:rPr>
              <w:t>) (general corrosion</w:t>
            </w:r>
            <w:r>
              <w:rPr>
                <w:rFonts w:ascii="Times New Roman" w:hAnsi="Times New Roman" w:cs="Times New Roman"/>
                <w:sz w:val="20"/>
                <w:szCs w:val="20"/>
              </w:rPr>
              <w:t xml:space="preserve"> </w:t>
            </w:r>
            <w:r w:rsidRPr="00FC252D">
              <w:rPr>
                <w:rFonts w:ascii="Times New Roman" w:hAnsi="Times New Roman" w:cs="Times New Roman"/>
                <w:sz w:val="20"/>
                <w:szCs w:val="20"/>
              </w:rPr>
              <w:t>DC data on carbon and alloy steel</w:t>
            </w:r>
            <w:r w:rsidRPr="00586C90">
              <w:rPr>
                <w:rFonts w:ascii="Times New Roman" w:hAnsi="Times New Roman" w:cs="Times New Roman"/>
                <w:sz w:val="20"/>
                <w:szCs w:val="20"/>
              </w:rPr>
              <w:t xml:space="preserve">) </w:t>
            </w:r>
          </w:p>
          <w:p w14:paraId="62DF6F3B" w14:textId="025C5FCF"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incubation period and the duration of experiments</w:t>
            </w:r>
            <w:r>
              <w:rPr>
                <w:rFonts w:ascii="Times New Roman" w:hAnsi="Times New Roman" w:cs="Times New Roman"/>
                <w:sz w:val="20"/>
                <w:szCs w:val="20"/>
              </w:rPr>
              <w:t xml:space="preserve"> (l</w:t>
            </w:r>
            <w:r w:rsidRPr="00FC252D">
              <w:rPr>
                <w:rFonts w:ascii="Times New Roman" w:hAnsi="Times New Roman" w:cs="Times New Roman"/>
                <w:sz w:val="20"/>
                <w:szCs w:val="20"/>
              </w:rPr>
              <w:t>ocalized corrosion crevice corrosion on Ti-alloy</w:t>
            </w:r>
            <w:r>
              <w:rPr>
                <w:rFonts w:ascii="Times New Roman" w:hAnsi="Times New Roman" w:cs="Times New Roman"/>
                <w:sz w:val="20"/>
                <w:szCs w:val="20"/>
              </w:rPr>
              <w:t>)</w:t>
            </w:r>
          </w:p>
        </w:tc>
        <w:tc>
          <w:tcPr>
            <w:tcW w:w="0" w:type="auto"/>
          </w:tcPr>
          <w:p w14:paraId="30BB079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hyperbolic tangent</w:t>
            </w:r>
          </w:p>
        </w:tc>
        <w:tc>
          <w:tcPr>
            <w:tcW w:w="0" w:type="auto"/>
            <w:gridSpan w:val="2"/>
          </w:tcPr>
          <w:p w14:paraId="121E3D6A" w14:textId="2BBD3EBC"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log(</w:t>
            </w:r>
            <w:proofErr w:type="spellStart"/>
            <w:r w:rsidRPr="00586C90">
              <w:rPr>
                <w:rFonts w:ascii="Times New Roman" w:hAnsi="Times New Roman" w:cs="Times New Roman"/>
                <w:sz w:val="20"/>
                <w:szCs w:val="20"/>
              </w:rPr>
              <w:t>i</w:t>
            </w:r>
            <w:proofErr w:type="spellEnd"/>
            <w:r w:rsidRPr="00586C90">
              <w:rPr>
                <w:rFonts w:ascii="Times New Roman" w:hAnsi="Times New Roman" w:cs="Times New Roman"/>
                <w:sz w:val="20"/>
                <w:szCs w:val="20"/>
              </w:rPr>
              <w:t xml:space="preserve">), </w:t>
            </w:r>
            <w:proofErr w:type="spellStart"/>
            <w:r w:rsidRPr="004C5571">
              <w:rPr>
                <w:rFonts w:ascii="Times New Roman" w:hAnsi="Times New Roman" w:cs="Times New Roman"/>
                <w:sz w:val="20"/>
                <w:szCs w:val="20"/>
              </w:rPr>
              <w:t>E</w:t>
            </w:r>
            <w:r w:rsidRPr="004C5571">
              <w:rPr>
                <w:rFonts w:ascii="Times New Roman" w:hAnsi="Times New Roman" w:cs="Times New Roman"/>
                <w:sz w:val="20"/>
                <w:szCs w:val="20"/>
                <w:vertAlign w:val="subscript"/>
              </w:rPr>
              <w:t>corr</w:t>
            </w:r>
            <w:proofErr w:type="spellEnd"/>
            <w:r w:rsidRPr="004C5571">
              <w:rPr>
                <w:rFonts w:ascii="Times New Roman" w:hAnsi="Times New Roman" w:cs="Times New Roman"/>
                <w:sz w:val="20"/>
                <w:szCs w:val="20"/>
              </w:rPr>
              <w:t xml:space="preserve">, </w:t>
            </w:r>
            <w:proofErr w:type="spellStart"/>
            <w:r w:rsidRPr="004C5571">
              <w:rPr>
                <w:rFonts w:ascii="Times New Roman" w:hAnsi="Times New Roman" w:cs="Times New Roman"/>
                <w:sz w:val="20"/>
                <w:szCs w:val="20"/>
              </w:rPr>
              <w:t>i</w:t>
            </w:r>
            <w:r w:rsidRPr="004C5571">
              <w:rPr>
                <w:rFonts w:ascii="Times New Roman" w:hAnsi="Times New Roman" w:cs="Times New Roman"/>
                <w:sz w:val="20"/>
                <w:szCs w:val="20"/>
                <w:vertAlign w:val="subscript"/>
              </w:rPr>
              <w:t>corr</w:t>
            </w:r>
            <w:proofErr w:type="spellEnd"/>
            <w:r w:rsidRPr="004C5571">
              <w:rPr>
                <w:rFonts w:ascii="Times New Roman" w:hAnsi="Times New Roman" w:cs="Times New Roman"/>
                <w:sz w:val="20"/>
                <w:szCs w:val="20"/>
              </w:rPr>
              <w:t xml:space="preserve">, </w:t>
            </w:r>
            <w:r w:rsidRPr="00586C90">
              <w:rPr>
                <w:rFonts w:ascii="Times New Roman" w:hAnsi="Times New Roman" w:cs="Times New Roman"/>
                <w:sz w:val="20"/>
                <w:szCs w:val="20"/>
              </w:rPr>
              <w:t xml:space="preserve">and </w:t>
            </w:r>
            <w:proofErr w:type="spellStart"/>
            <w:r w:rsidRPr="00586C90">
              <w:rPr>
                <w:rFonts w:ascii="Times New Roman" w:hAnsi="Times New Roman" w:cs="Times New Roman"/>
                <w:sz w:val="20"/>
                <w:szCs w:val="20"/>
              </w:rPr>
              <w:t>R</w:t>
            </w:r>
            <w:r w:rsidRPr="00586C90">
              <w:rPr>
                <w:rFonts w:ascii="Times New Roman" w:hAnsi="Times New Roman" w:cs="Times New Roman"/>
                <w:sz w:val="20"/>
                <w:szCs w:val="20"/>
                <w:vertAlign w:val="subscript"/>
              </w:rPr>
              <w:t>p</w:t>
            </w:r>
            <w:proofErr w:type="spellEnd"/>
            <w:r w:rsidRPr="00586C90">
              <w:rPr>
                <w:rFonts w:ascii="Times New Roman" w:hAnsi="Times New Roman" w:cs="Times New Roman"/>
                <w:sz w:val="20"/>
                <w:szCs w:val="20"/>
                <w:vertAlign w:val="subscript"/>
              </w:rPr>
              <w:t xml:space="preserve">   </w:t>
            </w:r>
            <w:r w:rsidRPr="00586C90">
              <w:rPr>
                <w:rFonts w:ascii="Times New Roman" w:hAnsi="Times New Roman" w:cs="Times New Roman"/>
                <w:sz w:val="20"/>
                <w:szCs w:val="20"/>
              </w:rPr>
              <w:t>(general corrosion</w:t>
            </w:r>
            <w:r w:rsidRPr="00FC252D">
              <w:rPr>
                <w:rFonts w:ascii="Times New Roman" w:hAnsi="Times New Roman" w:cs="Times New Roman"/>
                <w:sz w:val="20"/>
                <w:szCs w:val="20"/>
              </w:rPr>
              <w:t xml:space="preserve"> DC data on iron-alloy</w:t>
            </w:r>
            <w:r w:rsidRPr="00586C90">
              <w:rPr>
                <w:rFonts w:ascii="Times New Roman" w:hAnsi="Times New Roman" w:cs="Times New Roman"/>
                <w:sz w:val="20"/>
                <w:szCs w:val="20"/>
              </w:rPr>
              <w:t>)</w:t>
            </w:r>
          </w:p>
          <w:p w14:paraId="2D26C907" w14:textId="32C3A993"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corrosion rate and log </w:t>
            </w:r>
            <w:r w:rsidRPr="00586C90">
              <w:rPr>
                <w:rFonts w:ascii="Times New Roman" w:hAnsi="Times New Roman" w:cs="Times New Roman"/>
                <w:sz w:val="20"/>
                <w:szCs w:val="20"/>
              </w:rPr>
              <w:lastRenderedPageBreak/>
              <w:t>(corrosion rate) (general corrosion</w:t>
            </w:r>
            <w:r>
              <w:rPr>
                <w:rFonts w:ascii="Times New Roman" w:hAnsi="Times New Roman" w:cs="Times New Roman"/>
                <w:sz w:val="20"/>
                <w:szCs w:val="20"/>
              </w:rPr>
              <w:t xml:space="preserve"> </w:t>
            </w:r>
            <w:r w:rsidRPr="00FC252D">
              <w:rPr>
                <w:rFonts w:ascii="Times New Roman" w:hAnsi="Times New Roman" w:cs="Times New Roman"/>
                <w:sz w:val="20"/>
                <w:szCs w:val="20"/>
              </w:rPr>
              <w:t>DC data on carbon and alloy steel</w:t>
            </w:r>
            <w:r w:rsidRPr="00586C90">
              <w:rPr>
                <w:rFonts w:ascii="Times New Roman" w:hAnsi="Times New Roman" w:cs="Times New Roman"/>
                <w:sz w:val="20"/>
                <w:szCs w:val="20"/>
              </w:rPr>
              <w:t>)</w:t>
            </w:r>
          </w:p>
          <w:p w14:paraId="43FAC9E4" w14:textId="5F3E2941"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bookmarkStart w:id="38" w:name="_Hlk13189606"/>
            <w:proofErr w:type="spellStart"/>
            <w:r w:rsidRPr="00586C90">
              <w:rPr>
                <w:rFonts w:ascii="Times New Roman" w:hAnsi="Times New Roman" w:cs="Times New Roman"/>
                <w:sz w:val="20"/>
                <w:szCs w:val="20"/>
              </w:rPr>
              <w:t>Dmax</w:t>
            </w:r>
            <w:proofErr w:type="spellEnd"/>
            <w:r w:rsidRPr="00586C90">
              <w:rPr>
                <w:rFonts w:ascii="Times New Roman" w:hAnsi="Times New Roman" w:cs="Times New Roman"/>
                <w:sz w:val="20"/>
                <w:szCs w:val="20"/>
              </w:rPr>
              <w:t>, W, Q, ratio Q/W</w:t>
            </w:r>
            <w:bookmarkEnd w:id="38"/>
            <w:r w:rsidRPr="00586C90">
              <w:rPr>
                <w:rFonts w:ascii="Times New Roman" w:hAnsi="Times New Roman" w:cs="Times New Roman"/>
                <w:sz w:val="20"/>
                <w:szCs w:val="20"/>
              </w:rPr>
              <w:t>, O2 consumed, log (</w:t>
            </w:r>
            <w:proofErr w:type="spellStart"/>
            <w:r w:rsidRPr="00586C90">
              <w:rPr>
                <w:rFonts w:ascii="Times New Roman" w:hAnsi="Times New Roman" w:cs="Times New Roman"/>
                <w:sz w:val="20"/>
                <w:szCs w:val="20"/>
              </w:rPr>
              <w:t>Dmax</w:t>
            </w:r>
            <w:proofErr w:type="spellEnd"/>
            <w:r w:rsidRPr="00586C90">
              <w:rPr>
                <w:rFonts w:ascii="Times New Roman" w:hAnsi="Times New Roman" w:cs="Times New Roman"/>
                <w:sz w:val="20"/>
                <w:szCs w:val="20"/>
              </w:rPr>
              <w:t>), log (W), log (Q), log (Q/W), and log (O2consumed) (</w:t>
            </w:r>
            <w:r>
              <w:rPr>
                <w:rFonts w:ascii="Times New Roman" w:hAnsi="Times New Roman" w:cs="Times New Roman"/>
                <w:sz w:val="20"/>
                <w:szCs w:val="20"/>
              </w:rPr>
              <w:t>l</w:t>
            </w:r>
            <w:r w:rsidRPr="00FC252D">
              <w:rPr>
                <w:rFonts w:ascii="Times New Roman" w:hAnsi="Times New Roman" w:cs="Times New Roman"/>
                <w:sz w:val="20"/>
                <w:szCs w:val="20"/>
              </w:rPr>
              <w:t>ocalized corrosion crevice corrosion on Ti-alloy</w:t>
            </w:r>
            <w:r w:rsidRPr="00586C90">
              <w:rPr>
                <w:rFonts w:ascii="Times New Roman" w:hAnsi="Times New Roman" w:cs="Times New Roman"/>
                <w:sz w:val="20"/>
                <w:szCs w:val="20"/>
              </w:rPr>
              <w:t>)</w:t>
            </w:r>
          </w:p>
        </w:tc>
        <w:tc>
          <w:tcPr>
            <w:tcW w:w="0" w:type="auto"/>
            <w:gridSpan w:val="5"/>
          </w:tcPr>
          <w:p w14:paraId="071FFA16"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chemical</w:t>
            </w:r>
          </w:p>
        </w:tc>
        <w:tc>
          <w:tcPr>
            <w:tcW w:w="0" w:type="auto"/>
          </w:tcPr>
          <w:p w14:paraId="70C9D1B1" w14:textId="6EC182D2"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MLP</w:t>
            </w:r>
          </w:p>
        </w:tc>
      </w:tr>
      <w:tr w:rsidR="00604F54" w:rsidRPr="00586C90" w14:paraId="458C9F52" w14:textId="77777777" w:rsidTr="00184F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4F4AD9D7" w14:textId="698EE77E"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nickel-based alloy 22</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&lt;EndNote&gt;&lt;Cite&gt;&lt;Author&gt;Kamrunnahar&lt;/Author&gt;&lt;Year&gt;2011&lt;/Year&gt;&lt;RecNum&gt;61&lt;/RecNum&gt;&lt;DisplayText&gt;[26]&lt;/DisplayText&gt;&lt;record&gt;&lt;rec-number&gt;61&lt;/rec-number&gt;&lt;foreign-keys&gt;&lt;key app="EN" db-id="909v2wsdarxet0er2papedrtdfde0xxra5af" timestamp="1560339669"&gt;61&lt;/key&gt;&lt;/foreign-keys&gt;&lt;ref-type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Pr="00D6662D">
              <w:rPr>
                <w:rFonts w:ascii="Times New Roman" w:hAnsi="Times New Roman" w:cs="Times New Roman"/>
                <w:sz w:val="20"/>
                <w:szCs w:val="20"/>
              </w:rPr>
              <w:fldChar w:fldCharType="separate"/>
            </w:r>
            <w:r w:rsidR="00604F54" w:rsidRPr="00604F54">
              <w:rPr>
                <w:rFonts w:ascii="Times New Roman" w:hAnsi="Times New Roman" w:cs="Times New Roman"/>
                <w:noProof/>
                <w:sz w:val="20"/>
                <w:szCs w:val="20"/>
              </w:rPr>
              <w:t>[</w:t>
            </w:r>
            <w:hyperlink w:anchor="_ENREF_26" w:tooltip="Kamrunnahar, 2011 #61" w:history="1">
              <w:r w:rsidR="00604F54" w:rsidRPr="00604F54">
                <w:rPr>
                  <w:rFonts w:ascii="Times New Roman" w:hAnsi="Times New Roman" w:cs="Times New Roman"/>
                  <w:noProof/>
                  <w:sz w:val="20"/>
                  <w:szCs w:val="20"/>
                </w:rPr>
                <w:t>26</w:t>
              </w:r>
            </w:hyperlink>
            <w:r w:rsidR="00604F54" w:rsidRPr="00604F54">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0593E36D"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industrial (nuclear waste disposal)</w:t>
            </w:r>
          </w:p>
          <w:p w14:paraId="158889AB"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auto"/>
            <w:shd w:val="clear" w:color="auto" w:fill="FFFFFF"/>
          </w:tcPr>
          <w:p w14:paraId="2693A6B2" w14:textId="77777777" w:rsidR="00983AF8" w:rsidRDefault="005A1D16" w:rsidP="005A1D1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A1D16">
              <w:rPr>
                <w:rFonts w:ascii="Times New Roman" w:hAnsi="Times New Roman" w:cs="Times New Roman"/>
                <w:sz w:val="20"/>
                <w:szCs w:val="20"/>
              </w:rPr>
              <w:t>BSW</w:t>
            </w:r>
            <w:r>
              <w:rPr>
                <w:rFonts w:ascii="Times New Roman" w:hAnsi="Times New Roman" w:cs="Times New Roman"/>
                <w:sz w:val="20"/>
                <w:szCs w:val="20"/>
              </w:rPr>
              <w:t xml:space="preserve">-12, </w:t>
            </w:r>
            <w:r w:rsidRPr="005A1D16">
              <w:rPr>
                <w:rFonts w:ascii="Times New Roman" w:hAnsi="Times New Roman" w:cs="Times New Roman"/>
                <w:sz w:val="20"/>
                <w:szCs w:val="20"/>
              </w:rPr>
              <w:t>temperature, pH,</w:t>
            </w:r>
            <w:r>
              <w:rPr>
                <w:rFonts w:ascii="Times New Roman" w:hAnsi="Times New Roman" w:cs="Times New Roman"/>
                <w:sz w:val="20"/>
                <w:szCs w:val="20"/>
              </w:rPr>
              <w:t xml:space="preserve"> </w:t>
            </w:r>
            <w:r w:rsidRPr="005A1D16">
              <w:rPr>
                <w:rFonts w:ascii="Times New Roman" w:hAnsi="Times New Roman" w:cs="Times New Roman"/>
                <w:sz w:val="20"/>
                <w:szCs w:val="20"/>
              </w:rPr>
              <w:t>chloride concentration</w:t>
            </w:r>
            <w:r w:rsidR="007B7C05">
              <w:rPr>
                <w:rFonts w:ascii="Times New Roman" w:hAnsi="Times New Roman" w:cs="Times New Roman"/>
                <w:sz w:val="20"/>
                <w:szCs w:val="20"/>
              </w:rPr>
              <w:t>, s</w:t>
            </w:r>
            <w:r w:rsidR="007B7C05" w:rsidRPr="007B7C05">
              <w:rPr>
                <w:rFonts w:ascii="Times New Roman" w:hAnsi="Times New Roman" w:cs="Times New Roman"/>
                <w:sz w:val="20"/>
                <w:szCs w:val="20"/>
              </w:rPr>
              <w:t>aturated NaCl electrolyte</w:t>
            </w:r>
          </w:p>
          <w:p w14:paraId="0E979E44" w14:textId="0F763031" w:rsidR="007B7C05" w:rsidRPr="00525427" w:rsidRDefault="007B7C05" w:rsidP="0052542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Pr="00A3432F">
              <w:rPr>
                <w:rFonts w:ascii="Times New Roman" w:hAnsi="Times New Roman" w:cs="Times New Roman"/>
                <w:sz w:val="20"/>
                <w:szCs w:val="20"/>
              </w:rPr>
              <w:t>chemically defined environments</w:t>
            </w:r>
            <w:r>
              <w:rPr>
                <w:rFonts w:ascii="Times New Roman" w:hAnsi="Times New Roman" w:cs="Times New Roman"/>
                <w:sz w:val="20"/>
                <w:szCs w:val="20"/>
              </w:rPr>
              <w:t>)</w:t>
            </w:r>
          </w:p>
        </w:tc>
        <w:tc>
          <w:tcPr>
            <w:tcW w:w="0" w:type="auto"/>
            <w:gridSpan w:val="3"/>
            <w:shd w:val="clear" w:color="auto" w:fill="FFFFFF"/>
          </w:tcPr>
          <w:p w14:paraId="32161A06" w14:textId="4524CAF9"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T</w:t>
            </w:r>
            <w:r w:rsidRPr="00586C90" w:rsidDel="006C681F">
              <w:rPr>
                <w:rFonts w:ascii="Times New Roman" w:hAnsi="Times New Roman" w:cs="Times New Roman"/>
                <w:sz w:val="20"/>
                <w:szCs w:val="20"/>
              </w:rPr>
              <w:t xml:space="preserve"> </w:t>
            </w:r>
            <w:r w:rsidRPr="00586C90">
              <w:rPr>
                <w:rFonts w:ascii="Times New Roman" w:hAnsi="Times New Roman" w:cs="Times New Roman"/>
                <w:sz w:val="20"/>
                <w:szCs w:val="20"/>
              </w:rPr>
              <w:t>values, sample treatment types: welded or annealed, and exposure time</w:t>
            </w:r>
            <w:r>
              <w:rPr>
                <w:rFonts w:ascii="Times New Roman" w:hAnsi="Times New Roman" w:cs="Times New Roman"/>
                <w:sz w:val="20"/>
                <w:szCs w:val="20"/>
              </w:rPr>
              <w:t xml:space="preserve"> (g</w:t>
            </w:r>
            <w:r w:rsidRPr="00D94107">
              <w:rPr>
                <w:rFonts w:ascii="Times New Roman" w:hAnsi="Times New Roman" w:cs="Times New Roman"/>
                <w:sz w:val="20"/>
                <w:szCs w:val="20"/>
              </w:rPr>
              <w:t>eneral corrosio</w:t>
            </w:r>
            <w:r>
              <w:rPr>
                <w:rFonts w:ascii="Times New Roman" w:hAnsi="Times New Roman" w:cs="Times New Roman"/>
                <w:sz w:val="20"/>
                <w:szCs w:val="20"/>
              </w:rPr>
              <w:t>n)</w:t>
            </w:r>
          </w:p>
          <w:p w14:paraId="14F114CD" w14:textId="2F8B81A8"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sample treatments: welded or annealed, </w:t>
            </w:r>
            <w:r w:rsidRPr="004C5571">
              <w:rPr>
                <w:rFonts w:ascii="Times New Roman" w:hAnsi="Times New Roman" w:cs="Times New Roman"/>
                <w:sz w:val="20"/>
                <w:szCs w:val="20"/>
              </w:rPr>
              <w:t>T</w:t>
            </w:r>
            <w:r w:rsidRPr="00586C90">
              <w:rPr>
                <w:rFonts w:ascii="Times New Roman" w:hAnsi="Times New Roman" w:cs="Times New Roman"/>
                <w:sz w:val="20"/>
                <w:szCs w:val="20"/>
              </w:rPr>
              <w:t>, pH,</w:t>
            </w:r>
            <w:r w:rsidRPr="00586C90">
              <w:rPr>
                <w:rFonts w:ascii="Times New Roman" w:hAnsi="Times New Roman" w:cs="Times New Roman"/>
                <w:sz w:val="20"/>
                <w:szCs w:val="20"/>
              </w:rPr>
              <w:br/>
              <w:t>Cl-, aging time, types of corrosion</w:t>
            </w:r>
            <w:r w:rsidR="00710140">
              <w:rPr>
                <w:rFonts w:ascii="Times New Roman" w:hAnsi="Times New Roman" w:cs="Times New Roman"/>
                <w:sz w:val="20"/>
                <w:szCs w:val="20"/>
              </w:rPr>
              <w:t xml:space="preserve">: </w:t>
            </w:r>
            <w:r w:rsidR="00710140">
              <w:rPr>
                <w:rFonts w:ascii="Times New Roman" w:hAnsi="Times New Roman" w:cs="Times New Roman"/>
                <w:sz w:val="20"/>
                <w:szCs w:val="20"/>
              </w:rPr>
              <w:lastRenderedPageBreak/>
              <w:t>general or localized</w:t>
            </w:r>
            <w:r>
              <w:rPr>
                <w:rFonts w:ascii="Times New Roman" w:hAnsi="Times New Roman" w:cs="Times New Roman"/>
                <w:sz w:val="20"/>
                <w:szCs w:val="20"/>
              </w:rPr>
              <w:t xml:space="preserve"> (</w:t>
            </w:r>
            <w:r w:rsidRPr="00D94107">
              <w:rPr>
                <w:rFonts w:ascii="Times New Roman" w:hAnsi="Times New Roman" w:cs="Times New Roman"/>
                <w:sz w:val="20"/>
                <w:szCs w:val="20"/>
              </w:rPr>
              <w:t xml:space="preserve">localized </w:t>
            </w:r>
            <w:r w:rsidR="00710140">
              <w:rPr>
                <w:rFonts w:ascii="Times New Roman" w:hAnsi="Times New Roman" w:cs="Times New Roman"/>
                <w:sz w:val="20"/>
                <w:szCs w:val="20"/>
              </w:rPr>
              <w:t>(service)</w:t>
            </w:r>
            <w:r w:rsidRPr="00D94107">
              <w:rPr>
                <w:rFonts w:ascii="Times New Roman" w:hAnsi="Times New Roman" w:cs="Times New Roman"/>
                <w:sz w:val="20"/>
                <w:szCs w:val="20"/>
              </w:rPr>
              <w:t>corrosion</w:t>
            </w:r>
            <w:r>
              <w:rPr>
                <w:rFonts w:ascii="Times New Roman" w:hAnsi="Times New Roman" w:cs="Times New Roman"/>
                <w:sz w:val="20"/>
                <w:szCs w:val="20"/>
              </w:rPr>
              <w:t>)</w:t>
            </w:r>
          </w:p>
          <w:p w14:paraId="7FB7ADEC" w14:textId="2E9F1413" w:rsidR="00710140" w:rsidRPr="00586C90" w:rsidRDefault="00983AF8" w:rsidP="00D8568B">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w and log(w)</w:t>
            </w:r>
            <w:r w:rsidR="00710140">
              <w:rPr>
                <w:rFonts w:ascii="Times New Roman" w:hAnsi="Times New Roman" w:cs="Times New Roman"/>
                <w:sz w:val="20"/>
                <w:szCs w:val="20"/>
              </w:rPr>
              <w:t xml:space="preserve"> (localized corrosion)</w:t>
            </w:r>
          </w:p>
        </w:tc>
        <w:tc>
          <w:tcPr>
            <w:tcW w:w="0" w:type="auto"/>
            <w:shd w:val="clear" w:color="auto" w:fill="FFFFFF"/>
          </w:tcPr>
          <w:p w14:paraId="44983271"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hyperbolic tangent</w:t>
            </w:r>
          </w:p>
        </w:tc>
        <w:tc>
          <w:tcPr>
            <w:tcW w:w="0" w:type="auto"/>
            <w:gridSpan w:val="2"/>
            <w:shd w:val="clear" w:color="auto" w:fill="FFFFFF"/>
          </w:tcPr>
          <w:p w14:paraId="1DD3EEB2" w14:textId="38FCF659"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corrosion weight loss (general corrosion) </w:t>
            </w:r>
          </w:p>
          <w:p w14:paraId="6678EDBD"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repassivation</w:t>
            </w:r>
            <w:proofErr w:type="spellEnd"/>
            <w:r w:rsidRPr="00586C90">
              <w:rPr>
                <w:rFonts w:ascii="Times New Roman" w:hAnsi="Times New Roman" w:cs="Times New Roman"/>
                <w:sz w:val="20"/>
                <w:szCs w:val="20"/>
              </w:rPr>
              <w:t xml:space="preserve"> potential (localized corrosion), </w:t>
            </w:r>
          </w:p>
          <w:p w14:paraId="48456C03" w14:textId="0A12A8EF"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Zr</w:t>
            </w:r>
            <w:proofErr w:type="spellEnd"/>
            <w:r>
              <w:rPr>
                <w:rFonts w:ascii="Times New Roman" w:hAnsi="Times New Roman" w:cs="Times New Roman"/>
                <w:sz w:val="20"/>
                <w:szCs w:val="20"/>
              </w:rPr>
              <w:t>,</w:t>
            </w:r>
            <w:r w:rsidRPr="00586C90">
              <w:rPr>
                <w:rFonts w:ascii="Times New Roman" w:hAnsi="Times New Roman" w:cs="Times New Roman"/>
                <w:sz w:val="20"/>
                <w:szCs w:val="20"/>
              </w:rPr>
              <w:t xml:space="preserve"> Zi, abs(Z), </w:t>
            </w:r>
            <w:r w:rsidRPr="00586C90">
              <w:rPr>
                <w:rFonts w:ascii="Times New Roman" w:hAnsi="Times New Roman" w:cs="Times New Roman"/>
                <w:sz w:val="20"/>
                <w:szCs w:val="20"/>
              </w:rPr>
              <w:lastRenderedPageBreak/>
              <w:t>and Phase (localized corrosion)</w:t>
            </w:r>
          </w:p>
        </w:tc>
        <w:tc>
          <w:tcPr>
            <w:tcW w:w="0" w:type="auto"/>
            <w:gridSpan w:val="5"/>
            <w:shd w:val="clear" w:color="auto" w:fill="FFFFFF"/>
          </w:tcPr>
          <w:p w14:paraId="2A4D8EB3"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chemical</w:t>
            </w:r>
          </w:p>
        </w:tc>
        <w:tc>
          <w:tcPr>
            <w:tcW w:w="0" w:type="auto"/>
            <w:shd w:val="clear" w:color="auto" w:fill="FFFFFF"/>
          </w:tcPr>
          <w:p w14:paraId="7C683A2C" w14:textId="08E78A5B"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MLP</w:t>
            </w:r>
          </w:p>
        </w:tc>
      </w:tr>
      <w:tr w:rsidR="00604F54" w:rsidRPr="00586C90" w14:paraId="0AB1BC8F" w14:textId="77777777" w:rsidTr="00184F29">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3EC8F803" w14:textId="051C7729"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A357 alloy</w:t>
            </w:r>
            <w:r w:rsidR="00C04130">
              <w:rPr>
                <w:rFonts w:ascii="Times New Roman" w:hAnsi="Times New Roman" w:cs="Times New Roman"/>
                <w:sz w:val="20"/>
                <w:szCs w:val="20"/>
              </w:rPr>
              <w:t xml:space="preserve"> </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&lt;EndNote&gt;&lt;Cite&gt;&lt;Author&gt;Yang&lt;/Author&gt;&lt;Year&gt;2012&lt;/Year&gt;&lt;RecNum&gt;3&lt;/RecNum&gt;&lt;DisplayText&gt;[22]&lt;/DisplayText&gt;&lt;record&gt;&lt;rec-number&gt;3&lt;/rec-number&gt;&lt;foreign-keys&gt;&lt;key app="EN" db-id="909v2wsdarxet0er2papedrtdfde0xxra5af" timestamp="1560339622"&gt;3&lt;/key&gt;&lt;/foreign-keys&gt;&lt;ref-type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Pr="00D6662D">
              <w:rPr>
                <w:rFonts w:ascii="Times New Roman" w:hAnsi="Times New Roman" w:cs="Times New Roman"/>
                <w:sz w:val="20"/>
                <w:szCs w:val="20"/>
              </w:rPr>
              <w:fldChar w:fldCharType="separate"/>
            </w:r>
            <w:r w:rsidR="00604F54" w:rsidRPr="00604F54">
              <w:rPr>
                <w:rFonts w:ascii="Times New Roman" w:hAnsi="Times New Roman" w:cs="Times New Roman"/>
                <w:noProof/>
                <w:sz w:val="20"/>
                <w:szCs w:val="20"/>
              </w:rPr>
              <w:t>[</w:t>
            </w:r>
            <w:hyperlink w:anchor="_ENREF_22" w:tooltip="Yang, 2012 #3" w:history="1">
              <w:r w:rsidR="00604F54" w:rsidRPr="00604F54">
                <w:rPr>
                  <w:rFonts w:ascii="Times New Roman" w:hAnsi="Times New Roman" w:cs="Times New Roman"/>
                  <w:noProof/>
                  <w:sz w:val="20"/>
                  <w:szCs w:val="20"/>
                </w:rPr>
                <w:t>22</w:t>
              </w:r>
            </w:hyperlink>
            <w:r w:rsidR="00604F54" w:rsidRPr="00604F54">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1AC574EC" w14:textId="4182CD2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6D1A">
              <w:rPr>
                <w:rFonts w:ascii="Times New Roman" w:hAnsi="Times New Roman" w:cs="Times New Roman"/>
                <w:sz w:val="20"/>
                <w:szCs w:val="20"/>
              </w:rPr>
              <w:t>aerospace, automotive industries</w:t>
            </w:r>
            <w:r w:rsidRPr="00525427" w:rsidDel="009A6D1A">
              <w:rPr>
                <w:rFonts w:ascii="Times New Roman" w:hAnsi="Times New Roman" w:cs="Times New Roman"/>
                <w:sz w:val="20"/>
                <w:szCs w:val="20"/>
                <w:highlight w:val="yellow"/>
              </w:rPr>
              <w:t xml:space="preserve"> </w:t>
            </w:r>
          </w:p>
        </w:tc>
        <w:tc>
          <w:tcPr>
            <w:tcW w:w="0" w:type="auto"/>
            <w:shd w:val="clear" w:color="auto" w:fill="FFFFFF"/>
          </w:tcPr>
          <w:p w14:paraId="1E833D2C" w14:textId="48D4C3BA"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22AB">
              <w:rPr>
                <w:rFonts w:ascii="Times New Roman" w:hAnsi="Times New Roman" w:cs="Times New Roman"/>
                <w:sz w:val="20"/>
                <w:szCs w:val="20"/>
              </w:rPr>
              <w:t>quenching operation</w:t>
            </w:r>
          </w:p>
        </w:tc>
        <w:tc>
          <w:tcPr>
            <w:tcW w:w="0" w:type="auto"/>
            <w:gridSpan w:val="3"/>
            <w:shd w:val="clear" w:color="auto" w:fill="FFFFFF"/>
          </w:tcPr>
          <w:p w14:paraId="242333CA" w14:textId="4A9AF4F8"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deformation temperature, </w:t>
            </w:r>
            <w:r w:rsidRPr="004C5571">
              <w:rPr>
                <w:rFonts w:ascii="Times New Roman" w:hAnsi="Times New Roman" w:cs="Times New Roman"/>
                <w:sz w:val="20"/>
                <w:szCs w:val="20"/>
              </w:rPr>
              <w:t>SR</w:t>
            </w:r>
            <w:r w:rsidRPr="00586C90">
              <w:rPr>
                <w:rFonts w:ascii="Times New Roman" w:hAnsi="Times New Roman" w:cs="Times New Roman"/>
                <w:sz w:val="20"/>
                <w:szCs w:val="20"/>
              </w:rPr>
              <w:t xml:space="preserve"> and </w:t>
            </w:r>
            <w:r w:rsidRPr="004C5571">
              <w:rPr>
                <w:rFonts w:ascii="Times New Roman" w:hAnsi="Times New Roman" w:cs="Times New Roman"/>
                <w:sz w:val="20"/>
                <w:szCs w:val="20"/>
              </w:rPr>
              <w:t>S</w:t>
            </w:r>
          </w:p>
        </w:tc>
        <w:tc>
          <w:tcPr>
            <w:tcW w:w="0" w:type="auto"/>
            <w:shd w:val="clear" w:color="auto" w:fill="FFFFFF"/>
          </w:tcPr>
          <w:p w14:paraId="75868CBE"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tan sigmoid and log sigmoid, linear</w:t>
            </w:r>
          </w:p>
        </w:tc>
        <w:tc>
          <w:tcPr>
            <w:tcW w:w="0" w:type="auto"/>
            <w:gridSpan w:val="2"/>
            <w:shd w:val="clear" w:color="auto" w:fill="FFFFFF"/>
          </w:tcPr>
          <w:p w14:paraId="45D2565A" w14:textId="35B498B9"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flow stress</w:t>
            </w:r>
          </w:p>
        </w:tc>
        <w:tc>
          <w:tcPr>
            <w:tcW w:w="0" w:type="auto"/>
            <w:gridSpan w:val="5"/>
            <w:shd w:val="clear" w:color="auto" w:fill="FFFFFF"/>
          </w:tcPr>
          <w:p w14:paraId="314781F4" w14:textId="6C53C7BF"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mechanical</w:t>
            </w:r>
          </w:p>
        </w:tc>
        <w:tc>
          <w:tcPr>
            <w:tcW w:w="0" w:type="auto"/>
            <w:shd w:val="clear" w:color="auto" w:fill="FFFFFF"/>
          </w:tcPr>
          <w:p w14:paraId="1F513D84" w14:textId="6522E2B8"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bookmarkStart w:id="39" w:name="_Hlk13060122"/>
            <w:r w:rsidRPr="00586C90">
              <w:rPr>
                <w:rFonts w:ascii="Times New Roman" w:hAnsi="Times New Roman" w:cs="Times New Roman"/>
                <w:sz w:val="20"/>
                <w:szCs w:val="20"/>
              </w:rPr>
              <w:t>BPNN</w:t>
            </w:r>
            <w:bookmarkEnd w:id="39"/>
          </w:p>
        </w:tc>
      </w:tr>
      <w:tr w:rsidR="00604F54" w:rsidRPr="00586C90" w14:paraId="4A77693B" w14:textId="77777777" w:rsidTr="00184F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5F9B77FD" w14:textId="2DC3D2F0"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Alloy 600</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&lt;EndNote&gt;&lt;Cite&gt;&lt;Author&gt;Shi&lt;/Author&gt;&lt;Year&gt;2015&lt;/Year&gt;&lt;RecNum&gt;67&lt;/RecNum&gt;&lt;DisplayText&gt;[21]&lt;/DisplayText&gt;&lt;record&gt;&lt;rec-number&gt;67&lt;/rec-number&gt;&lt;foreign-keys&gt;&lt;key app="EN" db-id="909v2wsdarxet0er2papedrtdfde0xxra5af" timestamp="1560339672"&gt;67&lt;/key&gt;&lt;/foreign-keys&gt;&lt;ref-type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Pr="00D6662D">
              <w:rPr>
                <w:rFonts w:ascii="Times New Roman" w:hAnsi="Times New Roman" w:cs="Times New Roman"/>
                <w:sz w:val="20"/>
                <w:szCs w:val="20"/>
              </w:rPr>
              <w:fldChar w:fldCharType="separate"/>
            </w:r>
            <w:r w:rsidR="00604F54" w:rsidRPr="00604F54">
              <w:rPr>
                <w:rFonts w:ascii="Times New Roman" w:hAnsi="Times New Roman" w:cs="Times New Roman"/>
                <w:noProof/>
                <w:sz w:val="20"/>
                <w:szCs w:val="20"/>
              </w:rPr>
              <w:t>[</w:t>
            </w:r>
            <w:hyperlink w:anchor="_ENREF_21" w:tooltip="Shi, 2015 #67" w:history="1">
              <w:r w:rsidR="00604F54" w:rsidRPr="00604F54">
                <w:rPr>
                  <w:rFonts w:ascii="Times New Roman" w:hAnsi="Times New Roman" w:cs="Times New Roman"/>
                  <w:noProof/>
                  <w:sz w:val="20"/>
                  <w:szCs w:val="20"/>
                </w:rPr>
                <w:t>21</w:t>
              </w:r>
            </w:hyperlink>
            <w:r w:rsidR="00604F54" w:rsidRPr="00604F54">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6255BFF7" w14:textId="583B3620" w:rsidR="00983AF8" w:rsidRPr="004C5571" w:rsidRDefault="00983AF8" w:rsidP="00783555">
            <w:pPr>
              <w:widowControl w:val="0"/>
              <w:cnfStyle w:val="000000100000" w:firstRow="0" w:lastRow="0" w:firstColumn="0" w:lastColumn="0" w:oddVBand="0" w:evenVBand="0" w:oddHBand="1" w:evenHBand="0" w:firstRowFirstColumn="0" w:firstRowLastColumn="0" w:lastRowFirstColumn="0" w:lastRowLastColumn="0"/>
            </w:pPr>
            <w:r w:rsidRPr="00586C90">
              <w:rPr>
                <w:rFonts w:ascii="Times New Roman" w:hAnsi="Times New Roman" w:cs="Times New Roman"/>
                <w:sz w:val="20"/>
                <w:szCs w:val="20"/>
              </w:rPr>
              <w:t>pressurized water reactors (PWR)</w:t>
            </w:r>
            <w:r w:rsidR="00783555">
              <w:rPr>
                <w:rFonts w:ascii="Times New Roman" w:hAnsi="Times New Roman" w:cs="Times New Roman"/>
                <w:sz w:val="20"/>
                <w:szCs w:val="20"/>
              </w:rPr>
              <w:t>,</w:t>
            </w:r>
            <w:r w:rsidR="00783555">
              <w:t xml:space="preserve"> </w:t>
            </w:r>
            <w:r w:rsidR="00783555" w:rsidRPr="00783555">
              <w:rPr>
                <w:rFonts w:ascii="Times New Roman" w:hAnsi="Times New Roman" w:cs="Times New Roman"/>
                <w:sz w:val="20"/>
                <w:szCs w:val="20"/>
              </w:rPr>
              <w:t>steam generator</w:t>
            </w:r>
            <w:r w:rsidR="00783555">
              <w:rPr>
                <w:rFonts w:ascii="Times New Roman" w:hAnsi="Times New Roman" w:cs="Times New Roman"/>
                <w:sz w:val="20"/>
                <w:szCs w:val="20"/>
              </w:rPr>
              <w:t xml:space="preserve"> </w:t>
            </w:r>
            <w:r w:rsidR="00783555" w:rsidRPr="00783555">
              <w:rPr>
                <w:rFonts w:ascii="Times New Roman" w:hAnsi="Times New Roman" w:cs="Times New Roman"/>
                <w:sz w:val="20"/>
                <w:szCs w:val="20"/>
              </w:rPr>
              <w:t>(SG) tubing and penetration nozzles</w:t>
            </w:r>
          </w:p>
          <w:p w14:paraId="28C2430B"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auto"/>
            <w:shd w:val="clear" w:color="auto" w:fill="FFFFFF"/>
          </w:tcPr>
          <w:p w14:paraId="2A2006FF" w14:textId="34CD08FA" w:rsidR="00983AF8" w:rsidRPr="00525427" w:rsidRDefault="00783555"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83555">
              <w:rPr>
                <w:rFonts w:ascii="Times New Roman" w:hAnsi="Times New Roman" w:cs="Times New Roman"/>
                <w:sz w:val="20"/>
                <w:szCs w:val="20"/>
              </w:rPr>
              <w:t>PWR environments</w:t>
            </w:r>
          </w:p>
        </w:tc>
        <w:tc>
          <w:tcPr>
            <w:tcW w:w="0" w:type="auto"/>
            <w:gridSpan w:val="3"/>
            <w:shd w:val="clear" w:color="auto" w:fill="FFFFFF"/>
          </w:tcPr>
          <w:p w14:paraId="3F92B352" w14:textId="4CA03F3B"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T</w:t>
            </w:r>
            <w:r w:rsidRPr="00586C90">
              <w:rPr>
                <w:rFonts w:ascii="Times New Roman" w:hAnsi="Times New Roman" w:cs="Times New Roman"/>
                <w:sz w:val="20"/>
                <w:szCs w:val="20"/>
              </w:rPr>
              <w:t>, K</w:t>
            </w:r>
            <w:r w:rsidRPr="004C5571">
              <w:rPr>
                <w:rFonts w:ascii="Times New Roman" w:hAnsi="Times New Roman" w:cs="Times New Roman"/>
                <w:sz w:val="20"/>
                <w:szCs w:val="20"/>
                <w:vertAlign w:val="subscript"/>
              </w:rPr>
              <w:t>I</w:t>
            </w:r>
            <w:r w:rsidRPr="00586C90">
              <w:rPr>
                <w:rFonts w:ascii="Times New Roman" w:hAnsi="Times New Roman" w:cs="Times New Roman"/>
                <w:sz w:val="20"/>
                <w:szCs w:val="20"/>
              </w:rPr>
              <w:t xml:space="preserve">, pH, Conductivity, ECP, </w:t>
            </w:r>
            <w:r w:rsidRPr="00176FE5">
              <w:rPr>
                <w:rFonts w:ascii="Times New Roman" w:hAnsi="Times New Roman" w:cs="Times New Roman"/>
                <w:sz w:val="24"/>
                <w:szCs w:val="28"/>
              </w:rPr>
              <w:t>YS</w:t>
            </w:r>
            <w:r w:rsidRPr="00586C90">
              <w:rPr>
                <w:rFonts w:ascii="Times New Roman" w:hAnsi="Times New Roman" w:cs="Times New Roman"/>
                <w:sz w:val="20"/>
                <w:szCs w:val="20"/>
              </w:rPr>
              <w:t xml:space="preserve">, </w:t>
            </w:r>
            <w:r w:rsidRPr="003F28D0">
              <w:rPr>
                <w:rFonts w:ascii="Times New Roman" w:hAnsi="Times New Roman" w:cs="Times New Roman"/>
                <w:sz w:val="20"/>
                <w:szCs w:val="20"/>
              </w:rPr>
              <w:t>B</w:t>
            </w:r>
            <w:r w:rsidRPr="004C5571">
              <w:rPr>
                <w:rFonts w:ascii="Times New Roman" w:hAnsi="Times New Roman" w:cs="Times New Roman"/>
                <w:sz w:val="20"/>
                <w:szCs w:val="20"/>
                <w:vertAlign w:val="subscript"/>
              </w:rPr>
              <w:t>3</w:t>
            </w:r>
            <w:r w:rsidRPr="003F28D0">
              <w:rPr>
                <w:rFonts w:ascii="Times New Roman" w:hAnsi="Times New Roman" w:cs="Times New Roman"/>
                <w:sz w:val="20"/>
                <w:szCs w:val="20"/>
              </w:rPr>
              <w:t>(OH)</w:t>
            </w:r>
            <w:r w:rsidRPr="004C5571">
              <w:rPr>
                <w:rFonts w:ascii="Times New Roman" w:hAnsi="Times New Roman" w:cs="Times New Roman"/>
                <w:sz w:val="20"/>
                <w:szCs w:val="20"/>
                <w:vertAlign w:val="subscript"/>
              </w:rPr>
              <w:t>3</w:t>
            </w:r>
            <w:r w:rsidRPr="00586C90">
              <w:rPr>
                <w:rFonts w:ascii="Times New Roman" w:hAnsi="Times New Roman" w:cs="Times New Roman"/>
                <w:sz w:val="20"/>
                <w:szCs w:val="20"/>
              </w:rPr>
              <w:t xml:space="preserve">, </w:t>
            </w:r>
            <w:r w:rsidRPr="003F28D0">
              <w:rPr>
                <w:rFonts w:ascii="Times New Roman" w:hAnsi="Times New Roman" w:cs="Times New Roman"/>
                <w:sz w:val="20"/>
                <w:szCs w:val="20"/>
              </w:rPr>
              <w:t>Li</w:t>
            </w:r>
          </w:p>
        </w:tc>
        <w:tc>
          <w:tcPr>
            <w:tcW w:w="0" w:type="auto"/>
            <w:shd w:val="clear" w:color="auto" w:fill="FFFFFF"/>
          </w:tcPr>
          <w:p w14:paraId="79F61EB6" w14:textId="3D87CBD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hyperbolic tan (tanh), linear</w:t>
            </w:r>
          </w:p>
        </w:tc>
        <w:tc>
          <w:tcPr>
            <w:tcW w:w="0" w:type="auto"/>
            <w:gridSpan w:val="2"/>
            <w:shd w:val="clear" w:color="auto" w:fill="FFFFFF"/>
          </w:tcPr>
          <w:p w14:paraId="720528B8" w14:textId="23C6D0C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CGR</w:t>
            </w:r>
          </w:p>
        </w:tc>
        <w:tc>
          <w:tcPr>
            <w:tcW w:w="0" w:type="auto"/>
            <w:gridSpan w:val="5"/>
            <w:shd w:val="clear" w:color="auto" w:fill="FFFFFF"/>
          </w:tcPr>
          <w:p w14:paraId="4AF81DBE"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2B99E874" w14:textId="5854749E"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BPNN</w:t>
            </w:r>
          </w:p>
        </w:tc>
      </w:tr>
      <w:tr w:rsidR="00604F54" w:rsidRPr="00586C90" w14:paraId="68471787" w14:textId="77777777" w:rsidTr="00184F29">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620CD406" w14:textId="1DBAA6C3"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Sn-Ag alloy</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&lt;EndNote&gt;&lt;Cite&gt;&lt;Author&gt;Li&lt;/Author&gt;&lt;Year&gt;2007&lt;/Year&gt;&lt;RecNum&gt;68&lt;/RecNum&gt;&lt;DisplayText&gt;[46]&lt;/DisplayText&gt;&lt;record&gt;&lt;rec-number&gt;68&lt;/rec-number&gt;&lt;foreign-keys&gt;&lt;key app="EN" db-id="909v2wsdarxet0er2papedrtdfde0xxra5af" timestamp="1560339673"&gt;68&lt;/key&gt;&lt;/foreign-keys&gt;&lt;ref-type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sidRPr="00D6662D">
              <w:rPr>
                <w:rFonts w:ascii="Times New Roman" w:hAnsi="Times New Roman" w:cs="Times New Roman"/>
                <w:sz w:val="20"/>
                <w:szCs w:val="20"/>
              </w:rPr>
              <w:fldChar w:fldCharType="separate"/>
            </w:r>
            <w:r w:rsidR="00671DCC" w:rsidRPr="00671DCC">
              <w:rPr>
                <w:rFonts w:ascii="Times New Roman" w:hAnsi="Times New Roman" w:cs="Times New Roman"/>
                <w:noProof/>
                <w:sz w:val="20"/>
                <w:szCs w:val="20"/>
              </w:rPr>
              <w:t>[</w:t>
            </w:r>
            <w:hyperlink w:anchor="_ENREF_46" w:tooltip="Li, 2007 #68" w:history="1">
              <w:r w:rsidR="00604F54" w:rsidRPr="00671DCC">
                <w:rPr>
                  <w:rFonts w:ascii="Times New Roman" w:hAnsi="Times New Roman" w:cs="Times New Roman"/>
                  <w:noProof/>
                  <w:sz w:val="20"/>
                  <w:szCs w:val="20"/>
                </w:rPr>
                <w:t>46</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212ED0FC"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electronics industry</w:t>
            </w:r>
          </w:p>
        </w:tc>
        <w:tc>
          <w:tcPr>
            <w:tcW w:w="0" w:type="auto"/>
            <w:shd w:val="clear" w:color="auto" w:fill="FFFFFF"/>
          </w:tcPr>
          <w:p w14:paraId="5F3B0976" w14:textId="77777777" w:rsidR="00983AF8" w:rsidRDefault="001C3D20"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i</w:t>
            </w:r>
            <w:r w:rsidR="00BC6003">
              <w:rPr>
                <w:rFonts w:ascii="Times New Roman" w:hAnsi="Times New Roman" w:cs="Times New Roman"/>
                <w:sz w:val="20"/>
                <w:szCs w:val="20"/>
              </w:rPr>
              <w:t>nhibitor</w:t>
            </w:r>
            <w:r>
              <w:rPr>
                <w:rFonts w:ascii="Times New Roman" w:hAnsi="Times New Roman" w:cs="Times New Roman"/>
                <w:sz w:val="20"/>
                <w:szCs w:val="20"/>
              </w:rPr>
              <w:t xml:space="preserve"> addition</w:t>
            </w:r>
          </w:p>
          <w:p w14:paraId="42C9BE0D" w14:textId="2C6F0D27" w:rsidR="001C3D20" w:rsidRPr="00525427" w:rsidRDefault="001C3D20"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(chemical environment)</w:t>
            </w:r>
          </w:p>
        </w:tc>
        <w:tc>
          <w:tcPr>
            <w:tcW w:w="0" w:type="auto"/>
            <w:gridSpan w:val="3"/>
            <w:shd w:val="clear" w:color="auto" w:fill="FFFFFF"/>
          </w:tcPr>
          <w:p w14:paraId="1C140F1E" w14:textId="3B0AAA7D" w:rsidR="00983AF8" w:rsidRPr="004C5571"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the contents of In. Bi, Sb, RE, Sn, Ag, Cu</w:t>
            </w:r>
          </w:p>
        </w:tc>
        <w:tc>
          <w:tcPr>
            <w:tcW w:w="0" w:type="auto"/>
            <w:shd w:val="clear" w:color="auto" w:fill="FFFFFF"/>
          </w:tcPr>
          <w:p w14:paraId="4894B4E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sigmoid, </w:t>
            </w:r>
            <w:proofErr w:type="spellStart"/>
            <w:r w:rsidRPr="00586C90">
              <w:rPr>
                <w:rFonts w:ascii="Times New Roman" w:hAnsi="Times New Roman" w:cs="Times New Roman"/>
                <w:sz w:val="20"/>
                <w:szCs w:val="20"/>
              </w:rPr>
              <w:t>purelin</w:t>
            </w:r>
            <w:proofErr w:type="spellEnd"/>
          </w:p>
        </w:tc>
        <w:tc>
          <w:tcPr>
            <w:tcW w:w="0" w:type="auto"/>
            <w:gridSpan w:val="2"/>
            <w:shd w:val="clear" w:color="auto" w:fill="FFFFFF"/>
          </w:tcPr>
          <w:p w14:paraId="0BEC2AC8"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tensile strength, shear strength and solidification temperature</w:t>
            </w:r>
          </w:p>
        </w:tc>
        <w:tc>
          <w:tcPr>
            <w:tcW w:w="0" w:type="auto"/>
            <w:gridSpan w:val="5"/>
            <w:shd w:val="clear" w:color="auto" w:fill="FFFFFF"/>
          </w:tcPr>
          <w:p w14:paraId="7E31E49D"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5B1C5072" w14:textId="233B5621"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BPNN</w:t>
            </w:r>
          </w:p>
        </w:tc>
      </w:tr>
      <w:tr w:rsidR="00604F54" w:rsidRPr="00586C90" w14:paraId="5F884B00" w14:textId="77777777" w:rsidTr="00184F2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0A5E8863" w14:textId="799D41F3"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Ti-5Al-2Sn-2Zr-4Cr-4Mo alloy</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&lt;EndNote&gt;&lt;Cite&gt;&lt;Author&gt;Li&lt;/Author&gt;&lt;Year&gt;1998&lt;/Year&gt;&lt;RecNum&gt;5&lt;/RecNum&gt;&lt;DisplayText&gt;[47]&lt;/DisplayText&gt;&lt;record&gt;&lt;rec-number&gt;5&lt;/rec-number&gt;&lt;foreign-keys&gt;&lt;key app="EN" db-id="909v2wsdarxet0er2papedrtdfde0xxra5af" timestamp="1560339623"&gt;5&lt;/key&gt;&lt;/foreign-keys&gt;&lt;ref-type name="Journal Article"&gt;17&lt;/ref-type&gt;&lt;contributors&gt;&lt;authors&gt;&lt;author&gt;Li, M.&lt;/author&gt;&lt;author&gt;Liu, X.&lt;/author&gt;&lt;author&gt;Wu, S.&lt;/author&gt;&lt;author&gt;Zhang, X.&lt;/author&gt;&lt;/authors&gt;&lt;/contributors&gt;&lt;titles&gt;&lt;title&gt;Approach to constitutive relationships of a Ti-5AI-2Sn-2Zr-4Cr-4Mo alloy by artificial neural networks&lt;/title&gt;&lt;secondary-title&gt;Materials Science and Technology&lt;/secondary-title&gt;&lt;/titles&gt;&lt;periodical&gt;&lt;full-title&gt;Materials Science and Technology&lt;/full-title&gt;&lt;/periodical&gt;&lt;pages&gt;136-138&lt;/pages&gt;&lt;volume&gt;14&lt;/volume&gt;&lt;number&gt;2&lt;/number&gt;&lt;dates&gt;&lt;year&gt;1998&lt;/year&gt;&lt;pub-dates&gt;&lt;date&gt;1998/02&lt;/date&gt;&lt;/pub-dates&gt;&lt;/dates&gt;&lt;publisher&gt;Informa UK Limited&lt;/publisher&gt;&lt;isbn&gt;0267-0836&amp;#xD;1743-2847&lt;/isbn&gt;&lt;urls&gt;&lt;related-urls&gt;&lt;url&gt;http://dx.doi.org/10.1179/mst.1998.14.2.136&lt;/url&gt;&lt;/related-urls&gt;&lt;/urls&gt;&lt;electronic-resource-num&gt;10.1179/mst.1998.14.2.136&lt;/electronic-resource-num&gt;&lt;/record&gt;&lt;/Cite&gt;&lt;/EndNote&gt;</w:instrText>
            </w:r>
            <w:r w:rsidRPr="00D6662D">
              <w:rPr>
                <w:rFonts w:ascii="Times New Roman" w:hAnsi="Times New Roman" w:cs="Times New Roman"/>
                <w:sz w:val="20"/>
                <w:szCs w:val="20"/>
              </w:rPr>
              <w:fldChar w:fldCharType="separate"/>
            </w:r>
            <w:r w:rsidR="00671DCC" w:rsidRPr="00671DCC">
              <w:rPr>
                <w:rFonts w:ascii="Times New Roman" w:hAnsi="Times New Roman" w:cs="Times New Roman"/>
                <w:noProof/>
                <w:sz w:val="20"/>
                <w:szCs w:val="20"/>
              </w:rPr>
              <w:t>[</w:t>
            </w:r>
            <w:hyperlink w:anchor="_ENREF_47" w:tooltip="Li, 1998 #5" w:history="1">
              <w:r w:rsidR="00604F54" w:rsidRPr="00671DCC">
                <w:rPr>
                  <w:rFonts w:ascii="Times New Roman" w:hAnsi="Times New Roman" w:cs="Times New Roman"/>
                  <w:noProof/>
                  <w:sz w:val="20"/>
                  <w:szCs w:val="20"/>
                </w:rPr>
                <w:t>47</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67A2F87B" w14:textId="3663E5DD" w:rsidR="00983AF8" w:rsidRPr="00586C90" w:rsidRDefault="0047413A"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lastRenderedPageBreak/>
              <w:t>industrial applications</w:t>
            </w:r>
          </w:p>
        </w:tc>
        <w:tc>
          <w:tcPr>
            <w:tcW w:w="0" w:type="auto"/>
            <w:shd w:val="clear" w:color="auto" w:fill="FFFFFF"/>
          </w:tcPr>
          <w:p w14:paraId="29AAFE92" w14:textId="77777777" w:rsidR="00983AF8" w:rsidRDefault="0047413A"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7413A">
              <w:rPr>
                <w:rFonts w:ascii="Times New Roman" w:hAnsi="Times New Roman" w:cs="Times New Roman"/>
                <w:sz w:val="20"/>
                <w:szCs w:val="20"/>
              </w:rPr>
              <w:t>elevated temperature</w:t>
            </w:r>
          </w:p>
          <w:p w14:paraId="47A17706" w14:textId="449B449A" w:rsidR="0047413A" w:rsidRPr="00586C90" w:rsidRDefault="0047413A"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(on </w:t>
            </w:r>
            <w:proofErr w:type="spellStart"/>
            <w:r w:rsidRPr="0047413A">
              <w:rPr>
                <w:rFonts w:ascii="Times New Roman" w:hAnsi="Times New Roman" w:cs="Times New Roman"/>
                <w:sz w:val="20"/>
                <w:szCs w:val="20"/>
              </w:rPr>
              <w:t>Thermechmastor</w:t>
            </w:r>
            <w:proofErr w:type="spellEnd"/>
            <w:r w:rsidRPr="0047413A">
              <w:rPr>
                <w:rFonts w:ascii="Times New Roman" w:hAnsi="Times New Roman" w:cs="Times New Roman"/>
                <w:sz w:val="20"/>
                <w:szCs w:val="20"/>
              </w:rPr>
              <w:t xml:space="preserve">-Z </w:t>
            </w:r>
            <w:r w:rsidRPr="0047413A">
              <w:rPr>
                <w:rFonts w:ascii="Times New Roman" w:hAnsi="Times New Roman" w:cs="Times New Roman"/>
                <w:sz w:val="20"/>
                <w:szCs w:val="20"/>
              </w:rPr>
              <w:lastRenderedPageBreak/>
              <w:t>hot simulator</w:t>
            </w:r>
            <w:r>
              <w:rPr>
                <w:rFonts w:ascii="Times New Roman" w:hAnsi="Times New Roman" w:cs="Times New Roman"/>
                <w:sz w:val="20"/>
                <w:szCs w:val="20"/>
              </w:rPr>
              <w:t>)</w:t>
            </w:r>
          </w:p>
        </w:tc>
        <w:tc>
          <w:tcPr>
            <w:tcW w:w="0" w:type="auto"/>
            <w:gridSpan w:val="3"/>
            <w:shd w:val="clear" w:color="auto" w:fill="FFFFFF"/>
          </w:tcPr>
          <w:p w14:paraId="72238190" w14:textId="1AC73CD0"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 xml:space="preserve">deformation temperature, equivalent </w:t>
            </w:r>
            <w:r w:rsidRPr="004C5571">
              <w:rPr>
                <w:rFonts w:ascii="Times New Roman" w:hAnsi="Times New Roman" w:cs="Times New Roman"/>
                <w:sz w:val="20"/>
                <w:szCs w:val="20"/>
              </w:rPr>
              <w:t>SR</w:t>
            </w:r>
            <w:r w:rsidRPr="00586C90">
              <w:rPr>
                <w:rFonts w:ascii="Times New Roman" w:hAnsi="Times New Roman" w:cs="Times New Roman"/>
                <w:sz w:val="20"/>
                <w:szCs w:val="20"/>
              </w:rPr>
              <w:t xml:space="preserve">, and equivalent </w:t>
            </w:r>
            <w:r w:rsidRPr="004C5571">
              <w:rPr>
                <w:rFonts w:ascii="Times New Roman" w:hAnsi="Times New Roman" w:cs="Times New Roman"/>
                <w:sz w:val="20"/>
                <w:szCs w:val="20"/>
              </w:rPr>
              <w:t>S</w:t>
            </w:r>
            <w:r w:rsidRPr="00586C90">
              <w:rPr>
                <w:rFonts w:ascii="Times New Roman" w:hAnsi="Times New Roman" w:cs="Times New Roman"/>
                <w:sz w:val="20"/>
                <w:szCs w:val="20"/>
              </w:rPr>
              <w:t>,</w:t>
            </w:r>
          </w:p>
        </w:tc>
        <w:tc>
          <w:tcPr>
            <w:tcW w:w="0" w:type="auto"/>
            <w:shd w:val="clear" w:color="auto" w:fill="FFFFFF"/>
          </w:tcPr>
          <w:p w14:paraId="572E6D51"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sigmoid, linear </w:t>
            </w:r>
          </w:p>
        </w:tc>
        <w:tc>
          <w:tcPr>
            <w:tcW w:w="0" w:type="auto"/>
            <w:gridSpan w:val="2"/>
            <w:shd w:val="clear" w:color="auto" w:fill="FFFFFF"/>
          </w:tcPr>
          <w:p w14:paraId="2B24ADF2"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flow stress</w:t>
            </w:r>
          </w:p>
        </w:tc>
        <w:tc>
          <w:tcPr>
            <w:tcW w:w="0" w:type="auto"/>
            <w:gridSpan w:val="5"/>
            <w:shd w:val="clear" w:color="auto" w:fill="FFFFFF"/>
          </w:tcPr>
          <w:p w14:paraId="3931D782"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482571B7" w14:textId="5EE0CFA8"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BPNN</w:t>
            </w:r>
          </w:p>
        </w:tc>
      </w:tr>
      <w:tr w:rsidR="00604F54" w:rsidRPr="00586C90" w14:paraId="64F26EC0" w14:textId="77777777" w:rsidTr="00184F29">
        <w:trPr>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0AB230D2" w14:textId="6608A72F"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steel</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&lt;EndNote&gt;&lt;Cite&gt;&lt;Author&gt;Parthiban&lt;/Author&gt;&lt;Year&gt;2005&lt;/Year&gt;&lt;RecNum&gt;43&lt;/RecNum&gt;&lt;DisplayText&gt;[41]&lt;/DisplayText&gt;&lt;record&gt;&lt;rec-number&gt;43&lt;/rec-number&gt;&lt;foreign-keys&gt;&lt;key app="EN" db-id="909v2wsdarxet0er2papedrtdfde0xxra5af" timestamp="1560339656"&gt;43&lt;/key&gt;&lt;/foreign-keys&gt;&lt;ref-type name="Journal Article"&gt;17&lt;/ref-type&gt;&lt;contributors&gt;&lt;authors&gt;&lt;author&gt;Parthiban, Thirumalai&lt;/author&gt;&lt;author&gt;Ravi, R.&lt;/author&gt;&lt;author&gt;Parthiban, G. T.&lt;/author&gt;&lt;author&gt;Srinivasan, S.&lt;/author&gt;&lt;author&gt;Ramakrishnan, K. R.&lt;/author&gt;&lt;author&gt;Raghavan, M.&lt;/author&gt;&lt;/authors&gt;&lt;/contributors&gt;&lt;titles&gt;&lt;title&gt;Neural network analysis for corrosion of steel in concrete&lt;/title&gt;&lt;secondary-title&gt;Corrosion Science&lt;/secondary-title&gt;&lt;/titles&gt;&lt;periodical&gt;&lt;full-title&gt;Corrosion Science&lt;/full-title&gt;&lt;/periodical&gt;&lt;pages&gt;1625-1642&lt;/pages&gt;&lt;volume&gt;47&lt;/volume&gt;&lt;number&gt;7&lt;/number&gt;&lt;dates&gt;&lt;year&gt;2005&lt;/year&gt;&lt;pub-dates&gt;&lt;date&gt;2005/07&lt;/date&gt;&lt;/pub-dates&gt;&lt;/dates&gt;&lt;publisher&gt;Elsevier BV&lt;/publisher&gt;&lt;isbn&gt;0010-938X&lt;/isbn&gt;&lt;urls&gt;&lt;related-urls&gt;&lt;url&gt;http://dx.doi.org/10.1016/j.corsci.2004.08.011&lt;/url&gt;&lt;/related-urls&gt;&lt;/urls&gt;&lt;electronic-resource-num&gt;10.1016/j.corsci.2004.08.011&lt;/electronic-resource-num&gt;&lt;/record&gt;&lt;/Cite&gt;&lt;/EndNote&gt;</w:instrText>
            </w:r>
            <w:r w:rsidRPr="00D6662D">
              <w:rPr>
                <w:rFonts w:ascii="Times New Roman" w:hAnsi="Times New Roman" w:cs="Times New Roman"/>
                <w:sz w:val="20"/>
                <w:szCs w:val="20"/>
              </w:rPr>
              <w:fldChar w:fldCharType="separate"/>
            </w:r>
            <w:r w:rsidR="00671DCC" w:rsidRPr="00671DCC">
              <w:rPr>
                <w:rFonts w:ascii="Times New Roman" w:hAnsi="Times New Roman" w:cs="Times New Roman"/>
                <w:noProof/>
                <w:sz w:val="20"/>
                <w:szCs w:val="20"/>
              </w:rPr>
              <w:t>[</w:t>
            </w:r>
            <w:hyperlink w:anchor="_ENREF_41" w:tooltip="Parthiban, 2005 #43" w:history="1">
              <w:r w:rsidR="00604F54" w:rsidRPr="00671DCC">
                <w:rPr>
                  <w:rFonts w:ascii="Times New Roman" w:hAnsi="Times New Roman" w:cs="Times New Roman"/>
                  <w:noProof/>
                  <w:sz w:val="20"/>
                  <w:szCs w:val="20"/>
                </w:rPr>
                <w:t>41</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71079864"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concrete structures and buildings</w:t>
            </w:r>
          </w:p>
        </w:tc>
        <w:tc>
          <w:tcPr>
            <w:tcW w:w="0" w:type="auto"/>
            <w:shd w:val="clear" w:color="auto" w:fill="FFFFFF"/>
          </w:tcPr>
          <w:p w14:paraId="36A64F8C" w14:textId="00542DD4" w:rsidR="00983AF8" w:rsidRPr="00586C90" w:rsidRDefault="003C3D11"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C3D11">
              <w:rPr>
                <w:rFonts w:ascii="Times New Roman" w:hAnsi="Times New Roman" w:cs="Times New Roman"/>
                <w:sz w:val="20"/>
                <w:szCs w:val="20"/>
              </w:rPr>
              <w:t>open atmosphere</w:t>
            </w:r>
          </w:p>
        </w:tc>
        <w:tc>
          <w:tcPr>
            <w:tcW w:w="0" w:type="auto"/>
            <w:gridSpan w:val="3"/>
            <w:shd w:val="clear" w:color="auto" w:fill="FFFFFF"/>
          </w:tcPr>
          <w:p w14:paraId="4B6E25B2" w14:textId="186004D6"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time intervals</w:t>
            </w:r>
          </w:p>
        </w:tc>
        <w:tc>
          <w:tcPr>
            <w:tcW w:w="0" w:type="auto"/>
            <w:shd w:val="clear" w:color="auto" w:fill="FFFFFF"/>
          </w:tcPr>
          <w:p w14:paraId="5BA8F0C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w:t>
            </w:r>
          </w:p>
        </w:tc>
        <w:tc>
          <w:tcPr>
            <w:tcW w:w="0" w:type="auto"/>
            <w:gridSpan w:val="2"/>
            <w:shd w:val="clear" w:color="auto" w:fill="FFFFFF"/>
          </w:tcPr>
          <w:p w14:paraId="7B292D2C"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electrical potential as a factor for steel corrosion</w:t>
            </w:r>
          </w:p>
        </w:tc>
        <w:tc>
          <w:tcPr>
            <w:tcW w:w="0" w:type="auto"/>
            <w:gridSpan w:val="5"/>
            <w:shd w:val="clear" w:color="auto" w:fill="FFFFFF"/>
          </w:tcPr>
          <w:p w14:paraId="75B6E3FF"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
          <w:p w14:paraId="0455A6F3" w14:textId="718B4B2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BPNN</w:t>
            </w:r>
          </w:p>
        </w:tc>
      </w:tr>
      <w:tr w:rsidR="00604F54" w:rsidRPr="00586C90" w14:paraId="190848B8" w14:textId="77777777" w:rsidTr="00184F2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438F979D" w14:textId="45DCA8C0"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dual-phase (DP) steels</w:t>
            </w:r>
            <w:r w:rsidRPr="004C5571">
              <w:rPr>
                <w:rFonts w:ascii="Times New Roman" w:hAnsi="Times New Roman" w:cs="Times New Roman"/>
                <w:sz w:val="20"/>
                <w:szCs w:val="20"/>
              </w:rPr>
              <w:fldChar w:fldCharType="begin"/>
            </w:r>
            <w:r w:rsidR="00604F54">
              <w:rPr>
                <w:rFonts w:ascii="Times New Roman" w:hAnsi="Times New Roman" w:cs="Times New Roman"/>
                <w:b w:val="0"/>
                <w:bCs w:val="0"/>
                <w:sz w:val="20"/>
                <w:szCs w:val="20"/>
              </w:rPr>
              <w:instrText xml:space="preserve"> ADDIN EN.CITE &lt;EndNote&gt;&lt;Cite&gt;&lt;Author&gt;Haque&lt;/Author&gt;&lt;Year&gt;2001&lt;/Year&gt;&lt;RecNum&gt;62&lt;/RecNum&gt;&lt;DisplayText&gt;[32]&lt;/DisplayText&gt;&lt;record&gt;&lt;rec-number&gt;62&lt;/rec-number&gt;&lt;foreign-keys&gt;&lt;key app="EN" db-id="909v2wsdarxet0er2papedrtdfde0xxra5af" timestamp="1560339670"&gt;62&lt;/key&gt;&lt;/foreign-keys&gt;&lt;ref-type name="Journal Article"&gt;17&lt;/ref-type&gt;&lt;contributors&gt;&lt;authors&gt;&lt;author&gt;Haque, M.&lt;/author&gt;&lt;/authors&gt;&lt;/contributors&gt;&lt;titles&gt;&lt;title&gt;Prediction of corrosion–fatigue behavior of DP steel through artificial neural network&lt;/title&gt;&lt;secondary-title&gt;International Journal of Fatigue&lt;/secondary-title&gt;&lt;/titles&gt;&lt;periodical&gt;&lt;full-title&gt;International Journal of Fatigue&lt;/full-title&gt;&lt;/periodical&gt;&lt;pages&gt;1-4&lt;/pages&gt;&lt;volume&gt;23&lt;/volume&gt;&lt;number&gt;1&lt;/number&gt;&lt;dates&gt;&lt;year&gt;2001&lt;/year&gt;&lt;pub-dates&gt;&lt;date&gt;2001/01&lt;/date&gt;&lt;/pub-dates&gt;&lt;/dates&gt;&lt;publisher&gt;Elsevier BV&lt;/publisher&gt;&lt;isbn&gt;0142-1123&lt;/isbn&gt;&lt;urls&gt;&lt;related-urls&gt;&lt;url&gt;http://dx.doi.org/10.1016/s0142-1123(00)00074-8&lt;/url&gt;&lt;/related-urls&gt;&lt;/urls&gt;&lt;electronic-resource-num&gt;10.1016/s0142-1123(00)00074-8&lt;/electronic-resource-num&gt;&lt;/record&gt;&lt;/Cite&gt;&lt;/EndNote&gt;</w:instrText>
            </w:r>
            <w:r w:rsidRPr="004C5571">
              <w:rPr>
                <w:rFonts w:ascii="Times New Roman" w:hAnsi="Times New Roman" w:cs="Times New Roman"/>
                <w:sz w:val="20"/>
                <w:szCs w:val="20"/>
              </w:rPr>
              <w:fldChar w:fldCharType="separate"/>
            </w:r>
            <w:r w:rsidR="00604F54">
              <w:rPr>
                <w:rFonts w:ascii="Times New Roman" w:hAnsi="Times New Roman" w:cs="Times New Roman"/>
                <w:b w:val="0"/>
                <w:bCs w:val="0"/>
                <w:noProof/>
                <w:sz w:val="20"/>
                <w:szCs w:val="20"/>
              </w:rPr>
              <w:t>[</w:t>
            </w:r>
            <w:hyperlink w:anchor="_ENREF_32" w:tooltip="Haque, 2001 #62" w:history="1">
              <w:r w:rsidR="00604F54">
                <w:rPr>
                  <w:rFonts w:ascii="Times New Roman" w:hAnsi="Times New Roman" w:cs="Times New Roman"/>
                  <w:b w:val="0"/>
                  <w:bCs w:val="0"/>
                  <w:noProof/>
                  <w:sz w:val="20"/>
                  <w:szCs w:val="20"/>
                </w:rPr>
                <w:t>32</w:t>
              </w:r>
            </w:hyperlink>
            <w:r w:rsidR="00604F54">
              <w:rPr>
                <w:rFonts w:ascii="Times New Roman" w:hAnsi="Times New Roman" w:cs="Times New Roman"/>
                <w:b w:val="0"/>
                <w:bCs w:val="0"/>
                <w:noProof/>
                <w:sz w:val="20"/>
                <w:szCs w:val="20"/>
              </w:rPr>
              <w:t>]</w:t>
            </w:r>
            <w:r w:rsidRPr="004C5571">
              <w:rPr>
                <w:rFonts w:ascii="Times New Roman" w:hAnsi="Times New Roman" w:cs="Times New Roman"/>
                <w:sz w:val="20"/>
                <w:szCs w:val="20"/>
              </w:rPr>
              <w:fldChar w:fldCharType="end"/>
            </w:r>
          </w:p>
        </w:tc>
        <w:tc>
          <w:tcPr>
            <w:tcW w:w="0" w:type="auto"/>
            <w:gridSpan w:val="2"/>
            <w:shd w:val="clear" w:color="auto" w:fill="FFFFFF"/>
          </w:tcPr>
          <w:p w14:paraId="76B83008" w14:textId="07CFF3D0" w:rsidR="00983AF8" w:rsidRPr="00586C90" w:rsidRDefault="00D0352E" w:rsidP="0052542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0352E">
              <w:rPr>
                <w:rFonts w:ascii="Times New Roman" w:hAnsi="Times New Roman" w:cs="Times New Roman"/>
                <w:sz w:val="20"/>
                <w:szCs w:val="20"/>
              </w:rPr>
              <w:t>earthmoving machineries</w:t>
            </w:r>
            <w:r>
              <w:rPr>
                <w:rFonts w:ascii="Times New Roman" w:hAnsi="Times New Roman" w:cs="Times New Roman"/>
                <w:sz w:val="20"/>
                <w:szCs w:val="20"/>
              </w:rPr>
              <w:t xml:space="preserve">, </w:t>
            </w:r>
            <w:r w:rsidRPr="00D0352E">
              <w:rPr>
                <w:rFonts w:ascii="Times New Roman" w:hAnsi="Times New Roman" w:cs="Times New Roman"/>
                <w:sz w:val="20"/>
                <w:szCs w:val="20"/>
              </w:rPr>
              <w:t>gas</w:t>
            </w:r>
            <w:r>
              <w:rPr>
                <w:rFonts w:ascii="Times New Roman" w:hAnsi="Times New Roman" w:cs="Times New Roman"/>
                <w:sz w:val="20"/>
                <w:szCs w:val="20"/>
              </w:rPr>
              <w:t xml:space="preserve"> </w:t>
            </w:r>
            <w:r w:rsidRPr="00D0352E">
              <w:rPr>
                <w:rFonts w:ascii="Times New Roman" w:hAnsi="Times New Roman" w:cs="Times New Roman"/>
                <w:sz w:val="20"/>
                <w:szCs w:val="20"/>
              </w:rPr>
              <w:t>pipelines, chemical industries</w:t>
            </w:r>
            <w:r>
              <w:rPr>
                <w:rFonts w:ascii="Times New Roman" w:hAnsi="Times New Roman" w:cs="Times New Roman"/>
                <w:sz w:val="20"/>
                <w:szCs w:val="20"/>
              </w:rPr>
              <w:t xml:space="preserve"> </w:t>
            </w:r>
            <w:r w:rsidRPr="00D0352E">
              <w:rPr>
                <w:rFonts w:ascii="Times New Roman" w:hAnsi="Times New Roman" w:cs="Times New Roman"/>
                <w:sz w:val="20"/>
                <w:szCs w:val="20"/>
              </w:rPr>
              <w:t>and defense</w:t>
            </w:r>
            <w:r w:rsidRPr="00D0352E" w:rsidDel="003C3D11">
              <w:rPr>
                <w:rFonts w:ascii="Times New Roman" w:hAnsi="Times New Roman" w:cs="Times New Roman"/>
                <w:sz w:val="20"/>
                <w:szCs w:val="20"/>
              </w:rPr>
              <w:t xml:space="preserve"> </w:t>
            </w:r>
          </w:p>
        </w:tc>
        <w:tc>
          <w:tcPr>
            <w:tcW w:w="0" w:type="auto"/>
            <w:shd w:val="clear" w:color="auto" w:fill="FFFFFF"/>
          </w:tcPr>
          <w:p w14:paraId="1D551543" w14:textId="5F10C416" w:rsidR="00983AF8" w:rsidRPr="00586C90" w:rsidRDefault="003C3D11"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corrosive</w:t>
            </w:r>
            <w:r w:rsidRPr="00586C90">
              <w:rPr>
                <w:rFonts w:ascii="Times New Roman" w:hAnsi="Times New Roman" w:cs="Times New Roman"/>
                <w:sz w:val="20"/>
                <w:szCs w:val="20"/>
              </w:rPr>
              <w:br/>
              <w:t>environment</w:t>
            </w:r>
          </w:p>
        </w:tc>
        <w:tc>
          <w:tcPr>
            <w:tcW w:w="0" w:type="auto"/>
            <w:gridSpan w:val="3"/>
            <w:shd w:val="clear" w:color="auto" w:fill="FFFFFF"/>
          </w:tcPr>
          <w:p w14:paraId="1317A67C" w14:textId="73C7D3AA"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SIF (</w:t>
            </w:r>
            <w:r>
              <w:rPr>
                <w:rFonts w:cs="Calibri"/>
              </w:rPr>
              <w:t>Δ</w:t>
            </w:r>
            <w:r w:rsidRPr="004F7E9E">
              <w:rPr>
                <w:rFonts w:ascii="Times New Roman" w:hAnsi="Times New Roman" w:cs="Times New Roman"/>
                <w:sz w:val="20"/>
                <w:szCs w:val="20"/>
              </w:rPr>
              <w:t>K</w:t>
            </w:r>
            <w:r w:rsidRPr="00586C90">
              <w:rPr>
                <w:rFonts w:ascii="Times New Roman" w:hAnsi="Times New Roman" w:cs="Times New Roman"/>
                <w:sz w:val="20"/>
                <w:szCs w:val="20"/>
              </w:rPr>
              <w:t>), and volume % of martensite content (%M)</w:t>
            </w:r>
          </w:p>
        </w:tc>
        <w:tc>
          <w:tcPr>
            <w:tcW w:w="0" w:type="auto"/>
            <w:shd w:val="clear" w:color="auto" w:fill="FFFFFF"/>
          </w:tcPr>
          <w:p w14:paraId="0D5A9507" w14:textId="51595A13"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gaussian</w:t>
            </w:r>
          </w:p>
        </w:tc>
        <w:tc>
          <w:tcPr>
            <w:tcW w:w="0" w:type="auto"/>
            <w:gridSpan w:val="2"/>
            <w:shd w:val="clear" w:color="auto" w:fill="FFFFFF"/>
          </w:tcPr>
          <w:p w14:paraId="6713E6F0" w14:textId="541006E2"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64DE9">
              <w:rPr>
                <w:rFonts w:ascii="Times New Roman" w:hAnsi="Times New Roman" w:cs="Times New Roman"/>
                <w:sz w:val="20"/>
                <w:szCs w:val="20"/>
              </w:rPr>
              <w:t>FCGR</w:t>
            </w:r>
            <w:r w:rsidRPr="00586C90">
              <w:rPr>
                <w:rFonts w:ascii="Times New Roman" w:hAnsi="Times New Roman" w:cs="Times New Roman"/>
                <w:sz w:val="20"/>
                <w:szCs w:val="20"/>
              </w:rPr>
              <w:t xml:space="preserve"> (da/</w:t>
            </w:r>
            <w:proofErr w:type="spellStart"/>
            <w:r w:rsidRPr="00586C90">
              <w:rPr>
                <w:rFonts w:ascii="Times New Roman" w:hAnsi="Times New Roman" w:cs="Times New Roman"/>
                <w:sz w:val="20"/>
                <w:szCs w:val="20"/>
              </w:rPr>
              <w:t>dN</w:t>
            </w:r>
            <w:proofErr w:type="spellEnd"/>
            <w:r w:rsidRPr="00586C90">
              <w:rPr>
                <w:rFonts w:ascii="Times New Roman" w:hAnsi="Times New Roman" w:cs="Times New Roman"/>
                <w:sz w:val="20"/>
                <w:szCs w:val="20"/>
              </w:rPr>
              <w:t>)</w:t>
            </w:r>
          </w:p>
        </w:tc>
        <w:tc>
          <w:tcPr>
            <w:tcW w:w="0" w:type="auto"/>
            <w:gridSpan w:val="5"/>
            <w:shd w:val="clear" w:color="auto" w:fill="FFFFFF"/>
          </w:tcPr>
          <w:p w14:paraId="018F6447"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75069829" w14:textId="3CA8F9F1"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BPNN</w:t>
            </w:r>
          </w:p>
        </w:tc>
      </w:tr>
      <w:tr w:rsidR="00604F54" w:rsidRPr="00586C90" w14:paraId="3169C624" w14:textId="77777777" w:rsidTr="00184F29">
        <w:trPr>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5114D3DD" w14:textId="77777777" w:rsidR="00983AF8" w:rsidRPr="00586C90" w:rsidRDefault="00983AF8" w:rsidP="00983AF8">
            <w:pPr>
              <w:widowControl w:val="0"/>
              <w:spacing w:after="0"/>
              <w:rPr>
                <w:rFonts w:ascii="Times New Roman" w:hAnsi="Times New Roman" w:cs="Times New Roman"/>
                <w:b w:val="0"/>
                <w:bCs w:val="0"/>
                <w:sz w:val="20"/>
                <w:szCs w:val="20"/>
              </w:rPr>
            </w:pPr>
            <w:r w:rsidRPr="00586C90">
              <w:rPr>
                <w:rFonts w:ascii="Times New Roman" w:hAnsi="Times New Roman" w:cs="Times New Roman"/>
                <w:sz w:val="20"/>
                <w:szCs w:val="20"/>
              </w:rPr>
              <w:t>Al7075-T6, Al2024-T315, D16 aluminum alloy,</w:t>
            </w:r>
          </w:p>
          <w:p w14:paraId="73B52432" w14:textId="168C4012" w:rsidR="00983AF8" w:rsidRPr="004C5571"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350 WT steel</w:t>
            </w:r>
            <w:r w:rsidRPr="004C5571">
              <w:rPr>
                <w:rFonts w:ascii="Times New Roman" w:hAnsi="Times New Roman" w:cs="Times New Roman"/>
                <w:sz w:val="20"/>
                <w:szCs w:val="20"/>
              </w:rPr>
              <w:fldChar w:fldCharType="begin"/>
            </w:r>
            <w:r w:rsidR="00604F54">
              <w:rPr>
                <w:rFonts w:ascii="Times New Roman" w:hAnsi="Times New Roman" w:cs="Times New Roman"/>
                <w:b w:val="0"/>
                <w:bCs w:val="0"/>
                <w:sz w:val="20"/>
                <w:szCs w:val="20"/>
              </w:rPr>
              <w:instrText xml:space="preserve"> ADDIN EN.CITE &lt;EndNote&gt;&lt;Cite&gt;&lt;Author&gt;Zhang&lt;/Author&gt;&lt;Year&gt;2016&lt;/Year&gt;&lt;RecNum&gt;18&lt;/RecNum&gt;&lt;DisplayText&gt;[27]&lt;/DisplayText&gt;&lt;record&gt;&lt;rec-number&gt;18&lt;/rec-number&gt;&lt;foreign-keys&gt;&lt;key app="EN" db-id="909v2wsdarxet0er2papedrtdfde0xxra5af" timestamp="1560339633"&gt;18&lt;/key&gt;&lt;/foreign-keys&gt;&lt;ref-type name="Journal Article"&gt;17&lt;/ref-type&gt;&lt;contributors&gt;&lt;authors&gt;&lt;author&gt;Zhang, W.&lt;/author&gt;&lt;author&gt;Bao, Z.&lt;/author&gt;&lt;author&gt;Jiang, S.&lt;/author&gt;&lt;author&gt;He, J.&lt;/author&gt;&lt;/authors&gt;&lt;/contributors&gt;&lt;auth-address&gt;School of Reliability and Systems Engineering, Beihang University, Haidian District, Beijing 100089, China. zhangwei.dse@buaa.edu.cn.&amp;#xD;School of Reliability and Systems Engineering, Beihang University, Haidian District, Beijing 100089, China. baozhangmin@icloud.com.&amp;#xD;School of Reliability and Systems Engineering, Beihang University, Haidian District, Beijing 100089, China. jshan.susan@gmail.com.&amp;#xD;School of Reliability and Systems Engineering, Beihang University, Haidian District, Beijing 100089, China. 09722@buaa.edu.cn.&lt;/auth-address&gt;&lt;titles&gt;&lt;title&gt;An Artificial Neural Network-Based Algorithm for Evaluation of Fatigue Crack Propagation Considering Nonlinear Damage Accumulation&lt;/title&gt;&lt;secondary-title&gt;Materials (Basel)&lt;/secondary-title&gt;&lt;/titles&gt;&lt;periodical&gt;&lt;full-title&gt;Materials (Basel)&lt;/full-title&gt;&lt;/periodical&gt;&lt;volume&gt;9&lt;/volume&gt;&lt;number&gt;6&lt;/number&gt;&lt;keywords&gt;&lt;keyword&gt;artificial neural network&lt;/keyword&gt;&lt;keyword&gt;fatigue crack growth&lt;/keyword&gt;&lt;keyword&gt;loading interaction&lt;/keyword&gt;&lt;keyword&gt;nonlinear multivariable function&lt;/keyword&gt;&lt;keyword&gt;retardation&lt;/keyword&gt;&lt;/keywords&gt;&lt;dates&gt;&lt;year&gt;2016&lt;/year&gt;&lt;pub-dates&gt;&lt;date&gt;Jun 17&lt;/date&gt;&lt;/pub-dates&gt;&lt;/dates&gt;&lt;isbn&gt;1996-1944 (Print)&amp;#xD;1996-1944 (Linking)&lt;/isbn&gt;&lt;accession-num&gt;28773606&lt;/accession-num&gt;&lt;urls&gt;&lt;related-urls&gt;&lt;url&gt;https://www.ncbi.nlm.nih.gov/pubmed/28773606&lt;/url&gt;&lt;/related-urls&gt;&lt;/urls&gt;&lt;custom2&gt;PMC5456770&lt;/custom2&gt;&lt;electronic-resource-num&gt;10.3390/ma9060483&lt;/electronic-resource-num&gt;&lt;/record&gt;&lt;/Cite&gt;&lt;/EndNote&gt;</w:instrText>
            </w:r>
            <w:r w:rsidRPr="004C5571">
              <w:rPr>
                <w:rFonts w:ascii="Times New Roman" w:hAnsi="Times New Roman" w:cs="Times New Roman"/>
                <w:sz w:val="20"/>
                <w:szCs w:val="20"/>
              </w:rPr>
              <w:fldChar w:fldCharType="separate"/>
            </w:r>
            <w:r w:rsidR="00604F54">
              <w:rPr>
                <w:rFonts w:ascii="Times New Roman" w:hAnsi="Times New Roman" w:cs="Times New Roman"/>
                <w:b w:val="0"/>
                <w:bCs w:val="0"/>
                <w:noProof/>
                <w:sz w:val="20"/>
                <w:szCs w:val="20"/>
              </w:rPr>
              <w:t>[</w:t>
            </w:r>
            <w:hyperlink w:anchor="_ENREF_27" w:tooltip="Zhang, 2016 #18" w:history="1">
              <w:r w:rsidR="00604F54">
                <w:rPr>
                  <w:rFonts w:ascii="Times New Roman" w:hAnsi="Times New Roman" w:cs="Times New Roman"/>
                  <w:b w:val="0"/>
                  <w:bCs w:val="0"/>
                  <w:noProof/>
                  <w:sz w:val="20"/>
                  <w:szCs w:val="20"/>
                </w:rPr>
                <w:t>27</w:t>
              </w:r>
            </w:hyperlink>
            <w:r w:rsidR="00604F54">
              <w:rPr>
                <w:rFonts w:ascii="Times New Roman" w:hAnsi="Times New Roman" w:cs="Times New Roman"/>
                <w:b w:val="0"/>
                <w:bCs w:val="0"/>
                <w:noProof/>
                <w:sz w:val="20"/>
                <w:szCs w:val="20"/>
              </w:rPr>
              <w:t>]</w:t>
            </w:r>
            <w:r w:rsidRPr="004C5571">
              <w:rPr>
                <w:rFonts w:ascii="Times New Roman" w:hAnsi="Times New Roman" w:cs="Times New Roman"/>
                <w:sz w:val="20"/>
                <w:szCs w:val="20"/>
              </w:rPr>
              <w:fldChar w:fldCharType="end"/>
            </w:r>
          </w:p>
        </w:tc>
        <w:tc>
          <w:tcPr>
            <w:tcW w:w="0" w:type="auto"/>
            <w:gridSpan w:val="2"/>
            <w:shd w:val="clear" w:color="auto" w:fill="FFFFFF"/>
          </w:tcPr>
          <w:p w14:paraId="073A7AFE" w14:textId="398973BC"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aerospace and aviation </w:t>
            </w:r>
            <w:r w:rsidR="00D0352E">
              <w:rPr>
                <w:rFonts w:ascii="Times New Roman" w:hAnsi="Times New Roman" w:cs="Times New Roman"/>
                <w:sz w:val="20"/>
                <w:szCs w:val="20"/>
              </w:rPr>
              <w:t>industry</w:t>
            </w:r>
          </w:p>
        </w:tc>
        <w:tc>
          <w:tcPr>
            <w:tcW w:w="0" w:type="auto"/>
            <w:shd w:val="clear" w:color="auto" w:fill="FFFFFF"/>
          </w:tcPr>
          <w:p w14:paraId="41CF4A07" w14:textId="316F68F1" w:rsidR="000B679F" w:rsidRDefault="000B679F"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highlight w:val="yellow"/>
              </w:rPr>
            </w:pPr>
            <w:r w:rsidRPr="000B679F">
              <w:rPr>
                <w:rFonts w:ascii="Times New Roman" w:hAnsi="Times New Roman" w:cs="Times New Roman"/>
                <w:sz w:val="20"/>
                <w:szCs w:val="20"/>
              </w:rPr>
              <w:t>constant amplitude loading</w:t>
            </w:r>
          </w:p>
          <w:p w14:paraId="59494160" w14:textId="1A19B0DB" w:rsidR="00983AF8" w:rsidRPr="004C5571" w:rsidRDefault="00C63437"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highlight w:val="yellow"/>
              </w:rPr>
            </w:pPr>
            <w:commentRangeStart w:id="40"/>
            <w:r w:rsidRPr="004C5571">
              <w:rPr>
                <w:rFonts w:ascii="Times New Roman" w:hAnsi="Times New Roman" w:cs="Times New Roman"/>
                <w:sz w:val="20"/>
                <w:szCs w:val="20"/>
                <w:highlight w:val="yellow"/>
              </w:rPr>
              <w:t xml:space="preserve">(from </w:t>
            </w:r>
            <w:r>
              <w:rPr>
                <w:rFonts w:ascii="Times New Roman" w:hAnsi="Times New Roman" w:cs="Times New Roman"/>
                <w:sz w:val="20"/>
                <w:szCs w:val="20"/>
                <w:highlight w:val="yellow"/>
              </w:rPr>
              <w:t xml:space="preserve">other </w:t>
            </w:r>
            <w:r w:rsidRPr="004C5571">
              <w:rPr>
                <w:rFonts w:ascii="Times New Roman" w:hAnsi="Times New Roman" w:cs="Times New Roman"/>
                <w:sz w:val="20"/>
                <w:szCs w:val="20"/>
                <w:highlight w:val="yellow"/>
              </w:rPr>
              <w:t>reference)</w:t>
            </w:r>
            <w:commentRangeEnd w:id="40"/>
            <w:r w:rsidR="004C5571">
              <w:rPr>
                <w:rStyle w:val="a6"/>
              </w:rPr>
              <w:commentReference w:id="40"/>
            </w:r>
          </w:p>
        </w:tc>
        <w:tc>
          <w:tcPr>
            <w:tcW w:w="0" w:type="auto"/>
            <w:gridSpan w:val="3"/>
            <w:shd w:val="clear" w:color="auto" w:fill="FFFFFF"/>
          </w:tcPr>
          <w:p w14:paraId="698D1A3E" w14:textId="6929BD53"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bookmarkStart w:id="41" w:name="_Hlk13195438"/>
            <w:r w:rsidRPr="00586C90">
              <w:rPr>
                <w:rFonts w:ascii="Times New Roman" w:hAnsi="Times New Roman" w:cs="Times New Roman"/>
                <w:sz w:val="20"/>
                <w:szCs w:val="20"/>
              </w:rPr>
              <w:t xml:space="preserve">SIF, </w:t>
            </w:r>
            <w:bookmarkEnd w:id="41"/>
            <w:r w:rsidRPr="00586C90">
              <w:rPr>
                <w:rFonts w:ascii="Times New Roman" w:hAnsi="Times New Roman" w:cs="Times New Roman"/>
                <w:sz w:val="20"/>
                <w:szCs w:val="20"/>
              </w:rPr>
              <w:t>stress ratio</w:t>
            </w:r>
          </w:p>
        </w:tc>
        <w:tc>
          <w:tcPr>
            <w:tcW w:w="0" w:type="auto"/>
            <w:shd w:val="clear" w:color="auto" w:fill="FFFFFF"/>
          </w:tcPr>
          <w:p w14:paraId="6534B0A9" w14:textId="1C2D2D6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gaussian </w:t>
            </w:r>
          </w:p>
        </w:tc>
        <w:tc>
          <w:tcPr>
            <w:tcW w:w="0" w:type="auto"/>
            <w:gridSpan w:val="2"/>
            <w:shd w:val="clear" w:color="auto" w:fill="FFFFFF"/>
          </w:tcPr>
          <w:p w14:paraId="316A3211" w14:textId="0C347A81"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CGR</w:t>
            </w:r>
          </w:p>
        </w:tc>
        <w:tc>
          <w:tcPr>
            <w:tcW w:w="0" w:type="auto"/>
            <w:gridSpan w:val="5"/>
            <w:shd w:val="clear" w:color="auto" w:fill="FFFFFF"/>
          </w:tcPr>
          <w:p w14:paraId="520F7484"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35F5CA97" w14:textId="11EEA94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RBFNN</w:t>
            </w:r>
          </w:p>
        </w:tc>
      </w:tr>
      <w:tr w:rsidR="00604F54" w:rsidRPr="00586C90" w14:paraId="767C8F38" w14:textId="77777777" w:rsidTr="00184F2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41E33143" w14:textId="6AFBA73A" w:rsidR="00983AF8" w:rsidRPr="00586C90" w:rsidRDefault="00983AF8" w:rsidP="00983AF8">
            <w:pPr>
              <w:widowControl w:val="0"/>
              <w:spacing w:after="0"/>
              <w:rPr>
                <w:rFonts w:ascii="Times New Roman" w:hAnsi="Times New Roman" w:cs="Times New Roman"/>
                <w:sz w:val="20"/>
                <w:szCs w:val="20"/>
              </w:rPr>
            </w:pPr>
            <w:bookmarkStart w:id="42" w:name="_Hlk2622627"/>
            <w:r w:rsidRPr="00586C90">
              <w:rPr>
                <w:rFonts w:ascii="Times New Roman" w:hAnsi="Times New Roman" w:cs="Times New Roman"/>
                <w:sz w:val="20"/>
                <w:szCs w:val="20"/>
              </w:rPr>
              <w:t xml:space="preserve">polyphenylene sulfide (PPS) matrix composites </w:t>
            </w:r>
            <w:r w:rsid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&lt;EndNote&gt;&lt;Cite&gt;&lt;RecNum&gt;241&lt;/RecNum&gt;&lt;DisplayText&gt;[59]&lt;/DisplayText&gt;&lt;record&gt;&lt;rec-number&gt;241&lt;/rec-number&gt;&lt;foreign-keys&gt;&lt;key app="EN" db-id="ese55x5vtzp0x6e9s9tpzwagt5re2t5sfaz5" timestamp="1544805187"&gt;241&lt;/key&gt;&lt;key app="ENWeb" db-id=""&gt;0&lt;/key&gt;&lt;/foreign-keys&gt;&lt;ref-type name="Journal Article"&gt;17&lt;/ref-type&gt;&lt;contributors&gt;&lt;/contributors&gt;&lt;titles&gt;&lt;title&gt;Artificial neural networks for predicting sliding friction and wear properties of polyphenylene sulfide composites&lt;/title&gt;&lt;/titles&gt;&lt;dates&gt;&lt;/dates&gt;&lt;urls&gt;&lt;/urls&gt;&lt;electronic-resource-num&gt;10.1016/j.triboint.2010.12.011&lt;/electronic-resource-num&gt;&lt;/record&gt;&lt;/Cite&gt;&lt;/EndNote&gt;</w:instrText>
            </w:r>
            <w:r w:rsidR="00603A7D">
              <w:rPr>
                <w:rFonts w:ascii="Times New Roman" w:hAnsi="Times New Roman" w:cs="Times New Roman"/>
                <w:sz w:val="20"/>
                <w:szCs w:val="20"/>
              </w:rPr>
              <w:fldChar w:fldCharType="separate"/>
            </w:r>
            <w:r w:rsidR="00F5227B">
              <w:rPr>
                <w:rFonts w:ascii="Times New Roman" w:hAnsi="Times New Roman" w:cs="Times New Roman"/>
                <w:noProof/>
                <w:sz w:val="20"/>
                <w:szCs w:val="20"/>
              </w:rPr>
              <w:t>[</w:t>
            </w:r>
            <w:hyperlink w:anchor="_ENREF_59" w:tooltip=",  #241" w:history="1">
              <w:r w:rsidR="00604F54">
                <w:rPr>
                  <w:rFonts w:ascii="Times New Roman" w:hAnsi="Times New Roman" w:cs="Times New Roman"/>
                  <w:noProof/>
                  <w:sz w:val="20"/>
                  <w:szCs w:val="20"/>
                </w:rPr>
                <w:t>59</w:t>
              </w:r>
            </w:hyperlink>
            <w:r w:rsidR="00F5227B">
              <w:rPr>
                <w:rFonts w:ascii="Times New Roman" w:hAnsi="Times New Roman" w:cs="Times New Roman"/>
                <w:noProof/>
                <w:sz w:val="20"/>
                <w:szCs w:val="20"/>
              </w:rPr>
              <w:t>]</w:t>
            </w:r>
            <w:r w:rsidR="00603A7D">
              <w:rPr>
                <w:rFonts w:ascii="Times New Roman" w:hAnsi="Times New Roman" w:cs="Times New Roman"/>
                <w:sz w:val="20"/>
                <w:szCs w:val="20"/>
              </w:rPr>
              <w:fldChar w:fldCharType="end"/>
            </w:r>
          </w:p>
        </w:tc>
        <w:tc>
          <w:tcPr>
            <w:tcW w:w="0" w:type="auto"/>
            <w:gridSpan w:val="2"/>
            <w:shd w:val="clear" w:color="auto" w:fill="FFFFFF"/>
          </w:tcPr>
          <w:p w14:paraId="43E5BD8B"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tribological</w:t>
            </w:r>
            <w:r w:rsidRPr="00586C90">
              <w:rPr>
                <w:rFonts w:ascii="Times New Roman" w:hAnsi="Times New Roman" w:cs="Times New Roman"/>
                <w:sz w:val="20"/>
                <w:szCs w:val="20"/>
              </w:rPr>
              <w:br/>
              <w:t>application</w:t>
            </w:r>
          </w:p>
        </w:tc>
        <w:tc>
          <w:tcPr>
            <w:tcW w:w="0" w:type="auto"/>
            <w:shd w:val="clear" w:color="auto" w:fill="FFFFFF"/>
          </w:tcPr>
          <w:p w14:paraId="30CBCCBE" w14:textId="4C93A4F7" w:rsidR="00983AF8" w:rsidRPr="00586C90" w:rsidRDefault="00525427" w:rsidP="0052542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d</w:t>
            </w:r>
            <w:r w:rsidRPr="00525427">
              <w:rPr>
                <w:rFonts w:ascii="Times New Roman" w:hAnsi="Times New Roman" w:cs="Times New Roman"/>
                <w:sz w:val="20"/>
                <w:szCs w:val="20"/>
              </w:rPr>
              <w:t>ry</w:t>
            </w:r>
            <w:r>
              <w:rPr>
                <w:rFonts w:ascii="Times New Roman" w:hAnsi="Times New Roman" w:cs="Times New Roman"/>
                <w:sz w:val="20"/>
                <w:szCs w:val="20"/>
              </w:rPr>
              <w:t xml:space="preserve"> </w:t>
            </w:r>
            <w:r w:rsidRPr="00525427">
              <w:rPr>
                <w:rFonts w:ascii="Times New Roman" w:hAnsi="Times New Roman" w:cs="Times New Roman"/>
                <w:sz w:val="20"/>
                <w:szCs w:val="20"/>
              </w:rPr>
              <w:t>testing conditions and room temperature</w:t>
            </w:r>
          </w:p>
        </w:tc>
        <w:tc>
          <w:tcPr>
            <w:tcW w:w="0" w:type="auto"/>
            <w:gridSpan w:val="3"/>
            <w:shd w:val="clear" w:color="auto" w:fill="FFFFFF"/>
          </w:tcPr>
          <w:p w14:paraId="5FA54E0B" w14:textId="6A5DEFF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material compositions (PPS matrix, </w:t>
            </w:r>
            <w:bookmarkStart w:id="43" w:name="_Hlk2557070"/>
            <w:r w:rsidRPr="00586C90">
              <w:rPr>
                <w:rFonts w:ascii="Times New Roman" w:hAnsi="Times New Roman" w:cs="Times New Roman"/>
                <w:sz w:val="20"/>
                <w:szCs w:val="20"/>
              </w:rPr>
              <w:t xml:space="preserve">Short carbon fiber, </w:t>
            </w:r>
            <w:r w:rsidRPr="00465724">
              <w:rPr>
                <w:rFonts w:ascii="Times New Roman" w:hAnsi="Times New Roman" w:cs="Times New Roman"/>
                <w:sz w:val="20"/>
                <w:szCs w:val="20"/>
              </w:rPr>
              <w:t>TiO</w:t>
            </w:r>
            <w:r w:rsidRPr="00525427">
              <w:rPr>
                <w:rFonts w:ascii="Times New Roman" w:hAnsi="Times New Roman" w:cs="Times New Roman"/>
                <w:sz w:val="20"/>
                <w:szCs w:val="20"/>
                <w:vertAlign w:val="subscript"/>
              </w:rPr>
              <w:t>2</w:t>
            </w:r>
            <w:bookmarkEnd w:id="43"/>
            <w:r w:rsidRPr="00525427">
              <w:rPr>
                <w:rFonts w:ascii="Times New Roman" w:hAnsi="Times New Roman" w:cs="Times New Roman"/>
                <w:sz w:val="20"/>
                <w:szCs w:val="20"/>
              </w:rPr>
              <w:t>,</w:t>
            </w:r>
            <w:r w:rsidRPr="004C5571">
              <w:rPr>
                <w:rFonts w:ascii="Times New Roman" w:hAnsi="Times New Roman" w:cs="Times New Roman"/>
                <w:sz w:val="20"/>
                <w:szCs w:val="20"/>
              </w:rPr>
              <w:t xml:space="preserve"> </w:t>
            </w:r>
            <w:r w:rsidRPr="00465724">
              <w:rPr>
                <w:rFonts w:ascii="Times New Roman" w:hAnsi="Times New Roman" w:cs="Times New Roman"/>
                <w:sz w:val="20"/>
                <w:szCs w:val="20"/>
              </w:rPr>
              <w:t>PTFE</w:t>
            </w:r>
            <w:r w:rsidRPr="00586C90">
              <w:rPr>
                <w:rFonts w:ascii="Times New Roman" w:hAnsi="Times New Roman" w:cs="Times New Roman"/>
                <w:sz w:val="20"/>
                <w:szCs w:val="20"/>
              </w:rPr>
              <w:t xml:space="preserve">, Graphite), Testing conditions (Sliding speed, Applied </w:t>
            </w:r>
            <w:r w:rsidRPr="00586C90">
              <w:rPr>
                <w:rFonts w:ascii="Times New Roman" w:hAnsi="Times New Roman" w:cs="Times New Roman"/>
                <w:sz w:val="20"/>
                <w:szCs w:val="20"/>
              </w:rPr>
              <w:lastRenderedPageBreak/>
              <w:t>pressure)</w:t>
            </w:r>
          </w:p>
        </w:tc>
        <w:tc>
          <w:tcPr>
            <w:tcW w:w="0" w:type="auto"/>
            <w:shd w:val="clear" w:color="auto" w:fill="FFFFFF"/>
          </w:tcPr>
          <w:p w14:paraId="63AFDFF3"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lastRenderedPageBreak/>
              <w:t>tansig</w:t>
            </w:r>
            <w:proofErr w:type="spellEnd"/>
            <w:r w:rsidRPr="00586C90">
              <w:rPr>
                <w:rFonts w:ascii="Times New Roman" w:hAnsi="Times New Roman" w:cs="Times New Roman"/>
                <w:sz w:val="20"/>
                <w:szCs w:val="20"/>
              </w:rPr>
              <w:t>,</w:t>
            </w:r>
            <w:r w:rsidRPr="004C5571">
              <w:rPr>
                <w:rFonts w:ascii="Times New Roman" w:hAnsi="Times New Roman" w:cs="Times New Roman"/>
                <w:sz w:val="20"/>
                <w:szCs w:val="20"/>
              </w:rPr>
              <w:t xml:space="preserve"> </w:t>
            </w:r>
            <w:proofErr w:type="spellStart"/>
            <w:r w:rsidRPr="00586C90">
              <w:rPr>
                <w:rFonts w:ascii="Times New Roman" w:hAnsi="Times New Roman" w:cs="Times New Roman"/>
                <w:sz w:val="20"/>
                <w:szCs w:val="20"/>
              </w:rPr>
              <w:t>purelin</w:t>
            </w:r>
            <w:proofErr w:type="spellEnd"/>
          </w:p>
        </w:tc>
        <w:tc>
          <w:tcPr>
            <w:tcW w:w="0" w:type="auto"/>
            <w:gridSpan w:val="2"/>
            <w:shd w:val="clear" w:color="auto" w:fill="FFFFFF"/>
          </w:tcPr>
          <w:p w14:paraId="6D2F52F4"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tribological characteristic (Coefficient of friction, Specific wear rate)</w:t>
            </w:r>
          </w:p>
        </w:tc>
        <w:tc>
          <w:tcPr>
            <w:tcW w:w="0" w:type="auto"/>
            <w:gridSpan w:val="5"/>
            <w:shd w:val="clear" w:color="auto" w:fill="FFFFFF"/>
          </w:tcPr>
          <w:p w14:paraId="4B8E4723" w14:textId="0BE19E55" w:rsidR="00983AF8" w:rsidRPr="00586C90" w:rsidRDefault="006C1282"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mechanical</w:t>
            </w:r>
            <w:r w:rsidRPr="00586C90">
              <w:rPr>
                <w:rFonts w:ascii="Times New Roman" w:hAnsi="Times New Roman" w:cs="Times New Roman"/>
                <w:sz w:val="20"/>
                <w:szCs w:val="20"/>
              </w:rPr>
              <w:t xml:space="preserve"> </w:t>
            </w:r>
          </w:p>
        </w:tc>
        <w:tc>
          <w:tcPr>
            <w:tcW w:w="0" w:type="auto"/>
            <w:shd w:val="clear" w:color="auto" w:fill="FFFFFF"/>
          </w:tcPr>
          <w:p w14:paraId="2C4BE428" w14:textId="6983CE8F"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BPNN</w:t>
            </w:r>
          </w:p>
        </w:tc>
      </w:tr>
      <w:bookmarkEnd w:id="42"/>
      <w:tr w:rsidR="00604F54" w:rsidRPr="00586C90" w14:paraId="07D5E4F9" w14:textId="77777777" w:rsidTr="00184F29">
        <w:trPr>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238F5C7E" w14:textId="0E3F8D97" w:rsidR="00983AF8" w:rsidRPr="00586C90" w:rsidRDefault="00983AF8" w:rsidP="00983AF8">
            <w:pPr>
              <w:widowControl w:val="0"/>
              <w:spacing w:after="0"/>
              <w:rPr>
                <w:rFonts w:ascii="Times New Roman" w:hAnsi="Times New Roman" w:cs="Times New Roman"/>
                <w:sz w:val="20"/>
                <w:szCs w:val="20"/>
              </w:rPr>
            </w:pPr>
            <w:proofErr w:type="spellStart"/>
            <w:r w:rsidRPr="00586C90">
              <w:rPr>
                <w:rFonts w:ascii="Times New Roman" w:hAnsi="Times New Roman" w:cs="Times New Roman"/>
                <w:sz w:val="20"/>
                <w:szCs w:val="20"/>
              </w:rPr>
              <w:t>microalloyed</w:t>
            </w:r>
            <w:proofErr w:type="spellEnd"/>
            <w:r w:rsidRPr="00586C90">
              <w:rPr>
                <w:rFonts w:ascii="Times New Roman" w:hAnsi="Times New Roman" w:cs="Times New Roman"/>
                <w:sz w:val="20"/>
                <w:szCs w:val="20"/>
              </w:rPr>
              <w:t xml:space="preserve"> pipeline steels</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&lt;EndNote&gt;&lt;Cite&gt;&lt;Author&gt;Narimani&lt;/Author&gt;&lt;Year&gt;2015&lt;/Year&gt;&lt;RecNum&gt;635&lt;/RecNum&gt;&lt;DisplayText&gt;[60]&lt;/DisplayText&gt;&lt;record&gt;&lt;rec-number&gt;635&lt;/rec-number&gt;&lt;foreign-keys&gt;&lt;key app="EN" db-id="ese55x5vtzp0x6e9s9tpzwagt5re2t5sfaz5" timestamp="1551705756"&gt;635&lt;/key&gt;&lt;/foreign-keys&gt;&lt;ref-type name="Journal Article"&gt;17&lt;/ref-type&gt;&lt;contributors&gt;&lt;authors&gt;&lt;author&gt;Narimani, Neda&lt;/author&gt;&lt;author&gt;Zarei, Bahram&lt;/author&gt;&lt;author&gt;Pouraliakbar, Hesam&lt;/author&gt;&lt;author&gt;Khalaj, Gholamreza&lt;/author&gt;&lt;/authors&gt;&lt;/contributors&gt;&lt;titles&gt;&lt;title&gt;Predictions of corrosion current density and potential by using chemical composition and corrosion cell characteristics in microalloyed pipeline steels&lt;/title&gt;&lt;secondary-title&gt;Measurement&lt;/secondary-title&gt;&lt;/titles&gt;&lt;periodical&gt;&lt;full-title&gt;Measurement&lt;/full-title&gt;&lt;/periodical&gt;&lt;pages&gt;97-107&lt;/pages&gt;&lt;volume&gt;62&lt;/volume&gt;&lt;dates&gt;&lt;year&gt;2015&lt;/year&gt;&lt;pub-dates&gt;&lt;date&gt;2015/02&lt;/date&gt;&lt;/pub-dates&gt;&lt;/dates&gt;&lt;publisher&gt;Elsevier BV&lt;/publisher&gt;&lt;isbn&gt;0263-2241&lt;/isbn&gt;&lt;urls&gt;&lt;related-urls&gt;&lt;url&gt;http://dx.doi.org/10.1016/j.measurement.2014.11.011&lt;/url&gt;&lt;/related-urls&gt;&lt;/urls&gt;&lt;electronic-resource-num&gt;10.1016/j.measurement.2014.11.011&lt;/electronic-resource-num&gt;&lt;/record&gt;&lt;/Cite&gt;&lt;/EndNote&gt;</w:instrText>
            </w:r>
            <w:r w:rsidRPr="00603A7D">
              <w:rPr>
                <w:rFonts w:ascii="Times New Roman" w:hAnsi="Times New Roman" w:cs="Times New Roman"/>
                <w:sz w:val="20"/>
                <w:szCs w:val="20"/>
              </w:rPr>
              <w:fldChar w:fldCharType="separate"/>
            </w:r>
            <w:r w:rsidR="00F5227B" w:rsidRPr="00F5227B">
              <w:rPr>
                <w:rFonts w:ascii="Times New Roman" w:hAnsi="Times New Roman" w:cs="Times New Roman"/>
                <w:noProof/>
                <w:sz w:val="20"/>
                <w:szCs w:val="20"/>
              </w:rPr>
              <w:t>[</w:t>
            </w:r>
            <w:hyperlink w:anchor="_ENREF_60" w:tooltip="Narimani, 2015 #635" w:history="1">
              <w:r w:rsidR="00604F54" w:rsidRPr="00F5227B">
                <w:rPr>
                  <w:rFonts w:ascii="Times New Roman" w:hAnsi="Times New Roman" w:cs="Times New Roman"/>
                  <w:noProof/>
                  <w:sz w:val="20"/>
                  <w:szCs w:val="20"/>
                </w:rPr>
                <w:t>60</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shd w:val="clear" w:color="auto" w:fill="FFFFFF"/>
          </w:tcPr>
          <w:p w14:paraId="4DDC1F1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petroleum industry</w:t>
            </w:r>
          </w:p>
        </w:tc>
        <w:tc>
          <w:tcPr>
            <w:tcW w:w="0" w:type="auto"/>
            <w:shd w:val="clear" w:color="auto" w:fill="FFFFFF"/>
          </w:tcPr>
          <w:p w14:paraId="15778066" w14:textId="53DD93B2" w:rsidR="00983AF8" w:rsidRPr="00586C90" w:rsidRDefault="007528EB" w:rsidP="007528E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528EB">
              <w:rPr>
                <w:rFonts w:ascii="Times New Roman" w:hAnsi="Times New Roman" w:cs="Times New Roman"/>
                <w:sz w:val="20"/>
                <w:szCs w:val="20"/>
              </w:rPr>
              <w:t>standard</w:t>
            </w:r>
            <w:r>
              <w:rPr>
                <w:rFonts w:ascii="Times New Roman" w:hAnsi="Times New Roman" w:cs="Times New Roman"/>
                <w:sz w:val="20"/>
                <w:szCs w:val="20"/>
              </w:rPr>
              <w:t xml:space="preserve"> </w:t>
            </w:r>
            <w:r w:rsidRPr="007528EB">
              <w:rPr>
                <w:rFonts w:ascii="Times New Roman" w:hAnsi="Times New Roman" w:cs="Times New Roman"/>
                <w:sz w:val="20"/>
                <w:szCs w:val="20"/>
              </w:rPr>
              <w:t>glass cell</w:t>
            </w:r>
            <w:r>
              <w:rPr>
                <w:rFonts w:ascii="Times New Roman" w:hAnsi="Times New Roman" w:cs="Times New Roman"/>
                <w:sz w:val="20"/>
                <w:szCs w:val="20"/>
              </w:rPr>
              <w:t xml:space="preserve"> </w:t>
            </w:r>
          </w:p>
        </w:tc>
        <w:tc>
          <w:tcPr>
            <w:tcW w:w="0" w:type="auto"/>
            <w:gridSpan w:val="3"/>
            <w:shd w:val="clear" w:color="auto" w:fill="FFFFFF"/>
          </w:tcPr>
          <w:p w14:paraId="10A0D274" w14:textId="013C4938"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 compositions (</w:t>
            </w:r>
            <w:r w:rsidRPr="00B449A7">
              <w:rPr>
                <w:rFonts w:ascii="Times New Roman" w:hAnsi="Times New Roman" w:cs="Times New Roman"/>
                <w:sz w:val="20"/>
                <w:szCs w:val="20"/>
              </w:rPr>
              <w:t xml:space="preserve">C, Mn, </w:t>
            </w:r>
            <w:proofErr w:type="spellStart"/>
            <w:r w:rsidRPr="00B449A7">
              <w:rPr>
                <w:rFonts w:ascii="Times New Roman" w:hAnsi="Times New Roman" w:cs="Times New Roman"/>
                <w:sz w:val="20"/>
                <w:szCs w:val="20"/>
              </w:rPr>
              <w:t>Nb</w:t>
            </w:r>
            <w:proofErr w:type="spellEnd"/>
            <w:r w:rsidRPr="00B449A7">
              <w:rPr>
                <w:rFonts w:ascii="Times New Roman" w:hAnsi="Times New Roman" w:cs="Times New Roman"/>
                <w:sz w:val="20"/>
                <w:szCs w:val="20"/>
              </w:rPr>
              <w:t xml:space="preserve">, </w:t>
            </w:r>
            <w:proofErr w:type="spellStart"/>
            <w:r w:rsidRPr="00B449A7">
              <w:rPr>
                <w:rFonts w:ascii="Times New Roman" w:hAnsi="Times New Roman" w:cs="Times New Roman"/>
                <w:sz w:val="20"/>
                <w:szCs w:val="20"/>
              </w:rPr>
              <w:t>Ti</w:t>
            </w:r>
            <w:proofErr w:type="spellEnd"/>
            <w:r w:rsidRPr="00B449A7">
              <w:rPr>
                <w:rFonts w:ascii="Times New Roman" w:hAnsi="Times New Roman" w:cs="Times New Roman"/>
                <w:sz w:val="20"/>
                <w:szCs w:val="20"/>
              </w:rPr>
              <w:t>, N,</w:t>
            </w:r>
            <w:r>
              <w:rPr>
                <w:rFonts w:ascii="Times New Roman" w:hAnsi="Times New Roman" w:cs="Times New Roman"/>
                <w:sz w:val="20"/>
                <w:szCs w:val="20"/>
              </w:rPr>
              <w:t xml:space="preserve"> </w:t>
            </w:r>
            <w:r w:rsidRPr="00B449A7">
              <w:rPr>
                <w:rFonts w:ascii="Times New Roman" w:hAnsi="Times New Roman" w:cs="Times New Roman"/>
                <w:sz w:val="20"/>
                <w:szCs w:val="20"/>
              </w:rPr>
              <w:t>Mo, Ni, Al, Cu, Cr, V and C</w:t>
            </w:r>
            <w:r w:rsidRPr="004C5571">
              <w:rPr>
                <w:rFonts w:ascii="Times New Roman" w:hAnsi="Times New Roman" w:cs="Times New Roman"/>
                <w:sz w:val="20"/>
                <w:szCs w:val="20"/>
                <w:vertAlign w:val="subscript"/>
              </w:rPr>
              <w:t>EIIW</w:t>
            </w:r>
            <w:r w:rsidRPr="00586C90">
              <w:rPr>
                <w:rFonts w:ascii="Times New Roman" w:hAnsi="Times New Roman" w:cs="Times New Roman"/>
                <w:sz w:val="20"/>
                <w:szCs w:val="20"/>
              </w:rPr>
              <w:t>)</w:t>
            </w:r>
            <w:r w:rsidRPr="002F3712">
              <w:rPr>
                <w:rFonts w:ascii="AdvGulliv-R" w:hAnsi="AdvGulliv-R"/>
                <w:color w:val="000000"/>
                <w:sz w:val="16"/>
                <w:szCs w:val="16"/>
              </w:rPr>
              <w:t xml:space="preserve">, </w:t>
            </w:r>
            <w:r w:rsidRPr="004C5571">
              <w:rPr>
                <w:rFonts w:ascii="Times New Roman" w:hAnsi="Times New Roman" w:cs="Times New Roman" w:hint="eastAsia"/>
                <w:sz w:val="20"/>
                <w:szCs w:val="20"/>
              </w:rPr>
              <w:t>microstructure consist of</w:t>
            </w:r>
            <w:r w:rsidRPr="004C5571">
              <w:rPr>
                <w:rFonts w:ascii="Times New Roman" w:hAnsi="Times New Roman" w:cs="Times New Roman" w:hint="eastAsia"/>
                <w:sz w:val="20"/>
                <w:szCs w:val="20"/>
              </w:rPr>
              <w:br/>
              <w:t>diffusion (ferrite/pearlite) and shear (bainite/martensite)</w:t>
            </w:r>
            <w:r w:rsidRPr="004C5571">
              <w:rPr>
                <w:rFonts w:ascii="Times New Roman" w:hAnsi="Times New Roman" w:cs="Times New Roman" w:hint="eastAsia"/>
                <w:sz w:val="20"/>
                <w:szCs w:val="20"/>
              </w:rPr>
              <w:br/>
              <w:t>transformations</w:t>
            </w:r>
            <w:r w:rsidRPr="002F3712">
              <w:rPr>
                <w:rFonts w:ascii="AdvGulliv-R" w:hAnsi="AdvGulliv-R"/>
                <w:color w:val="000000"/>
                <w:sz w:val="16"/>
                <w:szCs w:val="16"/>
              </w:rPr>
              <w:t xml:space="preserve">, </w:t>
            </w:r>
            <w:r w:rsidRPr="00586C90">
              <w:rPr>
                <w:rFonts w:ascii="Times New Roman" w:hAnsi="Times New Roman" w:cs="Times New Roman"/>
                <w:sz w:val="20"/>
                <w:szCs w:val="20"/>
              </w:rPr>
              <w:t>and corrosion cell characteristics</w:t>
            </w:r>
            <w:r w:rsidRPr="00586C90">
              <w:rPr>
                <w:rFonts w:ascii="Times New Roman" w:hAnsi="Times New Roman" w:cs="Times New Roman"/>
                <w:sz w:val="20"/>
                <w:szCs w:val="20"/>
              </w:rPr>
              <w:br/>
              <w:t xml:space="preserve">(reference electrode, scan rate, </w:t>
            </w:r>
            <w:r w:rsidRPr="004C5571">
              <w:rPr>
                <w:rFonts w:ascii="Times New Roman" w:hAnsi="Times New Roman" w:cs="Times New Roman"/>
                <w:sz w:val="20"/>
                <w:szCs w:val="20"/>
              </w:rPr>
              <w:t>T</w:t>
            </w:r>
            <w:r w:rsidRPr="00586C90">
              <w:rPr>
                <w:rFonts w:ascii="Times New Roman" w:hAnsi="Times New Roman" w:cs="Times New Roman"/>
                <w:sz w:val="20"/>
                <w:szCs w:val="20"/>
              </w:rPr>
              <w:t xml:space="preserve">, </w:t>
            </w:r>
            <w:r w:rsidRPr="004F378F">
              <w:rPr>
                <w:rFonts w:ascii="Times New Roman" w:hAnsi="Times New Roman" w:cs="Times New Roman"/>
                <w:sz w:val="20"/>
                <w:szCs w:val="20"/>
              </w:rPr>
              <w:t>P</w:t>
            </w:r>
            <w:r w:rsidRPr="004C5571">
              <w:rPr>
                <w:rFonts w:ascii="Times New Roman" w:hAnsi="Times New Roman" w:cs="Times New Roman"/>
                <w:sz w:val="20"/>
                <w:szCs w:val="20"/>
                <w:vertAlign w:val="subscript"/>
              </w:rPr>
              <w:t>O2</w:t>
            </w:r>
            <w:r w:rsidRPr="00586C90">
              <w:rPr>
                <w:rFonts w:ascii="Times New Roman" w:hAnsi="Times New Roman" w:cs="Times New Roman"/>
                <w:sz w:val="20"/>
                <w:szCs w:val="20"/>
              </w:rPr>
              <w:t xml:space="preserve">, </w:t>
            </w:r>
            <w:r w:rsidRPr="004F378F">
              <w:rPr>
                <w:rFonts w:ascii="Times New Roman" w:hAnsi="Times New Roman" w:cs="Times New Roman"/>
                <w:sz w:val="20"/>
                <w:szCs w:val="20"/>
              </w:rPr>
              <w:t>P</w:t>
            </w:r>
            <w:r w:rsidRPr="004C5571">
              <w:rPr>
                <w:rFonts w:ascii="Times New Roman" w:hAnsi="Times New Roman" w:cs="Times New Roman"/>
                <w:sz w:val="20"/>
                <w:szCs w:val="20"/>
                <w:vertAlign w:val="subscript"/>
              </w:rPr>
              <w:t>CO2</w:t>
            </w:r>
            <w:r w:rsidRPr="00586C90">
              <w:rPr>
                <w:rFonts w:ascii="Times New Roman" w:hAnsi="Times New Roman" w:cs="Times New Roman"/>
                <w:sz w:val="20"/>
                <w:szCs w:val="20"/>
              </w:rPr>
              <w:t xml:space="preserve">, </w:t>
            </w:r>
            <w:commentRangeStart w:id="44"/>
            <w:commentRangeStart w:id="45"/>
            <w:r w:rsidRPr="004F378F">
              <w:rPr>
                <w:rFonts w:ascii="Times New Roman" w:hAnsi="Times New Roman" w:cs="Times New Roman"/>
                <w:sz w:val="20"/>
                <w:szCs w:val="20"/>
              </w:rPr>
              <w:t>NaCl</w:t>
            </w:r>
            <w:commentRangeEnd w:id="44"/>
            <w:r>
              <w:rPr>
                <w:rStyle w:val="a6"/>
              </w:rPr>
              <w:commentReference w:id="44"/>
            </w:r>
            <w:commentRangeEnd w:id="45"/>
            <w:r w:rsidR="00190DA4">
              <w:rPr>
                <w:rStyle w:val="a6"/>
              </w:rPr>
              <w:commentReference w:id="45"/>
            </w:r>
            <w:r w:rsidRPr="00586C90">
              <w:rPr>
                <w:rFonts w:ascii="Times New Roman" w:hAnsi="Times New Roman" w:cs="Times New Roman"/>
                <w:sz w:val="20"/>
                <w:szCs w:val="20"/>
              </w:rPr>
              <w:t>, bicarbonate concentration)</w:t>
            </w:r>
          </w:p>
        </w:tc>
        <w:tc>
          <w:tcPr>
            <w:tcW w:w="0" w:type="auto"/>
            <w:shd w:val="clear" w:color="auto" w:fill="FFFFFF"/>
          </w:tcPr>
          <w:p w14:paraId="04B6689D"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hyperbolic sigmoid, linear</w:t>
            </w:r>
          </w:p>
        </w:tc>
        <w:tc>
          <w:tcPr>
            <w:tcW w:w="0" w:type="auto"/>
            <w:gridSpan w:val="2"/>
            <w:shd w:val="clear" w:color="auto" w:fill="FFFFFF"/>
          </w:tcPr>
          <w:p w14:paraId="0C7D2A8F" w14:textId="379880DB" w:rsidR="00983AF8"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4F378F">
              <w:rPr>
                <w:rFonts w:ascii="Times New Roman" w:hAnsi="Times New Roman" w:cs="Times New Roman"/>
                <w:sz w:val="20"/>
                <w:szCs w:val="20"/>
              </w:rPr>
              <w:t>I</w:t>
            </w:r>
            <w:r w:rsidRPr="004C5571">
              <w:rPr>
                <w:rFonts w:ascii="Times New Roman" w:hAnsi="Times New Roman" w:cs="Times New Roman"/>
                <w:sz w:val="20"/>
                <w:szCs w:val="20"/>
                <w:vertAlign w:val="subscript"/>
              </w:rPr>
              <w:t>corr</w:t>
            </w:r>
            <w:proofErr w:type="spellEnd"/>
            <w:r w:rsidRPr="004F378F" w:rsidDel="004F378F">
              <w:rPr>
                <w:rFonts w:ascii="Times New Roman" w:hAnsi="Times New Roman" w:cs="Times New Roman"/>
                <w:sz w:val="20"/>
                <w:szCs w:val="20"/>
              </w:rPr>
              <w:t xml:space="preserve"> </w:t>
            </w:r>
            <w:r w:rsidRPr="00586C90">
              <w:rPr>
                <w:rFonts w:ascii="Times New Roman" w:hAnsi="Times New Roman" w:cs="Times New Roman"/>
                <w:sz w:val="20"/>
                <w:szCs w:val="20"/>
              </w:rPr>
              <w:t xml:space="preserve">and </w:t>
            </w:r>
            <w:proofErr w:type="spellStart"/>
            <w:r w:rsidRPr="004F378F">
              <w:rPr>
                <w:rFonts w:ascii="Times New Roman" w:hAnsi="Times New Roman" w:cs="Times New Roman"/>
                <w:sz w:val="20"/>
                <w:szCs w:val="20"/>
              </w:rPr>
              <w:t>E</w:t>
            </w:r>
            <w:r w:rsidRPr="004C5571">
              <w:rPr>
                <w:rFonts w:ascii="Times New Roman" w:hAnsi="Times New Roman" w:cs="Times New Roman"/>
                <w:sz w:val="20"/>
                <w:szCs w:val="20"/>
                <w:vertAlign w:val="subscript"/>
              </w:rPr>
              <w:t>corr</w:t>
            </w:r>
            <w:proofErr w:type="spellEnd"/>
          </w:p>
          <w:p w14:paraId="64D7F28D" w14:textId="3E3DACFC"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0" w:type="auto"/>
            <w:gridSpan w:val="5"/>
            <w:shd w:val="clear" w:color="auto" w:fill="FFFFFF"/>
          </w:tcPr>
          <w:p w14:paraId="4B80E8CF"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
          <w:p w14:paraId="2B702205" w14:textId="70943609"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BPNN</w:t>
            </w:r>
          </w:p>
        </w:tc>
      </w:tr>
      <w:tr w:rsidR="00604F54" w:rsidRPr="00586C90" w14:paraId="4776D0B5" w14:textId="77777777" w:rsidTr="00184F2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33BDDF0D" w14:textId="58B1CF82" w:rsidR="00983AF8" w:rsidRPr="00586C90" w:rsidRDefault="00983AF8" w:rsidP="00983AF8">
            <w:pPr>
              <w:widowControl w:val="0"/>
              <w:spacing w:after="0"/>
              <w:rPr>
                <w:rFonts w:ascii="Times New Roman" w:hAnsi="Times New Roman" w:cs="Times New Roman"/>
                <w:sz w:val="20"/>
                <w:szCs w:val="20"/>
              </w:rPr>
            </w:pPr>
            <w:proofErr w:type="spellStart"/>
            <w:r w:rsidRPr="00586C90">
              <w:rPr>
                <w:rFonts w:ascii="Times New Roman" w:hAnsi="Times New Roman" w:cs="Times New Roman"/>
                <w:sz w:val="20"/>
                <w:szCs w:val="20"/>
              </w:rPr>
              <w:t>microalloyed</w:t>
            </w:r>
            <w:proofErr w:type="spellEnd"/>
            <w:r w:rsidRPr="00586C90">
              <w:rPr>
                <w:rFonts w:ascii="Times New Roman" w:hAnsi="Times New Roman" w:cs="Times New Roman"/>
                <w:sz w:val="20"/>
                <w:szCs w:val="20"/>
              </w:rPr>
              <w:br/>
              <w:t>API X70 line pipe steels</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&lt;EndNote&gt;&lt;Cite&gt;&lt;Author&gt;Faizabadi&lt;/Author&gt;&lt;Year&gt;2014&lt;/Year&gt;&lt;RecNum&gt;72&lt;/RecNum&gt;&lt;DisplayText&gt;[37]&lt;/DisplayText&gt;&lt;record&gt;&lt;rec-number&gt;72&lt;/rec-number&gt;&lt;foreign-keys&gt;&lt;key app="EN" db-id="909v2wsdarxet0er2papedrtdfde0xxra5af" timestamp="1560339676"&gt;72&lt;/key&gt;&lt;/foreign-keys&gt;&lt;ref-type name="Journal Article"&gt;17&lt;/ref-type&gt;&lt;contributors&gt;&lt;authors&gt;&lt;author&gt;Faizabadi, Mohammad Javad&lt;/author&gt;&lt;author&gt;Khalaj, Gholamreza&lt;/author&gt;&lt;author&gt;Pouraliakbar, Hesam&lt;/author&gt;&lt;author&gt;Jandaghi, Mohammad Reza&lt;/author&gt;&lt;/authors&gt;&lt;/contributors&gt;&lt;titles&gt;&lt;title&gt;Predictions of toughness and hardness by using chemical composition and tensile properties in microalloyed line pipe steels&lt;/title&gt;&lt;secondary-title&gt;Neural Computing and Applications&lt;/secondary-title&gt;&lt;/titles&gt;&lt;periodical&gt;&lt;full-title&gt;Neural Computing and Applications&lt;/full-title&gt;&lt;/periodical&gt;&lt;pages&gt;1993-1999&lt;/pages&gt;&lt;volume&gt;25&lt;/volume&gt;&lt;number&gt;7-8&lt;/number&gt;&lt;dates&gt;&lt;year&gt;2014&lt;/year&gt;&lt;/dates&gt;&lt;isbn&gt;0941-0643&amp;#xD;1433-3058&lt;/isbn&gt;&lt;urls&gt;&lt;/urls&gt;&lt;electronic-resource-num&gt;10.1007/s00521-014-1687-9&lt;/electronic-resource-num&gt;&lt;/record&gt;&lt;/Cite&gt;&lt;/EndNote&gt;</w:instrText>
            </w:r>
            <w:r w:rsidRPr="00D6662D">
              <w:rPr>
                <w:rFonts w:ascii="Times New Roman" w:hAnsi="Times New Roman" w:cs="Times New Roman"/>
                <w:sz w:val="20"/>
                <w:szCs w:val="20"/>
              </w:rPr>
              <w:fldChar w:fldCharType="separate"/>
            </w:r>
            <w:r w:rsidR="00671DCC" w:rsidRPr="00671DCC">
              <w:rPr>
                <w:rFonts w:ascii="Times New Roman" w:hAnsi="Times New Roman" w:cs="Times New Roman"/>
                <w:noProof/>
                <w:sz w:val="20"/>
                <w:szCs w:val="20"/>
              </w:rPr>
              <w:t>[</w:t>
            </w:r>
            <w:hyperlink w:anchor="_ENREF_37" w:tooltip="Faizabadi, 2014 #72" w:history="1">
              <w:r w:rsidR="00604F54" w:rsidRPr="00671DCC">
                <w:rPr>
                  <w:rFonts w:ascii="Times New Roman" w:hAnsi="Times New Roman" w:cs="Times New Roman"/>
                  <w:noProof/>
                  <w:sz w:val="20"/>
                  <w:szCs w:val="20"/>
                </w:rPr>
                <w:t>37</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1622D137"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oil and natural gas industries</w:t>
            </w:r>
          </w:p>
        </w:tc>
        <w:tc>
          <w:tcPr>
            <w:tcW w:w="0" w:type="auto"/>
            <w:shd w:val="clear" w:color="auto" w:fill="FFFFFF"/>
          </w:tcPr>
          <w:p w14:paraId="322686A3" w14:textId="72CA4410" w:rsidR="00983AF8" w:rsidRPr="00586C90" w:rsidRDefault="001016D7"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hint="eastAsia"/>
                <w:sz w:val="20"/>
                <w:szCs w:val="20"/>
              </w:rPr>
              <w:t>thermomechanical processing</w:t>
            </w:r>
            <w:r>
              <w:rPr>
                <w:rFonts w:ascii="Times New Roman" w:hAnsi="Times New Roman" w:cs="Times New Roman"/>
                <w:sz w:val="20"/>
                <w:szCs w:val="20"/>
              </w:rPr>
              <w:t xml:space="preserve"> environment</w:t>
            </w:r>
          </w:p>
        </w:tc>
        <w:tc>
          <w:tcPr>
            <w:tcW w:w="0" w:type="auto"/>
            <w:gridSpan w:val="3"/>
            <w:shd w:val="clear" w:color="auto" w:fill="FFFFFF"/>
          </w:tcPr>
          <w:p w14:paraId="50C0D623" w14:textId="24858AB2"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chemical compositions </w:t>
            </w:r>
            <w:r>
              <w:rPr>
                <w:rFonts w:ascii="Times New Roman" w:hAnsi="Times New Roman" w:cs="Times New Roman"/>
                <w:sz w:val="20"/>
                <w:szCs w:val="20"/>
              </w:rPr>
              <w:t>(</w:t>
            </w:r>
            <w:r>
              <w:rPr>
                <w:rStyle w:val="fontstyle01"/>
              </w:rPr>
              <w:t>CE</w:t>
            </w:r>
            <w:r>
              <w:rPr>
                <w:rStyle w:val="fontstyle01"/>
                <w:sz w:val="14"/>
                <w:szCs w:val="14"/>
              </w:rPr>
              <w:t>IIW</w:t>
            </w:r>
            <w:r>
              <w:rPr>
                <w:rFonts w:ascii="Times New Roman" w:hAnsi="Times New Roman" w:cs="Times New Roman"/>
                <w:sz w:val="20"/>
                <w:szCs w:val="20"/>
              </w:rPr>
              <w:t xml:space="preserve">, </w:t>
            </w:r>
            <w:proofErr w:type="spellStart"/>
            <w:r>
              <w:rPr>
                <w:rStyle w:val="fontstyle01"/>
              </w:rPr>
              <w:t>CE</w:t>
            </w:r>
            <w:r>
              <w:rPr>
                <w:rStyle w:val="fontstyle01"/>
                <w:sz w:val="14"/>
                <w:szCs w:val="14"/>
              </w:rPr>
              <w:t>Pcm</w:t>
            </w:r>
            <w:proofErr w:type="spellEnd"/>
            <w:r>
              <w:rPr>
                <w:rFonts w:ascii="Times New Roman" w:hAnsi="Times New Roman" w:cs="Times New Roman"/>
                <w:sz w:val="20"/>
                <w:szCs w:val="20"/>
              </w:rPr>
              <w:t xml:space="preserve">, </w:t>
            </w:r>
            <w:proofErr w:type="spellStart"/>
            <w:r>
              <w:rPr>
                <w:rStyle w:val="fontstyle01"/>
              </w:rPr>
              <w:t>VTiNb</w:t>
            </w:r>
            <w:proofErr w:type="spellEnd"/>
            <w:r>
              <w:rPr>
                <w:rFonts w:ascii="Times New Roman" w:hAnsi="Times New Roman" w:cs="Times New Roman"/>
                <w:sz w:val="20"/>
                <w:szCs w:val="20"/>
              </w:rPr>
              <w:t xml:space="preserve">, </w:t>
            </w:r>
            <w:proofErr w:type="spellStart"/>
            <w:r>
              <w:rPr>
                <w:rStyle w:val="fontstyle01"/>
              </w:rPr>
              <w:t>NbV</w:t>
            </w:r>
            <w:proofErr w:type="spellEnd"/>
            <w:r>
              <w:rPr>
                <w:rFonts w:ascii="Times New Roman" w:hAnsi="Times New Roman" w:cs="Times New Roman"/>
                <w:sz w:val="20"/>
                <w:szCs w:val="20"/>
              </w:rPr>
              <w:t xml:space="preserve">, </w:t>
            </w:r>
            <w:proofErr w:type="spellStart"/>
            <w:r>
              <w:rPr>
                <w:rStyle w:val="fontstyle01"/>
              </w:rPr>
              <w:t>CrMoNiCu</w:t>
            </w:r>
            <w:proofErr w:type="spellEnd"/>
            <w:r>
              <w:rPr>
                <w:rStyle w:val="fontstyle01"/>
              </w:rPr>
              <w:t xml:space="preserve">) </w:t>
            </w:r>
            <w:r w:rsidRPr="00586C90">
              <w:rPr>
                <w:rFonts w:ascii="Times New Roman" w:hAnsi="Times New Roman" w:cs="Times New Roman"/>
                <w:sz w:val="20"/>
                <w:szCs w:val="20"/>
              </w:rPr>
              <w:t>and tensile properties</w:t>
            </w:r>
            <w:r>
              <w:rPr>
                <w:rFonts w:ascii="Times New Roman" w:hAnsi="Times New Roman" w:cs="Times New Roman"/>
                <w:sz w:val="20"/>
                <w:szCs w:val="20"/>
              </w:rPr>
              <w:t xml:space="preserve"> (</w:t>
            </w:r>
            <w:r>
              <w:rPr>
                <w:rStyle w:val="fontstyle01"/>
              </w:rPr>
              <w:t>YS, UTS, El)</w:t>
            </w:r>
          </w:p>
        </w:tc>
        <w:tc>
          <w:tcPr>
            <w:tcW w:w="0" w:type="auto"/>
            <w:shd w:val="clear" w:color="auto" w:fill="FFFFFF"/>
          </w:tcPr>
          <w:p w14:paraId="10E3EE89"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hyperbolic sigmoid, linear </w:t>
            </w:r>
          </w:p>
        </w:tc>
        <w:tc>
          <w:tcPr>
            <w:tcW w:w="0" w:type="auto"/>
            <w:gridSpan w:val="2"/>
            <w:shd w:val="clear" w:color="auto" w:fill="FFFFFF"/>
          </w:tcPr>
          <w:p w14:paraId="1342ADE0"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toughness and hardness</w:t>
            </w:r>
          </w:p>
        </w:tc>
        <w:tc>
          <w:tcPr>
            <w:tcW w:w="0" w:type="auto"/>
            <w:gridSpan w:val="5"/>
            <w:shd w:val="clear" w:color="auto" w:fill="FFFFFF"/>
          </w:tcPr>
          <w:p w14:paraId="00153562"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48AD9D42" w14:textId="00E9E75E"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BPNN</w:t>
            </w:r>
          </w:p>
        </w:tc>
      </w:tr>
      <w:tr w:rsidR="00604F54" w:rsidRPr="00586C90" w14:paraId="7F7721CA" w14:textId="77777777" w:rsidTr="00184F29">
        <w:trPr>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34318E2A" w14:textId="08B6A637"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t>Ni–</w:t>
            </w:r>
            <w:proofErr w:type="spellStart"/>
            <w:r w:rsidRPr="00586C90">
              <w:rPr>
                <w:rFonts w:ascii="Times New Roman" w:hAnsi="Times New Roman" w:cs="Times New Roman"/>
                <w:sz w:val="20"/>
                <w:szCs w:val="20"/>
              </w:rPr>
              <w:t>SiC</w:t>
            </w:r>
            <w:proofErr w:type="spellEnd"/>
            <w:r w:rsidRPr="00586C90">
              <w:rPr>
                <w:rFonts w:ascii="Times New Roman" w:hAnsi="Times New Roman" w:cs="Times New Roman"/>
                <w:sz w:val="20"/>
                <w:szCs w:val="20"/>
              </w:rPr>
              <w:t xml:space="preserve"> composite coatings</w:t>
            </w:r>
            <w:r w:rsidRPr="00D6662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&lt;EndNote&gt;&lt;Cite&gt;&lt;Author&gt;Xu&lt;/Author&gt;&lt;Year&gt;2014&lt;/Year&gt;&lt;RecNum&gt;648&lt;/RecNum&gt;&lt;DisplayText&gt;[61]&lt;/DisplayText&gt;&lt;record&gt;&lt;rec-number&gt;648&lt;/rec-number&gt;&lt;foreign-keys&gt;&lt;key app="EN" db-id="ese55x5vtzp0x6e9s9tpzwagt5re2t5sfaz5" timestamp="1551991580"&gt;648&lt;/key&gt;&lt;/foreign-keys&gt;&lt;ref-type name="Journal Article"&gt;17&lt;/ref-type&gt;&lt;contributors&gt;&lt;authors&gt;&lt;author&gt;Xu, Youjun&lt;/author&gt;&lt;author&gt;Zhu, Yongyong&lt;/author&gt;&lt;author&gt;Xiao, Guorong&lt;/author&gt;&lt;author&gt;Ma, Chunyang&lt;/author&gt;&lt;/authors&gt;&lt;/contributors&gt;&lt;titles&gt;&lt;title&gt;Application of artificial neural networks to predict corrosion behavior of Ni–SiC composite coatings deposited by ultrasonic electrodeposition&lt;/title&gt;&lt;secondary-title&gt;Ceramics International&lt;/secondary-title&gt;&lt;/titles&gt;&lt;periodical&gt;&lt;full-title&gt;Ceramics International&lt;/full-title&gt;&lt;/periodical&gt;&lt;pages&gt;5425-5430&lt;/pages&gt;&lt;volume&gt;40&lt;/volume&gt;&lt;number&gt;4&lt;/number&gt;&lt;keywords&gt;&lt;keyword&gt;A. Artificial neural networks&lt;/keyword&gt;&lt;keyword&gt;B. Prediction&lt;/keyword&gt;&lt;keyword&gt;C. Ni–SiC composite coating&lt;/keyword&gt;&lt;/keywords&gt;&lt;dates&gt;&lt;year&gt;2014&lt;/year&gt;&lt;pub-dates&gt;&lt;date&gt;2014/05/01/&lt;/date&gt;&lt;/pub-dates&gt;&lt;/dates&gt;&lt;isbn&gt;0272-8842&lt;/isbn&gt;&lt;urls&gt;&lt;related-urls&gt;&lt;url&gt;http://www.sciencedirect.com/science/article/pii/S0272884213013977&lt;/url&gt;&lt;/related-urls&gt;&lt;/urls&gt;&lt;electronic-resource-num&gt;https://doi.org/10.1016/j.ceramint.2013.10.125&lt;/electronic-resource-num&gt;&lt;/record&gt;&lt;/Cite&gt;&lt;/EndNote&gt;</w:instrText>
            </w:r>
            <w:r w:rsidRPr="00D6662D">
              <w:rPr>
                <w:rFonts w:ascii="Times New Roman" w:hAnsi="Times New Roman" w:cs="Times New Roman"/>
                <w:sz w:val="20"/>
                <w:szCs w:val="20"/>
              </w:rPr>
              <w:fldChar w:fldCharType="separate"/>
            </w:r>
            <w:r w:rsidR="00F5227B">
              <w:rPr>
                <w:rFonts w:ascii="Times New Roman" w:hAnsi="Times New Roman" w:cs="Times New Roman"/>
                <w:b w:val="0"/>
                <w:bCs w:val="0"/>
                <w:noProof/>
                <w:sz w:val="20"/>
                <w:szCs w:val="20"/>
              </w:rPr>
              <w:t>[</w:t>
            </w:r>
            <w:hyperlink w:anchor="_ENREF_61" w:tooltip="Xu, 2014 #648" w:history="1">
              <w:r w:rsidR="00604F54">
                <w:rPr>
                  <w:rFonts w:ascii="Times New Roman" w:hAnsi="Times New Roman" w:cs="Times New Roman"/>
                  <w:b w:val="0"/>
                  <w:bCs w:val="0"/>
                  <w:noProof/>
                  <w:sz w:val="20"/>
                  <w:szCs w:val="20"/>
                </w:rPr>
                <w:t>61</w:t>
              </w:r>
            </w:hyperlink>
            <w:r w:rsidR="00F5227B">
              <w:rPr>
                <w:rFonts w:ascii="Times New Roman" w:hAnsi="Times New Roman" w:cs="Times New Roman"/>
                <w:b w:val="0"/>
                <w:bCs w:val="0"/>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6C27B600" w14:textId="03B948E0" w:rsidR="00983AF8" w:rsidRPr="00586C90" w:rsidRDefault="00221934"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industrial applications</w:t>
            </w:r>
            <w:r w:rsidR="00983AF8" w:rsidRPr="00586C90">
              <w:rPr>
                <w:rFonts w:ascii="Times New Roman" w:hAnsi="Times New Roman" w:cs="Times New Roman"/>
                <w:sz w:val="20"/>
                <w:szCs w:val="20"/>
              </w:rPr>
              <w:t xml:space="preserve"> </w:t>
            </w:r>
          </w:p>
        </w:tc>
        <w:tc>
          <w:tcPr>
            <w:tcW w:w="0" w:type="auto"/>
            <w:shd w:val="clear" w:color="auto" w:fill="FFFFFF"/>
          </w:tcPr>
          <w:p w14:paraId="49822094" w14:textId="726412AA" w:rsidR="00983AF8" w:rsidRPr="00D0298C" w:rsidRDefault="00221934"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4C5571">
              <w:rPr>
                <w:rFonts w:ascii="Times New Roman" w:hAnsi="Times New Roman" w:cs="Times New Roman" w:hint="eastAsia"/>
                <w:sz w:val="20"/>
                <w:szCs w:val="20"/>
              </w:rPr>
              <w:t>ultrasonic electrodeposition cell</w:t>
            </w:r>
          </w:p>
        </w:tc>
        <w:tc>
          <w:tcPr>
            <w:tcW w:w="0" w:type="auto"/>
            <w:gridSpan w:val="3"/>
            <w:shd w:val="clear" w:color="auto" w:fill="FFFFFF"/>
          </w:tcPr>
          <w:p w14:paraId="3D1C7B92" w14:textId="357038F1" w:rsidR="00983AF8"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0298C">
              <w:rPr>
                <w:rFonts w:ascii="Times New Roman" w:hAnsi="Times New Roman" w:cs="Times New Roman"/>
                <w:sz w:val="24"/>
                <w:szCs w:val="28"/>
              </w:rPr>
              <w:t>U</w:t>
            </w:r>
            <w:r w:rsidRPr="00D83938">
              <w:rPr>
                <w:rFonts w:ascii="Times New Roman" w:hAnsi="Times New Roman" w:cs="Times New Roman"/>
                <w:sz w:val="24"/>
                <w:szCs w:val="28"/>
                <w:vertAlign w:val="subscript"/>
              </w:rPr>
              <w:t>p</w:t>
            </w:r>
            <w:r w:rsidRPr="00586C90">
              <w:rPr>
                <w:rFonts w:ascii="Times New Roman" w:hAnsi="Times New Roman" w:cs="Times New Roman"/>
                <w:sz w:val="20"/>
                <w:szCs w:val="20"/>
              </w:rPr>
              <w:t xml:space="preserve">, </w:t>
            </w:r>
            <w:proofErr w:type="spellStart"/>
            <w:r w:rsidRPr="00D0298C">
              <w:rPr>
                <w:rFonts w:ascii="Times New Roman" w:hAnsi="Times New Roman" w:cs="Times New Roman"/>
                <w:sz w:val="20"/>
                <w:szCs w:val="20"/>
              </w:rPr>
              <w:t>C</w:t>
            </w:r>
            <w:r w:rsidRPr="004C5571">
              <w:rPr>
                <w:rFonts w:ascii="Times New Roman" w:hAnsi="Times New Roman" w:cs="Times New Roman"/>
                <w:sz w:val="20"/>
                <w:szCs w:val="20"/>
                <w:vertAlign w:val="subscript"/>
              </w:rPr>
              <w:t>sic</w:t>
            </w:r>
            <w:proofErr w:type="spellEnd"/>
            <w:r w:rsidRPr="00586C90">
              <w:rPr>
                <w:rFonts w:ascii="Times New Roman" w:hAnsi="Times New Roman" w:cs="Times New Roman"/>
                <w:sz w:val="20"/>
                <w:szCs w:val="20"/>
              </w:rPr>
              <w:t xml:space="preserve">, and </w:t>
            </w:r>
            <w:r w:rsidRPr="00D0298C">
              <w:rPr>
                <w:rFonts w:ascii="Times New Roman" w:hAnsi="Times New Roman" w:cs="Times New Roman"/>
                <w:sz w:val="20"/>
                <w:szCs w:val="20"/>
              </w:rPr>
              <w:t>C</w:t>
            </w:r>
            <w:r w:rsidRPr="004C5571">
              <w:rPr>
                <w:rFonts w:ascii="Times New Roman" w:hAnsi="Times New Roman" w:cs="Times New Roman"/>
                <w:sz w:val="20"/>
                <w:szCs w:val="20"/>
                <w:vertAlign w:val="subscript"/>
              </w:rPr>
              <w:t>d</w:t>
            </w:r>
          </w:p>
          <w:p w14:paraId="4A7E088C" w14:textId="405FFA92"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0" w:type="auto"/>
            <w:shd w:val="clear" w:color="auto" w:fill="FFFFFF"/>
          </w:tcPr>
          <w:p w14:paraId="601AC816" w14:textId="7FB8641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highlight w:val="yellow"/>
              </w:rPr>
            </w:pPr>
            <w:r w:rsidRPr="00586C90">
              <w:rPr>
                <w:rFonts w:ascii="Times New Roman" w:hAnsi="Times New Roman" w:cs="Times New Roman"/>
                <w:sz w:val="20"/>
                <w:szCs w:val="20"/>
              </w:rPr>
              <w:t>not clearly defined</w:t>
            </w:r>
          </w:p>
        </w:tc>
        <w:tc>
          <w:tcPr>
            <w:tcW w:w="0" w:type="auto"/>
            <w:gridSpan w:val="2"/>
            <w:shd w:val="clear" w:color="auto" w:fill="FFFFFF"/>
          </w:tcPr>
          <w:p w14:paraId="7E7ADD0A"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weight loss</w:t>
            </w:r>
          </w:p>
        </w:tc>
        <w:tc>
          <w:tcPr>
            <w:tcW w:w="0" w:type="auto"/>
            <w:gridSpan w:val="5"/>
            <w:shd w:val="clear" w:color="auto" w:fill="FFFFFF"/>
          </w:tcPr>
          <w:p w14:paraId="4A7EBBCC"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
          <w:p w14:paraId="7AF761FD" w14:textId="2D454A12"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MLP</w:t>
            </w:r>
          </w:p>
        </w:tc>
      </w:tr>
      <w:tr w:rsidR="00604F54" w:rsidRPr="00586C90" w14:paraId="7660DA2B" w14:textId="77777777" w:rsidTr="00184F2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18583E64" w14:textId="661977A1" w:rsidR="00983AF8" w:rsidRPr="00586C90" w:rsidRDefault="00983AF8" w:rsidP="00983AF8">
            <w:pPr>
              <w:widowControl w:val="0"/>
              <w:spacing w:after="0"/>
              <w:rPr>
                <w:rFonts w:ascii="Times New Roman" w:hAnsi="Times New Roman" w:cs="Times New Roman"/>
                <w:sz w:val="20"/>
                <w:szCs w:val="20"/>
              </w:rPr>
            </w:pPr>
            <w:bookmarkStart w:id="46" w:name="_Hlk13183402"/>
            <w:r w:rsidRPr="00586C90">
              <w:rPr>
                <w:rFonts w:ascii="Times New Roman" w:hAnsi="Times New Roman" w:cs="Times New Roman"/>
                <w:sz w:val="20"/>
                <w:szCs w:val="20"/>
              </w:rPr>
              <w:t>prestre</w:t>
            </w:r>
            <w:r w:rsidRPr="00586C90">
              <w:rPr>
                <w:rFonts w:ascii="Times New Roman" w:hAnsi="Times New Roman" w:cs="Times New Roman"/>
                <w:sz w:val="20"/>
                <w:szCs w:val="20"/>
              </w:rPr>
              <w:lastRenderedPageBreak/>
              <w:t>ssed,</w:t>
            </w:r>
            <w:r w:rsidRPr="00586C90">
              <w:rPr>
                <w:rFonts w:ascii="Times New Roman" w:hAnsi="Times New Roman" w:cs="Times New Roman"/>
                <w:sz w:val="20"/>
                <w:szCs w:val="20"/>
              </w:rPr>
              <w:br/>
              <w:t>posttensioned concrete (PC)</w:t>
            </w:r>
            <w:r w:rsidRPr="00603A7D">
              <w:rPr>
                <w:rFonts w:ascii="Times New Roman" w:hAnsi="Times New Roman" w:cs="Times New Roman"/>
                <w:sz w:val="20"/>
                <w:szCs w:val="20"/>
              </w:rPr>
              <w:fldChar w:fldCharType="begin"/>
            </w:r>
            <w:r w:rsidR="00F5227B">
              <w:rPr>
                <w:rFonts w:ascii="Times New Roman" w:hAnsi="Times New Roman" w:cs="Times New Roman"/>
                <w:b w:val="0"/>
                <w:bCs w:val="0"/>
                <w:sz w:val="20"/>
                <w:szCs w:val="20"/>
              </w:rPr>
              <w:instrText xml:space="preserve"> ADDIN EN.CITE &lt;EndNote&gt;&lt;Cite&gt;&lt;Author&gt;Lu&lt;/Author&gt;&lt;Year&gt;2009&lt;/Year&gt;&lt;RecNum&gt;643&lt;/RecNum&gt;&lt;DisplayText&gt;[62]&lt;/DisplayText&gt;&lt;record&gt;&lt;rec-number&gt;643&lt;/rec-number&gt;&lt;foreign-keys&gt;&lt;key app="EN" db-id="ese55x5vtzp0x6e9s9tpzwagt5re2t5sfaz5" timestamp="1551874848"&gt;643&lt;/key&gt;&lt;/foreign-keys&gt;&lt;ref-type name="Journal Article"&gt;17&lt;/ref-type&gt;&lt;contributors&gt;&lt;authors&gt;&lt;author&gt;Lu, Chunhua&lt;/author&gt;&lt;author&gt;Liu, Ronggui&lt;/author&gt;&lt;/authors&gt;&lt;/contributors&gt;&lt;titles&gt;&lt;title&gt;Predicting Carbonation Depth of Prestressed Concrete under Different Stress States Using Artificial Neural Network&lt;/title&gt;&lt;secondary-title&gt;Advances in Artificial Neural Systems&lt;/secondary-title&gt;&lt;/titles&gt;&lt;periodical&gt;&lt;full-title&gt;Advances in Artificial Neural Systems&lt;/full-title&gt;&lt;/periodical&gt;&lt;pages&gt;1-8&lt;/pages&gt;&lt;volume&gt;2009&lt;/volume&gt;&lt;dates&gt;&lt;year&gt;2009&lt;/year&gt;&lt;/dates&gt;&lt;publisher&gt;Hindawi Limited&lt;/publisher&gt;&lt;isbn&gt;1687-7594&amp;#xD;1687-7608&lt;/isbn&gt;&lt;urls&gt;&lt;related-urls&gt;&lt;url&gt;http://dx.doi.org/10.1155/2009/193139&lt;/url&gt;&lt;/related-urls&gt;&lt;/urls&gt;&lt;electronic-resource-num&gt;10.1155/2009/193139&lt;/electronic-resource-num&gt;&lt;/record&gt;&lt;/Cite&gt;&lt;/EndNote&gt;</w:instrText>
            </w:r>
            <w:r w:rsidRPr="00603A7D">
              <w:rPr>
                <w:rFonts w:ascii="Times New Roman" w:hAnsi="Times New Roman" w:cs="Times New Roman"/>
                <w:sz w:val="20"/>
                <w:szCs w:val="20"/>
              </w:rPr>
              <w:fldChar w:fldCharType="separate"/>
            </w:r>
            <w:r w:rsidR="00F5227B" w:rsidRPr="00F5227B">
              <w:rPr>
                <w:rFonts w:ascii="Times New Roman" w:hAnsi="Times New Roman" w:cs="Times New Roman"/>
                <w:noProof/>
                <w:sz w:val="20"/>
                <w:szCs w:val="20"/>
              </w:rPr>
              <w:t>[</w:t>
            </w:r>
            <w:hyperlink w:anchor="_ENREF_62" w:tooltip="Lu, 2009 #643" w:history="1">
              <w:r w:rsidR="00604F54" w:rsidRPr="00F5227B">
                <w:rPr>
                  <w:rFonts w:ascii="Times New Roman" w:hAnsi="Times New Roman" w:cs="Times New Roman"/>
                  <w:noProof/>
                  <w:sz w:val="20"/>
                  <w:szCs w:val="20"/>
                </w:rPr>
                <w:t>62</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shd w:val="clear" w:color="auto" w:fill="FFFFFF"/>
          </w:tcPr>
          <w:p w14:paraId="0C5E4D7C" w14:textId="56376A2E"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 xml:space="preserve">civil and </w:t>
            </w:r>
            <w:r w:rsidRPr="00586C90">
              <w:rPr>
                <w:rFonts w:ascii="Times New Roman" w:hAnsi="Times New Roman" w:cs="Times New Roman"/>
                <w:sz w:val="20"/>
                <w:szCs w:val="20"/>
              </w:rPr>
              <w:lastRenderedPageBreak/>
              <w:t>structural engineering applications</w:t>
            </w:r>
          </w:p>
        </w:tc>
        <w:tc>
          <w:tcPr>
            <w:tcW w:w="0" w:type="auto"/>
            <w:shd w:val="clear" w:color="auto" w:fill="FFFFFF"/>
          </w:tcPr>
          <w:p w14:paraId="5453843A" w14:textId="333990C0" w:rsidR="00983AF8" w:rsidRPr="00525427" w:rsidRDefault="008F3AB0"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F3AB0">
              <w:rPr>
                <w:rFonts w:ascii="Times New Roman" w:hAnsi="Times New Roman" w:cs="Times New Roman"/>
                <w:sz w:val="20"/>
                <w:szCs w:val="20"/>
              </w:rPr>
              <w:lastRenderedPageBreak/>
              <w:t>accelerate</w:t>
            </w:r>
            <w:r w:rsidRPr="008F3AB0">
              <w:rPr>
                <w:rFonts w:ascii="Times New Roman" w:hAnsi="Times New Roman" w:cs="Times New Roman"/>
                <w:sz w:val="20"/>
                <w:szCs w:val="20"/>
              </w:rPr>
              <w:lastRenderedPageBreak/>
              <w:t>d carbonation experiment</w:t>
            </w:r>
          </w:p>
        </w:tc>
        <w:tc>
          <w:tcPr>
            <w:tcW w:w="0" w:type="auto"/>
            <w:gridSpan w:val="3"/>
            <w:shd w:val="clear" w:color="auto" w:fill="FFFFFF"/>
          </w:tcPr>
          <w:p w14:paraId="08C59546" w14:textId="344BBE0C" w:rsidR="00983AF8"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lastRenderedPageBreak/>
              <w:t>SL</w:t>
            </w:r>
            <w:r w:rsidRPr="00586C90">
              <w:rPr>
                <w:rFonts w:ascii="Times New Roman" w:hAnsi="Times New Roman" w:cs="Times New Roman"/>
                <w:sz w:val="20"/>
                <w:szCs w:val="20"/>
              </w:rPr>
              <w:t xml:space="preserve">, </w:t>
            </w:r>
            <w:r w:rsidRPr="0061353F">
              <w:rPr>
                <w:rFonts w:ascii="Times New Roman" w:hAnsi="Times New Roman" w:cs="Times New Roman"/>
                <w:sz w:val="20"/>
                <w:szCs w:val="20"/>
              </w:rPr>
              <w:t>W/C</w:t>
            </w:r>
            <w:r w:rsidRPr="00586C90">
              <w:rPr>
                <w:rFonts w:ascii="Times New Roman" w:hAnsi="Times New Roman" w:cs="Times New Roman"/>
                <w:sz w:val="20"/>
                <w:szCs w:val="20"/>
              </w:rPr>
              <w:t xml:space="preserve">, </w:t>
            </w:r>
            <w:r w:rsidRPr="0061353F">
              <w:rPr>
                <w:rFonts w:ascii="Times New Roman" w:hAnsi="Times New Roman" w:cs="Times New Roman"/>
                <w:sz w:val="20"/>
                <w:szCs w:val="20"/>
              </w:rPr>
              <w:lastRenderedPageBreak/>
              <w:t>C/FA</w:t>
            </w:r>
            <w:r w:rsidRPr="00586C90">
              <w:rPr>
                <w:rFonts w:ascii="Times New Roman" w:hAnsi="Times New Roman" w:cs="Times New Roman"/>
                <w:sz w:val="20"/>
                <w:szCs w:val="20"/>
              </w:rPr>
              <w:t xml:space="preserve">, </w:t>
            </w:r>
            <w:r w:rsidRPr="0061353F">
              <w:rPr>
                <w:rFonts w:ascii="Times New Roman" w:hAnsi="Times New Roman" w:cs="Times New Roman"/>
                <w:sz w:val="20"/>
                <w:szCs w:val="20"/>
              </w:rPr>
              <w:t>C/CA</w:t>
            </w:r>
            <w:r w:rsidRPr="0061353F" w:rsidDel="0061353F">
              <w:rPr>
                <w:rFonts w:ascii="Times New Roman" w:hAnsi="Times New Roman" w:cs="Times New Roman"/>
                <w:sz w:val="20"/>
                <w:szCs w:val="20"/>
              </w:rPr>
              <w:t xml:space="preserve"> </w:t>
            </w:r>
            <w:r w:rsidRPr="00586C90">
              <w:rPr>
                <w:rFonts w:ascii="Times New Roman" w:hAnsi="Times New Roman" w:cs="Times New Roman"/>
                <w:sz w:val="20"/>
                <w:szCs w:val="20"/>
              </w:rPr>
              <w:t xml:space="preserve">and </w:t>
            </w:r>
            <w:r w:rsidRPr="0061353F">
              <w:rPr>
                <w:rFonts w:ascii="Times New Roman" w:hAnsi="Times New Roman" w:cs="Times New Roman"/>
                <w:sz w:val="20"/>
                <w:szCs w:val="20"/>
              </w:rPr>
              <w:t>TA</w:t>
            </w:r>
          </w:p>
          <w:p w14:paraId="5334E80D" w14:textId="77777777" w:rsidR="00983AF8"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p w14:paraId="18CF48A5" w14:textId="6E30BC7F"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auto"/>
            <w:shd w:val="clear" w:color="auto" w:fill="FFFFFF"/>
          </w:tcPr>
          <w:p w14:paraId="63229710" w14:textId="366FC2C0"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lastRenderedPageBreak/>
              <w:t xml:space="preserve">not clearly </w:t>
            </w:r>
            <w:r>
              <w:rPr>
                <w:rFonts w:ascii="Times New Roman" w:hAnsi="Times New Roman" w:cs="Times New Roman"/>
                <w:sz w:val="20"/>
                <w:szCs w:val="20"/>
              </w:rPr>
              <w:lastRenderedPageBreak/>
              <w:t>defined for BPNN, radial basis function for RBFNN</w:t>
            </w:r>
            <w:r w:rsidRPr="00586C90" w:rsidDel="00083343">
              <w:rPr>
                <w:rFonts w:ascii="Times New Roman" w:hAnsi="Times New Roman" w:cs="Times New Roman"/>
                <w:sz w:val="20"/>
                <w:szCs w:val="20"/>
              </w:rPr>
              <w:t xml:space="preserve"> </w:t>
            </w:r>
          </w:p>
        </w:tc>
        <w:tc>
          <w:tcPr>
            <w:tcW w:w="0" w:type="auto"/>
            <w:gridSpan w:val="2"/>
            <w:shd w:val="clear" w:color="auto" w:fill="FFFFFF"/>
          </w:tcPr>
          <w:p w14:paraId="410A38B3" w14:textId="788F176A"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C3A15">
              <w:rPr>
                <w:rFonts w:ascii="Minion-Regular" w:hAnsi="Minion-Regular"/>
                <w:color w:val="242021"/>
                <w:sz w:val="20"/>
                <w:szCs w:val="20"/>
              </w:rPr>
              <w:lastRenderedPageBreak/>
              <w:t>DC</w:t>
            </w:r>
          </w:p>
        </w:tc>
        <w:tc>
          <w:tcPr>
            <w:tcW w:w="0" w:type="auto"/>
            <w:gridSpan w:val="5"/>
            <w:shd w:val="clear" w:color="auto" w:fill="FFFFFF"/>
          </w:tcPr>
          <w:p w14:paraId="402DF67B"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
          <w:p w14:paraId="3E55A327" w14:textId="30C320AE"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BPN</w:t>
            </w:r>
            <w:r w:rsidRPr="00586C90">
              <w:rPr>
                <w:rFonts w:ascii="Times New Roman" w:hAnsi="Times New Roman" w:cs="Times New Roman"/>
                <w:sz w:val="20"/>
                <w:szCs w:val="20"/>
              </w:rPr>
              <w:lastRenderedPageBreak/>
              <w:t xml:space="preserve">N and </w:t>
            </w:r>
            <w:r w:rsidRPr="004C5571">
              <w:rPr>
                <w:rFonts w:ascii="Times New Roman" w:hAnsi="Times New Roman" w:cs="Times New Roman"/>
                <w:sz w:val="20"/>
                <w:szCs w:val="20"/>
              </w:rPr>
              <w:t>RBFNN</w:t>
            </w:r>
            <w:r w:rsidRPr="00586C90">
              <w:rPr>
                <w:rFonts w:ascii="Times New Roman" w:hAnsi="Times New Roman" w:cs="Times New Roman"/>
                <w:sz w:val="20"/>
                <w:szCs w:val="20"/>
              </w:rPr>
              <w:t xml:space="preserve"> </w:t>
            </w:r>
            <w:r w:rsidRPr="00586C90">
              <w:rPr>
                <w:rFonts w:ascii="Times New Roman" w:hAnsi="Times New Roman" w:cs="Times New Roman"/>
                <w:sz w:val="20"/>
                <w:szCs w:val="20"/>
              </w:rPr>
              <w:br/>
            </w:r>
          </w:p>
        </w:tc>
      </w:tr>
      <w:bookmarkEnd w:id="46"/>
      <w:tr w:rsidR="00604F54" w:rsidRPr="00586C90" w14:paraId="4E0BF6F3" w14:textId="77777777" w:rsidTr="00184F29">
        <w:trPr>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7C9E9D00" w14:textId="31D24D96"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lastRenderedPageBreak/>
              <w:t>steel reinforced concrete</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&lt;EndNote&gt;&lt;Cite&gt;&lt;Author&gt;Sadowski&lt;/Author&gt;&lt;Year&gt;2013&lt;/Year&gt;&lt;RecNum&gt;647&lt;/RecNum&gt;&lt;DisplayText&gt;[20]&lt;/DisplayText&gt;&lt;record&gt;&lt;rec-number&gt;647&lt;/rec-number&gt;&lt;foreign-keys&gt;&lt;key app="EN" db-id="ese55x5vtzp0x6e9s9tpzwagt5re2t5sfaz5" timestamp="1551989717"&gt;647&lt;/key&gt;&lt;/foreign-keys&gt;&lt;ref-type name="Journal Article"&gt;17&lt;/ref-type&gt;&lt;contributors&gt;&lt;authors&gt;&lt;author&gt;Sadowski, L.&lt;/author&gt;&lt;/authors&gt;&lt;/contributors&gt;&lt;titles&gt;&lt;title&gt;Non-destructive investigation of corrosion current density in steel reinforced concrete by artificial neural networks&lt;/title&gt;&lt;secondary-title&gt;Archives of Civil and Mechanical Engineering&lt;/secondary-title&gt;&lt;/titles&gt;&lt;periodical&gt;&lt;full-title&gt;Archives of Civil and Mechanical Engineering&lt;/full-title&gt;&lt;/periodical&gt;&lt;pages&gt;104-111&lt;/pages&gt;&lt;volume&gt;13&lt;/volume&gt;&lt;number&gt;1&lt;/number&gt;&lt;keywords&gt;&lt;keyword&gt;Steel reinforced concrete&lt;/keyword&gt;&lt;keyword&gt;Non-destructive testing&lt;/keyword&gt;&lt;keyword&gt;Artificial intelligence&lt;/keyword&gt;&lt;keyword&gt;Resistivity&lt;/keyword&gt;&lt;keyword&gt;Polarisation&lt;/keyword&gt;&lt;/keywords&gt;&lt;dates&gt;&lt;year&gt;2013&lt;/year&gt;&lt;pub-dates&gt;&lt;date&gt;2013/03/01/&lt;/date&gt;&lt;/pub-dates&gt;&lt;/dates&gt;&lt;isbn&gt;1644-9665&lt;/isbn&gt;&lt;urls&gt;&lt;related-urls&gt;&lt;url&gt;http://www.sciencedirect.com/science/article/pii/S1644966512001240&lt;/url&gt;&lt;/related-urls&gt;&lt;/urls&gt;&lt;electronic-resource-num&gt;https://doi.org/10.1016/j.acme.2012.10.007&lt;/electronic-resource-num&gt;&lt;/record&gt;&lt;/Cite&gt;&lt;/EndNote&gt;</w:instrText>
            </w:r>
            <w:r w:rsidRPr="00D6662D">
              <w:rPr>
                <w:rFonts w:ascii="Times New Roman" w:hAnsi="Times New Roman" w:cs="Times New Roman"/>
                <w:sz w:val="20"/>
                <w:szCs w:val="20"/>
              </w:rPr>
              <w:fldChar w:fldCharType="separate"/>
            </w:r>
            <w:r w:rsidR="00604F54" w:rsidRPr="00604F54">
              <w:rPr>
                <w:rFonts w:ascii="Times New Roman" w:hAnsi="Times New Roman" w:cs="Times New Roman"/>
                <w:noProof/>
                <w:sz w:val="20"/>
                <w:szCs w:val="20"/>
              </w:rPr>
              <w:t>[</w:t>
            </w:r>
            <w:hyperlink w:anchor="_ENREF_20" w:tooltip="Sadowski, 2013 #647" w:history="1">
              <w:r w:rsidR="00604F54" w:rsidRPr="00604F54">
                <w:rPr>
                  <w:rFonts w:ascii="Times New Roman" w:hAnsi="Times New Roman" w:cs="Times New Roman"/>
                  <w:noProof/>
                  <w:sz w:val="20"/>
                  <w:szCs w:val="20"/>
                </w:rPr>
                <w:t>20</w:t>
              </w:r>
            </w:hyperlink>
            <w:r w:rsidR="00604F54" w:rsidRPr="00604F54">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6BFA1317" w14:textId="69CD28A2"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civil engineering applications</w:t>
            </w:r>
          </w:p>
        </w:tc>
        <w:tc>
          <w:tcPr>
            <w:tcW w:w="0" w:type="auto"/>
            <w:shd w:val="clear" w:color="auto" w:fill="FFFFFF"/>
          </w:tcPr>
          <w:p w14:paraId="00E40708" w14:textId="6C18CA65" w:rsidR="00983AF8" w:rsidRPr="00E20867" w:rsidRDefault="003E3C1F" w:rsidP="00D8568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E3C1F">
              <w:rPr>
                <w:rFonts w:ascii="Times New Roman" w:hAnsi="Times New Roman" w:cs="Times New Roman"/>
                <w:sz w:val="20"/>
                <w:szCs w:val="20"/>
              </w:rPr>
              <w:t>Laboratory</w:t>
            </w:r>
            <w:r>
              <w:rPr>
                <w:rFonts w:ascii="Times New Roman" w:hAnsi="Times New Roman" w:cs="Times New Roman"/>
                <w:sz w:val="20"/>
                <w:szCs w:val="20"/>
              </w:rPr>
              <w:t xml:space="preserve"> environment </w:t>
            </w:r>
            <w:r w:rsidRPr="003E3C1F">
              <w:rPr>
                <w:rFonts w:ascii="Times New Roman" w:hAnsi="Times New Roman" w:cs="Times New Roman"/>
                <w:sz w:val="20"/>
                <w:szCs w:val="20"/>
              </w:rPr>
              <w:t>under constant relative</w:t>
            </w:r>
            <w:r>
              <w:rPr>
                <w:rFonts w:ascii="Times New Roman" w:hAnsi="Times New Roman" w:cs="Times New Roman"/>
                <w:sz w:val="20"/>
                <w:szCs w:val="20"/>
              </w:rPr>
              <w:t xml:space="preserve"> </w:t>
            </w:r>
            <w:r w:rsidRPr="003E3C1F">
              <w:rPr>
                <w:rFonts w:ascii="Times New Roman" w:hAnsi="Times New Roman" w:cs="Times New Roman"/>
                <w:sz w:val="20"/>
                <w:szCs w:val="20"/>
              </w:rPr>
              <w:t>concrete humidity conditions</w:t>
            </w:r>
          </w:p>
        </w:tc>
        <w:tc>
          <w:tcPr>
            <w:tcW w:w="0" w:type="auto"/>
            <w:gridSpan w:val="3"/>
            <w:shd w:val="clear" w:color="auto" w:fill="FFFFFF"/>
          </w:tcPr>
          <w:p w14:paraId="73BB5090" w14:textId="48C97D8A"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20867">
              <w:rPr>
                <w:rFonts w:ascii="Times New Roman" w:hAnsi="Times New Roman" w:cs="Times New Roman"/>
                <w:sz w:val="20"/>
                <w:szCs w:val="20"/>
              </w:rPr>
              <w:t>T</w:t>
            </w:r>
            <w:r>
              <w:rPr>
                <w:rFonts w:ascii="Times New Roman" w:hAnsi="Times New Roman" w:cs="Times New Roman"/>
                <w:sz w:val="20"/>
                <w:szCs w:val="20"/>
              </w:rPr>
              <w:t xml:space="preserve">, </w:t>
            </w:r>
            <w:proofErr w:type="spellStart"/>
            <w:r>
              <w:rPr>
                <w:rFonts w:ascii="Times New Roman" w:hAnsi="Times New Roman" w:cs="Times New Roman"/>
                <w:sz w:val="20"/>
                <w:szCs w:val="20"/>
              </w:rPr>
              <w:t>ρ</w:t>
            </w:r>
            <w:r w:rsidRPr="00D83938">
              <w:rPr>
                <w:rFonts w:ascii="Times New Roman" w:hAnsi="Times New Roman" w:cs="Times New Roman"/>
                <w:sz w:val="20"/>
                <w:szCs w:val="20"/>
                <w:vertAlign w:val="subscript"/>
              </w:rPr>
              <w:t>AC,bar</w:t>
            </w:r>
            <w:proofErr w:type="spellEnd"/>
            <w:r w:rsidRPr="00D83938">
              <w:rPr>
                <w:rFonts w:ascii="Times New Roman" w:hAnsi="Times New Roman" w:cs="Times New Roman"/>
                <w:sz w:val="20"/>
                <w:szCs w:val="20"/>
                <w:vertAlign w:val="subscript"/>
              </w:rPr>
              <w:t xml:space="preserve"> </w:t>
            </w:r>
            <w:r>
              <w:rPr>
                <w:rFonts w:ascii="Times New Roman" w:hAnsi="Times New Roman" w:cs="Times New Roman"/>
                <w:sz w:val="20"/>
                <w:szCs w:val="20"/>
              </w:rPr>
              <w:t xml:space="preserve">, </w:t>
            </w:r>
            <w:proofErr w:type="spellStart"/>
            <w:r>
              <w:rPr>
                <w:rFonts w:ascii="Times New Roman" w:hAnsi="Times New Roman" w:cs="Times New Roman"/>
                <w:sz w:val="20"/>
                <w:szCs w:val="20"/>
              </w:rPr>
              <w:t>ρ</w:t>
            </w:r>
            <w:r w:rsidRPr="00D83938">
              <w:rPr>
                <w:rFonts w:ascii="Times New Roman" w:hAnsi="Times New Roman" w:cs="Times New Roman"/>
                <w:sz w:val="20"/>
                <w:szCs w:val="20"/>
                <w:vertAlign w:val="subscript"/>
              </w:rPr>
              <w:t>AC,conc</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ρ</w:t>
            </w:r>
            <w:r w:rsidRPr="00D83938">
              <w:rPr>
                <w:rFonts w:ascii="Times New Roman" w:hAnsi="Times New Roman" w:cs="Times New Roman"/>
                <w:sz w:val="20"/>
                <w:szCs w:val="20"/>
                <w:vertAlign w:val="subscript"/>
              </w:rPr>
              <w:t>DC</w:t>
            </w:r>
            <w:proofErr w:type="spellEnd"/>
            <w:r>
              <w:rPr>
                <w:rFonts w:ascii="Times New Roman" w:hAnsi="Times New Roman" w:cs="Times New Roman"/>
                <w:sz w:val="20"/>
                <w:szCs w:val="20"/>
              </w:rPr>
              <w:t xml:space="preserve"> </w:t>
            </w:r>
          </w:p>
        </w:tc>
        <w:tc>
          <w:tcPr>
            <w:tcW w:w="0" w:type="auto"/>
            <w:shd w:val="clear" w:color="auto" w:fill="FFFFFF"/>
          </w:tcPr>
          <w:p w14:paraId="740EA436" w14:textId="03D9064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not clearly defined</w:t>
            </w:r>
          </w:p>
        </w:tc>
        <w:tc>
          <w:tcPr>
            <w:tcW w:w="0" w:type="auto"/>
            <w:gridSpan w:val="2"/>
            <w:shd w:val="clear" w:color="auto" w:fill="FFFFFF"/>
          </w:tcPr>
          <w:p w14:paraId="70BEAE37" w14:textId="74E1F829"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Pr>
                <w:rFonts w:ascii="Times New Roman" w:hAnsi="Times New Roman" w:cs="Times New Roman" w:hint="eastAsia"/>
                <w:sz w:val="24"/>
                <w:szCs w:val="28"/>
              </w:rPr>
              <w:t>i</w:t>
            </w:r>
            <w:r w:rsidRPr="0058219C">
              <w:rPr>
                <w:rFonts w:ascii="Times New Roman" w:hAnsi="Times New Roman" w:cs="Times New Roman"/>
                <w:sz w:val="24"/>
                <w:szCs w:val="28"/>
                <w:vertAlign w:val="subscript"/>
              </w:rPr>
              <w:t>corr</w:t>
            </w:r>
            <w:proofErr w:type="spellEnd"/>
            <w:r w:rsidRPr="00586C90">
              <w:rPr>
                <w:rFonts w:ascii="Times New Roman" w:hAnsi="Times New Roman" w:cs="Times New Roman"/>
                <w:sz w:val="20"/>
                <w:szCs w:val="20"/>
              </w:rPr>
              <w:t xml:space="preserve"> </w:t>
            </w:r>
          </w:p>
        </w:tc>
        <w:tc>
          <w:tcPr>
            <w:tcW w:w="0" w:type="auto"/>
            <w:gridSpan w:val="5"/>
            <w:shd w:val="clear" w:color="auto" w:fill="FFFFFF"/>
          </w:tcPr>
          <w:p w14:paraId="5E2E64E5"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
          <w:p w14:paraId="34E19B34" w14:textId="1BFA45B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MLP</w:t>
            </w:r>
          </w:p>
        </w:tc>
      </w:tr>
      <w:tr w:rsidR="00604F54" w:rsidRPr="00586C90" w14:paraId="187345B5" w14:textId="77777777" w:rsidTr="00184F2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3C0DB90C" w14:textId="31E2CEC0"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t>mild steel</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&lt;EndNote&gt;&lt;Cite&gt;&lt;Author&gt;Sonar&lt;/Author&gt;&lt;Year&gt;2005&lt;/Year&gt;&lt;RecNum&gt;645&lt;/RecNum&gt;&lt;DisplayText&gt;[63]&lt;/DisplayText&gt;&lt;record&gt;&lt;rec-number&gt;645&lt;/rec-number&gt;&lt;foreign-keys&gt;&lt;key app="EN" db-id="ese55x5vtzp0x6e9s9tpzwagt5re2t5sfaz5" timestamp="1551954909"&gt;645&lt;/key&gt;&lt;/foreign-keys&gt;&lt;ref-type name="Journal Article"&gt;17&lt;/ref-type&gt;&lt;contributors&gt;&lt;authors&gt;&lt;author&gt;Sonar, D. K.&lt;/author&gt;&lt;author&gt;Dixit, U. S.&lt;/author&gt;&lt;author&gt;Ojha, D. K.&lt;/author&gt;&lt;/authors&gt;&lt;/contributors&gt;&lt;titles&gt;&lt;title&gt;The application of a radial basis function neural network for predicting the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661-666&lt;/pages&gt;&lt;volume&gt;27&lt;/volume&gt;&lt;number&gt;7-8&lt;/number&gt;&lt;dates&gt;&lt;year&gt;2005&lt;/year&gt;&lt;pub-dates&gt;&lt;date&gt;2005/03/16&lt;/date&gt;&lt;/pub-dates&gt;&lt;/dates&gt;&lt;publisher&gt;Springer Nature&lt;/publisher&gt;&lt;isbn&gt;0268-3768&amp;#xD;1433-3015&lt;/isbn&gt;&lt;urls&gt;&lt;related-urls&gt;&lt;url&gt;http://dx.doi.org/10.1007/s00170-004-2258-5&lt;/url&gt;&lt;/related-urls&gt;&lt;/urls&gt;&lt;electronic-resource-num&gt;10.1007/s00170-004-2258-5&lt;/electronic-resource-num&gt;&lt;/record&gt;&lt;/Cite&gt;&lt;/EndNote&gt;</w:instrText>
            </w:r>
            <w:r w:rsidRPr="00603A7D">
              <w:rPr>
                <w:rFonts w:ascii="Times New Roman" w:hAnsi="Times New Roman" w:cs="Times New Roman"/>
                <w:sz w:val="20"/>
                <w:szCs w:val="20"/>
              </w:rPr>
              <w:fldChar w:fldCharType="separate"/>
            </w:r>
            <w:r w:rsidR="00F5227B" w:rsidRPr="00F5227B">
              <w:rPr>
                <w:rFonts w:ascii="Times New Roman" w:hAnsi="Times New Roman" w:cs="Times New Roman"/>
                <w:noProof/>
                <w:sz w:val="20"/>
                <w:szCs w:val="20"/>
              </w:rPr>
              <w:t>[</w:t>
            </w:r>
            <w:hyperlink w:anchor="_ENREF_63" w:tooltip="Sonar, 2005 #645" w:history="1">
              <w:r w:rsidR="00604F54" w:rsidRPr="00F5227B">
                <w:rPr>
                  <w:rFonts w:ascii="Times New Roman" w:hAnsi="Times New Roman" w:cs="Times New Roman"/>
                  <w:noProof/>
                  <w:sz w:val="20"/>
                  <w:szCs w:val="20"/>
                </w:rPr>
                <w:t>63</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shd w:val="clear" w:color="auto" w:fill="FFFFFF"/>
          </w:tcPr>
          <w:p w14:paraId="7580C2FE" w14:textId="6B514AE1" w:rsidR="00983AF8" w:rsidRPr="00586C90" w:rsidRDefault="001A42A5"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building industry</w:t>
            </w:r>
          </w:p>
        </w:tc>
        <w:tc>
          <w:tcPr>
            <w:tcW w:w="0" w:type="auto"/>
            <w:shd w:val="clear" w:color="auto" w:fill="FFFFFF"/>
          </w:tcPr>
          <w:p w14:paraId="465AD8F0" w14:textId="5291F994" w:rsidR="00983AF8" w:rsidRPr="00586C90" w:rsidDel="00B54D70" w:rsidRDefault="008F3AB0"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turning process</w:t>
            </w:r>
          </w:p>
        </w:tc>
        <w:tc>
          <w:tcPr>
            <w:tcW w:w="0" w:type="auto"/>
            <w:gridSpan w:val="3"/>
            <w:shd w:val="clear" w:color="auto" w:fill="FFFFFF"/>
          </w:tcPr>
          <w:p w14:paraId="67C58EF8" w14:textId="6ED2EF63" w:rsidR="00983AF8" w:rsidRPr="00846E86"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0"/>
                <w:szCs w:val="20"/>
              </w:rPr>
            </w:pPr>
            <w:r w:rsidRPr="00846E86">
              <w:rPr>
                <w:rFonts w:ascii="Times New Roman" w:hAnsi="Times New Roman" w:cs="Times New Roman"/>
                <w:i/>
                <w:iCs/>
                <w:sz w:val="20"/>
                <w:szCs w:val="20"/>
              </w:rPr>
              <w:t>f, v, d</w:t>
            </w:r>
            <w:r w:rsidRPr="00846E86" w:rsidDel="00B54D70">
              <w:rPr>
                <w:rFonts w:ascii="Times New Roman" w:hAnsi="Times New Roman" w:cs="Times New Roman"/>
                <w:i/>
                <w:iCs/>
                <w:sz w:val="20"/>
                <w:szCs w:val="20"/>
              </w:rPr>
              <w:t xml:space="preserve"> </w:t>
            </w:r>
            <w:r w:rsidRPr="00846E86">
              <w:rPr>
                <w:rFonts w:ascii="Times New Roman" w:hAnsi="Times New Roman" w:cs="Times New Roman"/>
                <w:sz w:val="20"/>
                <w:szCs w:val="20"/>
              </w:rPr>
              <w:t>and</w:t>
            </w:r>
            <w:r w:rsidRPr="00846E86">
              <w:rPr>
                <w:rFonts w:ascii="Times New Roman" w:hAnsi="Times New Roman" w:cs="Times New Roman"/>
                <w:i/>
                <w:iCs/>
                <w:sz w:val="20"/>
                <w:szCs w:val="20"/>
              </w:rPr>
              <w:t xml:space="preserve"> a</w:t>
            </w:r>
          </w:p>
        </w:tc>
        <w:tc>
          <w:tcPr>
            <w:tcW w:w="0" w:type="auto"/>
            <w:shd w:val="clear" w:color="auto" w:fill="FFFFFF"/>
          </w:tcPr>
          <w:p w14:paraId="210AB44F" w14:textId="2D36A173"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gaussian </w:t>
            </w:r>
          </w:p>
        </w:tc>
        <w:tc>
          <w:tcPr>
            <w:tcW w:w="0" w:type="auto"/>
            <w:gridSpan w:val="2"/>
            <w:shd w:val="clear" w:color="auto" w:fill="FFFFFF"/>
          </w:tcPr>
          <w:p w14:paraId="32B409F9" w14:textId="23DC959E" w:rsidR="00983AF8" w:rsidRPr="00586C90" w:rsidRDefault="00983AF8" w:rsidP="0052542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82155">
              <w:rPr>
                <w:rFonts w:ascii="Times New Roman" w:hAnsi="Times New Roman" w:cs="Times New Roman"/>
                <w:sz w:val="20"/>
                <w:szCs w:val="20"/>
              </w:rPr>
              <w:t>R</w:t>
            </w:r>
            <w:r w:rsidRPr="004C5571">
              <w:rPr>
                <w:rFonts w:ascii="Times New Roman" w:hAnsi="Times New Roman" w:cs="Times New Roman"/>
                <w:sz w:val="20"/>
                <w:szCs w:val="20"/>
                <w:vertAlign w:val="subscript"/>
              </w:rPr>
              <w:t>a</w:t>
            </w:r>
          </w:p>
        </w:tc>
        <w:tc>
          <w:tcPr>
            <w:tcW w:w="0" w:type="auto"/>
            <w:gridSpan w:val="5"/>
            <w:shd w:val="clear" w:color="auto" w:fill="FFFFFF"/>
          </w:tcPr>
          <w:p w14:paraId="3FEF760A"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60903CA4"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radial basis function network</w:t>
            </w:r>
          </w:p>
        </w:tc>
      </w:tr>
      <w:tr w:rsidR="00604F54" w:rsidRPr="00586C90" w14:paraId="5C20E3E3" w14:textId="77777777" w:rsidTr="00184F29">
        <w:trPr>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1945FA56" w14:textId="5B4B2FE9"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t>aluminum alloys</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&lt;EndNote&gt;&lt;Cite&gt;&lt;Author&gt;Li&lt;/Author&gt;&lt;Year&gt;2013&lt;/Year&gt;&lt;RecNum&gt;649&lt;/RecNum&gt;&lt;DisplayText&gt;[64]&lt;/DisplayText&gt;&lt;record&gt;&lt;rec-number&gt;649&lt;/rec-number&gt;&lt;foreign-keys&gt;&lt;key app="EN" db-id="ese55x5vtzp0x6e9s9tpzwagt5re2t5sfaz5" timestamp="1551991757"&gt;649&lt;/key&gt;&lt;/foreign-keys&gt;&lt;ref-type name="Journal Article"&gt;17&lt;/ref-type&gt;&lt;contributors&gt;&lt;authors&gt;&lt;author&gt;Li, Li&lt;/author&gt;&lt;author&gt;Qiu, Peng&lt;/author&gt;&lt;author&gt;Xing, Shi Bo&lt;/author&gt;&lt;author&gt;Su, Xiao&lt;/author&gt;&lt;/authors&gt;&lt;/contributors&gt;&lt;titles&gt;&lt;title&gt;Research on Corrosion Rate Prediction of Aluminum Alloys in Typical Domestic Areas Based on BP Artificial Neural Network&lt;/title&gt;&lt;secondary-title&gt;Advanced Materials Research&lt;/secondary-title&gt;&lt;/titles&gt;&lt;periodical&gt;&lt;full-title&gt;Advanced Materials Research&lt;/full-title&gt;&lt;/periodical&gt;&lt;pages&gt;1088-1091&lt;/pages&gt;&lt;volume&gt;652-654&lt;/volume&gt;&lt;keywords&gt;&lt;keyword&gt;Aluminium Alloy&lt;/keyword&gt;&lt;keyword&gt;BP Artificial Neural Network&lt;/keyword&gt;&lt;keyword&gt;Corrosion Rate&lt;/keyword&gt;&lt;/keywords&gt;&lt;dates&gt;&lt;year&gt;2013&lt;/year&gt;&lt;/dates&gt;&lt;publisher&gt;Trans Tech Publications&lt;/publisher&gt;&lt;isbn&gt;1662-8985&lt;/isbn&gt;&lt;urls&gt;&lt;related-urls&gt;&lt;url&gt;https://www.scientific.net/AMR.652-654.1088&lt;/url&gt;&lt;/related-urls&gt;&lt;/urls&gt;&lt;electronic-resource-num&gt;10.4028/www.scientific.net/AMR.652-654.1088&lt;/electronic-resource-num&gt;&lt;/record&gt;&lt;/Cite&gt;&lt;/EndNote&gt;</w:instrText>
            </w:r>
            <w:r w:rsidRPr="00603A7D">
              <w:rPr>
                <w:rFonts w:ascii="Times New Roman" w:hAnsi="Times New Roman" w:cs="Times New Roman"/>
                <w:sz w:val="20"/>
                <w:szCs w:val="20"/>
              </w:rPr>
              <w:fldChar w:fldCharType="separate"/>
            </w:r>
            <w:r w:rsidR="00F5227B" w:rsidRPr="00F5227B">
              <w:rPr>
                <w:rFonts w:ascii="Times New Roman" w:hAnsi="Times New Roman" w:cs="Times New Roman"/>
                <w:noProof/>
                <w:sz w:val="20"/>
                <w:szCs w:val="20"/>
              </w:rPr>
              <w:t>[</w:t>
            </w:r>
            <w:hyperlink w:anchor="_ENREF_64" w:tooltip="Li, 2013 #649" w:history="1">
              <w:r w:rsidR="00604F54" w:rsidRPr="00F5227B">
                <w:rPr>
                  <w:rFonts w:ascii="Times New Roman" w:hAnsi="Times New Roman" w:cs="Times New Roman"/>
                  <w:noProof/>
                  <w:sz w:val="20"/>
                  <w:szCs w:val="20"/>
                </w:rPr>
                <w:t>64</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shd w:val="clear" w:color="auto" w:fill="FFFFFF"/>
          </w:tcPr>
          <w:p w14:paraId="2CA176F5"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aerospace and other fields</w:t>
            </w:r>
          </w:p>
        </w:tc>
        <w:tc>
          <w:tcPr>
            <w:tcW w:w="0" w:type="auto"/>
            <w:shd w:val="clear" w:color="auto" w:fill="FFFFFF"/>
          </w:tcPr>
          <w:p w14:paraId="2F17802F" w14:textId="12824515" w:rsidR="00983AF8" w:rsidRPr="00586C90" w:rsidRDefault="001A42A5"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atmospheric environment</w:t>
            </w:r>
          </w:p>
        </w:tc>
        <w:tc>
          <w:tcPr>
            <w:tcW w:w="0" w:type="auto"/>
            <w:gridSpan w:val="3"/>
            <w:shd w:val="clear" w:color="auto" w:fill="FFFFFF"/>
          </w:tcPr>
          <w:p w14:paraId="1C6A3492" w14:textId="606483E5"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altitude, annual average </w:t>
            </w:r>
            <w:r>
              <w:rPr>
                <w:rFonts w:ascii="Times New Roman" w:hAnsi="Times New Roman" w:cs="Times New Roman"/>
                <w:sz w:val="20"/>
                <w:szCs w:val="20"/>
              </w:rPr>
              <w:t>temperature</w:t>
            </w:r>
            <w:r w:rsidRPr="00586C90">
              <w:rPr>
                <w:rFonts w:ascii="Times New Roman" w:hAnsi="Times New Roman" w:cs="Times New Roman"/>
                <w:sz w:val="20"/>
                <w:szCs w:val="20"/>
              </w:rPr>
              <w:t>, average humidity, annual average sunshine and annual rainfall</w:t>
            </w:r>
          </w:p>
        </w:tc>
        <w:tc>
          <w:tcPr>
            <w:tcW w:w="0" w:type="auto"/>
            <w:shd w:val="clear" w:color="auto" w:fill="FFFFFF"/>
          </w:tcPr>
          <w:p w14:paraId="316F8DB9" w14:textId="70089679"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not clearly defined</w:t>
            </w:r>
          </w:p>
        </w:tc>
        <w:tc>
          <w:tcPr>
            <w:tcW w:w="0" w:type="auto"/>
            <w:gridSpan w:val="2"/>
            <w:shd w:val="clear" w:color="auto" w:fill="FFFFFF"/>
          </w:tcPr>
          <w:p w14:paraId="1F9CAD07" w14:textId="08FD0DE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atmospheric corrosion</w:t>
            </w:r>
            <w:r>
              <w:rPr>
                <w:rFonts w:ascii="Times New Roman" w:hAnsi="Times New Roman" w:cs="Times New Roman"/>
                <w:sz w:val="20"/>
                <w:szCs w:val="20"/>
              </w:rPr>
              <w:t xml:space="preserve"> rate</w:t>
            </w:r>
          </w:p>
        </w:tc>
        <w:tc>
          <w:tcPr>
            <w:tcW w:w="0" w:type="auto"/>
            <w:gridSpan w:val="5"/>
            <w:shd w:val="clear" w:color="auto" w:fill="FFFFFF"/>
          </w:tcPr>
          <w:p w14:paraId="58A6AF9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
          <w:p w14:paraId="0DAA5F91" w14:textId="0B24DC8F"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BPNN</w:t>
            </w:r>
          </w:p>
        </w:tc>
      </w:tr>
      <w:tr w:rsidR="00604F54" w:rsidRPr="00586C90" w14:paraId="68304B1A" w14:textId="77777777" w:rsidTr="00184F2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74D36DBA" w14:textId="4E32D6B4"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t>structural carbon steel</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&lt;EndNote&gt;&lt;Cite&gt;&lt;Author&gt;Jančíková&lt;/Author&gt;&lt;Year&gt;2013&lt;/Year&gt;&lt;RecNum&gt;650&lt;/RecNum&gt;&lt;DisplayText&gt;[65]&lt;/DisplayText&gt;&lt;record&gt;&lt;rec-number&gt;650&lt;/rec-number&gt;&lt;foreign-keys&gt;&lt;key app="EN" db-id="ese55x5vtzp0x6e9s9tpzwagt5re2t5sfaz5" timestamp="1552041787"&gt;650&lt;/key&gt;&lt;/foreign-keys&gt;&lt;ref-type name="Book"&gt;6&lt;/ref-type&gt;&lt;contributors&gt;&lt;authors&gt;&lt;author&gt;Jančíková, Z.&lt;/author&gt;&lt;author&gt;Zimný, O.&lt;/author&gt;&lt;author&gt;Koštial, P.&lt;/author&gt;&lt;/authors&gt;&lt;/contributors&gt;&lt;titles&gt;&lt;title&gt;Prediction of metal corrosion by neural networks&lt;/title&gt;&lt;alt-title&gt;Metalurgija -Sisak then Zagreb-&lt;/alt-title&gt;&lt;/titles&gt;&lt;pages&gt;379-381&lt;/pages&gt;&lt;volume&gt;52&lt;/volume&gt;&lt;dates&gt;&lt;year&gt;2013&lt;/year&gt;&lt;/dates&gt;&lt;urls&gt;&lt;/urls&gt;&lt;/record&gt;&lt;/Cite&gt;&lt;/EndNote&gt;</w:instrText>
            </w:r>
            <w:r w:rsidRPr="00603A7D">
              <w:rPr>
                <w:rFonts w:ascii="Times New Roman" w:hAnsi="Times New Roman" w:cs="Times New Roman"/>
                <w:sz w:val="20"/>
                <w:szCs w:val="20"/>
              </w:rPr>
              <w:fldChar w:fldCharType="separate"/>
            </w:r>
            <w:r w:rsidR="00F5227B" w:rsidRPr="00F5227B">
              <w:rPr>
                <w:rFonts w:ascii="Times New Roman" w:hAnsi="Times New Roman" w:cs="Times New Roman"/>
                <w:noProof/>
                <w:sz w:val="20"/>
                <w:szCs w:val="20"/>
              </w:rPr>
              <w:t>[</w:t>
            </w:r>
            <w:hyperlink w:anchor="_ENREF_65" w:tooltip="Jančíková, 2013 #650" w:history="1">
              <w:r w:rsidR="00604F54" w:rsidRPr="00F5227B">
                <w:rPr>
                  <w:rFonts w:ascii="Times New Roman" w:hAnsi="Times New Roman" w:cs="Times New Roman"/>
                  <w:noProof/>
                  <w:sz w:val="20"/>
                  <w:szCs w:val="20"/>
                </w:rPr>
                <w:t>65</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shd w:val="clear" w:color="auto" w:fill="FFFFFF"/>
          </w:tcPr>
          <w:p w14:paraId="6E2578D8" w14:textId="202E10CD" w:rsidR="00983AF8" w:rsidRPr="00586C90" w:rsidRDefault="0051319F"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industrial applications</w:t>
            </w:r>
          </w:p>
        </w:tc>
        <w:tc>
          <w:tcPr>
            <w:tcW w:w="0" w:type="auto"/>
            <w:shd w:val="clear" w:color="auto" w:fill="FFFFFF"/>
          </w:tcPr>
          <w:p w14:paraId="387FF351" w14:textId="35057A30" w:rsidR="00983AF8" w:rsidRPr="00586C90" w:rsidDel="000C469A" w:rsidRDefault="001A42A5"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atmospheric environment</w:t>
            </w:r>
          </w:p>
        </w:tc>
        <w:tc>
          <w:tcPr>
            <w:tcW w:w="0" w:type="auto"/>
            <w:gridSpan w:val="3"/>
            <w:shd w:val="clear" w:color="auto" w:fill="FFFFFF"/>
          </w:tcPr>
          <w:p w14:paraId="2E99F579" w14:textId="111D4FE4"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w:t>
            </w:r>
            <w:r w:rsidRPr="00586C90">
              <w:rPr>
                <w:rFonts w:ascii="Times New Roman" w:hAnsi="Times New Roman" w:cs="Times New Roman"/>
                <w:sz w:val="20"/>
                <w:szCs w:val="20"/>
              </w:rPr>
              <w:t xml:space="preserve">, </w:t>
            </w:r>
            <w:r w:rsidRPr="004C5571">
              <w:rPr>
                <w:rFonts w:ascii="Times New Roman" w:hAnsi="Times New Roman" w:cs="Times New Roman"/>
                <w:sz w:val="20"/>
                <w:szCs w:val="20"/>
              </w:rPr>
              <w:t>RH</w:t>
            </w:r>
            <w:r w:rsidRPr="00586C90">
              <w:rPr>
                <w:rFonts w:ascii="Times New Roman" w:hAnsi="Times New Roman" w:cs="Times New Roman"/>
                <w:sz w:val="20"/>
                <w:szCs w:val="20"/>
              </w:rPr>
              <w:t xml:space="preserve">, amount of precipitation, pH, </w:t>
            </w:r>
            <w:r>
              <w:rPr>
                <w:rFonts w:ascii="Times New Roman" w:hAnsi="Times New Roman" w:cs="Times New Roman" w:hint="eastAsia"/>
                <w:sz w:val="24"/>
                <w:szCs w:val="28"/>
              </w:rPr>
              <w:t>S</w:t>
            </w:r>
            <w:r>
              <w:rPr>
                <w:rFonts w:ascii="Times New Roman" w:hAnsi="Times New Roman" w:cs="Times New Roman"/>
                <w:sz w:val="24"/>
                <w:szCs w:val="28"/>
              </w:rPr>
              <w:t>O</w:t>
            </w:r>
            <w:r w:rsidRPr="009031EA">
              <w:rPr>
                <w:rFonts w:ascii="Times New Roman" w:hAnsi="Times New Roman" w:cs="Times New Roman"/>
                <w:sz w:val="24"/>
                <w:szCs w:val="28"/>
                <w:vertAlign w:val="subscript"/>
              </w:rPr>
              <w:t>2</w:t>
            </w:r>
            <w:r w:rsidRPr="00586C90">
              <w:rPr>
                <w:rFonts w:ascii="Times New Roman" w:hAnsi="Times New Roman" w:cs="Times New Roman"/>
                <w:sz w:val="20"/>
                <w:szCs w:val="20"/>
              </w:rPr>
              <w:t xml:space="preserve"> and expos</w:t>
            </w:r>
            <w:r>
              <w:rPr>
                <w:rFonts w:ascii="Times New Roman" w:hAnsi="Times New Roman" w:cs="Times New Roman"/>
                <w:sz w:val="20"/>
                <w:szCs w:val="20"/>
              </w:rPr>
              <w:t>ure</w:t>
            </w:r>
            <w:r w:rsidRPr="00586C90">
              <w:rPr>
                <w:rFonts w:ascii="Times New Roman" w:hAnsi="Times New Roman" w:cs="Times New Roman"/>
                <w:sz w:val="20"/>
                <w:szCs w:val="20"/>
              </w:rPr>
              <w:t xml:space="preserve"> time</w:t>
            </w:r>
          </w:p>
        </w:tc>
        <w:tc>
          <w:tcPr>
            <w:tcW w:w="0" w:type="auto"/>
            <w:shd w:val="clear" w:color="auto" w:fill="FFFFFF"/>
          </w:tcPr>
          <w:p w14:paraId="636AF84C" w14:textId="44766B1D"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not clearly defined</w:t>
            </w:r>
          </w:p>
        </w:tc>
        <w:tc>
          <w:tcPr>
            <w:tcW w:w="0" w:type="auto"/>
            <w:gridSpan w:val="2"/>
            <w:shd w:val="clear" w:color="auto" w:fill="FFFFFF"/>
          </w:tcPr>
          <w:p w14:paraId="19C4778B" w14:textId="7E4F9D9B"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atmospheric corrosion weight loss</w:t>
            </w:r>
          </w:p>
        </w:tc>
        <w:tc>
          <w:tcPr>
            <w:tcW w:w="0" w:type="auto"/>
            <w:gridSpan w:val="5"/>
            <w:shd w:val="clear" w:color="auto" w:fill="FFFFFF"/>
          </w:tcPr>
          <w:p w14:paraId="212AD39C"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
          <w:p w14:paraId="0304BF6C" w14:textId="2C8E9E61"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MLP</w:t>
            </w:r>
          </w:p>
        </w:tc>
      </w:tr>
      <w:tr w:rsidR="00604F54" w:rsidRPr="00586C90" w14:paraId="69813CBF" w14:textId="77777777" w:rsidTr="00184F29">
        <w:trPr>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1FBE1F7B" w14:textId="7EFFEF38"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t xml:space="preserve">AA3004 </w:t>
            </w:r>
            <w:r w:rsidRPr="00586C90">
              <w:rPr>
                <w:rFonts w:ascii="Times New Roman" w:hAnsi="Times New Roman" w:cs="Times New Roman"/>
                <w:sz w:val="20"/>
                <w:szCs w:val="20"/>
              </w:rPr>
              <w:lastRenderedPageBreak/>
              <w:t>aluminum alloy</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&lt;EndNote&gt;&lt;Cite&gt;&lt;Author&gt;Forouzan&lt;/Author&gt;&lt;Year&gt;2007&lt;/Year&gt;&lt;RecNum&gt;63&lt;/RecNum&gt;&lt;DisplayText&gt;[43]&lt;/DisplayText&gt;&lt;record&gt;&lt;rec-number&gt;63&lt;/rec-number&gt;&lt;foreign-keys&gt;&lt;key app="EN" db-id="909v2wsdarxet0er2papedrtdfde0xxra5af" timestamp="1560339670"&gt;63&lt;/key&gt;&lt;/foreign-keys&gt;&lt;ref-type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Pr="00D6662D">
              <w:rPr>
                <w:rFonts w:ascii="Times New Roman" w:hAnsi="Times New Roman" w:cs="Times New Roman"/>
                <w:sz w:val="20"/>
                <w:szCs w:val="20"/>
              </w:rPr>
              <w:fldChar w:fldCharType="separate"/>
            </w:r>
            <w:r w:rsidR="00671DCC" w:rsidRPr="00671DCC">
              <w:rPr>
                <w:rFonts w:ascii="Times New Roman" w:hAnsi="Times New Roman" w:cs="Times New Roman"/>
                <w:noProof/>
                <w:sz w:val="20"/>
                <w:szCs w:val="20"/>
              </w:rPr>
              <w:t>[</w:t>
            </w:r>
            <w:hyperlink w:anchor="_ENREF_43" w:tooltip="Forouzan, 2007 #63" w:history="1">
              <w:r w:rsidR="00604F54" w:rsidRPr="00671DCC">
                <w:rPr>
                  <w:rFonts w:ascii="Times New Roman" w:hAnsi="Times New Roman" w:cs="Times New Roman"/>
                  <w:noProof/>
                  <w:sz w:val="20"/>
                  <w:szCs w:val="20"/>
                </w:rPr>
                <w:t>43</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5BCA85E7"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can making</w:t>
            </w:r>
          </w:p>
        </w:tc>
        <w:tc>
          <w:tcPr>
            <w:tcW w:w="0" w:type="auto"/>
            <w:shd w:val="clear" w:color="auto" w:fill="FFFFFF"/>
          </w:tcPr>
          <w:p w14:paraId="49B52971" w14:textId="2CA5B4B3" w:rsidR="00983AF8" w:rsidRPr="00586C90" w:rsidRDefault="0051319F"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hint="eastAsia"/>
                <w:sz w:val="20"/>
                <w:szCs w:val="20"/>
              </w:rPr>
              <w:t xml:space="preserve">hot rolling, </w:t>
            </w:r>
            <w:r w:rsidRPr="004C5571">
              <w:rPr>
                <w:rFonts w:ascii="Times New Roman" w:hAnsi="Times New Roman" w:cs="Times New Roman" w:hint="eastAsia"/>
                <w:sz w:val="20"/>
                <w:szCs w:val="20"/>
              </w:rPr>
              <w:lastRenderedPageBreak/>
              <w:t>cold rolling and annealing</w:t>
            </w:r>
            <w:r>
              <w:rPr>
                <w:rFonts w:ascii="Times New Roman" w:hAnsi="Times New Roman" w:cs="Times New Roman"/>
                <w:sz w:val="20"/>
                <w:szCs w:val="20"/>
              </w:rPr>
              <w:t xml:space="preserve"> processes</w:t>
            </w:r>
          </w:p>
        </w:tc>
        <w:tc>
          <w:tcPr>
            <w:tcW w:w="0" w:type="auto"/>
            <w:gridSpan w:val="3"/>
            <w:shd w:val="clear" w:color="auto" w:fill="FFFFFF"/>
          </w:tcPr>
          <w:p w14:paraId="037FCF0E" w14:textId="1FA64BC3"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 xml:space="preserve">the ratio of initial to final </w:t>
            </w:r>
            <w:r w:rsidRPr="00586C90">
              <w:rPr>
                <w:rFonts w:ascii="Times New Roman" w:hAnsi="Times New Roman" w:cs="Times New Roman"/>
                <w:sz w:val="20"/>
                <w:szCs w:val="20"/>
              </w:rPr>
              <w:lastRenderedPageBreak/>
              <w:t>thicknesses, reduction, preheating time and temperature, finish rolling temperature and the final annealing</w:t>
            </w:r>
            <w:r w:rsidRPr="00586C90">
              <w:rPr>
                <w:rFonts w:ascii="Times New Roman" w:hAnsi="Times New Roman" w:cs="Times New Roman"/>
                <w:sz w:val="20"/>
                <w:szCs w:val="20"/>
              </w:rPr>
              <w:br/>
              <w:t>temperature</w:t>
            </w:r>
          </w:p>
        </w:tc>
        <w:tc>
          <w:tcPr>
            <w:tcW w:w="0" w:type="auto"/>
            <w:shd w:val="clear" w:color="auto" w:fill="FFFFFF"/>
          </w:tcPr>
          <w:p w14:paraId="59370149"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logistic sigmoid</w:t>
            </w:r>
          </w:p>
        </w:tc>
        <w:tc>
          <w:tcPr>
            <w:tcW w:w="0" w:type="auto"/>
            <w:gridSpan w:val="2"/>
            <w:shd w:val="clear" w:color="auto" w:fill="FFFFFF"/>
          </w:tcPr>
          <w:p w14:paraId="2E392603" w14:textId="0149AD8C"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YS</w:t>
            </w:r>
            <w:r w:rsidRPr="00586C90">
              <w:rPr>
                <w:rFonts w:ascii="Times New Roman" w:hAnsi="Times New Roman" w:cs="Times New Roman"/>
                <w:sz w:val="20"/>
                <w:szCs w:val="20"/>
              </w:rPr>
              <w:t xml:space="preserve">, </w:t>
            </w:r>
            <w:r>
              <w:rPr>
                <w:rFonts w:ascii="Times New Roman" w:hAnsi="Times New Roman" w:cs="Times New Roman"/>
                <w:sz w:val="20"/>
                <w:szCs w:val="20"/>
              </w:rPr>
              <w:t>El</w:t>
            </w:r>
            <w:r w:rsidRPr="00586C90">
              <w:rPr>
                <w:rFonts w:ascii="Times New Roman" w:hAnsi="Times New Roman" w:cs="Times New Roman"/>
                <w:sz w:val="20"/>
                <w:szCs w:val="20"/>
              </w:rPr>
              <w:t xml:space="preserve">, </w:t>
            </w:r>
            <w:r>
              <w:rPr>
                <w:rFonts w:ascii="Times New Roman" w:hAnsi="Times New Roman" w:cs="Times New Roman"/>
                <w:sz w:val="20"/>
                <w:szCs w:val="20"/>
              </w:rPr>
              <w:t>UTS</w:t>
            </w:r>
            <w:r w:rsidRPr="00586C90">
              <w:rPr>
                <w:rFonts w:ascii="Times New Roman" w:hAnsi="Times New Roman" w:cs="Times New Roman"/>
                <w:sz w:val="20"/>
                <w:szCs w:val="20"/>
              </w:rPr>
              <w:t xml:space="preserve">, </w:t>
            </w:r>
            <m:oMath>
              <m:bar>
                <m:barPr>
                  <m:pos m:val="top"/>
                  <m:ctrlPr>
                    <w:rPr>
                      <w:rFonts w:ascii="Cambria Math" w:hAnsi="Cambria Math" w:cs="Times New Roman"/>
                      <w:i/>
                      <w:sz w:val="20"/>
                      <w:szCs w:val="20"/>
                    </w:rPr>
                  </m:ctrlPr>
                </m:barPr>
                <m:e>
                  <m:r>
                    <w:rPr>
                      <w:rFonts w:ascii="Cambria Math" w:hAnsi="Cambria Math" w:cs="Times New Roman"/>
                      <w:sz w:val="20"/>
                      <w:szCs w:val="20"/>
                    </w:rPr>
                    <m:t>R</m:t>
                  </m:r>
                </m:e>
              </m:bar>
            </m:oMath>
            <w:r w:rsidRPr="00586C90">
              <w:rPr>
                <w:rFonts w:ascii="Times New Roman" w:hAnsi="Times New Roman" w:cs="Times New Roman"/>
                <w:sz w:val="20"/>
                <w:szCs w:val="20"/>
              </w:rPr>
              <w:t xml:space="preserve"> , </w:t>
            </w:r>
            <m:oMath>
              <m:d>
                <m:dPr>
                  <m:begChr m:val="|"/>
                  <m:endChr m:val="|"/>
                  <m:ctrlPr>
                    <w:rPr>
                      <w:rFonts w:ascii="Cambria Math" w:hAnsi="Cambria Math" w:cs="Times New Roman"/>
                      <w:i/>
                      <w:sz w:val="20"/>
                      <w:szCs w:val="20"/>
                    </w:rPr>
                  </m:ctrlPr>
                </m:dPr>
                <m:e>
                  <m:r>
                    <w:rPr>
                      <w:rFonts w:ascii="Cambria Math" w:hAnsi="Cambria Math" w:cs="Times New Roman"/>
                      <w:sz w:val="20"/>
                      <w:szCs w:val="20"/>
                    </w:rPr>
                    <m:t>∆R</m:t>
                  </m:r>
                </m:e>
              </m:d>
            </m:oMath>
          </w:p>
        </w:tc>
        <w:tc>
          <w:tcPr>
            <w:tcW w:w="0" w:type="auto"/>
            <w:gridSpan w:val="5"/>
            <w:shd w:val="clear" w:color="auto" w:fill="FFFFFF"/>
          </w:tcPr>
          <w:p w14:paraId="6174086B"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mechanical</w:t>
            </w:r>
          </w:p>
        </w:tc>
        <w:tc>
          <w:tcPr>
            <w:tcW w:w="0" w:type="auto"/>
            <w:shd w:val="clear" w:color="auto" w:fill="FFFFFF"/>
          </w:tcPr>
          <w:p w14:paraId="3B73EE14" w14:textId="71E99255"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BPNN</w:t>
            </w:r>
          </w:p>
        </w:tc>
      </w:tr>
      <w:tr w:rsidR="00604F54" w:rsidRPr="00586C90" w14:paraId="57975FF0" w14:textId="77777777" w:rsidTr="00184F2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1E04502B" w14:textId="7BDDD6BC" w:rsidR="00983AF8" w:rsidRPr="00586C90" w:rsidRDefault="00983AF8" w:rsidP="00983AF8">
            <w:pPr>
              <w:widowControl w:val="0"/>
              <w:spacing w:after="0"/>
              <w:rPr>
                <w:rFonts w:ascii="Times New Roman" w:hAnsi="Times New Roman" w:cs="Times New Roman"/>
                <w:sz w:val="20"/>
                <w:szCs w:val="20"/>
              </w:rPr>
            </w:pPr>
            <w:bookmarkStart w:id="47" w:name="_Hlk3132756"/>
            <w:r w:rsidRPr="00586C90">
              <w:rPr>
                <w:rFonts w:ascii="Times New Roman" w:hAnsi="Times New Roman" w:cs="Times New Roman"/>
                <w:sz w:val="20"/>
                <w:szCs w:val="20"/>
              </w:rPr>
              <w:t>steel strip</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&lt;EndNote&gt;&lt;Cite&gt;&lt;Author&gt;Kermanpur&lt;/Author&gt;&lt;Year&gt;2007&lt;/Year&gt;&lt;RecNum&gt;652&lt;/RecNum&gt;&lt;DisplayText&gt;[66]&lt;/DisplayText&gt;&lt;record&gt;&lt;rec-number&gt;652&lt;/rec-number&gt;&lt;foreign-keys&gt;&lt;key app="EN" db-id="ese55x5vtzp0x6e9s9tpzwagt5re2t5sfaz5" timestamp="1552184674"&gt;652&lt;/key&gt;&lt;/foreign-keys&gt;&lt;ref-type name="Journal Article"&gt;17&lt;/ref-type&gt;&lt;contributors&gt;&lt;authors&gt;&lt;author&gt;Kermanpur, A.&lt;/author&gt;&lt;author&gt;Ebnonnasir, A.&lt;/author&gt;&lt;author&gt;Hedayati, M.&lt;/author&gt;&lt;/authors&gt;&lt;/contributors&gt;&lt;titles&gt;&lt;title&gt;A novel analytical–artificial neural network model to improve efficiency of high pressure descaling nozzles in hot strip rolling of steels&lt;/title&gt;&lt;secondary-title&gt;Materials Science and Technology&lt;/secondary-title&gt;&lt;/titles&gt;&lt;periodical&gt;&lt;full-title&gt;Materials Science and Technology&lt;/full-title&gt;&lt;/periodical&gt;&lt;pages&gt;951-957&lt;/pages&gt;&lt;volume&gt;23&lt;/volume&gt;&lt;number&gt;8&lt;/number&gt;&lt;dates&gt;&lt;year&gt;2007&lt;/year&gt;&lt;pub-dates&gt;&lt;date&gt;2007/08&lt;/date&gt;&lt;/pub-dates&gt;&lt;/dates&gt;&lt;publisher&gt;Informa UK Limited&lt;/publisher&gt;&lt;isbn&gt;0267-0836&amp;#xD;1743-2847&lt;/isbn&gt;&lt;urls&gt;&lt;related-urls&gt;&lt;url&gt;http://dx.doi.org/10.1179/174328407x213099&lt;/url&gt;&lt;/related-urls&gt;&lt;/urls&gt;&lt;electronic-resource-num&gt;10.1179/174328407x213099&lt;/electronic-resource-num&gt;&lt;/record&gt;&lt;/Cite&gt;&lt;/EndNote&gt;</w:instrText>
            </w:r>
            <w:r w:rsidRPr="00603A7D">
              <w:rPr>
                <w:rFonts w:ascii="Times New Roman" w:hAnsi="Times New Roman" w:cs="Times New Roman"/>
                <w:sz w:val="20"/>
                <w:szCs w:val="20"/>
              </w:rPr>
              <w:fldChar w:fldCharType="separate"/>
            </w:r>
            <w:r w:rsidR="00F5227B" w:rsidRPr="00F5227B">
              <w:rPr>
                <w:rFonts w:ascii="Times New Roman" w:hAnsi="Times New Roman" w:cs="Times New Roman"/>
                <w:noProof/>
                <w:sz w:val="20"/>
                <w:szCs w:val="20"/>
              </w:rPr>
              <w:t>[</w:t>
            </w:r>
            <w:hyperlink w:anchor="_ENREF_66" w:tooltip="Kermanpur, 2007 #652" w:history="1">
              <w:r w:rsidR="00604F54" w:rsidRPr="00F5227B">
                <w:rPr>
                  <w:rFonts w:ascii="Times New Roman" w:hAnsi="Times New Roman" w:cs="Times New Roman"/>
                  <w:noProof/>
                  <w:sz w:val="20"/>
                  <w:szCs w:val="20"/>
                </w:rPr>
                <w:t>66</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shd w:val="clear" w:color="auto" w:fill="FFFFFF"/>
          </w:tcPr>
          <w:p w14:paraId="268440DD" w14:textId="289FC76B" w:rsidR="00983AF8" w:rsidRPr="00586C90" w:rsidRDefault="00983AF8" w:rsidP="0052542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industrial applications</w:t>
            </w:r>
          </w:p>
        </w:tc>
        <w:tc>
          <w:tcPr>
            <w:tcW w:w="0" w:type="auto"/>
            <w:shd w:val="clear" w:color="auto" w:fill="FFFFFF"/>
          </w:tcPr>
          <w:p w14:paraId="179D0535" w14:textId="5518B8BA" w:rsidR="00983AF8" w:rsidRPr="00586C90" w:rsidRDefault="00E96E3E" w:rsidP="00E96E3E">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96E3E">
              <w:rPr>
                <w:rFonts w:ascii="Times New Roman" w:hAnsi="Times New Roman" w:cs="Times New Roman"/>
                <w:sz w:val="20"/>
                <w:szCs w:val="20"/>
              </w:rPr>
              <w:t>HP hydraulic</w:t>
            </w:r>
            <w:r>
              <w:rPr>
                <w:rFonts w:ascii="Times New Roman" w:hAnsi="Times New Roman" w:cs="Times New Roman"/>
                <w:sz w:val="20"/>
                <w:szCs w:val="20"/>
              </w:rPr>
              <w:t xml:space="preserve"> </w:t>
            </w:r>
            <w:r w:rsidRPr="00E96E3E">
              <w:rPr>
                <w:rFonts w:ascii="Times New Roman" w:hAnsi="Times New Roman" w:cs="Times New Roman"/>
                <w:sz w:val="20"/>
                <w:szCs w:val="20"/>
              </w:rPr>
              <w:t>descaling operation</w:t>
            </w:r>
          </w:p>
        </w:tc>
        <w:tc>
          <w:tcPr>
            <w:tcW w:w="0" w:type="auto"/>
            <w:gridSpan w:val="3"/>
            <w:shd w:val="clear" w:color="auto" w:fill="FFFFFF"/>
          </w:tcPr>
          <w:p w14:paraId="3AB91D73" w14:textId="4603B755"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spray pressure, water</w:t>
            </w:r>
            <w:r w:rsidRPr="00586C90">
              <w:rPr>
                <w:rFonts w:ascii="Times New Roman" w:hAnsi="Times New Roman" w:cs="Times New Roman"/>
                <w:sz w:val="20"/>
                <w:szCs w:val="20"/>
              </w:rPr>
              <w:br/>
              <w:t>flowrate, spray angle and vertical spray height</w:t>
            </w:r>
          </w:p>
        </w:tc>
        <w:tc>
          <w:tcPr>
            <w:tcW w:w="0" w:type="auto"/>
            <w:shd w:val="clear" w:color="auto" w:fill="FFFFFF"/>
          </w:tcPr>
          <w:p w14:paraId="6AABA356" w14:textId="4E6116DE" w:rsidR="00983AF8" w:rsidRPr="00EA0AD5"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purelin</w:t>
            </w:r>
            <w:proofErr w:type="spellEnd"/>
            <w:r w:rsidRPr="00586C90">
              <w:rPr>
                <w:rFonts w:ascii="Times New Roman" w:hAnsi="Times New Roman" w:cs="Times New Roman"/>
                <w:sz w:val="20"/>
                <w:szCs w:val="20"/>
              </w:rPr>
              <w:t xml:space="preserve">, </w:t>
            </w:r>
            <w:proofErr w:type="spellStart"/>
            <w:r w:rsidRPr="00586C90">
              <w:rPr>
                <w:rFonts w:ascii="Times New Roman" w:hAnsi="Times New Roman" w:cs="Times New Roman"/>
                <w:sz w:val="20"/>
                <w:szCs w:val="20"/>
              </w:rPr>
              <w:t>tansig</w:t>
            </w:r>
            <w:proofErr w:type="spellEnd"/>
          </w:p>
        </w:tc>
        <w:tc>
          <w:tcPr>
            <w:tcW w:w="0" w:type="auto"/>
            <w:gridSpan w:val="2"/>
            <w:shd w:val="clear" w:color="auto" w:fill="FFFFFF"/>
          </w:tcPr>
          <w:p w14:paraId="55A5FCEC" w14:textId="14B21AAE"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spray impact</w:t>
            </w:r>
          </w:p>
        </w:tc>
        <w:tc>
          <w:tcPr>
            <w:tcW w:w="0" w:type="auto"/>
            <w:gridSpan w:val="5"/>
            <w:shd w:val="clear" w:color="auto" w:fill="FFFFFF"/>
          </w:tcPr>
          <w:p w14:paraId="5BE4CC0A"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73748175" w14:textId="0FB651A4"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BPNN</w:t>
            </w:r>
          </w:p>
        </w:tc>
      </w:tr>
      <w:bookmarkEnd w:id="47"/>
      <w:tr w:rsidR="00604F54" w:rsidRPr="00586C90" w14:paraId="09A18AFA" w14:textId="77777777" w:rsidTr="00184F29">
        <w:trPr>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65484C88" w14:textId="0D4D1F9A" w:rsidR="00983AF8" w:rsidRPr="00586C90" w:rsidRDefault="00983AF8" w:rsidP="00983AF8">
            <w:pPr>
              <w:widowControl w:val="0"/>
              <w:rPr>
                <w:rFonts w:ascii="Times New Roman" w:hAnsi="Times New Roman" w:cs="Times New Roman"/>
                <w:sz w:val="20"/>
                <w:szCs w:val="20"/>
              </w:rPr>
            </w:pPr>
            <w:proofErr w:type="spellStart"/>
            <w:r w:rsidRPr="00586C90">
              <w:rPr>
                <w:rFonts w:ascii="Times New Roman" w:hAnsi="Times New Roman" w:cs="Times New Roman"/>
                <w:sz w:val="20"/>
                <w:szCs w:val="20"/>
              </w:rPr>
              <w:t>aluminium</w:t>
            </w:r>
            <w:proofErr w:type="spellEnd"/>
            <w:r w:rsidRPr="00586C90">
              <w:rPr>
                <w:rFonts w:ascii="Times New Roman" w:hAnsi="Times New Roman" w:cs="Times New Roman"/>
                <w:sz w:val="20"/>
                <w:szCs w:val="20"/>
              </w:rPr>
              <w:t xml:space="preserve">-based, particulate-reinforced metal matrix composites (MMCs) </w:t>
            </w:r>
            <w:r w:rsidRPr="00603A7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&lt;EndNote&gt;&lt;Cite&gt;&lt;Author&gt;Altinkok&lt;/Author&gt;&lt;Year&gt;2006&lt;/Year&gt;&lt;RecNum&gt;41&lt;/RecNum&gt;&lt;DisplayText&gt;[67]&lt;/DisplayText&gt;&lt;record&gt;&lt;rec-number&gt;41&lt;/rec-number&gt;&lt;foreign-keys&gt;&lt;key app="EN" db-id="909v2wsdarxet0er2papedrtdfde0xxra5af" timestamp="1560339653"&gt;41&lt;/key&gt;&lt;/foreign-keys&gt;&lt;ref-type name="Journal Article"&gt;17&lt;/ref-type&gt;&lt;contributors&gt;&lt;authors&gt;&lt;author&gt;Altinkok, Necat&lt;/author&gt;&lt;author&gt;Koker, Rasit&lt;/author&gt;&lt;/authors&gt;&lt;/contributors&gt;&lt;titles&gt;&lt;title&gt;Modelling of the prediction of tensile and density properties in particle reinforced metal matrix composites by using neural networks&lt;/title&gt;&lt;secondary-title&gt;Materials &amp;amp; Design&lt;/secondary-title&gt;&lt;/titles&gt;&lt;periodical&gt;&lt;full-title&gt;Materials &amp;amp; Design&lt;/full-title&gt;&lt;/periodical&gt;&lt;pages&gt;625-631&lt;/pages&gt;&lt;volume&gt;27&lt;/volume&gt;&lt;number&gt;8&lt;/number&gt;&lt;keywords&gt;&lt;keyword&gt;Metal matrix composite&lt;/keyword&gt;&lt;keyword&gt;Stir casting&lt;/keyword&gt;&lt;keyword&gt;Density&lt;/keyword&gt;&lt;keyword&gt;Tensile strengths&lt;/keyword&gt;&lt;keyword&gt;Porous ceramic cake&lt;/keyword&gt;&lt;keyword&gt;Artificial neural networks&lt;/keyword&gt;&lt;/keywords&gt;&lt;dates&gt;&lt;year&gt;2006&lt;/year&gt;&lt;pub-dates&gt;&lt;date&gt;2006/01/01/&lt;/date&gt;&lt;/pub-dates&gt;&lt;/dates&gt;&lt;isbn&gt;0261-3069&lt;/isbn&gt;&lt;urls&gt;&lt;related-urls&gt;&lt;url&gt;http://www.sciencedirect.com/science/article/pii/S0261306905000269&lt;/url&gt;&lt;/related-urls&gt;&lt;/urls&gt;&lt;electronic-resource-num&gt;https://doi.org/10.1016/j.matdes.2005.01.005&lt;/electronic-resource-num&gt;&lt;/record&gt;&lt;/Cite&gt;&lt;/EndNote&gt;</w:instrText>
            </w:r>
            <w:r w:rsidRPr="00603A7D">
              <w:rPr>
                <w:rFonts w:ascii="Times New Roman" w:hAnsi="Times New Roman" w:cs="Times New Roman"/>
                <w:sz w:val="20"/>
                <w:szCs w:val="20"/>
              </w:rPr>
              <w:fldChar w:fldCharType="separate"/>
            </w:r>
            <w:r w:rsidR="00F5227B" w:rsidRPr="00F5227B">
              <w:rPr>
                <w:rFonts w:ascii="Times New Roman" w:hAnsi="Times New Roman" w:cs="Times New Roman"/>
                <w:noProof/>
                <w:sz w:val="20"/>
                <w:szCs w:val="20"/>
              </w:rPr>
              <w:t>[</w:t>
            </w:r>
            <w:hyperlink w:anchor="_ENREF_67" w:tooltip="Altinkok, 2006 #41" w:history="1">
              <w:r w:rsidR="00604F54" w:rsidRPr="00F5227B">
                <w:rPr>
                  <w:rFonts w:ascii="Times New Roman" w:hAnsi="Times New Roman" w:cs="Times New Roman"/>
                  <w:noProof/>
                  <w:sz w:val="20"/>
                  <w:szCs w:val="20"/>
                </w:rPr>
                <w:t>67</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shd w:val="clear" w:color="auto" w:fill="FFFFFF"/>
          </w:tcPr>
          <w:p w14:paraId="21ACEF26"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structural</w:t>
            </w:r>
            <w:r w:rsidRPr="00586C90">
              <w:rPr>
                <w:rFonts w:ascii="Times New Roman" w:hAnsi="Times New Roman" w:cs="Times New Roman"/>
                <w:sz w:val="20"/>
                <w:szCs w:val="20"/>
              </w:rPr>
              <w:br/>
              <w:t>applications</w:t>
            </w:r>
          </w:p>
        </w:tc>
        <w:tc>
          <w:tcPr>
            <w:tcW w:w="0" w:type="auto"/>
            <w:shd w:val="clear" w:color="auto" w:fill="FFFFFF"/>
          </w:tcPr>
          <w:p w14:paraId="36953A9A" w14:textId="0EC0D025" w:rsidR="00983AF8" w:rsidRPr="00586C90" w:rsidRDefault="00CA4B89"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CA4B89">
              <w:rPr>
                <w:rFonts w:ascii="Times New Roman" w:hAnsi="Times New Roman" w:cs="Times New Roman"/>
                <w:sz w:val="20"/>
                <w:szCs w:val="20"/>
              </w:rPr>
              <w:t>stirr</w:t>
            </w:r>
            <w:proofErr w:type="spellEnd"/>
            <w:r w:rsidRPr="00CA4B89">
              <w:rPr>
                <w:rFonts w:ascii="Times New Roman" w:hAnsi="Times New Roman" w:cs="Times New Roman"/>
                <w:sz w:val="20"/>
                <w:szCs w:val="20"/>
              </w:rPr>
              <w:t xml:space="preserve"> casting process</w:t>
            </w:r>
          </w:p>
        </w:tc>
        <w:tc>
          <w:tcPr>
            <w:tcW w:w="0" w:type="auto"/>
            <w:gridSpan w:val="3"/>
            <w:shd w:val="clear" w:color="auto" w:fill="FFFFFF"/>
          </w:tcPr>
          <w:p w14:paraId="025F544F" w14:textId="7DDD871C"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different </w:t>
            </w:r>
            <w:proofErr w:type="spellStart"/>
            <w:r w:rsidRPr="00586C90">
              <w:rPr>
                <w:rFonts w:ascii="Times New Roman" w:hAnsi="Times New Roman" w:cs="Times New Roman"/>
                <w:sz w:val="20"/>
                <w:szCs w:val="20"/>
              </w:rPr>
              <w:t>SiC</w:t>
            </w:r>
            <w:proofErr w:type="spellEnd"/>
            <w:r w:rsidRPr="00586C90">
              <w:rPr>
                <w:rFonts w:ascii="Times New Roman" w:hAnsi="Times New Roman" w:cs="Times New Roman"/>
                <w:sz w:val="20"/>
                <w:szCs w:val="20"/>
              </w:rPr>
              <w:t xml:space="preserve"> (µm) particle size ranges</w:t>
            </w:r>
          </w:p>
        </w:tc>
        <w:tc>
          <w:tcPr>
            <w:tcW w:w="0" w:type="auto"/>
            <w:shd w:val="clear" w:color="auto" w:fill="FFFFFF"/>
          </w:tcPr>
          <w:p w14:paraId="1E320376" w14:textId="7F84D331"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w:t>
            </w:r>
          </w:p>
        </w:tc>
        <w:tc>
          <w:tcPr>
            <w:tcW w:w="0" w:type="auto"/>
            <w:gridSpan w:val="2"/>
            <w:shd w:val="clear" w:color="auto" w:fill="FFFFFF"/>
          </w:tcPr>
          <w:p w14:paraId="7FBB9883"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density and tensile strengths</w:t>
            </w:r>
          </w:p>
        </w:tc>
        <w:tc>
          <w:tcPr>
            <w:tcW w:w="0" w:type="auto"/>
            <w:gridSpan w:val="5"/>
            <w:shd w:val="clear" w:color="auto" w:fill="FFFFFF"/>
          </w:tcPr>
          <w:p w14:paraId="5AD6D7D8"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7F2355DA" w14:textId="6066BE8B"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MLP</w:t>
            </w:r>
          </w:p>
        </w:tc>
      </w:tr>
      <w:tr w:rsidR="00604F54" w:rsidRPr="00586C90" w14:paraId="25AB127E" w14:textId="77777777" w:rsidTr="00184F2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155D5930" w14:textId="79C8C986"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 xml:space="preserve">IN625 alloy </w:t>
            </w:r>
            <w:r w:rsidRPr="004C5571">
              <w:rPr>
                <w:rFonts w:ascii="Times New Roman" w:hAnsi="Times New Roman" w:cs="Times New Roman"/>
                <w:noProof/>
                <w:sz w:val="20"/>
                <w:szCs w:val="20"/>
              </w:rPr>
              <w:fldChar w:fldCharType="begin"/>
            </w:r>
            <w:r w:rsidR="00604F54">
              <w:rPr>
                <w:rFonts w:ascii="Times New Roman" w:hAnsi="Times New Roman" w:cs="Times New Roman"/>
                <w:b w:val="0"/>
                <w:bCs w:val="0"/>
                <w:noProof/>
                <w:sz w:val="20"/>
                <w:szCs w:val="20"/>
              </w:rPr>
              <w:instrText xml:space="preserve"> ADDIN EN.CITE &lt;EndNote&gt;&lt;Cite&gt;&lt;Author&gt;Montakhab&lt;/Author&gt;&lt;Year&gt;2010&lt;/Year&gt;&lt;RecNum&gt;654&lt;/RecNum&gt;&lt;DisplayText&gt;[35]&lt;/DisplayText&gt;&lt;record&gt;&lt;rec-number&gt;654&lt;/rec-number&gt;&lt;foreign-keys&gt;&lt;key app="EN" db-id="ese55x5vtzp0x6e9s9tpzwagt5re2t5sfaz5" timestamp="1552215775"&gt;654&lt;/key&gt;&lt;/foreign-keys&gt;&lt;ref-type name="Journal Article"&gt;17&lt;/ref-type&gt;&lt;contributors&gt;&lt;authors&gt;&lt;author&gt;Montakhab, M.&lt;/author&gt;&lt;author&gt;Behjati, P.&lt;/author&gt;&lt;/authors&gt;&lt;/contributors&gt;&lt;titles&gt;&lt;title&gt;Modelling correlation between hot working parameters and flow stress of IN625 alloy using neural network&lt;/title&gt;&lt;secondary-title&gt;Materials Science and Technology&lt;/secondary-title&gt;&lt;/titles&gt;&lt;periodical&gt;&lt;full-title&gt;Materials Science and Technology&lt;/full-title&gt;&lt;/periodical&gt;&lt;pages&gt;621-625&lt;/pages&gt;&lt;volume&gt;26&lt;/volume&gt;&lt;number&gt;5&lt;/number&gt;&lt;dates&gt;&lt;year&gt;2010&lt;/year&gt;&lt;pub-dates&gt;&lt;date&gt;2010/05&lt;/date&gt;&lt;/pub-dates&gt;&lt;/dates&gt;&lt;publisher&gt;Informa UK Limited&lt;/publisher&gt;&lt;isbn&gt;0267-0836&amp;#xD;1743-2847&lt;/isbn&gt;&lt;urls&gt;&lt;related-urls&gt;&lt;url&gt;http://dx.doi.org/10.1179/174328409x448394&lt;/url&gt;&lt;/related-urls&gt;&lt;/urls&gt;&lt;electronic-resource-num&gt;10.1179/174328409x448394&lt;/electronic-resource-num&gt;&lt;/record&gt;&lt;/Cite&gt;&lt;/EndNote&gt;</w:instrText>
            </w:r>
            <w:r w:rsidRPr="004C5571">
              <w:rPr>
                <w:rFonts w:ascii="Times New Roman" w:hAnsi="Times New Roman" w:cs="Times New Roman"/>
                <w:noProof/>
                <w:sz w:val="20"/>
                <w:szCs w:val="20"/>
              </w:rPr>
              <w:fldChar w:fldCharType="separate"/>
            </w:r>
            <w:r w:rsidR="00604F54">
              <w:rPr>
                <w:rFonts w:ascii="Times New Roman" w:hAnsi="Times New Roman" w:cs="Times New Roman"/>
                <w:b w:val="0"/>
                <w:bCs w:val="0"/>
                <w:noProof/>
                <w:sz w:val="20"/>
                <w:szCs w:val="20"/>
              </w:rPr>
              <w:t>[</w:t>
            </w:r>
            <w:hyperlink w:anchor="_ENREF_35" w:tooltip="Montakhab, 2010 #654" w:history="1">
              <w:r w:rsidR="00604F54">
                <w:rPr>
                  <w:rFonts w:ascii="Times New Roman" w:hAnsi="Times New Roman" w:cs="Times New Roman"/>
                  <w:b w:val="0"/>
                  <w:bCs w:val="0"/>
                  <w:noProof/>
                  <w:sz w:val="20"/>
                  <w:szCs w:val="20"/>
                </w:rPr>
                <w:t>35</w:t>
              </w:r>
            </w:hyperlink>
            <w:r w:rsidR="00604F54">
              <w:rPr>
                <w:rFonts w:ascii="Times New Roman" w:hAnsi="Times New Roman" w:cs="Times New Roman"/>
                <w:b w:val="0"/>
                <w:bCs w:val="0"/>
                <w:noProof/>
                <w:sz w:val="20"/>
                <w:szCs w:val="20"/>
              </w:rPr>
              <w:t>]</w:t>
            </w:r>
            <w:r w:rsidRPr="004C5571">
              <w:rPr>
                <w:rFonts w:ascii="Times New Roman" w:hAnsi="Times New Roman" w:cs="Times New Roman"/>
                <w:noProof/>
                <w:sz w:val="20"/>
                <w:szCs w:val="20"/>
              </w:rPr>
              <w:fldChar w:fldCharType="end"/>
            </w:r>
          </w:p>
        </w:tc>
        <w:tc>
          <w:tcPr>
            <w:tcW w:w="0" w:type="auto"/>
            <w:gridSpan w:val="2"/>
            <w:shd w:val="clear" w:color="auto" w:fill="FFFFFF"/>
          </w:tcPr>
          <w:p w14:paraId="39333B0A"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aeronautic, aerospace, marine,</w:t>
            </w:r>
            <w:r w:rsidRPr="00586C90">
              <w:rPr>
                <w:rFonts w:ascii="Times New Roman" w:hAnsi="Times New Roman" w:cs="Times New Roman"/>
                <w:sz w:val="20"/>
                <w:szCs w:val="20"/>
              </w:rPr>
              <w:br/>
              <w:t>petrochemical industries and gas turbine engine components</w:t>
            </w:r>
          </w:p>
        </w:tc>
        <w:tc>
          <w:tcPr>
            <w:tcW w:w="0" w:type="auto"/>
            <w:shd w:val="clear" w:color="auto" w:fill="FFFFFF"/>
          </w:tcPr>
          <w:p w14:paraId="1D69BB9D" w14:textId="77777777" w:rsidR="00983AF8" w:rsidRDefault="00204E17"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h</w:t>
            </w:r>
            <w:r w:rsidRPr="004C5571">
              <w:rPr>
                <w:rFonts w:ascii="Times New Roman" w:hAnsi="Times New Roman" w:cs="Times New Roman" w:hint="eastAsia"/>
                <w:sz w:val="20"/>
                <w:szCs w:val="20"/>
              </w:rPr>
              <w:t xml:space="preserve">ot compression </w:t>
            </w:r>
            <w:r w:rsidRPr="004C5571">
              <w:rPr>
                <w:rFonts w:ascii="Times New Roman" w:hAnsi="Times New Roman" w:cs="Times New Roman"/>
                <w:sz w:val="20"/>
                <w:szCs w:val="20"/>
              </w:rPr>
              <w:t>test</w:t>
            </w:r>
          </w:p>
          <w:p w14:paraId="19CA0F0A" w14:textId="0B9FAC98" w:rsidR="008C50F4" w:rsidRPr="004C5571" w:rsidRDefault="008C50F4" w:rsidP="00983AF8">
            <w:pPr>
              <w:widowControl w:val="0"/>
              <w:cnfStyle w:val="000000100000" w:firstRow="0" w:lastRow="0" w:firstColumn="0" w:lastColumn="0" w:oddVBand="0" w:evenVBand="0" w:oddHBand="1" w:evenHBand="0" w:firstRowFirstColumn="0" w:firstRowLastColumn="0" w:lastRowFirstColumn="0" w:lastRowLastColumn="0"/>
              <w:rPr>
                <w:rFonts w:ascii="Myanmar Text" w:hAnsi="Myanmar Text" w:cs="Myanmar Text"/>
                <w:sz w:val="20"/>
                <w:szCs w:val="20"/>
              </w:rPr>
            </w:pPr>
            <w:commentRangeStart w:id="48"/>
            <w:r>
              <w:rPr>
                <w:rFonts w:ascii="Times New Roman" w:hAnsi="Times New Roman" w:cs="Times New Roman"/>
                <w:sz w:val="20"/>
                <w:szCs w:val="20"/>
              </w:rPr>
              <w:t>(</w:t>
            </w:r>
            <w:r w:rsidRPr="004C5571">
              <w:rPr>
                <w:rFonts w:ascii="Times New Roman" w:hAnsi="Times New Roman" w:cs="Times New Roman"/>
                <w:sz w:val="20"/>
                <w:szCs w:val="20"/>
                <w:highlight w:val="yellow"/>
              </w:rPr>
              <w:t xml:space="preserve">from other </w:t>
            </w:r>
            <w:r w:rsidRPr="00D8568B">
              <w:rPr>
                <w:rFonts w:ascii="Times New Roman" w:hAnsi="Times New Roman" w:cs="Times New Roman"/>
                <w:sz w:val="20"/>
                <w:szCs w:val="20"/>
                <w:highlight w:val="yellow"/>
              </w:rPr>
              <w:t>reference</w:t>
            </w:r>
            <w:r>
              <w:rPr>
                <w:rFonts w:ascii="Times New Roman" w:hAnsi="Times New Roman" w:cs="Times New Roman"/>
                <w:sz w:val="20"/>
                <w:szCs w:val="20"/>
              </w:rPr>
              <w:t>)</w:t>
            </w:r>
            <w:commentRangeEnd w:id="48"/>
            <w:r w:rsidR="00DD3F70">
              <w:rPr>
                <w:rStyle w:val="a6"/>
              </w:rPr>
              <w:commentReference w:id="48"/>
            </w:r>
          </w:p>
        </w:tc>
        <w:tc>
          <w:tcPr>
            <w:tcW w:w="0" w:type="auto"/>
            <w:gridSpan w:val="3"/>
            <w:shd w:val="clear" w:color="auto" w:fill="FFFFFF"/>
          </w:tcPr>
          <w:p w14:paraId="7D6CB5BD" w14:textId="521F8C43"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T</w:t>
            </w:r>
            <w:r w:rsidRPr="00586C90">
              <w:rPr>
                <w:rFonts w:ascii="Times New Roman" w:hAnsi="Times New Roman" w:cs="Times New Roman"/>
                <w:sz w:val="20"/>
                <w:szCs w:val="20"/>
              </w:rPr>
              <w:t xml:space="preserve">, </w:t>
            </w:r>
            <w:r w:rsidRPr="004C5571">
              <w:rPr>
                <w:rFonts w:ascii="Times New Roman" w:hAnsi="Times New Roman" w:cs="Times New Roman"/>
                <w:sz w:val="20"/>
                <w:szCs w:val="20"/>
              </w:rPr>
              <w:t>SR</w:t>
            </w:r>
            <w:r w:rsidRPr="00586C90">
              <w:rPr>
                <w:rFonts w:ascii="Times New Roman" w:hAnsi="Times New Roman" w:cs="Times New Roman"/>
                <w:sz w:val="20"/>
                <w:szCs w:val="20"/>
              </w:rPr>
              <w:t xml:space="preserve"> and </w:t>
            </w:r>
            <w:r w:rsidRPr="004C5571">
              <w:rPr>
                <w:rFonts w:ascii="Times New Roman" w:hAnsi="Times New Roman" w:cs="Times New Roman"/>
                <w:sz w:val="20"/>
                <w:szCs w:val="20"/>
              </w:rPr>
              <w:t>S</w:t>
            </w:r>
          </w:p>
        </w:tc>
        <w:tc>
          <w:tcPr>
            <w:tcW w:w="0" w:type="auto"/>
            <w:shd w:val="clear" w:color="auto" w:fill="FFFFFF"/>
          </w:tcPr>
          <w:p w14:paraId="4E84FBF6"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 (</w:t>
            </w:r>
            <w:proofErr w:type="spellStart"/>
            <w:r w:rsidRPr="004C5571">
              <w:rPr>
                <w:rFonts w:ascii="Times New Roman" w:hAnsi="Times New Roman" w:cs="Times New Roman" w:hint="eastAsia"/>
                <w:sz w:val="20"/>
                <w:szCs w:val="20"/>
              </w:rPr>
              <w:t>tansig</w:t>
            </w:r>
            <w:proofErr w:type="spellEnd"/>
            <w:r w:rsidRPr="004C5571">
              <w:rPr>
                <w:rFonts w:ascii="Times New Roman" w:hAnsi="Times New Roman" w:cs="Times New Roman" w:hint="eastAsia"/>
                <w:sz w:val="20"/>
                <w:szCs w:val="20"/>
              </w:rPr>
              <w:br/>
              <w:t xml:space="preserve">and </w:t>
            </w:r>
            <w:proofErr w:type="spellStart"/>
            <w:r w:rsidRPr="004C5571">
              <w:rPr>
                <w:rFonts w:ascii="Times New Roman" w:hAnsi="Times New Roman" w:cs="Times New Roman" w:hint="eastAsia"/>
                <w:sz w:val="20"/>
                <w:szCs w:val="20"/>
              </w:rPr>
              <w:t>logsig</w:t>
            </w:r>
            <w:proofErr w:type="spellEnd"/>
            <w:r w:rsidRPr="00586C90">
              <w:rPr>
                <w:rFonts w:ascii="Times New Roman" w:hAnsi="Times New Roman" w:cs="Times New Roman"/>
                <w:sz w:val="20"/>
                <w:szCs w:val="20"/>
              </w:rPr>
              <w:t>)</w:t>
            </w:r>
          </w:p>
        </w:tc>
        <w:tc>
          <w:tcPr>
            <w:tcW w:w="0" w:type="auto"/>
            <w:gridSpan w:val="2"/>
            <w:shd w:val="clear" w:color="auto" w:fill="FFFFFF"/>
          </w:tcPr>
          <w:p w14:paraId="5EC2E036"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flow stress</w:t>
            </w:r>
          </w:p>
        </w:tc>
        <w:tc>
          <w:tcPr>
            <w:tcW w:w="0" w:type="auto"/>
            <w:gridSpan w:val="5"/>
            <w:shd w:val="clear" w:color="auto" w:fill="FFFFFF"/>
          </w:tcPr>
          <w:p w14:paraId="75205B45"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755A563B" w14:textId="1F54B7CA"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MLP</w:t>
            </w:r>
          </w:p>
        </w:tc>
      </w:tr>
      <w:tr w:rsidR="00604F54" w:rsidRPr="00586C90" w14:paraId="6A8F8C80" w14:textId="77777777" w:rsidTr="00184F29">
        <w:trPr>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2EF12565" w14:textId="3EA3B037"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lastRenderedPageBreak/>
              <w:t xml:space="preserve">mild steel </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&lt;EndNote&gt;&lt;Cite&gt;&lt;Author&gt;Khaled&lt;/Author&gt;&lt;Year&gt;2012&lt;/Year&gt;&lt;RecNum&gt;656&lt;/RecNum&gt;&lt;DisplayText&gt;[68]&lt;/DisplayText&gt;&lt;record&gt;&lt;rec-number&gt;656&lt;/rec-number&gt;&lt;foreign-keys&gt;&lt;key app="EN" db-id="ese55x5vtzp0x6e9s9tpzwagt5re2t5sfaz5" timestamp="1552219812"&gt;656&lt;/key&gt;&lt;/foreign-keys&gt;&lt;ref-type name="Book"&gt;6&lt;/ref-type&gt;&lt;contributors&gt;&lt;authors&gt;&lt;author&gt;Khaled, K.&lt;/author&gt;&lt;author&gt;Al-Mobarak, N. A.&lt;/author&gt;&lt;/authors&gt;&lt;/contributors&gt;&lt;titles&gt;&lt;title&gt;A Predictive Model for Corrosion Inhibition of Mild Steel by Thiophene and Its Derivatives Using Artificial Neural Network&lt;/title&gt;&lt;alt-title&gt;Int. J. Electrochem. Sci&lt;/alt-title&gt;&lt;/titles&gt;&lt;pages&gt;1045-1059&lt;/pages&gt;&lt;volume&gt;7&lt;/volume&gt;&lt;dates&gt;&lt;year&gt;2012&lt;/year&gt;&lt;/dates&gt;&lt;urls&gt;&lt;/urls&gt;&lt;/record&gt;&lt;/Cite&gt;&lt;/EndNote&gt;</w:instrText>
            </w:r>
            <w:r w:rsidRPr="00603A7D">
              <w:rPr>
                <w:rFonts w:ascii="Times New Roman" w:hAnsi="Times New Roman" w:cs="Times New Roman"/>
                <w:sz w:val="20"/>
                <w:szCs w:val="20"/>
              </w:rPr>
              <w:fldChar w:fldCharType="separate"/>
            </w:r>
            <w:r w:rsidR="00F5227B" w:rsidRPr="00F5227B">
              <w:rPr>
                <w:rFonts w:ascii="Times New Roman" w:hAnsi="Times New Roman" w:cs="Times New Roman"/>
                <w:noProof/>
                <w:sz w:val="20"/>
                <w:szCs w:val="20"/>
              </w:rPr>
              <w:t>[</w:t>
            </w:r>
            <w:hyperlink w:anchor="_ENREF_68" w:tooltip="Khaled, 2012 #656" w:history="1">
              <w:r w:rsidR="00604F54" w:rsidRPr="00F5227B">
                <w:rPr>
                  <w:rFonts w:ascii="Times New Roman" w:hAnsi="Times New Roman" w:cs="Times New Roman"/>
                  <w:noProof/>
                  <w:sz w:val="20"/>
                  <w:szCs w:val="20"/>
                </w:rPr>
                <w:t>68</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shd w:val="clear" w:color="auto" w:fill="FFFFFF"/>
          </w:tcPr>
          <w:p w14:paraId="74346150" w14:textId="0AC5133E"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 and industri</w:t>
            </w:r>
            <w:r w:rsidR="00473CFE">
              <w:rPr>
                <w:rFonts w:ascii="Times New Roman" w:hAnsi="Times New Roman" w:cs="Times New Roman"/>
                <w:sz w:val="20"/>
                <w:szCs w:val="20"/>
              </w:rPr>
              <w:t>al applications</w:t>
            </w:r>
          </w:p>
        </w:tc>
        <w:tc>
          <w:tcPr>
            <w:tcW w:w="0" w:type="auto"/>
            <w:shd w:val="clear" w:color="auto" w:fill="FFFFFF"/>
          </w:tcPr>
          <w:p w14:paraId="293689D4" w14:textId="7EFE4F1F" w:rsidR="00983AF8" w:rsidRPr="00586C90" w:rsidRDefault="00473CFE"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73CFE">
              <w:rPr>
                <w:rFonts w:ascii="Times New Roman" w:hAnsi="Times New Roman" w:cs="Times New Roman"/>
                <w:sz w:val="20"/>
                <w:szCs w:val="20"/>
              </w:rPr>
              <w:t>three-compartment glass cell</w:t>
            </w:r>
          </w:p>
        </w:tc>
        <w:tc>
          <w:tcPr>
            <w:tcW w:w="0" w:type="auto"/>
            <w:gridSpan w:val="3"/>
            <w:shd w:val="clear" w:color="auto" w:fill="FFFFFF"/>
          </w:tcPr>
          <w:p w14:paraId="18864129" w14:textId="77AFAAC0"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Hammett constants, dipole moment,</w:t>
            </w:r>
            <w:r w:rsidRPr="00586C90">
              <w:rPr>
                <w:rFonts w:ascii="Times New Roman" w:hAnsi="Times New Roman" w:cs="Times New Roman"/>
                <w:sz w:val="20"/>
                <w:szCs w:val="20"/>
              </w:rPr>
              <w:br/>
              <w:t>HOMO energy, LUMO energy, energy gap, molecular area and volume</w:t>
            </w:r>
          </w:p>
        </w:tc>
        <w:tc>
          <w:tcPr>
            <w:tcW w:w="0" w:type="auto"/>
            <w:shd w:val="clear" w:color="auto" w:fill="FFFFFF"/>
          </w:tcPr>
          <w:p w14:paraId="717E888D"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w:t>
            </w:r>
          </w:p>
        </w:tc>
        <w:tc>
          <w:tcPr>
            <w:tcW w:w="0" w:type="auto"/>
            <w:gridSpan w:val="2"/>
            <w:shd w:val="clear" w:color="auto" w:fill="FFFFFF"/>
          </w:tcPr>
          <w:p w14:paraId="1E496E14"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corrosion inhibitor efficiency</w:t>
            </w:r>
          </w:p>
        </w:tc>
        <w:tc>
          <w:tcPr>
            <w:tcW w:w="0" w:type="auto"/>
            <w:gridSpan w:val="5"/>
            <w:shd w:val="clear" w:color="auto" w:fill="FFFFFF"/>
          </w:tcPr>
          <w:p w14:paraId="0210BBA1"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
          <w:p w14:paraId="56FAB21B" w14:textId="457FD5CA"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MLP</w:t>
            </w:r>
          </w:p>
        </w:tc>
      </w:tr>
      <w:tr w:rsidR="00604F54" w:rsidRPr="00586C90" w14:paraId="22CCD7B5" w14:textId="77777777" w:rsidTr="00184F2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200E016A" w14:textId="6EEEAB11" w:rsidR="00983AF8" w:rsidRPr="00586C90" w:rsidRDefault="00983AF8" w:rsidP="00983AF8">
            <w:pPr>
              <w:widowControl w:val="0"/>
              <w:rPr>
                <w:rFonts w:ascii="Times New Roman" w:hAnsi="Times New Roman" w:cs="Times New Roman"/>
                <w:sz w:val="20"/>
                <w:szCs w:val="20"/>
              </w:rPr>
            </w:pPr>
            <w:proofErr w:type="spellStart"/>
            <w:r w:rsidRPr="00586C90">
              <w:rPr>
                <w:rFonts w:ascii="Times New Roman" w:hAnsi="Times New Roman" w:cs="Times New Roman"/>
                <w:sz w:val="20"/>
                <w:szCs w:val="20"/>
              </w:rPr>
              <w:t>sandcrete</w:t>
            </w:r>
            <w:proofErr w:type="spellEnd"/>
            <w:r w:rsidRPr="00586C90">
              <w:rPr>
                <w:rFonts w:ascii="Times New Roman" w:hAnsi="Times New Roman" w:cs="Times New Roman"/>
                <w:sz w:val="20"/>
                <w:szCs w:val="20"/>
              </w:rPr>
              <w:t xml:space="preserve"> materials </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&lt;EndNote&gt;&lt;Cite&gt;&lt;Author&gt;Asteris&lt;/Author&gt;&lt;Year&gt;2017&lt;/Year&gt;&lt;RecNum&gt;31&lt;/RecNum&gt;&lt;DisplayText&gt;[36]&lt;/DisplayText&gt;&lt;record&gt;&lt;rec-number&gt;31&lt;/rec-number&gt;&lt;foreign-keys&gt;&lt;key app="EN" db-id="909v2wsdarxet0er2papedrtdfde0xxra5af" timestamp="1560339643"&gt;31&lt;/key&gt;&lt;/foreign-keys&gt;&lt;ref-type name="Journal Article"&gt;17&lt;/ref-type&gt;&lt;contributors&gt;&lt;authors&gt;&lt;author&gt;Asteris, P. G.&lt;/author&gt;&lt;author&gt;Roussis, P. C.&lt;/author&gt;&lt;author&gt;Douvika, M. G.&lt;/author&gt;&lt;/authors&gt;&lt;/contributors&gt;&lt;auth-address&gt;Computational Mechanics Laboratory, School of Pedagogical and Technological Education, Heraklion, GR, 14121 Athens, Greece. asteris@aspete.gr.&amp;#xD;Department of Civil and Environmental Engineering, University of Cyprus, 1678 Nicosia, Cyprus. roussis@ucy.ac.cy.&amp;#xD;Computational Mechanics Laboratory, School of Pedagogical and Technological Education, Heraklion, GR, 14121 Athens, Greece. mariadouvika7@gmail.com.&lt;/auth-address&gt;&lt;titles&gt;&lt;title&gt;Feed-Forward Neural Network Prediction of the Mechanical Properties of Sandcrete Materials&lt;/title&gt;&lt;secondary-title&gt;Sensors (Basel)&lt;/secondary-title&gt;&lt;/titles&gt;&lt;periodical&gt;&lt;full-title&gt;Sensors (Basel)&lt;/full-title&gt;&lt;/periodical&gt;&lt;volume&gt;17&lt;/volume&gt;&lt;number&gt;6&lt;/number&gt;&lt;keywords&gt;&lt;keyword&gt;artificial intelligence techniques&lt;/keyword&gt;&lt;keyword&gt;artificial neural networks&lt;/keyword&gt;&lt;keyword&gt;compressive strength&lt;/keyword&gt;&lt;keyword&gt;modulus of elasticity&lt;/keyword&gt;&lt;keyword&gt;non-destructive testing (NDT) methods&lt;/keyword&gt;&lt;keyword&gt;sandcrete materials&lt;/keyword&gt;&lt;keyword&gt;soft sensors&lt;/keyword&gt;&lt;keyword&gt;soft-computing techniques&lt;/keyword&gt;&lt;keyword&gt;velocity of ultrasonic pulses&lt;/keyword&gt;&lt;/keywords&gt;&lt;dates&gt;&lt;year&gt;2017&lt;/year&gt;&lt;pub-dates&gt;&lt;date&gt;Jun 9&lt;/date&gt;&lt;/pub-dates&gt;&lt;/dates&gt;&lt;isbn&gt;1424-8220 (Electronic)&amp;#xD;1424-8220 (Linking)&lt;/isbn&gt;&lt;accession-num&gt;28598400&lt;/accession-num&gt;&lt;urls&gt;&lt;related-urls&gt;&lt;url&gt;https://www.ncbi.nlm.nih.gov/pubmed/28598400&lt;/url&gt;&lt;/related-urls&gt;&lt;/urls&gt;&lt;custom2&gt;PMC5492718&lt;/custom2&gt;&lt;electronic-resource-num&gt;10.3390/s17061344&lt;/electronic-resource-num&gt;&lt;/record&gt;&lt;/Cite&gt;&lt;/EndNote&gt;</w:instrText>
            </w:r>
            <w:r w:rsidRPr="00D6662D">
              <w:rPr>
                <w:rFonts w:ascii="Times New Roman" w:hAnsi="Times New Roman" w:cs="Times New Roman"/>
                <w:sz w:val="20"/>
                <w:szCs w:val="20"/>
              </w:rPr>
              <w:fldChar w:fldCharType="separate"/>
            </w:r>
            <w:r w:rsidR="00671DCC" w:rsidRPr="00671DCC">
              <w:rPr>
                <w:rFonts w:ascii="Times New Roman" w:hAnsi="Times New Roman" w:cs="Times New Roman"/>
                <w:noProof/>
                <w:sz w:val="20"/>
                <w:szCs w:val="20"/>
              </w:rPr>
              <w:t>[</w:t>
            </w:r>
            <w:hyperlink w:anchor="_ENREF_36" w:tooltip="Asteris, 2017 #31" w:history="1">
              <w:r w:rsidR="00604F54" w:rsidRPr="00671DCC">
                <w:rPr>
                  <w:rFonts w:ascii="Times New Roman" w:hAnsi="Times New Roman" w:cs="Times New Roman"/>
                  <w:noProof/>
                  <w:sz w:val="20"/>
                  <w:szCs w:val="20"/>
                </w:rPr>
                <w:t>36</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5458FD19"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civil engineering</w:t>
            </w:r>
            <w:r w:rsidRPr="00586C90">
              <w:rPr>
                <w:rFonts w:ascii="Times New Roman" w:hAnsi="Times New Roman" w:cs="Times New Roman"/>
                <w:sz w:val="20"/>
                <w:szCs w:val="20"/>
              </w:rPr>
              <w:br/>
              <w:t>projects</w:t>
            </w:r>
          </w:p>
        </w:tc>
        <w:tc>
          <w:tcPr>
            <w:tcW w:w="0" w:type="auto"/>
            <w:shd w:val="clear" w:color="auto" w:fill="FFFFFF"/>
          </w:tcPr>
          <w:p w14:paraId="02ECD0B6" w14:textId="77777777" w:rsidR="00983AF8" w:rsidRDefault="00542337" w:rsidP="0054233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u</w:t>
            </w:r>
            <w:r w:rsidRPr="00542337">
              <w:rPr>
                <w:rFonts w:ascii="Times New Roman" w:hAnsi="Times New Roman" w:cs="Times New Roman"/>
                <w:sz w:val="20"/>
                <w:szCs w:val="20"/>
              </w:rPr>
              <w:t>niaxial</w:t>
            </w:r>
            <w:r>
              <w:rPr>
                <w:rFonts w:ascii="Times New Roman" w:hAnsi="Times New Roman" w:cs="Times New Roman"/>
                <w:sz w:val="20"/>
                <w:szCs w:val="20"/>
              </w:rPr>
              <w:t xml:space="preserve"> </w:t>
            </w:r>
            <w:r w:rsidRPr="00542337">
              <w:rPr>
                <w:rFonts w:ascii="Times New Roman" w:hAnsi="Times New Roman" w:cs="Times New Roman"/>
                <w:sz w:val="20"/>
                <w:szCs w:val="20"/>
              </w:rPr>
              <w:t>compression</w:t>
            </w:r>
          </w:p>
          <w:p w14:paraId="6BF0C6B7" w14:textId="66AF7E30" w:rsidR="00C63437" w:rsidRPr="0087276F" w:rsidDel="00D617E0" w:rsidRDefault="00C63437" w:rsidP="004C5571">
            <w:pPr>
              <w:widowControl w:val="0"/>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auto"/>
            <w:gridSpan w:val="3"/>
            <w:shd w:val="clear" w:color="auto" w:fill="FFFFFF"/>
          </w:tcPr>
          <w:p w14:paraId="74F28DC2" w14:textId="20F3B0F3"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7276F">
              <w:rPr>
                <w:rFonts w:ascii="Times New Roman" w:hAnsi="Times New Roman" w:cs="Times New Roman"/>
                <w:sz w:val="20"/>
                <w:szCs w:val="20"/>
              </w:rPr>
              <w:t>W/B,</w:t>
            </w:r>
            <w:r w:rsidRPr="0087276F">
              <w:rPr>
                <w:rFonts w:ascii="Times New Roman" w:hAnsi="Times New Roman" w:cs="Times New Roman"/>
                <w:sz w:val="20"/>
                <w:szCs w:val="20"/>
              </w:rPr>
              <w:br/>
              <w:t>MK, B, SP</w:t>
            </w:r>
            <w:r>
              <w:rPr>
                <w:rFonts w:ascii="Times New Roman" w:hAnsi="Times New Roman" w:cs="Times New Roman"/>
                <w:sz w:val="20"/>
                <w:szCs w:val="20"/>
              </w:rPr>
              <w:t xml:space="preserve"> </w:t>
            </w:r>
            <w:r w:rsidRPr="0087276F">
              <w:rPr>
                <w:rFonts w:ascii="Times New Roman" w:hAnsi="Times New Roman" w:cs="Times New Roman"/>
                <w:sz w:val="20"/>
                <w:szCs w:val="20"/>
              </w:rPr>
              <w:t xml:space="preserve">and </w:t>
            </w:r>
            <w:r w:rsidRPr="0087276F">
              <w:rPr>
                <w:rFonts w:ascii="Times New Roman" w:hAnsi="Times New Roman" w:cs="Times New Roman"/>
                <w:sz w:val="20"/>
                <w:szCs w:val="20"/>
              </w:rPr>
              <w:br/>
              <w:t>UV</w:t>
            </w:r>
          </w:p>
        </w:tc>
        <w:tc>
          <w:tcPr>
            <w:tcW w:w="0" w:type="auto"/>
            <w:shd w:val="clear" w:color="auto" w:fill="FFFFFF"/>
          </w:tcPr>
          <w:p w14:paraId="183537FA"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logistic sigmoid, hyperbolic tangent</w:t>
            </w:r>
          </w:p>
        </w:tc>
        <w:tc>
          <w:tcPr>
            <w:tcW w:w="0" w:type="auto"/>
            <w:gridSpan w:val="2"/>
            <w:shd w:val="clear" w:color="auto" w:fill="FFFFFF"/>
          </w:tcPr>
          <w:p w14:paraId="4CB125E5" w14:textId="759047ED"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617E0">
              <w:rPr>
                <w:rFonts w:ascii="Times New Roman" w:hAnsi="Times New Roman" w:cs="Times New Roman"/>
                <w:sz w:val="20"/>
                <w:szCs w:val="20"/>
              </w:rPr>
              <w:t>compressive strength, Modulus of Elasticity</w:t>
            </w:r>
          </w:p>
        </w:tc>
        <w:tc>
          <w:tcPr>
            <w:tcW w:w="0" w:type="auto"/>
            <w:gridSpan w:val="5"/>
            <w:shd w:val="clear" w:color="auto" w:fill="FFFFFF"/>
          </w:tcPr>
          <w:p w14:paraId="4307A53F"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175B40AC" w14:textId="3FD80CA1"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BPNN</w:t>
            </w:r>
          </w:p>
        </w:tc>
      </w:tr>
      <w:tr w:rsidR="00604F54" w:rsidRPr="00586C90" w14:paraId="34900FEA" w14:textId="77777777" w:rsidTr="00184F29">
        <w:trPr>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277C10B3" w14:textId="7C9E57B6" w:rsidR="00983AF8" w:rsidRPr="00586C90" w:rsidRDefault="00983AF8" w:rsidP="00983AF8">
            <w:pPr>
              <w:widowControl w:val="0"/>
              <w:rPr>
                <w:rFonts w:ascii="Times New Roman" w:hAnsi="Times New Roman" w:cs="Times New Roman"/>
                <w:sz w:val="20"/>
                <w:szCs w:val="20"/>
              </w:rPr>
            </w:pPr>
            <w:bookmarkStart w:id="49" w:name="_Hlk3150438"/>
            <w:r w:rsidRPr="00586C90">
              <w:rPr>
                <w:rFonts w:ascii="Times New Roman" w:hAnsi="Times New Roman" w:cs="Times New Roman"/>
                <w:sz w:val="20"/>
                <w:szCs w:val="20"/>
              </w:rPr>
              <w:t>structural carbon steel</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&lt;EndNote&gt;&lt;Cite&gt;&lt;Author&gt;Seidl&lt;/Author&gt;&lt;Year&gt;2012&lt;/Year&gt;&lt;RecNum&gt;657&lt;/RecNum&gt;&lt;DisplayText&gt;[29]&lt;/DisplayText&gt;&lt;record&gt;&lt;rec-number&gt;657&lt;/rec-number&gt;&lt;foreign-keys&gt;&lt;key app="EN" db-id="ese55x5vtzp0x6e9s9tpzwagt5re2t5sfaz5" timestamp="1552228240"&gt;657&lt;/key&gt;&lt;/foreign-keys&gt;&lt;ref-type name="Journal Article"&gt;17&lt;/ref-type&gt;&lt;contributors&gt;&lt;authors&gt;&lt;author&gt;Seidl, David&lt;/author&gt;&lt;author&gt;Jančíková, Zora&lt;/author&gt;&lt;author&gt;Koštial, Pavel&lt;/author&gt;&lt;author&gt;Ružiak, Ivan&lt;/author&gt;&lt;author&gt;Kopal, Ivan&lt;/author&gt;&lt;author&gt;Kreislova, Katerina&lt;/author&gt;&lt;/authors&gt;&lt;/contributors&gt;&lt;titles&gt;&lt;title&gt;Exploitation of Artificial Intelligence Methods for Prediction of Atmospheric Corrosion&lt;/title&gt;&lt;secondary-title&gt;Defect and Diffusion Forum&lt;/secondary-title&gt;&lt;/titles&gt;&lt;periodical&gt;&lt;full-title&gt;Defect and Diffusion Forum&lt;/full-title&gt;&lt;/periodical&gt;&lt;pages&gt;65-68&lt;/pages&gt;&lt;volume&gt;326-328&lt;/volume&gt;&lt;dates&gt;&lt;year&gt;2012&lt;/year&gt;&lt;pub-dates&gt;&lt;date&gt;2012/04&lt;/date&gt;&lt;/pub-dates&gt;&lt;/dates&gt;&lt;publisher&gt;Trans Tech Publications&lt;/publisher&gt;&lt;isbn&gt;1662-9507&lt;/isbn&gt;&lt;urls&gt;&lt;related-urls&gt;&lt;url&gt;http://dx.doi.org/10.4028/www.scientific.net/ddf.326-328.65&lt;/url&gt;&lt;/related-urls&gt;&lt;/urls&gt;&lt;electronic-resource-num&gt;10.4028/www.scientific.net/ddf.326-328.65&lt;/electronic-resource-num&gt;&lt;/record&gt;&lt;/Cite&gt;&lt;/EndNote&gt;</w:instrText>
            </w:r>
            <w:r w:rsidRPr="00D6662D">
              <w:rPr>
                <w:rFonts w:ascii="Times New Roman" w:hAnsi="Times New Roman" w:cs="Times New Roman"/>
                <w:sz w:val="20"/>
                <w:szCs w:val="20"/>
              </w:rPr>
              <w:fldChar w:fldCharType="separate"/>
            </w:r>
            <w:r w:rsidR="00604F54" w:rsidRPr="00604F54">
              <w:rPr>
                <w:rFonts w:ascii="Times New Roman" w:hAnsi="Times New Roman" w:cs="Times New Roman"/>
                <w:noProof/>
                <w:sz w:val="20"/>
                <w:szCs w:val="20"/>
              </w:rPr>
              <w:t>[</w:t>
            </w:r>
            <w:hyperlink w:anchor="_ENREF_29" w:tooltip="Seidl, 2012 #657" w:history="1">
              <w:r w:rsidR="00604F54" w:rsidRPr="00604F54">
                <w:rPr>
                  <w:rFonts w:ascii="Times New Roman" w:hAnsi="Times New Roman" w:cs="Times New Roman"/>
                  <w:noProof/>
                  <w:sz w:val="20"/>
                  <w:szCs w:val="20"/>
                </w:rPr>
                <w:t>29</w:t>
              </w:r>
            </w:hyperlink>
            <w:r w:rsidR="00604F54" w:rsidRPr="00604F54">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5D99639D" w14:textId="5E6958B9"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industrial applications</w:t>
            </w:r>
          </w:p>
        </w:tc>
        <w:tc>
          <w:tcPr>
            <w:tcW w:w="0" w:type="auto"/>
            <w:shd w:val="clear" w:color="auto" w:fill="FFFFFF"/>
          </w:tcPr>
          <w:p w14:paraId="34C18134" w14:textId="7671A76D" w:rsidR="00983AF8" w:rsidRPr="00586C90" w:rsidDel="002D546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atmospheric environment</w:t>
            </w:r>
          </w:p>
        </w:tc>
        <w:tc>
          <w:tcPr>
            <w:tcW w:w="0" w:type="auto"/>
            <w:gridSpan w:val="3"/>
            <w:shd w:val="clear" w:color="auto" w:fill="FFFFFF"/>
          </w:tcPr>
          <w:p w14:paraId="608F6DE7" w14:textId="6D3DF8FC"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w:t>
            </w:r>
            <w:r w:rsidRPr="00586C90">
              <w:rPr>
                <w:rFonts w:ascii="Times New Roman" w:hAnsi="Times New Roman" w:cs="Times New Roman"/>
                <w:sz w:val="20"/>
                <w:szCs w:val="20"/>
              </w:rPr>
              <w:t xml:space="preserve">, </w:t>
            </w:r>
            <w:r w:rsidRPr="0087276F">
              <w:rPr>
                <w:rFonts w:ascii="Times New Roman" w:hAnsi="Times New Roman" w:cs="Times New Roman"/>
                <w:sz w:val="20"/>
                <w:szCs w:val="20"/>
              </w:rPr>
              <w:t>RH</w:t>
            </w:r>
            <w:r w:rsidRPr="0087276F" w:rsidDel="0087276F">
              <w:rPr>
                <w:rFonts w:ascii="Times New Roman" w:hAnsi="Times New Roman" w:cs="Times New Roman"/>
                <w:sz w:val="20"/>
                <w:szCs w:val="20"/>
              </w:rPr>
              <w:t xml:space="preserve"> </w:t>
            </w:r>
            <w:r w:rsidRPr="00023589">
              <w:rPr>
                <w:rFonts w:ascii="Times New Roman" w:hAnsi="Times New Roman" w:cs="Times New Roman"/>
                <w:sz w:val="20"/>
                <w:szCs w:val="20"/>
              </w:rPr>
              <w:t>, preci</w:t>
            </w:r>
            <w:r w:rsidRPr="00586C90">
              <w:rPr>
                <w:rFonts w:ascii="Times New Roman" w:hAnsi="Times New Roman" w:cs="Times New Roman"/>
                <w:sz w:val="20"/>
                <w:szCs w:val="20"/>
              </w:rPr>
              <w:t xml:space="preserve">pitation, pH, </w:t>
            </w:r>
            <w:r>
              <w:rPr>
                <w:rFonts w:ascii="Times New Roman" w:hAnsi="Times New Roman" w:cs="Times New Roman" w:hint="eastAsia"/>
                <w:sz w:val="24"/>
                <w:szCs w:val="28"/>
              </w:rPr>
              <w:t>S</w:t>
            </w:r>
            <w:r>
              <w:rPr>
                <w:rFonts w:ascii="Times New Roman" w:hAnsi="Times New Roman" w:cs="Times New Roman"/>
                <w:sz w:val="24"/>
                <w:szCs w:val="28"/>
              </w:rPr>
              <w:t>O</w:t>
            </w:r>
            <w:r w:rsidRPr="009031EA">
              <w:rPr>
                <w:rFonts w:ascii="Times New Roman" w:hAnsi="Times New Roman" w:cs="Times New Roman"/>
                <w:sz w:val="24"/>
                <w:szCs w:val="28"/>
                <w:vertAlign w:val="subscript"/>
              </w:rPr>
              <w:t>2</w:t>
            </w:r>
            <w:r>
              <w:rPr>
                <w:rFonts w:ascii="Times New Roman" w:hAnsi="Times New Roman" w:cs="Times New Roman"/>
                <w:sz w:val="20"/>
                <w:szCs w:val="20"/>
              </w:rPr>
              <w:t xml:space="preserve"> </w:t>
            </w:r>
            <w:r w:rsidRPr="00586C90">
              <w:rPr>
                <w:rFonts w:ascii="Times New Roman" w:hAnsi="Times New Roman" w:cs="Times New Roman"/>
                <w:sz w:val="20"/>
                <w:szCs w:val="20"/>
              </w:rPr>
              <w:t>and expos</w:t>
            </w:r>
            <w:r>
              <w:rPr>
                <w:rFonts w:ascii="Times New Roman" w:hAnsi="Times New Roman" w:cs="Times New Roman"/>
                <w:sz w:val="20"/>
                <w:szCs w:val="20"/>
              </w:rPr>
              <w:t>ure</w:t>
            </w:r>
            <w:r w:rsidRPr="00586C90">
              <w:rPr>
                <w:rFonts w:ascii="Times New Roman" w:hAnsi="Times New Roman" w:cs="Times New Roman"/>
                <w:sz w:val="20"/>
                <w:szCs w:val="20"/>
              </w:rPr>
              <w:t xml:space="preserve"> time</w:t>
            </w:r>
          </w:p>
        </w:tc>
        <w:tc>
          <w:tcPr>
            <w:tcW w:w="0" w:type="auto"/>
            <w:shd w:val="clear" w:color="auto" w:fill="FFFFFF"/>
          </w:tcPr>
          <w:p w14:paraId="79781806" w14:textId="7D2AFC18"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not clearly defined</w:t>
            </w:r>
          </w:p>
        </w:tc>
        <w:tc>
          <w:tcPr>
            <w:tcW w:w="0" w:type="auto"/>
            <w:gridSpan w:val="2"/>
            <w:shd w:val="clear" w:color="auto" w:fill="FFFFFF"/>
          </w:tcPr>
          <w:p w14:paraId="0F3E879B" w14:textId="5FC2D0F1"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corrosion weight loss</w:t>
            </w:r>
          </w:p>
        </w:tc>
        <w:tc>
          <w:tcPr>
            <w:tcW w:w="0" w:type="auto"/>
            <w:gridSpan w:val="5"/>
            <w:shd w:val="clear" w:color="auto" w:fill="FFFFFF"/>
          </w:tcPr>
          <w:p w14:paraId="6CE50EA9"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
          <w:p w14:paraId="2A7062EE" w14:textId="7D85C245"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MLP</w:t>
            </w:r>
          </w:p>
        </w:tc>
      </w:tr>
      <w:bookmarkEnd w:id="49"/>
      <w:tr w:rsidR="00604F54" w:rsidRPr="00586C90" w14:paraId="2C5771AB" w14:textId="77777777" w:rsidTr="00184F2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15BF5A7A" w14:textId="35B74DCE" w:rsidR="00983AF8" w:rsidRPr="00586C90" w:rsidRDefault="00983AF8" w:rsidP="00983AF8">
            <w:pPr>
              <w:widowControl w:val="0"/>
              <w:rPr>
                <w:rFonts w:ascii="Times New Roman" w:hAnsi="Times New Roman" w:cs="Times New Roman"/>
                <w:sz w:val="20"/>
                <w:szCs w:val="20"/>
              </w:rPr>
            </w:pPr>
            <w:proofErr w:type="spellStart"/>
            <w:r w:rsidRPr="00586C90">
              <w:rPr>
                <w:rFonts w:ascii="Times New Roman" w:hAnsi="Times New Roman" w:cs="Times New Roman"/>
                <w:sz w:val="20"/>
                <w:szCs w:val="20"/>
              </w:rPr>
              <w:t>Ti</w:t>
            </w:r>
            <w:proofErr w:type="spellEnd"/>
            <w:r w:rsidRPr="00586C90">
              <w:rPr>
                <w:rFonts w:ascii="Times New Roman" w:hAnsi="Times New Roman" w:cs="Times New Roman"/>
                <w:sz w:val="20"/>
                <w:szCs w:val="20"/>
              </w:rPr>
              <w:t>–6Al–4V alloy</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&lt;EndNote&gt;&lt;Cite&gt;&lt;Author&gt;Upadhyay&lt;/Author&gt;&lt;Year&gt;2013&lt;/Year&gt;&lt;RecNum&gt;658&lt;/RecNum&gt;&lt;DisplayText&gt;[69]&lt;/DisplayText&gt;&lt;record&gt;&lt;rec-number&gt;658&lt;/rec-number&gt;&lt;foreign-keys&gt;&lt;key app="EN" db-id="ese55x5vtzp0x6e9s9tpzwagt5re2t5sfaz5" timestamp="1552229628"&gt;658&lt;/key&gt;&lt;/foreign-keys&gt;&lt;ref-type name="Journal Article"&gt;17&lt;/ref-type&gt;&lt;contributors&gt;&lt;authors&gt;&lt;author&gt;Upadhyay, Vikas&lt;/author&gt;&lt;author&gt;Jain, P. K.&lt;/author&gt;&lt;author&gt;Mehta, N. K.&lt;/author&gt;&lt;/authors&gt;&lt;/contributors&gt;&lt;titles&gt;&lt;title&gt;In-process prediction of surface roughness in turning of Ti–6Al–4V alloy using cutting parameters and vibration signals&lt;/title&gt;&lt;secondary-title&gt;Measurement&lt;/secondary-title&gt;&lt;/titles&gt;&lt;periodical&gt;&lt;full-title&gt;Measurement&lt;/full-title&gt;&lt;/periodical&gt;&lt;pages&gt;154-160&lt;/pages&gt;&lt;volume&gt;46&lt;/volume&gt;&lt;number&gt;1&lt;/number&gt;&lt;dates&gt;&lt;year&gt;2013&lt;/year&gt;&lt;pub-dates&gt;&lt;date&gt;2013/01&lt;/date&gt;&lt;/pub-dates&gt;&lt;/dates&gt;&lt;publisher&gt;Elsevier BV&lt;/publisher&gt;&lt;isbn&gt;0263-2241&lt;/isbn&gt;&lt;urls&gt;&lt;related-urls&gt;&lt;url&gt;http://dx.doi.org/10.1016/j.measurement.2012.06.002&lt;/url&gt;&lt;/related-urls&gt;&lt;/urls&gt;&lt;electronic-resource-num&gt;10.1016/j.measurement.2012.06.002&lt;/electronic-resource-num&gt;&lt;/record&gt;&lt;/Cite&gt;&lt;/EndNote&gt;</w:instrText>
            </w:r>
            <w:r w:rsidRPr="00603A7D">
              <w:rPr>
                <w:rFonts w:ascii="Times New Roman" w:hAnsi="Times New Roman" w:cs="Times New Roman"/>
                <w:sz w:val="20"/>
                <w:szCs w:val="20"/>
              </w:rPr>
              <w:fldChar w:fldCharType="separate"/>
            </w:r>
            <w:r w:rsidR="00F5227B" w:rsidRPr="00F5227B">
              <w:rPr>
                <w:rFonts w:ascii="Times New Roman" w:hAnsi="Times New Roman" w:cs="Times New Roman"/>
                <w:noProof/>
                <w:sz w:val="20"/>
                <w:szCs w:val="20"/>
              </w:rPr>
              <w:t>[</w:t>
            </w:r>
            <w:hyperlink w:anchor="_ENREF_69" w:tooltip="Upadhyay, 2013 #658" w:history="1">
              <w:r w:rsidR="00604F54" w:rsidRPr="00F5227B">
                <w:rPr>
                  <w:rFonts w:ascii="Times New Roman" w:hAnsi="Times New Roman" w:cs="Times New Roman"/>
                  <w:noProof/>
                  <w:sz w:val="20"/>
                  <w:szCs w:val="20"/>
                </w:rPr>
                <w:t>69</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shd w:val="clear" w:color="auto" w:fill="FFFFFF"/>
          </w:tcPr>
          <w:p w14:paraId="68FEC552" w14:textId="0F7AD279"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C2E5A">
              <w:rPr>
                <w:rFonts w:ascii="Times New Roman" w:hAnsi="Times New Roman" w:cs="Times New Roman"/>
                <w:sz w:val="20"/>
                <w:szCs w:val="20"/>
              </w:rPr>
              <w:t xml:space="preserve">aerospace, auto- motive and marine </w:t>
            </w:r>
            <w:r>
              <w:rPr>
                <w:rFonts w:ascii="Times New Roman" w:hAnsi="Times New Roman" w:cs="Times New Roman"/>
                <w:sz w:val="20"/>
                <w:szCs w:val="20"/>
              </w:rPr>
              <w:t>industries</w:t>
            </w:r>
          </w:p>
        </w:tc>
        <w:tc>
          <w:tcPr>
            <w:tcW w:w="0" w:type="auto"/>
            <w:shd w:val="clear" w:color="auto" w:fill="FFFFFF"/>
          </w:tcPr>
          <w:p w14:paraId="143E6C2E" w14:textId="77777777" w:rsidR="00983AF8"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turning process</w:t>
            </w:r>
          </w:p>
          <w:p w14:paraId="05ADBCD4" w14:textId="77777777" w:rsidR="00983AF8" w:rsidRPr="00586C90" w:rsidDel="00F00283"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auto"/>
            <w:gridSpan w:val="3"/>
            <w:shd w:val="clear" w:color="auto" w:fill="FFFFFF"/>
          </w:tcPr>
          <w:p w14:paraId="10E4D42D" w14:textId="5E45B123"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w:t>
            </w:r>
            <w:r w:rsidRPr="00586C90">
              <w:rPr>
                <w:rFonts w:ascii="Times New Roman" w:hAnsi="Times New Roman" w:cs="Times New Roman"/>
                <w:sz w:val="20"/>
                <w:szCs w:val="20"/>
              </w:rPr>
              <w:t xml:space="preserve">, t, </w:t>
            </w:r>
            <w:r>
              <w:rPr>
                <w:rFonts w:ascii="Times New Roman" w:hAnsi="Times New Roman" w:cs="Times New Roman"/>
                <w:sz w:val="20"/>
                <w:szCs w:val="20"/>
              </w:rPr>
              <w:t>v</w:t>
            </w:r>
          </w:p>
        </w:tc>
        <w:tc>
          <w:tcPr>
            <w:tcW w:w="0" w:type="auto"/>
            <w:shd w:val="clear" w:color="auto" w:fill="FFFFFF"/>
          </w:tcPr>
          <w:p w14:paraId="35AC7FB7" w14:textId="52DA5635"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tansig</w:t>
            </w:r>
            <w:proofErr w:type="spellEnd"/>
            <w:r w:rsidRPr="00586C90">
              <w:rPr>
                <w:rFonts w:ascii="Times New Roman" w:hAnsi="Times New Roman" w:cs="Times New Roman"/>
                <w:sz w:val="20"/>
                <w:szCs w:val="20"/>
              </w:rPr>
              <w:t xml:space="preserve">, </w:t>
            </w:r>
            <w:proofErr w:type="spellStart"/>
            <w:r w:rsidRPr="00586C90">
              <w:rPr>
                <w:rFonts w:ascii="Times New Roman" w:hAnsi="Times New Roman" w:cs="Times New Roman"/>
                <w:sz w:val="20"/>
                <w:szCs w:val="20"/>
              </w:rPr>
              <w:t>Purelin</w:t>
            </w:r>
            <w:proofErr w:type="spellEnd"/>
          </w:p>
        </w:tc>
        <w:tc>
          <w:tcPr>
            <w:tcW w:w="0" w:type="auto"/>
            <w:gridSpan w:val="2"/>
            <w:shd w:val="clear" w:color="auto" w:fill="FFFFFF"/>
          </w:tcPr>
          <w:p w14:paraId="35AC6041" w14:textId="32A963C2"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82155">
              <w:rPr>
                <w:rFonts w:ascii="Times New Roman" w:hAnsi="Times New Roman" w:cs="Times New Roman"/>
                <w:sz w:val="20"/>
                <w:szCs w:val="20"/>
              </w:rPr>
              <w:t>R</w:t>
            </w:r>
            <w:r w:rsidRPr="00D83938">
              <w:rPr>
                <w:rFonts w:ascii="Times New Roman" w:hAnsi="Times New Roman" w:cs="Times New Roman"/>
                <w:sz w:val="20"/>
                <w:szCs w:val="20"/>
                <w:vertAlign w:val="subscript"/>
              </w:rPr>
              <w:t>a</w:t>
            </w:r>
          </w:p>
        </w:tc>
        <w:tc>
          <w:tcPr>
            <w:tcW w:w="0" w:type="auto"/>
            <w:gridSpan w:val="5"/>
            <w:shd w:val="clear" w:color="auto" w:fill="FFFFFF"/>
          </w:tcPr>
          <w:p w14:paraId="30F5701C"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52DABB7C" w14:textId="2764CD5D"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MLP</w:t>
            </w:r>
          </w:p>
        </w:tc>
      </w:tr>
      <w:tr w:rsidR="00604F54" w:rsidRPr="00586C90" w14:paraId="48EC52D0" w14:textId="77777777" w:rsidTr="00184F29">
        <w:trPr>
          <w:trHeight w:val="1412"/>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FFFFFF"/>
          </w:tcPr>
          <w:p w14:paraId="31B07CFF" w14:textId="7281A8E4"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 xml:space="preserve">carbon steel manganese </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&lt;EndNote&gt;&lt;Cite&gt;&lt;Author&gt;Komijani&lt;/Author&gt;&lt;Year&gt;2016&lt;/Year&gt;&lt;RecNum&gt;662&lt;/RecNum&gt;&lt;DisplayText&gt;[70]&lt;/DisplayText&gt;&lt;record&gt;&lt;rec-number&gt;662&lt;/rec-number&gt;&lt;foreign-keys&gt;&lt;key app="EN" db-id="ese55x5vtzp0x6e9s9tpzwagt5re2t5sfaz5" timestamp="1552232733"&gt;662&lt;/key&gt;&lt;/foreign-keys&gt;&lt;ref-type name="Journal Article"&gt;17&lt;/ref-type&gt;&lt;contributors&gt;&lt;authors&gt;&lt;author&gt;Komijani, Hossein&lt;/author&gt;&lt;author&gt;Rezaeihassanabadi, Sepideh&lt;/author&gt;&lt;author&gt;Parsaei, Mohammad Reza&lt;/author&gt;&lt;author&gt;Maleki, Saeed&lt;/author&gt;&lt;/authors&gt;&lt;/contributors&gt;&lt;titles&gt;&lt;title&gt;Radial Basis Function Neural Network for Electrochemical Impedance Prediction at Presence of Corrosion Inhibitor&lt;/title&gt;&lt;secondary-title&gt;Periodica Polytechnica Chemical Engineering&lt;/secondary-title&gt;&lt;/titles&gt;&lt;periodical&gt;&lt;full-title&gt;Periodica Polytechnica Chemical Engineering&lt;/full-title&gt;&lt;/periodical&gt;&lt;dates&gt;&lt;year&gt;2016&lt;/year&gt;&lt;pub-dates&gt;&lt;date&gt;2016/09/12&lt;/date&gt;&lt;/pub-dates&gt;&lt;/dates&gt;&lt;publisher&gt;Periodica Polytechnica Budapest University of Technology and Economics&lt;/publisher&gt;&lt;isbn&gt;0324-5853&amp;#xD;1587-3765&lt;/isbn&gt;&lt;urls&gt;&lt;related-urls&gt;&lt;url&gt;http://dx.doi.org/10.3311/ppch.9295&lt;/url&gt;&lt;/related-urls&gt;&lt;/urls&gt;&lt;electronic-resource-num&gt;10.3311/ppch.9295&lt;/electronic-resource-num&gt;&lt;/record&gt;&lt;/Cite&gt;&lt;/EndNote&gt;</w:instrText>
            </w:r>
            <w:r w:rsidRPr="00603A7D">
              <w:rPr>
                <w:rFonts w:ascii="Times New Roman" w:hAnsi="Times New Roman" w:cs="Times New Roman"/>
                <w:sz w:val="20"/>
                <w:szCs w:val="20"/>
              </w:rPr>
              <w:fldChar w:fldCharType="separate"/>
            </w:r>
            <w:r w:rsidR="00F5227B" w:rsidRPr="00F5227B">
              <w:rPr>
                <w:rFonts w:ascii="Times New Roman" w:hAnsi="Times New Roman" w:cs="Times New Roman"/>
                <w:noProof/>
                <w:sz w:val="20"/>
                <w:szCs w:val="20"/>
              </w:rPr>
              <w:t>[</w:t>
            </w:r>
            <w:hyperlink w:anchor="_ENREF_70" w:tooltip="Komijani, 2016 #662" w:history="1">
              <w:r w:rsidR="00604F54" w:rsidRPr="00F5227B">
                <w:rPr>
                  <w:rFonts w:ascii="Times New Roman" w:hAnsi="Times New Roman" w:cs="Times New Roman"/>
                  <w:noProof/>
                  <w:sz w:val="20"/>
                  <w:szCs w:val="20"/>
                </w:rPr>
                <w:t>70</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tcBorders>
              <w:bottom w:val="single" w:sz="4" w:space="0" w:color="auto"/>
            </w:tcBorders>
            <w:shd w:val="clear" w:color="auto" w:fill="FFFFFF"/>
          </w:tcPr>
          <w:p w14:paraId="5AB80E3D"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oil</w:t>
            </w:r>
            <w:r w:rsidRPr="00586C90">
              <w:rPr>
                <w:rFonts w:ascii="Times New Roman" w:hAnsi="Times New Roman" w:cs="Times New Roman"/>
                <w:sz w:val="20"/>
                <w:szCs w:val="20"/>
              </w:rPr>
              <w:br/>
              <w:t>industry</w:t>
            </w:r>
          </w:p>
        </w:tc>
        <w:tc>
          <w:tcPr>
            <w:tcW w:w="0" w:type="auto"/>
            <w:tcBorders>
              <w:bottom w:val="single" w:sz="4" w:space="0" w:color="auto"/>
            </w:tcBorders>
            <w:shd w:val="clear" w:color="auto" w:fill="FFFFFF"/>
          </w:tcPr>
          <w:p w14:paraId="13964D11" w14:textId="6FBCB361"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0CEA">
              <w:rPr>
                <w:rFonts w:ascii="TimesNewRomanPSMT" w:hAnsi="TimesNewRomanPSMT"/>
                <w:color w:val="242021"/>
                <w:sz w:val="20"/>
                <w:szCs w:val="20"/>
              </w:rPr>
              <w:t>corrosive environment</w:t>
            </w:r>
          </w:p>
        </w:tc>
        <w:tc>
          <w:tcPr>
            <w:tcW w:w="0" w:type="auto"/>
            <w:gridSpan w:val="3"/>
            <w:tcBorders>
              <w:bottom w:val="single" w:sz="4" w:space="0" w:color="auto"/>
            </w:tcBorders>
            <w:shd w:val="clear" w:color="auto" w:fill="FFFFFF"/>
          </w:tcPr>
          <w:p w14:paraId="62071E90" w14:textId="612731F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time, </w:t>
            </w:r>
            <w:r w:rsidRPr="004C5571">
              <w:rPr>
                <w:rFonts w:ascii="Times New Roman" w:hAnsi="Times New Roman" w:cs="Times New Roman"/>
                <w:sz w:val="20"/>
                <w:szCs w:val="20"/>
              </w:rPr>
              <w:t>T</w:t>
            </w:r>
            <w:r w:rsidRPr="00586C90">
              <w:rPr>
                <w:rFonts w:ascii="Times New Roman" w:hAnsi="Times New Roman" w:cs="Times New Roman"/>
                <w:sz w:val="20"/>
                <w:szCs w:val="20"/>
              </w:rPr>
              <w:t xml:space="preserve"> and inhibitor concentration</w:t>
            </w:r>
            <w:r w:rsidRPr="004C5571">
              <w:rPr>
                <w:rFonts w:ascii="Times New Roman" w:hAnsi="Times New Roman" w:cs="Times New Roman" w:hint="eastAsia"/>
                <w:sz w:val="20"/>
                <w:szCs w:val="20"/>
              </w:rPr>
              <w:t xml:space="preserve"> </w:t>
            </w:r>
            <w:r w:rsidRPr="00586C90">
              <w:rPr>
                <w:rFonts w:ascii="Times New Roman" w:hAnsi="Times New Roman" w:cs="Times New Roman"/>
                <w:sz w:val="20"/>
                <w:szCs w:val="20"/>
              </w:rPr>
              <w:t>of inhibitor</w:t>
            </w:r>
          </w:p>
        </w:tc>
        <w:tc>
          <w:tcPr>
            <w:tcW w:w="0" w:type="auto"/>
            <w:tcBorders>
              <w:bottom w:val="single" w:sz="4" w:space="0" w:color="auto"/>
            </w:tcBorders>
            <w:shd w:val="clear" w:color="auto" w:fill="FFFFFF"/>
          </w:tcPr>
          <w:p w14:paraId="462C6370" w14:textId="37B5A282"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gaussian </w:t>
            </w:r>
          </w:p>
        </w:tc>
        <w:tc>
          <w:tcPr>
            <w:tcW w:w="0" w:type="auto"/>
            <w:gridSpan w:val="2"/>
            <w:tcBorders>
              <w:bottom w:val="single" w:sz="4" w:space="0" w:color="auto"/>
            </w:tcBorders>
            <w:shd w:val="clear" w:color="auto" w:fill="FFFFFF"/>
          </w:tcPr>
          <w:p w14:paraId="2FEF9375" w14:textId="4E2828C5"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7F2027">
              <w:rPr>
                <w:rFonts w:ascii="Times New Roman" w:hAnsi="Times New Roman" w:cs="Times New Roman"/>
                <w:sz w:val="20"/>
                <w:szCs w:val="20"/>
              </w:rPr>
              <w:t>Zr</w:t>
            </w:r>
            <w:proofErr w:type="spellEnd"/>
            <w:r w:rsidRPr="007F2027">
              <w:rPr>
                <w:rFonts w:ascii="Times New Roman" w:hAnsi="Times New Roman" w:cs="Times New Roman"/>
                <w:sz w:val="20"/>
                <w:szCs w:val="20"/>
              </w:rPr>
              <w:t xml:space="preserve"> and Zi</w:t>
            </w:r>
          </w:p>
        </w:tc>
        <w:tc>
          <w:tcPr>
            <w:tcW w:w="0" w:type="auto"/>
            <w:gridSpan w:val="5"/>
            <w:tcBorders>
              <w:bottom w:val="single" w:sz="4" w:space="0" w:color="auto"/>
            </w:tcBorders>
            <w:shd w:val="clear" w:color="auto" w:fill="FFFFFF"/>
          </w:tcPr>
          <w:p w14:paraId="14F8CC31"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tcBorders>
              <w:bottom w:val="single" w:sz="4" w:space="0" w:color="auto"/>
            </w:tcBorders>
            <w:shd w:val="clear" w:color="auto" w:fill="FFFFFF"/>
          </w:tcPr>
          <w:p w14:paraId="27BE41BA" w14:textId="75B0FBB5"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RBFNN</w:t>
            </w:r>
          </w:p>
        </w:tc>
      </w:tr>
    </w:tbl>
    <w:p w14:paraId="781EEFE2" w14:textId="2B5D252B" w:rsidR="00166FB5" w:rsidRDefault="00166FB5" w:rsidP="00E0463D">
      <w:pPr>
        <w:widowControl w:val="0"/>
        <w:spacing w:after="0"/>
        <w:rPr>
          <w:noProof/>
        </w:rPr>
      </w:pPr>
    </w:p>
    <w:p w14:paraId="6B530F90" w14:textId="318579D8" w:rsidR="00CF1552" w:rsidRDefault="00BB5F6D" w:rsidP="00EC07F5">
      <w:pPr>
        <w:pStyle w:val="2"/>
        <w:spacing w:after="240"/>
        <w:rPr>
          <w:noProof/>
        </w:rPr>
      </w:pPr>
      <w:r>
        <w:rPr>
          <w:noProof/>
        </w:rPr>
        <w:t xml:space="preserve"> </w:t>
      </w:r>
      <w:r w:rsidR="00205DC2">
        <w:rPr>
          <w:noProof/>
        </w:rPr>
        <w:t xml:space="preserve">ANN for </w:t>
      </w:r>
      <w:r w:rsidR="00AC2B96">
        <w:rPr>
          <w:noProof/>
        </w:rPr>
        <w:t xml:space="preserve">Typical </w:t>
      </w:r>
      <w:r w:rsidR="00205DC2">
        <w:rPr>
          <w:noProof/>
        </w:rPr>
        <w:t xml:space="preserve">Materials </w:t>
      </w:r>
      <w:r w:rsidR="00205DC2" w:rsidRPr="0041599D">
        <w:rPr>
          <w:noProof/>
        </w:rPr>
        <w:t>Performance Prediction</w:t>
      </w:r>
    </w:p>
    <w:p w14:paraId="6C88E9EA" w14:textId="45DA1B1B" w:rsidR="00CF1552" w:rsidRDefault="00205DC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t>To predict materials properties is a challenge in materials related fields because it rel</w:t>
      </w:r>
      <w:r w:rsidR="00831D33">
        <w:rPr>
          <w:rFonts w:ascii="Times New Roman" w:hAnsi="Times New Roman" w:cs="Times New Roman"/>
          <w:noProof/>
          <w:sz w:val="24"/>
          <w:szCs w:val="24"/>
        </w:rPr>
        <w:t>ie</w:t>
      </w:r>
      <w:r>
        <w:rPr>
          <w:rFonts w:ascii="Times New Roman" w:hAnsi="Times New Roman" w:cs="Times New Roman"/>
          <w:noProof/>
          <w:sz w:val="24"/>
          <w:szCs w:val="24"/>
        </w:rPr>
        <w:t xml:space="preserve">s on a large number of variables that are in complex nonlinear relation with each other. ANN are empirical models that can </w:t>
      </w:r>
      <w:r w:rsidR="005871EF">
        <w:rPr>
          <w:rFonts w:ascii="Times New Roman" w:hAnsi="Times New Roman" w:cs="Times New Roman"/>
          <w:noProof/>
          <w:sz w:val="24"/>
          <w:szCs w:val="24"/>
        </w:rPr>
        <w:t>elucidate</w:t>
      </w:r>
      <w:r>
        <w:rPr>
          <w:rFonts w:ascii="Times New Roman" w:hAnsi="Times New Roman" w:cs="Times New Roman"/>
          <w:noProof/>
          <w:sz w:val="24"/>
          <w:szCs w:val="24"/>
        </w:rPr>
        <w:t xml:space="preserve"> any unknown correlation in physical models and satisfy complex </w:t>
      </w:r>
      <w:r>
        <w:rPr>
          <w:rFonts w:ascii="Times New Roman" w:hAnsi="Times New Roman" w:cs="Times New Roman"/>
          <w:noProof/>
          <w:sz w:val="24"/>
          <w:szCs w:val="24"/>
        </w:rPr>
        <w:lastRenderedPageBreak/>
        <w:t xml:space="preserve">problems in materials </w:t>
      </w:r>
      <w:r>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&lt;EndNote&gt;&lt;Cite&gt;&lt;Author&gt;Zhang&lt;/Author&gt;&lt;Year&gt;2007&lt;/Year&gt;&lt;RecNum&gt;7&lt;/RecNum&gt;&lt;DisplayText&gt;[71]&lt;/DisplayText&gt;&lt;record&gt;&lt;rec-number&gt;7&lt;/rec-number&gt;&lt;foreign-keys&gt;&lt;key app="EN" db-id="909v2wsdarxet0er2papedrtdfde0xxra5af" timestamp="1560339624"&gt;7&lt;/key&gt;&lt;/foreign-keys&gt;&lt;ref-type name="Journal Article"&gt;17&lt;/ref-type&gt;&lt;contributors&gt;&lt;authors&gt;&lt;author&gt;Zhang, H. J.&lt;/author&gt;&lt;author&gt;Wang, X. J.&lt;/author&gt;&lt;author&gt;Jia, Q. L.&lt;/author&gt;&lt;author&gt;Sun, H. W.&lt;/author&gt;&lt;/authors&gt;&lt;/contributors&gt;&lt;titles&gt;&lt;title&gt;Artificial neural network analysis of preparation of nanoα-Al2O3powders by thermal decomposition of ammonium aluminium carbonate hydroxide&lt;/title&gt;&lt;secondary-title&gt;Materials Science and Technology&lt;/secondary-title&gt;&lt;/titles&gt;&lt;periodical&gt;&lt;full-title&gt;Materials Science and Technology&lt;/full-title&gt;&lt;/periodical&gt;&lt;pages&gt;1021-1026&lt;/pages&gt;&lt;volume&gt;23&lt;/volume&gt;&lt;number&gt;9&lt;/number&gt;&lt;dates&gt;&lt;year&gt;2007&lt;/year&gt;&lt;pub-dates&gt;&lt;date&gt;2007/09&lt;/date&gt;&lt;/pub-dates&gt;&lt;/dates&gt;&lt;publisher&gt;Informa UK Limited&lt;/publisher&gt;&lt;isbn&gt;0267-0836&amp;#xD;1743-2847&lt;/isbn&gt;&lt;urls&gt;&lt;related-urls&gt;&lt;url&gt;http://dx.doi.org/10.1179/174328407x161376&lt;/url&gt;&lt;/related-urls&gt;&lt;/urls&gt;&lt;electronic-resource-num&gt;10.1179/174328407x161376&lt;/electronic-resource-num&gt;&lt;/record&gt;&lt;/Cite&gt;&lt;/EndNote&gt;</w:instrText>
      </w:r>
      <w:r>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71" w:tooltip="Zhang, 2007 #7" w:history="1">
        <w:r w:rsidR="00604F54">
          <w:rPr>
            <w:rFonts w:ascii="Times New Roman" w:hAnsi="Times New Roman" w:cs="Times New Roman"/>
            <w:noProof/>
            <w:sz w:val="24"/>
            <w:szCs w:val="24"/>
          </w:rPr>
          <w:t>71</w:t>
        </w:r>
      </w:hyperlink>
      <w:r w:rsidR="00F5227B">
        <w:rPr>
          <w:rFonts w:ascii="Times New Roman" w:hAnsi="Times New Roman" w:cs="Times New Roman"/>
          <w:noProof/>
          <w:sz w:val="24"/>
          <w:szCs w:val="24"/>
        </w:rPr>
        <w:t>]</w:t>
      </w:r>
      <w:r>
        <w:rPr>
          <w:rFonts w:ascii="Times New Roman" w:hAnsi="Times New Roman" w:cs="Times New Roman"/>
          <w:noProof/>
          <w:sz w:val="24"/>
          <w:szCs w:val="24"/>
        </w:rPr>
        <w:fldChar w:fldCharType="end"/>
      </w:r>
      <w:r>
        <w:rPr>
          <w:rFonts w:ascii="Times New Roman" w:hAnsi="Times New Roman" w:cs="Times New Roman"/>
          <w:noProof/>
          <w:sz w:val="24"/>
          <w:szCs w:val="24"/>
        </w:rPr>
        <w:t xml:space="preserve">. Therefore, ANN was given an attention of materials researchers for predicting properties related with </w:t>
      </w:r>
      <w:r w:rsidR="00246761">
        <w:rPr>
          <w:rFonts w:ascii="Times New Roman" w:hAnsi="Times New Roman" w:cs="Times New Roman"/>
          <w:noProof/>
          <w:sz w:val="24"/>
          <w:szCs w:val="24"/>
        </w:rPr>
        <w:t>mechanical</w:t>
      </w:r>
      <w:r w:rsidR="003E68CC">
        <w:rPr>
          <w:rFonts w:ascii="Times New Roman" w:hAnsi="Times New Roman" w:cs="Times New Roman"/>
          <w:noProof/>
          <w:sz w:val="24"/>
          <w:szCs w:val="24"/>
        </w:rPr>
        <w:t xml:space="preserve"> </w:t>
      </w:r>
      <w:commentRangeStart w:id="50"/>
      <w:r w:rsidR="003E68CC">
        <w:rPr>
          <w:rFonts w:ascii="Times New Roman" w:hAnsi="Times New Roman" w:cs="Times New Roman"/>
          <w:noProof/>
          <w:sz w:val="24"/>
          <w:szCs w:val="24"/>
        </w:rPr>
        <w:fldChar w:fldCharType="begin">
          <w:fldData xml:space="preserve">PEVuZE5vdGU+PENpdGU+PEF1dGhvcj5TYXNpa3VtYXI8L0F1dGhvcj48WWVhcj4yMDA4PC9ZZWFy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</w:fldData>
        </w:fldChar>
      </w:r>
      <w:r w:rsidR="00604F54">
        <w:rPr>
          <w:rFonts w:ascii="Times New Roman" w:hAnsi="Times New Roman" w:cs="Times New Roman"/>
          <w:noProof/>
          <w:sz w:val="24"/>
          <w:szCs w:val="24"/>
        </w:rPr>
        <w:instrText xml:space="preserve"> ADDIN EN.CITE </w:instrText>
      </w:r>
      <w:r w:rsidR="00604F54">
        <w:rPr>
          <w:rFonts w:ascii="Times New Roman" w:hAnsi="Times New Roman" w:cs="Times New Roman"/>
          <w:noProof/>
          <w:sz w:val="24"/>
          <w:szCs w:val="24"/>
        </w:rPr>
        <w:fldChar w:fldCharType="begin">
          <w:fldData xml:space="preserve">PEVuZE5vdGU+PENpdGU+PEF1dGhvcj5TYXNpa3VtYXI8L0F1dGhvcj48WWVhcj4yMDA4PC9ZZWFy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</w:fldData>
        </w:fldChar>
      </w:r>
      <w:r w:rsidR="00604F54">
        <w:rPr>
          <w:rFonts w:ascii="Times New Roman" w:hAnsi="Times New Roman" w:cs="Times New Roman"/>
          <w:noProof/>
          <w:sz w:val="24"/>
          <w:szCs w:val="24"/>
        </w:rPr>
        <w:instrText xml:space="preserve"> ADDIN EN.CITE.DATA </w:instrText>
      </w:r>
      <w:r w:rsidR="00604F54">
        <w:rPr>
          <w:rFonts w:ascii="Times New Roman" w:hAnsi="Times New Roman" w:cs="Times New Roman"/>
          <w:noProof/>
          <w:sz w:val="24"/>
          <w:szCs w:val="24"/>
        </w:rPr>
      </w:r>
      <w:r w:rsidR="00604F54">
        <w:rPr>
          <w:rFonts w:ascii="Times New Roman" w:hAnsi="Times New Roman" w:cs="Times New Roman"/>
          <w:noProof/>
          <w:sz w:val="24"/>
          <w:szCs w:val="24"/>
        </w:rPr>
        <w:fldChar w:fldCharType="end"/>
      </w:r>
      <w:r w:rsidR="003E68CC">
        <w:rPr>
          <w:rFonts w:ascii="Times New Roman" w:hAnsi="Times New Roman" w:cs="Times New Roman"/>
          <w:noProof/>
          <w:sz w:val="24"/>
          <w:szCs w:val="24"/>
        </w:rPr>
      </w:r>
      <w:r w:rsidR="003E68CC">
        <w:rPr>
          <w:rFonts w:ascii="Times New Roman" w:hAnsi="Times New Roman" w:cs="Times New Roman"/>
          <w:noProof/>
          <w:sz w:val="24"/>
          <w:szCs w:val="24"/>
        </w:rPr>
        <w:fldChar w:fldCharType="separate"/>
      </w:r>
      <w:r w:rsidR="00604F54">
        <w:rPr>
          <w:rFonts w:ascii="Times New Roman" w:hAnsi="Times New Roman" w:cs="Times New Roman"/>
          <w:noProof/>
          <w:sz w:val="24"/>
          <w:szCs w:val="24"/>
        </w:rPr>
        <w:t>[</w:t>
      </w:r>
      <w:hyperlink w:anchor="_ENREF_22" w:tooltip="Yang, 2012 #3" w:history="1">
        <w:r w:rsidR="00604F54">
          <w:rPr>
            <w:rFonts w:ascii="Times New Roman" w:hAnsi="Times New Roman" w:cs="Times New Roman"/>
            <w:noProof/>
            <w:sz w:val="24"/>
            <w:szCs w:val="24"/>
          </w:rPr>
          <w:t>22</w:t>
        </w:r>
      </w:hyperlink>
      <w:r w:rsidR="00604F54">
        <w:rPr>
          <w:rFonts w:ascii="Times New Roman" w:hAnsi="Times New Roman" w:cs="Times New Roman"/>
          <w:noProof/>
          <w:sz w:val="24"/>
          <w:szCs w:val="24"/>
        </w:rPr>
        <w:t xml:space="preserve">, </w:t>
      </w:r>
      <w:hyperlink w:anchor="_ENREF_28" w:tooltip="Ghaisari, 2012 #17" w:history="1">
        <w:r w:rsidR="00604F54">
          <w:rPr>
            <w:rFonts w:ascii="Times New Roman" w:hAnsi="Times New Roman" w:cs="Times New Roman"/>
            <w:noProof/>
            <w:sz w:val="24"/>
            <w:szCs w:val="24"/>
          </w:rPr>
          <w:t>28</w:t>
        </w:r>
      </w:hyperlink>
      <w:r w:rsidR="00604F54">
        <w:rPr>
          <w:rFonts w:ascii="Times New Roman" w:hAnsi="Times New Roman" w:cs="Times New Roman"/>
          <w:noProof/>
          <w:sz w:val="24"/>
          <w:szCs w:val="24"/>
        </w:rPr>
        <w:t xml:space="preserve">, </w:t>
      </w:r>
      <w:hyperlink w:anchor="_ENREF_40" w:tooltip="Sasikumar, 2008 #15" w:history="1">
        <w:r w:rsidR="00604F54">
          <w:rPr>
            <w:rFonts w:ascii="Times New Roman" w:hAnsi="Times New Roman" w:cs="Times New Roman"/>
            <w:noProof/>
            <w:sz w:val="24"/>
            <w:szCs w:val="24"/>
          </w:rPr>
          <w:t>40</w:t>
        </w:r>
      </w:hyperlink>
      <w:r w:rsidR="00604F54">
        <w:rPr>
          <w:rFonts w:ascii="Times New Roman" w:hAnsi="Times New Roman" w:cs="Times New Roman"/>
          <w:noProof/>
          <w:sz w:val="24"/>
          <w:szCs w:val="24"/>
        </w:rPr>
        <w:t xml:space="preserve">, </w:t>
      </w:r>
      <w:hyperlink w:anchor="_ENREF_72" w:tooltip="Rajendraboopathy, 2008 #6" w:history="1">
        <w:r w:rsidR="00604F54">
          <w:rPr>
            <w:rFonts w:ascii="Times New Roman" w:hAnsi="Times New Roman" w:cs="Times New Roman"/>
            <w:noProof/>
            <w:sz w:val="24"/>
            <w:szCs w:val="24"/>
          </w:rPr>
          <w:t>72</w:t>
        </w:r>
      </w:hyperlink>
      <w:r w:rsidR="00604F54">
        <w:rPr>
          <w:rFonts w:ascii="Times New Roman" w:hAnsi="Times New Roman" w:cs="Times New Roman"/>
          <w:noProof/>
          <w:sz w:val="24"/>
          <w:szCs w:val="24"/>
        </w:rPr>
        <w:t>]</w:t>
      </w:r>
      <w:r w:rsidR="003E68CC">
        <w:rPr>
          <w:rFonts w:ascii="Times New Roman" w:hAnsi="Times New Roman" w:cs="Times New Roman"/>
          <w:noProof/>
          <w:sz w:val="24"/>
          <w:szCs w:val="24"/>
        </w:rPr>
        <w:fldChar w:fldCharType="end"/>
      </w:r>
      <w:r w:rsidR="00E3265F">
        <w:rPr>
          <w:rFonts w:ascii="Times New Roman" w:hAnsi="Times New Roman" w:cs="Times New Roman" w:hint="eastAsia"/>
          <w:noProof/>
          <w:sz w:val="24"/>
          <w:szCs w:val="24"/>
        </w:rPr>
        <w:t>,</w:t>
      </w:r>
      <w:r w:rsidRPr="00A22183">
        <w:rPr>
          <w:rFonts w:ascii="Times New Roman" w:hAnsi="Times New Roman" w:cs="Times New Roman"/>
          <w:noProof/>
          <w:sz w:val="24"/>
          <w:szCs w:val="24"/>
        </w:rPr>
        <w:t xml:space="preserve"> tribological </w:t>
      </w:r>
      <w:r w:rsidR="00973C8D">
        <w:rPr>
          <w:rFonts w:ascii="Times New Roman" w:hAnsi="Times New Roman" w:cs="Times New Roman"/>
          <w:noProof/>
          <w:sz w:val="24"/>
          <w:szCs w:val="24"/>
        </w:rPr>
        <w:t xml:space="preserve">and wear </w:t>
      </w:r>
      <w:r w:rsidR="008E0F2C">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&lt;EndNote&gt;&lt;Cite&gt;&lt;Author&gt;LiuJie&lt;/Author&gt;&lt;Year&gt;2007&lt;/Year&gt;&lt;RecNum&gt;70&lt;/RecNum&gt;&lt;DisplayText&gt;[73]&lt;/DisplayText&gt;&lt;record&gt;&lt;rec-number&gt;70&lt;/rec-number&gt;&lt;foreign-keys&gt;&lt;key app="EN" db-id="909v2wsdarxet0er2papedrtdfde0xxra5af" timestamp="1560339675"&gt;70&lt;/key&gt;&lt;/foreign-keys&gt;&lt;ref-type name="Journal Article"&gt;17&lt;/ref-type&gt;&lt;contributors&gt;&lt;authors&gt;&lt;author&gt;LiuJie, Xu&lt;/author&gt;&lt;author&gt;Davim, J. Paulo&lt;/author&gt;&lt;author&gt;Cardoso, Rosária&lt;/author&gt;&lt;/authors&gt;&lt;/contributors&gt;&lt;titles&gt;&lt;title&gt;Prediction on tribological behaviour of composite PEEK-CF30 using artificial neural networks&lt;/title&gt;&lt;secondary-title&gt;Journal of Materials Processing Technology&lt;/secondary-title&gt;&lt;/titles&gt;&lt;periodical&gt;&lt;full-title&gt;Journal of Materials Processing Technology&lt;/full-title&gt;&lt;/periodical&gt;&lt;pages&gt;374-378&lt;/pages&gt;&lt;volume&gt;189&lt;/volume&gt;&lt;number&gt;1-3&lt;/number&gt;&lt;dates&gt;&lt;year&gt;2007&lt;/year&gt;&lt;/dates&gt;&lt;isbn&gt;09240136&lt;/isbn&gt;&lt;urls&gt;&lt;/urls&gt;&lt;electronic-resource-num&gt;10.1016/j.jmatprotec.2007.02.019&lt;/electronic-resource-num&gt;&lt;/record&gt;&lt;/Cite&gt;&lt;/EndNote&gt;</w:instrText>
      </w:r>
      <w:r w:rsidR="008E0F2C">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r w:rsidR="00E3265F">
        <w:rPr>
          <w:rFonts w:ascii="Times New Roman" w:hAnsi="Times New Roman" w:cs="Times New Roman"/>
          <w:noProof/>
          <w:sz w:val="24"/>
          <w:szCs w:val="24"/>
        </w:rPr>
        <w:fldChar w:fldCharType="begin"/>
      </w:r>
      <w:r w:rsidR="00E3265F">
        <w:rPr>
          <w:rFonts w:ascii="Times New Roman" w:hAnsi="Times New Roman" w:cs="Times New Roman"/>
          <w:noProof/>
          <w:sz w:val="24"/>
          <w:szCs w:val="24"/>
        </w:rPr>
        <w:instrText xml:space="preserve"> ADDIN EN.CITE &lt;EndNote&gt;&lt;Cite&gt;&lt;RecNum&gt;241&lt;/RecNum&gt;&lt;DisplayText&gt;[59]&lt;/DisplayText&gt;&lt;record&gt;&lt;rec-number&gt;241&lt;/rec-number&gt;&lt;foreign-keys&gt;&lt;key app="EN" db-id="ese55x5vtzp0x6e9s9tpzwagt5re2t5sfaz5" timestamp="1544805187"&gt;241&lt;/key&gt;&lt;key app="ENWeb" db-id=""&gt;0&lt;/key&gt;&lt;/foreign-keys&gt;&lt;ref-type name="Journal Article"&gt;17&lt;/ref-type&gt;&lt;contributors&gt;&lt;/contributors&gt;&lt;titles&gt;&lt;title&gt;Artificial neural networks for predicting sliding friction and wear properties of polyphenylene sulfide composites&lt;/title&gt;&lt;/titles&gt;&lt;dates&gt;&lt;/dates&gt;&lt;urls&gt;&lt;/urls&gt;&lt;electronic-resource-num&gt;10.1016/j.triboint.2010.12.011&lt;/electronic-resource-num&gt;&lt;/record&gt;&lt;/Cite&gt;&lt;/EndNote&gt;</w:instrText>
      </w:r>
      <w:r w:rsidR="00E3265F">
        <w:rPr>
          <w:rFonts w:ascii="Times New Roman" w:hAnsi="Times New Roman" w:cs="Times New Roman"/>
          <w:noProof/>
          <w:sz w:val="24"/>
          <w:szCs w:val="24"/>
        </w:rPr>
        <w:fldChar w:fldCharType="separate"/>
      </w:r>
      <w:hyperlink w:anchor="_ENREF_59" w:tooltip=",  #241" w:history="1">
        <w:r w:rsidR="00E3265F">
          <w:rPr>
            <w:rFonts w:ascii="Times New Roman" w:hAnsi="Times New Roman" w:cs="Times New Roman"/>
            <w:noProof/>
            <w:sz w:val="24"/>
            <w:szCs w:val="24"/>
          </w:rPr>
          <w:t>59</w:t>
        </w:r>
      </w:hyperlink>
      <w:r w:rsidR="00E3265F">
        <w:rPr>
          <w:rFonts w:ascii="Times New Roman" w:hAnsi="Times New Roman" w:cs="Times New Roman" w:hint="eastAsia"/>
          <w:noProof/>
          <w:sz w:val="24"/>
          <w:szCs w:val="24"/>
        </w:rPr>
        <w:t xml:space="preserve">, </w:t>
      </w:r>
      <w:r w:rsidR="00E3265F">
        <w:rPr>
          <w:rFonts w:ascii="Times New Roman" w:hAnsi="Times New Roman" w:cs="Times New Roman"/>
          <w:noProof/>
          <w:sz w:val="24"/>
          <w:szCs w:val="24"/>
        </w:rPr>
        <w:fldChar w:fldCharType="end"/>
      </w:r>
      <w:hyperlink w:anchor="_ENREF_73" w:tooltip="LiuJie, 2007 #70" w:history="1">
        <w:r w:rsidR="00604F54">
          <w:rPr>
            <w:rFonts w:ascii="Times New Roman" w:hAnsi="Times New Roman" w:cs="Times New Roman"/>
            <w:noProof/>
            <w:sz w:val="24"/>
            <w:szCs w:val="24"/>
          </w:rPr>
          <w:t>73</w:t>
        </w:r>
      </w:hyperlink>
      <w:r w:rsidR="00E3265F">
        <w:rPr>
          <w:rFonts w:ascii="Times New Roman" w:hAnsi="Times New Roman" w:cs="Times New Roman" w:hint="eastAsia"/>
          <w:noProof/>
          <w:sz w:val="24"/>
          <w:szCs w:val="24"/>
        </w:rPr>
        <w:t xml:space="preserve">, </w:t>
      </w:r>
      <w:r w:rsidR="008E0F2C">
        <w:rPr>
          <w:rFonts w:ascii="Times New Roman" w:hAnsi="Times New Roman" w:cs="Times New Roman"/>
          <w:noProof/>
          <w:sz w:val="24"/>
          <w:szCs w:val="24"/>
        </w:rPr>
        <w:fldChar w:fldCharType="end"/>
      </w:r>
      <w:r w:rsidRPr="00A22183">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&lt;EndNote&gt;&lt;Cite&gt;&lt;Author&gt;Ramesh&lt;/Author&gt;&lt;Year&gt;2007&lt;/Year&gt;&lt;RecNum&gt;14&lt;/RecNum&gt;&lt;DisplayText&gt;[74]&lt;/DisplayText&gt;&lt;record&gt;&lt;rec-number&gt;14&lt;/rec-number&gt;&lt;foreign-keys&gt;&lt;key app="EN" db-id="909v2wsdarxet0er2papedrtdfde0xxra5af" timestamp="1560339627"&gt;14&lt;/key&gt;&lt;/foreign-keys&gt;&lt;ref-type name="Journal Article"&gt;17&lt;/ref-type&gt;&lt;contributors&gt;&lt;authors&gt;&lt;author&gt;Ramesh, R.&lt;/author&gt;&lt;author&gt;Gnanamoorthy, R.&lt;/author&gt;&lt;/authors&gt;&lt;/contributors&gt;&lt;titles&gt;&lt;title&gt;Artificial Neural Network Prediction of Fretting Wear Behavior of Structural Steel, En 24 Against Bearing Steel, En 31&lt;/title&gt;&lt;secondary-title&gt;Journal of Materials Engineering and Performance&lt;/secondary-title&gt;&lt;/titles&gt;&lt;periodical&gt;&lt;full-title&gt;Journal of Materials Engineering and Performance&lt;/full-title&gt;&lt;/periodical&gt;&lt;pages&gt;703-709&lt;/pages&gt;&lt;volume&gt;16&lt;/volume&gt;&lt;number&gt;6&lt;/number&gt;&lt;dates&gt;&lt;year&gt;2007&lt;/year&gt;&lt;pub-dates&gt;&lt;date&gt;2007/05/16&lt;/date&gt;&lt;/pub-dates&gt;&lt;/dates&gt;&lt;publisher&gt;Springer Nature&lt;/publisher&gt;&lt;isbn&gt;1059-9495&amp;#xD;1544-1024&lt;/isbn&gt;&lt;urls&gt;&lt;related-urls&gt;&lt;url&gt;http://dx.doi.org/10.1007/s11665-007-9100-9&lt;/url&gt;&lt;/related-urls&gt;&lt;/urls&gt;&lt;electronic-resource-num&gt;10.1007/s11665-007-9100-9&lt;/electronic-resource-num&gt;&lt;/record&gt;&lt;/Cite&gt;&lt;/EndNote&gt;</w:instrText>
      </w:r>
      <w:r w:rsidRPr="00A22183">
        <w:rPr>
          <w:rFonts w:ascii="Times New Roman" w:hAnsi="Times New Roman" w:cs="Times New Roman"/>
          <w:noProof/>
          <w:sz w:val="24"/>
          <w:szCs w:val="24"/>
        </w:rPr>
        <w:fldChar w:fldCharType="separate"/>
      </w:r>
      <w:hyperlink w:anchor="_ENREF_74" w:tooltip="Ramesh, 2007 #14" w:history="1">
        <w:r w:rsidR="00604F54">
          <w:rPr>
            <w:rFonts w:ascii="Times New Roman" w:hAnsi="Times New Roman" w:cs="Times New Roman"/>
            <w:noProof/>
            <w:sz w:val="24"/>
            <w:szCs w:val="24"/>
          </w:rPr>
          <w:t>74</w:t>
        </w:r>
      </w:hyperlink>
      <w:r w:rsidR="00F5227B">
        <w:rPr>
          <w:rFonts w:ascii="Times New Roman" w:hAnsi="Times New Roman" w:cs="Times New Roman"/>
          <w:noProof/>
          <w:sz w:val="24"/>
          <w:szCs w:val="24"/>
        </w:rPr>
        <w:t>]</w:t>
      </w:r>
      <w:r w:rsidRPr="00A22183">
        <w:rPr>
          <w:rFonts w:ascii="Times New Roman" w:hAnsi="Times New Roman" w:cs="Times New Roman"/>
          <w:noProof/>
          <w:sz w:val="24"/>
          <w:szCs w:val="24"/>
        </w:rPr>
        <w:fldChar w:fldCharType="end"/>
      </w:r>
      <w:commentRangeEnd w:id="50"/>
      <w:r w:rsidR="009C65CD">
        <w:rPr>
          <w:rStyle w:val="a6"/>
        </w:rPr>
        <w:commentReference w:id="50"/>
      </w:r>
      <w:r w:rsidRPr="00A22183">
        <w:rPr>
          <w:rFonts w:ascii="Times New Roman" w:hAnsi="Times New Roman" w:cs="Times New Roman"/>
          <w:noProof/>
          <w:sz w:val="24"/>
          <w:szCs w:val="24"/>
        </w:rPr>
        <w:t xml:space="preserve">. There were also many published satisfactory ANN predictions dealing with </w:t>
      </w:r>
      <w:r w:rsidR="00973C8D">
        <w:rPr>
          <w:rFonts w:ascii="Times New Roman" w:hAnsi="Times New Roman" w:cs="Times New Roman"/>
          <w:noProof/>
          <w:sz w:val="24"/>
          <w:szCs w:val="24"/>
        </w:rPr>
        <w:t xml:space="preserve">chemical property in </w:t>
      </w:r>
      <w:r w:rsidRPr="00A22183">
        <w:rPr>
          <w:rFonts w:ascii="Times New Roman" w:hAnsi="Times New Roman" w:cs="Times New Roman"/>
          <w:noProof/>
          <w:sz w:val="24"/>
          <w:szCs w:val="24"/>
        </w:rPr>
        <w:t xml:space="preserve">corrosion related problems </w:t>
      </w:r>
      <w:r w:rsidRPr="00A22183">
        <w:rPr>
          <w:rFonts w:ascii="Times New Roman" w:hAnsi="Times New Roman" w:cs="Times New Roman"/>
          <w:noProof/>
          <w:sz w:val="24"/>
          <w:szCs w:val="24"/>
        </w:rPr>
        <w:fldChar w:fldCharType="begin">
          <w:fldData xml:space="preserve">PEVuZE5vdGU+PENpdGU+PEF1dGhvcj5LaGFsZWQ8L0F1dGhvcj48WWVhcj4yMDEzPC9ZZWFyPjxS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</w:fldData>
        </w:fldChar>
      </w:r>
      <w:r w:rsidR="00604F54">
        <w:rPr>
          <w:rFonts w:ascii="Times New Roman" w:hAnsi="Times New Roman" w:cs="Times New Roman"/>
          <w:noProof/>
          <w:sz w:val="24"/>
          <w:szCs w:val="24"/>
        </w:rPr>
        <w:instrText xml:space="preserve"> ADDIN EN.CITE </w:instrText>
      </w:r>
      <w:r w:rsidR="00604F54">
        <w:rPr>
          <w:rFonts w:ascii="Times New Roman" w:hAnsi="Times New Roman" w:cs="Times New Roman"/>
          <w:noProof/>
          <w:sz w:val="24"/>
          <w:szCs w:val="24"/>
        </w:rPr>
        <w:fldChar w:fldCharType="begin">
          <w:fldData xml:space="preserve">PEVuZE5vdGU+PENpdGU+PEF1dGhvcj5LaGFsZWQ8L0F1dGhvcj48WWVhcj4yMDEzPC9ZZWFyPjxS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</w:fldData>
        </w:fldChar>
      </w:r>
      <w:r w:rsidR="00604F54">
        <w:rPr>
          <w:rFonts w:ascii="Times New Roman" w:hAnsi="Times New Roman" w:cs="Times New Roman"/>
          <w:noProof/>
          <w:sz w:val="24"/>
          <w:szCs w:val="24"/>
        </w:rPr>
        <w:instrText xml:space="preserve"> ADDIN EN.CITE.DATA </w:instrText>
      </w:r>
      <w:r w:rsidR="00604F54">
        <w:rPr>
          <w:rFonts w:ascii="Times New Roman" w:hAnsi="Times New Roman" w:cs="Times New Roman"/>
          <w:noProof/>
          <w:sz w:val="24"/>
          <w:szCs w:val="24"/>
        </w:rPr>
      </w:r>
      <w:r w:rsidR="00604F54">
        <w:rPr>
          <w:rFonts w:ascii="Times New Roman" w:hAnsi="Times New Roman" w:cs="Times New Roman"/>
          <w:noProof/>
          <w:sz w:val="24"/>
          <w:szCs w:val="24"/>
        </w:rPr>
        <w:fldChar w:fldCharType="end"/>
      </w:r>
      <w:r w:rsidRPr="00A22183">
        <w:rPr>
          <w:rFonts w:ascii="Times New Roman" w:hAnsi="Times New Roman" w:cs="Times New Roman"/>
          <w:noProof/>
          <w:sz w:val="24"/>
          <w:szCs w:val="24"/>
        </w:rPr>
      </w:r>
      <w:r w:rsidRPr="00A22183">
        <w:rPr>
          <w:rFonts w:ascii="Times New Roman" w:hAnsi="Times New Roman" w:cs="Times New Roman"/>
          <w:noProof/>
          <w:sz w:val="24"/>
          <w:szCs w:val="24"/>
        </w:rPr>
        <w:fldChar w:fldCharType="separate"/>
      </w:r>
      <w:r w:rsidR="00604F54">
        <w:rPr>
          <w:rFonts w:ascii="Times New Roman" w:hAnsi="Times New Roman" w:cs="Times New Roman"/>
          <w:noProof/>
          <w:sz w:val="24"/>
          <w:szCs w:val="24"/>
        </w:rPr>
        <w:t>[</w:t>
      </w:r>
      <w:hyperlink w:anchor="_ENREF_24" w:tooltip="Kenny, 2009 #8" w:history="1">
        <w:r w:rsidR="00604F54">
          <w:rPr>
            <w:rFonts w:ascii="Times New Roman" w:hAnsi="Times New Roman" w:cs="Times New Roman"/>
            <w:noProof/>
            <w:sz w:val="24"/>
            <w:szCs w:val="24"/>
          </w:rPr>
          <w:t>24</w:t>
        </w:r>
      </w:hyperlink>
      <w:r w:rsidR="00604F54">
        <w:rPr>
          <w:rFonts w:ascii="Times New Roman" w:hAnsi="Times New Roman" w:cs="Times New Roman"/>
          <w:noProof/>
          <w:sz w:val="24"/>
          <w:szCs w:val="24"/>
        </w:rPr>
        <w:t xml:space="preserve">, </w:t>
      </w:r>
      <w:hyperlink w:anchor="_ENREF_26" w:tooltip="Kamrunnahar, 2011 #61" w:history="1">
        <w:r w:rsidR="00604F54">
          <w:rPr>
            <w:rFonts w:ascii="Times New Roman" w:hAnsi="Times New Roman" w:cs="Times New Roman"/>
            <w:noProof/>
            <w:sz w:val="24"/>
            <w:szCs w:val="24"/>
          </w:rPr>
          <w:t>26</w:t>
        </w:r>
      </w:hyperlink>
      <w:r w:rsidR="00604F54">
        <w:rPr>
          <w:rFonts w:ascii="Times New Roman" w:hAnsi="Times New Roman" w:cs="Times New Roman"/>
          <w:noProof/>
          <w:sz w:val="24"/>
          <w:szCs w:val="24"/>
        </w:rPr>
        <w:t xml:space="preserve">, </w:t>
      </w:r>
      <w:hyperlink w:anchor="_ENREF_44" w:tooltip="Kamrunnahar, 2010 #60" w:history="1">
        <w:r w:rsidR="00604F54">
          <w:rPr>
            <w:rFonts w:ascii="Times New Roman" w:hAnsi="Times New Roman" w:cs="Times New Roman"/>
            <w:noProof/>
            <w:sz w:val="24"/>
            <w:szCs w:val="24"/>
          </w:rPr>
          <w:t>44</w:t>
        </w:r>
      </w:hyperlink>
      <w:r w:rsidR="00604F54">
        <w:rPr>
          <w:rFonts w:ascii="Times New Roman" w:hAnsi="Times New Roman" w:cs="Times New Roman"/>
          <w:noProof/>
          <w:sz w:val="24"/>
          <w:szCs w:val="24"/>
        </w:rPr>
        <w:t xml:space="preserve">, </w:t>
      </w:r>
      <w:hyperlink w:anchor="_ENREF_75" w:tooltip="Khaled, 2013 #81" w:history="1">
        <w:r w:rsidR="00604F54">
          <w:rPr>
            <w:rFonts w:ascii="Times New Roman" w:hAnsi="Times New Roman" w:cs="Times New Roman"/>
            <w:noProof/>
            <w:sz w:val="24"/>
            <w:szCs w:val="24"/>
          </w:rPr>
          <w:t>75-78</w:t>
        </w:r>
      </w:hyperlink>
      <w:r w:rsidR="00604F54">
        <w:rPr>
          <w:rFonts w:ascii="Times New Roman" w:hAnsi="Times New Roman" w:cs="Times New Roman"/>
          <w:noProof/>
          <w:sz w:val="24"/>
          <w:szCs w:val="24"/>
        </w:rPr>
        <w:t>]</w:t>
      </w:r>
      <w:r w:rsidRPr="00A22183">
        <w:rPr>
          <w:rFonts w:ascii="Times New Roman" w:hAnsi="Times New Roman" w:cs="Times New Roman"/>
          <w:noProof/>
          <w:sz w:val="24"/>
          <w:szCs w:val="24"/>
        </w:rPr>
        <w:fldChar w:fldCharType="end"/>
      </w:r>
      <w:r w:rsidRPr="00A22183">
        <w:rPr>
          <w:rFonts w:ascii="Times New Roman" w:hAnsi="Times New Roman" w:cs="Times New Roman"/>
          <w:noProof/>
          <w:sz w:val="24"/>
          <w:szCs w:val="24"/>
        </w:rPr>
        <w:t>.</w:t>
      </w:r>
      <w:r>
        <w:rPr>
          <w:rFonts w:ascii="Times New Roman" w:hAnsi="Times New Roman" w:cs="Times New Roman"/>
          <w:noProof/>
          <w:sz w:val="24"/>
          <w:szCs w:val="24"/>
        </w:rPr>
        <w:t xml:space="preserve"> </w:t>
      </w:r>
      <w:r>
        <w:rPr>
          <w:rFonts w:ascii="Times New Roman" w:hAnsi="Times New Roman" w:cs="Times New Roman"/>
          <w:sz w:val="24"/>
          <w:szCs w:val="24"/>
        </w:rPr>
        <w:t>Some experimental techniques such as corrosion test, tensile test, theoretical deterministic methods, metallographic corrosion characterization, mechanical testing and AC impedance spectroscopy, etc.</w:t>
      </w:r>
      <w:r w:rsidR="006961F6">
        <w:rPr>
          <w:rFonts w:ascii="Times New Roman" w:hAnsi="Times New Roman" w:cs="Times New Roman"/>
          <w:sz w:val="24"/>
          <w:szCs w:val="24"/>
        </w:rPr>
        <w:t>,</w:t>
      </w:r>
      <w:r>
        <w:rPr>
          <w:rFonts w:ascii="Times New Roman" w:hAnsi="Times New Roman" w:cs="Times New Roman"/>
          <w:sz w:val="24"/>
          <w:szCs w:val="24"/>
        </w:rPr>
        <w:t xml:space="preserve"> were used to </w:t>
      </w:r>
      <w:r w:rsidR="00927809">
        <w:rPr>
          <w:rFonts w:ascii="Times New Roman" w:hAnsi="Times New Roman" w:cs="Times New Roman" w:hint="eastAsia"/>
          <w:sz w:val="24"/>
          <w:szCs w:val="24"/>
        </w:rPr>
        <w:t>acquire</w:t>
      </w:r>
      <w:r>
        <w:rPr>
          <w:rFonts w:ascii="Times New Roman" w:hAnsi="Times New Roman" w:cs="Times New Roman"/>
          <w:sz w:val="24"/>
          <w:szCs w:val="24"/>
        </w:rPr>
        <w:t xml:space="preserve"> the data for </w:t>
      </w:r>
      <w:r w:rsidR="00071DE9">
        <w:rPr>
          <w:rFonts w:ascii="Times New Roman" w:hAnsi="Times New Roman" w:cs="Times New Roman" w:hint="eastAsia"/>
          <w:sz w:val="24"/>
          <w:szCs w:val="24"/>
        </w:rPr>
        <w:t xml:space="preserve">ANN </w:t>
      </w:r>
      <w:r>
        <w:rPr>
          <w:rFonts w:ascii="Times New Roman" w:hAnsi="Times New Roman" w:cs="Times New Roman"/>
          <w:sz w:val="24"/>
          <w:szCs w:val="24"/>
        </w:rPr>
        <w:t xml:space="preserve">training </w:t>
      </w:r>
      <w:r w:rsidR="00277D86">
        <w:rPr>
          <w:rFonts w:ascii="Times New Roman" w:hAnsi="Times New Roman" w:cs="Times New Roman" w:hint="eastAsia"/>
          <w:sz w:val="24"/>
          <w:szCs w:val="24"/>
        </w:rPr>
        <w:t xml:space="preserve">and </w:t>
      </w:r>
      <w:r w:rsidR="00071DE9">
        <w:rPr>
          <w:rFonts w:ascii="Times New Roman" w:hAnsi="Times New Roman" w:cs="Times New Roman" w:hint="eastAsia"/>
          <w:sz w:val="24"/>
          <w:szCs w:val="24"/>
        </w:rPr>
        <w:t xml:space="preserve">result </w:t>
      </w:r>
      <w:r w:rsidR="00277D86">
        <w:rPr>
          <w:rFonts w:ascii="Times New Roman" w:hAnsi="Times New Roman" w:cs="Times New Roman"/>
          <w:sz w:val="24"/>
          <w:szCs w:val="24"/>
        </w:rPr>
        <w:t>verifying</w:t>
      </w:r>
      <w:r w:rsidR="00071DE9">
        <w:rPr>
          <w:rFonts w:ascii="Times New Roman" w:hAnsi="Times New Roman" w:cs="Times New Roman" w:hint="eastAsia"/>
          <w:sz w:val="24"/>
          <w:szCs w:val="24"/>
        </w:rPr>
        <w:t>.</w:t>
      </w:r>
      <w:r>
        <w:rPr>
          <w:rFonts w:ascii="Times New Roman" w:hAnsi="Times New Roman" w:cs="Times New Roman"/>
          <w:sz w:val="24"/>
          <w:szCs w:val="24"/>
        </w:rPr>
        <w:t xml:space="preserve"> </w:t>
      </w:r>
    </w:p>
    <w:p w14:paraId="79814571" w14:textId="6D548E95" w:rsidR="00784413" w:rsidRDefault="00784413"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Regarding to space requirement, it is not possible to describe all ANN applications in details so that some of them will be grouped and reviewed into </w:t>
      </w:r>
      <w:r w:rsidR="00973C8D">
        <w:rPr>
          <w:rFonts w:ascii="Times New Roman" w:hAnsi="Times New Roman" w:cs="Times New Roman"/>
          <w:sz w:val="24"/>
          <w:szCs w:val="24"/>
        </w:rPr>
        <w:t xml:space="preserve">three </w:t>
      </w:r>
      <w:r>
        <w:rPr>
          <w:rFonts w:ascii="Times New Roman" w:hAnsi="Times New Roman" w:cs="Times New Roman"/>
          <w:sz w:val="24"/>
          <w:szCs w:val="24"/>
        </w:rPr>
        <w:t xml:space="preserve">different </w:t>
      </w:r>
      <w:r w:rsidR="00973C8D">
        <w:rPr>
          <w:rFonts w:ascii="Times New Roman" w:hAnsi="Times New Roman" w:cs="Times New Roman"/>
          <w:sz w:val="24"/>
          <w:szCs w:val="24"/>
        </w:rPr>
        <w:t>properties</w:t>
      </w:r>
      <w:r>
        <w:rPr>
          <w:rFonts w:ascii="Times New Roman" w:hAnsi="Times New Roman" w:cs="Times New Roman"/>
          <w:sz w:val="24"/>
          <w:szCs w:val="24"/>
        </w:rPr>
        <w:t>.</w:t>
      </w:r>
    </w:p>
    <w:p w14:paraId="51EE2C03" w14:textId="40C0BA98" w:rsidR="00B022AB" w:rsidRPr="00525427" w:rsidRDefault="00B022AB" w:rsidP="000E604A">
      <w:pPr>
        <w:pStyle w:val="3"/>
        <w:spacing w:after="240"/>
      </w:pPr>
      <w:r>
        <w:t>Chemical Property</w:t>
      </w:r>
    </w:p>
    <w:p w14:paraId="40CE84C7" w14:textId="13AF5D33" w:rsidR="00CF1552" w:rsidRDefault="008A08A6" w:rsidP="00E0463D">
      <w:pPr>
        <w:widowControl w:val="0"/>
        <w:tabs>
          <w:tab w:val="left" w:pos="8355"/>
        </w:tabs>
        <w:spacing w:before="240"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Electrochemical reaction </w:t>
      </w:r>
      <w:r w:rsidR="00226227">
        <w:rPr>
          <w:rFonts w:ascii="Times New Roman" w:hAnsi="Times New Roman" w:cs="Times New Roman"/>
          <w:noProof/>
          <w:sz w:val="24"/>
          <w:szCs w:val="24"/>
        </w:rPr>
        <w:t xml:space="preserve">on materials surface </w:t>
      </w:r>
      <w:r>
        <w:rPr>
          <w:rFonts w:ascii="Times New Roman" w:hAnsi="Times New Roman" w:cs="Times New Roman"/>
          <w:noProof/>
          <w:sz w:val="24"/>
          <w:szCs w:val="24"/>
        </w:rPr>
        <w:t xml:space="preserve">by nature is known as corrosion. </w:t>
      </w:r>
      <w:r w:rsidR="001D6BDD">
        <w:rPr>
          <w:rFonts w:ascii="Times New Roman" w:hAnsi="Times New Roman" w:cs="Times New Roman"/>
          <w:noProof/>
          <w:sz w:val="24"/>
          <w:szCs w:val="24"/>
        </w:rPr>
        <w:t>The atmospher</w:t>
      </w:r>
      <w:r w:rsidR="00EB4FB9">
        <w:rPr>
          <w:rFonts w:ascii="Times New Roman" w:hAnsi="Times New Roman" w:cs="Times New Roman"/>
          <w:noProof/>
          <w:sz w:val="24"/>
          <w:szCs w:val="24"/>
        </w:rPr>
        <w:t xml:space="preserve">e can cause a big deal in corrosion degradation process of materials. </w:t>
      </w:r>
      <w:r w:rsidR="00FC592B">
        <w:rPr>
          <w:rFonts w:ascii="Times New Roman" w:hAnsi="Times New Roman" w:cs="Times New Roman"/>
          <w:noProof/>
          <w:sz w:val="24"/>
          <w:szCs w:val="24"/>
        </w:rPr>
        <w:t xml:space="preserve">Statistical regression analysis models mostly used for prediction cannot give superb performance </w:t>
      </w:r>
      <w:r w:rsidR="00994F53">
        <w:rPr>
          <w:rFonts w:ascii="Times New Roman" w:hAnsi="Times New Roman" w:cs="Times New Roman"/>
          <w:noProof/>
          <w:sz w:val="24"/>
          <w:szCs w:val="24"/>
        </w:rPr>
        <w:t xml:space="preserve">because </w:t>
      </w:r>
      <w:r w:rsidR="00FC592B">
        <w:rPr>
          <w:rFonts w:ascii="Times New Roman" w:hAnsi="Times New Roman" w:cs="Times New Roman"/>
          <w:noProof/>
          <w:sz w:val="24"/>
          <w:szCs w:val="24"/>
        </w:rPr>
        <w:t>complex</w:t>
      </w:r>
      <w:r w:rsidR="00994F53">
        <w:rPr>
          <w:rFonts w:ascii="Times New Roman" w:hAnsi="Times New Roman" w:cs="Times New Roman"/>
          <w:noProof/>
          <w:sz w:val="24"/>
          <w:szCs w:val="24"/>
        </w:rPr>
        <w:t>ity</w:t>
      </w:r>
      <w:r w:rsidR="00712F9C">
        <w:rPr>
          <w:rFonts w:ascii="Times New Roman" w:hAnsi="Times New Roman" w:cs="Times New Roman"/>
          <w:noProof/>
          <w:sz w:val="24"/>
          <w:szCs w:val="24"/>
        </w:rPr>
        <w:t xml:space="preserve"> and</w:t>
      </w:r>
      <w:r w:rsidR="00102270">
        <w:rPr>
          <w:rFonts w:ascii="Times New Roman" w:hAnsi="Times New Roman" w:cs="Times New Roman"/>
          <w:noProof/>
          <w:sz w:val="24"/>
          <w:szCs w:val="24"/>
        </w:rPr>
        <w:t xml:space="preserve"> </w:t>
      </w:r>
      <w:r w:rsidR="00FC592B">
        <w:rPr>
          <w:rFonts w:ascii="Times New Roman" w:hAnsi="Times New Roman" w:cs="Times New Roman"/>
          <w:noProof/>
          <w:sz w:val="24"/>
          <w:szCs w:val="24"/>
        </w:rPr>
        <w:t>non</w:t>
      </w:r>
      <w:r w:rsidR="00226227">
        <w:rPr>
          <w:rFonts w:ascii="Times New Roman" w:hAnsi="Times New Roman" w:cs="Times New Roman"/>
          <w:noProof/>
          <w:sz w:val="24"/>
          <w:szCs w:val="24"/>
        </w:rPr>
        <w:t>-l</w:t>
      </w:r>
      <w:r w:rsidR="00FC592B">
        <w:rPr>
          <w:rFonts w:ascii="Times New Roman" w:hAnsi="Times New Roman" w:cs="Times New Roman"/>
          <w:noProof/>
          <w:sz w:val="24"/>
          <w:szCs w:val="24"/>
        </w:rPr>
        <w:t>inea</w:t>
      </w:r>
      <w:r w:rsidR="00994F53">
        <w:rPr>
          <w:rFonts w:ascii="Times New Roman" w:hAnsi="Times New Roman" w:cs="Times New Roman"/>
          <w:noProof/>
          <w:sz w:val="24"/>
          <w:szCs w:val="24"/>
        </w:rPr>
        <w:t xml:space="preserve">rity </w:t>
      </w:r>
      <w:r w:rsidR="00712F9C">
        <w:rPr>
          <w:rFonts w:ascii="Times New Roman" w:hAnsi="Times New Roman" w:cs="Times New Roman"/>
          <w:noProof/>
          <w:sz w:val="24"/>
          <w:szCs w:val="24"/>
        </w:rPr>
        <w:t>of meterological variables on atmospheric corrosion</w:t>
      </w:r>
      <w:r w:rsidR="00E44244">
        <w:rPr>
          <w:rFonts w:ascii="Times New Roman" w:hAnsi="Times New Roman" w:cs="Times New Roman"/>
          <w:noProof/>
          <w:sz w:val="24"/>
          <w:szCs w:val="24"/>
        </w:rPr>
        <w:t xml:space="preserve"> </w:t>
      </w:r>
      <w:r w:rsidR="00712F9C">
        <w:rPr>
          <w:rFonts w:ascii="Times New Roman" w:hAnsi="Times New Roman" w:cs="Times New Roman"/>
          <w:noProof/>
          <w:sz w:val="24"/>
          <w:szCs w:val="24"/>
        </w:rPr>
        <w:t>is apparently high.</w:t>
      </w:r>
      <w:r w:rsidR="00994F53">
        <w:rPr>
          <w:rFonts w:ascii="Times New Roman" w:hAnsi="Times New Roman" w:cs="Times New Roman"/>
          <w:noProof/>
          <w:sz w:val="24"/>
          <w:szCs w:val="24"/>
        </w:rPr>
        <w:t xml:space="preserve"> </w:t>
      </w:r>
      <w:r w:rsidR="00A62A20">
        <w:rPr>
          <w:rFonts w:ascii="Times New Roman" w:hAnsi="Times New Roman" w:cs="Times New Roman"/>
          <w:noProof/>
          <w:sz w:val="24"/>
          <w:szCs w:val="24"/>
        </w:rPr>
        <w:t>To observe local atmospheric corrositivity, i</w:t>
      </w:r>
      <w:r w:rsidR="00712F9C" w:rsidRPr="00712F9C">
        <w:rPr>
          <w:rFonts w:ascii="Times New Roman" w:hAnsi="Times New Roman" w:cs="Times New Roman"/>
          <w:noProof/>
          <w:sz w:val="24"/>
          <w:szCs w:val="24"/>
        </w:rPr>
        <w:t>n the region of São Luis</w:t>
      </w:r>
      <w:r w:rsidR="00712F9C">
        <w:rPr>
          <w:rFonts w:ascii="Times New Roman" w:hAnsi="Times New Roman" w:cs="Times New Roman"/>
          <w:noProof/>
          <w:sz w:val="24"/>
          <w:szCs w:val="24"/>
        </w:rPr>
        <w:t>,</w:t>
      </w:r>
      <w:r w:rsidR="00712F9C" w:rsidRPr="00712F9C">
        <w:rPr>
          <w:rFonts w:ascii="Times New Roman" w:hAnsi="Times New Roman" w:cs="Times New Roman"/>
          <w:noProof/>
          <w:sz w:val="24"/>
          <w:szCs w:val="24"/>
        </w:rPr>
        <w:t xml:space="preserve"> </w:t>
      </w:r>
      <w:r w:rsidR="002E2953" w:rsidRPr="002E2953">
        <w:rPr>
          <w:rFonts w:ascii="Times New Roman" w:hAnsi="Times New Roman" w:cs="Times New Roman"/>
          <w:noProof/>
          <w:sz w:val="24"/>
          <w:szCs w:val="24"/>
        </w:rPr>
        <w:t xml:space="preserve">five Atmospheric Corrosion Stations (ACS) </w:t>
      </w:r>
      <w:r w:rsidR="002E2953">
        <w:rPr>
          <w:rFonts w:ascii="Times New Roman" w:hAnsi="Times New Roman" w:cs="Times New Roman"/>
          <w:noProof/>
          <w:sz w:val="24"/>
          <w:szCs w:val="24"/>
        </w:rPr>
        <w:t>were installed to monitor the local atmospheric corrosivity</w:t>
      </w:r>
      <w:r w:rsidR="007D7D4C">
        <w:rPr>
          <w:rFonts w:ascii="Times New Roman" w:hAnsi="Times New Roman" w:cs="Times New Roman"/>
          <w:noProof/>
          <w:sz w:val="24"/>
          <w:szCs w:val="24"/>
        </w:rPr>
        <w:t xml:space="preserve"> and </w:t>
      </w:r>
      <w:r w:rsidR="00DA721F">
        <w:rPr>
          <w:rFonts w:ascii="Times New Roman" w:hAnsi="Times New Roman" w:cs="Times New Roman"/>
          <w:noProof/>
          <w:sz w:val="24"/>
          <w:szCs w:val="24"/>
        </w:rPr>
        <w:t xml:space="preserve">three </w:t>
      </w:r>
      <w:r w:rsidR="007D7D4C" w:rsidRPr="007D7D4C">
        <w:rPr>
          <w:rFonts w:ascii="Times New Roman" w:hAnsi="Times New Roman" w:cs="Times New Roman"/>
          <w:noProof/>
          <w:sz w:val="24"/>
          <w:szCs w:val="24"/>
        </w:rPr>
        <w:t xml:space="preserve">representative </w:t>
      </w:r>
      <w:r w:rsidR="007D7D4C">
        <w:rPr>
          <w:rFonts w:ascii="Times New Roman" w:hAnsi="Times New Roman" w:cs="Times New Roman"/>
          <w:noProof/>
          <w:sz w:val="24"/>
          <w:szCs w:val="24"/>
        </w:rPr>
        <w:t xml:space="preserve">metallic specimens of </w:t>
      </w:r>
      <w:r w:rsidR="007D7D4C" w:rsidRPr="000D69B3">
        <w:rPr>
          <w:rFonts w:ascii="Times New Roman" w:hAnsi="Times New Roman" w:cs="Times New Roman"/>
          <w:noProof/>
          <w:sz w:val="24"/>
          <w:szCs w:val="24"/>
        </w:rPr>
        <w:t>low-carbon steel, copper and aluminum</w:t>
      </w:r>
      <w:r w:rsidR="007D7D4C">
        <w:rPr>
          <w:rFonts w:ascii="Times New Roman" w:hAnsi="Times New Roman" w:cs="Times New Roman"/>
          <w:noProof/>
          <w:sz w:val="24"/>
          <w:szCs w:val="24"/>
        </w:rPr>
        <w:t xml:space="preserve"> were exposed to the atmosphere for almost two years.</w:t>
      </w:r>
      <w:r w:rsidR="000D69B3">
        <w:rPr>
          <w:rFonts w:ascii="Times New Roman" w:hAnsi="Times New Roman" w:cs="Times New Roman"/>
          <w:noProof/>
          <w:sz w:val="24"/>
          <w:szCs w:val="24"/>
        </w:rPr>
        <w:t xml:space="preserve"> </w:t>
      </w:r>
      <w:r w:rsidR="006528C9">
        <w:rPr>
          <w:rFonts w:ascii="Times New Roman" w:hAnsi="Times New Roman" w:cs="Times New Roman"/>
          <w:noProof/>
          <w:sz w:val="24"/>
          <w:szCs w:val="24"/>
        </w:rPr>
        <w:t xml:space="preserve">According to corrosivity degree measurement of ACS test sites, the </w:t>
      </w:r>
      <w:r w:rsidR="006528C9" w:rsidRPr="006528C9">
        <w:rPr>
          <w:rFonts w:ascii="Times New Roman" w:hAnsi="Times New Roman" w:cs="Times New Roman"/>
          <w:noProof/>
          <w:sz w:val="24"/>
          <w:szCs w:val="24"/>
        </w:rPr>
        <w:t>corrosion rates and thickness losses</w:t>
      </w:r>
      <w:r w:rsidR="006528C9" w:rsidRPr="006528C9">
        <w:rPr>
          <w:rFonts w:ascii="Times New Roman" w:hAnsi="Times New Roman" w:cs="Times New Roman" w:hint="eastAsia"/>
          <w:noProof/>
          <w:sz w:val="24"/>
          <w:szCs w:val="24"/>
        </w:rPr>
        <w:t xml:space="preserve"> </w:t>
      </w:r>
      <w:r w:rsidR="006528C9">
        <w:rPr>
          <w:rFonts w:ascii="Times New Roman" w:hAnsi="Times New Roman" w:cs="Times New Roman"/>
          <w:noProof/>
          <w:sz w:val="24"/>
          <w:szCs w:val="24"/>
        </w:rPr>
        <w:t xml:space="preserve">of </w:t>
      </w:r>
      <w:r w:rsidR="006528C9" w:rsidRPr="000D69B3">
        <w:rPr>
          <w:rFonts w:ascii="Times New Roman" w:hAnsi="Times New Roman" w:cs="Times New Roman"/>
          <w:noProof/>
          <w:sz w:val="24"/>
          <w:szCs w:val="24"/>
        </w:rPr>
        <w:t>low-carbon steel, copper and aluminum</w:t>
      </w:r>
      <w:r w:rsidR="006528C9">
        <w:rPr>
          <w:rFonts w:ascii="Times New Roman" w:hAnsi="Times New Roman" w:cs="Times New Roman"/>
          <w:noProof/>
          <w:sz w:val="24"/>
          <w:szCs w:val="24"/>
        </w:rPr>
        <w:t xml:space="preserve"> were respectively categorized </w:t>
      </w:r>
      <w:r w:rsidR="00785363">
        <w:rPr>
          <w:rFonts w:ascii="Times New Roman" w:hAnsi="Times New Roman" w:cs="Times New Roman"/>
          <w:noProof/>
          <w:sz w:val="24"/>
          <w:szCs w:val="24"/>
        </w:rPr>
        <w:t>into</w:t>
      </w:r>
      <w:r w:rsidR="006528C9">
        <w:rPr>
          <w:rFonts w:ascii="Times New Roman" w:hAnsi="Times New Roman" w:cs="Times New Roman"/>
          <w:noProof/>
          <w:sz w:val="24"/>
          <w:szCs w:val="24"/>
        </w:rPr>
        <w:t xml:space="preserve"> </w:t>
      </w:r>
      <w:r w:rsidR="00785363">
        <w:rPr>
          <w:rFonts w:ascii="Times New Roman" w:hAnsi="Times New Roman" w:cs="Times New Roman"/>
          <w:noProof/>
          <w:sz w:val="24"/>
          <w:szCs w:val="24"/>
        </w:rPr>
        <w:t xml:space="preserve">three corrosion metrics: </w:t>
      </w:r>
      <w:r w:rsidR="006528C9" w:rsidRPr="006528C9">
        <w:rPr>
          <w:rFonts w:ascii="Times New Roman" w:hAnsi="Times New Roman" w:cs="Times New Roman"/>
          <w:noProof/>
          <w:sz w:val="24"/>
          <w:szCs w:val="24"/>
        </w:rPr>
        <w:t>generalized corrosion</w:t>
      </w:r>
      <w:r w:rsidR="006528C9">
        <w:rPr>
          <w:rFonts w:ascii="Times New Roman" w:hAnsi="Times New Roman" w:cs="Times New Roman"/>
          <w:noProof/>
          <w:sz w:val="24"/>
          <w:szCs w:val="24"/>
        </w:rPr>
        <w:t>, a</w:t>
      </w:r>
      <w:r w:rsidR="006528C9" w:rsidRPr="006528C9">
        <w:rPr>
          <w:rFonts w:ascii="Times New Roman" w:hAnsi="Times New Roman" w:cs="Times New Roman"/>
          <w:noProof/>
          <w:sz w:val="24"/>
          <w:szCs w:val="24"/>
        </w:rPr>
        <w:t>lveolar corrosion</w:t>
      </w:r>
      <w:r w:rsidR="006528C9">
        <w:rPr>
          <w:rFonts w:ascii="Times New Roman" w:hAnsi="Times New Roman" w:cs="Times New Roman"/>
          <w:noProof/>
          <w:sz w:val="24"/>
          <w:szCs w:val="24"/>
        </w:rPr>
        <w:t xml:space="preserve"> and </w:t>
      </w:r>
      <w:r w:rsidR="006528C9" w:rsidRPr="006528C9">
        <w:rPr>
          <w:rFonts w:ascii="Times New Roman" w:hAnsi="Times New Roman" w:cs="Times New Roman"/>
          <w:noProof/>
          <w:sz w:val="24"/>
          <w:szCs w:val="24"/>
        </w:rPr>
        <w:t>localized corrosion</w:t>
      </w:r>
      <w:r w:rsidR="006528C9">
        <w:rPr>
          <w:rFonts w:ascii="Times New Roman" w:hAnsi="Times New Roman" w:cs="Times New Roman"/>
          <w:noProof/>
          <w:sz w:val="24"/>
          <w:szCs w:val="24"/>
        </w:rPr>
        <w:t xml:space="preserve">. </w:t>
      </w:r>
      <w:r w:rsidR="00DA721F">
        <w:rPr>
          <w:rFonts w:ascii="Times New Roman" w:hAnsi="Times New Roman" w:cs="Times New Roman"/>
          <w:noProof/>
          <w:sz w:val="24"/>
          <w:szCs w:val="24"/>
        </w:rPr>
        <w:t>A</w:t>
      </w:r>
      <w:r w:rsidR="00DA721F" w:rsidRPr="00DA721F">
        <w:rPr>
          <w:rFonts w:ascii="Times New Roman" w:hAnsi="Times New Roman" w:cs="Times New Roman"/>
          <w:noProof/>
          <w:sz w:val="24"/>
          <w:szCs w:val="24"/>
        </w:rPr>
        <w:t xml:space="preserve"> mathematical model based </w:t>
      </w:r>
      <w:r w:rsidR="00990898">
        <w:rPr>
          <w:rFonts w:ascii="Times New Roman" w:hAnsi="Times New Roman" w:cs="Times New Roman" w:hint="eastAsia"/>
          <w:sz w:val="24"/>
          <w:szCs w:val="28"/>
        </w:rPr>
        <w:t>M</w:t>
      </w:r>
      <w:r w:rsidR="00990898">
        <w:rPr>
          <w:rFonts w:ascii="Times New Roman" w:hAnsi="Times New Roman" w:cs="Times New Roman"/>
          <w:sz w:val="24"/>
          <w:szCs w:val="28"/>
        </w:rPr>
        <w:t>LP</w:t>
      </w:r>
      <w:r w:rsidR="00990898" w:rsidRPr="00DA721F" w:rsidDel="00990898">
        <w:rPr>
          <w:rFonts w:ascii="Times New Roman" w:hAnsi="Times New Roman" w:cs="Times New Roman"/>
          <w:noProof/>
          <w:sz w:val="24"/>
          <w:szCs w:val="24"/>
        </w:rPr>
        <w:t xml:space="preserve"> </w:t>
      </w:r>
      <w:r w:rsidR="00DA721F" w:rsidRPr="00DA721F">
        <w:rPr>
          <w:rFonts w:ascii="Times New Roman" w:hAnsi="Times New Roman" w:cs="Times New Roman"/>
          <w:noProof/>
          <w:sz w:val="24"/>
          <w:szCs w:val="24"/>
        </w:rPr>
        <w:t>ANN</w:t>
      </w:r>
      <w:r w:rsidR="00DA721F">
        <w:rPr>
          <w:rFonts w:ascii="Times New Roman" w:hAnsi="Times New Roman" w:cs="Times New Roman"/>
          <w:noProof/>
          <w:sz w:val="24"/>
          <w:szCs w:val="24"/>
        </w:rPr>
        <w:t xml:space="preserve"> was established by</w:t>
      </w:r>
      <w:r w:rsidR="00DA721F" w:rsidRPr="00DA721F">
        <w:rPr>
          <w:rFonts w:ascii="Times New Roman" w:hAnsi="Times New Roman" w:cs="Times New Roman"/>
          <w:noProof/>
          <w:sz w:val="24"/>
          <w:szCs w:val="24"/>
        </w:rPr>
        <w:t xml:space="preserve"> </w:t>
      </w:r>
      <w:r w:rsidR="00205DC2">
        <w:rPr>
          <w:rFonts w:ascii="Times New Roman" w:hAnsi="Times New Roman" w:cs="Times New Roman"/>
          <w:noProof/>
          <w:sz w:val="24"/>
          <w:szCs w:val="24"/>
        </w:rPr>
        <w:t>Kenny et al.</w:t>
      </w:r>
      <w:r w:rsidR="00CB5EAF">
        <w:rPr>
          <w:rFonts w:ascii="Times New Roman" w:hAnsi="Times New Roman" w:cs="Times New Roman"/>
          <w:noProof/>
          <w:sz w:val="24"/>
          <w:szCs w:val="24"/>
        </w:rPr>
        <w:t>,</w:t>
      </w:r>
      <w:r w:rsidR="00205DC2">
        <w:rPr>
          <w:rFonts w:ascii="Times New Roman" w:hAnsi="Times New Roman" w:cs="Times New Roman"/>
          <w:noProof/>
          <w:sz w:val="24"/>
          <w:szCs w:val="24"/>
        </w:rPr>
        <w:t xml:space="preserve"> </w:t>
      </w:r>
      <w:r w:rsidR="008264CA">
        <w:rPr>
          <w:rFonts w:ascii="Times New Roman" w:hAnsi="Times New Roman" w:cs="Times New Roman"/>
          <w:noProof/>
          <w:sz w:val="24"/>
          <w:szCs w:val="24"/>
        </w:rPr>
        <w:t xml:space="preserve">(2009) </w:t>
      </w:r>
      <w:r w:rsidR="00205DC2">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&lt;EndNote&gt;&lt;Cite&gt;&lt;Author&gt;Kenny&lt;/Author&gt;&lt;Year&gt;2009&lt;/Year&gt;&lt;RecNum&gt;8&lt;/RecNum&gt;&lt;DisplayText&gt;[24]&lt;/DisplayText&gt;&lt;record&gt;&lt;rec-number&gt;8&lt;/rec-number&gt;&lt;foreign-keys&gt;&lt;key app="EN" db-id="909v2wsdarxet0er2papedrtdfde0xxra5af" timestamp="1560339624"&gt;8&lt;/key&gt;&lt;/foreign-keys&gt;&lt;ref-type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205DC2">
        <w:rPr>
          <w:rFonts w:ascii="Times New Roman" w:hAnsi="Times New Roman" w:cs="Times New Roman"/>
          <w:noProof/>
          <w:sz w:val="24"/>
          <w:szCs w:val="24"/>
        </w:rPr>
        <w:fldChar w:fldCharType="separate"/>
      </w:r>
      <w:r w:rsidR="00604F54">
        <w:rPr>
          <w:rFonts w:ascii="Times New Roman" w:hAnsi="Times New Roman" w:cs="Times New Roman"/>
          <w:noProof/>
          <w:sz w:val="24"/>
          <w:szCs w:val="24"/>
        </w:rPr>
        <w:t>[</w:t>
      </w:r>
      <w:hyperlink w:anchor="_ENREF_24" w:tooltip="Kenny, 2009 #8" w:history="1">
        <w:r w:rsidR="00604F54">
          <w:rPr>
            <w:rFonts w:ascii="Times New Roman" w:hAnsi="Times New Roman" w:cs="Times New Roman"/>
            <w:noProof/>
            <w:sz w:val="24"/>
            <w:szCs w:val="24"/>
          </w:rPr>
          <w:t>24</w:t>
        </w:r>
      </w:hyperlink>
      <w:r w:rsidR="00604F54">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DA721F">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with  linear and sigmoidal tangent transfer function at </w:t>
      </w:r>
      <w:r w:rsidR="00257CB8">
        <w:rPr>
          <w:rFonts w:ascii="Times New Roman" w:hAnsi="Times New Roman" w:cs="Times New Roman"/>
          <w:noProof/>
          <w:sz w:val="24"/>
          <w:szCs w:val="24"/>
        </w:rPr>
        <w:t xml:space="preserve">the </w:t>
      </w:r>
      <w:r w:rsidR="00205DC2">
        <w:rPr>
          <w:rFonts w:ascii="Times New Roman" w:hAnsi="Times New Roman" w:cs="Times New Roman"/>
          <w:noProof/>
          <w:sz w:val="24"/>
          <w:szCs w:val="24"/>
        </w:rPr>
        <w:t xml:space="preserve">first hidden layer and logarithmic transfer functions at </w:t>
      </w:r>
      <w:r w:rsidR="00257CB8">
        <w:rPr>
          <w:rFonts w:ascii="Times New Roman" w:hAnsi="Times New Roman" w:cs="Times New Roman"/>
          <w:noProof/>
          <w:sz w:val="24"/>
          <w:szCs w:val="24"/>
        </w:rPr>
        <w:t xml:space="preserve">the </w:t>
      </w:r>
      <w:r w:rsidR="00205DC2">
        <w:rPr>
          <w:rFonts w:ascii="Times New Roman" w:hAnsi="Times New Roman" w:cs="Times New Roman"/>
          <w:noProof/>
          <w:sz w:val="24"/>
          <w:szCs w:val="24"/>
        </w:rPr>
        <w:t>seco</w:t>
      </w:r>
      <w:r w:rsidR="00734DDC">
        <w:rPr>
          <w:rFonts w:ascii="Times New Roman" w:hAnsi="Times New Roman" w:cs="Times New Roman"/>
          <w:noProof/>
          <w:sz w:val="24"/>
          <w:szCs w:val="24"/>
        </w:rPr>
        <w:t xml:space="preserve">nd intermediate layer by using </w:t>
      </w:r>
      <w:r w:rsidR="00205DC2">
        <w:rPr>
          <w:rFonts w:ascii="Times New Roman" w:hAnsi="Times New Roman" w:cs="Times New Roman"/>
          <w:noProof/>
          <w:sz w:val="24"/>
          <w:szCs w:val="24"/>
        </w:rPr>
        <w:t>Levenberg–Marquardt backpropagation training algorithm</w:t>
      </w:r>
      <w:r w:rsidR="00DA721F">
        <w:rPr>
          <w:rFonts w:ascii="Times New Roman" w:hAnsi="Times New Roman" w:cs="Times New Roman"/>
          <w:noProof/>
          <w:sz w:val="24"/>
          <w:szCs w:val="24"/>
        </w:rPr>
        <w:t>, to analyze corrosion</w:t>
      </w:r>
      <w:r w:rsidR="006528C9">
        <w:rPr>
          <w:rFonts w:ascii="Times New Roman" w:hAnsi="Times New Roman" w:cs="Times New Roman"/>
          <w:noProof/>
          <w:sz w:val="24"/>
          <w:szCs w:val="24"/>
        </w:rPr>
        <w:t xml:space="preserve"> rates</w:t>
      </w:r>
      <w:r w:rsidR="006B37D4">
        <w:rPr>
          <w:rFonts w:ascii="Times New Roman" w:hAnsi="Times New Roman" w:cs="Times New Roman"/>
          <w:noProof/>
          <w:sz w:val="24"/>
          <w:szCs w:val="24"/>
        </w:rPr>
        <w:t xml:space="preserve"> of three</w:t>
      </w:r>
      <w:r w:rsidR="006528C9">
        <w:rPr>
          <w:rFonts w:ascii="Times New Roman" w:hAnsi="Times New Roman" w:cs="Times New Roman"/>
          <w:noProof/>
          <w:sz w:val="24"/>
          <w:szCs w:val="24"/>
        </w:rPr>
        <w:t xml:space="preserve"> different</w:t>
      </w:r>
      <w:r w:rsidR="006B37D4">
        <w:rPr>
          <w:rFonts w:ascii="Times New Roman" w:hAnsi="Times New Roman" w:cs="Times New Roman"/>
          <w:noProof/>
          <w:sz w:val="24"/>
          <w:szCs w:val="24"/>
        </w:rPr>
        <w:t xml:space="preserve"> matereials</w:t>
      </w:r>
      <w:r w:rsidR="000D69B3">
        <w:rPr>
          <w:rFonts w:ascii="Times New Roman" w:hAnsi="Times New Roman" w:cs="Times New Roman"/>
          <w:noProof/>
          <w:sz w:val="24"/>
          <w:szCs w:val="24"/>
        </w:rPr>
        <w:t xml:space="preserve">. </w:t>
      </w:r>
      <w:r w:rsidR="00DA721F">
        <w:rPr>
          <w:rFonts w:ascii="Times New Roman" w:hAnsi="Times New Roman" w:cs="Times New Roman"/>
          <w:noProof/>
          <w:sz w:val="24"/>
          <w:szCs w:val="24"/>
        </w:rPr>
        <w:t xml:space="preserve">Meterological data </w:t>
      </w:r>
      <w:r w:rsidR="000E604A">
        <w:rPr>
          <w:rFonts w:ascii="Times New Roman" w:hAnsi="Times New Roman" w:cs="Times New Roman" w:hint="eastAsia"/>
          <w:noProof/>
          <w:sz w:val="24"/>
          <w:szCs w:val="24"/>
        </w:rPr>
        <w:t xml:space="preserve">contains </w:t>
      </w:r>
      <w:r w:rsidR="00DA721F">
        <w:rPr>
          <w:rFonts w:ascii="Times New Roman" w:hAnsi="Times New Roman" w:cs="Times New Roman"/>
          <w:noProof/>
          <w:sz w:val="24"/>
          <w:szCs w:val="24"/>
        </w:rPr>
        <w:t>t</w:t>
      </w:r>
      <w:r w:rsidR="007D7D4C">
        <w:rPr>
          <w:rFonts w:ascii="Times New Roman" w:hAnsi="Times New Roman" w:cs="Times New Roman"/>
          <w:noProof/>
          <w:sz w:val="24"/>
          <w:szCs w:val="24"/>
        </w:rPr>
        <w:t xml:space="preserve">en </w:t>
      </w:r>
      <w:r w:rsidR="007D7D4C" w:rsidRPr="00712F9C">
        <w:rPr>
          <w:rFonts w:ascii="Times New Roman" w:hAnsi="Times New Roman" w:cs="Times New Roman"/>
          <w:noProof/>
          <w:sz w:val="24"/>
          <w:szCs w:val="24"/>
        </w:rPr>
        <w:t xml:space="preserve">specific </w:t>
      </w:r>
      <w:r w:rsidR="00DA721F">
        <w:rPr>
          <w:rFonts w:ascii="Times New Roman" w:hAnsi="Times New Roman" w:cs="Times New Roman"/>
          <w:noProof/>
          <w:sz w:val="24"/>
          <w:szCs w:val="24"/>
        </w:rPr>
        <w:t>environmental</w:t>
      </w:r>
      <w:r w:rsidR="007D7D4C" w:rsidRPr="00712F9C">
        <w:rPr>
          <w:rFonts w:ascii="Times New Roman" w:hAnsi="Times New Roman" w:cs="Times New Roman"/>
          <w:noProof/>
          <w:sz w:val="24"/>
          <w:szCs w:val="24"/>
        </w:rPr>
        <w:t xml:space="preserve"> </w:t>
      </w:r>
      <w:r w:rsidR="007D7D4C">
        <w:rPr>
          <w:rFonts w:ascii="Times New Roman" w:hAnsi="Times New Roman" w:cs="Times New Roman"/>
          <w:noProof/>
          <w:sz w:val="24"/>
          <w:szCs w:val="24"/>
        </w:rPr>
        <w:t>variables</w:t>
      </w:r>
      <w:r w:rsidR="000E604A">
        <w:rPr>
          <w:rFonts w:ascii="Times New Roman" w:hAnsi="Times New Roman" w:cs="Times New Roman" w:hint="eastAsia"/>
          <w:noProof/>
          <w:sz w:val="24"/>
          <w:szCs w:val="24"/>
        </w:rPr>
        <w:t>, including TOE</w:t>
      </w:r>
      <w:r w:rsidR="007D7D4C">
        <w:rPr>
          <w:rFonts w:ascii="Times New Roman" w:hAnsi="Times New Roman" w:cs="Times New Roman"/>
          <w:noProof/>
          <w:sz w:val="24"/>
          <w:szCs w:val="24"/>
        </w:rPr>
        <w:t xml:space="preserve"> </w:t>
      </w:r>
      <w:r w:rsidR="001178FA" w:rsidRPr="001178FA">
        <w:rPr>
          <w:rFonts w:ascii="Times New Roman" w:hAnsi="Times New Roman" w:cs="Times New Roman"/>
          <w:noProof/>
          <w:sz w:val="24"/>
          <w:szCs w:val="24"/>
        </w:rPr>
        <w:t>(</w:t>
      </w:r>
      <w:r w:rsidR="001178FA" w:rsidRPr="004956D6">
        <w:rPr>
          <w:rFonts w:ascii="Times New Roman" w:hAnsi="Times New Roman" w:cs="Times New Roman"/>
          <w:noProof/>
          <w:sz w:val="24"/>
          <w:szCs w:val="24"/>
        </w:rPr>
        <w:t>time of exposure</w:t>
      </w:r>
      <w:r w:rsidR="004956D6">
        <w:rPr>
          <w:rFonts w:ascii="Times New Roman" w:hAnsi="Times New Roman" w:cs="Times New Roman"/>
          <w:noProof/>
          <w:sz w:val="24"/>
          <w:szCs w:val="24"/>
        </w:rPr>
        <w:t>)</w:t>
      </w:r>
      <w:r w:rsidR="001178FA" w:rsidRPr="001178FA">
        <w:rPr>
          <w:rFonts w:ascii="Times New Roman" w:hAnsi="Times New Roman" w:cs="Times New Roman"/>
          <w:noProof/>
          <w:sz w:val="24"/>
          <w:szCs w:val="24"/>
        </w:rPr>
        <w:t xml:space="preserve">, </w:t>
      </w:r>
      <w:r w:rsidR="006C681F">
        <w:rPr>
          <w:rFonts w:ascii="Times New Roman" w:hAnsi="Times New Roman" w:cs="Times New Roman" w:hint="eastAsia"/>
          <w:sz w:val="24"/>
          <w:szCs w:val="28"/>
        </w:rPr>
        <w:t>T</w:t>
      </w:r>
      <w:r w:rsidR="000E604A">
        <w:rPr>
          <w:rFonts w:ascii="Times New Roman" w:hAnsi="Times New Roman" w:cs="Times New Roman" w:hint="eastAsia"/>
          <w:sz w:val="24"/>
          <w:szCs w:val="28"/>
        </w:rPr>
        <w:t xml:space="preserve"> (</w:t>
      </w:r>
      <w:r w:rsidR="001178FA" w:rsidRPr="001178FA">
        <w:rPr>
          <w:rFonts w:ascii="Times New Roman" w:hAnsi="Times New Roman" w:cs="Times New Roman"/>
          <w:noProof/>
          <w:sz w:val="24"/>
          <w:szCs w:val="24"/>
        </w:rPr>
        <w:t>temperature</w:t>
      </w:r>
      <w:r w:rsidR="000E604A">
        <w:rPr>
          <w:rFonts w:ascii="Times New Roman" w:hAnsi="Times New Roman" w:cs="Times New Roman" w:hint="eastAsia"/>
          <w:noProof/>
          <w:sz w:val="24"/>
          <w:szCs w:val="24"/>
        </w:rPr>
        <w:t>)</w:t>
      </w:r>
      <w:r w:rsidR="001178FA" w:rsidRPr="001178FA">
        <w:rPr>
          <w:rFonts w:ascii="Times New Roman" w:hAnsi="Times New Roman" w:cs="Times New Roman"/>
          <w:noProof/>
          <w:sz w:val="24"/>
          <w:szCs w:val="24"/>
        </w:rPr>
        <w:t xml:space="preserve">, </w:t>
      </w:r>
      <w:r w:rsidR="006C681F">
        <w:rPr>
          <w:rFonts w:ascii="Times New Roman" w:hAnsi="Times New Roman" w:cs="Times New Roman" w:hint="eastAsia"/>
          <w:sz w:val="24"/>
          <w:szCs w:val="28"/>
        </w:rPr>
        <w:t>R</w:t>
      </w:r>
      <w:r w:rsidR="006C681F">
        <w:rPr>
          <w:rFonts w:ascii="Times New Roman" w:hAnsi="Times New Roman" w:cs="Times New Roman"/>
          <w:sz w:val="24"/>
          <w:szCs w:val="28"/>
        </w:rPr>
        <w:t>H</w:t>
      </w:r>
      <w:r w:rsidR="000E604A">
        <w:rPr>
          <w:rFonts w:ascii="Times New Roman" w:hAnsi="Times New Roman" w:cs="Times New Roman" w:hint="eastAsia"/>
          <w:sz w:val="24"/>
          <w:szCs w:val="28"/>
        </w:rPr>
        <w:t xml:space="preserve"> (</w:t>
      </w:r>
      <w:r w:rsidR="001178FA" w:rsidRPr="001178FA">
        <w:rPr>
          <w:rFonts w:ascii="Times New Roman" w:hAnsi="Times New Roman" w:cs="Times New Roman"/>
          <w:noProof/>
          <w:sz w:val="24"/>
          <w:szCs w:val="24"/>
        </w:rPr>
        <w:t>relative humidity</w:t>
      </w:r>
      <w:r w:rsidR="000E604A">
        <w:rPr>
          <w:rFonts w:ascii="Times New Roman" w:hAnsi="Times New Roman" w:cs="Times New Roman" w:hint="eastAsia"/>
          <w:noProof/>
          <w:sz w:val="24"/>
          <w:szCs w:val="24"/>
        </w:rPr>
        <w:t>)</w:t>
      </w:r>
      <w:r w:rsidR="001178FA" w:rsidRPr="001178FA">
        <w:rPr>
          <w:rFonts w:ascii="Times New Roman" w:hAnsi="Times New Roman" w:cs="Times New Roman"/>
          <w:noProof/>
          <w:sz w:val="24"/>
          <w:szCs w:val="24"/>
        </w:rPr>
        <w:t xml:space="preserve">, precipitation, </w:t>
      </w:r>
      <w:r w:rsidR="006C681F">
        <w:rPr>
          <w:rFonts w:ascii="Times New Roman" w:hAnsi="Times New Roman" w:cs="Times New Roman" w:hint="eastAsia"/>
          <w:sz w:val="24"/>
          <w:szCs w:val="28"/>
        </w:rPr>
        <w:t>T</w:t>
      </w:r>
      <w:r w:rsidR="006C681F">
        <w:rPr>
          <w:rFonts w:ascii="Times New Roman" w:hAnsi="Times New Roman" w:cs="Times New Roman"/>
          <w:sz w:val="24"/>
          <w:szCs w:val="28"/>
        </w:rPr>
        <w:t>OW</w:t>
      </w:r>
      <w:r w:rsidR="000E604A">
        <w:rPr>
          <w:rFonts w:ascii="Times New Roman" w:hAnsi="Times New Roman" w:cs="Times New Roman" w:hint="eastAsia"/>
          <w:sz w:val="24"/>
          <w:szCs w:val="28"/>
        </w:rPr>
        <w:t xml:space="preserve"> (</w:t>
      </w:r>
      <w:r w:rsidR="001178FA" w:rsidRPr="001178FA">
        <w:rPr>
          <w:rFonts w:ascii="Times New Roman" w:hAnsi="Times New Roman" w:cs="Times New Roman"/>
          <w:noProof/>
          <w:sz w:val="24"/>
          <w:szCs w:val="24"/>
        </w:rPr>
        <w:t>time of wetness</w:t>
      </w:r>
      <w:r w:rsidR="000E604A">
        <w:rPr>
          <w:rFonts w:ascii="Times New Roman" w:hAnsi="Times New Roman" w:cs="Times New Roman" w:hint="eastAsia"/>
          <w:noProof/>
          <w:sz w:val="24"/>
          <w:szCs w:val="24"/>
        </w:rPr>
        <w:t>)</w:t>
      </w:r>
      <w:r w:rsidR="001178FA" w:rsidRPr="001178FA">
        <w:rPr>
          <w:rFonts w:ascii="Times New Roman" w:hAnsi="Times New Roman" w:cs="Times New Roman"/>
          <w:noProof/>
          <w:sz w:val="24"/>
          <w:szCs w:val="24"/>
        </w:rPr>
        <w:t xml:space="preserve">, </w:t>
      </w:r>
      <w:r w:rsidR="00586C90">
        <w:rPr>
          <w:rFonts w:ascii="Times New Roman" w:hAnsi="Times New Roman" w:cs="Times New Roman"/>
          <w:sz w:val="24"/>
          <w:szCs w:val="28"/>
        </w:rPr>
        <w:t>WV</w:t>
      </w:r>
      <w:r w:rsidR="000E604A">
        <w:rPr>
          <w:rFonts w:ascii="Times New Roman" w:hAnsi="Times New Roman" w:cs="Times New Roman" w:hint="eastAsia"/>
          <w:sz w:val="24"/>
          <w:szCs w:val="28"/>
        </w:rPr>
        <w:t xml:space="preserve"> (</w:t>
      </w:r>
      <w:r w:rsidR="001178FA" w:rsidRPr="001178FA">
        <w:rPr>
          <w:rFonts w:ascii="Times New Roman" w:hAnsi="Times New Roman" w:cs="Times New Roman"/>
          <w:noProof/>
          <w:sz w:val="24"/>
          <w:szCs w:val="24"/>
        </w:rPr>
        <w:t>wind velocity</w:t>
      </w:r>
      <w:r w:rsidR="000E604A">
        <w:rPr>
          <w:rFonts w:ascii="Times New Roman" w:hAnsi="Times New Roman" w:cs="Times New Roman" w:hint="eastAsia"/>
          <w:noProof/>
          <w:sz w:val="24"/>
          <w:szCs w:val="24"/>
        </w:rPr>
        <w:t>)</w:t>
      </w:r>
      <w:r w:rsidR="001178FA" w:rsidRPr="001178FA">
        <w:rPr>
          <w:rFonts w:ascii="Times New Roman" w:hAnsi="Times New Roman" w:cs="Times New Roman"/>
          <w:noProof/>
          <w:sz w:val="24"/>
          <w:szCs w:val="24"/>
        </w:rPr>
        <w:t xml:space="preserve">, </w:t>
      </w:r>
      <w:r w:rsidR="000E604A">
        <w:rPr>
          <w:rFonts w:ascii="Times New Roman" w:hAnsi="Times New Roman" w:cs="Times New Roman" w:hint="eastAsia"/>
          <w:noProof/>
          <w:sz w:val="24"/>
          <w:szCs w:val="24"/>
        </w:rPr>
        <w:t>SR (</w:t>
      </w:r>
      <w:r w:rsidR="001178FA" w:rsidRPr="001178FA">
        <w:rPr>
          <w:rFonts w:ascii="Times New Roman" w:hAnsi="Times New Roman" w:cs="Times New Roman"/>
          <w:noProof/>
          <w:sz w:val="24"/>
          <w:szCs w:val="24"/>
        </w:rPr>
        <w:t>solar radiation</w:t>
      </w:r>
      <w:r w:rsidR="000E604A">
        <w:rPr>
          <w:rFonts w:ascii="Times New Roman" w:hAnsi="Times New Roman" w:cs="Times New Roman" w:hint="eastAsia"/>
          <w:noProof/>
          <w:sz w:val="24"/>
          <w:szCs w:val="24"/>
        </w:rPr>
        <w:t>)</w:t>
      </w:r>
      <w:r w:rsidR="001178FA" w:rsidRPr="001178FA">
        <w:rPr>
          <w:rFonts w:ascii="Times New Roman" w:hAnsi="Times New Roman" w:cs="Times New Roman"/>
          <w:noProof/>
          <w:sz w:val="24"/>
          <w:szCs w:val="24"/>
        </w:rPr>
        <w:t>,</w:t>
      </w:r>
      <w:r w:rsidR="000E604A">
        <w:rPr>
          <w:rFonts w:ascii="Times New Roman" w:hAnsi="Times New Roman" w:cs="Times New Roman"/>
          <w:noProof/>
          <w:sz w:val="24"/>
          <w:szCs w:val="24"/>
        </w:rPr>
        <w:t xml:space="preserve"> </w:t>
      </w:r>
      <w:r w:rsidR="00B022AB">
        <w:rPr>
          <w:rFonts w:ascii="Times New Roman" w:hAnsi="Times New Roman" w:cs="Times New Roman"/>
          <w:noProof/>
          <w:sz w:val="24"/>
          <w:szCs w:val="24"/>
        </w:rPr>
        <w:t>Cl</w:t>
      </w:r>
      <w:r w:rsidR="00B022AB" w:rsidRPr="000E604A">
        <w:rPr>
          <w:rFonts w:ascii="Times New Roman" w:hAnsi="Times New Roman" w:cs="Times New Roman"/>
          <w:noProof/>
          <w:sz w:val="24"/>
          <w:szCs w:val="24"/>
          <w:vertAlign w:val="superscript"/>
        </w:rPr>
        <w:t>-</w:t>
      </w:r>
      <w:r w:rsidR="000E604A" w:rsidRPr="001178FA">
        <w:rPr>
          <w:rFonts w:ascii="Times New Roman" w:hAnsi="Times New Roman" w:cs="Times New Roman"/>
          <w:noProof/>
          <w:sz w:val="24"/>
          <w:szCs w:val="24"/>
        </w:rPr>
        <w:t xml:space="preserve"> </w:t>
      </w:r>
      <w:r w:rsidR="000E604A">
        <w:rPr>
          <w:rFonts w:ascii="Times New Roman" w:hAnsi="Times New Roman" w:cs="Times New Roman" w:hint="eastAsia"/>
          <w:noProof/>
          <w:sz w:val="24"/>
          <w:szCs w:val="24"/>
        </w:rPr>
        <w:t>(</w:t>
      </w:r>
      <w:r w:rsidR="000E604A" w:rsidRPr="001178FA">
        <w:rPr>
          <w:rFonts w:ascii="Times New Roman" w:hAnsi="Times New Roman" w:cs="Times New Roman"/>
          <w:noProof/>
          <w:sz w:val="24"/>
          <w:szCs w:val="24"/>
        </w:rPr>
        <w:t>chloride</w:t>
      </w:r>
      <w:r w:rsidR="000E604A">
        <w:rPr>
          <w:rFonts w:ascii="Times New Roman" w:hAnsi="Times New Roman" w:cs="Times New Roman"/>
          <w:noProof/>
          <w:sz w:val="24"/>
          <w:szCs w:val="24"/>
        </w:rPr>
        <w:t xml:space="preserve"> </w:t>
      </w:r>
      <w:r w:rsidR="000E604A" w:rsidRPr="001178FA">
        <w:rPr>
          <w:rFonts w:ascii="Times New Roman" w:hAnsi="Times New Roman" w:cs="Times New Roman"/>
          <w:noProof/>
          <w:sz w:val="24"/>
          <w:szCs w:val="24"/>
        </w:rPr>
        <w:t>ions</w:t>
      </w:r>
      <w:r w:rsidR="000E604A">
        <w:rPr>
          <w:rFonts w:ascii="Times New Roman" w:hAnsi="Times New Roman" w:cs="Times New Roman" w:hint="eastAsia"/>
          <w:noProof/>
          <w:sz w:val="24"/>
          <w:szCs w:val="24"/>
        </w:rPr>
        <w:t>)</w:t>
      </w:r>
      <w:r w:rsidR="001178FA" w:rsidRPr="001178FA">
        <w:rPr>
          <w:rFonts w:ascii="Times New Roman" w:hAnsi="Times New Roman" w:cs="Times New Roman"/>
          <w:noProof/>
          <w:sz w:val="24"/>
          <w:szCs w:val="24"/>
        </w:rPr>
        <w:t>, sulfur compounds and dustfall</w:t>
      </w:r>
      <w:r w:rsidR="000E604A">
        <w:rPr>
          <w:rFonts w:ascii="Times New Roman" w:hAnsi="Times New Roman" w:cs="Times New Roman" w:hint="eastAsia"/>
          <w:noProof/>
          <w:sz w:val="24"/>
          <w:szCs w:val="24"/>
        </w:rPr>
        <w:t>.</w:t>
      </w:r>
      <w:r w:rsidR="001178FA">
        <w:rPr>
          <w:rFonts w:ascii="Times New Roman" w:hAnsi="Times New Roman" w:cs="Times New Roman"/>
          <w:noProof/>
          <w:sz w:val="24"/>
          <w:szCs w:val="24"/>
        </w:rPr>
        <w:t xml:space="preserve"> </w:t>
      </w:r>
      <w:r w:rsidR="000E604A">
        <w:rPr>
          <w:rFonts w:ascii="Times New Roman" w:hAnsi="Times New Roman" w:cs="Times New Roman" w:hint="eastAsia"/>
          <w:noProof/>
          <w:sz w:val="24"/>
          <w:szCs w:val="24"/>
        </w:rPr>
        <w:t xml:space="preserve">They are </w:t>
      </w:r>
      <w:r w:rsidR="007D7D4C">
        <w:rPr>
          <w:rFonts w:ascii="Times New Roman" w:hAnsi="Times New Roman" w:cs="Times New Roman"/>
          <w:noProof/>
          <w:sz w:val="24"/>
          <w:szCs w:val="24"/>
        </w:rPr>
        <w:t xml:space="preserve">collected </w:t>
      </w:r>
      <w:r w:rsidR="00DA721F">
        <w:rPr>
          <w:rFonts w:ascii="Times New Roman" w:hAnsi="Times New Roman" w:cs="Times New Roman"/>
          <w:noProof/>
          <w:sz w:val="24"/>
          <w:szCs w:val="24"/>
        </w:rPr>
        <w:t xml:space="preserve">as the input </w:t>
      </w:r>
      <w:r w:rsidR="007D7D4C">
        <w:rPr>
          <w:rFonts w:ascii="Times New Roman" w:hAnsi="Times New Roman" w:cs="Times New Roman"/>
          <w:noProof/>
          <w:sz w:val="24"/>
          <w:szCs w:val="24"/>
        </w:rPr>
        <w:t xml:space="preserve">to train ANN and </w:t>
      </w:r>
      <w:r w:rsidR="007D7D4C" w:rsidRPr="007D7D4C">
        <w:rPr>
          <w:rFonts w:ascii="Times New Roman" w:hAnsi="Times New Roman" w:cs="Times New Roman"/>
          <w:noProof/>
          <w:sz w:val="24"/>
          <w:szCs w:val="24"/>
        </w:rPr>
        <w:t>laboratory evaluated corrosion rate</w:t>
      </w:r>
      <w:r w:rsidR="00227DC0">
        <w:rPr>
          <w:rFonts w:ascii="Times New Roman" w:hAnsi="Times New Roman" w:cs="Times New Roman"/>
          <w:noProof/>
          <w:sz w:val="24"/>
          <w:szCs w:val="24"/>
        </w:rPr>
        <w:t>s</w:t>
      </w:r>
      <w:r w:rsidR="007D7D4C">
        <w:rPr>
          <w:rFonts w:ascii="Times New Roman" w:hAnsi="Times New Roman" w:cs="Times New Roman"/>
          <w:noProof/>
          <w:sz w:val="24"/>
          <w:szCs w:val="24"/>
        </w:rPr>
        <w:t xml:space="preserve"> of specimens were used </w:t>
      </w:r>
      <w:r w:rsidR="00DA721F">
        <w:rPr>
          <w:rFonts w:ascii="Times New Roman" w:hAnsi="Times New Roman" w:cs="Times New Roman"/>
          <w:noProof/>
          <w:sz w:val="24"/>
          <w:szCs w:val="24"/>
        </w:rPr>
        <w:t xml:space="preserve">as the output </w:t>
      </w:r>
      <w:r w:rsidR="007D7D4C">
        <w:rPr>
          <w:rFonts w:ascii="Times New Roman" w:hAnsi="Times New Roman" w:cs="Times New Roman"/>
          <w:noProof/>
          <w:sz w:val="24"/>
          <w:szCs w:val="24"/>
        </w:rPr>
        <w:t>t</w:t>
      </w:r>
      <w:r w:rsidR="007D7D4C" w:rsidRPr="000D69B3">
        <w:rPr>
          <w:rFonts w:ascii="Times New Roman" w:hAnsi="Times New Roman" w:cs="Times New Roman"/>
          <w:noProof/>
          <w:sz w:val="24"/>
          <w:szCs w:val="24"/>
        </w:rPr>
        <w:t>o analyze the atmospheric corrosion rates</w:t>
      </w:r>
      <w:r w:rsidR="007D7D4C">
        <w:rPr>
          <w:rFonts w:ascii="Times New Roman" w:hAnsi="Times New Roman" w:cs="Times New Roman"/>
          <w:noProof/>
          <w:sz w:val="24"/>
          <w:szCs w:val="24"/>
        </w:rPr>
        <w:t>.</w:t>
      </w:r>
      <w:r w:rsidR="006528C9">
        <w:rPr>
          <w:rFonts w:ascii="Times New Roman" w:hAnsi="Times New Roman" w:cs="Times New Roman"/>
          <w:noProof/>
          <w:sz w:val="24"/>
          <w:szCs w:val="24"/>
        </w:rPr>
        <w:t xml:space="preserve"> </w:t>
      </w:r>
      <w:r w:rsidR="00D07ED6">
        <w:rPr>
          <w:rFonts w:ascii="Times New Roman" w:hAnsi="Times New Roman" w:cs="Times New Roman" w:hint="eastAsia"/>
          <w:noProof/>
          <w:sz w:val="24"/>
          <w:szCs w:val="24"/>
        </w:rPr>
        <w:t xml:space="preserve">The </w:t>
      </w:r>
      <w:r w:rsidR="00205DC2">
        <w:rPr>
          <w:rFonts w:ascii="Times New Roman" w:hAnsi="Times New Roman" w:cs="Times New Roman"/>
          <w:noProof/>
          <w:sz w:val="24"/>
          <w:szCs w:val="24"/>
        </w:rPr>
        <w:t>good correlations obtained in the analysis demonstrate</w:t>
      </w:r>
      <w:r w:rsidR="005562FD">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ANN </w:t>
      </w:r>
      <w:r w:rsidR="005562FD">
        <w:rPr>
          <w:rFonts w:ascii="Times New Roman" w:hAnsi="Times New Roman" w:cs="Times New Roman"/>
          <w:noProof/>
          <w:sz w:val="24"/>
          <w:szCs w:val="24"/>
        </w:rPr>
        <w:t xml:space="preserve">performed greatly </w:t>
      </w:r>
      <w:r w:rsidR="00205DC2">
        <w:rPr>
          <w:rFonts w:ascii="Times New Roman" w:hAnsi="Times New Roman" w:cs="Times New Roman"/>
          <w:noProof/>
          <w:sz w:val="24"/>
          <w:szCs w:val="24"/>
        </w:rPr>
        <w:t xml:space="preserve">in estimating the corrosion rate. </w:t>
      </w:r>
      <w:r w:rsidR="00785363">
        <w:rPr>
          <w:rFonts w:ascii="Times New Roman" w:hAnsi="Times New Roman" w:cs="Times New Roman"/>
          <w:noProof/>
          <w:sz w:val="24"/>
          <w:szCs w:val="24"/>
        </w:rPr>
        <w:t xml:space="preserve">It supports one major benefit of ANN that ANN </w:t>
      </w:r>
      <w:r w:rsidR="00785363">
        <w:rPr>
          <w:rFonts w:ascii="Times New Roman" w:hAnsi="Times New Roman" w:cs="Times New Roman"/>
          <w:noProof/>
          <w:sz w:val="24"/>
          <w:szCs w:val="24"/>
        </w:rPr>
        <w:lastRenderedPageBreak/>
        <w:t>performs well in estimating high complexity and nonlinear</w:t>
      </w:r>
      <w:r w:rsidR="00621466">
        <w:rPr>
          <w:rFonts w:ascii="Times New Roman" w:hAnsi="Times New Roman" w:cs="Times New Roman"/>
          <w:noProof/>
          <w:sz w:val="24"/>
          <w:szCs w:val="24"/>
        </w:rPr>
        <w:t xml:space="preserve"> correlation</w:t>
      </w:r>
      <w:r w:rsidR="00785363">
        <w:rPr>
          <w:rFonts w:ascii="Times New Roman" w:hAnsi="Times New Roman" w:cs="Times New Roman"/>
          <w:noProof/>
          <w:sz w:val="24"/>
          <w:szCs w:val="24"/>
        </w:rPr>
        <w:t xml:space="preserve"> between input and output parameters. </w:t>
      </w:r>
      <w:r w:rsidR="00331CA6">
        <w:rPr>
          <w:rFonts w:ascii="Times New Roman" w:hAnsi="Times New Roman" w:cs="Times New Roman"/>
          <w:noProof/>
          <w:sz w:val="24"/>
          <w:szCs w:val="24"/>
        </w:rPr>
        <w:t>Long-term corrosion prediction could be calculated by</w:t>
      </w:r>
      <w:r w:rsidR="00331CA6" w:rsidRPr="00BF72B4">
        <w:rPr>
          <w:rFonts w:ascii="Times New Roman" w:hAnsi="Times New Roman" w:cs="Times New Roman"/>
          <w:noProof/>
          <w:sz w:val="24"/>
          <w:szCs w:val="24"/>
        </w:rPr>
        <w:t xml:space="preserve"> </w:t>
      </w:r>
      <w:r w:rsidR="00BF72B4" w:rsidRPr="00BF72B4">
        <w:rPr>
          <w:rFonts w:ascii="Times New Roman" w:hAnsi="Times New Roman" w:cs="Times New Roman"/>
          <w:noProof/>
          <w:sz w:val="24"/>
          <w:szCs w:val="24"/>
        </w:rPr>
        <w:t>Pourbaix equation</w:t>
      </w:r>
      <w:r w:rsidR="00AC338C">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&lt;EndNote&gt;&lt;Cite&gt;&lt;Author&gt;M. Pourbaix&lt;/Author&gt;&lt;Year&gt;1990&lt;/Year&gt;&lt;RecNum&gt;35&lt;/RecNum&gt;&lt;DisplayText&gt;[79]&lt;/DisplayText&gt;&lt;record&gt;&lt;rec-number&gt;35&lt;/rec-number&gt;&lt;foreign-keys&gt;&lt;key app="EN" db-id="909v2wsdarxet0er2papedrtdfde0xxra5af" timestamp="1560339648"&gt;35&lt;/key&gt;&lt;/foreign-keys&gt;&lt;ref-type name="Journal Article"&gt;17&lt;/ref-type&gt;&lt;contributors&gt;&lt;authors&gt;&lt;author&gt;M. Pourbaix, s&lt;/author&gt;&lt;/authors&gt;&lt;/contributors&gt;&lt;titles&gt;&lt;title&gt;International cooperation in the prevention of corrosion of materials&lt;/title&gt;&lt;secondary-title&gt;IX International Congress of Metallic Corrosion,  Florença, Itália, Anais&lt;/secondary-title&gt;&lt;/titles&gt;&lt;periodical&gt;&lt;full-title&gt;IX International Congress of Metallic Corrosion,  Florença, Itália, Anais&lt;/full-title&gt;&lt;/periodical&gt;&lt;dates&gt;&lt;year&gt;1990&lt;/year&gt;&lt;/dates&gt;&lt;urls&gt;&lt;/urls&gt;&lt;/record&gt;&lt;/Cite&gt;&lt;/EndNote&gt;</w:instrText>
      </w:r>
      <w:r w:rsidR="00AC338C">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79" w:tooltip="M. Pourbaix, 1990 #35" w:history="1">
        <w:r w:rsidR="00604F54">
          <w:rPr>
            <w:rFonts w:ascii="Times New Roman" w:hAnsi="Times New Roman" w:cs="Times New Roman"/>
            <w:noProof/>
            <w:sz w:val="24"/>
            <w:szCs w:val="24"/>
          </w:rPr>
          <w:t>79</w:t>
        </w:r>
      </w:hyperlink>
      <w:r w:rsidR="00F5227B">
        <w:rPr>
          <w:rFonts w:ascii="Times New Roman" w:hAnsi="Times New Roman" w:cs="Times New Roman"/>
          <w:noProof/>
          <w:sz w:val="24"/>
          <w:szCs w:val="24"/>
        </w:rPr>
        <w:t>]</w:t>
      </w:r>
      <w:r w:rsidR="00AC338C">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w:t>
      </w:r>
      <w:r w:rsidR="00BF72B4">
        <w:rPr>
          <w:rFonts w:ascii="Times New Roman" w:hAnsi="Times New Roman" w:cs="Times New Roman"/>
          <w:noProof/>
          <w:sz w:val="24"/>
          <w:szCs w:val="24"/>
        </w:rPr>
        <w:t xml:space="preserve">evaluated </w:t>
      </w:r>
      <w:r w:rsidR="00331CA6">
        <w:rPr>
          <w:rFonts w:ascii="Times New Roman" w:hAnsi="Times New Roman" w:cs="Times New Roman"/>
          <w:noProof/>
          <w:sz w:val="24"/>
          <w:szCs w:val="24"/>
        </w:rPr>
        <w:t>with parameters derived from</w:t>
      </w:r>
      <w:r w:rsidR="00BF72B4">
        <w:rPr>
          <w:rFonts w:ascii="Times New Roman" w:hAnsi="Times New Roman" w:cs="Times New Roman"/>
          <w:noProof/>
          <w:sz w:val="24"/>
          <w:szCs w:val="24"/>
        </w:rPr>
        <w:t xml:space="preserve"> </w:t>
      </w:r>
      <w:r w:rsidR="00331CA6">
        <w:rPr>
          <w:rFonts w:ascii="Times New Roman" w:hAnsi="Times New Roman" w:cs="Times New Roman"/>
          <w:noProof/>
          <w:sz w:val="24"/>
          <w:szCs w:val="24"/>
        </w:rPr>
        <w:t xml:space="preserve"> </w:t>
      </w:r>
      <w:r w:rsidR="00BF72B4">
        <w:rPr>
          <w:rFonts w:ascii="Times New Roman" w:hAnsi="Times New Roman" w:cs="Times New Roman"/>
          <w:noProof/>
          <w:sz w:val="24"/>
          <w:szCs w:val="24"/>
        </w:rPr>
        <w:t xml:space="preserve">ANN </w:t>
      </w:r>
      <w:r w:rsidR="00331CA6">
        <w:rPr>
          <w:rFonts w:ascii="Times New Roman" w:hAnsi="Times New Roman" w:cs="Times New Roman"/>
          <w:noProof/>
          <w:sz w:val="24"/>
          <w:szCs w:val="24"/>
        </w:rPr>
        <w:t>analysis</w:t>
      </w:r>
      <w:r w:rsidR="00205DC2">
        <w:rPr>
          <w:rFonts w:ascii="Times New Roman" w:hAnsi="Times New Roman" w:cs="Times New Roman"/>
          <w:noProof/>
          <w:sz w:val="24"/>
          <w:szCs w:val="24"/>
        </w:rPr>
        <w:t xml:space="preserve"> </w:t>
      </w:r>
      <w:r w:rsidR="00331CA6">
        <w:rPr>
          <w:rFonts w:ascii="Times New Roman" w:hAnsi="Times New Roman" w:cs="Times New Roman"/>
          <w:noProof/>
          <w:sz w:val="24"/>
          <w:szCs w:val="24"/>
        </w:rPr>
        <w:t>for two year period</w:t>
      </w:r>
      <w:r w:rsidR="00205DC2">
        <w:rPr>
          <w:rFonts w:ascii="Times New Roman" w:hAnsi="Times New Roman" w:cs="Times New Roman"/>
          <w:noProof/>
          <w:sz w:val="24"/>
          <w:szCs w:val="24"/>
        </w:rPr>
        <w:t xml:space="preserve">. </w:t>
      </w:r>
    </w:p>
    <w:p w14:paraId="4636B703" w14:textId="4D946D56" w:rsidR="009141F2" w:rsidRDefault="00A62A20"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To deal with </w:t>
      </w:r>
      <w:r w:rsidR="001178FA">
        <w:rPr>
          <w:rFonts w:ascii="Times New Roman" w:hAnsi="Times New Roman" w:cs="Times New Roman"/>
          <w:noProof/>
          <w:sz w:val="24"/>
          <w:szCs w:val="24"/>
        </w:rPr>
        <w:t xml:space="preserve">different </w:t>
      </w:r>
      <w:r>
        <w:rPr>
          <w:rFonts w:ascii="Times New Roman" w:hAnsi="Times New Roman" w:cs="Times New Roman"/>
          <w:noProof/>
          <w:sz w:val="24"/>
          <w:szCs w:val="24"/>
        </w:rPr>
        <w:t xml:space="preserve">corrosion </w:t>
      </w:r>
      <w:r w:rsidR="0015582D">
        <w:rPr>
          <w:rFonts w:ascii="Times New Roman" w:hAnsi="Times New Roman" w:cs="Times New Roman"/>
          <w:noProof/>
          <w:sz w:val="24"/>
          <w:szCs w:val="24"/>
        </w:rPr>
        <w:t>metrics</w:t>
      </w:r>
      <w:r>
        <w:rPr>
          <w:rFonts w:ascii="Times New Roman" w:hAnsi="Times New Roman" w:cs="Times New Roman"/>
          <w:noProof/>
          <w:sz w:val="24"/>
          <w:szCs w:val="24"/>
        </w:rPr>
        <w:t xml:space="preserve"> of different materials, </w:t>
      </w:r>
      <w:r w:rsidR="00205DC2">
        <w:rPr>
          <w:rFonts w:ascii="Times New Roman" w:hAnsi="Times New Roman" w:cs="Times New Roman"/>
          <w:noProof/>
          <w:sz w:val="24"/>
          <w:szCs w:val="24"/>
        </w:rPr>
        <w:t>Kamrunnahar and Urquidi-Macdonald</w:t>
      </w:r>
      <w:r w:rsidR="008264CA">
        <w:rPr>
          <w:rFonts w:ascii="Times New Roman" w:hAnsi="Times New Roman" w:cs="Times New Roman"/>
          <w:noProof/>
          <w:sz w:val="24"/>
          <w:szCs w:val="24"/>
        </w:rPr>
        <w:t xml:space="preserve"> (2009)</w:t>
      </w:r>
      <w:r w:rsidR="00205DC2">
        <w:rPr>
          <w:rFonts w:ascii="Times New Roman" w:hAnsi="Times New Roman" w:cs="Times New Roman"/>
          <w:noProof/>
          <w:sz w:val="24"/>
          <w:szCs w:val="24"/>
        </w:rPr>
        <w:t xml:space="preserve"> </w:t>
      </w:r>
      <w:r w:rsidR="00205DC2">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&lt;EndNote&gt;&lt;Cite&gt;&lt;Author&gt;Kamrunnahar&lt;/Author&gt;&lt;Year&gt;2010&lt;/Year&gt;&lt;RecNum&gt;60&lt;/RecNum&gt;&lt;DisplayText&gt;[44]&lt;/DisplayText&gt;&lt;record&gt;&lt;rec-number&gt;60&lt;/rec-number&gt;&lt;foreign-keys&gt;&lt;key app="EN" db-id="909v2wsdarxet0er2papedrtdfde0xxra5af" timestamp="1560339669"&gt;60&lt;/key&gt;&lt;/foreign-keys&gt;&lt;ref-type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4" w:tooltip="Kamrunnahar, 2010 #60" w:history="1">
        <w:r w:rsidR="00604F54">
          <w:rPr>
            <w:rFonts w:ascii="Times New Roman" w:hAnsi="Times New Roman" w:cs="Times New Roman"/>
            <w:noProof/>
            <w:sz w:val="24"/>
            <w:szCs w:val="24"/>
          </w:rPr>
          <w:t>44</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developed </w:t>
      </w:r>
      <w:r w:rsidR="00DA721F">
        <w:rPr>
          <w:rFonts w:ascii="Times New Roman" w:hAnsi="Times New Roman" w:cs="Times New Roman"/>
          <w:noProof/>
          <w:sz w:val="24"/>
          <w:szCs w:val="24"/>
        </w:rPr>
        <w:t>more than one multilayer perceptron backpropagation ANN</w:t>
      </w:r>
      <w:r w:rsidR="00BF72B4">
        <w:rPr>
          <w:rFonts w:ascii="Times New Roman" w:hAnsi="Times New Roman" w:cs="Times New Roman"/>
          <w:noProof/>
          <w:sz w:val="24"/>
          <w:szCs w:val="24"/>
        </w:rPr>
        <w:t xml:space="preserve"> model</w:t>
      </w:r>
      <w:r w:rsidR="00507D51">
        <w:rPr>
          <w:rFonts w:ascii="Times New Roman" w:hAnsi="Times New Roman" w:cs="Times New Roman"/>
          <w:noProof/>
          <w:sz w:val="24"/>
          <w:szCs w:val="24"/>
        </w:rPr>
        <w:t xml:space="preserve"> to </w:t>
      </w:r>
      <w:r w:rsidR="00507D51" w:rsidRPr="00CB5EAF">
        <w:rPr>
          <w:rFonts w:ascii="Times New Roman" w:hAnsi="Times New Roman" w:cs="Times New Roman"/>
          <w:noProof/>
          <w:sz w:val="24"/>
          <w:szCs w:val="24"/>
        </w:rPr>
        <w:t>predict different kinds of corrosion behavior</w:t>
      </w:r>
      <w:r w:rsidR="00DA721F">
        <w:rPr>
          <w:rFonts w:ascii="Times New Roman" w:hAnsi="Times New Roman" w:cs="Times New Roman"/>
          <w:noProof/>
          <w:sz w:val="24"/>
          <w:szCs w:val="24"/>
        </w:rPr>
        <w:t>. T</w:t>
      </w:r>
      <w:r w:rsidR="00205DC2">
        <w:rPr>
          <w:rFonts w:ascii="Times New Roman" w:hAnsi="Times New Roman" w:cs="Times New Roman"/>
          <w:noProof/>
          <w:sz w:val="24"/>
          <w:szCs w:val="24"/>
        </w:rPr>
        <w:t xml:space="preserve">hree </w:t>
      </w:r>
      <w:r w:rsidR="00DA721F">
        <w:rPr>
          <w:rFonts w:ascii="Times New Roman" w:hAnsi="Times New Roman" w:cs="Times New Roman"/>
          <w:noProof/>
          <w:sz w:val="24"/>
          <w:szCs w:val="24"/>
        </w:rPr>
        <w:t>ANN</w:t>
      </w:r>
      <w:r w:rsidR="00DD5CA5">
        <w:rPr>
          <w:rFonts w:ascii="Times New Roman" w:hAnsi="Times New Roman" w:cs="Times New Roman"/>
          <w:noProof/>
          <w:sz w:val="24"/>
          <w:szCs w:val="24"/>
        </w:rPr>
        <w:t xml:space="preserve">s were modelled </w:t>
      </w:r>
      <w:r w:rsidR="00205DC2">
        <w:rPr>
          <w:rFonts w:ascii="Times New Roman" w:hAnsi="Times New Roman" w:cs="Times New Roman"/>
          <w:noProof/>
          <w:sz w:val="24"/>
          <w:szCs w:val="24"/>
        </w:rPr>
        <w:t xml:space="preserve">for two general corrosion data </w:t>
      </w:r>
      <w:r w:rsidR="008264CA">
        <w:rPr>
          <w:rFonts w:ascii="Times New Roman" w:hAnsi="Times New Roman" w:cs="Times New Roman"/>
          <w:noProof/>
          <w:sz w:val="24"/>
          <w:szCs w:val="24"/>
        </w:rPr>
        <w:t xml:space="preserve">on iron-alloy, and carbon and alloy steel, </w:t>
      </w:r>
      <w:r w:rsidR="00205DC2">
        <w:rPr>
          <w:rFonts w:ascii="Times New Roman" w:hAnsi="Times New Roman" w:cs="Times New Roman"/>
          <w:noProof/>
          <w:sz w:val="24"/>
          <w:szCs w:val="24"/>
        </w:rPr>
        <w:t xml:space="preserve">and one localized corrosion data </w:t>
      </w:r>
      <w:r w:rsidR="008264CA">
        <w:rPr>
          <w:rFonts w:ascii="Times New Roman" w:hAnsi="Times New Roman" w:cs="Times New Roman"/>
          <w:noProof/>
          <w:sz w:val="24"/>
          <w:szCs w:val="24"/>
        </w:rPr>
        <w:t>on</w:t>
      </w:r>
      <w:r w:rsidR="00205DC2">
        <w:rPr>
          <w:rFonts w:ascii="Times New Roman" w:hAnsi="Times New Roman" w:cs="Times New Roman"/>
          <w:noProof/>
          <w:sz w:val="24"/>
          <w:szCs w:val="24"/>
        </w:rPr>
        <w:t xml:space="preserve"> </w:t>
      </w:r>
      <w:r w:rsidR="008264CA">
        <w:rPr>
          <w:rFonts w:ascii="Times New Roman" w:hAnsi="Times New Roman" w:cs="Times New Roman"/>
          <w:noProof/>
          <w:sz w:val="24"/>
          <w:szCs w:val="24"/>
        </w:rPr>
        <w:t>Ti-alloy</w:t>
      </w:r>
      <w:r w:rsidR="00205DC2">
        <w:rPr>
          <w:rFonts w:ascii="Times New Roman" w:hAnsi="Times New Roman" w:cs="Times New Roman"/>
          <w:noProof/>
          <w:sz w:val="24"/>
          <w:szCs w:val="24"/>
        </w:rPr>
        <w:t>. The ANN model developed for grade-2 titanium showed excellent agreement with experimental data and then used for prediction of future maximum pit depth and other variables under similar operating conditions</w:t>
      </w:r>
      <w:r w:rsidR="003720A7">
        <w:rPr>
          <w:rFonts w:ascii="Times New Roman" w:hAnsi="Times New Roman" w:cs="Times New Roman"/>
          <w:noProof/>
          <w:sz w:val="24"/>
          <w:szCs w:val="24"/>
        </w:rPr>
        <w:t xml:space="preserve">, giving </w:t>
      </w:r>
      <w:r w:rsidR="00205DC2">
        <w:rPr>
          <w:rFonts w:ascii="Times New Roman" w:hAnsi="Times New Roman" w:cs="Times New Roman"/>
          <w:noProof/>
          <w:sz w:val="24"/>
          <w:szCs w:val="24"/>
        </w:rPr>
        <w:t>very good agreement results</w:t>
      </w:r>
      <w:r w:rsidR="003720A7">
        <w:rPr>
          <w:rFonts w:ascii="Times New Roman" w:hAnsi="Times New Roman" w:cs="Times New Roman"/>
          <w:noProof/>
          <w:sz w:val="24"/>
          <w:szCs w:val="24"/>
        </w:rPr>
        <w:t xml:space="preserve"> with experiments</w:t>
      </w:r>
      <w:r w:rsidR="00205DC2">
        <w:rPr>
          <w:rFonts w:ascii="Times New Roman" w:hAnsi="Times New Roman" w:cs="Times New Roman"/>
          <w:noProof/>
          <w:sz w:val="24"/>
          <w:szCs w:val="24"/>
        </w:rPr>
        <w:t>.</w:t>
      </w:r>
      <w:r w:rsidR="003720A7">
        <w:rPr>
          <w:rFonts w:ascii="Times New Roman" w:hAnsi="Times New Roman" w:cs="Times New Roman"/>
          <w:noProof/>
          <w:sz w:val="24"/>
          <w:szCs w:val="24"/>
        </w:rPr>
        <w:t xml:space="preserve"> </w:t>
      </w:r>
      <w:r w:rsidR="00784413">
        <w:rPr>
          <w:rFonts w:ascii="Times New Roman" w:hAnsi="Times New Roman" w:cs="Times New Roman"/>
          <w:noProof/>
          <w:sz w:val="24"/>
          <w:szCs w:val="24"/>
        </w:rPr>
        <w:t xml:space="preserve">In 2010, </w:t>
      </w:r>
      <w:r w:rsidR="00205DC2">
        <w:rPr>
          <w:rFonts w:ascii="Times New Roman" w:hAnsi="Times New Roman" w:cs="Times New Roman"/>
          <w:noProof/>
          <w:sz w:val="24"/>
          <w:szCs w:val="24"/>
        </w:rPr>
        <w:t>Kamrunnahar and Urquidi-Macdonald have</w:t>
      </w:r>
      <w:r w:rsidR="00DD5CA5">
        <w:rPr>
          <w:rFonts w:ascii="Times New Roman" w:hAnsi="Times New Roman" w:cs="Times New Roman"/>
          <w:noProof/>
          <w:sz w:val="24"/>
          <w:szCs w:val="24"/>
        </w:rPr>
        <w:t xml:space="preserve"> also</w:t>
      </w:r>
      <w:r w:rsidR="00205DC2">
        <w:rPr>
          <w:rFonts w:ascii="Times New Roman" w:hAnsi="Times New Roman" w:cs="Times New Roman"/>
          <w:noProof/>
          <w:sz w:val="24"/>
          <w:szCs w:val="24"/>
        </w:rPr>
        <w:t xml:space="preserve"> done an extended work </w:t>
      </w:r>
      <w:r w:rsidR="00205DC2">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&lt;EndNote&gt;&lt;Cite&gt;&lt;Author&gt;Kamrunnahar&lt;/Author&gt;&lt;Year&gt;2011&lt;/Year&gt;&lt;RecNum&gt;61&lt;/RecNum&gt;&lt;DisplayText&gt;[26]&lt;/DisplayText&gt;&lt;record&gt;&lt;rec-number&gt;61&lt;/rec-number&gt;&lt;foreign-keys&gt;&lt;key app="EN" db-id="909v2wsdarxet0er2papedrtdfde0xxra5af" timestamp="1560339669"&gt;61&lt;/key&gt;&lt;/foreign-keys&gt;&lt;ref-type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00205DC2">
        <w:rPr>
          <w:rFonts w:ascii="Times New Roman" w:hAnsi="Times New Roman" w:cs="Times New Roman"/>
          <w:noProof/>
          <w:sz w:val="24"/>
          <w:szCs w:val="24"/>
        </w:rPr>
        <w:fldChar w:fldCharType="separate"/>
      </w:r>
      <w:r w:rsidR="00604F54">
        <w:rPr>
          <w:rFonts w:ascii="Times New Roman" w:hAnsi="Times New Roman" w:cs="Times New Roman"/>
          <w:noProof/>
          <w:sz w:val="24"/>
          <w:szCs w:val="24"/>
        </w:rPr>
        <w:t>[</w:t>
      </w:r>
      <w:hyperlink w:anchor="_ENREF_26" w:tooltip="Kamrunnahar, 2011 #61" w:history="1">
        <w:r w:rsidR="00604F54">
          <w:rPr>
            <w:rFonts w:ascii="Times New Roman" w:hAnsi="Times New Roman" w:cs="Times New Roman"/>
            <w:noProof/>
            <w:sz w:val="24"/>
            <w:szCs w:val="24"/>
          </w:rPr>
          <w:t>26</w:t>
        </w:r>
      </w:hyperlink>
      <w:r w:rsidR="00604F54">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744DE0">
        <w:rPr>
          <w:rFonts w:ascii="Times New Roman" w:hAnsi="Times New Roman" w:cs="Times New Roman"/>
          <w:noProof/>
          <w:sz w:val="24"/>
          <w:szCs w:val="24"/>
        </w:rPr>
        <w:t xml:space="preserve"> of</w:t>
      </w:r>
      <w:r w:rsidR="00205DC2">
        <w:rPr>
          <w:rFonts w:ascii="Times New Roman" w:hAnsi="Times New Roman" w:cs="Times New Roman"/>
          <w:noProof/>
          <w:sz w:val="24"/>
          <w:szCs w:val="24"/>
        </w:rPr>
        <w:t xml:space="preserve"> their previous work </w:t>
      </w:r>
      <w:r w:rsidR="00205DC2">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&lt;EndNote&gt;&lt;Cite&gt;&lt;Author&gt;Kamrunnahar&lt;/Author&gt;&lt;Year&gt;2010&lt;/Year&gt;&lt;RecNum&gt;60&lt;/RecNum&gt;&lt;DisplayText&gt;[44]&lt;/DisplayText&gt;&lt;record&gt;&lt;rec-number&gt;60&lt;/rec-number&gt;&lt;foreign-keys&gt;&lt;key app="EN" db-id="909v2wsdarxet0er2papedrtdfde0xxra5af" timestamp="1560339669"&gt;60&lt;/key&gt;&lt;/foreign-keys&gt;&lt;ref-type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4" w:tooltip="Kamrunnahar, 2010 #60" w:history="1">
        <w:r w:rsidR="00604F54">
          <w:rPr>
            <w:rFonts w:ascii="Times New Roman" w:hAnsi="Times New Roman" w:cs="Times New Roman"/>
            <w:noProof/>
            <w:sz w:val="24"/>
            <w:szCs w:val="24"/>
          </w:rPr>
          <w:t>44</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DD5CA5">
        <w:rPr>
          <w:rFonts w:ascii="Times New Roman" w:hAnsi="Times New Roman" w:cs="Times New Roman"/>
          <w:noProof/>
          <w:sz w:val="24"/>
          <w:szCs w:val="24"/>
        </w:rPr>
        <w:t xml:space="preserve">. But in that work, they emphasized on different corrosion </w:t>
      </w:r>
      <w:r w:rsidR="0015582D">
        <w:rPr>
          <w:rFonts w:ascii="Times New Roman" w:hAnsi="Times New Roman" w:cs="Times New Roman"/>
          <w:noProof/>
          <w:sz w:val="24"/>
          <w:szCs w:val="24"/>
        </w:rPr>
        <w:t>metrics</w:t>
      </w:r>
      <w:r w:rsidR="00DD5CA5">
        <w:rPr>
          <w:rFonts w:ascii="Times New Roman" w:hAnsi="Times New Roman" w:cs="Times New Roman"/>
          <w:noProof/>
          <w:sz w:val="24"/>
          <w:szCs w:val="24"/>
        </w:rPr>
        <w:t xml:space="preserve"> of one material. They </w:t>
      </w:r>
      <w:r w:rsidR="00205DC2">
        <w:rPr>
          <w:rFonts w:ascii="Times New Roman" w:hAnsi="Times New Roman" w:cs="Times New Roman"/>
          <w:noProof/>
          <w:sz w:val="24"/>
          <w:szCs w:val="24"/>
        </w:rPr>
        <w:t>establish</w:t>
      </w:r>
      <w:r w:rsidR="00DD5CA5">
        <w:rPr>
          <w:rFonts w:ascii="Times New Roman" w:hAnsi="Times New Roman" w:cs="Times New Roman"/>
          <w:noProof/>
          <w:sz w:val="24"/>
          <w:szCs w:val="24"/>
        </w:rPr>
        <w:t>ed</w:t>
      </w:r>
      <w:r w:rsidR="00205DC2">
        <w:rPr>
          <w:rFonts w:ascii="Times New Roman" w:hAnsi="Times New Roman" w:cs="Times New Roman"/>
          <w:noProof/>
          <w:sz w:val="24"/>
          <w:szCs w:val="24"/>
        </w:rPr>
        <w:t xml:space="preserve"> three </w:t>
      </w:r>
      <w:r w:rsidR="00DD5CA5">
        <w:rPr>
          <w:rFonts w:ascii="Times New Roman" w:hAnsi="Times New Roman" w:cs="Times New Roman"/>
          <w:noProof/>
          <w:sz w:val="24"/>
          <w:szCs w:val="24"/>
        </w:rPr>
        <w:t xml:space="preserve">different </w:t>
      </w:r>
      <w:r w:rsidR="00205DC2">
        <w:rPr>
          <w:rFonts w:ascii="Times New Roman" w:hAnsi="Times New Roman" w:cs="Times New Roman"/>
          <w:noProof/>
          <w:sz w:val="24"/>
          <w:szCs w:val="24"/>
        </w:rPr>
        <w:t>neural networks for localized and general corrosion of alloy 22</w:t>
      </w:r>
      <w:r w:rsidR="0015582D">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with </w:t>
      </w:r>
      <w:r w:rsidR="0015582D">
        <w:rPr>
          <w:rFonts w:ascii="Times New Roman" w:hAnsi="Times New Roman" w:cs="Times New Roman"/>
          <w:noProof/>
          <w:sz w:val="24"/>
          <w:szCs w:val="24"/>
        </w:rPr>
        <w:t xml:space="preserve">the </w:t>
      </w:r>
      <w:r w:rsidR="00205DC2">
        <w:rPr>
          <w:rFonts w:ascii="Times New Roman" w:hAnsi="Times New Roman" w:cs="Times New Roman"/>
          <w:noProof/>
          <w:sz w:val="24"/>
          <w:szCs w:val="24"/>
        </w:rPr>
        <w:t>best network structure</w:t>
      </w:r>
      <w:r w:rsidR="0015582D">
        <w:rPr>
          <w:rFonts w:ascii="Times New Roman" w:hAnsi="Times New Roman" w:cs="Times New Roman"/>
          <w:noProof/>
          <w:sz w:val="24"/>
          <w:szCs w:val="24"/>
        </w:rPr>
        <w:t>s of</w:t>
      </w:r>
      <w:r w:rsidR="00205DC2">
        <w:rPr>
          <w:rFonts w:ascii="Times New Roman" w:hAnsi="Times New Roman" w:cs="Times New Roman"/>
          <w:noProof/>
          <w:sz w:val="24"/>
          <w:szCs w:val="24"/>
        </w:rPr>
        <w:t xml:space="preserve"> 8-5-5-1 for localized cervie corrosion, </w:t>
      </w:r>
      <w:r w:rsidR="0015582D">
        <w:rPr>
          <w:rFonts w:ascii="Times New Roman" w:hAnsi="Times New Roman" w:cs="Times New Roman"/>
          <w:noProof/>
          <w:sz w:val="24"/>
          <w:szCs w:val="24"/>
        </w:rPr>
        <w:t xml:space="preserve">of </w:t>
      </w:r>
      <w:r w:rsidR="00205DC2">
        <w:rPr>
          <w:rFonts w:ascii="Times New Roman" w:hAnsi="Times New Roman" w:cs="Times New Roman"/>
          <w:noProof/>
          <w:sz w:val="24"/>
          <w:szCs w:val="24"/>
        </w:rPr>
        <w:t xml:space="preserve">2-100-100-10-4 for localized corrosion, AC impedance data and </w:t>
      </w:r>
      <w:r w:rsidR="0015582D">
        <w:rPr>
          <w:rFonts w:ascii="Times New Roman" w:hAnsi="Times New Roman" w:cs="Times New Roman"/>
          <w:noProof/>
          <w:sz w:val="24"/>
          <w:szCs w:val="24"/>
        </w:rPr>
        <w:t xml:space="preserve">of </w:t>
      </w:r>
      <w:r w:rsidR="00205DC2">
        <w:rPr>
          <w:rFonts w:ascii="Times New Roman" w:hAnsi="Times New Roman" w:cs="Times New Roman"/>
          <w:noProof/>
          <w:sz w:val="24"/>
          <w:szCs w:val="24"/>
        </w:rPr>
        <w:t xml:space="preserve">4-5-5-1 for general corrosion study. The aim of  both </w:t>
      </w:r>
      <w:r w:rsidR="008406BA">
        <w:rPr>
          <w:rFonts w:ascii="Times New Roman" w:hAnsi="Times New Roman" w:cs="Times New Roman"/>
          <w:noProof/>
          <w:sz w:val="24"/>
          <w:szCs w:val="24"/>
        </w:rPr>
        <w:t xml:space="preserve">works </w:t>
      </w:r>
      <w:r w:rsidR="00205DC2">
        <w:rPr>
          <w:rFonts w:ascii="Times New Roman" w:hAnsi="Times New Roman" w:cs="Times New Roman"/>
          <w:noProof/>
          <w:sz w:val="24"/>
          <w:szCs w:val="24"/>
        </w:rPr>
        <w:t>was to predict corrosion behavior of metal alloys</w:t>
      </w:r>
      <w:r w:rsidR="00784413">
        <w:rPr>
          <w:rFonts w:ascii="Times New Roman" w:hAnsi="Times New Roman" w:cs="Times New Roman"/>
          <w:noProof/>
          <w:sz w:val="24"/>
          <w:szCs w:val="24"/>
        </w:rPr>
        <w:t xml:space="preserve"> such as</w:t>
      </w:r>
      <w:r w:rsidR="00205DC2">
        <w:rPr>
          <w:rFonts w:ascii="Times New Roman" w:hAnsi="Times New Roman" w:cs="Times New Roman"/>
          <w:noProof/>
          <w:sz w:val="24"/>
          <w:szCs w:val="24"/>
        </w:rPr>
        <w:t xml:space="preserve"> metallic glasses, carbon steel, and grade-2 titanium as well as alloy 22. </w:t>
      </w:r>
      <w:r w:rsidR="005D1854">
        <w:rPr>
          <w:rFonts w:ascii="Times New Roman" w:hAnsi="Times New Roman" w:cs="Times New Roman"/>
          <w:noProof/>
          <w:sz w:val="24"/>
          <w:szCs w:val="24"/>
        </w:rPr>
        <w:t>D</w:t>
      </w:r>
      <w:r w:rsidR="00205DC2">
        <w:rPr>
          <w:rFonts w:ascii="Times New Roman" w:hAnsi="Times New Roman" w:cs="Times New Roman"/>
          <w:noProof/>
          <w:sz w:val="24"/>
          <w:szCs w:val="24"/>
        </w:rPr>
        <w:t xml:space="preserve">ata from two </w:t>
      </w:r>
      <w:r w:rsidR="005D1854">
        <w:rPr>
          <w:rFonts w:ascii="Times New Roman" w:hAnsi="Times New Roman" w:cs="Times New Roman"/>
          <w:noProof/>
          <w:sz w:val="24"/>
          <w:szCs w:val="24"/>
        </w:rPr>
        <w:t xml:space="preserve">different </w:t>
      </w:r>
      <w:r w:rsidR="00205DC2">
        <w:rPr>
          <w:rFonts w:ascii="Times New Roman" w:hAnsi="Times New Roman" w:cs="Times New Roman"/>
          <w:noProof/>
          <w:sz w:val="24"/>
          <w:szCs w:val="24"/>
        </w:rPr>
        <w:t>source</w:t>
      </w:r>
      <w:r w:rsidR="005D1854">
        <w:rPr>
          <w:rFonts w:ascii="Times New Roman" w:hAnsi="Times New Roman" w:cs="Times New Roman"/>
          <w:noProof/>
          <w:sz w:val="24"/>
          <w:szCs w:val="24"/>
        </w:rPr>
        <w:t>s (</w:t>
      </w:r>
      <w:r w:rsidR="00205DC2">
        <w:rPr>
          <w:rFonts w:ascii="Times New Roman" w:hAnsi="Times New Roman" w:cs="Times New Roman"/>
          <w:noProof/>
          <w:sz w:val="24"/>
          <w:szCs w:val="24"/>
        </w:rPr>
        <w:t>publicly available publications, etc.</w:t>
      </w:r>
      <w:r w:rsidR="00507D51">
        <w:rPr>
          <w:rFonts w:ascii="Times New Roman" w:hAnsi="Times New Roman" w:cs="Times New Roman"/>
          <w:noProof/>
          <w:sz w:val="24"/>
          <w:szCs w:val="24"/>
        </w:rPr>
        <w:t xml:space="preserve"> </w:t>
      </w:r>
      <w:r w:rsidR="00205DC2">
        <w:rPr>
          <w:rFonts w:ascii="Times New Roman" w:hAnsi="Times New Roman" w:cs="Times New Roman"/>
          <w:noProof/>
          <w:sz w:val="24"/>
          <w:szCs w:val="24"/>
        </w:rPr>
        <w:t>and personal communication</w:t>
      </w:r>
      <w:r w:rsidR="005D1854">
        <w:rPr>
          <w:rFonts w:ascii="Times New Roman" w:hAnsi="Times New Roman" w:cs="Times New Roman"/>
          <w:noProof/>
          <w:sz w:val="24"/>
          <w:szCs w:val="24"/>
        </w:rPr>
        <w:t>) were together brought into ANN models</w:t>
      </w:r>
      <w:r w:rsidR="00205DC2">
        <w:rPr>
          <w:rFonts w:ascii="Times New Roman" w:hAnsi="Times New Roman" w:cs="Times New Roman"/>
          <w:noProof/>
          <w:sz w:val="24"/>
          <w:szCs w:val="24"/>
        </w:rPr>
        <w:t xml:space="preserve">. </w:t>
      </w:r>
      <w:r w:rsidR="005D1854">
        <w:rPr>
          <w:rFonts w:ascii="Times New Roman" w:hAnsi="Times New Roman" w:cs="Times New Roman"/>
          <w:noProof/>
          <w:sz w:val="24"/>
          <w:szCs w:val="24"/>
        </w:rPr>
        <w:t>Both</w:t>
      </w:r>
      <w:r w:rsidR="00205DC2">
        <w:rPr>
          <w:rFonts w:ascii="Times New Roman" w:hAnsi="Times New Roman" w:cs="Times New Roman"/>
          <w:noProof/>
          <w:sz w:val="24"/>
          <w:szCs w:val="24"/>
        </w:rPr>
        <w:t xml:space="preserve"> works have shown that ANN prediction results were good agreement with experimental data. </w:t>
      </w:r>
    </w:p>
    <w:p w14:paraId="053C02B8" w14:textId="73E2762B" w:rsidR="00CB5EAF" w:rsidRDefault="008C0A8F" w:rsidP="003E21DC">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Concerned</w:t>
      </w:r>
      <w:r w:rsidR="003E21DC">
        <w:rPr>
          <w:rFonts w:ascii="Times New Roman" w:hAnsi="Times New Roman" w:cs="Times New Roman"/>
          <w:noProof/>
          <w:sz w:val="24"/>
          <w:szCs w:val="24"/>
        </w:rPr>
        <w:t xml:space="preserve"> with electrochemical reaction, </w:t>
      </w:r>
      <w:r w:rsidR="003E21DC" w:rsidRPr="003E21DC">
        <w:rPr>
          <w:rFonts w:ascii="Times New Roman" w:hAnsi="Times New Roman" w:cs="Times New Roman"/>
          <w:noProof/>
          <w:sz w:val="24"/>
          <w:szCs w:val="24"/>
        </w:rPr>
        <w:t>Bassam et al.</w:t>
      </w:r>
      <w:r w:rsidR="00CB5EAF">
        <w:rPr>
          <w:rFonts w:ascii="Times New Roman" w:hAnsi="Times New Roman" w:cs="Times New Roman"/>
          <w:noProof/>
          <w:sz w:val="24"/>
          <w:szCs w:val="24"/>
        </w:rPr>
        <w:t>,</w:t>
      </w:r>
      <w:r w:rsidR="003E21DC">
        <w:rPr>
          <w:rFonts w:ascii="Times New Roman" w:hAnsi="Times New Roman" w:cs="Times New Roman"/>
          <w:noProof/>
          <w:sz w:val="24"/>
          <w:szCs w:val="24"/>
        </w:rPr>
        <w:t xml:space="preserve"> (2008) </w:t>
      </w:r>
      <w:r w:rsidR="003E21DC">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&lt;EndNote&gt;&lt;Cite&gt;&lt;Author&gt;Bassam&lt;/Author&gt;&lt;Year&gt;2008&lt;/Year&gt;&lt;RecNum&gt;10&lt;/RecNum&gt;&lt;DisplayText&gt;[77]&lt;/DisplayText&gt;&lt;record&gt;&lt;rec-number&gt;10&lt;/rec-number&gt;&lt;foreign-keys&gt;&lt;key app="EN" db-id="909v2wsdarxet0er2papedrtdfde0xxra5af" timestamp="1560339625"&gt;10&lt;/key&gt;&lt;/foreign-keys&gt;&lt;ref-type name="Journal Article"&gt;17&lt;/ref-type&gt;&lt;contributors&gt;&lt;authors&gt;&lt;author&gt;Bassam, A.&lt;/author&gt;&lt;author&gt;Ortega-Toledo, D.&lt;/author&gt;&lt;author&gt;Hernandez, J. A.&lt;/author&gt;&lt;author&gt;Gonzalez-Rodriguez, J. G.&lt;/author&gt;&lt;author&gt;Uruchurtu, J.&lt;/author&gt;&lt;/authors&gt;&lt;/contributors&gt;&lt;titles&gt;&lt;title&gt;Artificial neural network for the evaluation of CO2 corrosion in a pipeline steel&lt;/title&gt;&lt;secondary-title&gt;Journal of Solid State Electrochemistry&lt;/secondary-title&gt;&lt;/titles&gt;&lt;periodical&gt;&lt;full-title&gt;Journal of Solid State Electrochemistry&lt;/full-title&gt;&lt;/periodical&gt;&lt;pages&gt;773-780&lt;/pages&gt;&lt;volume&gt;13&lt;/volume&gt;&lt;number&gt;5&lt;/number&gt;&lt;dates&gt;&lt;year&gt;2008&lt;/year&gt;&lt;/dates&gt;&lt;isbn&gt;1432-8488&amp;#xD;1433-0768&lt;/isbn&gt;&lt;urls&gt;&lt;/urls&gt;&lt;electronic-resource-num&gt;10.1007/s10008-008-0588-1&lt;/electronic-resource-num&gt;&lt;/record&gt;&lt;/Cite&gt;&lt;/EndNote&gt;</w:instrText>
      </w:r>
      <w:r w:rsidR="003E21DC">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77" w:tooltip="Bassam, 2008 #10" w:history="1">
        <w:r w:rsidR="00604F54">
          <w:rPr>
            <w:rFonts w:ascii="Times New Roman" w:hAnsi="Times New Roman" w:cs="Times New Roman"/>
            <w:noProof/>
            <w:sz w:val="24"/>
            <w:szCs w:val="24"/>
          </w:rPr>
          <w:t>77</w:t>
        </w:r>
      </w:hyperlink>
      <w:r w:rsidR="00F5227B">
        <w:rPr>
          <w:rFonts w:ascii="Times New Roman" w:hAnsi="Times New Roman" w:cs="Times New Roman"/>
          <w:noProof/>
          <w:sz w:val="24"/>
          <w:szCs w:val="24"/>
        </w:rPr>
        <w:t>]</w:t>
      </w:r>
      <w:r w:rsidR="003E21DC">
        <w:rPr>
          <w:rFonts w:ascii="Times New Roman" w:hAnsi="Times New Roman" w:cs="Times New Roman"/>
          <w:noProof/>
          <w:sz w:val="24"/>
          <w:szCs w:val="24"/>
        </w:rPr>
        <w:fldChar w:fldCharType="end"/>
      </w:r>
      <w:r w:rsidR="003E21DC">
        <w:rPr>
          <w:rFonts w:ascii="Times New Roman" w:hAnsi="Times New Roman" w:cs="Times New Roman"/>
          <w:noProof/>
          <w:sz w:val="24"/>
          <w:szCs w:val="24"/>
        </w:rPr>
        <w:t xml:space="preserve"> and </w:t>
      </w:r>
      <w:r w:rsidR="003E21DC" w:rsidRPr="003E21DC">
        <w:rPr>
          <w:rFonts w:ascii="Times New Roman" w:hAnsi="Times New Roman" w:cs="Times New Roman"/>
          <w:noProof/>
          <w:sz w:val="24"/>
          <w:szCs w:val="24"/>
        </w:rPr>
        <w:t>Colorado-Garrido et al</w:t>
      </w:r>
      <w:r w:rsidR="003E21DC">
        <w:rPr>
          <w:rFonts w:ascii="Times New Roman" w:hAnsi="Times New Roman" w:cs="Times New Roman"/>
          <w:noProof/>
          <w:sz w:val="24"/>
          <w:szCs w:val="24"/>
        </w:rPr>
        <w:t>.</w:t>
      </w:r>
      <w:r w:rsidR="00CB5EAF">
        <w:rPr>
          <w:rFonts w:ascii="Times New Roman" w:hAnsi="Times New Roman" w:cs="Times New Roman"/>
          <w:noProof/>
          <w:sz w:val="24"/>
          <w:szCs w:val="24"/>
        </w:rPr>
        <w:t xml:space="preserve">, </w:t>
      </w:r>
      <w:r w:rsidR="003E21DC">
        <w:rPr>
          <w:rFonts w:ascii="Times New Roman" w:hAnsi="Times New Roman" w:cs="Times New Roman"/>
          <w:noProof/>
          <w:sz w:val="24"/>
          <w:szCs w:val="24"/>
        </w:rPr>
        <w:t xml:space="preserve">(2008) </w:t>
      </w:r>
      <w:r w:rsidR="003E21DC">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&lt;EndNote&gt;&lt;Cite&gt;&lt;Author&gt;Colorado-Garrido&lt;/Author&gt;&lt;Year&gt;2008&lt;/Year&gt;&lt;RecNum&gt;46&lt;/RecNum&gt;&lt;DisplayText&gt;[78]&lt;/DisplayText&gt;&lt;record&gt;&lt;rec-number&gt;46&lt;/rec-number&gt;&lt;foreign-keys&gt;&lt;key app="EN" db-id="909v2wsdarxet0er2papedrtdfde0xxra5af" timestamp="1560339659"&gt;46&lt;/key&gt;&lt;/foreign-keys&gt;&lt;ref-type name="Journal Article"&gt;17&lt;/ref-type&gt;&lt;contributors&gt;&lt;authors&gt;&lt;author&gt;Colorado-Garrido, D.&lt;/author&gt;&lt;author&gt;Ortega-Toledo, D. M.&lt;/author&gt;&lt;author&gt;Hernández, J. A.&lt;/author&gt;&lt;author&gt;González-Rodríguez, J. G.&lt;/author&gt;&lt;author&gt;Uruchurtu, J.&lt;/author&gt;&lt;/authors&gt;&lt;/contributors&gt;&lt;titles&gt;&lt;title&gt;Neural networks for Nyquist plots prediction during corrosion inhibition of a pipeline steel&lt;/title&gt;&lt;secondary-title&gt;Journal of Solid State Electrochemistry&lt;/secondary-title&gt;&lt;/titles&gt;&lt;periodical&gt;&lt;full-title&gt;Journal of Solid State Electrochemistry&lt;/full-title&gt;&lt;/periodical&gt;&lt;pages&gt;1715-1722&lt;/pages&gt;&lt;volume&gt;13&lt;/volume&gt;&lt;number&gt;11&lt;/number&gt;&lt;dates&gt;&lt;year&gt;2008&lt;/year&gt;&lt;/dates&gt;&lt;isbn&gt;1432-8488&amp;#xD;1433-0768&lt;/isbn&gt;&lt;urls&gt;&lt;/urls&gt;&lt;electronic-resource-num&gt;10.1007/s10008-008-0728-7&lt;/electronic-resource-num&gt;&lt;/record&gt;&lt;/Cite&gt;&lt;/EndNote&gt;</w:instrText>
      </w:r>
      <w:r w:rsidR="003E21DC">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78" w:tooltip="Colorado-Garrido, 2008 #46" w:history="1">
        <w:r w:rsidR="00604F54">
          <w:rPr>
            <w:rFonts w:ascii="Times New Roman" w:hAnsi="Times New Roman" w:cs="Times New Roman"/>
            <w:noProof/>
            <w:sz w:val="24"/>
            <w:szCs w:val="24"/>
          </w:rPr>
          <w:t>78</w:t>
        </w:r>
      </w:hyperlink>
      <w:r w:rsidR="00F5227B">
        <w:rPr>
          <w:rFonts w:ascii="Times New Roman" w:hAnsi="Times New Roman" w:cs="Times New Roman"/>
          <w:noProof/>
          <w:sz w:val="24"/>
          <w:szCs w:val="24"/>
        </w:rPr>
        <w:t>]</w:t>
      </w:r>
      <w:r w:rsidR="003E21DC">
        <w:rPr>
          <w:rFonts w:ascii="Times New Roman" w:hAnsi="Times New Roman" w:cs="Times New Roman"/>
          <w:noProof/>
          <w:sz w:val="24"/>
          <w:szCs w:val="24"/>
        </w:rPr>
        <w:fldChar w:fldCharType="end"/>
      </w:r>
      <w:r w:rsidR="003E21DC">
        <w:rPr>
          <w:rFonts w:ascii="Times New Roman" w:hAnsi="Times New Roman" w:cs="Times New Roman"/>
          <w:noProof/>
          <w:sz w:val="24"/>
          <w:szCs w:val="24"/>
        </w:rPr>
        <w:t xml:space="preserve"> have also implemented prediction ability of </w:t>
      </w:r>
      <w:r w:rsidR="003E21DC">
        <w:rPr>
          <w:rFonts w:ascii="Times New Roman" w:hAnsi="Times New Roman" w:cs="Times New Roman" w:hint="eastAsia"/>
          <w:sz w:val="24"/>
          <w:szCs w:val="28"/>
        </w:rPr>
        <w:t>M</w:t>
      </w:r>
      <w:r w:rsidR="003E21DC">
        <w:rPr>
          <w:rFonts w:ascii="Times New Roman" w:hAnsi="Times New Roman" w:cs="Times New Roman"/>
          <w:sz w:val="24"/>
          <w:szCs w:val="28"/>
        </w:rPr>
        <w:t>LP</w:t>
      </w:r>
      <w:r w:rsidR="003E21DC" w:rsidDel="00990898">
        <w:rPr>
          <w:rFonts w:ascii="Times New Roman" w:hAnsi="Times New Roman" w:cs="Times New Roman"/>
          <w:noProof/>
          <w:sz w:val="24"/>
          <w:szCs w:val="24"/>
        </w:rPr>
        <w:t xml:space="preserve"> </w:t>
      </w:r>
      <w:r w:rsidR="003E21DC">
        <w:rPr>
          <w:rFonts w:ascii="Times New Roman" w:hAnsi="Times New Roman" w:cs="Times New Roman"/>
          <w:noProof/>
          <w:sz w:val="24"/>
          <w:szCs w:val="24"/>
        </w:rPr>
        <w:t xml:space="preserve">neural networks in the application of electrochemical impedance techniques. </w:t>
      </w:r>
      <w:r w:rsidR="003E21DC" w:rsidRPr="003E21DC">
        <w:rPr>
          <w:rFonts w:ascii="Times New Roman" w:hAnsi="Times New Roman" w:cs="Times New Roman"/>
          <w:noProof/>
          <w:sz w:val="24"/>
          <w:szCs w:val="24"/>
        </w:rPr>
        <w:t>Bassam et al</w:t>
      </w:r>
      <w:r w:rsidR="003E21DC">
        <w:rPr>
          <w:rFonts w:ascii="Times New Roman" w:hAnsi="Times New Roman" w:cs="Times New Roman"/>
          <w:noProof/>
          <w:sz w:val="24"/>
          <w:szCs w:val="24"/>
        </w:rPr>
        <w:t>.</w:t>
      </w:r>
      <w:r w:rsidR="00CB5EAF">
        <w:rPr>
          <w:rFonts w:ascii="Times New Roman" w:hAnsi="Times New Roman" w:cs="Times New Roman"/>
          <w:noProof/>
          <w:sz w:val="24"/>
          <w:szCs w:val="24"/>
        </w:rPr>
        <w:t>,</w:t>
      </w:r>
      <w:r w:rsidR="003E21DC">
        <w:rPr>
          <w:rFonts w:ascii="Times New Roman" w:hAnsi="Times New Roman" w:cs="Times New Roman"/>
          <w:noProof/>
          <w:sz w:val="24"/>
          <w:szCs w:val="24"/>
        </w:rPr>
        <w:t xml:space="preserve"> trained a </w:t>
      </w:r>
      <w:r w:rsidR="003E21DC">
        <w:rPr>
          <w:rFonts w:ascii="Times New Roman" w:hAnsi="Times New Roman" w:cs="Times New Roman" w:hint="eastAsia"/>
          <w:sz w:val="24"/>
          <w:szCs w:val="28"/>
        </w:rPr>
        <w:t>M</w:t>
      </w:r>
      <w:r w:rsidR="003E21DC">
        <w:rPr>
          <w:rFonts w:ascii="Times New Roman" w:hAnsi="Times New Roman" w:cs="Times New Roman"/>
          <w:sz w:val="24"/>
          <w:szCs w:val="28"/>
        </w:rPr>
        <w:t>LP</w:t>
      </w:r>
      <w:r w:rsidR="003E21DC" w:rsidDel="00990898">
        <w:rPr>
          <w:rFonts w:ascii="Times New Roman" w:hAnsi="Times New Roman" w:cs="Times New Roman"/>
          <w:noProof/>
          <w:sz w:val="24"/>
          <w:szCs w:val="24"/>
        </w:rPr>
        <w:t xml:space="preserve"> </w:t>
      </w:r>
      <w:r w:rsidR="003E21DC">
        <w:rPr>
          <w:rFonts w:ascii="Times New Roman" w:hAnsi="Times New Roman" w:cs="Times New Roman"/>
          <w:noProof/>
          <w:sz w:val="24"/>
          <w:szCs w:val="24"/>
        </w:rPr>
        <w:t>neural network model with 4-5-1 network architecture, Levenberg–Marquardt learning algorithm, hyperbolic tangent sigmoid and linear transfer function</w:t>
      </w:r>
      <w:r w:rsidR="00450400">
        <w:rPr>
          <w:rFonts w:ascii="Times New Roman" w:hAnsi="Times New Roman" w:cs="Times New Roman"/>
          <w:noProof/>
          <w:sz w:val="24"/>
          <w:szCs w:val="24"/>
        </w:rPr>
        <w:t>s</w:t>
      </w:r>
      <w:r w:rsidR="003E21DC">
        <w:rPr>
          <w:rFonts w:ascii="Times New Roman" w:hAnsi="Times New Roman" w:cs="Times New Roman"/>
          <w:noProof/>
          <w:sz w:val="24"/>
          <w:szCs w:val="24"/>
        </w:rPr>
        <w:t xml:space="preserve"> for the determination of different types of corrosion by using electrochemical impedance spectroscopy curves from different inhibitor concentrations.</w:t>
      </w:r>
      <w:r w:rsidR="003E21DC">
        <w:t xml:space="preserve"> </w:t>
      </w:r>
      <w:r w:rsidR="003E21DC">
        <w:rPr>
          <w:rFonts w:ascii="Times New Roman" w:hAnsi="Times New Roman" w:cs="Times New Roman"/>
          <w:noProof/>
          <w:sz w:val="24"/>
          <w:szCs w:val="24"/>
        </w:rPr>
        <w:t>C</w:t>
      </w:r>
      <w:r w:rsidR="003E21DC" w:rsidRPr="00950F46">
        <w:rPr>
          <w:rFonts w:ascii="Times New Roman" w:hAnsi="Times New Roman" w:cs="Times New Roman"/>
          <w:noProof/>
          <w:sz w:val="24"/>
          <w:szCs w:val="24"/>
        </w:rPr>
        <w:t>orrelation coefficient</w:t>
      </w:r>
      <w:r w:rsidR="003E21DC">
        <w:rPr>
          <w:rFonts w:ascii="Times New Roman" w:hAnsi="Times New Roman" w:cs="Times New Roman"/>
          <w:noProof/>
          <w:sz w:val="24"/>
          <w:szCs w:val="24"/>
        </w:rPr>
        <w:t xml:space="preserve"> of </w:t>
      </w:r>
      <w:r w:rsidR="003E21DC" w:rsidRPr="00950F46">
        <w:rPr>
          <w:rFonts w:ascii="Times New Roman" w:hAnsi="Times New Roman" w:cs="Times New Roman"/>
          <w:noProof/>
          <w:sz w:val="24"/>
          <w:szCs w:val="24"/>
        </w:rPr>
        <w:t xml:space="preserve">R&gt;0.9905 described good agreement between simulations and theoretical data test. </w:t>
      </w:r>
      <w:r w:rsidR="003E21DC">
        <w:rPr>
          <w:rFonts w:ascii="Times New Roman" w:hAnsi="Times New Roman" w:cs="Times New Roman"/>
          <w:noProof/>
          <w:sz w:val="24"/>
          <w:szCs w:val="24"/>
        </w:rPr>
        <w:t>It was expected that</w:t>
      </w:r>
      <w:r w:rsidR="003E21DC">
        <w:t xml:space="preserve"> </w:t>
      </w:r>
      <w:r w:rsidR="003E21DC">
        <w:rPr>
          <w:rFonts w:ascii="Times New Roman" w:hAnsi="Times New Roman" w:cs="Times New Roman"/>
          <w:noProof/>
          <w:sz w:val="24"/>
          <w:szCs w:val="24"/>
        </w:rPr>
        <w:t xml:space="preserve">the model may also enable the implementation of smart sensors for online quality determination (corrosion type) in pipeline steel. </w:t>
      </w:r>
      <w:r w:rsidR="003E21DC" w:rsidRPr="003E21DC">
        <w:rPr>
          <w:rFonts w:ascii="Times New Roman" w:hAnsi="Times New Roman" w:cs="Times New Roman"/>
          <w:noProof/>
          <w:sz w:val="24"/>
          <w:szCs w:val="24"/>
        </w:rPr>
        <w:t>Colorado-Garrido et al</w:t>
      </w:r>
      <w:r w:rsidR="003E21DC">
        <w:rPr>
          <w:rFonts w:ascii="Times New Roman" w:hAnsi="Times New Roman" w:cs="Times New Roman"/>
          <w:noProof/>
          <w:sz w:val="24"/>
          <w:szCs w:val="24"/>
        </w:rPr>
        <w:t>.</w:t>
      </w:r>
      <w:r w:rsidR="00CB5EAF">
        <w:rPr>
          <w:rFonts w:ascii="Times New Roman" w:hAnsi="Times New Roman" w:cs="Times New Roman"/>
          <w:noProof/>
          <w:sz w:val="24"/>
          <w:szCs w:val="24"/>
        </w:rPr>
        <w:t>,</w:t>
      </w:r>
      <w:r w:rsidR="003E21DC">
        <w:rPr>
          <w:rFonts w:ascii="Times New Roman" w:hAnsi="Times New Roman" w:cs="Times New Roman"/>
          <w:noProof/>
          <w:sz w:val="24"/>
          <w:szCs w:val="24"/>
        </w:rPr>
        <w:t xml:space="preserve"> described the application of </w:t>
      </w:r>
      <w:r w:rsidR="003E21DC">
        <w:rPr>
          <w:rFonts w:ascii="Times New Roman" w:hAnsi="Times New Roman" w:cs="Times New Roman" w:hint="eastAsia"/>
          <w:sz w:val="24"/>
          <w:szCs w:val="28"/>
        </w:rPr>
        <w:t>M</w:t>
      </w:r>
      <w:r w:rsidR="003E21DC">
        <w:rPr>
          <w:rFonts w:ascii="Times New Roman" w:hAnsi="Times New Roman" w:cs="Times New Roman"/>
          <w:sz w:val="24"/>
          <w:szCs w:val="28"/>
        </w:rPr>
        <w:t>LP</w:t>
      </w:r>
      <w:r w:rsidR="003E21DC" w:rsidDel="00990898">
        <w:rPr>
          <w:rFonts w:ascii="Times New Roman" w:hAnsi="Times New Roman" w:cs="Times New Roman"/>
          <w:noProof/>
          <w:sz w:val="24"/>
          <w:szCs w:val="24"/>
        </w:rPr>
        <w:t xml:space="preserve"> </w:t>
      </w:r>
      <w:r w:rsidR="003E21DC">
        <w:rPr>
          <w:rFonts w:ascii="Times New Roman" w:hAnsi="Times New Roman" w:cs="Times New Roman"/>
          <w:noProof/>
          <w:sz w:val="24"/>
          <w:szCs w:val="24"/>
        </w:rPr>
        <w:t xml:space="preserve">neural network to electrochemical testing by predicting impedance spectroscopy values, with the same network parameters used in the work of </w:t>
      </w:r>
      <w:r w:rsidR="003E21DC" w:rsidRPr="003E21DC">
        <w:rPr>
          <w:rFonts w:ascii="Times New Roman" w:hAnsi="Times New Roman" w:cs="Times New Roman"/>
          <w:noProof/>
          <w:sz w:val="24"/>
          <w:szCs w:val="24"/>
        </w:rPr>
        <w:t xml:space="preserve">Bassam et </w:t>
      </w:r>
      <w:r w:rsidR="003E21DC" w:rsidRPr="003E21DC">
        <w:rPr>
          <w:rFonts w:ascii="Times New Roman" w:hAnsi="Times New Roman" w:cs="Times New Roman"/>
          <w:noProof/>
          <w:sz w:val="24"/>
          <w:szCs w:val="24"/>
        </w:rPr>
        <w:lastRenderedPageBreak/>
        <w:t>al</w:t>
      </w:r>
      <w:r w:rsidR="003E21DC">
        <w:rPr>
          <w:rFonts w:ascii="Times New Roman" w:hAnsi="Times New Roman" w:cs="Times New Roman"/>
          <w:noProof/>
          <w:sz w:val="24"/>
          <w:szCs w:val="24"/>
        </w:rPr>
        <w:t>.</w:t>
      </w:r>
      <w:r w:rsidR="00CB5EAF">
        <w:rPr>
          <w:rFonts w:ascii="Times New Roman" w:hAnsi="Times New Roman" w:cs="Times New Roman"/>
          <w:noProof/>
          <w:sz w:val="24"/>
          <w:szCs w:val="24"/>
        </w:rPr>
        <w:t>,.</w:t>
      </w:r>
      <w:r w:rsidR="003E21DC">
        <w:rPr>
          <w:rFonts w:ascii="Times New Roman" w:hAnsi="Times New Roman" w:cs="Times New Roman"/>
          <w:noProof/>
          <w:sz w:val="24"/>
          <w:szCs w:val="24"/>
        </w:rPr>
        <w:t xml:space="preserve"> The best network architecture was obtained with 2-5-1 for 5 ppm of inhibitor and 2-2-1 for 25 ppm of inhibitor</w:t>
      </w:r>
      <w:r w:rsidR="003E21DC" w:rsidRPr="00AA129D">
        <w:rPr>
          <w:rFonts w:ascii="Times New Roman" w:hAnsi="Times New Roman" w:cs="Times New Roman"/>
          <w:noProof/>
          <w:sz w:val="24"/>
          <w:szCs w:val="24"/>
        </w:rPr>
        <w:t>, and correlation coefficients R value of 0.984 for 5 ppm and 0.994 for 25 ppm described good agreement between simulations and theoretical data test.</w:t>
      </w:r>
      <w:r w:rsidR="003E21DC">
        <w:rPr>
          <w:rFonts w:ascii="Times New Roman" w:hAnsi="Times New Roman" w:cs="Times New Roman"/>
          <w:noProof/>
          <w:sz w:val="24"/>
          <w:szCs w:val="24"/>
        </w:rPr>
        <w:t xml:space="preserve"> In this case, the model’s aim was to predict the imaginary impedance based on the real part of the impedance as a</w:t>
      </w:r>
      <w:r w:rsidR="003E21DC">
        <w:rPr>
          <w:rFonts w:ascii="Times New Roman" w:hAnsi="Times New Roman" w:cs="Times New Roman" w:hint="eastAsia"/>
          <w:noProof/>
          <w:sz w:val="24"/>
          <w:szCs w:val="24"/>
        </w:rPr>
        <w:t xml:space="preserve"> </w:t>
      </w:r>
      <w:r w:rsidR="003E21DC">
        <w:rPr>
          <w:rFonts w:ascii="Times New Roman" w:hAnsi="Times New Roman" w:cs="Times New Roman"/>
          <w:noProof/>
          <w:sz w:val="24"/>
          <w:szCs w:val="24"/>
        </w:rPr>
        <w:t xml:space="preserve">function of time to determine the corrosion resistance of the tested material in the solution. By using the same network parameters, the performance results of those two works gave good agreement between actual and predicted data. </w:t>
      </w:r>
    </w:p>
    <w:p w14:paraId="6E58D0BD" w14:textId="5A32AB5E" w:rsidR="003E21DC" w:rsidRDefault="00CB5EAF">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As a note came up from above materials corrosion predictive researches, more than one ANN models can differently and separately be developed for different aspects of the problem. Kenny et al.</w:t>
      </w:r>
      <w:r w:rsidR="00A34791">
        <w:rPr>
          <w:rFonts w:ascii="Times New Roman" w:hAnsi="Times New Roman" w:cs="Times New Roman"/>
          <w:noProof/>
          <w:sz w:val="24"/>
          <w:szCs w:val="24"/>
        </w:rPr>
        <w:t>,</w:t>
      </w:r>
      <w:r>
        <w:rPr>
          <w:rFonts w:ascii="Times New Roman" w:hAnsi="Times New Roman" w:cs="Times New Roman"/>
          <w:noProof/>
          <w:sz w:val="24"/>
          <w:szCs w:val="24"/>
        </w:rPr>
        <w:t xml:space="preserve"> trained an ANN model to analyze corrosion rates of three different matereials. Kamrunnahar and Urquidi-Macdonald constructed three separate ANN models to observe different corrosion behaviors of three materials in one research and three different neural networks to determine different corrosion metrics of one material in their another work. No matter what the number of ANN models are, the critical point to take account is that</w:t>
      </w:r>
      <w:r w:rsidRPr="00AC70D3">
        <w:rPr>
          <w:rFonts w:ascii="Times New Roman" w:hAnsi="Times New Roman" w:cs="Times New Roman"/>
          <w:noProof/>
          <w:sz w:val="24"/>
          <w:szCs w:val="24"/>
        </w:rPr>
        <w:t xml:space="preserve"> more data points would be needed to establish a more robust</w:t>
      </w:r>
      <w:r>
        <w:rPr>
          <w:rFonts w:ascii="Times New Roman" w:hAnsi="Times New Roman" w:cs="Times New Roman"/>
          <w:noProof/>
          <w:sz w:val="24"/>
          <w:szCs w:val="24"/>
        </w:rPr>
        <w:t xml:space="preserve"> and reliable ANN model with higher confidence and more representative results. </w:t>
      </w:r>
      <w:r w:rsidR="00A34791">
        <w:rPr>
          <w:rFonts w:ascii="Times New Roman" w:hAnsi="Times New Roman" w:cs="Times New Roman"/>
          <w:noProof/>
          <w:sz w:val="24"/>
          <w:szCs w:val="24"/>
        </w:rPr>
        <w:t>Also</w:t>
      </w:r>
      <w:r w:rsidR="003E21DC">
        <w:rPr>
          <w:rFonts w:ascii="Times New Roman" w:hAnsi="Times New Roman" w:cs="Times New Roman"/>
          <w:noProof/>
          <w:sz w:val="24"/>
          <w:szCs w:val="24"/>
        </w:rPr>
        <w:t>,</w:t>
      </w:r>
      <w:r w:rsidR="00A34791">
        <w:rPr>
          <w:rFonts w:ascii="Times New Roman" w:hAnsi="Times New Roman" w:cs="Times New Roman"/>
          <w:noProof/>
          <w:sz w:val="24"/>
          <w:szCs w:val="24"/>
        </w:rPr>
        <w:t xml:space="preserve"> </w:t>
      </w:r>
      <w:r w:rsidR="003E21DC">
        <w:rPr>
          <w:rFonts w:ascii="Times New Roman" w:hAnsi="Times New Roman" w:cs="Times New Roman"/>
          <w:noProof/>
          <w:sz w:val="24"/>
          <w:szCs w:val="24"/>
        </w:rPr>
        <w:t xml:space="preserve">it can be concluded that a good ANN model can progressively </w:t>
      </w:r>
      <w:r w:rsidR="003E21DC" w:rsidRPr="00BE0578">
        <w:rPr>
          <w:rFonts w:ascii="Times New Roman" w:hAnsi="Times New Roman" w:cs="Times New Roman"/>
          <w:noProof/>
          <w:sz w:val="24"/>
          <w:szCs w:val="24"/>
        </w:rPr>
        <w:t xml:space="preserve">be </w:t>
      </w:r>
      <w:r w:rsidR="003E21DC">
        <w:rPr>
          <w:rFonts w:ascii="Times New Roman" w:hAnsi="Times New Roman" w:cs="Times New Roman"/>
          <w:noProof/>
          <w:sz w:val="24"/>
          <w:szCs w:val="24"/>
        </w:rPr>
        <w:t>used for future prediction in context of the problem with same nature</w:t>
      </w:r>
      <w:r w:rsidR="00A34791">
        <w:rPr>
          <w:rFonts w:ascii="Times New Roman" w:hAnsi="Times New Roman" w:cs="Times New Roman"/>
          <w:noProof/>
          <w:sz w:val="24"/>
          <w:szCs w:val="24"/>
        </w:rPr>
        <w:t>,</w:t>
      </w:r>
      <w:r w:rsidR="00A34791" w:rsidRPr="00A34791">
        <w:rPr>
          <w:rFonts w:ascii="Times New Roman" w:hAnsi="Times New Roman" w:cs="Times New Roman"/>
          <w:noProof/>
          <w:sz w:val="24"/>
          <w:szCs w:val="24"/>
        </w:rPr>
        <w:t xml:space="preserve"> </w:t>
      </w:r>
      <w:r w:rsidR="00A34791">
        <w:rPr>
          <w:rFonts w:ascii="Times New Roman" w:hAnsi="Times New Roman" w:cs="Times New Roman"/>
          <w:noProof/>
          <w:sz w:val="24"/>
          <w:szCs w:val="24"/>
        </w:rPr>
        <w:t xml:space="preserve">from the works of </w:t>
      </w:r>
      <w:r w:rsidR="00A34791" w:rsidRPr="003E21DC">
        <w:rPr>
          <w:rFonts w:ascii="Times New Roman" w:hAnsi="Times New Roman" w:cs="Times New Roman"/>
          <w:noProof/>
          <w:sz w:val="24"/>
          <w:szCs w:val="24"/>
        </w:rPr>
        <w:t>Bassam et al.</w:t>
      </w:r>
      <w:r w:rsidR="00A34791">
        <w:rPr>
          <w:rFonts w:ascii="Times New Roman" w:hAnsi="Times New Roman" w:cs="Times New Roman"/>
          <w:noProof/>
          <w:sz w:val="24"/>
          <w:szCs w:val="24"/>
        </w:rPr>
        <w:t xml:space="preserve">, and </w:t>
      </w:r>
      <w:r w:rsidR="00A34791" w:rsidRPr="003E21DC">
        <w:rPr>
          <w:rFonts w:ascii="Times New Roman" w:hAnsi="Times New Roman" w:cs="Times New Roman"/>
          <w:noProof/>
          <w:sz w:val="24"/>
          <w:szCs w:val="24"/>
        </w:rPr>
        <w:t>Colorado-Garrido et al</w:t>
      </w:r>
      <w:r w:rsidR="00A34791">
        <w:rPr>
          <w:rFonts w:ascii="Times New Roman" w:hAnsi="Times New Roman" w:cs="Times New Roman"/>
          <w:noProof/>
          <w:sz w:val="24"/>
          <w:szCs w:val="24"/>
        </w:rPr>
        <w:t xml:space="preserve">.  </w:t>
      </w:r>
    </w:p>
    <w:p w14:paraId="26884A4F" w14:textId="2E198ADC" w:rsidR="00B022AB" w:rsidRDefault="00B022AB" w:rsidP="006F13F9">
      <w:pPr>
        <w:pStyle w:val="3"/>
        <w:spacing w:after="240"/>
        <w:rPr>
          <w:noProof/>
        </w:rPr>
      </w:pPr>
      <w:r>
        <w:rPr>
          <w:noProof/>
        </w:rPr>
        <w:t>Mechanical Property</w:t>
      </w:r>
    </w:p>
    <w:p w14:paraId="66F7EE5D" w14:textId="42E10B4B" w:rsidR="00CF1552" w:rsidRDefault="00B50C19" w:rsidP="00171356">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w:t>
      </w:r>
      <w:r w:rsidRPr="00B50C19">
        <w:rPr>
          <w:rFonts w:ascii="Times New Roman" w:hAnsi="Times New Roman" w:cs="Times New Roman"/>
          <w:noProof/>
          <w:sz w:val="24"/>
          <w:szCs w:val="24"/>
        </w:rPr>
        <w:t xml:space="preserve">ultivariate nonlinear regression </w:t>
      </w:r>
      <w:r>
        <w:rPr>
          <w:rFonts w:ascii="Times New Roman" w:hAnsi="Times New Roman" w:cs="Times New Roman"/>
          <w:noProof/>
          <w:sz w:val="24"/>
          <w:szCs w:val="24"/>
        </w:rPr>
        <w:t>method ha</w:t>
      </w:r>
      <w:r w:rsidR="00840F17">
        <w:rPr>
          <w:rFonts w:ascii="Times New Roman" w:hAnsi="Times New Roman" w:cs="Times New Roman"/>
          <w:noProof/>
          <w:sz w:val="24"/>
          <w:szCs w:val="24"/>
        </w:rPr>
        <w:t>s</w:t>
      </w:r>
      <w:r>
        <w:rPr>
          <w:rFonts w:ascii="Times New Roman" w:hAnsi="Times New Roman" w:cs="Times New Roman"/>
          <w:noProof/>
          <w:sz w:val="24"/>
          <w:szCs w:val="24"/>
        </w:rPr>
        <w:t xml:space="preserve"> been used to represent </w:t>
      </w:r>
      <w:r w:rsidRPr="00B50C19">
        <w:rPr>
          <w:rFonts w:ascii="Times New Roman" w:hAnsi="Times New Roman" w:cs="Times New Roman"/>
          <w:noProof/>
          <w:sz w:val="24"/>
          <w:szCs w:val="24"/>
        </w:rPr>
        <w:t>complicated</w:t>
      </w:r>
      <w:r>
        <w:rPr>
          <w:rFonts w:ascii="Times New Roman" w:hAnsi="Times New Roman" w:cs="Times New Roman"/>
          <w:noProof/>
          <w:sz w:val="24"/>
          <w:szCs w:val="24"/>
        </w:rPr>
        <w:t xml:space="preserve"> interaction</w:t>
      </w:r>
      <w:r w:rsidRPr="00B50C19">
        <w:rPr>
          <w:rFonts w:ascii="Times New Roman" w:hAnsi="Times New Roman" w:cs="Times New Roman"/>
          <w:noProof/>
          <w:sz w:val="24"/>
          <w:szCs w:val="24"/>
        </w:rPr>
        <w:t xml:space="preserve"> of flow stress</w:t>
      </w:r>
      <w:r>
        <w:rPr>
          <w:rFonts w:ascii="Times New Roman" w:hAnsi="Times New Roman" w:cs="Times New Roman"/>
          <w:noProof/>
          <w:sz w:val="24"/>
          <w:szCs w:val="24"/>
        </w:rPr>
        <w:t xml:space="preserve"> with </w:t>
      </w:r>
      <w:r w:rsidRPr="00B50C19">
        <w:rPr>
          <w:rFonts w:ascii="Times New Roman" w:hAnsi="Times New Roman" w:cs="Times New Roman"/>
          <w:noProof/>
          <w:sz w:val="24"/>
          <w:szCs w:val="24"/>
        </w:rPr>
        <w:t>strain, strain rate and temperature</w:t>
      </w:r>
      <w:r>
        <w:rPr>
          <w:rFonts w:ascii="Times New Roman" w:hAnsi="Times New Roman" w:cs="Times New Roman"/>
          <w:noProof/>
          <w:sz w:val="24"/>
          <w:szCs w:val="24"/>
        </w:rPr>
        <w:t xml:space="preserve">. But </w:t>
      </w:r>
      <w:r w:rsidRPr="00B50C19">
        <w:rPr>
          <w:rFonts w:ascii="Times New Roman" w:hAnsi="Times New Roman" w:cs="Times New Roman"/>
          <w:noProof/>
          <w:sz w:val="24"/>
          <w:szCs w:val="24"/>
        </w:rPr>
        <w:t>the complicated</w:t>
      </w:r>
      <w:r>
        <w:rPr>
          <w:rFonts w:ascii="Times New Roman" w:hAnsi="Times New Roman" w:cs="Times New Roman"/>
          <w:noProof/>
          <w:sz w:val="24"/>
          <w:szCs w:val="24"/>
        </w:rPr>
        <w:t xml:space="preserve"> </w:t>
      </w:r>
      <w:r w:rsidRPr="00B50C19">
        <w:rPr>
          <w:rFonts w:ascii="Times New Roman" w:hAnsi="Times New Roman" w:cs="Times New Roman"/>
          <w:noProof/>
          <w:sz w:val="24"/>
          <w:szCs w:val="24"/>
        </w:rPr>
        <w:t>correlation of flow stress with their affecting factors</w:t>
      </w:r>
      <w:r>
        <w:rPr>
          <w:rFonts w:ascii="Times New Roman" w:hAnsi="Times New Roman" w:cs="Times New Roman"/>
          <w:noProof/>
          <w:sz w:val="24"/>
          <w:szCs w:val="24"/>
        </w:rPr>
        <w:t xml:space="preserve"> </w:t>
      </w:r>
      <w:r w:rsidRPr="00B50C19">
        <w:rPr>
          <w:rFonts w:ascii="Times New Roman" w:hAnsi="Times New Roman" w:cs="Times New Roman"/>
          <w:noProof/>
          <w:sz w:val="24"/>
          <w:szCs w:val="24"/>
        </w:rPr>
        <w:t>(microstructure and processing parameters)</w:t>
      </w:r>
      <w:r>
        <w:rPr>
          <w:rFonts w:ascii="Times New Roman" w:hAnsi="Times New Roman" w:cs="Times New Roman"/>
          <w:noProof/>
          <w:sz w:val="24"/>
          <w:szCs w:val="24"/>
        </w:rPr>
        <w:t xml:space="preserve"> is difficult to be evaluated by any </w:t>
      </w:r>
      <w:r w:rsidRPr="00B50C19">
        <w:rPr>
          <w:rFonts w:ascii="Times New Roman" w:hAnsi="Times New Roman" w:cs="Times New Roman"/>
          <w:noProof/>
          <w:sz w:val="24"/>
          <w:szCs w:val="24"/>
        </w:rPr>
        <w:t>simple constitutive model</w:t>
      </w:r>
      <w:r>
        <w:rPr>
          <w:rFonts w:ascii="Times New Roman" w:hAnsi="Times New Roman" w:cs="Times New Roman"/>
          <w:noProof/>
          <w:sz w:val="24"/>
          <w:szCs w:val="24"/>
        </w:rPr>
        <w:t>.</w:t>
      </w:r>
      <w:r w:rsidRPr="00B50C19">
        <w:rPr>
          <w:rFonts w:ascii="Times New Roman" w:hAnsi="Times New Roman" w:cs="Times New Roman"/>
          <w:noProof/>
          <w:sz w:val="24"/>
          <w:szCs w:val="24"/>
        </w:rPr>
        <w:t xml:space="preserve"> </w:t>
      </w:r>
      <w:r>
        <w:rPr>
          <w:rFonts w:ascii="Times New Roman" w:hAnsi="Times New Roman" w:cs="Times New Roman"/>
          <w:noProof/>
          <w:sz w:val="24"/>
          <w:szCs w:val="24"/>
        </w:rPr>
        <w:t xml:space="preserve">To overcome the repeated calculation of </w:t>
      </w:r>
      <w:r w:rsidRPr="00B50C19">
        <w:rPr>
          <w:rFonts w:ascii="Times New Roman" w:hAnsi="Times New Roman" w:cs="Times New Roman"/>
          <w:noProof/>
          <w:sz w:val="24"/>
          <w:szCs w:val="24"/>
        </w:rPr>
        <w:t xml:space="preserve">regression parameters </w:t>
      </w:r>
      <w:r>
        <w:rPr>
          <w:rFonts w:ascii="Times New Roman" w:hAnsi="Times New Roman" w:cs="Times New Roman"/>
          <w:noProof/>
          <w:sz w:val="24"/>
          <w:szCs w:val="24"/>
        </w:rPr>
        <w:t xml:space="preserve">for new </w:t>
      </w:r>
      <w:r w:rsidR="00171356">
        <w:rPr>
          <w:rFonts w:ascii="Times New Roman" w:hAnsi="Times New Roman" w:cs="Times New Roman"/>
          <w:noProof/>
          <w:sz w:val="24"/>
          <w:szCs w:val="24"/>
        </w:rPr>
        <w:t xml:space="preserve">experimental </w:t>
      </w:r>
      <w:r>
        <w:rPr>
          <w:rFonts w:ascii="Times New Roman" w:hAnsi="Times New Roman" w:cs="Times New Roman"/>
          <w:noProof/>
          <w:sz w:val="24"/>
          <w:szCs w:val="24"/>
        </w:rPr>
        <w:t>data</w:t>
      </w:r>
      <w:r w:rsidR="00171356">
        <w:rPr>
          <w:rFonts w:ascii="Times New Roman" w:hAnsi="Times New Roman" w:cs="Times New Roman"/>
          <w:noProof/>
          <w:sz w:val="24"/>
          <w:szCs w:val="24"/>
        </w:rPr>
        <w:t xml:space="preserve"> in simple constitutive model</w:t>
      </w:r>
      <w:r>
        <w:rPr>
          <w:rFonts w:ascii="Times New Roman" w:hAnsi="Times New Roman" w:cs="Times New Roman"/>
          <w:noProof/>
          <w:sz w:val="24"/>
          <w:szCs w:val="24"/>
        </w:rPr>
        <w:t xml:space="preserve">, </w:t>
      </w:r>
      <w:r w:rsidR="00205DC2">
        <w:rPr>
          <w:rFonts w:ascii="Times New Roman" w:hAnsi="Times New Roman" w:cs="Times New Roman"/>
          <w:noProof/>
          <w:sz w:val="24"/>
          <w:szCs w:val="24"/>
        </w:rPr>
        <w:t>Yang</w:t>
      </w:r>
      <w:r w:rsidR="00AF3B2E">
        <w:rPr>
          <w:rFonts w:ascii="Times New Roman" w:hAnsi="Times New Roman" w:cs="Times New Roman"/>
          <w:noProof/>
          <w:sz w:val="24"/>
          <w:szCs w:val="24"/>
        </w:rPr>
        <w:t xml:space="preserve"> </w:t>
      </w:r>
      <w:r w:rsidR="00205DC2">
        <w:rPr>
          <w:rFonts w:ascii="Times New Roman" w:hAnsi="Times New Roman" w:cs="Times New Roman"/>
          <w:noProof/>
          <w:sz w:val="24"/>
          <w:szCs w:val="24"/>
        </w:rPr>
        <w:t>et al.</w:t>
      </w:r>
      <w:r w:rsidR="00AF3B2E">
        <w:rPr>
          <w:rFonts w:ascii="Times New Roman" w:hAnsi="Times New Roman" w:cs="Times New Roman"/>
          <w:noProof/>
          <w:sz w:val="24"/>
          <w:szCs w:val="24"/>
        </w:rPr>
        <w:t>,</w:t>
      </w:r>
      <w:r w:rsidR="006029D0">
        <w:rPr>
          <w:rFonts w:ascii="Times New Roman" w:hAnsi="Times New Roman" w:cs="Times New Roman"/>
          <w:noProof/>
          <w:sz w:val="24"/>
          <w:szCs w:val="24"/>
        </w:rPr>
        <w:t xml:space="preserve"> (2012)</w:t>
      </w:r>
      <w:r w:rsidR="00205DC2">
        <w:rPr>
          <w:rFonts w:ascii="Times New Roman" w:hAnsi="Times New Roman" w:cs="Times New Roman"/>
          <w:noProof/>
          <w:sz w:val="24"/>
          <w:szCs w:val="24"/>
        </w:rPr>
        <w:t xml:space="preserve"> </w:t>
      </w:r>
      <w:commentRangeStart w:id="51"/>
      <w:r w:rsidR="00205DC2">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&lt;EndNote&gt;&lt;Cite&gt;&lt;Author&gt;Yang&lt;/Author&gt;&lt;Year&gt;2012&lt;/Year&gt;&lt;RecNum&gt;3&lt;/RecNum&gt;&lt;DisplayText&gt;[22]&lt;/DisplayText&gt;&lt;record&gt;&lt;rec-number&gt;3&lt;/rec-number&gt;&lt;foreign-keys&gt;&lt;key app="EN" db-id="909v2wsdarxet0er2papedrtdfde0xxra5af" timestamp="1560339622"&gt;3&lt;/key&gt;&lt;/foreign-keys&gt;&lt;ref-type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00205DC2">
        <w:rPr>
          <w:rFonts w:ascii="Times New Roman" w:hAnsi="Times New Roman" w:cs="Times New Roman"/>
          <w:noProof/>
          <w:sz w:val="24"/>
          <w:szCs w:val="24"/>
        </w:rPr>
        <w:fldChar w:fldCharType="separate"/>
      </w:r>
      <w:r w:rsidR="00604F54">
        <w:rPr>
          <w:rFonts w:ascii="Times New Roman" w:hAnsi="Times New Roman" w:cs="Times New Roman"/>
          <w:noProof/>
          <w:sz w:val="24"/>
          <w:szCs w:val="24"/>
        </w:rPr>
        <w:t>[</w:t>
      </w:r>
      <w:hyperlink w:anchor="_ENREF_22" w:tooltip="Yang, 2012 #3" w:history="1">
        <w:r w:rsidR="00604F54">
          <w:rPr>
            <w:rFonts w:ascii="Times New Roman" w:hAnsi="Times New Roman" w:cs="Times New Roman"/>
            <w:noProof/>
            <w:sz w:val="24"/>
            <w:szCs w:val="24"/>
          </w:rPr>
          <w:t>22</w:t>
        </w:r>
      </w:hyperlink>
      <w:r w:rsidR="00604F54">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commentRangeEnd w:id="51"/>
      <w:r w:rsidR="002721CE">
        <w:rPr>
          <w:rStyle w:val="a6"/>
        </w:rPr>
        <w:commentReference w:id="51"/>
      </w:r>
      <w:r w:rsidR="00205DC2">
        <w:rPr>
          <w:rFonts w:ascii="Times New Roman" w:hAnsi="Times New Roman" w:cs="Times New Roman"/>
          <w:noProof/>
          <w:sz w:val="24"/>
          <w:szCs w:val="24"/>
        </w:rPr>
        <w:t xml:space="preserve"> developed an accurate thermal stress model</w:t>
      </w:r>
      <w:r w:rsidR="004B44A5">
        <w:rPr>
          <w:rFonts w:ascii="Times New Roman" w:hAnsi="Times New Roman" w:cs="Times New Roman"/>
          <w:noProof/>
          <w:sz w:val="24"/>
          <w:szCs w:val="24"/>
        </w:rPr>
        <w:t xml:space="preserve"> </w:t>
      </w:r>
      <w:r w:rsidR="008F785B">
        <w:rPr>
          <w:rFonts w:ascii="Times New Roman" w:hAnsi="Times New Roman" w:cs="Times New Roman"/>
          <w:noProof/>
          <w:sz w:val="24"/>
          <w:szCs w:val="24"/>
        </w:rPr>
        <w:t>with</w:t>
      </w:r>
      <w:r w:rsidR="004B44A5">
        <w:rPr>
          <w:rFonts w:ascii="Times New Roman" w:hAnsi="Times New Roman" w:cs="Times New Roman"/>
          <w:noProof/>
          <w:sz w:val="24"/>
          <w:szCs w:val="24"/>
        </w:rPr>
        <w:t xml:space="preserve"> </w:t>
      </w:r>
      <w:r w:rsidR="004B44A5" w:rsidRPr="004B44A5">
        <w:rPr>
          <w:rFonts w:ascii="Times New Roman" w:hAnsi="Times New Roman" w:cs="Times New Roman"/>
          <w:noProof/>
          <w:sz w:val="24"/>
          <w:szCs w:val="24"/>
        </w:rPr>
        <w:t>strain rate and strain</w:t>
      </w:r>
      <w:r w:rsidR="004B44A5">
        <w:rPr>
          <w:rFonts w:ascii="Times New Roman" w:hAnsi="Times New Roman" w:cs="Times New Roman"/>
          <w:noProof/>
          <w:sz w:val="24"/>
          <w:szCs w:val="24"/>
        </w:rPr>
        <w:t>,</w:t>
      </w:r>
      <w:r w:rsidR="00205DC2">
        <w:rPr>
          <w:rFonts w:ascii="Times New Roman" w:hAnsi="Times New Roman" w:cs="Times New Roman"/>
          <w:noProof/>
          <w:sz w:val="24"/>
          <w:szCs w:val="24"/>
        </w:rPr>
        <w:t xml:space="preserve"> to solve the problems of quench distortion of parts by</w:t>
      </w:r>
      <w:r w:rsidR="00205DC2">
        <w:t xml:space="preserve"> </w:t>
      </w:r>
      <w:r w:rsidR="00205DC2">
        <w:rPr>
          <w:rFonts w:ascii="Times New Roman" w:hAnsi="Times New Roman" w:cs="Times New Roman"/>
          <w:noProof/>
          <w:sz w:val="24"/>
          <w:szCs w:val="24"/>
        </w:rPr>
        <w:t xml:space="preserve">ANN with a back propagation learning algorithm. </w:t>
      </w:r>
      <w:r w:rsidR="00171356">
        <w:rPr>
          <w:rFonts w:ascii="Times New Roman" w:hAnsi="Times New Roman" w:cs="Times New Roman"/>
          <w:noProof/>
          <w:sz w:val="24"/>
          <w:szCs w:val="24"/>
        </w:rPr>
        <w:t xml:space="preserve">In this model, the author used batch training </w:t>
      </w:r>
      <w:r w:rsidR="00B832E1">
        <w:rPr>
          <w:rFonts w:ascii="Times New Roman" w:hAnsi="Times New Roman" w:cs="Times New Roman"/>
          <w:noProof/>
          <w:sz w:val="24"/>
          <w:szCs w:val="24"/>
        </w:rPr>
        <w:t xml:space="preserve">from </w:t>
      </w:r>
      <w:r w:rsidR="00171356">
        <w:rPr>
          <w:rFonts w:ascii="Times New Roman" w:hAnsi="Times New Roman" w:cs="Times New Roman"/>
          <w:noProof/>
          <w:sz w:val="24"/>
          <w:szCs w:val="24"/>
        </w:rPr>
        <w:t xml:space="preserve">two network training types: </w:t>
      </w:r>
      <w:r w:rsidR="00171356" w:rsidRPr="00171356">
        <w:rPr>
          <w:rFonts w:ascii="Times New Roman" w:hAnsi="Times New Roman" w:cs="Times New Roman"/>
          <w:noProof/>
          <w:sz w:val="24"/>
          <w:szCs w:val="24"/>
        </w:rPr>
        <w:t>sequential training</w:t>
      </w:r>
      <w:r w:rsidR="00171356">
        <w:rPr>
          <w:rFonts w:ascii="Times New Roman" w:hAnsi="Times New Roman" w:cs="Times New Roman"/>
          <w:noProof/>
          <w:sz w:val="24"/>
          <w:szCs w:val="24"/>
        </w:rPr>
        <w:t xml:space="preserve"> </w:t>
      </w:r>
      <w:r w:rsidR="00171356" w:rsidRPr="00171356">
        <w:rPr>
          <w:rFonts w:ascii="Times New Roman" w:hAnsi="Times New Roman" w:cs="Times New Roman"/>
          <w:noProof/>
          <w:sz w:val="24"/>
          <w:szCs w:val="24"/>
        </w:rPr>
        <w:t xml:space="preserve">and batch training. </w:t>
      </w:r>
      <w:r w:rsidR="00205DC2">
        <w:rPr>
          <w:rFonts w:ascii="Times New Roman" w:hAnsi="Times New Roman" w:cs="Times New Roman"/>
          <w:noProof/>
          <w:sz w:val="24"/>
          <w:szCs w:val="24"/>
        </w:rPr>
        <w:t xml:space="preserve">Batch training of </w:t>
      </w:r>
      <w:r w:rsidR="005D71A2">
        <w:rPr>
          <w:rFonts w:ascii="Times New Roman" w:hAnsi="Times New Roman" w:cs="Times New Roman"/>
          <w:noProof/>
          <w:sz w:val="24"/>
          <w:szCs w:val="24"/>
        </w:rPr>
        <w:t>BPNN</w:t>
      </w:r>
      <w:r w:rsidR="00205DC2">
        <w:rPr>
          <w:rFonts w:ascii="Times New Roman" w:hAnsi="Times New Roman" w:cs="Times New Roman"/>
          <w:noProof/>
          <w:sz w:val="24"/>
          <w:szCs w:val="24"/>
        </w:rPr>
        <w:t xml:space="preserve"> with the best network structure (3-6-8-1) including two hidden layers provided about 3% error rate between the predicted output and the actual output. According to a strong positive linear correlation relationship between predicted data and experimental data by correlation coefficient </w:t>
      </w:r>
      <w:r w:rsidR="00205DC2">
        <w:rPr>
          <w:rFonts w:ascii="Times New Roman" w:hAnsi="Times New Roman" w:cs="Times New Roman"/>
          <w:noProof/>
          <w:sz w:val="24"/>
          <w:szCs w:val="24"/>
        </w:rPr>
        <w:lastRenderedPageBreak/>
        <w:t xml:space="preserve">calculation, the model was chosen to achieve good network performance for predicting for thermal stress of quenched A357 alloy with a higher precision. </w:t>
      </w:r>
      <w:r w:rsidR="00171356">
        <w:rPr>
          <w:rFonts w:ascii="Times New Roman" w:hAnsi="Times New Roman" w:cs="Times New Roman"/>
          <w:noProof/>
          <w:sz w:val="24"/>
          <w:szCs w:val="24"/>
        </w:rPr>
        <w:t>In this work, the authors were concerned with training types of ANN so that st</w:t>
      </w:r>
      <w:r w:rsidR="00171356" w:rsidRPr="00171356">
        <w:rPr>
          <w:rFonts w:ascii="Times New Roman" w:hAnsi="Times New Roman" w:cs="Times New Roman"/>
          <w:noProof/>
          <w:sz w:val="24"/>
          <w:szCs w:val="24"/>
        </w:rPr>
        <w:t>ab</w:t>
      </w:r>
      <w:r w:rsidR="00171356">
        <w:rPr>
          <w:rFonts w:ascii="Times New Roman" w:hAnsi="Times New Roman" w:cs="Times New Roman"/>
          <w:noProof/>
          <w:sz w:val="24"/>
          <w:szCs w:val="24"/>
        </w:rPr>
        <w:t xml:space="preserve">ility was found in </w:t>
      </w:r>
      <w:r w:rsidR="00171356" w:rsidRPr="00171356">
        <w:rPr>
          <w:rFonts w:ascii="Times New Roman" w:hAnsi="Times New Roman" w:cs="Times New Roman"/>
          <w:noProof/>
          <w:sz w:val="24"/>
          <w:szCs w:val="24"/>
        </w:rPr>
        <w:t xml:space="preserve"> performance</w:t>
      </w:r>
      <w:r w:rsidR="00171356">
        <w:rPr>
          <w:rFonts w:ascii="Times New Roman" w:hAnsi="Times New Roman" w:cs="Times New Roman"/>
          <w:noProof/>
          <w:sz w:val="24"/>
          <w:szCs w:val="24"/>
        </w:rPr>
        <w:t xml:space="preserve"> </w:t>
      </w:r>
      <w:r w:rsidR="00171356" w:rsidRPr="00171356">
        <w:rPr>
          <w:rFonts w:ascii="Times New Roman" w:hAnsi="Times New Roman" w:cs="Times New Roman"/>
          <w:noProof/>
          <w:sz w:val="24"/>
          <w:szCs w:val="24"/>
        </w:rPr>
        <w:t>of network</w:t>
      </w:r>
      <w:r w:rsidR="00171356">
        <w:rPr>
          <w:rFonts w:ascii="Times New Roman" w:hAnsi="Times New Roman" w:cs="Times New Roman"/>
          <w:noProof/>
          <w:sz w:val="24"/>
          <w:szCs w:val="24"/>
        </w:rPr>
        <w:t>.</w:t>
      </w:r>
    </w:p>
    <w:p w14:paraId="427B2209" w14:textId="11A5C8CB" w:rsidR="002A3DF1" w:rsidRDefault="00F63EE4" w:rsidP="00E0463D">
      <w:pPr>
        <w:widowControl w:val="0"/>
        <w:tabs>
          <w:tab w:val="left" w:pos="8355"/>
        </w:tabs>
        <w:spacing w:line="360" w:lineRule="auto"/>
        <w:jc w:val="both"/>
        <w:rPr>
          <w:rFonts w:ascii="Times New Roman" w:hAnsi="Times New Roman" w:cs="Times New Roman"/>
          <w:noProof/>
          <w:sz w:val="24"/>
          <w:szCs w:val="24"/>
        </w:rPr>
      </w:pPr>
      <w:bookmarkStart w:id="52" w:name="_Hlk534709799"/>
      <w:r>
        <w:rPr>
          <w:rFonts w:ascii="Times New Roman" w:hAnsi="Times New Roman" w:cs="Times New Roman"/>
          <w:noProof/>
          <w:sz w:val="24"/>
          <w:szCs w:val="24"/>
        </w:rPr>
        <w:t>S</w:t>
      </w:r>
      <w:r w:rsidR="00205DC2">
        <w:rPr>
          <w:rFonts w:ascii="Times New Roman" w:hAnsi="Times New Roman" w:cs="Times New Roman"/>
          <w:noProof/>
          <w:sz w:val="24"/>
          <w:szCs w:val="24"/>
        </w:rPr>
        <w:t>asikumar et al</w:t>
      </w:r>
      <w:bookmarkEnd w:id="52"/>
      <w:r w:rsidR="00205DC2">
        <w:rPr>
          <w:rFonts w:ascii="Times New Roman" w:hAnsi="Times New Roman" w:cs="Times New Roman"/>
          <w:noProof/>
          <w:sz w:val="24"/>
          <w:szCs w:val="24"/>
        </w:rPr>
        <w:t>.</w:t>
      </w:r>
      <w:r w:rsidR="003E68CC">
        <w:rPr>
          <w:rFonts w:ascii="Times New Roman" w:hAnsi="Times New Roman" w:cs="Times New Roman"/>
          <w:noProof/>
          <w:sz w:val="24"/>
          <w:szCs w:val="24"/>
        </w:rPr>
        <w:t xml:space="preserve">, </w:t>
      </w:r>
      <w:r w:rsidR="006029D0">
        <w:rPr>
          <w:rFonts w:ascii="Times New Roman" w:hAnsi="Times New Roman" w:cs="Times New Roman"/>
          <w:noProof/>
          <w:sz w:val="24"/>
          <w:szCs w:val="24"/>
        </w:rPr>
        <w:t xml:space="preserve">(2008) </w:t>
      </w:r>
      <w:r w:rsidR="00205DC2">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&lt;EndNote&gt;&lt;Cite&gt;&lt;Author&gt;Sasikumar&lt;/Author&gt;&lt;Year&gt;2008&lt;/Year&gt;&lt;RecNum&gt;15&lt;/RecNum&gt;&lt;DisplayText&gt;[40]&lt;/DisplayText&gt;&lt;record&gt;&lt;rec-number&gt;15&lt;/rec-number&gt;&lt;foreign-keys&gt;&lt;key app="EN" db-id="909v2wsdarxet0er2papedrtdfde0xxra5af" timestamp="1560339627"&gt;15&lt;/key&gt;&lt;/foreign-keys&gt;&lt;ref-type name="Journal Article"&gt;17&lt;/ref-type&gt;&lt;contributors&gt;&lt;authors&gt;&lt;author&gt;Sasikumar, T.&lt;/author&gt;&lt;author&gt;Rajendraboopathy, S.&lt;/author&gt;&lt;author&gt;Usha, K. M.&lt;/author&gt;&lt;author&gt;Vasudev, E. S.&lt;/author&gt;&lt;/authors&gt;&lt;/contributors&gt;&lt;titles&gt;&lt;title&gt;Artificial Neural Network Prediction of Ultimate Strength of Unidirectional T-300/914 Tensile Specimens Using Acoustic Emission Response&lt;/title&gt;&lt;secondary-title&gt;Journal of Nondestructive Evaluation&lt;/secondary-title&gt;&lt;/titles&gt;&lt;periodical&gt;&lt;full-title&gt;Journal of Nondestructive Evaluation&lt;/full-title&gt;&lt;/periodical&gt;&lt;pages&gt;127-133&lt;/pages&gt;&lt;volume&gt;27&lt;/volume&gt;&lt;number&gt;4&lt;/number&gt;&lt;dates&gt;&lt;year&gt;2008&lt;/year&gt;&lt;pub-dates&gt;&lt;date&gt;2008/10/30&lt;/date&gt;&lt;/pub-dates&gt;&lt;/dates&gt;&lt;publisher&gt;Springer Nature&lt;/publisher&gt;&lt;isbn&gt;0195-9298&amp;#xD;1573-4862&lt;/isbn&gt;&lt;urls&gt;&lt;related-urls&gt;&lt;url&gt;http://dx.doi.org/10.1007/s10921-008-0040-6&lt;/url&gt;&lt;/related-urls&gt;&lt;/urls&gt;&lt;electronic-resource-num&gt;10.1007/s10921-008-0040-6&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0" w:tooltip="Sasikumar, 2008 #15" w:history="1">
        <w:r w:rsidR="00604F54">
          <w:rPr>
            <w:rFonts w:ascii="Times New Roman" w:hAnsi="Times New Roman" w:cs="Times New Roman"/>
            <w:noProof/>
            <w:sz w:val="24"/>
            <w:szCs w:val="24"/>
          </w:rPr>
          <w:t>40</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w:t>
      </w:r>
      <w:bookmarkStart w:id="53" w:name="_Hlk534790749"/>
      <w:r w:rsidR="00205DC2">
        <w:rPr>
          <w:rFonts w:ascii="Times New Roman" w:hAnsi="Times New Roman" w:cs="Times New Roman"/>
          <w:noProof/>
          <w:sz w:val="24"/>
          <w:szCs w:val="24"/>
        </w:rPr>
        <w:t>presented a BP neural network</w:t>
      </w:r>
      <w:bookmarkStart w:id="54" w:name="_Hlk534709855"/>
      <w:r w:rsidR="00205DC2">
        <w:rPr>
          <w:rFonts w:ascii="Times New Roman" w:hAnsi="Times New Roman" w:cs="Times New Roman"/>
          <w:noProof/>
          <w:sz w:val="24"/>
          <w:szCs w:val="24"/>
        </w:rPr>
        <w:t>, that had the best training result with 66-45-1 network architecture,</w:t>
      </w:r>
      <w:r w:rsidR="006029D0">
        <w:rPr>
          <w:rFonts w:ascii="Times New Roman" w:hAnsi="Times New Roman" w:cs="Times New Roman"/>
          <w:noProof/>
          <w:sz w:val="24"/>
          <w:szCs w:val="24"/>
        </w:rPr>
        <w:t xml:space="preserve"> </w:t>
      </w:r>
      <w:r w:rsidR="00205DC2">
        <w:rPr>
          <w:rFonts w:ascii="Times New Roman" w:hAnsi="Times New Roman" w:cs="Times New Roman"/>
          <w:noProof/>
          <w:sz w:val="24"/>
          <w:szCs w:val="24"/>
        </w:rPr>
        <w:t>and AE (Acoustic Emission) amplitude frequency data collected up to 50% of failure loads were used as input to BP neural network for failure load (ultimate strength of unidirectional T-300/914 tensile specimens) prediction. Levenberg-Ma</w:t>
      </w:r>
      <w:r w:rsidR="00D07ED6">
        <w:rPr>
          <w:rFonts w:ascii="Times New Roman" w:hAnsi="Times New Roman" w:cs="Times New Roman" w:hint="eastAsia"/>
          <w:noProof/>
          <w:sz w:val="24"/>
          <w:szCs w:val="24"/>
        </w:rPr>
        <w:t>rq</w:t>
      </w:r>
      <w:r w:rsidR="00205DC2">
        <w:rPr>
          <w:rFonts w:ascii="Times New Roman" w:hAnsi="Times New Roman" w:cs="Times New Roman"/>
          <w:noProof/>
          <w:sz w:val="24"/>
          <w:szCs w:val="24"/>
        </w:rPr>
        <w:t>uar</w:t>
      </w:r>
      <w:r w:rsidR="00D07ED6">
        <w:rPr>
          <w:rFonts w:ascii="Times New Roman" w:hAnsi="Times New Roman" w:cs="Times New Roman" w:hint="eastAsia"/>
          <w:noProof/>
          <w:sz w:val="24"/>
          <w:szCs w:val="24"/>
        </w:rPr>
        <w:t>d</w:t>
      </w:r>
      <w:r w:rsidR="00205DC2">
        <w:rPr>
          <w:rFonts w:ascii="Times New Roman" w:hAnsi="Times New Roman" w:cs="Times New Roman"/>
          <w:noProof/>
          <w:sz w:val="24"/>
          <w:szCs w:val="24"/>
        </w:rPr>
        <w:t xml:space="preserve">t algorithm and the linear transfer function were used for establishing ANN. In this work, it can be found that the network could not predict the ultimate loads outside the training range in trained network. At this point, </w:t>
      </w:r>
      <w:r w:rsidR="00C0788A">
        <w:rPr>
          <w:rFonts w:ascii="Times New Roman" w:hAnsi="Times New Roman" w:cs="Times New Roman"/>
          <w:noProof/>
          <w:sz w:val="24"/>
          <w:szCs w:val="24"/>
        </w:rPr>
        <w:t xml:space="preserve">it made incapability of the network because </w:t>
      </w:r>
      <w:r w:rsidR="00205DC2">
        <w:rPr>
          <w:rFonts w:ascii="Times New Roman" w:hAnsi="Times New Roman" w:cs="Times New Roman"/>
          <w:noProof/>
          <w:sz w:val="24"/>
          <w:szCs w:val="24"/>
        </w:rPr>
        <w:t xml:space="preserve">it is necessary to subsequently </w:t>
      </w:r>
      <w:r w:rsidR="006029D0" w:rsidRPr="006029D0">
        <w:rPr>
          <w:rFonts w:ascii="Times New Roman" w:hAnsi="Times New Roman" w:cs="Times New Roman"/>
          <w:noProof/>
          <w:sz w:val="24"/>
          <w:szCs w:val="24"/>
        </w:rPr>
        <w:t xml:space="preserve">add </w:t>
      </w:r>
      <w:r w:rsidR="00205DC2">
        <w:rPr>
          <w:rFonts w:ascii="Times New Roman" w:hAnsi="Times New Roman" w:cs="Times New Roman"/>
          <w:noProof/>
          <w:sz w:val="24"/>
          <w:szCs w:val="24"/>
        </w:rPr>
        <w:t>the AE data of specimens with extreme error rate that lies beyond the training range into the training set</w:t>
      </w:r>
      <w:r w:rsidR="00205DC2">
        <w:rPr>
          <w:rFonts w:ascii="Times New Roman" w:hAnsi="Times New Roman" w:cs="Times New Roman" w:hint="eastAsia"/>
          <w:noProof/>
          <w:sz w:val="24"/>
          <w:szCs w:val="24"/>
        </w:rPr>
        <w:t>,</w:t>
      </w:r>
      <w:r w:rsidR="00205DC2">
        <w:rPr>
          <w:rFonts w:ascii="Times New Roman" w:hAnsi="Times New Roman" w:cs="Times New Roman"/>
          <w:noProof/>
          <w:sz w:val="24"/>
          <w:szCs w:val="24"/>
        </w:rPr>
        <w:t xml:space="preserve"> </w:t>
      </w:r>
      <w:r w:rsidR="006029D0">
        <w:rPr>
          <w:rFonts w:ascii="Times New Roman" w:hAnsi="Times New Roman" w:cs="Times New Roman"/>
          <w:noProof/>
          <w:sz w:val="24"/>
          <w:szCs w:val="24"/>
        </w:rPr>
        <w:t xml:space="preserve">thereby </w:t>
      </w:r>
      <w:r w:rsidR="00205DC2">
        <w:rPr>
          <w:rFonts w:ascii="Times New Roman" w:hAnsi="Times New Roman" w:cs="Times New Roman"/>
          <w:noProof/>
          <w:sz w:val="24"/>
          <w:szCs w:val="24"/>
        </w:rPr>
        <w:t>decreasing the acceptable maximum error rate from 8.37% to 1.22%. Other key parameters such as duration, energy, events and counts were also used along with BP Neural Network for material characterization and structural integrity evaluation for further analysis. From analysis, it was found that amplitude frequency is the most affecting factor in predicting failure load of composite hardware.</w:t>
      </w:r>
      <w:r w:rsidR="006029D0">
        <w:rPr>
          <w:rFonts w:ascii="Times New Roman" w:hAnsi="Times New Roman" w:cs="Times New Roman"/>
          <w:noProof/>
          <w:sz w:val="24"/>
          <w:szCs w:val="24"/>
        </w:rPr>
        <w:t xml:space="preserve"> </w:t>
      </w:r>
      <w:bookmarkEnd w:id="53"/>
    </w:p>
    <w:p w14:paraId="677C5458" w14:textId="2462CC95" w:rsidR="00F63EE4" w:rsidRDefault="002A3DF1"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The author have done another similar work in</w:t>
      </w:r>
      <w:r w:rsidR="006029D0">
        <w:rPr>
          <w:rFonts w:ascii="Times New Roman" w:hAnsi="Times New Roman" w:cs="Times New Roman"/>
          <w:noProof/>
          <w:sz w:val="24"/>
          <w:szCs w:val="24"/>
        </w:rPr>
        <w:t xml:space="preserve"> </w:t>
      </w:r>
      <w:r w:rsidR="00205DC2">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&lt;EndNote&gt;&lt;Cite&gt;&lt;Author&gt;Rajendraboopathy&lt;/Author&gt;&lt;Year&gt;2008&lt;/Year&gt;&lt;RecNum&gt;6&lt;/RecNum&gt;&lt;DisplayText&gt;[72]&lt;/DisplayText&gt;&lt;record&gt;&lt;rec-number&gt;6&lt;/rec-number&gt;&lt;foreign-keys&gt;&lt;key app="EN" db-id="909v2wsdarxet0er2papedrtdfde0xxra5af" timestamp="1560339623"&gt;6&lt;/key&gt;&lt;/foreign-keys&gt;&lt;ref-type name="Journal Article"&gt;17&lt;/ref-type&gt;&lt;contributors&gt;&lt;authors&gt;&lt;author&gt;Rajendraboopathy, S.&lt;/author&gt;&lt;author&gt;Sasikumar, T.&lt;/author&gt;&lt;author&gt;Usha, K. M.&lt;/author&gt;&lt;author&gt;Vasudev, E. S.&lt;/author&gt;&lt;/authors&gt;&lt;/contributors&gt;&lt;titles&gt;&lt;title&gt;Artificial neural network a tool for predicting failure strength of composite tensile coupons using acoustic emission technique&lt;/title&gt;&lt;secondary-title&gt;The International Journal of Advanced Manufacturing Technology&lt;/secondary-title&gt;&lt;/titles&gt;&lt;periodical&gt;&lt;full-title&gt;The International Journal of Advanced Manufacturing Technology&lt;/full-title&gt;&lt;/periodical&gt;&lt;pages&gt;399-404&lt;/pages&gt;&lt;volume&gt;44&lt;/volume&gt;&lt;number&gt;3-4&lt;/number&gt;&lt;dates&gt;&lt;year&gt;2008&lt;/year&gt;&lt;pub-dates&gt;&lt;date&gt;2008/12/16&lt;/date&gt;&lt;/pub-dates&gt;&lt;/dates&gt;&lt;publisher&gt;Springer Nature&lt;/publisher&gt;&lt;isbn&gt;0268-3768&amp;#xD;1433-3015&lt;/isbn&gt;&lt;urls&gt;&lt;related-urls&gt;&lt;url&gt;http://dx.doi.org/10.1007/s00170-008-1874-x&lt;/url&gt;&lt;/related-urls&gt;&lt;/urls&gt;&lt;electronic-resource-num&gt;10.1007/s00170-008-1874-x&lt;/electronic-resource-num&gt;&lt;/record&gt;&lt;/Cite&gt;&lt;/EndNote&gt;</w:instrText>
      </w:r>
      <w:r w:rsidR="00205DC2">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72" w:tooltip="Rajendraboopathy, 2008 #6" w:history="1">
        <w:r w:rsidR="00604F54">
          <w:rPr>
            <w:rFonts w:ascii="Times New Roman" w:hAnsi="Times New Roman" w:cs="Times New Roman"/>
            <w:noProof/>
            <w:sz w:val="24"/>
            <w:szCs w:val="24"/>
          </w:rPr>
          <w:t>72</w:t>
        </w:r>
      </w:hyperlink>
      <w:r w:rsidR="00F5227B">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w:t>
      </w:r>
      <w:r>
        <w:rPr>
          <w:rFonts w:ascii="Times New Roman" w:hAnsi="Times New Roman" w:cs="Times New Roman"/>
          <w:noProof/>
          <w:sz w:val="24"/>
          <w:szCs w:val="24"/>
        </w:rPr>
        <w:t xml:space="preserve">in which </w:t>
      </w:r>
      <w:r w:rsidR="00205DC2">
        <w:rPr>
          <w:rFonts w:ascii="Times New Roman" w:hAnsi="Times New Roman" w:cs="Times New Roman"/>
          <w:noProof/>
          <w:sz w:val="24"/>
          <w:szCs w:val="24"/>
        </w:rPr>
        <w:t xml:space="preserve">three different BP neural networks </w:t>
      </w:r>
      <w:r>
        <w:rPr>
          <w:rFonts w:ascii="Times New Roman" w:hAnsi="Times New Roman" w:cs="Times New Roman"/>
          <w:noProof/>
          <w:sz w:val="24"/>
          <w:szCs w:val="24"/>
        </w:rPr>
        <w:t xml:space="preserve">were built </w:t>
      </w:r>
      <w:r w:rsidR="00205DC2">
        <w:rPr>
          <w:rFonts w:ascii="Times New Roman" w:hAnsi="Times New Roman" w:cs="Times New Roman"/>
          <w:noProof/>
          <w:sz w:val="24"/>
          <w:szCs w:val="24"/>
        </w:rPr>
        <w:t>for predicting failure strength of composite tensile coupons using acoustic emission technique</w:t>
      </w:r>
      <w:bookmarkStart w:id="55" w:name="_Hlk534790830"/>
      <w:r w:rsidR="00205DC2">
        <w:rPr>
          <w:rFonts w:ascii="Times New Roman" w:hAnsi="Times New Roman" w:cs="Times New Roman"/>
          <w:noProof/>
          <w:sz w:val="24"/>
          <w:szCs w:val="24"/>
        </w:rPr>
        <w:t xml:space="preserve">. </w:t>
      </w:r>
      <w:bookmarkEnd w:id="55"/>
      <w:r>
        <w:rPr>
          <w:rFonts w:ascii="Times New Roman" w:hAnsi="Times New Roman" w:cs="Times New Roman"/>
          <w:noProof/>
          <w:sz w:val="24"/>
          <w:szCs w:val="24"/>
        </w:rPr>
        <w:t>Bu</w:t>
      </w:r>
      <w:r w:rsidR="00205DC2">
        <w:rPr>
          <w:rFonts w:ascii="Times New Roman" w:hAnsi="Times New Roman" w:cs="Times New Roman"/>
          <w:noProof/>
          <w:sz w:val="24"/>
          <w:szCs w:val="24"/>
        </w:rPr>
        <w:t>t up to 30%, 40% and 50% of failure loads were used as input to three neural networks</w:t>
      </w:r>
      <w:r w:rsidR="00EB1D16">
        <w:rPr>
          <w:rFonts w:ascii="Times New Roman" w:hAnsi="Times New Roman" w:cs="Times New Roman"/>
          <w:noProof/>
          <w:sz w:val="24"/>
          <w:szCs w:val="24"/>
        </w:rPr>
        <w:t>.</w:t>
      </w:r>
      <w:r w:rsidR="00205DC2">
        <w:rPr>
          <w:rFonts w:ascii="Times New Roman" w:hAnsi="Times New Roman" w:cs="Times New Roman"/>
          <w:noProof/>
          <w:sz w:val="24"/>
          <w:szCs w:val="24"/>
        </w:rPr>
        <w:t xml:space="preserve"> </w:t>
      </w:r>
      <w:r w:rsidR="00EB1D16">
        <w:rPr>
          <w:rFonts w:ascii="Times New Roman" w:hAnsi="Times New Roman" w:cs="Times New Roman"/>
          <w:noProof/>
          <w:sz w:val="24"/>
          <w:szCs w:val="24"/>
        </w:rPr>
        <w:t>T</w:t>
      </w:r>
      <w:r w:rsidR="00205DC2">
        <w:rPr>
          <w:rFonts w:ascii="Times New Roman" w:hAnsi="Times New Roman" w:cs="Times New Roman"/>
          <w:noProof/>
          <w:sz w:val="24"/>
          <w:szCs w:val="24"/>
        </w:rPr>
        <w:t>hree optimal network structures are 66-37-1</w:t>
      </w:r>
      <w:r w:rsidR="00205DC2">
        <w:t xml:space="preserve"> </w:t>
      </w:r>
      <w:bookmarkStart w:id="56" w:name="_Hlk534839244"/>
      <w:r w:rsidR="00205DC2">
        <w:rPr>
          <w:rFonts w:ascii="Times New Roman" w:hAnsi="Times New Roman" w:cs="Times New Roman"/>
          <w:noProof/>
          <w:sz w:val="24"/>
          <w:szCs w:val="24"/>
        </w:rPr>
        <w:t>constructed with 30% of AE data</w:t>
      </w:r>
      <w:bookmarkEnd w:id="56"/>
      <w:r w:rsidR="00205DC2">
        <w:rPr>
          <w:rFonts w:ascii="Times New Roman" w:hAnsi="Times New Roman" w:cs="Times New Roman"/>
          <w:noProof/>
          <w:sz w:val="24"/>
          <w:szCs w:val="24"/>
        </w:rPr>
        <w:t>, 66-22-1</w:t>
      </w:r>
      <w:r w:rsidR="00205DC2">
        <w:t xml:space="preserve"> </w:t>
      </w:r>
      <w:bookmarkStart w:id="57" w:name="_Hlk534839296"/>
      <w:r w:rsidR="00205DC2">
        <w:rPr>
          <w:rFonts w:ascii="Times New Roman" w:hAnsi="Times New Roman" w:cs="Times New Roman"/>
          <w:noProof/>
          <w:sz w:val="24"/>
          <w:szCs w:val="24"/>
        </w:rPr>
        <w:t xml:space="preserve">constructed with 40% of AE data </w:t>
      </w:r>
      <w:bookmarkEnd w:id="57"/>
      <w:r w:rsidR="00205DC2">
        <w:rPr>
          <w:rFonts w:ascii="Times New Roman" w:hAnsi="Times New Roman" w:cs="Times New Roman"/>
          <w:noProof/>
          <w:sz w:val="24"/>
          <w:szCs w:val="24"/>
        </w:rPr>
        <w:t>and 66-45-1 constructed with 50% of AE data</w:t>
      </w:r>
      <w:r w:rsidR="00EB1D16">
        <w:rPr>
          <w:rFonts w:ascii="Times New Roman" w:hAnsi="Times New Roman" w:cs="Times New Roman"/>
          <w:noProof/>
          <w:sz w:val="24"/>
          <w:szCs w:val="24"/>
        </w:rPr>
        <w:t>, respectively</w:t>
      </w:r>
      <w:r w:rsidR="00205DC2">
        <w:rPr>
          <w:rFonts w:ascii="Times New Roman" w:hAnsi="Times New Roman" w:cs="Times New Roman"/>
          <w:noProof/>
          <w:sz w:val="24"/>
          <w:szCs w:val="24"/>
        </w:rPr>
        <w:t xml:space="preserve">. All of them applied the same network parameters like learning rate of 0.01, momentum of 0.9, hyperbolic tangent transfer function, and backpropagation training algorithm. </w:t>
      </w:r>
      <w:r w:rsidR="00C0788A">
        <w:rPr>
          <w:rFonts w:ascii="Times New Roman" w:hAnsi="Times New Roman" w:cs="Times New Roman"/>
          <w:noProof/>
          <w:sz w:val="24"/>
          <w:szCs w:val="24"/>
        </w:rPr>
        <w:t>However, t</w:t>
      </w:r>
      <w:r w:rsidR="00205DC2">
        <w:rPr>
          <w:rFonts w:ascii="Times New Roman" w:hAnsi="Times New Roman" w:cs="Times New Roman"/>
          <w:noProof/>
          <w:sz w:val="24"/>
          <w:szCs w:val="24"/>
        </w:rPr>
        <w:t xml:space="preserve">he comparison of three networks showed that the network trained with more data could provide better performance. </w:t>
      </w:r>
    </w:p>
    <w:p w14:paraId="15ADBA2E" w14:textId="648CA6F4" w:rsidR="00F63EE4" w:rsidRDefault="00F63EE4" w:rsidP="00EB1EE4">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The purpose of both works </w:t>
      </w:r>
      <w:r w:rsidR="007D3574">
        <w:rPr>
          <w:rFonts w:ascii="Times New Roman" w:hAnsi="Times New Roman" w:cs="Times New Roman"/>
          <w:noProof/>
          <w:sz w:val="24"/>
          <w:szCs w:val="24"/>
        </w:rPr>
        <w:t xml:space="preserve">by </w:t>
      </w:r>
      <w:commentRangeStart w:id="58"/>
      <w:r w:rsidR="007D3574">
        <w:rPr>
          <w:rFonts w:ascii="Times New Roman" w:hAnsi="Times New Roman" w:cs="Times New Roman"/>
          <w:noProof/>
          <w:sz w:val="24"/>
          <w:szCs w:val="24"/>
        </w:rPr>
        <w:t>Sasikumar et al.</w:t>
      </w:r>
      <w:commentRangeEnd w:id="58"/>
      <w:r w:rsidR="00BB39E2">
        <w:rPr>
          <w:rStyle w:val="a6"/>
        </w:rPr>
        <w:commentReference w:id="58"/>
      </w:r>
      <w:r w:rsidR="007D3574">
        <w:rPr>
          <w:rFonts w:ascii="Times New Roman" w:hAnsi="Times New Roman" w:cs="Times New Roman"/>
          <w:noProof/>
          <w:sz w:val="24"/>
          <w:szCs w:val="24"/>
        </w:rPr>
        <w:t xml:space="preserve">, </w:t>
      </w:r>
      <w:r>
        <w:rPr>
          <w:rFonts w:ascii="Times New Roman" w:hAnsi="Times New Roman" w:cs="Times New Roman"/>
          <w:noProof/>
          <w:sz w:val="24"/>
          <w:szCs w:val="24"/>
        </w:rPr>
        <w:t xml:space="preserve">was to to reduce the structural degradation of composites. Reducing the proof test load is the only way for structural degradation. By ANN analytical models, </w:t>
      </w:r>
      <w:r w:rsidR="00EB1EE4">
        <w:rPr>
          <w:rFonts w:ascii="Times New Roman" w:hAnsi="Times New Roman" w:cs="Times New Roman"/>
          <w:noProof/>
          <w:sz w:val="24"/>
          <w:szCs w:val="24"/>
        </w:rPr>
        <w:t xml:space="preserve">the prediction results of tensile strength in both works indicated that </w:t>
      </w:r>
      <w:commentRangeStart w:id="59"/>
      <w:r w:rsidR="00EB1EE4">
        <w:rPr>
          <w:rFonts w:ascii="Times New Roman" w:hAnsi="Times New Roman" w:cs="Times New Roman"/>
          <w:noProof/>
          <w:sz w:val="24"/>
          <w:szCs w:val="24"/>
        </w:rPr>
        <w:t xml:space="preserve">proof test can be done on more sophisticated composites at lower loads so that </w:t>
      </w:r>
      <w:r w:rsidR="00EB1EE4" w:rsidRPr="00EB1EE4">
        <w:rPr>
          <w:rFonts w:ascii="Times New Roman" w:hAnsi="Times New Roman" w:cs="Times New Roman"/>
          <w:noProof/>
          <w:sz w:val="24"/>
          <w:szCs w:val="24"/>
        </w:rPr>
        <w:t>the</w:t>
      </w:r>
      <w:r w:rsidR="00EB1EE4">
        <w:rPr>
          <w:rFonts w:ascii="Times New Roman" w:hAnsi="Times New Roman" w:cs="Times New Roman"/>
          <w:noProof/>
          <w:sz w:val="24"/>
          <w:szCs w:val="24"/>
        </w:rPr>
        <w:t xml:space="preserve"> </w:t>
      </w:r>
      <w:r w:rsidR="00EB1EE4" w:rsidRPr="00EB1EE4">
        <w:rPr>
          <w:rFonts w:ascii="Times New Roman" w:hAnsi="Times New Roman" w:cs="Times New Roman"/>
          <w:noProof/>
          <w:sz w:val="24"/>
          <w:szCs w:val="24"/>
        </w:rPr>
        <w:t>actual failure load of composite hardware</w:t>
      </w:r>
      <w:r w:rsidR="00EB1EE4">
        <w:rPr>
          <w:rFonts w:ascii="Times New Roman" w:hAnsi="Times New Roman" w:cs="Times New Roman"/>
          <w:noProof/>
          <w:sz w:val="24"/>
          <w:szCs w:val="24"/>
        </w:rPr>
        <w:t xml:space="preserve"> was </w:t>
      </w:r>
      <w:r w:rsidR="005F7C5D">
        <w:rPr>
          <w:rFonts w:ascii="Times New Roman" w:hAnsi="Times New Roman" w:cs="Times New Roman"/>
          <w:noProof/>
          <w:sz w:val="24"/>
          <w:szCs w:val="24"/>
        </w:rPr>
        <w:t>predicted</w:t>
      </w:r>
      <w:r w:rsidR="00EB1EE4">
        <w:rPr>
          <w:rFonts w:ascii="Times New Roman" w:hAnsi="Times New Roman" w:cs="Times New Roman"/>
          <w:noProof/>
          <w:sz w:val="24"/>
          <w:szCs w:val="24"/>
        </w:rPr>
        <w:t xml:space="preserve">. </w:t>
      </w:r>
      <w:commentRangeEnd w:id="59"/>
      <w:r w:rsidR="003E68CC">
        <w:rPr>
          <w:rStyle w:val="a6"/>
        </w:rPr>
        <w:commentReference w:id="59"/>
      </w:r>
      <w:r w:rsidR="00EB1EE4">
        <w:rPr>
          <w:rFonts w:ascii="Times New Roman" w:hAnsi="Times New Roman" w:cs="Times New Roman"/>
          <w:noProof/>
          <w:sz w:val="24"/>
          <w:szCs w:val="24"/>
        </w:rPr>
        <w:t xml:space="preserve">But there was </w:t>
      </w:r>
      <w:r w:rsidR="00B95CE9">
        <w:rPr>
          <w:rFonts w:ascii="Times New Roman" w:hAnsi="Times New Roman" w:cs="Times New Roman"/>
          <w:noProof/>
          <w:sz w:val="24"/>
          <w:szCs w:val="24"/>
        </w:rPr>
        <w:t xml:space="preserve">same </w:t>
      </w:r>
      <w:r w:rsidR="00EB1EE4">
        <w:rPr>
          <w:rFonts w:ascii="Times New Roman" w:hAnsi="Times New Roman" w:cs="Times New Roman"/>
          <w:noProof/>
          <w:sz w:val="24"/>
          <w:szCs w:val="24"/>
        </w:rPr>
        <w:t xml:space="preserve">finding from both works that </w:t>
      </w:r>
      <w:r w:rsidR="00111B1B">
        <w:rPr>
          <w:rFonts w:ascii="Times New Roman" w:hAnsi="Times New Roman" w:cs="Times New Roman"/>
          <w:noProof/>
          <w:sz w:val="24"/>
          <w:szCs w:val="24"/>
        </w:rPr>
        <w:t xml:space="preserve">inadequate </w:t>
      </w:r>
      <w:r w:rsidR="00EB1EE4">
        <w:rPr>
          <w:rFonts w:ascii="Times New Roman" w:hAnsi="Times New Roman" w:cs="Times New Roman"/>
          <w:noProof/>
          <w:sz w:val="24"/>
          <w:szCs w:val="24"/>
        </w:rPr>
        <w:lastRenderedPageBreak/>
        <w:t xml:space="preserve">training data </w:t>
      </w:r>
      <w:r w:rsidR="00111B1B">
        <w:rPr>
          <w:rFonts w:ascii="Times New Roman" w:hAnsi="Times New Roman" w:cs="Times New Roman"/>
          <w:noProof/>
          <w:sz w:val="24"/>
          <w:szCs w:val="24"/>
        </w:rPr>
        <w:t>did not</w:t>
      </w:r>
      <w:r w:rsidR="00EB1EE4">
        <w:rPr>
          <w:rFonts w:ascii="Times New Roman" w:hAnsi="Times New Roman" w:cs="Times New Roman"/>
          <w:noProof/>
          <w:sz w:val="24"/>
          <w:szCs w:val="24"/>
        </w:rPr>
        <w:t xml:space="preserve"> produce</w:t>
      </w:r>
      <w:r w:rsidR="00111B1B">
        <w:rPr>
          <w:rFonts w:ascii="Times New Roman" w:hAnsi="Times New Roman" w:cs="Times New Roman"/>
          <w:noProof/>
          <w:sz w:val="24"/>
          <w:szCs w:val="24"/>
        </w:rPr>
        <w:t xml:space="preserve"> the optimal prediction.</w:t>
      </w:r>
      <w:r w:rsidR="00EB1EE4">
        <w:rPr>
          <w:rFonts w:ascii="Times New Roman" w:hAnsi="Times New Roman" w:cs="Times New Roman"/>
          <w:noProof/>
          <w:sz w:val="24"/>
          <w:szCs w:val="24"/>
        </w:rPr>
        <w:t xml:space="preserve"> </w:t>
      </w:r>
    </w:p>
    <w:p w14:paraId="5A148D43" w14:textId="50270C4E" w:rsidR="00CF1552" w:rsidRDefault="00825748" w:rsidP="00825748">
      <w:pPr>
        <w:pStyle w:val="3"/>
        <w:rPr>
          <w:noProof/>
        </w:rPr>
      </w:pPr>
      <w:r>
        <w:rPr>
          <w:noProof/>
        </w:rPr>
        <w:t xml:space="preserve">Tribological </w:t>
      </w:r>
      <w:r w:rsidR="00444BF2">
        <w:rPr>
          <w:rFonts w:hint="eastAsia"/>
          <w:noProof/>
        </w:rPr>
        <w:t xml:space="preserve">and Wear </w:t>
      </w:r>
      <w:r>
        <w:rPr>
          <w:noProof/>
        </w:rPr>
        <w:t>Property</w:t>
      </w:r>
    </w:p>
    <w:p w14:paraId="3CB8240C" w14:textId="1D1F91C2" w:rsidR="001F0520" w:rsidRDefault="00E56E82" w:rsidP="00444BF2">
      <w:pPr>
        <w:pStyle w:val="a3"/>
        <w:widowControl w:val="0"/>
        <w:tabs>
          <w:tab w:val="left" w:pos="8355"/>
        </w:tabs>
        <w:spacing w:before="100" w:beforeAutospacing="1" w:after="200" w:line="360" w:lineRule="auto"/>
        <w:ind w:left="0"/>
        <w:contextualSpacing w:val="0"/>
        <w:jc w:val="both"/>
        <w:rPr>
          <w:rFonts w:eastAsia="等线 Light"/>
          <w:noProof/>
        </w:rPr>
      </w:pPr>
      <w:r>
        <w:rPr>
          <w:noProof/>
        </w:rPr>
        <w:t>Predicting tribological properties of polymer composites</w:t>
      </w:r>
      <w:r w:rsidR="005F3527">
        <w:rPr>
          <w:noProof/>
        </w:rPr>
        <w:t xml:space="preserve"> friction materials</w:t>
      </w:r>
      <w:r>
        <w:rPr>
          <w:noProof/>
        </w:rPr>
        <w:t xml:space="preserve"> to determine performance potential is a challenge in materials science because the available</w:t>
      </w:r>
      <w:r w:rsidR="00681067">
        <w:rPr>
          <w:noProof/>
        </w:rPr>
        <w:t xml:space="preserve"> experimental</w:t>
      </w:r>
      <w:r>
        <w:rPr>
          <w:noProof/>
        </w:rPr>
        <w:t xml:space="preserve"> dataset is relatively small</w:t>
      </w:r>
      <w:r w:rsidR="00466CD3">
        <w:rPr>
          <w:noProof/>
        </w:rPr>
        <w:t xml:space="preserve">, </w:t>
      </w:r>
      <w:r>
        <w:rPr>
          <w:noProof/>
        </w:rPr>
        <w:t>noisy</w:t>
      </w:r>
      <w:r w:rsidR="00466CD3">
        <w:rPr>
          <w:noProof/>
        </w:rPr>
        <w:t>, complex</w:t>
      </w:r>
      <w:r>
        <w:rPr>
          <w:noProof/>
        </w:rPr>
        <w:t xml:space="preserve"> </w:t>
      </w:r>
      <w:r w:rsidR="00466CD3">
        <w:rPr>
          <w:noProof/>
        </w:rPr>
        <w:t>and</w:t>
      </w:r>
      <w:r>
        <w:rPr>
          <w:noProof/>
        </w:rPr>
        <w:t xml:space="preserve"> high</w:t>
      </w:r>
      <w:r w:rsidR="00466CD3">
        <w:rPr>
          <w:noProof/>
        </w:rPr>
        <w:t>ly</w:t>
      </w:r>
      <w:r>
        <w:rPr>
          <w:noProof/>
        </w:rPr>
        <w:t xml:space="preserve"> non-linear</w:t>
      </w:r>
      <w:r w:rsidR="009F119A">
        <w:rPr>
          <w:noProof/>
        </w:rPr>
        <w:t>,</w:t>
      </w:r>
      <w:r w:rsidR="00CD4937">
        <w:rPr>
          <w:noProof/>
        </w:rPr>
        <w:t xml:space="preserve"> and the process of developing and testing a new composite material</w:t>
      </w:r>
      <w:r w:rsidR="005F3527">
        <w:rPr>
          <w:noProof/>
        </w:rPr>
        <w:t xml:space="preserve"> on trail-error based </w:t>
      </w:r>
      <w:r w:rsidR="003634B7">
        <w:rPr>
          <w:noProof/>
        </w:rPr>
        <w:t xml:space="preserve">experimental </w:t>
      </w:r>
      <w:r w:rsidR="005F3527">
        <w:rPr>
          <w:noProof/>
        </w:rPr>
        <w:t>method</w:t>
      </w:r>
      <w:r w:rsidR="00CD4937">
        <w:rPr>
          <w:noProof/>
        </w:rPr>
        <w:t xml:space="preserve"> is </w:t>
      </w:r>
      <w:r w:rsidR="009F119A">
        <w:rPr>
          <w:noProof/>
        </w:rPr>
        <w:t>time-consuming</w:t>
      </w:r>
      <w:r w:rsidR="005F3527">
        <w:rPr>
          <w:noProof/>
        </w:rPr>
        <w:t xml:space="preserve"> and laborious</w:t>
      </w:r>
      <w:r w:rsidR="009F119A">
        <w:rPr>
          <w:noProof/>
        </w:rPr>
        <w:t xml:space="preserve"> as well as </w:t>
      </w:r>
      <w:r w:rsidR="00CD4937">
        <w:rPr>
          <w:noProof/>
        </w:rPr>
        <w:t>complex and costly</w:t>
      </w:r>
      <w:r>
        <w:rPr>
          <w:noProof/>
        </w:rPr>
        <w:t>.</w:t>
      </w:r>
      <w:r w:rsidR="00466CD3">
        <w:rPr>
          <w:noProof/>
        </w:rPr>
        <w:t xml:space="preserve"> ANN can make the problem-independent solution </w:t>
      </w:r>
      <w:r w:rsidR="009F119A">
        <w:rPr>
          <w:noProof/>
        </w:rPr>
        <w:t xml:space="preserve">to prediction of tribological properties </w:t>
      </w:r>
      <w:r w:rsidR="00466CD3">
        <w:rPr>
          <w:noProof/>
        </w:rPr>
        <w:t xml:space="preserve">due to its advantage of </w:t>
      </w:r>
      <w:r w:rsidR="00466CD3" w:rsidRPr="00466CD3">
        <w:rPr>
          <w:noProof/>
        </w:rPr>
        <w:t xml:space="preserve">nonlinearity, adaptive learning, </w:t>
      </w:r>
      <w:r w:rsidR="00466CD3">
        <w:rPr>
          <w:noProof/>
        </w:rPr>
        <w:t xml:space="preserve">and </w:t>
      </w:r>
      <w:r w:rsidR="00466CD3" w:rsidRPr="00466CD3">
        <w:rPr>
          <w:noProof/>
        </w:rPr>
        <w:t>generalization</w:t>
      </w:r>
      <w:r w:rsidR="00466CD3">
        <w:rPr>
          <w:noProof/>
        </w:rPr>
        <w:t xml:space="preserve">. </w:t>
      </w:r>
      <w:r w:rsidR="00205DC2">
        <w:rPr>
          <w:noProof/>
        </w:rPr>
        <w:t>Gyurova and Friedrich</w:t>
      </w:r>
      <w:r w:rsidR="006029D0">
        <w:rPr>
          <w:noProof/>
        </w:rPr>
        <w:t xml:space="preserve"> (2011)</w:t>
      </w:r>
      <w:r w:rsidR="00205DC2">
        <w:rPr>
          <w:noProof/>
        </w:rPr>
        <w:t xml:space="preserve"> </w:t>
      </w:r>
      <w:r w:rsidR="00C34A21">
        <w:rPr>
          <w:noProof/>
        </w:rPr>
        <w:fldChar w:fldCharType="begin"/>
      </w:r>
      <w:r w:rsidR="00F5227B">
        <w:rPr>
          <w:noProof/>
        </w:rPr>
        <w:instrText xml:space="preserve"> ADDIN EN.CITE &lt;EndNote&gt;&lt;Cite&gt;&lt;Author&gt;Gyurova&lt;/Author&gt;&lt;Year&gt;2011&lt;/Year&gt;&lt;RecNum&gt;718&lt;/RecNum&gt;&lt;DisplayText&gt;[80]&lt;/DisplayText&gt;&lt;record&gt;&lt;rec-number&gt;718&lt;/rec-number&gt;&lt;foreign-keys&gt;&lt;key app="EN" db-id="ese55x5vtzp0x6e9s9tpzwagt5re2t5sfaz5" timestamp="1555248681"&gt;718&lt;/key&gt;&lt;/foreign-keys&gt;&lt;ref-type name="Journal Article"&gt;17&lt;/ref-type&gt;&lt;contributors&gt;&lt;authors&gt;&lt;author&gt;Gyurova, Lada A.&lt;/author&gt;&lt;author&gt;Friedrich, Klaus&lt;/author&gt;&lt;/authors&gt;&lt;/contributors&gt;&lt;titles&gt;&lt;title&gt;Artificial neural networks for predicting sliding friction and wear properties of polyphenylene sulfide composites&lt;/title&gt;&lt;secondary-title&gt;Tribology International&lt;/secondary-title&gt;&lt;/titles&gt;&lt;periodical&gt;&lt;full-title&gt;Tribology International&lt;/full-title&gt;&lt;/periodical&gt;&lt;pages&gt;603-609&lt;/pages&gt;&lt;volume&gt;44&lt;/volume&gt;&lt;number&gt;5&lt;/number&gt;&lt;keywords&gt;&lt;keyword&gt;Polymer composite&lt;/keyword&gt;&lt;keyword&gt;Friction&lt;/keyword&gt;&lt;keyword&gt;Wear&lt;/keyword&gt;&lt;keyword&gt;Artificial neural network&lt;/keyword&gt;&lt;/keywords&gt;&lt;dates&gt;&lt;year&gt;2011&lt;/year&gt;&lt;pub-dates&gt;&lt;date&gt;2011/05/01/&lt;/date&gt;&lt;/pub-dates&gt;&lt;/dates&gt;&lt;isbn&gt;0301-679X&lt;/isbn&gt;&lt;urls&gt;&lt;related-urls&gt;&lt;url&gt;http://www.sciencedirect.com/science/article/pii/S0301679X1100003X&lt;/url&gt;&lt;/related-urls&gt;&lt;/urls&gt;&lt;electronic-resource-num&gt;https://doi.org/10.1016/j.triboint.2010.12.011&lt;/electronic-resource-num&gt;&lt;/record&gt;&lt;/Cite&gt;&lt;/EndNote&gt;</w:instrText>
      </w:r>
      <w:r w:rsidR="00C34A21">
        <w:rPr>
          <w:noProof/>
        </w:rPr>
        <w:fldChar w:fldCharType="separate"/>
      </w:r>
      <w:r w:rsidR="00F5227B">
        <w:rPr>
          <w:noProof/>
        </w:rPr>
        <w:t>[</w:t>
      </w:r>
      <w:hyperlink w:anchor="_ENREF_80" w:tooltip="Gyurova, 2011 #718" w:history="1">
        <w:r w:rsidR="00604F54">
          <w:rPr>
            <w:noProof/>
          </w:rPr>
          <w:t>80</w:t>
        </w:r>
      </w:hyperlink>
      <w:r w:rsidR="00F5227B">
        <w:rPr>
          <w:noProof/>
        </w:rPr>
        <w:t>]</w:t>
      </w:r>
      <w:r w:rsidR="00C34A21">
        <w:rPr>
          <w:noProof/>
        </w:rPr>
        <w:fldChar w:fldCharType="end"/>
      </w:r>
      <w:r w:rsidR="00C34A21">
        <w:rPr>
          <w:noProof/>
        </w:rPr>
        <w:t xml:space="preserve"> </w:t>
      </w:r>
      <w:r w:rsidR="00205DC2">
        <w:rPr>
          <w:noProof/>
        </w:rPr>
        <w:t>established two</w:t>
      </w:r>
      <w:r w:rsidR="007A4B78">
        <w:rPr>
          <w:noProof/>
        </w:rPr>
        <w:t xml:space="preserve"> </w:t>
      </w:r>
      <w:r w:rsidR="00990898">
        <w:rPr>
          <w:rFonts w:hint="eastAsia"/>
          <w:szCs w:val="28"/>
        </w:rPr>
        <w:t>M</w:t>
      </w:r>
      <w:r w:rsidR="00990898">
        <w:rPr>
          <w:szCs w:val="28"/>
        </w:rPr>
        <w:t>LP</w:t>
      </w:r>
      <w:r w:rsidR="00990898" w:rsidDel="00990898">
        <w:rPr>
          <w:noProof/>
        </w:rPr>
        <w:t xml:space="preserve"> </w:t>
      </w:r>
      <w:r w:rsidR="00205DC2">
        <w:rPr>
          <w:noProof/>
        </w:rPr>
        <w:t>neural networks for predicting</w:t>
      </w:r>
      <w:r w:rsidR="00205DC2">
        <w:rPr>
          <w:rFonts w:ascii="AdvP4DF60E" w:hAnsi="AdvP4DF60E"/>
          <w:color w:val="000000"/>
          <w:sz w:val="14"/>
          <w:szCs w:val="14"/>
        </w:rPr>
        <w:t xml:space="preserve"> </w:t>
      </w:r>
      <w:r w:rsidR="00205DC2">
        <w:rPr>
          <w:noProof/>
        </w:rPr>
        <w:t>tribological properties (</w:t>
      </w:r>
      <w:r w:rsidR="00205DC2">
        <w:rPr>
          <w:rFonts w:eastAsia="等线 Light"/>
          <w:noProof/>
        </w:rPr>
        <w:t>coefficient of friction</w:t>
      </w:r>
      <w:r w:rsidR="00205DC2">
        <w:rPr>
          <w:noProof/>
        </w:rPr>
        <w:t xml:space="preserve"> </w:t>
      </w:r>
      <w:r w:rsidR="00205DC2">
        <w:rPr>
          <w:rFonts w:eastAsia="等线 Light"/>
          <w:noProof/>
        </w:rPr>
        <w:t>and specific wear rates)</w:t>
      </w:r>
      <w:r w:rsidR="00205DC2">
        <w:rPr>
          <w:noProof/>
        </w:rPr>
        <w:t xml:space="preserve"> </w:t>
      </w:r>
      <w:r w:rsidR="00205DC2">
        <w:rPr>
          <w:rFonts w:eastAsia="等线 Light"/>
          <w:noProof/>
        </w:rPr>
        <w:t>of polyphenylene sulfide (PPS) matrix composites. A new measurement series was performed with thermoplastic matrix composites and preexisting five</w:t>
      </w:r>
      <w:r w:rsidR="00205DC2">
        <w:rPr>
          <w:rFonts w:ascii="Calibri" w:eastAsia="宋体" w:hAnsi="Calibri" w:cs="宋体"/>
          <w:noProof/>
          <w:sz w:val="22"/>
          <w:szCs w:val="22"/>
        </w:rPr>
        <w:t xml:space="preserve"> </w:t>
      </w:r>
      <w:r w:rsidR="00205DC2">
        <w:rPr>
          <w:rFonts w:eastAsia="等线 Light"/>
          <w:noProof/>
        </w:rPr>
        <w:t>experimental training datasets collected or expanded throughout a period of three years were used for training and testing the developed network models. Material compositions and testing conditions were used as input parameter to predict the tribological properties. The tansig function and purelin function were used as transfer functions for the hidden layer and the output layer respectively. The best network structures achieved with</w:t>
      </w:r>
      <w:r w:rsidR="00205DC2">
        <w:rPr>
          <w:rFonts w:ascii="AdvP4DF60E" w:eastAsia="宋体" w:hAnsi="AdvP4DF60E" w:cs="宋体"/>
          <w:color w:val="000000"/>
          <w:sz w:val="16"/>
          <w:szCs w:val="16"/>
        </w:rPr>
        <w:t xml:space="preserve"> </w:t>
      </w:r>
      <w:r w:rsidR="00205DC2">
        <w:rPr>
          <w:rFonts w:eastAsia="等线 Light"/>
          <w:noProof/>
        </w:rPr>
        <w:t>coefficient of friction and specific wear rate were 7-[3-1]</w:t>
      </w:r>
      <w:r w:rsidR="00205DC2">
        <w:rPr>
          <w:rFonts w:eastAsia="等线 Light"/>
          <w:noProof/>
          <w:vertAlign w:val="subscript"/>
        </w:rPr>
        <w:t>2</w:t>
      </w:r>
      <w:r w:rsidR="00205DC2">
        <w:rPr>
          <w:rFonts w:eastAsia="等线 Light"/>
          <w:noProof/>
        </w:rPr>
        <w:t>-1 and 7-[9-3]</w:t>
      </w:r>
      <w:r w:rsidR="00205DC2">
        <w:rPr>
          <w:rFonts w:eastAsia="等线 Light"/>
          <w:noProof/>
          <w:vertAlign w:val="subscript"/>
        </w:rPr>
        <w:t>2</w:t>
      </w:r>
      <w:r w:rsidR="00205DC2">
        <w:rPr>
          <w:rFonts w:eastAsia="等线 Light"/>
          <w:noProof/>
        </w:rPr>
        <w:t>-1, respectively.</w:t>
      </w:r>
      <w:r w:rsidR="00205DC2">
        <w:rPr>
          <w:rFonts w:ascii="AdvP4DF60E" w:eastAsia="宋体" w:hAnsi="AdvP4DF60E" w:cs="宋体"/>
          <w:color w:val="000000"/>
          <w:sz w:val="16"/>
          <w:szCs w:val="16"/>
        </w:rPr>
        <w:t xml:space="preserve"> </w:t>
      </w:r>
      <w:r w:rsidR="00205DC2">
        <w:rPr>
          <w:rFonts w:eastAsia="等线 Light"/>
          <w:noProof/>
        </w:rPr>
        <w:t>A user-friendly graphical interface was developed for performing network training and prediction</w:t>
      </w:r>
      <w:r w:rsidR="00240942">
        <w:rPr>
          <w:rFonts w:eastAsia="等线 Light"/>
          <w:noProof/>
        </w:rPr>
        <w:t xml:space="preserve"> and</w:t>
      </w:r>
      <w:r w:rsidR="007A4B78">
        <w:rPr>
          <w:rFonts w:eastAsia="等线 Light"/>
          <w:noProof/>
        </w:rPr>
        <w:t xml:space="preserve"> it</w:t>
      </w:r>
      <w:r w:rsidR="00240942">
        <w:rPr>
          <w:rFonts w:eastAsia="等线 Light"/>
          <w:noProof/>
        </w:rPr>
        <w:t xml:space="preserve"> </w:t>
      </w:r>
      <w:r w:rsidR="007A4B78">
        <w:rPr>
          <w:rFonts w:eastAsia="等线 Light"/>
          <w:noProof/>
        </w:rPr>
        <w:t>could</w:t>
      </w:r>
      <w:r w:rsidR="00240942">
        <w:rPr>
          <w:rFonts w:eastAsia="等线 Light"/>
          <w:noProof/>
        </w:rPr>
        <w:t xml:space="preserve"> easily predict even for unseen input</w:t>
      </w:r>
      <w:r w:rsidR="00205DC2">
        <w:rPr>
          <w:rFonts w:eastAsia="等线 Light"/>
          <w:noProof/>
        </w:rPr>
        <w:t>. The network performance was evaluated by a comparison of the MRE</w:t>
      </w:r>
      <w:r w:rsidR="00681067">
        <w:rPr>
          <w:rFonts w:eastAsia="等线 Light"/>
          <w:noProof/>
        </w:rPr>
        <w:t xml:space="preserve"> (</w:t>
      </w:r>
      <w:r w:rsidR="00681067" w:rsidRPr="00681067">
        <w:rPr>
          <w:rFonts w:eastAsia="等线 Light"/>
          <w:noProof/>
        </w:rPr>
        <w:t>mean relative error</w:t>
      </w:r>
      <w:r w:rsidR="00681067">
        <w:rPr>
          <w:rFonts w:eastAsia="等线 Light"/>
          <w:noProof/>
        </w:rPr>
        <w:t>)</w:t>
      </w:r>
      <w:r w:rsidR="00205DC2">
        <w:rPr>
          <w:rFonts w:eastAsia="等线 Light"/>
          <w:noProof/>
        </w:rPr>
        <w:t xml:space="preserve"> generated after training of the ANN with the different training datasets</w:t>
      </w:r>
      <w:r w:rsidR="00205DC2">
        <w:rPr>
          <w:rFonts w:ascii="AdvP4DF60E" w:eastAsia="宋体" w:hAnsi="AdvP4DF60E" w:cs="宋体"/>
          <w:color w:val="000000"/>
          <w:sz w:val="16"/>
          <w:szCs w:val="16"/>
        </w:rPr>
        <w:t xml:space="preserve">, </w:t>
      </w:r>
      <w:r w:rsidR="00205DC2">
        <w:rPr>
          <w:rFonts w:eastAsia="等线 Light"/>
          <w:noProof/>
        </w:rPr>
        <w:t xml:space="preserve">thereby improving significantly with the enlarged datasets. </w:t>
      </w:r>
      <w:r w:rsidR="003E4BA8">
        <w:rPr>
          <w:rFonts w:eastAsia="等线 Light"/>
          <w:noProof/>
        </w:rPr>
        <w:t xml:space="preserve">The </w:t>
      </w:r>
      <w:r w:rsidR="003E4BA8" w:rsidRPr="003E4BA8">
        <w:rPr>
          <w:rFonts w:eastAsia="等线 Light"/>
          <w:noProof/>
        </w:rPr>
        <w:t xml:space="preserve">satisfactory ANN predicted results </w:t>
      </w:r>
      <w:r w:rsidR="003E4BA8">
        <w:rPr>
          <w:rFonts w:eastAsia="等线 Light"/>
          <w:noProof/>
        </w:rPr>
        <w:t>had good correlation with the</w:t>
      </w:r>
      <w:r w:rsidR="003E4BA8" w:rsidRPr="003E4BA8">
        <w:rPr>
          <w:rFonts w:eastAsia="等线 Light"/>
          <w:noProof/>
        </w:rPr>
        <w:t xml:space="preserve"> measured values</w:t>
      </w:r>
      <w:r w:rsidR="003E4BA8">
        <w:rPr>
          <w:rFonts w:eastAsia="等线 Light"/>
          <w:noProof/>
        </w:rPr>
        <w:t>.</w:t>
      </w:r>
      <w:r w:rsidR="003E4BA8" w:rsidRPr="003E4BA8">
        <w:rPr>
          <w:rFonts w:eastAsia="等线 Light"/>
          <w:noProof/>
        </w:rPr>
        <w:t xml:space="preserve"> </w:t>
      </w:r>
      <w:r w:rsidR="00205DC2">
        <w:rPr>
          <w:rFonts w:eastAsia="等线 Light"/>
          <w:noProof/>
        </w:rPr>
        <w:t xml:space="preserve">The optimized ANN models was </w:t>
      </w:r>
      <w:r w:rsidR="00957F16">
        <w:rPr>
          <w:rFonts w:eastAsia="等线 Light"/>
          <w:noProof/>
        </w:rPr>
        <w:t xml:space="preserve">also </w:t>
      </w:r>
      <w:r w:rsidR="00205DC2">
        <w:rPr>
          <w:rFonts w:eastAsia="等线 Light"/>
          <w:noProof/>
        </w:rPr>
        <w:t xml:space="preserve">used to analyze the impact of  SCF </w:t>
      </w:r>
      <w:r w:rsidR="00205DC2">
        <w:rPr>
          <w:rFonts w:eastAsia="宋体"/>
        </w:rPr>
        <w:t>(</w:t>
      </w:r>
      <w:r w:rsidR="003C3D2B">
        <w:rPr>
          <w:rFonts w:eastAsia="等线 Light"/>
          <w:noProof/>
        </w:rPr>
        <w:t>s</w:t>
      </w:r>
      <w:r w:rsidR="00205DC2">
        <w:rPr>
          <w:rFonts w:eastAsia="等线 Light"/>
          <w:noProof/>
        </w:rPr>
        <w:t>hort carbon fiber), sub-micro TiO2, on the sliding friction and wear properties of PPS composites. It gave the excellent generalization of ANN without performing exhaustive experimental work.</w:t>
      </w:r>
      <w:r w:rsidR="00205DC2">
        <w:rPr>
          <w:rFonts w:ascii="AdvP4DF60E" w:eastAsia="宋体" w:hAnsi="AdvP4DF60E" w:cs="宋体"/>
          <w:color w:val="000000"/>
          <w:sz w:val="16"/>
          <w:szCs w:val="16"/>
        </w:rPr>
        <w:t xml:space="preserve"> </w:t>
      </w:r>
      <w:r w:rsidR="004438C2" w:rsidRPr="004438C2">
        <w:rPr>
          <w:rFonts w:eastAsia="等线 Light"/>
          <w:noProof/>
        </w:rPr>
        <w:t>When</w:t>
      </w:r>
      <w:r w:rsidR="004438C2">
        <w:rPr>
          <w:rFonts w:ascii="AdvP4DF60E" w:eastAsia="宋体" w:hAnsi="AdvP4DF60E" w:cs="宋体"/>
          <w:color w:val="000000"/>
          <w:sz w:val="16"/>
          <w:szCs w:val="16"/>
        </w:rPr>
        <w:t xml:space="preserve"> </w:t>
      </w:r>
      <w:r w:rsidR="004438C2">
        <w:rPr>
          <w:rFonts w:eastAsia="等线 Light"/>
          <w:noProof/>
        </w:rPr>
        <w:t>t</w:t>
      </w:r>
      <w:r w:rsidR="00205DC2">
        <w:rPr>
          <w:rFonts w:eastAsia="等线 Light"/>
          <w:noProof/>
        </w:rPr>
        <w:t>hose ANN models were also applied for studying the effect of internal lubricants (Gr and PTFE) in hybrid polymer systems</w:t>
      </w:r>
      <w:r w:rsidR="004438C2">
        <w:rPr>
          <w:rFonts w:eastAsia="等线 Light"/>
          <w:noProof/>
        </w:rPr>
        <w:t>, good correlation existed</w:t>
      </w:r>
      <w:r w:rsidR="004438C2" w:rsidRPr="004438C2">
        <w:rPr>
          <w:rFonts w:eastAsia="等线 Light"/>
          <w:noProof/>
        </w:rPr>
        <w:t xml:space="preserve"> </w:t>
      </w:r>
      <w:r w:rsidR="004438C2">
        <w:rPr>
          <w:rFonts w:eastAsia="等线 Light"/>
          <w:noProof/>
        </w:rPr>
        <w:t>between actual and predicted output.</w:t>
      </w:r>
      <w:r w:rsidR="00205DC2">
        <w:rPr>
          <w:rFonts w:ascii="AdvP4DF60E" w:eastAsia="宋体" w:hAnsi="AdvP4DF60E" w:cs="宋体"/>
          <w:color w:val="000000"/>
          <w:sz w:val="16"/>
          <w:szCs w:val="16"/>
        </w:rPr>
        <w:t xml:space="preserve"> </w:t>
      </w:r>
    </w:p>
    <w:p w14:paraId="26CDD0AF" w14:textId="56DD2570" w:rsidR="002242CF" w:rsidRDefault="00F61457" w:rsidP="00444BF2">
      <w:pPr>
        <w:pStyle w:val="a3"/>
        <w:widowControl w:val="0"/>
        <w:tabs>
          <w:tab w:val="left" w:pos="8355"/>
        </w:tabs>
        <w:spacing w:before="240" w:after="200" w:line="360" w:lineRule="auto"/>
        <w:ind w:left="0"/>
        <w:contextualSpacing w:val="0"/>
        <w:jc w:val="both"/>
        <w:rPr>
          <w:rFonts w:eastAsia="等线 Light"/>
          <w:noProof/>
        </w:rPr>
      </w:pPr>
      <w:r w:rsidRPr="00F61457">
        <w:rPr>
          <w:noProof/>
        </w:rPr>
        <w:t>LiuJie</w:t>
      </w:r>
      <w:r w:rsidR="00062985">
        <w:rPr>
          <w:rFonts w:eastAsia="等线 Light"/>
          <w:noProof/>
        </w:rPr>
        <w:t xml:space="preserve">, et al., (2007) </w:t>
      </w:r>
      <w:r>
        <w:rPr>
          <w:rFonts w:eastAsia="等线 Light"/>
          <w:noProof/>
        </w:rPr>
        <w:fldChar w:fldCharType="begin"/>
      </w:r>
      <w:r w:rsidR="00604F54">
        <w:rPr>
          <w:rFonts w:eastAsia="等线 Light"/>
          <w:noProof/>
        </w:rPr>
        <w:instrText xml:space="preserve"> ADDIN EN.CITE &lt;EndNote&gt;&lt;Cite&gt;&lt;Author&gt;LiuJie&lt;/Author&gt;&lt;Year&gt;2007&lt;/Year&gt;&lt;RecNum&gt;70&lt;/RecNum&gt;&lt;DisplayText&gt;[73]&lt;/DisplayText&gt;&lt;record&gt;&lt;rec-number&gt;70&lt;/rec-number&gt;&lt;foreign-keys&gt;&lt;key app="EN" db-id="909v2wsdarxet0er2papedrtdfde0xxra5af" timestamp="1560339675"&gt;70&lt;/key&gt;&lt;/foreign-keys&gt;&lt;ref-type name="Journal Article"&gt;17&lt;/ref-type&gt;&lt;contributors&gt;&lt;authors&gt;&lt;author&gt;LiuJie, Xu&lt;/author&gt;&lt;author&gt;Davim, J. Paulo&lt;/author&gt;&lt;author&gt;Cardoso, Rosária&lt;/author&gt;&lt;/authors&gt;&lt;/contributors&gt;&lt;titles&gt;&lt;title&gt;Prediction on tribological behaviour of composite PEEK-CF30 using artificial neural networks&lt;/title&gt;&lt;secondary-title&gt;Journal of Materials Processing Technology&lt;/secondary-title&gt;&lt;/titles&gt;&lt;periodical&gt;&lt;full-title&gt;Journal of Materials Processing Technology&lt;/full-title&gt;&lt;/periodical&gt;&lt;pages&gt;374-378&lt;/pages&gt;&lt;volume&gt;189&lt;/volume&gt;&lt;number&gt;1-3&lt;/number&gt;&lt;dates&gt;&lt;year&gt;2007&lt;/year&gt;&lt;/dates&gt;&lt;isbn&gt;09240136&lt;/isbn&gt;&lt;urls&gt;&lt;/urls&gt;&lt;electronic-resource-num&gt;10.1016/j.jmatprotec.2007.02.019&lt;/electronic-resource-num&gt;&lt;/record&gt;&lt;/Cite&gt;&lt;/EndNote&gt;</w:instrText>
      </w:r>
      <w:r>
        <w:rPr>
          <w:rFonts w:eastAsia="等线 Light"/>
          <w:noProof/>
        </w:rPr>
        <w:fldChar w:fldCharType="separate"/>
      </w:r>
      <w:r w:rsidR="00F5227B">
        <w:rPr>
          <w:rFonts w:eastAsia="等线 Light"/>
          <w:noProof/>
        </w:rPr>
        <w:t>[</w:t>
      </w:r>
      <w:hyperlink w:anchor="_ENREF_73" w:tooltip="LiuJie, 2007 #70" w:history="1">
        <w:r w:rsidR="00604F54">
          <w:rPr>
            <w:rFonts w:eastAsia="等线 Light"/>
            <w:noProof/>
          </w:rPr>
          <w:t>73</w:t>
        </w:r>
      </w:hyperlink>
      <w:r w:rsidR="00F5227B">
        <w:rPr>
          <w:rFonts w:eastAsia="等线 Light"/>
          <w:noProof/>
        </w:rPr>
        <w:t>]</w:t>
      </w:r>
      <w:r>
        <w:rPr>
          <w:rFonts w:eastAsia="等线 Light"/>
          <w:noProof/>
        </w:rPr>
        <w:fldChar w:fldCharType="end"/>
      </w:r>
      <w:r w:rsidR="00062985">
        <w:rPr>
          <w:rFonts w:eastAsia="等线 Light"/>
          <w:noProof/>
        </w:rPr>
        <w:t xml:space="preserve"> predicted </w:t>
      </w:r>
      <w:r w:rsidR="00062985" w:rsidRPr="00062985">
        <w:rPr>
          <w:rFonts w:eastAsia="等线 Light"/>
          <w:noProof/>
        </w:rPr>
        <w:t>friction coefficient and wear weight loss</w:t>
      </w:r>
      <w:r w:rsidR="00F62F84">
        <w:rPr>
          <w:rFonts w:eastAsia="等线 Light"/>
          <w:noProof/>
        </w:rPr>
        <w:t xml:space="preserve"> of </w:t>
      </w:r>
      <w:r w:rsidR="00F62F84" w:rsidRPr="00F62F84">
        <w:rPr>
          <w:rFonts w:eastAsia="等线 Light"/>
          <w:noProof/>
        </w:rPr>
        <w:t>carbon-fibre-reinforced polyetheretherketone composite (PEEK-CF30)</w:t>
      </w:r>
      <w:r w:rsidR="00730A4F">
        <w:rPr>
          <w:rFonts w:eastAsia="等线 Light"/>
          <w:noProof/>
        </w:rPr>
        <w:t xml:space="preserve"> as a function of </w:t>
      </w:r>
      <w:r w:rsidR="00730A4F" w:rsidRPr="00444BF2">
        <w:rPr>
          <w:rFonts w:eastAsia="等线 Light"/>
          <w:i/>
          <w:iCs/>
          <w:noProof/>
        </w:rPr>
        <w:t xml:space="preserve">pv </w:t>
      </w:r>
      <w:r w:rsidR="00730A4F" w:rsidRPr="00730A4F">
        <w:rPr>
          <w:rFonts w:eastAsia="等线 Light"/>
          <w:noProof/>
        </w:rPr>
        <w:t>factor and contact temperature</w:t>
      </w:r>
      <w:r w:rsidR="00F62F84">
        <w:rPr>
          <w:rFonts w:eastAsia="等线 Light"/>
          <w:noProof/>
        </w:rPr>
        <w:t xml:space="preserve"> by </w:t>
      </w:r>
      <w:r w:rsidR="005C5CA7">
        <w:rPr>
          <w:rFonts w:eastAsia="等线 Light"/>
          <w:noProof/>
        </w:rPr>
        <w:t>two</w:t>
      </w:r>
      <w:r w:rsidR="004B2811">
        <w:rPr>
          <w:rFonts w:eastAsia="等线 Light"/>
          <w:noProof/>
        </w:rPr>
        <w:t xml:space="preserve"> BP neural network model</w:t>
      </w:r>
      <w:r w:rsidR="005C5CA7">
        <w:rPr>
          <w:rFonts w:eastAsia="等线 Light"/>
          <w:noProof/>
        </w:rPr>
        <w:t>s</w:t>
      </w:r>
      <w:r w:rsidR="004B2811">
        <w:rPr>
          <w:rFonts w:eastAsia="等线 Light"/>
          <w:noProof/>
        </w:rPr>
        <w:t xml:space="preserve"> </w:t>
      </w:r>
      <w:r w:rsidR="007A4B78">
        <w:rPr>
          <w:rFonts w:eastAsia="等线 Light"/>
          <w:noProof/>
        </w:rPr>
        <w:t>of which</w:t>
      </w:r>
      <w:r w:rsidR="004B2811">
        <w:rPr>
          <w:rFonts w:eastAsia="等线 Light"/>
          <w:noProof/>
        </w:rPr>
        <w:t xml:space="preserve"> generalization capability was improved </w:t>
      </w:r>
      <w:r w:rsidR="004B2811">
        <w:rPr>
          <w:rFonts w:eastAsia="等线 Light"/>
          <w:noProof/>
        </w:rPr>
        <w:lastRenderedPageBreak/>
        <w:t xml:space="preserve">by implementing </w:t>
      </w:r>
      <w:r w:rsidR="004B2811" w:rsidRPr="004B2811">
        <w:rPr>
          <w:rFonts w:eastAsia="等线 Light"/>
          <w:noProof/>
        </w:rPr>
        <w:t>Bayesian regularization in combination with Levenberg–Marquardt</w:t>
      </w:r>
      <w:r w:rsidR="004B2811">
        <w:rPr>
          <w:rFonts w:eastAsia="等线 Light"/>
          <w:noProof/>
        </w:rPr>
        <w:t xml:space="preserve"> learning algorithm.</w:t>
      </w:r>
      <w:r w:rsidR="005C5CA7">
        <w:rPr>
          <w:rFonts w:eastAsia="等线 Light"/>
          <w:noProof/>
        </w:rPr>
        <w:t xml:space="preserve"> </w:t>
      </w:r>
      <w:r w:rsidR="00C334CA">
        <w:rPr>
          <w:rFonts w:eastAsia="等线 Light"/>
          <w:noProof/>
        </w:rPr>
        <w:t>The  best network was obtained with (2-7-1) and (2-8-1) architectures and s</w:t>
      </w:r>
      <w:r w:rsidR="00C334CA" w:rsidRPr="00C334CA">
        <w:rPr>
          <w:rFonts w:eastAsia="等线 Light"/>
          <w:noProof/>
        </w:rPr>
        <w:t>igmoid and</w:t>
      </w:r>
      <w:r w:rsidR="00C334CA" w:rsidRPr="00C334CA">
        <w:rPr>
          <w:rFonts w:eastAsia="等线 Light"/>
          <w:noProof/>
        </w:rPr>
        <w:br/>
        <w:t>pureline transfer function</w:t>
      </w:r>
      <w:r w:rsidR="00C334CA">
        <w:rPr>
          <w:rFonts w:eastAsia="等线 Light"/>
          <w:noProof/>
        </w:rPr>
        <w:t xml:space="preserve"> were used for hidden and output layers. In this work, the authors were dealed with </w:t>
      </w:r>
      <w:r w:rsidR="00CC1291">
        <w:rPr>
          <w:rFonts w:eastAsia="等线 Light"/>
          <w:noProof/>
        </w:rPr>
        <w:t xml:space="preserve">data </w:t>
      </w:r>
      <w:r w:rsidR="00C334CA">
        <w:rPr>
          <w:rFonts w:eastAsia="等线 Light"/>
          <w:noProof/>
        </w:rPr>
        <w:t>normaliz</w:t>
      </w:r>
      <w:r w:rsidR="00CC1291">
        <w:rPr>
          <w:rFonts w:eastAsia="等线 Light"/>
          <w:noProof/>
        </w:rPr>
        <w:t>ation</w:t>
      </w:r>
      <w:r w:rsidR="00C334CA">
        <w:rPr>
          <w:rFonts w:eastAsia="等线 Light"/>
          <w:noProof/>
        </w:rPr>
        <w:t xml:space="preserve"> and unnormaliz</w:t>
      </w:r>
      <w:r w:rsidR="00CC1291">
        <w:rPr>
          <w:rFonts w:eastAsia="等线 Light"/>
          <w:noProof/>
        </w:rPr>
        <w:t>ation</w:t>
      </w:r>
      <w:r w:rsidR="00C334CA">
        <w:rPr>
          <w:rFonts w:eastAsia="等线 Light"/>
          <w:noProof/>
        </w:rPr>
        <w:t xml:space="preserve"> methods </w:t>
      </w:r>
      <w:r w:rsidR="00CC1291">
        <w:rPr>
          <w:rFonts w:eastAsia="等线 Light"/>
          <w:noProof/>
        </w:rPr>
        <w:t xml:space="preserve">so that the importance of each parameter was balanced and the networks were trained smoothly about </w:t>
      </w:r>
      <w:r w:rsidR="00CC1291" w:rsidRPr="00CC1291">
        <w:rPr>
          <w:rFonts w:eastAsia="等线 Light"/>
          <w:noProof/>
        </w:rPr>
        <w:t>33 and 56 cycles</w:t>
      </w:r>
      <w:r w:rsidR="00CC1291">
        <w:rPr>
          <w:rFonts w:eastAsia="等线 Light"/>
          <w:noProof/>
        </w:rPr>
        <w:t xml:space="preserve">. Those well-trained ANNs </w:t>
      </w:r>
      <w:r w:rsidR="002242CF">
        <w:rPr>
          <w:rFonts w:eastAsia="等线 Light"/>
          <w:noProof/>
        </w:rPr>
        <w:t>gave optimized generalization capability such that friction coefficient and wear weight loss were predicted with high accuracy of relative error lower than 10%.</w:t>
      </w:r>
      <w:r w:rsidR="008C465F">
        <w:rPr>
          <w:rFonts w:eastAsia="等线 Light"/>
          <w:noProof/>
        </w:rPr>
        <w:t xml:space="preserve"> From the analysis, it was found that friction coefficient </w:t>
      </w:r>
      <w:r w:rsidR="0022551D">
        <w:rPr>
          <w:rFonts w:eastAsia="等线 Light"/>
          <w:noProof/>
        </w:rPr>
        <w:t xml:space="preserve">was strongly effected by the value of </w:t>
      </w:r>
      <w:r w:rsidR="0022551D" w:rsidRPr="00412FE9">
        <w:rPr>
          <w:rFonts w:eastAsia="等线 Light"/>
          <w:i/>
          <w:iCs/>
          <w:noProof/>
        </w:rPr>
        <w:t xml:space="preserve">pv </w:t>
      </w:r>
      <w:r w:rsidR="0022551D" w:rsidRPr="00730A4F">
        <w:rPr>
          <w:rFonts w:eastAsia="等线 Light"/>
          <w:noProof/>
        </w:rPr>
        <w:t>factor</w:t>
      </w:r>
      <w:r w:rsidR="0022551D">
        <w:rPr>
          <w:rFonts w:eastAsia="等线 Light"/>
          <w:noProof/>
        </w:rPr>
        <w:t xml:space="preserve"> whereas compact temperature is the strongly influencing factor for wear weight loss.</w:t>
      </w:r>
    </w:p>
    <w:p w14:paraId="1CA3260C" w14:textId="78797309" w:rsidR="0022551D" w:rsidRPr="0022551D" w:rsidRDefault="0022551D" w:rsidP="006D3722">
      <w:pPr>
        <w:pStyle w:val="a3"/>
        <w:widowControl w:val="0"/>
        <w:tabs>
          <w:tab w:val="left" w:pos="8355"/>
        </w:tabs>
        <w:spacing w:before="100" w:beforeAutospacing="1" w:after="200" w:line="360" w:lineRule="auto"/>
        <w:ind w:left="0"/>
        <w:contextualSpacing w:val="0"/>
        <w:jc w:val="both"/>
        <w:rPr>
          <w:rFonts w:eastAsia="等线 Light"/>
          <w:noProof/>
        </w:rPr>
      </w:pPr>
      <w:r>
        <w:rPr>
          <w:rFonts w:eastAsia="等线 Light"/>
          <w:noProof/>
        </w:rPr>
        <w:t>It was shown that t</w:t>
      </w:r>
      <w:r w:rsidRPr="00204986">
        <w:rPr>
          <w:rFonts w:eastAsia="等线 Light"/>
          <w:noProof/>
        </w:rPr>
        <w:t>he advantage of ANN</w:t>
      </w:r>
      <w:r>
        <w:rPr>
          <w:rFonts w:eastAsia="等线 Light"/>
          <w:noProof/>
        </w:rPr>
        <w:t>, its generalization ability,</w:t>
      </w:r>
      <w:r w:rsidRPr="00204986">
        <w:rPr>
          <w:rFonts w:eastAsia="等线 Light"/>
          <w:noProof/>
        </w:rPr>
        <w:t xml:space="preserve"> </w:t>
      </w:r>
      <w:r w:rsidR="00177712">
        <w:rPr>
          <w:rFonts w:eastAsia="等线 Light"/>
          <w:noProof/>
        </w:rPr>
        <w:t xml:space="preserve">makes </w:t>
      </w:r>
      <w:r>
        <w:rPr>
          <w:rFonts w:eastAsia="等线 Light"/>
          <w:noProof/>
        </w:rPr>
        <w:t>existing ANN</w:t>
      </w:r>
      <w:r w:rsidRPr="00204986">
        <w:rPr>
          <w:rFonts w:eastAsia="等线 Light"/>
          <w:noProof/>
        </w:rPr>
        <w:t xml:space="preserve"> models </w:t>
      </w:r>
      <w:r w:rsidR="00177712">
        <w:rPr>
          <w:rFonts w:eastAsia="等线 Light"/>
          <w:noProof/>
        </w:rPr>
        <w:t xml:space="preserve">to be used </w:t>
      </w:r>
      <w:r w:rsidRPr="00204986">
        <w:rPr>
          <w:rFonts w:eastAsia="等线 Light"/>
          <w:noProof/>
        </w:rPr>
        <w:t>for other problems with similar natur</w:t>
      </w:r>
      <w:r w:rsidR="00177712">
        <w:rPr>
          <w:rFonts w:eastAsia="等线 Light"/>
          <w:noProof/>
        </w:rPr>
        <w:t xml:space="preserve">e and produces the highly accurate prediction results. </w:t>
      </w:r>
      <w:r w:rsidR="00AA27E7">
        <w:rPr>
          <w:rFonts w:eastAsia="等线 Light"/>
          <w:noProof/>
        </w:rPr>
        <w:t xml:space="preserve">It can be seen that predicting triobological properties of materials by ANN models reduces excessive experimental work </w:t>
      </w:r>
      <w:r w:rsidR="009E3337">
        <w:rPr>
          <w:rFonts w:eastAsia="等线 Light"/>
          <w:noProof/>
        </w:rPr>
        <w:t xml:space="preserve">by yielding satisfactory and acceptable results compared to experimental results </w:t>
      </w:r>
      <w:r w:rsidR="00AA27E7">
        <w:rPr>
          <w:rFonts w:eastAsia="等线 Light"/>
          <w:noProof/>
        </w:rPr>
        <w:t xml:space="preserve">and </w:t>
      </w:r>
      <w:r w:rsidR="00177712">
        <w:rPr>
          <w:rFonts w:eastAsia="等线 Light"/>
          <w:noProof/>
        </w:rPr>
        <w:t xml:space="preserve">ANN performance can </w:t>
      </w:r>
      <w:r w:rsidR="007F4427">
        <w:rPr>
          <w:rFonts w:eastAsia="等线 Light"/>
          <w:noProof/>
        </w:rPr>
        <w:t xml:space="preserve">also </w:t>
      </w:r>
      <w:r w:rsidR="00177712">
        <w:rPr>
          <w:rFonts w:eastAsia="等线 Light"/>
          <w:noProof/>
        </w:rPr>
        <w:t>be optimized with other computing technologies, such as bayesian regularisation framework.</w:t>
      </w:r>
    </w:p>
    <w:bookmarkEnd w:id="54"/>
    <w:p w14:paraId="78867C9F" w14:textId="77D9E764" w:rsidR="00CF1552" w:rsidRDefault="00205DC2" w:rsidP="00444BF2">
      <w:pPr>
        <w:pStyle w:val="2"/>
        <w:spacing w:after="240"/>
        <w:rPr>
          <w:noProof/>
        </w:rPr>
      </w:pPr>
      <w:r>
        <w:rPr>
          <w:noProof/>
        </w:rPr>
        <w:t xml:space="preserve">ANN for Materials </w:t>
      </w:r>
      <w:r w:rsidRPr="00567A4A">
        <w:rPr>
          <w:noProof/>
        </w:rPr>
        <w:t>Design</w:t>
      </w:r>
      <w:r w:rsidR="00CC1291">
        <w:rPr>
          <w:noProof/>
        </w:rPr>
        <w:t xml:space="preserve"> </w:t>
      </w:r>
    </w:p>
    <w:p w14:paraId="0F18B021" w14:textId="1B5B12CE" w:rsidR="00253708" w:rsidRDefault="00205DC2" w:rsidP="0022551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The relation among composition, process and properties of new materials design are influenced by many complicated factors. </w:t>
      </w:r>
      <w:r w:rsidR="00ED132C">
        <w:rPr>
          <w:rFonts w:ascii="Times New Roman" w:hAnsi="Times New Roman" w:cs="Times New Roman"/>
          <w:sz w:val="24"/>
          <w:szCs w:val="24"/>
        </w:rPr>
        <w:t xml:space="preserve">In the context of materials science, ANN performs a great job for prediction and function approximation with respect to materials’ performance, but there are not many ANN applications enough for forecasting materials properties for materials design. </w:t>
      </w:r>
      <w:r>
        <w:rPr>
          <w:rFonts w:ascii="Times New Roman" w:hAnsi="Times New Roman" w:cs="Times New Roman"/>
          <w:noProof/>
          <w:sz w:val="24"/>
          <w:szCs w:val="24"/>
        </w:rPr>
        <w:t xml:space="preserve">Li et al. </w:t>
      </w:r>
      <w:r w:rsidR="00ED132C">
        <w:rPr>
          <w:rFonts w:ascii="Times New Roman" w:hAnsi="Times New Roman" w:cs="Times New Roman"/>
          <w:noProof/>
          <w:sz w:val="24"/>
          <w:szCs w:val="24"/>
        </w:rPr>
        <w:t xml:space="preserve">(2007) </w:t>
      </w:r>
      <w:r>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&lt;EndNote&gt;&lt;Cite&gt;&lt;Author&gt;Li&lt;/Author&gt;&lt;Year&gt;2007&lt;/Year&gt;&lt;RecNum&gt;68&lt;/RecNum&gt;&lt;DisplayText&gt;[46]&lt;/DisplayText&gt;&lt;record&gt;&lt;rec-number&gt;68&lt;/rec-number&gt;&lt;foreign-keys&gt;&lt;key app="EN" db-id="909v2wsdarxet0er2papedrtdfde0xxra5af" timestamp="1560339673"&gt;68&lt;/key&gt;&lt;/foreign-keys&gt;&lt;ref-type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6" w:tooltip="Li, 2007 #68" w:history="1">
        <w:r w:rsidR="00604F54">
          <w:rPr>
            <w:rFonts w:ascii="Times New Roman" w:hAnsi="Times New Roman" w:cs="Times New Roman"/>
            <w:noProof/>
            <w:sz w:val="24"/>
            <w:szCs w:val="24"/>
          </w:rPr>
          <w:t>46</w:t>
        </w:r>
      </w:hyperlink>
      <w:r w:rsidR="00671DCC">
        <w:rPr>
          <w:rFonts w:ascii="Times New Roman" w:hAnsi="Times New Roman" w:cs="Times New Roman"/>
          <w:noProof/>
          <w:sz w:val="24"/>
          <w:szCs w:val="24"/>
        </w:rPr>
        <w:t>]</w:t>
      </w:r>
      <w:r>
        <w:rPr>
          <w:rFonts w:ascii="Times New Roman" w:hAnsi="Times New Roman" w:cs="Times New Roman"/>
          <w:noProof/>
          <w:sz w:val="24"/>
          <w:szCs w:val="24"/>
        </w:rPr>
        <w:fldChar w:fldCharType="end"/>
      </w:r>
      <w:r>
        <w:rPr>
          <w:rFonts w:ascii="Times New Roman" w:hAnsi="Times New Roman" w:cs="Times New Roman"/>
          <w:noProof/>
          <w:sz w:val="24"/>
          <w:szCs w:val="24"/>
        </w:rPr>
        <w:t xml:space="preserve"> studied a new route for the designing of lead-free solder that can find out the influence of adding input variables </w:t>
      </w:r>
      <w:r w:rsidR="006F6E63">
        <w:rPr>
          <w:rFonts w:ascii="Times New Roman" w:hAnsi="Times New Roman" w:cs="Times New Roman"/>
          <w:noProof/>
          <w:sz w:val="24"/>
          <w:szCs w:val="24"/>
        </w:rPr>
        <w:t>(</w:t>
      </w:r>
      <w:r w:rsidR="006F6E63" w:rsidRPr="006F6E63">
        <w:rPr>
          <w:rFonts w:ascii="Times New Roman" w:hAnsi="Times New Roman" w:cs="Times New Roman"/>
          <w:noProof/>
          <w:sz w:val="24"/>
          <w:szCs w:val="24"/>
        </w:rPr>
        <w:t>the contents of In. Bi, Sb, RE, Sn,</w:t>
      </w:r>
      <w:r w:rsidR="006F6E63">
        <w:rPr>
          <w:rFonts w:ascii="Times New Roman" w:hAnsi="Times New Roman" w:cs="Times New Roman"/>
          <w:noProof/>
          <w:sz w:val="24"/>
          <w:szCs w:val="24"/>
        </w:rPr>
        <w:t xml:space="preserve"> </w:t>
      </w:r>
      <w:r w:rsidR="006F6E63" w:rsidRPr="006F6E63">
        <w:rPr>
          <w:rFonts w:ascii="Times New Roman" w:hAnsi="Times New Roman" w:cs="Times New Roman"/>
          <w:noProof/>
          <w:sz w:val="24"/>
          <w:szCs w:val="24"/>
        </w:rPr>
        <w:t>Ag, Cu</w:t>
      </w:r>
      <w:r w:rsidR="006F6E63">
        <w:rPr>
          <w:rFonts w:ascii="Times New Roman" w:hAnsi="Times New Roman" w:cs="Times New Roman"/>
          <w:noProof/>
          <w:sz w:val="24"/>
          <w:szCs w:val="24"/>
        </w:rPr>
        <w:t>)</w:t>
      </w:r>
      <w:r w:rsidR="006F6E63" w:rsidRPr="006F6E63">
        <w:rPr>
          <w:rFonts w:ascii="Times New Roman" w:hAnsi="Times New Roman" w:cs="Times New Roman"/>
          <w:noProof/>
          <w:sz w:val="24"/>
          <w:szCs w:val="24"/>
        </w:rPr>
        <w:t xml:space="preserve"> </w:t>
      </w:r>
      <w:r w:rsidR="00B65B86">
        <w:rPr>
          <w:rFonts w:ascii="Times New Roman" w:hAnsi="Times New Roman" w:cs="Times New Roman"/>
          <w:noProof/>
          <w:sz w:val="24"/>
          <w:szCs w:val="24"/>
        </w:rPr>
        <w:t>to</w:t>
      </w:r>
      <w:r>
        <w:rPr>
          <w:rFonts w:ascii="Times New Roman" w:hAnsi="Times New Roman" w:cs="Times New Roman"/>
          <w:noProof/>
          <w:sz w:val="24"/>
          <w:szCs w:val="24"/>
        </w:rPr>
        <w:t xml:space="preserve"> tensile strength, shear strength and solidification temperature of Sn-Ag alloy by using multilayer BP Neural Network. The best network structure 7-40-40-40-1 with three hidden layers was chosen. </w:t>
      </w:r>
      <w:r w:rsidR="00E0102B">
        <w:rPr>
          <w:rFonts w:ascii="Times New Roman" w:hAnsi="Times New Roman" w:cs="Times New Roman"/>
          <w:noProof/>
          <w:sz w:val="24"/>
          <w:szCs w:val="24"/>
        </w:rPr>
        <w:t xml:space="preserve">Data from one reference came into the ANN for training and testing. </w:t>
      </w:r>
      <w:r w:rsidR="00393CAF">
        <w:rPr>
          <w:rFonts w:ascii="Times New Roman" w:hAnsi="Times New Roman" w:cs="Times New Roman"/>
          <w:noProof/>
          <w:sz w:val="24"/>
          <w:szCs w:val="24"/>
        </w:rPr>
        <w:t>The analysis result showed that the error rate</w:t>
      </w:r>
      <w:r w:rsidR="00E0102B">
        <w:rPr>
          <w:rFonts w:ascii="Times New Roman" w:hAnsi="Times New Roman" w:cs="Times New Roman"/>
          <w:noProof/>
          <w:sz w:val="24"/>
          <w:szCs w:val="24"/>
        </w:rPr>
        <w:t>s</w:t>
      </w:r>
      <w:r w:rsidR="00393CAF">
        <w:rPr>
          <w:rFonts w:ascii="Times New Roman" w:hAnsi="Times New Roman" w:cs="Times New Roman"/>
          <w:noProof/>
          <w:sz w:val="24"/>
          <w:szCs w:val="24"/>
        </w:rPr>
        <w:t xml:space="preserve"> between </w:t>
      </w:r>
      <w:r w:rsidR="00E0102B">
        <w:rPr>
          <w:rFonts w:ascii="Times New Roman" w:hAnsi="Times New Roman" w:cs="Times New Roman"/>
          <w:noProof/>
          <w:sz w:val="24"/>
          <w:szCs w:val="24"/>
        </w:rPr>
        <w:t xml:space="preserve">expected output and </w:t>
      </w:r>
      <w:r w:rsidR="00E0102B" w:rsidRPr="00444BF2">
        <w:rPr>
          <w:rFonts w:ascii="Times New Roman" w:hAnsi="Times New Roman" w:cs="Times New Roman"/>
          <w:noProof/>
          <w:sz w:val="24"/>
          <w:szCs w:val="24"/>
        </w:rPr>
        <w:t xml:space="preserve">predicted output was within 5%, </w:t>
      </w:r>
      <w:r w:rsidR="00E0102B" w:rsidRPr="00567A4A">
        <w:rPr>
          <w:rFonts w:ascii="Times New Roman" w:hAnsi="Times New Roman" w:cs="Times New Roman"/>
          <w:noProof/>
          <w:sz w:val="24"/>
          <w:szCs w:val="24"/>
        </w:rPr>
        <w:t xml:space="preserve">but only one of them gave 7% error rate because of </w:t>
      </w:r>
      <w:r w:rsidR="00E0102B">
        <w:rPr>
          <w:rFonts w:ascii="Times New Roman" w:hAnsi="Times New Roman" w:cs="Times New Roman"/>
          <w:noProof/>
          <w:sz w:val="24"/>
          <w:szCs w:val="24"/>
        </w:rPr>
        <w:t xml:space="preserve">less amount of training data, unexact measurement of shear strength and poor-proportionally distributed data. </w:t>
      </w:r>
      <w:r>
        <w:rPr>
          <w:rFonts w:ascii="Times New Roman" w:hAnsi="Times New Roman" w:cs="Times New Roman"/>
          <w:noProof/>
          <w:sz w:val="24"/>
          <w:szCs w:val="24"/>
        </w:rPr>
        <w:t>This work also indicated that more accurate prediction results can be obtained with big amount of training data.</w:t>
      </w:r>
      <w:r w:rsidR="00E0102B">
        <w:rPr>
          <w:rFonts w:ascii="Times New Roman" w:hAnsi="Times New Roman" w:cs="Times New Roman"/>
          <w:noProof/>
          <w:sz w:val="24"/>
          <w:szCs w:val="24"/>
        </w:rPr>
        <w:t xml:space="preserve"> However, ANN still gave good agreement with given experimental conditions and it was verified for</w:t>
      </w:r>
      <w:r w:rsidR="000664F7">
        <w:rPr>
          <w:rFonts w:ascii="Times New Roman" w:hAnsi="Times New Roman" w:cs="Times New Roman"/>
          <w:noProof/>
          <w:sz w:val="24"/>
          <w:szCs w:val="24"/>
        </w:rPr>
        <w:t xml:space="preserve"> making the feasible estimates of </w:t>
      </w:r>
      <w:r w:rsidR="000664F7" w:rsidRPr="000664F7">
        <w:rPr>
          <w:rFonts w:ascii="Times New Roman" w:hAnsi="Times New Roman" w:cs="Times New Roman"/>
          <w:noProof/>
          <w:sz w:val="24"/>
          <w:szCs w:val="24"/>
        </w:rPr>
        <w:t>the property</w:t>
      </w:r>
      <w:r w:rsidR="000664F7">
        <w:rPr>
          <w:rFonts w:ascii="Times New Roman" w:hAnsi="Times New Roman" w:cs="Times New Roman"/>
          <w:noProof/>
          <w:sz w:val="24"/>
          <w:szCs w:val="24"/>
        </w:rPr>
        <w:t xml:space="preserve"> </w:t>
      </w:r>
      <w:r w:rsidR="000664F7" w:rsidRPr="000664F7">
        <w:rPr>
          <w:rFonts w:ascii="Times New Roman" w:hAnsi="Times New Roman" w:cs="Times New Roman"/>
          <w:noProof/>
          <w:sz w:val="24"/>
          <w:szCs w:val="24"/>
        </w:rPr>
        <w:t xml:space="preserve">of </w:t>
      </w:r>
      <w:r w:rsidR="000664F7" w:rsidRPr="000664F7">
        <w:rPr>
          <w:rFonts w:ascii="Times New Roman" w:hAnsi="Times New Roman" w:cs="Times New Roman"/>
          <w:noProof/>
          <w:sz w:val="24"/>
          <w:szCs w:val="24"/>
        </w:rPr>
        <w:lastRenderedPageBreak/>
        <w:t>the lead-free solde</w:t>
      </w:r>
      <w:r w:rsidR="000664F7">
        <w:rPr>
          <w:rFonts w:ascii="Times New Roman" w:hAnsi="Times New Roman" w:cs="Times New Roman"/>
          <w:noProof/>
          <w:sz w:val="24"/>
          <w:szCs w:val="24"/>
        </w:rPr>
        <w:t>r</w:t>
      </w:r>
      <w:r w:rsidR="00E0102B">
        <w:rPr>
          <w:rFonts w:ascii="Times New Roman" w:hAnsi="Times New Roman" w:cs="Times New Roman"/>
          <w:noProof/>
          <w:sz w:val="24"/>
          <w:szCs w:val="24"/>
        </w:rPr>
        <w:t>.</w:t>
      </w:r>
    </w:p>
    <w:p w14:paraId="5E91D245" w14:textId="5F2A0D3A" w:rsidR="00CF1552" w:rsidRDefault="00205DC2" w:rsidP="0022551D">
      <w:pPr>
        <w:widowControl w:val="0"/>
        <w:tabs>
          <w:tab w:val="left" w:pos="8355"/>
        </w:tabs>
        <w:spacing w:before="24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Xie</w:t>
      </w:r>
      <w:proofErr w:type="spellEnd"/>
      <w:r>
        <w:rPr>
          <w:rFonts w:ascii="Times New Roman" w:hAnsi="Times New Roman" w:cs="Times New Roman"/>
          <w:sz w:val="24"/>
          <w:szCs w:val="24"/>
        </w:rPr>
        <w:t xml:space="preserve"> </w:t>
      </w:r>
      <w:r w:rsidR="00F61457">
        <w:rPr>
          <w:rFonts w:ascii="Times New Roman" w:hAnsi="Times New Roman" w:cs="Times New Roman"/>
          <w:sz w:val="24"/>
          <w:szCs w:val="24"/>
        </w:rPr>
        <w:t>et al.,</w:t>
      </w:r>
      <w:r w:rsidR="00D0488B">
        <w:rPr>
          <w:rFonts w:ascii="Times New Roman" w:hAnsi="Times New Roman" w:cs="Times New Roman"/>
          <w:sz w:val="24"/>
          <w:szCs w:val="24"/>
        </w:rPr>
        <w:t xml:space="preserve"> (2018)</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&lt;EndNote&gt;&lt;Cite&gt;&lt;Author&gt;Xie&lt;/Author&gt;&lt;Year&gt;2018&lt;/Year&gt;&lt;RecNum&gt;27&lt;/RecNum&gt;&lt;DisplayText&gt;[48]&lt;/DisplayText&gt;&lt;record&gt;&lt;rec-number&gt;27&lt;/rec-number&gt;&lt;foreign-keys&gt;&lt;key app="EN" db-id="909v2wsdarxet0er2papedrtdfde0xxra5af" timestamp="1560339640"&gt;27&lt;/key&gt;&lt;/foreign-keys&gt;&lt;ref-type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8" w:tooltip="Xie, 2018 #27" w:history="1">
        <w:r w:rsidR="00604F54">
          <w:rPr>
            <w:rFonts w:ascii="Times New Roman" w:hAnsi="Times New Roman" w:cs="Times New Roman"/>
            <w:noProof/>
            <w:sz w:val="24"/>
            <w:szCs w:val="24"/>
          </w:rPr>
          <w:t>48</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developed a highly accurate prediction model of density functional theory (DFT) calculated properties from Materials Projec</w:t>
      </w:r>
      <w:r w:rsidRPr="003C3D2B">
        <w:rPr>
          <w:rFonts w:ascii="Times New Roman" w:hAnsi="Times New Roman" w:cs="Times New Roman"/>
          <w:sz w:val="24"/>
          <w:szCs w:val="24"/>
        </w:rPr>
        <w:t xml:space="preserve">t </w:t>
      </w:r>
      <w:r w:rsidRPr="003C3D2B">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&lt;EndNote&gt;&lt;Cite&gt;&lt;Author&gt;Jain&lt;/Author&gt;&lt;Year&gt;2013&lt;/Year&gt;&lt;RecNum&gt;24&lt;/RecNum&gt;&lt;DisplayText&gt;[81]&lt;/DisplayText&gt;&lt;record&gt;&lt;rec-number&gt;24&lt;/rec-number&gt;&lt;foreign-keys&gt;&lt;key app="EN" db-id="909v2wsdarxet0er2papedrtdfde0xxra5af" timestamp="1560339638"&gt;24&lt;/key&gt;&lt;/foreign-keys&gt;&lt;ref-type name="Journal Article"&gt;17&lt;/ref-type&gt;&lt;contributors&gt;&lt;authors&gt;&lt;author&gt;Jain, Anubhav&lt;/author&gt;&lt;author&gt;Ong, Shyue Ping&lt;/author&gt;&lt;author&gt;Hautier, Geoffroy&lt;/author&gt;&lt;author&gt;Chen, Wei&lt;/author&gt;&lt;author&gt;Richards, William Davidson&lt;/author&gt;&lt;author&gt;Dacek, Stephen&lt;/author&gt;&lt;author&gt;Cholia, Shreyas&lt;/author&gt;&lt;author&gt;Gunter, Dan&lt;/author&gt;&lt;author&gt;Skinner, David&lt;/author&gt;&lt;author&gt;Ceder, Gerbrand&lt;/author&gt;&lt;author&gt;Persson, Kristin A.&lt;/author&gt;&lt;/authors&gt;&lt;/contributors&gt;&lt;titles&gt;&lt;title&gt;Commentary: The Materials Project: A materials genome approach to accelerating materials innovation&lt;/title&gt;&lt;secondary-title&gt;APL Materials&lt;/secondary-title&gt;&lt;/titles&gt;&lt;periodical&gt;&lt;full-title&gt;APL Materials&lt;/full-title&gt;&lt;/periodical&gt;&lt;pages&gt;011002&lt;/pages&gt;&lt;volume&gt;1&lt;/volume&gt;&lt;number&gt;1&lt;/number&gt;&lt;dates&gt;&lt;year&gt;2013&lt;/year&gt;&lt;/dates&gt;&lt;isbn&gt;2166-532X&lt;/isbn&gt;&lt;urls&gt;&lt;/urls&gt;&lt;electronic-resource-num&gt;10.1063/1.4812323&lt;/electronic-resource-num&gt;&lt;/record&gt;&lt;/Cite&gt;&lt;/EndNote&gt;</w:instrText>
      </w:r>
      <w:r w:rsidRPr="003C3D2B">
        <w:rPr>
          <w:rFonts w:ascii="Times New Roman" w:hAnsi="Times New Roman" w:cs="Times New Roman"/>
          <w:sz w:val="24"/>
          <w:szCs w:val="24"/>
        </w:rPr>
        <w:fldChar w:fldCharType="separate"/>
      </w:r>
      <w:r w:rsidR="006961F6">
        <w:rPr>
          <w:rFonts w:ascii="Times New Roman" w:hAnsi="Times New Roman" w:cs="Times New Roman"/>
          <w:noProof/>
          <w:sz w:val="24"/>
          <w:szCs w:val="24"/>
        </w:rPr>
        <w:t>[</w:t>
      </w:r>
      <w:hyperlink w:anchor="_ENREF_81" w:tooltip="Jain, 2013 #24" w:history="1">
        <w:r w:rsidR="00604F54">
          <w:rPr>
            <w:rFonts w:ascii="Times New Roman" w:hAnsi="Times New Roman" w:cs="Times New Roman"/>
            <w:noProof/>
            <w:sz w:val="24"/>
            <w:szCs w:val="24"/>
          </w:rPr>
          <w:t>81</w:t>
        </w:r>
      </w:hyperlink>
      <w:r w:rsidR="006961F6">
        <w:rPr>
          <w:rFonts w:ascii="Times New Roman" w:hAnsi="Times New Roman" w:cs="Times New Roman"/>
          <w:noProof/>
          <w:sz w:val="24"/>
          <w:szCs w:val="24"/>
        </w:rPr>
        <w:t>]</w:t>
      </w:r>
      <w:r w:rsidRPr="003C3D2B">
        <w:rPr>
          <w:rFonts w:ascii="Times New Roman" w:hAnsi="Times New Roman" w:cs="Times New Roman"/>
          <w:sz w:val="24"/>
          <w:szCs w:val="24"/>
        </w:rPr>
        <w:fldChar w:fldCharType="end"/>
      </w:r>
      <w:r w:rsidRPr="003C3D2B">
        <w:rPr>
          <w:rFonts w:ascii="Times New Roman" w:hAnsi="Times New Roman" w:cs="Times New Roman"/>
          <w:sz w:val="24"/>
          <w:szCs w:val="24"/>
        </w:rPr>
        <w:t>, with a database of</w:t>
      </w:r>
      <w:r w:rsidRPr="003C3D2B">
        <w:rPr>
          <w:rFonts w:ascii="Times New Roman" w:hAnsi="Times New Roman" w:cs="Times New Roman" w:hint="eastAsia"/>
          <w:sz w:val="24"/>
          <w:szCs w:val="24"/>
        </w:rPr>
        <w:t xml:space="preserve"> </w:t>
      </w:r>
      <w:r w:rsidRPr="003C3D2B">
        <w:rPr>
          <w:rFonts w:ascii="Times New Roman" w:hAnsi="Times New Roman" w:cs="Times New Roman"/>
          <w:sz w:val="24"/>
          <w:szCs w:val="24"/>
        </w:rPr>
        <w:t>a diverse set of inorganic crystals ranging from simple metals to complex minerals (including 46744 materials covering 87 elements, 7 lattice systems, and 216 space groups).</w:t>
      </w:r>
      <w:r>
        <w:rPr>
          <w:rFonts w:ascii="Times New Roman" w:hAnsi="Times New Roman" w:cs="Times New Roman" w:hint="eastAsia"/>
          <w:sz w:val="24"/>
          <w:szCs w:val="24"/>
        </w:rPr>
        <w:t xml:space="preserve"> </w:t>
      </w:r>
      <w:r w:rsidR="005C6C39">
        <w:rPr>
          <w:rFonts w:ascii="Times New Roman" w:hAnsi="Times New Roman" w:cs="Times New Roman"/>
          <w:sz w:val="24"/>
          <w:szCs w:val="24"/>
        </w:rPr>
        <w:t xml:space="preserve"> A</w:t>
      </w:r>
      <w:r w:rsidR="004C189F" w:rsidRPr="004C189F">
        <w:rPr>
          <w:rFonts w:ascii="Times New Roman" w:hAnsi="Times New Roman" w:cs="Times New Roman"/>
          <w:sz w:val="24"/>
          <w:szCs w:val="24"/>
        </w:rPr>
        <w:t xml:space="preserve"> crystal graph convolutional neural networks (CGCNN) framework, an innovated universal and interpretable representation of crystalline materials, </w:t>
      </w:r>
      <w:r w:rsidR="005C6C39">
        <w:rPr>
          <w:rFonts w:ascii="Times New Roman" w:hAnsi="Times New Roman" w:cs="Times New Roman"/>
          <w:sz w:val="24"/>
          <w:szCs w:val="24"/>
        </w:rPr>
        <w:t>could</w:t>
      </w:r>
      <w:r w:rsidR="004C189F" w:rsidRPr="004C189F">
        <w:rPr>
          <w:rFonts w:ascii="Times New Roman" w:hAnsi="Times New Roman" w:cs="Times New Roman"/>
          <w:sz w:val="24"/>
          <w:szCs w:val="24"/>
        </w:rPr>
        <w:t xml:space="preserve"> directly learn material properties from the connection of atoms in the crystal and</w:t>
      </w:r>
      <w:r w:rsidR="004C189F">
        <w:rPr>
          <w:rFonts w:ascii="Times New Roman" w:hAnsi="Times New Roman" w:cs="Times New Roman"/>
          <w:sz w:val="24"/>
          <w:szCs w:val="24"/>
        </w:rPr>
        <w:t xml:space="preserve"> </w:t>
      </w:r>
      <w:r>
        <w:rPr>
          <w:rFonts w:ascii="Times New Roman" w:hAnsi="Times New Roman" w:cs="Times New Roman"/>
          <w:sz w:val="24"/>
          <w:szCs w:val="24"/>
        </w:rPr>
        <w:t>discover empirical rules of materials design, that were consistent with the common knowledge for discovering more stable materials. Thus, the search space for high-throughput screening could significantly be reduced by additional information provided by CGCNN for material design. Traditional methods used to represent the arbitrary size of crystal systems as a fixed length vector was well replaced by CGCNN by grabbing the benefit of deep learning. The authors also designed a new convolution function to make learning deeper networks easier, that improved generali</w:t>
      </w:r>
      <w:r w:rsidR="00F83359">
        <w:rPr>
          <w:rFonts w:ascii="Times New Roman" w:hAnsi="Times New Roman" w:cs="Times New Roman"/>
          <w:sz w:val="24"/>
          <w:szCs w:val="24"/>
        </w:rPr>
        <w:t>zation ability</w:t>
      </w:r>
      <w:r>
        <w:rPr>
          <w:rFonts w:ascii="Times New Roman" w:hAnsi="Times New Roman" w:cs="Times New Roman"/>
          <w:sz w:val="24"/>
          <w:szCs w:val="24"/>
        </w:rPr>
        <w:t xml:space="preserve"> of CGCNN as well as prediction performance of different materials properties. </w:t>
      </w:r>
      <w:r w:rsidRPr="002724D4">
        <w:rPr>
          <w:rFonts w:ascii="Times New Roman" w:hAnsi="Times New Roman" w:cs="Times New Roman"/>
          <w:sz w:val="24"/>
          <w:szCs w:val="24"/>
        </w:rPr>
        <w:t>Compared to previous statistical learning (SL) framework presented by</w:t>
      </w:r>
      <w:r w:rsidRPr="002724D4">
        <w:t xml:space="preserve"> </w:t>
      </w:r>
      <w:r w:rsidR="006D3722">
        <w:rPr>
          <w:rFonts w:ascii="Times New Roman" w:hAnsi="Times New Roman" w:cs="Times New Roman" w:hint="eastAsia"/>
          <w:sz w:val="24"/>
          <w:szCs w:val="24"/>
        </w:rPr>
        <w:t>D</w:t>
      </w:r>
      <w:r w:rsidR="00F61457" w:rsidRPr="00444BF2">
        <w:rPr>
          <w:rFonts w:ascii="Times New Roman" w:hAnsi="Times New Roman" w:cs="Times New Roman"/>
          <w:sz w:val="24"/>
          <w:szCs w:val="24"/>
        </w:rPr>
        <w:t>e Jong</w:t>
      </w:r>
      <w:r w:rsidR="00F61457" w:rsidRPr="00F61457" w:rsidDel="00F61457">
        <w:t xml:space="preserve"> </w:t>
      </w:r>
      <w:r w:rsidRPr="002724D4">
        <w:rPr>
          <w:rFonts w:ascii="Times New Roman" w:hAnsi="Times New Roman" w:cs="Times New Roman"/>
          <w:sz w:val="24"/>
          <w:szCs w:val="24"/>
        </w:rPr>
        <w:t>et al.</w:t>
      </w:r>
      <w:r w:rsidR="00F61457">
        <w:rPr>
          <w:rFonts w:ascii="Times New Roman" w:hAnsi="Times New Roman" w:cs="Times New Roman"/>
          <w:sz w:val="24"/>
          <w:szCs w:val="24"/>
        </w:rPr>
        <w:t>,</w:t>
      </w:r>
      <w:r w:rsidRPr="002724D4">
        <w:rPr>
          <w:rFonts w:ascii="Times New Roman" w:hAnsi="Times New Roman" w:cs="Times New Roman"/>
          <w:sz w:val="24"/>
          <w:szCs w:val="24"/>
        </w:rPr>
        <w:t xml:space="preserve"> </w:t>
      </w:r>
      <w:r w:rsidR="001E7089">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&lt;EndNote&gt;&lt;Cite&gt;&lt;Author&gt;de Jong&lt;/Author&gt;&lt;Year&gt;2016&lt;/Year&gt;&lt;RecNum&gt;78&lt;/RecNum&gt;&lt;DisplayText&gt;[82]&lt;/DisplayText&gt;&lt;record&gt;&lt;rec-number&gt;78&lt;/rec-number&gt;&lt;foreign-keys&gt;&lt;key app="EN" db-id="909v2wsdarxet0er2papedrtdfde0xxra5af" timestamp="1560339680"&gt;78&lt;/key&gt;&lt;/foreign-keys&gt;&lt;ref-type name="Journal Article"&gt;17&lt;/ref-type&gt;&lt;contributors&gt;&lt;authors&gt;&lt;author&gt;de Jong, Maarten&lt;/author&gt;&lt;author&gt;Chen, Wei&lt;/author&gt;&lt;author&gt;Notestine, Randy&lt;/author&gt;&lt;author&gt;Persson, Kristin&lt;/author&gt;&lt;author&gt;Ceder, Gerbrand&lt;/author&gt;&lt;author&gt;Jain, Anubhav&lt;/author&gt;&lt;author&gt;Asta, Mark&lt;/author&gt;&lt;author&gt;Gamst, Anthony&lt;/author&gt;&lt;/authors&gt;&lt;/contributors&gt;&lt;titles&gt;&lt;title&gt;A Statistical Learning Framework for Materials Science: Application to Elastic Moduli of k-nary Inorganic Polycrystalline Compounds&lt;/title&gt;&lt;alt-title&gt;Scientific Reports&lt;/alt-title&gt;&lt;/titles&gt;&lt;alt-periodical&gt;&lt;abbr-1&gt;Scientific Reports&lt;/abbr-1&gt;&lt;/alt-periodical&gt;&lt;keywords&gt;&lt;keyword&gt;36 MATERIALS SCIENCE&lt;/keyword&gt;&lt;/keywords&gt;&lt;dates&gt;&lt;year&gt;2016&lt;/year&gt;&lt;pub-dates&gt;&lt;date&gt;2016-10-03&lt;/date&gt;&lt;/pub-dates&gt;&lt;/dates&gt;&lt;pub-location&gt;United States&lt;/pub-location&gt;&lt;publisher&gt;Nature Publishing Group&lt;/publisher&gt;&lt;urls&gt;&lt;related-urls&gt;&lt;url&gt;https://www.osti.gov/servlets/purl/1377526&lt;/url&gt;&lt;/related-urls&gt;&lt;/urls&gt;&lt;custom1&gt;Research Org.: Lawrence Berkeley National Lab. (LBNL), Berkeley, CA (United States)&lt;/custom1&gt;&lt;electronic-resource-num&gt;10.1038/srep34256&lt;/electronic-resource-num&gt;&lt;language&gt;English&lt;/language&gt;&lt;/record&gt;&lt;/Cite&gt;&lt;/EndNote&gt;</w:instrText>
      </w:r>
      <w:r w:rsidR="001E7089">
        <w:rPr>
          <w:rFonts w:ascii="Times New Roman" w:hAnsi="Times New Roman" w:cs="Times New Roman"/>
          <w:sz w:val="24"/>
          <w:szCs w:val="24"/>
        </w:rPr>
        <w:fldChar w:fldCharType="separate"/>
      </w:r>
      <w:r w:rsidR="006961F6">
        <w:rPr>
          <w:rFonts w:ascii="Times New Roman" w:hAnsi="Times New Roman" w:cs="Times New Roman"/>
          <w:noProof/>
          <w:sz w:val="24"/>
          <w:szCs w:val="24"/>
        </w:rPr>
        <w:t>[</w:t>
      </w:r>
      <w:hyperlink w:anchor="_ENREF_82" w:tooltip="de Jong, 2016 #78" w:history="1">
        <w:r w:rsidR="00604F54">
          <w:rPr>
            <w:rFonts w:ascii="Times New Roman" w:hAnsi="Times New Roman" w:cs="Times New Roman"/>
            <w:noProof/>
            <w:sz w:val="24"/>
            <w:szCs w:val="24"/>
          </w:rPr>
          <w:t>82</w:t>
        </w:r>
      </w:hyperlink>
      <w:r w:rsidR="006961F6">
        <w:rPr>
          <w:rFonts w:ascii="Times New Roman" w:hAnsi="Times New Roman" w:cs="Times New Roman"/>
          <w:noProof/>
          <w:sz w:val="24"/>
          <w:szCs w:val="24"/>
        </w:rPr>
        <w:t>]</w:t>
      </w:r>
      <w:r w:rsidR="001E7089">
        <w:rPr>
          <w:rFonts w:ascii="Times New Roman" w:hAnsi="Times New Roman" w:cs="Times New Roman"/>
          <w:sz w:val="24"/>
          <w:szCs w:val="24"/>
        </w:rPr>
        <w:fldChar w:fldCharType="end"/>
      </w:r>
      <w:r w:rsidR="005C6C39">
        <w:rPr>
          <w:rFonts w:ascii="Times New Roman" w:hAnsi="Times New Roman" w:cs="Times New Roman"/>
          <w:sz w:val="24"/>
          <w:szCs w:val="24"/>
        </w:rPr>
        <w:t xml:space="preserve"> </w:t>
      </w:r>
      <w:r w:rsidRPr="002724D4">
        <w:rPr>
          <w:rFonts w:ascii="Times New Roman" w:hAnsi="Times New Roman" w:cs="Times New Roman"/>
          <w:sz w:val="24"/>
          <w:szCs w:val="24"/>
        </w:rPr>
        <w:t xml:space="preserve">that implemented multivariate local regression to predict elastic properties on the same dataset, CGCNN provided similar results, but it had advantage of predicting properties by extracting features only from the crystal structure. </w:t>
      </w:r>
      <w:r w:rsidR="001D6901">
        <w:rPr>
          <w:rFonts w:ascii="Times New Roman" w:hAnsi="Times New Roman" w:cs="Times New Roman"/>
          <w:sz w:val="24"/>
          <w:szCs w:val="24"/>
        </w:rPr>
        <w:t xml:space="preserve">And </w:t>
      </w:r>
      <w:r w:rsidRPr="002724D4">
        <w:rPr>
          <w:rFonts w:ascii="Times New Roman" w:hAnsi="Times New Roman" w:cs="Times New Roman"/>
          <w:sz w:val="24"/>
          <w:szCs w:val="24"/>
        </w:rPr>
        <w:t>when CGCNN model was used for 1585 new crystals that were recently added into Materials Project database, it could also provide a good generalization to materials from potentially different crystal groups.</w:t>
      </w:r>
      <w:r>
        <w:rPr>
          <w:rFonts w:ascii="Times New Roman" w:hAnsi="Times New Roman" w:cs="Times New Roman"/>
          <w:sz w:val="24"/>
          <w:szCs w:val="24"/>
        </w:rPr>
        <w:t xml:space="preserve"> </w:t>
      </w:r>
      <w:r w:rsidR="001D6901">
        <w:rPr>
          <w:rFonts w:ascii="Times New Roman" w:hAnsi="Times New Roman" w:cs="Times New Roman"/>
          <w:sz w:val="24"/>
          <w:szCs w:val="24"/>
        </w:rPr>
        <w:t xml:space="preserve">It was a kind of evidence that ANN has good generalization ability. </w:t>
      </w:r>
      <w:r>
        <w:rPr>
          <w:rFonts w:ascii="Times New Roman" w:hAnsi="Times New Roman" w:cs="Times New Roman"/>
          <w:sz w:val="24"/>
          <w:szCs w:val="24"/>
        </w:rPr>
        <w:t xml:space="preserve">CGCNN could also predict discrete properties as well as the classifications of metal and semiconductor with the same framework by using a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activation function for the output layer and a cross entropy cost function.</w:t>
      </w:r>
      <w:bookmarkStart w:id="60" w:name="_Hlk534715697"/>
    </w:p>
    <w:p w14:paraId="6E93C50E" w14:textId="6564D358" w:rsidR="00F83359" w:rsidRDefault="00ED132C"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Most</w:t>
      </w:r>
      <w:r w:rsidR="00491C48">
        <w:rPr>
          <w:rFonts w:ascii="Times New Roman" w:hAnsi="Times New Roman" w:cs="Times New Roman"/>
          <w:sz w:val="24"/>
          <w:szCs w:val="24"/>
        </w:rPr>
        <w:t xml:space="preserve"> </w:t>
      </w:r>
      <w:r w:rsidR="00F44808">
        <w:rPr>
          <w:rFonts w:ascii="Times New Roman" w:hAnsi="Times New Roman" w:cs="Times New Roman"/>
          <w:sz w:val="24"/>
          <w:szCs w:val="24"/>
        </w:rPr>
        <w:t>curren</w:t>
      </w:r>
      <w:r w:rsidR="00F44808" w:rsidRPr="006D3722">
        <w:rPr>
          <w:rFonts w:ascii="Times New Roman" w:hAnsi="Times New Roman" w:cs="Times New Roman"/>
          <w:sz w:val="24"/>
          <w:szCs w:val="24"/>
        </w:rPr>
        <w:t xml:space="preserve">t </w:t>
      </w:r>
      <w:r w:rsidR="00187509" w:rsidRPr="006D3722">
        <w:rPr>
          <w:rFonts w:ascii="Times New Roman" w:hAnsi="Times New Roman" w:cs="Times New Roman"/>
          <w:sz w:val="24"/>
          <w:szCs w:val="24"/>
        </w:rPr>
        <w:t xml:space="preserve">materials </w:t>
      </w:r>
      <w:r w:rsidR="00491C48" w:rsidRPr="006D3722">
        <w:rPr>
          <w:rFonts w:ascii="Times New Roman" w:hAnsi="Times New Roman" w:cs="Times New Roman"/>
          <w:sz w:val="24"/>
          <w:szCs w:val="24"/>
        </w:rPr>
        <w:t>applications</w:t>
      </w:r>
      <w:r w:rsidR="00D615E0" w:rsidRPr="006D3722">
        <w:rPr>
          <w:rFonts w:ascii="Times New Roman" w:hAnsi="Times New Roman" w:cs="Times New Roman"/>
          <w:sz w:val="24"/>
          <w:szCs w:val="24"/>
        </w:rPr>
        <w:t xml:space="preserve"> based on ANN</w:t>
      </w:r>
      <w:r w:rsidR="00491C48">
        <w:rPr>
          <w:rFonts w:ascii="Times New Roman" w:hAnsi="Times New Roman" w:cs="Times New Roman"/>
          <w:sz w:val="24"/>
          <w:szCs w:val="24"/>
        </w:rPr>
        <w:t xml:space="preserve"> highlighted the advantage of </w:t>
      </w:r>
      <w:r w:rsidR="001D6901">
        <w:rPr>
          <w:rFonts w:ascii="Times New Roman" w:hAnsi="Times New Roman" w:cs="Times New Roman"/>
          <w:sz w:val="24"/>
          <w:szCs w:val="24"/>
        </w:rPr>
        <w:t xml:space="preserve">feed forward </w:t>
      </w:r>
      <w:r w:rsidR="00491C48">
        <w:rPr>
          <w:rFonts w:ascii="Times New Roman" w:hAnsi="Times New Roman" w:cs="Times New Roman"/>
          <w:sz w:val="24"/>
          <w:szCs w:val="24"/>
        </w:rPr>
        <w:t>neural networks</w:t>
      </w:r>
      <w:r w:rsidR="00FA4AB1">
        <w:rPr>
          <w:rFonts w:ascii="Times New Roman" w:hAnsi="Times New Roman" w:cs="Times New Roman"/>
          <w:sz w:val="24"/>
          <w:szCs w:val="24"/>
        </w:rPr>
        <w:t>,</w:t>
      </w:r>
      <w:r w:rsidR="00491C48">
        <w:rPr>
          <w:rFonts w:ascii="Times New Roman" w:hAnsi="Times New Roman" w:cs="Times New Roman"/>
          <w:sz w:val="24"/>
          <w:szCs w:val="24"/>
        </w:rPr>
        <w:t xml:space="preserve"> and </w:t>
      </w:r>
      <w:r w:rsidR="00FA4AB1">
        <w:rPr>
          <w:rFonts w:ascii="Times New Roman" w:hAnsi="Times New Roman" w:cs="Times New Roman"/>
          <w:sz w:val="24"/>
          <w:szCs w:val="24"/>
        </w:rPr>
        <w:t xml:space="preserve">their </w:t>
      </w:r>
      <w:r w:rsidR="00491C48">
        <w:rPr>
          <w:rFonts w:ascii="Times New Roman" w:hAnsi="Times New Roman" w:cs="Times New Roman"/>
          <w:sz w:val="24"/>
          <w:szCs w:val="24"/>
        </w:rPr>
        <w:t>performance</w:t>
      </w:r>
      <w:r w:rsidR="00F44808">
        <w:rPr>
          <w:rFonts w:ascii="Times New Roman" w:hAnsi="Times New Roman" w:cs="Times New Roman"/>
          <w:sz w:val="24"/>
          <w:szCs w:val="24"/>
        </w:rPr>
        <w:t xml:space="preserve"> </w:t>
      </w:r>
      <w:r>
        <w:rPr>
          <w:rFonts w:ascii="Times New Roman" w:hAnsi="Times New Roman" w:cs="Times New Roman"/>
          <w:sz w:val="24"/>
          <w:szCs w:val="24"/>
        </w:rPr>
        <w:t xml:space="preserve">results </w:t>
      </w:r>
      <w:r w:rsidR="00F44808">
        <w:rPr>
          <w:rFonts w:ascii="Times New Roman" w:hAnsi="Times New Roman" w:cs="Times New Roman"/>
          <w:sz w:val="24"/>
          <w:szCs w:val="24"/>
        </w:rPr>
        <w:t>w</w:t>
      </w:r>
      <w:r>
        <w:rPr>
          <w:rFonts w:ascii="Times New Roman" w:hAnsi="Times New Roman" w:cs="Times New Roman"/>
          <w:sz w:val="24"/>
          <w:szCs w:val="24"/>
        </w:rPr>
        <w:t>ere pointed out</w:t>
      </w:r>
      <w:r w:rsidR="00F44808">
        <w:rPr>
          <w:rFonts w:ascii="Times New Roman" w:hAnsi="Times New Roman" w:cs="Times New Roman"/>
          <w:sz w:val="24"/>
          <w:szCs w:val="24"/>
        </w:rPr>
        <w:t xml:space="preserve"> </w:t>
      </w:r>
      <w:r w:rsidR="00DB332F">
        <w:rPr>
          <w:rFonts w:ascii="Times New Roman" w:hAnsi="Times New Roman" w:cs="Times New Roman"/>
          <w:sz w:val="24"/>
          <w:szCs w:val="24"/>
        </w:rPr>
        <w:t xml:space="preserve">as </w:t>
      </w:r>
      <w:r>
        <w:rPr>
          <w:rFonts w:ascii="Times New Roman" w:hAnsi="Times New Roman" w:cs="Times New Roman"/>
          <w:sz w:val="24"/>
          <w:szCs w:val="24"/>
        </w:rPr>
        <w:t>being</w:t>
      </w:r>
      <w:r w:rsidR="00F44808">
        <w:rPr>
          <w:rFonts w:ascii="Times New Roman" w:hAnsi="Times New Roman" w:cs="Times New Roman"/>
          <w:sz w:val="24"/>
          <w:szCs w:val="24"/>
        </w:rPr>
        <w:t xml:space="preserve"> </w:t>
      </w:r>
      <w:r w:rsidR="00F44808" w:rsidRPr="00133CB8">
        <w:rPr>
          <w:rFonts w:ascii="Times New Roman" w:hAnsi="Times New Roman" w:cs="Times New Roman"/>
          <w:sz w:val="24"/>
          <w:szCs w:val="24"/>
        </w:rPr>
        <w:t>similar</w:t>
      </w:r>
      <w:r w:rsidRPr="00133CB8">
        <w:rPr>
          <w:rFonts w:ascii="Times New Roman" w:hAnsi="Times New Roman" w:cs="Times New Roman"/>
          <w:sz w:val="24"/>
          <w:szCs w:val="24"/>
        </w:rPr>
        <w:t xml:space="preserve"> in making comparison with experimental results</w:t>
      </w:r>
      <w:r w:rsidR="00491C48" w:rsidRPr="00133CB8">
        <w:rPr>
          <w:rFonts w:ascii="Times New Roman" w:hAnsi="Times New Roman" w:cs="Times New Roman"/>
          <w:sz w:val="24"/>
          <w:szCs w:val="24"/>
        </w:rPr>
        <w:t>.</w:t>
      </w:r>
      <w:r w:rsidR="00491C48">
        <w:rPr>
          <w:rFonts w:ascii="Times New Roman" w:hAnsi="Times New Roman" w:cs="Times New Roman"/>
          <w:sz w:val="24"/>
          <w:szCs w:val="24"/>
        </w:rPr>
        <w:t xml:space="preserve"> </w:t>
      </w:r>
      <w:r w:rsidR="00551ACC">
        <w:rPr>
          <w:rFonts w:ascii="Times New Roman" w:hAnsi="Times New Roman" w:cs="Times New Roman"/>
          <w:sz w:val="24"/>
          <w:szCs w:val="24"/>
        </w:rPr>
        <w:t>The authors</w:t>
      </w:r>
      <w:r>
        <w:rPr>
          <w:rFonts w:ascii="Times New Roman" w:hAnsi="Times New Roman" w:cs="Times New Roman"/>
          <w:sz w:val="24"/>
          <w:szCs w:val="24"/>
        </w:rPr>
        <w:t xml:space="preserve"> in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&lt;EndNote&gt;&lt;Cite&gt;&lt;Author&gt;Xie&lt;/Author&gt;&lt;Year&gt;2018&lt;/Year&gt;&lt;RecNum&gt;27&lt;/RecNum&gt;&lt;DisplayText&gt;[48]&lt;/DisplayText&gt;&lt;record&gt;&lt;rec-number&gt;27&lt;/rec-number&gt;&lt;foreign-keys&gt;&lt;key app="EN" db-id="909v2wsdarxet0er2papedrtdfde0xxra5af" timestamp="1560339640"&gt;27&lt;/key&gt;&lt;/foreign-keys&gt;&lt;ref-type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8" w:tooltip="Xie, 2018 #27" w:history="1">
        <w:r w:rsidR="00604F54">
          <w:rPr>
            <w:rFonts w:ascii="Times New Roman" w:hAnsi="Times New Roman" w:cs="Times New Roman"/>
            <w:noProof/>
            <w:sz w:val="24"/>
            <w:szCs w:val="24"/>
          </w:rPr>
          <w:t>48</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sidR="00551ACC">
        <w:rPr>
          <w:rFonts w:ascii="Times New Roman" w:hAnsi="Times New Roman" w:cs="Times New Roman"/>
          <w:sz w:val="24"/>
          <w:szCs w:val="24"/>
        </w:rPr>
        <w:t xml:space="preserve"> </w:t>
      </w:r>
      <w:r w:rsidR="00D33F14">
        <w:rPr>
          <w:rFonts w:ascii="Times New Roman" w:hAnsi="Times New Roman" w:cs="Times New Roman"/>
          <w:sz w:val="24"/>
          <w:szCs w:val="24"/>
        </w:rPr>
        <w:t xml:space="preserve">just </w:t>
      </w:r>
      <w:r w:rsidR="00891B50">
        <w:rPr>
          <w:rFonts w:ascii="Times New Roman" w:hAnsi="Times New Roman" w:cs="Times New Roman"/>
          <w:sz w:val="24"/>
          <w:szCs w:val="24"/>
        </w:rPr>
        <w:t>brought</w:t>
      </w:r>
      <w:r w:rsidR="00F83359">
        <w:rPr>
          <w:rFonts w:ascii="Times New Roman" w:hAnsi="Times New Roman" w:cs="Times New Roman"/>
          <w:sz w:val="24"/>
          <w:szCs w:val="24"/>
        </w:rPr>
        <w:t xml:space="preserve"> </w:t>
      </w:r>
      <w:r w:rsidR="00551ACC">
        <w:rPr>
          <w:rFonts w:ascii="Times New Roman" w:hAnsi="Times New Roman" w:cs="Times New Roman"/>
          <w:sz w:val="24"/>
          <w:szCs w:val="24"/>
        </w:rPr>
        <w:t xml:space="preserve">a great contribution </w:t>
      </w:r>
      <w:r w:rsidR="00891B50">
        <w:rPr>
          <w:rFonts w:ascii="Times New Roman" w:hAnsi="Times New Roman" w:cs="Times New Roman"/>
          <w:sz w:val="24"/>
          <w:szCs w:val="24"/>
        </w:rPr>
        <w:t>into materials science by</w:t>
      </w:r>
      <w:r w:rsidR="00551ACC">
        <w:rPr>
          <w:rFonts w:ascii="Times New Roman" w:hAnsi="Times New Roman" w:cs="Times New Roman"/>
          <w:sz w:val="24"/>
          <w:szCs w:val="24"/>
        </w:rPr>
        <w:t xml:space="preserve"> implementing the concept of deep learning to mine valuable knowledge </w:t>
      </w:r>
      <w:r w:rsidR="00891B50">
        <w:rPr>
          <w:rFonts w:ascii="Times New Roman" w:hAnsi="Times New Roman" w:cs="Times New Roman"/>
          <w:sz w:val="24"/>
          <w:szCs w:val="24"/>
        </w:rPr>
        <w:t xml:space="preserve">from a large dataset </w:t>
      </w:r>
      <w:r w:rsidR="00D0488B">
        <w:rPr>
          <w:rFonts w:ascii="Times New Roman" w:hAnsi="Times New Roman" w:cs="Times New Roman"/>
          <w:sz w:val="24"/>
          <w:szCs w:val="24"/>
        </w:rPr>
        <w:t xml:space="preserve">to </w:t>
      </w:r>
      <w:r w:rsidR="00891B50">
        <w:rPr>
          <w:rFonts w:ascii="Times New Roman" w:hAnsi="Times New Roman" w:cs="Times New Roman"/>
          <w:sz w:val="24"/>
          <w:szCs w:val="24"/>
        </w:rPr>
        <w:t xml:space="preserve">accelerate the </w:t>
      </w:r>
      <w:r w:rsidR="00D0488B">
        <w:rPr>
          <w:rFonts w:ascii="Times New Roman" w:hAnsi="Times New Roman" w:cs="Times New Roman"/>
          <w:sz w:val="24"/>
          <w:szCs w:val="24"/>
        </w:rPr>
        <w:t>design</w:t>
      </w:r>
      <w:r w:rsidR="00891B50">
        <w:rPr>
          <w:rFonts w:ascii="Times New Roman" w:hAnsi="Times New Roman" w:cs="Times New Roman"/>
          <w:sz w:val="24"/>
          <w:szCs w:val="24"/>
        </w:rPr>
        <w:t xml:space="preserve"> of</w:t>
      </w:r>
      <w:r w:rsidR="00D0488B">
        <w:rPr>
          <w:rFonts w:ascii="Times New Roman" w:hAnsi="Times New Roman" w:cs="Times New Roman"/>
          <w:sz w:val="24"/>
          <w:szCs w:val="24"/>
        </w:rPr>
        <w:t xml:space="preserve"> </w:t>
      </w:r>
      <w:r w:rsidR="00D0488B" w:rsidRPr="00D0488B">
        <w:rPr>
          <w:rFonts w:ascii="Times New Roman" w:hAnsi="Times New Roman" w:cs="Times New Roman"/>
          <w:sz w:val="24"/>
          <w:szCs w:val="24"/>
        </w:rPr>
        <w:t>crystalline materials</w:t>
      </w:r>
      <w:r w:rsidR="00551ACC">
        <w:rPr>
          <w:rFonts w:ascii="Times New Roman" w:hAnsi="Times New Roman" w:cs="Times New Roman"/>
          <w:sz w:val="24"/>
          <w:szCs w:val="24"/>
        </w:rPr>
        <w:t xml:space="preserve">. </w:t>
      </w:r>
    </w:p>
    <w:bookmarkEnd w:id="60"/>
    <w:p w14:paraId="5747A8C7" w14:textId="77777777" w:rsidR="00B94A49" w:rsidRDefault="00B94A49" w:rsidP="006D3722">
      <w:pPr>
        <w:pStyle w:val="2"/>
      </w:pPr>
      <w:r>
        <w:lastRenderedPageBreak/>
        <w:t>ANN with Other Computing Paradigms</w:t>
      </w:r>
    </w:p>
    <w:p w14:paraId="48970DC3" w14:textId="1680D09E" w:rsidR="001911C1" w:rsidRDefault="00B94A49" w:rsidP="00537908">
      <w:pPr>
        <w:widowControl w:val="0"/>
        <w:tabs>
          <w:tab w:val="left" w:pos="8355"/>
        </w:tabs>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Integration of neural networks with other computing paradigms</w:t>
      </w:r>
      <w:r w:rsidR="009F143D">
        <w:rPr>
          <w:rFonts w:ascii="Times New Roman" w:hAnsi="Times New Roman" w:cs="Times New Roman"/>
          <w:sz w:val="24"/>
          <w:szCs w:val="24"/>
        </w:rPr>
        <w:t xml:space="preserve">, such as Bayesian framework, fuzzy logic, sensitivity analysis and genetic algorithm, </w:t>
      </w:r>
      <w:r>
        <w:rPr>
          <w:rFonts w:ascii="Times New Roman" w:hAnsi="Times New Roman" w:cs="Times New Roman"/>
          <w:sz w:val="24"/>
          <w:szCs w:val="24"/>
        </w:rPr>
        <w:t xml:space="preserve">can also enhance the performance of ANN. </w:t>
      </w:r>
      <w:r>
        <w:rPr>
          <w:rFonts w:ascii="Times New Roman" w:hAnsi="Times New Roman" w:cs="Times New Roman"/>
          <w:noProof/>
          <w:sz w:val="24"/>
          <w:szCs w:val="24"/>
        </w:rPr>
        <w:t>Cai</w:t>
      </w:r>
      <w:r w:rsidR="00687359">
        <w:rPr>
          <w:rFonts w:ascii="Times New Roman" w:hAnsi="Times New Roman" w:cs="Times New Roman"/>
          <w:noProof/>
          <w:sz w:val="24"/>
          <w:szCs w:val="24"/>
        </w:rPr>
        <w:t xml:space="preserve"> </w:t>
      </w:r>
      <w:r>
        <w:rPr>
          <w:rFonts w:ascii="Times New Roman" w:hAnsi="Times New Roman" w:cs="Times New Roman"/>
          <w:noProof/>
          <w:sz w:val="24"/>
          <w:szCs w:val="24"/>
        </w:rPr>
        <w:t>et al</w:t>
      </w:r>
      <w:r>
        <w:rPr>
          <w:rFonts w:ascii="Times New Roman" w:hAnsi="Times New Roman" w:cs="Times New Roman"/>
          <w:sz w:val="24"/>
          <w:szCs w:val="24"/>
        </w:rPr>
        <w:t>.</w:t>
      </w:r>
      <w:r w:rsidR="00F61457">
        <w:rPr>
          <w:rFonts w:ascii="Times New Roman" w:hAnsi="Times New Roman" w:cs="Times New Roman"/>
          <w:sz w:val="24"/>
          <w:szCs w:val="24"/>
        </w:rPr>
        <w:t>,</w:t>
      </w:r>
      <w:r w:rsidR="001911C1" w:rsidRPr="001911C1">
        <w:t xml:space="preserve"> </w:t>
      </w:r>
      <w:r w:rsidR="001911C1" w:rsidRPr="001911C1">
        <w:rPr>
          <w:rFonts w:ascii="Times New Roman" w:hAnsi="Times New Roman" w:cs="Times New Roman"/>
          <w:sz w:val="24"/>
          <w:szCs w:val="24"/>
        </w:rPr>
        <w:t xml:space="preserve">(1999)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&lt;EndNote&gt;&lt;Cite&gt;&lt;Author&gt;Cai&lt;/Author&gt;&lt;Year&gt;1999&lt;/Year&gt;&lt;RecNum&gt;57&lt;/RecNum&gt;&lt;DisplayText&gt;[42]&lt;/DisplayText&gt;&lt;record&gt;&lt;rec-number&gt;57&lt;/rec-number&gt;&lt;foreign-keys&gt;&lt;key app="EN" db-id="909v2wsdarxet0er2papedrtdfde0xxra5af" timestamp="1560339665"&gt;57&lt;/key&gt;&lt;/foreign-keys&gt;&lt;ref-type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2" w:tooltip="Cai, 1999 #57" w:history="1">
        <w:r w:rsidR="00604F54">
          <w:rPr>
            <w:rFonts w:ascii="Times New Roman" w:hAnsi="Times New Roman" w:cs="Times New Roman"/>
            <w:noProof/>
            <w:sz w:val="24"/>
            <w:szCs w:val="24"/>
          </w:rPr>
          <w:t>42</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used multilayer perceptron ANN analysis</w:t>
      </w:r>
      <w:r w:rsidR="009F143D">
        <w:rPr>
          <w:rFonts w:ascii="Times New Roman" w:hAnsi="Times New Roman" w:cs="Times New Roman"/>
          <w:sz w:val="24"/>
          <w:szCs w:val="24"/>
        </w:rPr>
        <w:t xml:space="preserve"> </w:t>
      </w:r>
      <w:r w:rsidR="00B660AC">
        <w:rPr>
          <w:rFonts w:ascii="Times New Roman" w:hAnsi="Times New Roman" w:cs="Times New Roman"/>
          <w:sz w:val="24"/>
          <w:szCs w:val="24"/>
        </w:rPr>
        <w:t>integrated</w:t>
      </w:r>
      <w:r w:rsidR="009F143D">
        <w:rPr>
          <w:rFonts w:ascii="Times New Roman" w:hAnsi="Times New Roman" w:cs="Times New Roman"/>
          <w:sz w:val="24"/>
          <w:szCs w:val="24"/>
        </w:rPr>
        <w:t xml:space="preserve"> with sensitivity analysis</w:t>
      </w:r>
      <w:r>
        <w:rPr>
          <w:rFonts w:ascii="Times New Roman" w:hAnsi="Times New Roman" w:cs="Times New Roman"/>
          <w:sz w:val="24"/>
          <w:szCs w:val="24"/>
        </w:rPr>
        <w:t xml:space="preserve"> to analyze phenomenon of atmospheric corrosion behavior of steel and zinc. This work investigated a system with environmental variables including </w:t>
      </w:r>
      <w:r w:rsidR="00D37A7F" w:rsidRPr="006D3722">
        <w:rPr>
          <w:rFonts w:ascii="Times New Roman" w:hAnsi="Times New Roman" w:cs="Times New Roman"/>
          <w:sz w:val="24"/>
          <w:szCs w:val="24"/>
        </w:rPr>
        <w:t>T</w:t>
      </w:r>
      <w:r w:rsidRPr="006D3722">
        <w:rPr>
          <w:rFonts w:ascii="Times New Roman" w:hAnsi="Times New Roman" w:cs="Times New Roman"/>
          <w:sz w:val="24"/>
          <w:szCs w:val="24"/>
        </w:rPr>
        <w:t xml:space="preserve">, </w:t>
      </w:r>
      <w:r w:rsidR="006D3722">
        <w:rPr>
          <w:rFonts w:ascii="Times New Roman" w:hAnsi="Times New Roman" w:cs="Times New Roman"/>
          <w:sz w:val="24"/>
          <w:szCs w:val="24"/>
        </w:rPr>
        <w:t>TOW</w:t>
      </w:r>
      <w:r w:rsidRPr="006D3722">
        <w:rPr>
          <w:rFonts w:ascii="Times New Roman" w:hAnsi="Times New Roman" w:cs="Times New Roman"/>
          <w:sz w:val="24"/>
          <w:szCs w:val="24"/>
        </w:rPr>
        <w:t xml:space="preserve">, exposure time and concentrations of </w:t>
      </w:r>
      <w:r w:rsidR="00EC66AB" w:rsidRPr="006D3722">
        <w:rPr>
          <w:rFonts w:ascii="Times New Roman" w:hAnsi="Times New Roman" w:cs="Times New Roman"/>
          <w:sz w:val="24"/>
          <w:szCs w:val="24"/>
        </w:rPr>
        <w:t>Sulphur</w:t>
      </w:r>
      <w:r w:rsidRPr="006D3722">
        <w:rPr>
          <w:rFonts w:ascii="Times New Roman" w:hAnsi="Times New Roman" w:cs="Times New Roman"/>
          <w:sz w:val="24"/>
          <w:szCs w:val="24"/>
        </w:rPr>
        <w:t xml:space="preserve"> dioxide</w:t>
      </w:r>
      <w:r w:rsidR="00D37A7F" w:rsidRPr="006D3722">
        <w:rPr>
          <w:rFonts w:ascii="Times New Roman" w:hAnsi="Times New Roman" w:cs="Times New Roman"/>
          <w:sz w:val="24"/>
          <w:szCs w:val="24"/>
        </w:rPr>
        <w:t xml:space="preserve"> (SO</w:t>
      </w:r>
      <w:r w:rsidR="00D37A7F" w:rsidRPr="006D3722">
        <w:rPr>
          <w:rFonts w:ascii="Times New Roman" w:hAnsi="Times New Roman" w:cs="Times New Roman"/>
          <w:sz w:val="24"/>
          <w:szCs w:val="24"/>
          <w:vertAlign w:val="subscript"/>
        </w:rPr>
        <w:t>2</w:t>
      </w:r>
      <w:r w:rsidR="00D37A7F" w:rsidRPr="006D3722">
        <w:rPr>
          <w:rFonts w:ascii="Times New Roman" w:hAnsi="Times New Roman" w:cs="Times New Roman"/>
          <w:sz w:val="24"/>
          <w:szCs w:val="24"/>
        </w:rPr>
        <w:t>)</w:t>
      </w:r>
      <w:r w:rsidRPr="006D3722">
        <w:rPr>
          <w:rFonts w:ascii="Times New Roman" w:hAnsi="Times New Roman" w:cs="Times New Roman"/>
          <w:sz w:val="24"/>
          <w:szCs w:val="24"/>
        </w:rPr>
        <w:t xml:space="preserve"> and </w:t>
      </w:r>
      <w:r w:rsidR="00D37A7F" w:rsidRPr="006D3722">
        <w:rPr>
          <w:rFonts w:ascii="Times New Roman" w:hAnsi="Times New Roman" w:cs="Times New Roman"/>
          <w:sz w:val="24"/>
          <w:szCs w:val="24"/>
        </w:rPr>
        <w:t>Cl</w:t>
      </w:r>
      <w:r w:rsidR="00782C35" w:rsidRPr="006D3722">
        <w:rPr>
          <w:rFonts w:ascii="Times New Roman" w:hAnsi="Times New Roman" w:cs="Times New Roman"/>
          <w:sz w:val="24"/>
          <w:szCs w:val="24"/>
          <w:vertAlign w:val="superscript"/>
        </w:rPr>
        <w:t>-</w:t>
      </w:r>
      <w:r w:rsidR="00D37A7F" w:rsidRPr="006D3722">
        <w:rPr>
          <w:rFonts w:ascii="Times New Roman" w:hAnsi="Times New Roman" w:cs="Times New Roman"/>
          <w:sz w:val="24"/>
          <w:szCs w:val="24"/>
        </w:rPr>
        <w:t xml:space="preserve">, </w:t>
      </w:r>
      <w:r w:rsidR="00D37A7F">
        <w:rPr>
          <w:rFonts w:ascii="Times New Roman" w:hAnsi="Times New Roman" w:cs="Times New Roman"/>
          <w:sz w:val="24"/>
          <w:szCs w:val="24"/>
        </w:rPr>
        <w:t xml:space="preserve">and found out the complex </w:t>
      </w:r>
      <w:r w:rsidR="003C4DDF">
        <w:rPr>
          <w:rFonts w:ascii="Times New Roman" w:hAnsi="Times New Roman" w:cs="Times New Roman"/>
          <w:sz w:val="24"/>
          <w:szCs w:val="24"/>
        </w:rPr>
        <w:t>interactions</w:t>
      </w:r>
      <w:r w:rsidR="00D37A7F">
        <w:rPr>
          <w:rFonts w:ascii="Times New Roman" w:hAnsi="Times New Roman" w:cs="Times New Roman"/>
          <w:sz w:val="24"/>
          <w:szCs w:val="24"/>
        </w:rPr>
        <w:t xml:space="preserve"> between those variables and atmospheric corrosion</w:t>
      </w:r>
      <w:r>
        <w:rPr>
          <w:rFonts w:ascii="Times New Roman" w:hAnsi="Times New Roman" w:cs="Times New Roman"/>
          <w:sz w:val="24"/>
          <w:szCs w:val="24"/>
        </w:rPr>
        <w:t xml:space="preserve">. The database </w:t>
      </w:r>
      <w:r w:rsidR="000A4146">
        <w:rPr>
          <w:rFonts w:ascii="Times New Roman" w:hAnsi="Times New Roman" w:cs="Times New Roman"/>
          <w:sz w:val="24"/>
          <w:szCs w:val="24"/>
        </w:rPr>
        <w:t xml:space="preserve">was big enough to be </w:t>
      </w:r>
      <w:r>
        <w:rPr>
          <w:rFonts w:ascii="Times New Roman" w:hAnsi="Times New Roman" w:cs="Times New Roman"/>
          <w:sz w:val="24"/>
          <w:szCs w:val="24"/>
        </w:rPr>
        <w:t>used for this work</w:t>
      </w:r>
      <w:r w:rsidR="000A4146">
        <w:rPr>
          <w:rFonts w:ascii="Times New Roman" w:hAnsi="Times New Roman" w:cs="Times New Roman"/>
          <w:sz w:val="24"/>
          <w:szCs w:val="24"/>
        </w:rPr>
        <w:t xml:space="preserve">, </w:t>
      </w:r>
      <w:r>
        <w:rPr>
          <w:rFonts w:ascii="Times New Roman" w:hAnsi="Times New Roman" w:cs="Times New Roman"/>
          <w:sz w:val="24"/>
          <w:szCs w:val="24"/>
        </w:rPr>
        <w:t>includ</w:t>
      </w:r>
      <w:r w:rsidR="000A4146">
        <w:rPr>
          <w:rFonts w:ascii="Times New Roman" w:hAnsi="Times New Roman" w:cs="Times New Roman"/>
          <w:sz w:val="24"/>
          <w:szCs w:val="24"/>
        </w:rPr>
        <w:t>ing</w:t>
      </w:r>
      <w:r>
        <w:rPr>
          <w:rFonts w:ascii="Times New Roman" w:hAnsi="Times New Roman" w:cs="Times New Roman"/>
          <w:sz w:val="24"/>
          <w:szCs w:val="24"/>
        </w:rPr>
        <w:t xml:space="preserve"> information from corrosion tests, climatological tables and rainfall data from thirty-three countries around the world. </w:t>
      </w:r>
      <w:r w:rsidR="00B676E9">
        <w:rPr>
          <w:rFonts w:ascii="Times New Roman" w:hAnsi="Times New Roman" w:cs="Times New Roman"/>
          <w:sz w:val="24"/>
          <w:szCs w:val="24"/>
        </w:rPr>
        <w:t>But</w:t>
      </w:r>
      <w:r w:rsidR="00D37A7F">
        <w:rPr>
          <w:rFonts w:ascii="Times New Roman" w:hAnsi="Times New Roman" w:cs="Times New Roman"/>
          <w:sz w:val="24"/>
          <w:szCs w:val="24"/>
        </w:rPr>
        <w:t xml:space="preserve"> those data were measured by different methods in different sources so that</w:t>
      </w:r>
      <w:r w:rsidR="00B676E9">
        <w:rPr>
          <w:rFonts w:ascii="Times New Roman" w:hAnsi="Times New Roman" w:cs="Times New Roman"/>
          <w:sz w:val="24"/>
          <w:szCs w:val="24"/>
        </w:rPr>
        <w:t xml:space="preserve"> corrosion data might have inherently scattered. </w:t>
      </w:r>
      <w:r w:rsidR="00D37A7F">
        <w:rPr>
          <w:rFonts w:ascii="Times New Roman" w:hAnsi="Times New Roman" w:cs="Times New Roman"/>
          <w:sz w:val="24"/>
          <w:szCs w:val="24"/>
        </w:rPr>
        <w:t xml:space="preserve"> According to sensitivity analysis, almost linear relationship between TOW, SO</w:t>
      </w:r>
      <w:r w:rsidR="00D37A7F" w:rsidRPr="00D37A7F">
        <w:rPr>
          <w:rFonts w:ascii="Times New Roman" w:hAnsi="Times New Roman" w:cs="Times New Roman"/>
          <w:sz w:val="24"/>
          <w:szCs w:val="24"/>
          <w:vertAlign w:val="subscript"/>
        </w:rPr>
        <w:t>2</w:t>
      </w:r>
      <w:r w:rsidR="00D37A7F">
        <w:rPr>
          <w:rFonts w:ascii="Times New Roman" w:hAnsi="Times New Roman" w:cs="Times New Roman"/>
          <w:sz w:val="24"/>
          <w:szCs w:val="24"/>
        </w:rPr>
        <w:t xml:space="preserve"> </w:t>
      </w:r>
      <w:r w:rsidR="00B676E9">
        <w:rPr>
          <w:rFonts w:ascii="Times New Roman" w:hAnsi="Times New Roman" w:cs="Times New Roman"/>
          <w:sz w:val="24"/>
          <w:szCs w:val="24"/>
        </w:rPr>
        <w:t xml:space="preserve">(the most affecting input variables on atmospheric corrosion in industrial environment) </w:t>
      </w:r>
      <w:r w:rsidR="00D37A7F">
        <w:rPr>
          <w:rFonts w:ascii="Times New Roman" w:hAnsi="Times New Roman" w:cs="Times New Roman"/>
          <w:sz w:val="24"/>
          <w:szCs w:val="24"/>
        </w:rPr>
        <w:t>and atmospheric corrosion of steel and zinc were found</w:t>
      </w:r>
      <w:r w:rsidR="00B676E9">
        <w:rPr>
          <w:rFonts w:ascii="Times New Roman" w:hAnsi="Times New Roman" w:cs="Times New Roman"/>
          <w:sz w:val="24"/>
          <w:szCs w:val="24"/>
        </w:rPr>
        <w:t xml:space="preserve"> at a specified condition. </w:t>
      </w:r>
      <w:r>
        <w:rPr>
          <w:rFonts w:ascii="Times New Roman" w:hAnsi="Times New Roman" w:cs="Times New Roman"/>
          <w:sz w:val="24"/>
          <w:szCs w:val="24"/>
        </w:rPr>
        <w:t xml:space="preserve">The network structure (5-8-1) </w:t>
      </w:r>
      <w:r w:rsidRPr="006D3722">
        <w:rPr>
          <w:rFonts w:ascii="Times New Roman" w:hAnsi="Times New Roman" w:cs="Times New Roman"/>
          <w:sz w:val="24"/>
          <w:szCs w:val="24"/>
        </w:rPr>
        <w:t xml:space="preserve">with one hidden layer </w:t>
      </w:r>
      <w:r w:rsidRPr="00567A4A">
        <w:rPr>
          <w:rFonts w:ascii="Times New Roman" w:hAnsi="Times New Roman" w:cs="Times New Roman"/>
          <w:sz w:val="24"/>
          <w:szCs w:val="24"/>
        </w:rPr>
        <w:t xml:space="preserve">and sigmoid </w:t>
      </w:r>
      <w:r w:rsidRPr="006D3722">
        <w:rPr>
          <w:rFonts w:ascii="Times New Roman" w:hAnsi="Times New Roman" w:cs="Times New Roman"/>
          <w:sz w:val="24"/>
          <w:szCs w:val="24"/>
        </w:rPr>
        <w:t xml:space="preserve">transfer </w:t>
      </w:r>
      <w:r w:rsidRPr="00567A4A">
        <w:rPr>
          <w:rFonts w:ascii="Times New Roman" w:hAnsi="Times New Roman" w:cs="Times New Roman"/>
          <w:sz w:val="24"/>
          <w:szCs w:val="24"/>
        </w:rPr>
        <w:t xml:space="preserve">function </w:t>
      </w:r>
      <w:r>
        <w:rPr>
          <w:rFonts w:ascii="Times New Roman" w:hAnsi="Times New Roman" w:cs="Times New Roman"/>
          <w:sz w:val="24"/>
          <w:szCs w:val="24"/>
        </w:rPr>
        <w:t>showed that the ANN results accounted for approximat</w:t>
      </w:r>
      <w:r w:rsidRPr="00567A4A">
        <w:rPr>
          <w:rFonts w:ascii="Times New Roman" w:hAnsi="Times New Roman" w:cs="Times New Roman"/>
          <w:sz w:val="24"/>
          <w:szCs w:val="24"/>
        </w:rPr>
        <w:t>e</w:t>
      </w:r>
      <w:r w:rsidRPr="006D3722">
        <w:rPr>
          <w:rFonts w:ascii="Times New Roman" w:hAnsi="Times New Roman" w:cs="Times New Roman"/>
          <w:sz w:val="24"/>
          <w:szCs w:val="24"/>
        </w:rPr>
        <w:t>ly</w:t>
      </w:r>
      <w:r w:rsidRPr="00567A4A">
        <w:rPr>
          <w:rFonts w:ascii="Times New Roman" w:hAnsi="Times New Roman" w:cs="Times New Roman"/>
          <w:sz w:val="24"/>
          <w:szCs w:val="24"/>
        </w:rPr>
        <w:t xml:space="preserve"> </w:t>
      </w:r>
      <w:r>
        <w:rPr>
          <w:rFonts w:ascii="Times New Roman" w:hAnsi="Times New Roman" w:cs="Times New Roman"/>
          <w:sz w:val="24"/>
          <w:szCs w:val="24"/>
        </w:rPr>
        <w:t xml:space="preserve">70% of the variance seen in the real data sets. </w:t>
      </w:r>
      <w:r w:rsidR="00782C35">
        <w:rPr>
          <w:rFonts w:ascii="Times New Roman" w:hAnsi="Times New Roman" w:cs="Times New Roman"/>
          <w:sz w:val="24"/>
          <w:szCs w:val="24"/>
        </w:rPr>
        <w:t xml:space="preserve">Although this work did not consider about other possibly more important parameters on atmospheric corrosion (such as effect of microclimate) for prediction model, </w:t>
      </w:r>
      <w:r w:rsidR="001603AE">
        <w:rPr>
          <w:rFonts w:ascii="Times New Roman" w:hAnsi="Times New Roman" w:cs="Times New Roman"/>
          <w:sz w:val="24"/>
          <w:szCs w:val="24"/>
        </w:rPr>
        <w:t xml:space="preserve">it can be seen that </w:t>
      </w:r>
      <w:r w:rsidR="00782C35">
        <w:rPr>
          <w:rFonts w:ascii="Times New Roman" w:hAnsi="Times New Roman" w:cs="Times New Roman"/>
          <w:sz w:val="24"/>
          <w:szCs w:val="24"/>
        </w:rPr>
        <w:t xml:space="preserve">ANN could still </w:t>
      </w:r>
      <w:r w:rsidR="009F143D">
        <w:rPr>
          <w:rFonts w:ascii="Times New Roman" w:hAnsi="Times New Roman" w:cs="Times New Roman"/>
          <w:sz w:val="24"/>
          <w:szCs w:val="24"/>
        </w:rPr>
        <w:t>give</w:t>
      </w:r>
      <w:r w:rsidR="00782C35">
        <w:rPr>
          <w:rFonts w:ascii="Times New Roman" w:hAnsi="Times New Roman" w:cs="Times New Roman"/>
          <w:sz w:val="24"/>
          <w:szCs w:val="24"/>
        </w:rPr>
        <w:t xml:space="preserve"> </w:t>
      </w:r>
      <w:r w:rsidR="009D0963">
        <w:rPr>
          <w:rFonts w:ascii="Times New Roman" w:hAnsi="Times New Roman" w:cs="Times New Roman"/>
          <w:sz w:val="24"/>
          <w:szCs w:val="24"/>
        </w:rPr>
        <w:t xml:space="preserve">more </w:t>
      </w:r>
      <w:r w:rsidR="00782C35">
        <w:rPr>
          <w:rFonts w:ascii="Times New Roman" w:hAnsi="Times New Roman" w:cs="Times New Roman"/>
          <w:sz w:val="24"/>
          <w:szCs w:val="24"/>
        </w:rPr>
        <w:t>satisfactory results by its fault-tolerance ability</w:t>
      </w:r>
      <w:r w:rsidR="009D0963">
        <w:rPr>
          <w:rFonts w:ascii="Times New Roman" w:hAnsi="Times New Roman" w:cs="Times New Roman"/>
          <w:sz w:val="24"/>
          <w:szCs w:val="24"/>
        </w:rPr>
        <w:t xml:space="preserve"> than previous linear regression analysis</w:t>
      </w:r>
      <w:r w:rsidR="00782C35">
        <w:rPr>
          <w:rFonts w:ascii="Times New Roman" w:hAnsi="Times New Roman" w:cs="Times New Roman"/>
          <w:sz w:val="24"/>
          <w:szCs w:val="24"/>
        </w:rPr>
        <w:t>.</w:t>
      </w:r>
    </w:p>
    <w:p w14:paraId="7322AEA9" w14:textId="770CF881" w:rsidR="00B94A49" w:rsidRDefault="001D1F31" w:rsidP="00E0463D">
      <w:pPr>
        <w:widowControl w:val="0"/>
        <w:tabs>
          <w:tab w:val="left" w:pos="8355"/>
        </w:tabs>
        <w:spacing w:before="240" w:line="360" w:lineRule="auto"/>
        <w:jc w:val="both"/>
        <w:rPr>
          <w:rFonts w:ascii="Times New Roman" w:hAnsi="Times New Roman" w:cs="Times New Roman"/>
          <w:sz w:val="24"/>
          <w:szCs w:val="24"/>
        </w:rPr>
      </w:pPr>
      <w:r w:rsidRPr="001D1F31">
        <w:rPr>
          <w:rFonts w:ascii="Times New Roman" w:hAnsi="Times New Roman" w:cs="Times New Roman"/>
          <w:noProof/>
          <w:sz w:val="24"/>
          <w:szCs w:val="24"/>
        </w:rPr>
        <w:t xml:space="preserve">To find out the solution to the challenge </w:t>
      </w:r>
      <w:r w:rsidR="0086100D">
        <w:rPr>
          <w:rFonts w:ascii="Times New Roman" w:hAnsi="Times New Roman" w:cs="Times New Roman"/>
          <w:noProof/>
          <w:sz w:val="24"/>
          <w:szCs w:val="24"/>
        </w:rPr>
        <w:t>of</w:t>
      </w:r>
      <w:r w:rsidRPr="001D1F31">
        <w:rPr>
          <w:rFonts w:ascii="Times New Roman" w:hAnsi="Times New Roman" w:cs="Times New Roman"/>
          <w:noProof/>
          <w:sz w:val="24"/>
          <w:szCs w:val="24"/>
        </w:rPr>
        <w:t xml:space="preserve"> predict</w:t>
      </w:r>
      <w:r w:rsidR="0086100D">
        <w:rPr>
          <w:rFonts w:ascii="Times New Roman" w:hAnsi="Times New Roman" w:cs="Times New Roman"/>
          <w:noProof/>
          <w:sz w:val="24"/>
          <w:szCs w:val="24"/>
        </w:rPr>
        <w:t>ing</w:t>
      </w:r>
      <w:r w:rsidRPr="001D1F31">
        <w:rPr>
          <w:rFonts w:ascii="Times New Roman" w:hAnsi="Times New Roman" w:cs="Times New Roman"/>
          <w:noProof/>
          <w:sz w:val="24"/>
          <w:szCs w:val="24"/>
        </w:rPr>
        <w:t xml:space="preserve"> the time to failure of 304 stainless steel as a result of </w:t>
      </w:r>
      <w:r w:rsidRPr="006D3722">
        <w:rPr>
          <w:rFonts w:ascii="Times New Roman" w:hAnsi="Times New Roman" w:cs="Times New Roman"/>
          <w:noProof/>
          <w:sz w:val="24"/>
          <w:szCs w:val="24"/>
        </w:rPr>
        <w:t>SCC</w:t>
      </w:r>
      <w:r w:rsidRPr="001D1F31">
        <w:rPr>
          <w:rFonts w:ascii="Times New Roman" w:hAnsi="Times New Roman" w:cs="Times New Roman"/>
          <w:noProof/>
          <w:sz w:val="24"/>
          <w:szCs w:val="24"/>
        </w:rPr>
        <w:t xml:space="preserve"> </w:t>
      </w:r>
      <w:r w:rsidR="00514311" w:rsidRPr="00205DC2">
        <w:rPr>
          <w:rFonts w:ascii="Times New Roman" w:hAnsi="Times New Roman" w:cs="Times New Roman"/>
          <w:sz w:val="24"/>
          <w:szCs w:val="24"/>
        </w:rPr>
        <w:t xml:space="preserve">(stress corrosion cracking) </w:t>
      </w:r>
      <w:r w:rsidRPr="001D1F31">
        <w:rPr>
          <w:rFonts w:ascii="Times New Roman" w:hAnsi="Times New Roman" w:cs="Times New Roman"/>
          <w:noProof/>
          <w:sz w:val="24"/>
          <w:szCs w:val="24"/>
        </w:rPr>
        <w:t>in aqueous chloride solution</w:t>
      </w:r>
      <w:r>
        <w:rPr>
          <w:rFonts w:ascii="Times New Roman" w:hAnsi="Times New Roman" w:cs="Times New Roman"/>
          <w:noProof/>
          <w:sz w:val="24"/>
          <w:szCs w:val="24"/>
        </w:rPr>
        <w:t xml:space="preserve">, </w:t>
      </w:r>
      <w:r w:rsidR="00B94A49" w:rsidRPr="006D3722">
        <w:rPr>
          <w:rFonts w:ascii="Times New Roman" w:hAnsi="Times New Roman" w:cs="Times New Roman"/>
          <w:noProof/>
          <w:sz w:val="24"/>
          <w:szCs w:val="24"/>
        </w:rPr>
        <w:t>Lajevardi</w:t>
      </w:r>
      <w:r w:rsidR="0086100D">
        <w:rPr>
          <w:rFonts w:ascii="Times New Roman" w:hAnsi="Times New Roman" w:cs="Times New Roman"/>
          <w:noProof/>
          <w:sz w:val="24"/>
          <w:szCs w:val="24"/>
        </w:rPr>
        <w:t xml:space="preserve"> </w:t>
      </w:r>
      <w:r w:rsidR="00B94A49" w:rsidRPr="006D3722">
        <w:rPr>
          <w:rFonts w:ascii="Times New Roman" w:hAnsi="Times New Roman" w:cs="Times New Roman"/>
          <w:noProof/>
          <w:sz w:val="24"/>
          <w:szCs w:val="24"/>
        </w:rPr>
        <w:t>et al</w:t>
      </w:r>
      <w:r w:rsidR="00B94A49" w:rsidRPr="00567A4A">
        <w:rPr>
          <w:rFonts w:ascii="Times New Roman" w:hAnsi="Times New Roman" w:cs="Times New Roman"/>
          <w:noProof/>
          <w:sz w:val="24"/>
          <w:szCs w:val="24"/>
        </w:rPr>
        <w:t>.</w:t>
      </w:r>
      <w:r w:rsidR="00F61457">
        <w:rPr>
          <w:rFonts w:ascii="Times New Roman" w:hAnsi="Times New Roman" w:cs="Times New Roman"/>
          <w:noProof/>
          <w:sz w:val="24"/>
          <w:szCs w:val="24"/>
        </w:rPr>
        <w:t>,</w:t>
      </w:r>
      <w:r w:rsidR="00B94A49">
        <w:rPr>
          <w:rFonts w:ascii="Times New Roman" w:hAnsi="Times New Roman" w:cs="Times New Roman"/>
          <w:sz w:val="24"/>
          <w:szCs w:val="24"/>
        </w:rPr>
        <w:t xml:space="preserve"> </w:t>
      </w:r>
      <w:r w:rsidR="001911C1">
        <w:rPr>
          <w:rFonts w:ascii="Times New Roman" w:hAnsi="Times New Roman" w:cs="Times New Roman"/>
          <w:sz w:val="24"/>
          <w:szCs w:val="24"/>
        </w:rPr>
        <w:t xml:space="preserve">(2009) </w:t>
      </w:r>
      <w:r w:rsidR="00B94A49">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&lt;EndNote&gt;&lt;Cite&gt;&lt;Author&gt;Lajevardi&lt;/Author&gt;&lt;Year&gt;2009&lt;/Year&gt;&lt;RecNum&gt;69&lt;/RecNum&gt;&lt;DisplayText&gt;[25]&lt;/DisplayText&gt;&lt;record&gt;&lt;rec-number&gt;69&lt;/rec-number&gt;&lt;foreign-keys&gt;&lt;key app="EN" db-id="909v2wsdarxet0er2papedrtdfde0xxra5af" timestamp="1560339673"&gt;69&lt;/key&gt;&lt;/foreign-keys&gt;&lt;ref-type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00B94A49">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5" w:tooltip="Lajevardi, 2009 #69" w:history="1">
        <w:r w:rsidR="00604F54">
          <w:rPr>
            <w:rFonts w:ascii="Times New Roman" w:hAnsi="Times New Roman" w:cs="Times New Roman"/>
            <w:noProof/>
            <w:sz w:val="24"/>
            <w:szCs w:val="24"/>
          </w:rPr>
          <w:t>25</w:t>
        </w:r>
      </w:hyperlink>
      <w:r w:rsidR="00604F54">
        <w:rPr>
          <w:rFonts w:ascii="Times New Roman" w:hAnsi="Times New Roman" w:cs="Times New Roman"/>
          <w:noProof/>
          <w:sz w:val="24"/>
          <w:szCs w:val="24"/>
        </w:rPr>
        <w:t>]</w:t>
      </w:r>
      <w:r w:rsidR="00B94A49">
        <w:rPr>
          <w:rFonts w:ascii="Times New Roman" w:hAnsi="Times New Roman" w:cs="Times New Roman"/>
          <w:sz w:val="24"/>
          <w:szCs w:val="24"/>
        </w:rPr>
        <w:fldChar w:fldCharType="end"/>
      </w:r>
      <w:r w:rsidR="00B94A49">
        <w:rPr>
          <w:rFonts w:ascii="Times New Roman" w:hAnsi="Times New Roman" w:cs="Times New Roman"/>
          <w:sz w:val="24"/>
          <w:szCs w:val="24"/>
        </w:rPr>
        <w:t xml:space="preserve"> </w:t>
      </w:r>
      <w:r w:rsidR="00B94A49" w:rsidRPr="00205DC2">
        <w:rPr>
          <w:rFonts w:ascii="Times New Roman" w:hAnsi="Times New Roman" w:cs="Times New Roman"/>
          <w:sz w:val="24"/>
          <w:szCs w:val="24"/>
        </w:rPr>
        <w:t>have implemented a similar approach</w:t>
      </w:r>
      <w:r w:rsidR="00B94A49" w:rsidRPr="00205DC2">
        <w:t xml:space="preserve"> </w:t>
      </w:r>
      <w:r w:rsidR="00B94A49" w:rsidRPr="00205DC2">
        <w:rPr>
          <w:rFonts w:ascii="Times New Roman" w:hAnsi="Times New Roman" w:cs="Times New Roman"/>
          <w:sz w:val="24"/>
          <w:szCs w:val="24"/>
        </w:rPr>
        <w:t>adopted by Cai</w:t>
      </w:r>
      <w:r w:rsidR="0086100D">
        <w:rPr>
          <w:rFonts w:ascii="Times New Roman" w:hAnsi="Times New Roman" w:cs="Times New Roman"/>
          <w:sz w:val="24"/>
          <w:szCs w:val="24"/>
        </w:rPr>
        <w:t xml:space="preserve"> </w:t>
      </w:r>
      <w:r w:rsidR="00B94A49" w:rsidRPr="00205DC2">
        <w:rPr>
          <w:rFonts w:ascii="Times New Roman" w:hAnsi="Times New Roman" w:cs="Times New Roman"/>
          <w:sz w:val="24"/>
          <w:szCs w:val="24"/>
        </w:rPr>
        <w:t>et al</w:t>
      </w:r>
      <w:r w:rsidR="0086100D">
        <w:rPr>
          <w:rFonts w:ascii="Times New Roman" w:hAnsi="Times New Roman" w:cs="Times New Roman"/>
          <w:sz w:val="24"/>
          <w:szCs w:val="24"/>
        </w:rPr>
        <w:t>.</w:t>
      </w:r>
      <w:r w:rsidR="00B94A49" w:rsidRPr="00205DC2">
        <w:rPr>
          <w:rFonts w:ascii="Times New Roman" w:hAnsi="Times New Roman" w:cs="Times New Roman"/>
          <w:sz w:val="24"/>
          <w:szCs w:val="24"/>
        </w:rPr>
        <w:t>,</w:t>
      </w:r>
      <w:r w:rsidR="00B94A49" w:rsidRPr="00205DC2">
        <w:t xml:space="preserve"> </w:t>
      </w:r>
      <w:r w:rsidR="00B94A49" w:rsidRPr="00205DC2">
        <w:rPr>
          <w:rFonts w:ascii="Times New Roman" w:hAnsi="Times New Roman" w:cs="Times New Roman"/>
          <w:sz w:val="24"/>
          <w:szCs w:val="24"/>
        </w:rPr>
        <w:t xml:space="preserve">in which </w:t>
      </w:r>
      <w:r w:rsidR="00EC66AB">
        <w:rPr>
          <w:rFonts w:ascii="Times New Roman" w:hAnsi="Times New Roman" w:cs="Times New Roman"/>
          <w:sz w:val="24"/>
          <w:szCs w:val="24"/>
        </w:rPr>
        <w:t xml:space="preserve">a </w:t>
      </w:r>
      <w:r w:rsidR="00990898">
        <w:rPr>
          <w:rFonts w:ascii="Times New Roman" w:hAnsi="Times New Roman" w:cs="Times New Roman" w:hint="eastAsia"/>
          <w:sz w:val="24"/>
          <w:szCs w:val="28"/>
        </w:rPr>
        <w:t>M</w:t>
      </w:r>
      <w:r w:rsidR="00990898">
        <w:rPr>
          <w:rFonts w:ascii="Times New Roman" w:hAnsi="Times New Roman" w:cs="Times New Roman"/>
          <w:sz w:val="24"/>
          <w:szCs w:val="28"/>
        </w:rPr>
        <w:t>LP</w:t>
      </w:r>
      <w:r w:rsidR="00990898" w:rsidRPr="00205DC2" w:rsidDel="00990898">
        <w:rPr>
          <w:rFonts w:ascii="Times New Roman" w:hAnsi="Times New Roman" w:cs="Times New Roman"/>
          <w:sz w:val="24"/>
          <w:szCs w:val="24"/>
        </w:rPr>
        <w:t xml:space="preserve"> </w:t>
      </w:r>
      <w:r w:rsidR="00B94A49" w:rsidRPr="00205DC2">
        <w:rPr>
          <w:rFonts w:ascii="Times New Roman" w:hAnsi="Times New Roman" w:cs="Times New Roman"/>
          <w:sz w:val="24"/>
          <w:szCs w:val="24"/>
        </w:rPr>
        <w:t>with backpropagation algorithm was constructed and evaluated using the collection of experimental data associated with the SCC of AISI 304</w:t>
      </w:r>
      <w:r w:rsidR="00B94A49">
        <w:rPr>
          <w:rFonts w:ascii="Times New Roman" w:hAnsi="Times New Roman" w:cs="Times New Roman"/>
          <w:sz w:val="24"/>
          <w:szCs w:val="24"/>
        </w:rPr>
        <w:t xml:space="preserve">. </w:t>
      </w:r>
      <w:r w:rsidR="00B94A49">
        <w:rPr>
          <w:rFonts w:ascii="Times New Roman" w:hAnsi="Times New Roman" w:cs="Times New Roman"/>
          <w:noProof/>
          <w:sz w:val="24"/>
          <w:szCs w:val="24"/>
        </w:rPr>
        <w:t>T</w:t>
      </w:r>
      <w:r w:rsidR="00B94A49" w:rsidRPr="00205DC2">
        <w:rPr>
          <w:rFonts w:ascii="Times New Roman" w:hAnsi="Times New Roman" w:cs="Times New Roman"/>
          <w:sz w:val="24"/>
          <w:szCs w:val="24"/>
        </w:rPr>
        <w:t xml:space="preserve">he data used to train the network </w:t>
      </w:r>
      <w:r w:rsidR="00E21E71">
        <w:rPr>
          <w:rFonts w:ascii="Times New Roman" w:hAnsi="Times New Roman" w:cs="Times New Roman"/>
          <w:sz w:val="24"/>
          <w:szCs w:val="24"/>
        </w:rPr>
        <w:t xml:space="preserve">was </w:t>
      </w:r>
      <w:r w:rsidR="00B94A49" w:rsidRPr="00205DC2">
        <w:rPr>
          <w:rFonts w:ascii="Times New Roman" w:hAnsi="Times New Roman" w:cs="Times New Roman"/>
          <w:sz w:val="24"/>
          <w:szCs w:val="24"/>
        </w:rPr>
        <w:t>extracted from 24 references.</w:t>
      </w:r>
      <w:r w:rsidR="00B94A49">
        <w:rPr>
          <w:rFonts w:ascii="Times New Roman" w:hAnsi="Times New Roman" w:cs="Times New Roman"/>
          <w:sz w:val="24"/>
          <w:szCs w:val="24"/>
        </w:rPr>
        <w:t xml:space="preserve"> The best network structure was (3-4-4-1) with sigmoid </w:t>
      </w:r>
      <w:r w:rsidR="00B94A49" w:rsidRPr="00567A4A">
        <w:rPr>
          <w:rFonts w:ascii="Times New Roman" w:hAnsi="Times New Roman" w:cs="Times New Roman"/>
          <w:sz w:val="24"/>
          <w:szCs w:val="24"/>
        </w:rPr>
        <w:t xml:space="preserve">transfer </w:t>
      </w:r>
      <w:r w:rsidR="00B94A49">
        <w:rPr>
          <w:rFonts w:ascii="Times New Roman" w:hAnsi="Times New Roman" w:cs="Times New Roman"/>
          <w:sz w:val="24"/>
          <w:szCs w:val="24"/>
        </w:rPr>
        <w:t xml:space="preserve">function. </w:t>
      </w:r>
      <w:r w:rsidR="00787C11">
        <w:rPr>
          <w:rFonts w:ascii="Times New Roman" w:hAnsi="Times New Roman" w:cs="Times New Roman"/>
          <w:sz w:val="24"/>
          <w:szCs w:val="24"/>
        </w:rPr>
        <w:t xml:space="preserve">In this work, </w:t>
      </w:r>
      <w:proofErr w:type="spellStart"/>
      <w:r w:rsidR="003B479F" w:rsidRPr="003B479F">
        <w:rPr>
          <w:rFonts w:ascii="Times New Roman" w:hAnsi="Times New Roman" w:cs="Times New Roman"/>
          <w:sz w:val="24"/>
          <w:szCs w:val="24"/>
        </w:rPr>
        <w:t>Montecarlo</w:t>
      </w:r>
      <w:proofErr w:type="spellEnd"/>
      <w:r w:rsidR="003B479F" w:rsidRPr="003B479F">
        <w:rPr>
          <w:rFonts w:ascii="Times New Roman" w:hAnsi="Times New Roman" w:cs="Times New Roman"/>
          <w:sz w:val="24"/>
          <w:szCs w:val="24"/>
        </w:rPr>
        <w:t xml:space="preserve"> optimization</w:t>
      </w:r>
      <w:r w:rsidR="003B479F">
        <w:rPr>
          <w:rFonts w:ascii="Times New Roman" w:hAnsi="Times New Roman" w:cs="Times New Roman"/>
          <w:sz w:val="24"/>
          <w:szCs w:val="24"/>
        </w:rPr>
        <w:t xml:space="preserve"> ha</w:t>
      </w:r>
      <w:r w:rsidR="00E21E71">
        <w:rPr>
          <w:rFonts w:ascii="Times New Roman" w:hAnsi="Times New Roman" w:cs="Times New Roman"/>
          <w:sz w:val="24"/>
          <w:szCs w:val="24"/>
        </w:rPr>
        <w:t>s</w:t>
      </w:r>
      <w:r w:rsidR="003B479F">
        <w:rPr>
          <w:rFonts w:ascii="Times New Roman" w:hAnsi="Times New Roman" w:cs="Times New Roman"/>
          <w:sz w:val="24"/>
          <w:szCs w:val="24"/>
        </w:rPr>
        <w:t xml:space="preserve"> been used to evaluate the initial set of weight values to reduce the local optima phenomenon. </w:t>
      </w:r>
      <w:r w:rsidR="00B94A49">
        <w:rPr>
          <w:rFonts w:ascii="Times New Roman" w:hAnsi="Times New Roman" w:cs="Times New Roman"/>
          <w:sz w:val="24"/>
          <w:szCs w:val="24"/>
        </w:rPr>
        <w:t>Both of those works have conducted sensitivity analysis to improve the network efficiency by demonstrating the effects of the important variables and show</w:t>
      </w:r>
      <w:r w:rsidR="00B94A49">
        <w:rPr>
          <w:rFonts w:ascii="Times New Roman" w:hAnsi="Times New Roman" w:cs="Times New Roman" w:hint="eastAsia"/>
          <w:sz w:val="24"/>
          <w:szCs w:val="24"/>
        </w:rPr>
        <w:t>ed</w:t>
      </w:r>
      <w:r w:rsidR="00B94A49">
        <w:rPr>
          <w:rFonts w:ascii="Times New Roman" w:hAnsi="Times New Roman" w:cs="Times New Roman"/>
          <w:sz w:val="24"/>
          <w:szCs w:val="24"/>
        </w:rPr>
        <w:t xml:space="preserve"> the effects of the other affecting variables.</w:t>
      </w:r>
      <w:r w:rsidR="00062DCA">
        <w:rPr>
          <w:rFonts w:ascii="Times New Roman" w:hAnsi="Times New Roman" w:cs="Times New Roman"/>
          <w:sz w:val="24"/>
          <w:szCs w:val="24"/>
        </w:rPr>
        <w:t xml:space="preserve"> Sensitivity analysis showed that among three input </w:t>
      </w:r>
      <w:r w:rsidR="00062DCA" w:rsidRPr="00567A4A">
        <w:rPr>
          <w:rFonts w:ascii="Times New Roman" w:hAnsi="Times New Roman" w:cs="Times New Roman"/>
          <w:sz w:val="24"/>
          <w:szCs w:val="24"/>
        </w:rPr>
        <w:t xml:space="preserve">parameters (applied stress, temperature and </w:t>
      </w:r>
      <w:r w:rsidR="009473D0">
        <w:rPr>
          <w:rFonts w:ascii="Times New Roman" w:hAnsi="Times New Roman" w:cs="Times New Roman"/>
          <w:sz w:val="24"/>
          <w:szCs w:val="28"/>
        </w:rPr>
        <w:t>Cl</w:t>
      </w:r>
      <w:r w:rsidR="009473D0" w:rsidRPr="00FE65C0">
        <w:rPr>
          <w:rFonts w:ascii="Times New Roman" w:hAnsi="Times New Roman" w:cs="Times New Roman"/>
          <w:sz w:val="24"/>
          <w:szCs w:val="28"/>
          <w:vertAlign w:val="superscript"/>
        </w:rPr>
        <w:t>-</w:t>
      </w:r>
      <w:r w:rsidR="00062DCA" w:rsidRPr="00567A4A">
        <w:rPr>
          <w:rFonts w:ascii="Times New Roman" w:hAnsi="Times New Roman" w:cs="Times New Roman"/>
          <w:sz w:val="24"/>
          <w:szCs w:val="24"/>
        </w:rPr>
        <w:t xml:space="preserve">), </w:t>
      </w:r>
      <w:r w:rsidR="00062DCA">
        <w:rPr>
          <w:rFonts w:ascii="Times New Roman" w:hAnsi="Times New Roman" w:cs="Times New Roman"/>
          <w:sz w:val="24"/>
          <w:szCs w:val="24"/>
        </w:rPr>
        <w:t xml:space="preserve">applied stress was regarded as the most influencing parameter on time </w:t>
      </w:r>
      <w:r w:rsidR="00062DCA">
        <w:rPr>
          <w:rFonts w:ascii="Times New Roman" w:hAnsi="Times New Roman" w:cs="Times New Roman"/>
          <w:sz w:val="24"/>
          <w:szCs w:val="24"/>
        </w:rPr>
        <w:lastRenderedPageBreak/>
        <w:t>to failure.</w:t>
      </w:r>
      <w:r w:rsidR="00B94A49">
        <w:rPr>
          <w:rFonts w:ascii="Times New Roman" w:hAnsi="Times New Roman" w:cs="Times New Roman" w:hint="eastAsia"/>
          <w:sz w:val="24"/>
          <w:szCs w:val="24"/>
        </w:rPr>
        <w:t xml:space="preserve"> </w:t>
      </w:r>
      <w:r w:rsidR="00B94A49">
        <w:rPr>
          <w:rFonts w:ascii="Times New Roman" w:hAnsi="Times New Roman" w:cs="Times New Roman"/>
          <w:sz w:val="24"/>
          <w:szCs w:val="24"/>
        </w:rPr>
        <w:t xml:space="preserve">Those ANN models can account for about 70% and 74 % of the variance of the experimental data, but these two works have some limitations in unseen possible affecting variables, unexplained variances in prediction and data accuracy. </w:t>
      </w:r>
    </w:p>
    <w:p w14:paraId="5F8A99C5" w14:textId="3E68C731" w:rsidR="00074146" w:rsidRDefault="00C847A5" w:rsidP="00537908">
      <w:pPr>
        <w:widowControl w:val="0"/>
        <w:tabs>
          <w:tab w:val="left" w:pos="8355"/>
        </w:tabs>
        <w:spacing w:line="360" w:lineRule="auto"/>
        <w:jc w:val="both"/>
        <w:rPr>
          <w:rFonts w:ascii="Times New Roman" w:hAnsi="Times New Roman" w:cs="Times New Roman"/>
          <w:sz w:val="24"/>
          <w:szCs w:val="24"/>
        </w:rPr>
      </w:pPr>
      <w:r w:rsidRPr="00AA3C6D">
        <w:rPr>
          <w:rFonts w:ascii="Times New Roman" w:hAnsi="Times New Roman" w:cs="Times New Roman"/>
          <w:sz w:val="24"/>
          <w:szCs w:val="24"/>
        </w:rPr>
        <w:t>Xia</w:t>
      </w:r>
      <w:r w:rsidR="00B660AC">
        <w:rPr>
          <w:rFonts w:ascii="Times New Roman" w:hAnsi="Times New Roman" w:cs="Times New Roman"/>
          <w:sz w:val="24"/>
          <w:szCs w:val="24"/>
        </w:rPr>
        <w:t xml:space="preserve"> </w:t>
      </w:r>
      <w:r>
        <w:rPr>
          <w:rFonts w:ascii="Times New Roman" w:hAnsi="Times New Roman" w:cs="Times New Roman"/>
          <w:sz w:val="24"/>
          <w:szCs w:val="24"/>
        </w:rPr>
        <w:t>et al.</w:t>
      </w:r>
      <w:r w:rsidR="00F61457">
        <w:rPr>
          <w:rFonts w:ascii="Times New Roman" w:hAnsi="Times New Roman" w:cs="Times New Roman"/>
          <w:sz w:val="24"/>
          <w:szCs w:val="24"/>
        </w:rPr>
        <w:t>,</w:t>
      </w:r>
      <w:r>
        <w:rPr>
          <w:rFonts w:ascii="Times New Roman" w:hAnsi="Times New Roman" w:cs="Times New Roman"/>
          <w:sz w:val="24"/>
          <w:szCs w:val="24"/>
        </w:rPr>
        <w:t xml:space="preserve"> (2016)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&lt;EndNote&gt;&lt;Cite&gt;&lt;Author&gt;Xia&lt;/Author&gt;&lt;Year&gt;2016&lt;/Year&gt;&lt;RecNum&gt;9&lt;/RecNum&gt;&lt;DisplayText&gt;[45]&lt;/DisplayText&gt;&lt;record&gt;&lt;rec-number&gt;9&lt;/rec-number&gt;&lt;foreign-keys&gt;&lt;key app="EN" db-id="909v2wsdarxet0er2papedrtdfde0xxra5af" timestamp="1560339625"&gt;9&lt;/key&gt;&lt;/foreign-keys&gt;&lt;ref-type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5" w:tooltip="Xia, 2016 #9" w:history="1">
        <w:r w:rsidR="00604F54">
          <w:rPr>
            <w:rFonts w:ascii="Times New Roman" w:hAnsi="Times New Roman" w:cs="Times New Roman"/>
            <w:noProof/>
            <w:sz w:val="24"/>
            <w:szCs w:val="24"/>
          </w:rPr>
          <w:t>45</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537908">
        <w:rPr>
          <w:rFonts w:ascii="Times New Roman" w:hAnsi="Times New Roman" w:cs="Times New Roman"/>
          <w:sz w:val="24"/>
          <w:szCs w:val="24"/>
        </w:rPr>
        <w:t>used another effective input ranking method called fuzzy curve to rank the importance of input parameters</w:t>
      </w:r>
      <w:r w:rsidR="002F1FE6">
        <w:rPr>
          <w:rFonts w:ascii="Times New Roman" w:hAnsi="Times New Roman" w:cs="Times New Roman"/>
          <w:sz w:val="24"/>
          <w:szCs w:val="24"/>
        </w:rPr>
        <w:t xml:space="preserve"> that </w:t>
      </w:r>
      <w:r w:rsidR="004601E9">
        <w:rPr>
          <w:rFonts w:ascii="Times New Roman" w:hAnsi="Times New Roman" w:cs="Times New Roman"/>
          <w:sz w:val="24"/>
          <w:szCs w:val="24"/>
        </w:rPr>
        <w:t xml:space="preserve">might </w:t>
      </w:r>
      <w:r w:rsidR="002F1FE6">
        <w:rPr>
          <w:rFonts w:ascii="Times New Roman" w:hAnsi="Times New Roman" w:cs="Times New Roman"/>
          <w:sz w:val="24"/>
          <w:szCs w:val="24"/>
        </w:rPr>
        <w:t>have great impact on the output</w:t>
      </w:r>
      <w:r w:rsidR="00537908">
        <w:rPr>
          <w:rFonts w:ascii="Times New Roman" w:hAnsi="Times New Roman" w:cs="Times New Roman"/>
          <w:sz w:val="24"/>
          <w:szCs w:val="24"/>
        </w:rPr>
        <w:t xml:space="preserve">. The authors </w:t>
      </w:r>
      <w:r>
        <w:rPr>
          <w:rFonts w:ascii="Times New Roman" w:hAnsi="Times New Roman" w:cs="Times New Roman"/>
          <w:sz w:val="24"/>
          <w:szCs w:val="24"/>
        </w:rPr>
        <w:t xml:space="preserve">built two </w:t>
      </w:r>
      <w:r w:rsidRPr="00D8568B">
        <w:rPr>
          <w:rFonts w:ascii="Times New Roman" w:hAnsi="Times New Roman" w:cs="Times New Roman"/>
          <w:sz w:val="24"/>
          <w:szCs w:val="24"/>
        </w:rPr>
        <w:t xml:space="preserve">BP </w:t>
      </w:r>
      <w:r w:rsidRPr="00365216">
        <w:rPr>
          <w:rFonts w:ascii="Times New Roman" w:hAnsi="Times New Roman" w:cs="Times New Roman"/>
          <w:sz w:val="24"/>
          <w:szCs w:val="24"/>
        </w:rPr>
        <w:t xml:space="preserve">neural networks </w:t>
      </w:r>
      <w:r>
        <w:rPr>
          <w:rFonts w:ascii="Times New Roman" w:hAnsi="Times New Roman" w:cs="Times New Roman"/>
          <w:sz w:val="24"/>
          <w:szCs w:val="24"/>
        </w:rPr>
        <w:t xml:space="preserve">for investigating non-linear correlation and predicting hardness and corrosion rate of magnesium alloy as </w:t>
      </w:r>
      <w:r w:rsidRPr="00D8568B">
        <w:rPr>
          <w:rFonts w:ascii="Times New Roman" w:hAnsi="Times New Roman" w:cs="Times New Roman"/>
          <w:sz w:val="24"/>
          <w:szCs w:val="24"/>
        </w:rPr>
        <w:t>a function of c</w:t>
      </w:r>
      <w:r w:rsidRPr="00365216">
        <w:rPr>
          <w:rFonts w:ascii="Times New Roman" w:hAnsi="Times New Roman" w:cs="Times New Roman"/>
          <w:sz w:val="24"/>
          <w:szCs w:val="24"/>
        </w:rPr>
        <w:t>ompositions</w:t>
      </w:r>
      <w:r>
        <w:rPr>
          <w:rFonts w:ascii="Times New Roman" w:hAnsi="Times New Roman" w:cs="Times New Roman"/>
          <w:sz w:val="24"/>
          <w:szCs w:val="24"/>
        </w:rPr>
        <w:t xml:space="preserve">. </w:t>
      </w:r>
      <w:r w:rsidR="00074146">
        <w:rPr>
          <w:rFonts w:ascii="Times New Roman" w:hAnsi="Times New Roman" w:cs="Times New Roman"/>
          <w:sz w:val="24"/>
          <w:szCs w:val="24"/>
        </w:rPr>
        <w:t xml:space="preserve">ANN prediction results </w:t>
      </w:r>
      <w:r w:rsidR="000B4F4A">
        <w:rPr>
          <w:rFonts w:ascii="Times New Roman" w:hAnsi="Times New Roman" w:cs="Times New Roman"/>
          <w:sz w:val="24"/>
          <w:szCs w:val="24"/>
        </w:rPr>
        <w:t>demonstrated</w:t>
      </w:r>
      <w:r w:rsidR="00074146">
        <w:rPr>
          <w:rFonts w:ascii="Times New Roman" w:hAnsi="Times New Roman" w:cs="Times New Roman"/>
          <w:sz w:val="24"/>
          <w:szCs w:val="24"/>
        </w:rPr>
        <w:t xml:space="preserve"> that there was an</w:t>
      </w:r>
      <w:r w:rsidR="00074146" w:rsidRPr="006D3722">
        <w:rPr>
          <w:rFonts w:ascii="Times New Roman" w:hAnsi="Times New Roman" w:cs="Times New Roman"/>
          <w:color w:val="FF0000"/>
          <w:sz w:val="24"/>
          <w:szCs w:val="24"/>
        </w:rPr>
        <w:t xml:space="preserve"> </w:t>
      </w:r>
      <w:r w:rsidR="00074146" w:rsidRPr="00D8568B">
        <w:rPr>
          <w:rFonts w:ascii="Times New Roman" w:hAnsi="Times New Roman" w:cs="Times New Roman"/>
          <w:sz w:val="24"/>
          <w:szCs w:val="24"/>
        </w:rPr>
        <w:t xml:space="preserve">excellent </w:t>
      </w:r>
      <w:r w:rsidR="00074146">
        <w:rPr>
          <w:rFonts w:ascii="Times New Roman" w:hAnsi="Times New Roman" w:cs="Times New Roman"/>
          <w:sz w:val="24"/>
          <w:szCs w:val="24"/>
        </w:rPr>
        <w:t>correlation for hardness</w:t>
      </w:r>
      <w:r w:rsidR="00EA37CD">
        <w:rPr>
          <w:rFonts w:ascii="Times New Roman" w:hAnsi="Times New Roman" w:cs="Times New Roman"/>
          <w:sz w:val="24"/>
          <w:szCs w:val="24"/>
        </w:rPr>
        <w:t xml:space="preserve"> and although </w:t>
      </w:r>
      <w:r w:rsidR="003B7F03">
        <w:rPr>
          <w:rFonts w:ascii="Times New Roman" w:hAnsi="Times New Roman" w:cs="Times New Roman"/>
          <w:sz w:val="24"/>
          <w:szCs w:val="24"/>
        </w:rPr>
        <w:t xml:space="preserve">correlation for </w:t>
      </w:r>
      <w:r w:rsidR="00074146">
        <w:rPr>
          <w:rFonts w:ascii="Times New Roman" w:hAnsi="Times New Roman" w:cs="Times New Roman"/>
          <w:sz w:val="24"/>
          <w:szCs w:val="24"/>
        </w:rPr>
        <w:t xml:space="preserve">corrosion rates </w:t>
      </w:r>
      <w:r w:rsidR="003B7F03">
        <w:rPr>
          <w:rFonts w:ascii="Times New Roman" w:hAnsi="Times New Roman" w:cs="Times New Roman"/>
          <w:sz w:val="24"/>
          <w:szCs w:val="24"/>
        </w:rPr>
        <w:t>was lower than hardness</w:t>
      </w:r>
      <w:r w:rsidR="00EA37CD">
        <w:rPr>
          <w:rFonts w:ascii="Times New Roman" w:hAnsi="Times New Roman" w:cs="Times New Roman"/>
          <w:sz w:val="24"/>
          <w:szCs w:val="24"/>
        </w:rPr>
        <w:t>, it was still considerably good result</w:t>
      </w:r>
      <w:r w:rsidR="003B7F03">
        <w:rPr>
          <w:rFonts w:ascii="Times New Roman" w:hAnsi="Times New Roman" w:cs="Times New Roman"/>
          <w:sz w:val="24"/>
          <w:szCs w:val="24"/>
        </w:rPr>
        <w:t xml:space="preserve"> because of</w:t>
      </w:r>
      <w:r w:rsidR="00074146">
        <w:rPr>
          <w:rFonts w:ascii="Times New Roman" w:hAnsi="Times New Roman" w:cs="Times New Roman"/>
          <w:sz w:val="24"/>
          <w:szCs w:val="24"/>
        </w:rPr>
        <w:t xml:space="preserve"> </w:t>
      </w:r>
      <w:r w:rsidR="003B7F03" w:rsidRPr="003B7F03">
        <w:rPr>
          <w:rFonts w:ascii="Times New Roman" w:hAnsi="Times New Roman" w:cs="Times New Roman"/>
          <w:sz w:val="24"/>
          <w:szCs w:val="24"/>
        </w:rPr>
        <w:t>the inherently chemical activity</w:t>
      </w:r>
      <w:r w:rsidR="003B7F03">
        <w:rPr>
          <w:rFonts w:ascii="Times New Roman" w:hAnsi="Times New Roman" w:cs="Times New Roman"/>
          <w:sz w:val="24"/>
          <w:szCs w:val="24"/>
        </w:rPr>
        <w:t xml:space="preserve"> </w:t>
      </w:r>
      <w:r w:rsidR="003B7F03" w:rsidRPr="003B7F03">
        <w:rPr>
          <w:rFonts w:ascii="Times New Roman" w:hAnsi="Times New Roman" w:cs="Times New Roman"/>
          <w:sz w:val="24"/>
          <w:szCs w:val="24"/>
        </w:rPr>
        <w:t>of Mg and complex interactions between alloy additions</w:t>
      </w:r>
      <w:r w:rsidR="00074146">
        <w:rPr>
          <w:rFonts w:ascii="Times New Roman" w:hAnsi="Times New Roman" w:cs="Times New Roman"/>
          <w:sz w:val="24"/>
          <w:szCs w:val="24"/>
        </w:rPr>
        <w:t>.</w:t>
      </w:r>
      <w:r w:rsidR="008415B5">
        <w:rPr>
          <w:rFonts w:ascii="Times New Roman" w:hAnsi="Times New Roman" w:cs="Times New Roman"/>
          <w:sz w:val="24"/>
          <w:szCs w:val="24"/>
        </w:rPr>
        <w:t xml:space="preserve"> </w:t>
      </w:r>
      <w:r>
        <w:rPr>
          <w:rFonts w:ascii="Times New Roman" w:hAnsi="Times New Roman" w:cs="Times New Roman"/>
          <w:sz w:val="24"/>
          <w:szCs w:val="24"/>
        </w:rPr>
        <w:t xml:space="preserve">Fuzzy curve analysis was </w:t>
      </w:r>
      <w:r w:rsidR="00EC2300">
        <w:rPr>
          <w:rFonts w:ascii="Times New Roman" w:hAnsi="Times New Roman" w:cs="Times New Roman"/>
          <w:sz w:val="24"/>
          <w:szCs w:val="24"/>
        </w:rPr>
        <w:t xml:space="preserve">also used </w:t>
      </w:r>
      <w:r w:rsidR="00074146">
        <w:rPr>
          <w:rFonts w:ascii="Times New Roman" w:hAnsi="Times New Roman" w:cs="Times New Roman"/>
          <w:sz w:val="24"/>
          <w:szCs w:val="24"/>
        </w:rPr>
        <w:t xml:space="preserve">in integration </w:t>
      </w:r>
      <w:r w:rsidR="00EC2300">
        <w:rPr>
          <w:rFonts w:ascii="Times New Roman" w:hAnsi="Times New Roman" w:cs="Times New Roman"/>
          <w:sz w:val="24"/>
          <w:szCs w:val="24"/>
        </w:rPr>
        <w:t xml:space="preserve">with ANN </w:t>
      </w:r>
      <w:r>
        <w:rPr>
          <w:rFonts w:ascii="Times New Roman" w:hAnsi="Times New Roman" w:cs="Times New Roman"/>
          <w:sz w:val="24"/>
          <w:szCs w:val="24"/>
        </w:rPr>
        <w:t xml:space="preserve">to analyze the impact of each alloying element on the </w:t>
      </w:r>
      <w:r w:rsidRPr="00D8568B">
        <w:rPr>
          <w:rFonts w:ascii="Times New Roman" w:hAnsi="Times New Roman" w:cs="Times New Roman"/>
          <w:sz w:val="24"/>
          <w:szCs w:val="24"/>
        </w:rPr>
        <w:t>performan</w:t>
      </w:r>
      <w:r w:rsidRPr="00365216">
        <w:rPr>
          <w:rFonts w:ascii="Times New Roman" w:hAnsi="Times New Roman" w:cs="Times New Roman"/>
          <w:sz w:val="24"/>
          <w:szCs w:val="24"/>
        </w:rPr>
        <w:t xml:space="preserve">ce </w:t>
      </w:r>
      <w:r>
        <w:rPr>
          <w:rFonts w:ascii="Times New Roman" w:hAnsi="Times New Roman" w:cs="Times New Roman"/>
          <w:sz w:val="24"/>
          <w:szCs w:val="24"/>
        </w:rPr>
        <w:t>of alloy</w:t>
      </w:r>
      <w:r>
        <w:t xml:space="preserve">. </w:t>
      </w:r>
      <w:r>
        <w:rPr>
          <w:rFonts w:ascii="Times New Roman" w:hAnsi="Times New Roman" w:cs="Times New Roman"/>
          <w:sz w:val="24"/>
          <w:szCs w:val="24"/>
        </w:rPr>
        <w:t xml:space="preserve">The sequence of the alloying elements in terms of </w:t>
      </w:r>
      <w:r w:rsidRPr="00957DAF">
        <w:rPr>
          <w:rFonts w:ascii="Times New Roman" w:hAnsi="Times New Roman" w:cs="Times New Roman"/>
          <w:sz w:val="24"/>
          <w:szCs w:val="24"/>
        </w:rPr>
        <w:t xml:space="preserve">their ability </w:t>
      </w:r>
      <w:r w:rsidRPr="00957DAF">
        <w:rPr>
          <w:rFonts w:ascii="Times New Roman" w:hAnsi="Times New Roman" w:cs="Times New Roman" w:hint="eastAsia"/>
          <w:sz w:val="24"/>
          <w:szCs w:val="24"/>
        </w:rPr>
        <w:t>to</w:t>
      </w:r>
      <w:r w:rsidRPr="00957DAF">
        <w:rPr>
          <w:rFonts w:ascii="Times New Roman" w:hAnsi="Times New Roman" w:cs="Times New Roman"/>
          <w:sz w:val="24"/>
          <w:szCs w:val="24"/>
        </w:rPr>
        <w:t xml:space="preserve"> </w:t>
      </w:r>
      <w:r w:rsidR="008E281C" w:rsidRPr="006D3722">
        <w:rPr>
          <w:rFonts w:ascii="Times New Roman" w:hAnsi="Times New Roman" w:cs="Times New Roman"/>
          <w:sz w:val="24"/>
          <w:szCs w:val="24"/>
        </w:rPr>
        <w:t>improve the performance of</w:t>
      </w:r>
      <w:r w:rsidR="008E281C" w:rsidRPr="00957DAF">
        <w:rPr>
          <w:rFonts w:ascii="Times New Roman" w:hAnsi="Times New Roman" w:cs="Times New Roman"/>
          <w:sz w:val="24"/>
          <w:szCs w:val="24"/>
        </w:rPr>
        <w:t xml:space="preserve"> </w:t>
      </w:r>
      <w:r w:rsidRPr="00957DAF">
        <w:rPr>
          <w:rFonts w:ascii="Times New Roman" w:hAnsi="Times New Roman" w:cs="Times New Roman"/>
          <w:sz w:val="24"/>
          <w:szCs w:val="24"/>
        </w:rPr>
        <w:t xml:space="preserve">Mg alloys </w:t>
      </w:r>
      <w:r>
        <w:rPr>
          <w:rFonts w:ascii="Times New Roman" w:hAnsi="Times New Roman" w:cs="Times New Roman"/>
          <w:sz w:val="24"/>
          <w:szCs w:val="24"/>
        </w:rPr>
        <w:t xml:space="preserve">was ranked with relatively low alloying level </w:t>
      </w:r>
      <w:r w:rsidR="005E099E">
        <w:rPr>
          <w:rFonts w:ascii="Times New Roman" w:hAnsi="Times New Roman" w:cs="Times New Roman"/>
          <w:sz w:val="24"/>
          <w:szCs w:val="24"/>
        </w:rPr>
        <w:t>for</w:t>
      </w:r>
      <w:r>
        <w:rPr>
          <w:rFonts w:ascii="Times New Roman" w:hAnsi="Times New Roman" w:cs="Times New Roman"/>
          <w:sz w:val="24"/>
          <w:szCs w:val="24"/>
        </w:rPr>
        <w:t xml:space="preserve"> high </w:t>
      </w:r>
      <w:r>
        <w:rPr>
          <w:rFonts w:ascii="Times New Roman" w:hAnsi="Times New Roman" w:cs="Times New Roman" w:hint="eastAsia"/>
          <w:sz w:val="24"/>
          <w:szCs w:val="24"/>
        </w:rPr>
        <w:t xml:space="preserve">hardness </w:t>
      </w:r>
      <w:r>
        <w:rPr>
          <w:rFonts w:ascii="Times New Roman" w:hAnsi="Times New Roman" w:cs="Times New Roman"/>
          <w:sz w:val="24"/>
          <w:szCs w:val="24"/>
        </w:rPr>
        <w:t>as</w:t>
      </w:r>
      <w:r>
        <w:rPr>
          <w:rFonts w:ascii="Times New Roman" w:hAnsi="Times New Roman" w:cs="Times New Roman" w:hint="eastAsia"/>
          <w:sz w:val="24"/>
          <w:szCs w:val="24"/>
        </w:rPr>
        <w:t xml:space="preserve"> C</w:t>
      </w:r>
      <w:r>
        <w:rPr>
          <w:rFonts w:ascii="Times New Roman" w:hAnsi="Times New Roman" w:cs="Times New Roman" w:hint="eastAsia"/>
          <w:sz w:val="24"/>
          <w:szCs w:val="24"/>
          <w:vertAlign w:val="subscript"/>
        </w:rPr>
        <w:t>a</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proofErr w:type="spellStart"/>
      <w:r>
        <w:rPr>
          <w:rFonts w:ascii="Times New Roman" w:hAnsi="Times New Roman" w:cs="Times New Roman" w:hint="eastAsia"/>
          <w:sz w:val="24"/>
          <w:szCs w:val="24"/>
        </w:rPr>
        <w:t>Z</w:t>
      </w:r>
      <w:r>
        <w:rPr>
          <w:rFonts w:ascii="Times New Roman" w:hAnsi="Times New Roman" w:cs="Times New Roman" w:hint="eastAsia"/>
          <w:sz w:val="24"/>
          <w:szCs w:val="24"/>
          <w:vertAlign w:val="subscript"/>
        </w:rPr>
        <w:t>r</w:t>
      </w:r>
      <w:proofErr w:type="spellEnd"/>
      <w:r>
        <w:rPr>
          <w:rFonts w:ascii="Times New Roman" w:hAnsi="Times New Roman" w:cs="Times New Roman" w:hint="eastAsia"/>
          <w:sz w:val="24"/>
          <w:szCs w:val="24"/>
        </w:rPr>
        <w:t xml:space="preserve"> </w:t>
      </w:r>
      <w:bookmarkStart w:id="61" w:name="_Hlk534902158"/>
      <m:oMath>
        <m:r>
          <m:rPr>
            <m:sty m:val="p"/>
          </m:rPr>
          <w:rPr>
            <w:rFonts w:ascii="Cambria Math" w:hAnsi="Cambria Math" w:cs="Times New Roman"/>
            <w:sz w:val="24"/>
            <w:szCs w:val="24"/>
          </w:rPr>
          <m:t>&gt;</m:t>
        </m:r>
      </m:oMath>
      <w:bookmarkEnd w:id="61"/>
      <w:r>
        <w:rPr>
          <w:rFonts w:ascii="Times New Roman" w:hAnsi="Times New Roman" w:cs="Times New Roman" w:hint="eastAsia"/>
          <w:sz w:val="24"/>
          <w:szCs w:val="24"/>
        </w:rPr>
        <w:t xml:space="preserve"> S</w:t>
      </w:r>
      <w:r>
        <w:rPr>
          <w:rFonts w:ascii="Times New Roman" w:hAnsi="Times New Roman" w:cs="Times New Roman" w:hint="eastAsia"/>
          <w:sz w:val="24"/>
          <w:szCs w:val="24"/>
          <w:vertAlign w:val="subscript"/>
        </w:rPr>
        <w:t>r</w:t>
      </w:r>
      <w:r>
        <w:rPr>
          <w:rFonts w:ascii="Times New Roman" w:hAnsi="Times New Roman" w:cs="Times New Roman" w:hint="eastAsia"/>
          <w:sz w:val="24"/>
          <w:szCs w:val="24"/>
        </w:rPr>
        <w:t xml:space="preserve">  </w:t>
      </w:r>
      <m:oMath>
        <m:r>
          <m:rPr>
            <m:sty m:val="p"/>
          </m:rPr>
          <w:rPr>
            <w:rFonts w:ascii="Cambria Math" w:hAnsi="Cambria Math" w:cs="Times New Roman"/>
            <w:sz w:val="24"/>
            <w:szCs w:val="24"/>
          </w:rPr>
          <m:t>&gt;</m:t>
        </m:r>
      </m:oMath>
      <w:r>
        <w:rPr>
          <w:rFonts w:ascii="Times New Roman" w:hAnsi="Times New Roman" w:cs="Times New Roman" w:hint="eastAsia"/>
          <w:sz w:val="24"/>
          <w:szCs w:val="24"/>
        </w:rPr>
        <w:t>Z</w:t>
      </w:r>
      <w:r>
        <w:rPr>
          <w:rFonts w:ascii="Times New Roman" w:hAnsi="Times New Roman" w:cs="Times New Roman" w:hint="eastAsia"/>
          <w:sz w:val="24"/>
          <w:szCs w:val="24"/>
          <w:vertAlign w:val="subscript"/>
        </w:rPr>
        <w:t>n</w:t>
      </w:r>
      <w:r>
        <w:rPr>
          <w:rFonts w:ascii="Times New Roman" w:hAnsi="Times New Roman" w:cs="Times New Roman" w:hint="eastAsia"/>
          <w:sz w:val="24"/>
          <w:szCs w:val="24"/>
        </w:rPr>
        <w:t xml:space="preserve"> </w:t>
      </w:r>
      <m:oMath>
        <m:r>
          <m:rPr>
            <m:sty m:val="p"/>
          </m:rPr>
          <w:rPr>
            <w:rFonts w:ascii="Cambria Math" w:hAnsi="Cambria Math" w:cs="Times New Roman"/>
            <w:sz w:val="24"/>
            <w:szCs w:val="24"/>
          </w:rPr>
          <m:t>&gt;</m:t>
        </m:r>
      </m:oMath>
      <w:r>
        <w:rPr>
          <w:rFonts w:ascii="Times New Roman" w:hAnsi="Times New Roman" w:cs="Times New Roman" w:hint="eastAsia"/>
          <w:sz w:val="24"/>
          <w:szCs w:val="24"/>
        </w:rPr>
        <w:t>G</w:t>
      </w:r>
      <w:r>
        <w:rPr>
          <w:rFonts w:ascii="Times New Roman" w:hAnsi="Times New Roman" w:cs="Times New Roman" w:hint="eastAsia"/>
          <w:sz w:val="24"/>
          <w:szCs w:val="24"/>
          <w:vertAlign w:val="subscript"/>
        </w:rPr>
        <w:t>d</w:t>
      </w:r>
      <w:r>
        <w:rPr>
          <w:rFonts w:ascii="Times New Roman" w:hAnsi="Times New Roman" w:cs="Times New Roman"/>
          <w:sz w:val="24"/>
          <w:szCs w:val="24"/>
        </w:rPr>
        <w:t xml:space="preserve"> whereas fuzzy curves gave complex results for corrosion rate,</w:t>
      </w:r>
      <w:r w:rsidR="0082243E">
        <w:rPr>
          <w:rFonts w:ascii="Times New Roman" w:hAnsi="Times New Roman" w:cs="Times New Roman"/>
          <w:sz w:val="24"/>
          <w:szCs w:val="24"/>
        </w:rPr>
        <w:t xml:space="preserve"> but </w:t>
      </w:r>
      <w:r>
        <w:rPr>
          <w:rFonts w:ascii="Times New Roman" w:hAnsi="Times New Roman" w:cs="Times New Roman"/>
          <w:sz w:val="24"/>
          <w:szCs w:val="24"/>
        </w:rPr>
        <w:t xml:space="preserve">the impact of each alloy element on corrosion rate </w:t>
      </w:r>
      <w:r w:rsidR="0082243E">
        <w:rPr>
          <w:rFonts w:ascii="Times New Roman" w:hAnsi="Times New Roman" w:cs="Times New Roman"/>
          <w:sz w:val="24"/>
          <w:szCs w:val="24"/>
        </w:rPr>
        <w:t xml:space="preserve">were </w:t>
      </w:r>
      <w:r>
        <w:rPr>
          <w:rFonts w:ascii="Times New Roman" w:hAnsi="Times New Roman" w:cs="Times New Roman"/>
          <w:sz w:val="24"/>
          <w:szCs w:val="24"/>
        </w:rPr>
        <w:t>respectively</w:t>
      </w:r>
      <w:r w:rsidR="0082243E">
        <w:rPr>
          <w:rFonts w:ascii="Times New Roman" w:hAnsi="Times New Roman" w:cs="Times New Roman"/>
          <w:sz w:val="24"/>
          <w:szCs w:val="24"/>
        </w:rPr>
        <w:t xml:space="preserve"> described</w:t>
      </w:r>
      <w:r>
        <w:rPr>
          <w:rFonts w:ascii="Times New Roman" w:hAnsi="Times New Roman" w:cs="Times New Roman"/>
          <w:sz w:val="24"/>
          <w:szCs w:val="24"/>
        </w:rPr>
        <w:t xml:space="preserve">. </w:t>
      </w:r>
      <w:r w:rsidR="00074146">
        <w:rPr>
          <w:rFonts w:ascii="Times New Roman" w:hAnsi="Times New Roman" w:cs="Times New Roman"/>
          <w:sz w:val="24"/>
          <w:szCs w:val="24"/>
        </w:rPr>
        <w:t>It can be seen that n</w:t>
      </w:r>
      <w:r w:rsidR="00B720C6" w:rsidRPr="00B720C6">
        <w:rPr>
          <w:rFonts w:ascii="Times New Roman" w:hAnsi="Times New Roman" w:cs="Times New Roman"/>
          <w:sz w:val="24"/>
          <w:szCs w:val="24"/>
        </w:rPr>
        <w:t xml:space="preserve">on-linear correlations </w:t>
      </w:r>
      <w:r w:rsidR="00CA629C">
        <w:rPr>
          <w:rFonts w:ascii="Times New Roman" w:hAnsi="Times New Roman" w:cs="Times New Roman"/>
          <w:sz w:val="24"/>
          <w:szCs w:val="24"/>
        </w:rPr>
        <w:t xml:space="preserve">have been </w:t>
      </w:r>
      <w:r w:rsidR="00B720C6">
        <w:rPr>
          <w:rFonts w:ascii="Times New Roman" w:hAnsi="Times New Roman" w:cs="Times New Roman"/>
          <w:sz w:val="24"/>
          <w:szCs w:val="24"/>
        </w:rPr>
        <w:t>exist</w:t>
      </w:r>
      <w:r w:rsidR="00CA629C">
        <w:rPr>
          <w:rFonts w:ascii="Times New Roman" w:hAnsi="Times New Roman" w:cs="Times New Roman"/>
          <w:sz w:val="24"/>
          <w:szCs w:val="24"/>
        </w:rPr>
        <w:t>ing</w:t>
      </w:r>
      <w:r w:rsidR="00B720C6">
        <w:rPr>
          <w:rFonts w:ascii="Times New Roman" w:hAnsi="Times New Roman" w:cs="Times New Roman"/>
          <w:sz w:val="24"/>
          <w:szCs w:val="24"/>
        </w:rPr>
        <w:t xml:space="preserve"> </w:t>
      </w:r>
      <w:r w:rsidR="00B720C6" w:rsidRPr="00B720C6">
        <w:rPr>
          <w:rFonts w:ascii="Times New Roman" w:hAnsi="Times New Roman" w:cs="Times New Roman"/>
          <w:sz w:val="24"/>
          <w:szCs w:val="24"/>
        </w:rPr>
        <w:t>between hardness and corrosion rate</w:t>
      </w:r>
      <w:r w:rsidR="00B720C6">
        <w:rPr>
          <w:rFonts w:ascii="Times New Roman" w:hAnsi="Times New Roman" w:cs="Times New Roman"/>
          <w:sz w:val="24"/>
          <w:szCs w:val="24"/>
        </w:rPr>
        <w:t>.</w:t>
      </w:r>
      <w:r w:rsidR="00B720C6" w:rsidRPr="00B720C6">
        <w:rPr>
          <w:rFonts w:ascii="Times New Roman" w:hAnsi="Times New Roman" w:cs="Times New Roman"/>
          <w:sz w:val="24"/>
          <w:szCs w:val="24"/>
        </w:rPr>
        <w:t xml:space="preserve"> </w:t>
      </w:r>
      <w:r>
        <w:rPr>
          <w:rFonts w:ascii="Times New Roman" w:hAnsi="Times New Roman" w:cs="Times New Roman"/>
          <w:sz w:val="24"/>
          <w:szCs w:val="24"/>
        </w:rPr>
        <w:t>However, fuzzy curve analysis could improve the performance of ANN with satisfactory accuracy</w:t>
      </w:r>
      <w:r w:rsidR="007E581B">
        <w:rPr>
          <w:rFonts w:ascii="Times New Roman" w:hAnsi="Times New Roman" w:cs="Times New Roman"/>
          <w:sz w:val="24"/>
          <w:szCs w:val="24"/>
        </w:rPr>
        <w:t xml:space="preserve"> and </w:t>
      </w:r>
      <w:r w:rsidR="00B9477D">
        <w:rPr>
          <w:rFonts w:ascii="Times New Roman" w:hAnsi="Times New Roman" w:cs="Times New Roman"/>
          <w:sz w:val="24"/>
          <w:szCs w:val="24"/>
        </w:rPr>
        <w:t>the</w:t>
      </w:r>
      <w:r w:rsidR="007E581B">
        <w:rPr>
          <w:rFonts w:ascii="Times New Roman" w:hAnsi="Times New Roman" w:cs="Times New Roman"/>
          <w:sz w:val="24"/>
          <w:szCs w:val="24"/>
        </w:rPr>
        <w:t xml:space="preserve"> model can be used for corrosion prediction of other existing and future Mg alloys.</w:t>
      </w:r>
      <w:r w:rsidR="009B2854">
        <w:rPr>
          <w:rFonts w:ascii="Times New Roman" w:hAnsi="Times New Roman" w:cs="Times New Roman"/>
          <w:sz w:val="24"/>
          <w:szCs w:val="24"/>
        </w:rPr>
        <w:t xml:space="preserve"> </w:t>
      </w:r>
      <w:r w:rsidR="00074146" w:rsidRPr="00074146">
        <w:rPr>
          <w:noProof/>
        </w:rPr>
        <w:t xml:space="preserve"> </w:t>
      </w:r>
    </w:p>
    <w:p w14:paraId="56C82B8C" w14:textId="4A8D0FD6" w:rsidR="00585EC5" w:rsidRDefault="004424E0" w:rsidP="00585EC5">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ANN is a technology that</w:t>
      </w:r>
      <w:r w:rsidR="005E78E4">
        <w:rPr>
          <w:rFonts w:ascii="Times New Roman" w:hAnsi="Times New Roman" w:cs="Times New Roman"/>
          <w:sz w:val="24"/>
          <w:szCs w:val="24"/>
        </w:rPr>
        <w:t xml:space="preserve"> can</w:t>
      </w:r>
      <w:r>
        <w:rPr>
          <w:rFonts w:ascii="Times New Roman" w:hAnsi="Times New Roman" w:cs="Times New Roman"/>
          <w:sz w:val="24"/>
          <w:szCs w:val="24"/>
        </w:rPr>
        <w:t xml:space="preserve"> learn</w:t>
      </w:r>
      <w:r w:rsidR="005E78E4">
        <w:rPr>
          <w:rFonts w:ascii="Times New Roman" w:hAnsi="Times New Roman" w:cs="Times New Roman"/>
          <w:sz w:val="24"/>
          <w:szCs w:val="24"/>
        </w:rPr>
        <w:t xml:space="preserve"> </w:t>
      </w:r>
      <w:r>
        <w:rPr>
          <w:rFonts w:ascii="Times New Roman" w:hAnsi="Times New Roman" w:cs="Times New Roman"/>
          <w:sz w:val="24"/>
          <w:szCs w:val="24"/>
        </w:rPr>
        <w:t xml:space="preserve">by examples and then make prediction for new situations. ANN model needs </w:t>
      </w:r>
      <w:r w:rsidRPr="00815306">
        <w:rPr>
          <w:rFonts w:ascii="Times New Roman" w:hAnsi="Times New Roman" w:cs="Times New Roman"/>
          <w:sz w:val="24"/>
          <w:szCs w:val="24"/>
        </w:rPr>
        <w:t>sufficient</w:t>
      </w:r>
      <w:r>
        <w:rPr>
          <w:rFonts w:ascii="Times New Roman" w:hAnsi="Times New Roman" w:cs="Times New Roman"/>
          <w:sz w:val="24"/>
          <w:szCs w:val="24"/>
        </w:rPr>
        <w:t xml:space="preserve"> </w:t>
      </w:r>
      <w:r w:rsidRPr="00815306">
        <w:rPr>
          <w:rFonts w:ascii="Times New Roman" w:hAnsi="Times New Roman" w:cs="Times New Roman"/>
          <w:sz w:val="24"/>
          <w:szCs w:val="24"/>
        </w:rPr>
        <w:t xml:space="preserve">amount of </w:t>
      </w:r>
      <w:r>
        <w:rPr>
          <w:rFonts w:ascii="Times New Roman" w:hAnsi="Times New Roman" w:cs="Times New Roman"/>
          <w:sz w:val="24"/>
          <w:szCs w:val="24"/>
        </w:rPr>
        <w:t xml:space="preserve">adequately extensive and </w:t>
      </w:r>
      <w:r w:rsidRPr="00815306">
        <w:rPr>
          <w:rFonts w:ascii="Times New Roman" w:hAnsi="Times New Roman" w:cs="Times New Roman"/>
          <w:sz w:val="24"/>
          <w:szCs w:val="24"/>
        </w:rPr>
        <w:t>representative data to constitute a good training set</w:t>
      </w:r>
      <w:r>
        <w:rPr>
          <w:rFonts w:ascii="Times New Roman" w:hAnsi="Times New Roman" w:cs="Times New Roman"/>
          <w:sz w:val="24"/>
          <w:szCs w:val="24"/>
        </w:rPr>
        <w:t xml:space="preserve"> to solve the problem.</w:t>
      </w:r>
      <w:r w:rsidRPr="00815306">
        <w:rPr>
          <w:rFonts w:ascii="Times New Roman" w:hAnsi="Times New Roman" w:cs="Times New Roman"/>
          <w:sz w:val="24"/>
          <w:szCs w:val="24"/>
        </w:rPr>
        <w:t xml:space="preserve"> </w:t>
      </w:r>
      <w:r>
        <w:rPr>
          <w:rFonts w:ascii="Times New Roman" w:hAnsi="Times New Roman" w:cs="Times New Roman"/>
          <w:sz w:val="24"/>
          <w:szCs w:val="24"/>
        </w:rPr>
        <w:t xml:space="preserve">Many unnecessary input parameters that do not have a strong </w:t>
      </w:r>
      <w:r w:rsidR="003C4DDF">
        <w:rPr>
          <w:rFonts w:ascii="Times New Roman" w:hAnsi="Times New Roman" w:cs="Times New Roman"/>
          <w:sz w:val="24"/>
          <w:szCs w:val="24"/>
        </w:rPr>
        <w:t>interaction</w:t>
      </w:r>
      <w:r>
        <w:rPr>
          <w:rFonts w:ascii="Times New Roman" w:hAnsi="Times New Roman" w:cs="Times New Roman"/>
          <w:sz w:val="24"/>
          <w:szCs w:val="24"/>
        </w:rPr>
        <w:t xml:space="preserve"> with desired output in training data makes an exhausted training and degrades the network performance. </w:t>
      </w:r>
      <w:r w:rsidRPr="001911C1">
        <w:rPr>
          <w:rFonts w:ascii="Times New Roman" w:hAnsi="Times New Roman" w:cs="Times New Roman"/>
          <w:sz w:val="24"/>
          <w:szCs w:val="24"/>
        </w:rPr>
        <w:t xml:space="preserve">In materials science researches, it is </w:t>
      </w:r>
      <w:r>
        <w:rPr>
          <w:rFonts w:ascii="Times New Roman" w:hAnsi="Times New Roman" w:cs="Times New Roman"/>
          <w:sz w:val="24"/>
          <w:szCs w:val="24"/>
        </w:rPr>
        <w:t>critical</w:t>
      </w:r>
      <w:r w:rsidRPr="001911C1">
        <w:rPr>
          <w:rFonts w:ascii="Times New Roman" w:hAnsi="Times New Roman" w:cs="Times New Roman"/>
          <w:sz w:val="24"/>
          <w:szCs w:val="24"/>
        </w:rPr>
        <w:t xml:space="preserve"> to know the </w:t>
      </w:r>
      <w:r>
        <w:rPr>
          <w:rFonts w:ascii="Times New Roman" w:hAnsi="Times New Roman" w:cs="Times New Roman"/>
          <w:sz w:val="24"/>
          <w:szCs w:val="24"/>
        </w:rPr>
        <w:t>importance</w:t>
      </w:r>
      <w:r w:rsidRPr="001911C1">
        <w:rPr>
          <w:rFonts w:ascii="Times New Roman" w:hAnsi="Times New Roman" w:cs="Times New Roman"/>
          <w:sz w:val="24"/>
          <w:szCs w:val="24"/>
        </w:rPr>
        <w:t xml:space="preserve"> of</w:t>
      </w:r>
      <w:r>
        <w:rPr>
          <w:rFonts w:ascii="Times New Roman" w:hAnsi="Times New Roman" w:cs="Times New Roman"/>
          <w:sz w:val="24"/>
          <w:szCs w:val="24"/>
        </w:rPr>
        <w:t xml:space="preserve"> each</w:t>
      </w:r>
      <w:r w:rsidRPr="001911C1">
        <w:rPr>
          <w:rFonts w:ascii="Times New Roman" w:hAnsi="Times New Roman" w:cs="Times New Roman"/>
          <w:sz w:val="24"/>
          <w:szCs w:val="24"/>
        </w:rPr>
        <w:t xml:space="preserve"> </w:t>
      </w:r>
      <w:r>
        <w:rPr>
          <w:rFonts w:ascii="Times New Roman" w:hAnsi="Times New Roman" w:cs="Times New Roman"/>
          <w:sz w:val="24"/>
          <w:szCs w:val="24"/>
        </w:rPr>
        <w:t xml:space="preserve">input </w:t>
      </w:r>
      <w:r w:rsidRPr="001911C1">
        <w:rPr>
          <w:rFonts w:ascii="Times New Roman" w:hAnsi="Times New Roman" w:cs="Times New Roman"/>
          <w:sz w:val="24"/>
          <w:szCs w:val="24"/>
        </w:rPr>
        <w:t xml:space="preserve">variables affecting on material properties and </w:t>
      </w:r>
      <w:r>
        <w:rPr>
          <w:rFonts w:ascii="Times New Roman" w:hAnsi="Times New Roman" w:cs="Times New Roman"/>
          <w:sz w:val="24"/>
          <w:szCs w:val="24"/>
        </w:rPr>
        <w:t>identify</w:t>
      </w:r>
      <w:r w:rsidRPr="001911C1">
        <w:rPr>
          <w:rFonts w:ascii="Times New Roman" w:hAnsi="Times New Roman" w:cs="Times New Roman"/>
          <w:sz w:val="24"/>
          <w:szCs w:val="24"/>
        </w:rPr>
        <w:t xml:space="preserve"> which </w:t>
      </w:r>
      <w:r>
        <w:rPr>
          <w:rFonts w:ascii="Times New Roman" w:hAnsi="Times New Roman" w:cs="Times New Roman"/>
          <w:sz w:val="24"/>
          <w:szCs w:val="24"/>
        </w:rPr>
        <w:t xml:space="preserve">input </w:t>
      </w:r>
      <w:r w:rsidRPr="001911C1">
        <w:rPr>
          <w:rFonts w:ascii="Times New Roman" w:hAnsi="Times New Roman" w:cs="Times New Roman"/>
          <w:sz w:val="24"/>
          <w:szCs w:val="24"/>
        </w:rPr>
        <w:t>variable is the most influencing factor</w:t>
      </w:r>
      <w:r w:rsidR="00936A08">
        <w:rPr>
          <w:rFonts w:ascii="Times New Roman" w:hAnsi="Times New Roman" w:cs="Times New Roman"/>
          <w:sz w:val="24"/>
          <w:szCs w:val="24"/>
        </w:rPr>
        <w:t xml:space="preserve"> </w:t>
      </w:r>
      <w:r w:rsidRPr="001911C1">
        <w:rPr>
          <w:rFonts w:ascii="Times New Roman" w:hAnsi="Times New Roman" w:cs="Times New Roman"/>
          <w:sz w:val="24"/>
          <w:szCs w:val="24"/>
        </w:rPr>
        <w:t>on materials’ properties.</w:t>
      </w:r>
      <w:r>
        <w:rPr>
          <w:rFonts w:ascii="Times New Roman" w:hAnsi="Times New Roman" w:cs="Times New Roman"/>
          <w:sz w:val="24"/>
          <w:szCs w:val="24"/>
        </w:rPr>
        <w:t xml:space="preserve"> By using input ranking methods like sensitivity analysis </w:t>
      </w:r>
      <w:r w:rsidRPr="00D8568B">
        <w:rPr>
          <w:rFonts w:ascii="Times New Roman" w:hAnsi="Times New Roman" w:cs="Times New Roman"/>
          <w:sz w:val="24"/>
          <w:szCs w:val="24"/>
        </w:rPr>
        <w:t>a</w:t>
      </w:r>
      <w:r w:rsidRPr="00365216">
        <w:rPr>
          <w:rFonts w:ascii="Times New Roman" w:hAnsi="Times New Roman" w:cs="Times New Roman"/>
          <w:sz w:val="24"/>
          <w:szCs w:val="24"/>
        </w:rPr>
        <w:t>nd fuzzy curve</w:t>
      </w:r>
      <w:r>
        <w:rPr>
          <w:rFonts w:ascii="Times New Roman" w:hAnsi="Times New Roman" w:cs="Times New Roman"/>
          <w:sz w:val="24"/>
          <w:szCs w:val="24"/>
        </w:rPr>
        <w:t xml:space="preserve">, unimportant input parameters will easily be found out </w:t>
      </w:r>
      <w:r w:rsidR="00957DAF">
        <w:rPr>
          <w:rFonts w:ascii="Times New Roman" w:hAnsi="Times New Roman" w:cs="Times New Roman"/>
          <w:sz w:val="24"/>
          <w:szCs w:val="24"/>
        </w:rPr>
        <w:t xml:space="preserve">and </w:t>
      </w:r>
      <w:r>
        <w:rPr>
          <w:rFonts w:ascii="Times New Roman" w:hAnsi="Times New Roman" w:cs="Times New Roman"/>
          <w:sz w:val="24"/>
          <w:szCs w:val="24"/>
        </w:rPr>
        <w:t xml:space="preserve">to </w:t>
      </w:r>
      <w:r w:rsidR="00957DAF">
        <w:rPr>
          <w:rFonts w:ascii="Times New Roman" w:hAnsi="Times New Roman" w:cs="Times New Roman"/>
          <w:sz w:val="24"/>
          <w:szCs w:val="24"/>
        </w:rPr>
        <w:t xml:space="preserve">be </w:t>
      </w:r>
      <w:r>
        <w:rPr>
          <w:rFonts w:ascii="Times New Roman" w:hAnsi="Times New Roman" w:cs="Times New Roman"/>
          <w:sz w:val="24"/>
          <w:szCs w:val="24"/>
        </w:rPr>
        <w:t>eliminate</w:t>
      </w:r>
      <w:r w:rsidR="00957DAF">
        <w:rPr>
          <w:rFonts w:ascii="Times New Roman" w:hAnsi="Times New Roman" w:cs="Times New Roman"/>
          <w:sz w:val="24"/>
          <w:szCs w:val="24"/>
        </w:rPr>
        <w:t>d</w:t>
      </w:r>
      <w:r>
        <w:rPr>
          <w:rFonts w:ascii="Times New Roman" w:hAnsi="Times New Roman" w:cs="Times New Roman"/>
          <w:sz w:val="24"/>
          <w:szCs w:val="24"/>
        </w:rPr>
        <w:t xml:space="preserve"> from the problem and then model will be made simpler and easier </w:t>
      </w:r>
      <w:r w:rsidRPr="00957DAF">
        <w:rPr>
          <w:rFonts w:ascii="Times New Roman" w:hAnsi="Times New Roman" w:cs="Times New Roman"/>
          <w:sz w:val="24"/>
          <w:szCs w:val="24"/>
        </w:rPr>
        <w:t>to define</w:t>
      </w:r>
      <w:r w:rsidR="0021666C" w:rsidRPr="00957DAF">
        <w:t xml:space="preserve"> </w:t>
      </w:r>
      <w:r w:rsidR="0021666C" w:rsidRPr="00957DAF">
        <w:rPr>
          <w:rFonts w:ascii="Times New Roman" w:hAnsi="Times New Roman" w:cs="Times New Roman"/>
          <w:sz w:val="24"/>
          <w:szCs w:val="24"/>
        </w:rPr>
        <w:t>future</w:t>
      </w:r>
      <w:r w:rsidRPr="00957DAF">
        <w:rPr>
          <w:rFonts w:ascii="Times New Roman" w:hAnsi="Times New Roman" w:cs="Times New Roman"/>
          <w:sz w:val="24"/>
          <w:szCs w:val="24"/>
        </w:rPr>
        <w:t xml:space="preserve"> </w:t>
      </w:r>
      <w:r w:rsidR="00FF18B9" w:rsidRPr="00957DAF">
        <w:rPr>
          <w:rFonts w:ascii="Times New Roman" w:hAnsi="Times New Roman" w:cs="Times New Roman"/>
          <w:sz w:val="24"/>
          <w:szCs w:val="24"/>
        </w:rPr>
        <w:t>possible</w:t>
      </w:r>
      <w:r w:rsidRPr="00957DAF">
        <w:rPr>
          <w:rFonts w:ascii="Times New Roman" w:hAnsi="Times New Roman" w:cs="Times New Roman"/>
          <w:sz w:val="24"/>
          <w:szCs w:val="24"/>
        </w:rPr>
        <w:t xml:space="preserve"> mechanisms,</w:t>
      </w:r>
      <w:r>
        <w:rPr>
          <w:rFonts w:ascii="Times New Roman" w:hAnsi="Times New Roman" w:cs="Times New Roman"/>
          <w:sz w:val="24"/>
          <w:szCs w:val="24"/>
        </w:rPr>
        <w:t xml:space="preserve"> and the solution will be more fruitful and exact.</w:t>
      </w:r>
      <w:r w:rsidR="00BD10AB">
        <w:rPr>
          <w:rFonts w:ascii="Times New Roman" w:hAnsi="Times New Roman" w:cs="Times New Roman"/>
          <w:sz w:val="24"/>
          <w:szCs w:val="24"/>
        </w:rPr>
        <w:t xml:space="preserve"> And modelling ability of ANN can be improved by considering </w:t>
      </w:r>
      <w:r w:rsidR="00F353FF">
        <w:rPr>
          <w:rFonts w:ascii="Times New Roman" w:hAnsi="Times New Roman" w:cs="Times New Roman"/>
          <w:sz w:val="24"/>
          <w:szCs w:val="24"/>
        </w:rPr>
        <w:t xml:space="preserve">all </w:t>
      </w:r>
      <w:r w:rsidR="00BD10AB">
        <w:rPr>
          <w:rFonts w:ascii="Times New Roman" w:hAnsi="Times New Roman" w:cs="Times New Roman"/>
          <w:sz w:val="24"/>
          <w:szCs w:val="24"/>
        </w:rPr>
        <w:t xml:space="preserve">other possible </w:t>
      </w:r>
      <w:r w:rsidR="005871EF">
        <w:rPr>
          <w:rFonts w:ascii="Times New Roman" w:hAnsi="Times New Roman" w:cs="Times New Roman"/>
          <w:sz w:val="24"/>
          <w:szCs w:val="24"/>
        </w:rPr>
        <w:t>variables</w:t>
      </w:r>
      <w:r w:rsidR="00BD10AB">
        <w:rPr>
          <w:rFonts w:ascii="Times New Roman" w:hAnsi="Times New Roman" w:cs="Times New Roman"/>
          <w:sz w:val="24"/>
          <w:szCs w:val="24"/>
        </w:rPr>
        <w:t xml:space="preserve"> that have stronger impact on output </w:t>
      </w:r>
      <w:r w:rsidR="00F353FF">
        <w:rPr>
          <w:rFonts w:ascii="Times New Roman" w:hAnsi="Times New Roman" w:cs="Times New Roman"/>
          <w:sz w:val="24"/>
          <w:szCs w:val="24"/>
        </w:rPr>
        <w:t xml:space="preserve">at a given condition </w:t>
      </w:r>
      <w:r w:rsidR="00BD10AB">
        <w:rPr>
          <w:rFonts w:ascii="Times New Roman" w:hAnsi="Times New Roman" w:cs="Times New Roman"/>
          <w:sz w:val="24"/>
          <w:szCs w:val="24"/>
        </w:rPr>
        <w:t>and</w:t>
      </w:r>
      <w:r w:rsidR="00F353FF">
        <w:rPr>
          <w:rFonts w:ascii="Times New Roman" w:hAnsi="Times New Roman" w:cs="Times New Roman"/>
          <w:sz w:val="24"/>
          <w:szCs w:val="24"/>
        </w:rPr>
        <w:t xml:space="preserve"> by</w:t>
      </w:r>
      <w:r w:rsidR="00BD10AB">
        <w:rPr>
          <w:rFonts w:ascii="Times New Roman" w:hAnsi="Times New Roman" w:cs="Times New Roman"/>
          <w:sz w:val="24"/>
          <w:szCs w:val="24"/>
        </w:rPr>
        <w:t xml:space="preserve"> constructing a more enriched dataset.</w:t>
      </w:r>
    </w:p>
    <w:p w14:paraId="14937778" w14:textId="1F2D0F9F" w:rsidR="00B94A49" w:rsidRPr="00B57EA8" w:rsidRDefault="007627C3"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w:t>
      </w:r>
      <w:r w:rsidRPr="007627C3">
        <w:rPr>
          <w:rFonts w:ascii="Times New Roman" w:hAnsi="Times New Roman" w:cs="Times New Roman"/>
          <w:sz w:val="24"/>
          <w:szCs w:val="24"/>
        </w:rPr>
        <w:t>he benefit of other computing technologies, such as genetic algorithm and Bayesian framework, can save the defect</w:t>
      </w:r>
      <w:r>
        <w:rPr>
          <w:rFonts w:ascii="Times New Roman" w:hAnsi="Times New Roman" w:cs="Times New Roman"/>
          <w:sz w:val="24"/>
          <w:szCs w:val="24"/>
        </w:rPr>
        <w:t>s</w:t>
      </w:r>
      <w:r w:rsidRPr="007627C3">
        <w:rPr>
          <w:rFonts w:ascii="Times New Roman" w:hAnsi="Times New Roman" w:cs="Times New Roman"/>
          <w:sz w:val="24"/>
          <w:szCs w:val="24"/>
        </w:rPr>
        <w:t xml:space="preserve"> of ANN model</w:t>
      </w:r>
      <w:r w:rsidR="00FF3F8A">
        <w:rPr>
          <w:rFonts w:ascii="Times New Roman" w:hAnsi="Times New Roman" w:cs="Times New Roman"/>
          <w:sz w:val="24"/>
          <w:szCs w:val="24"/>
        </w:rPr>
        <w:t>,</w:t>
      </w:r>
      <w:r w:rsidRPr="007627C3">
        <w:rPr>
          <w:rFonts w:ascii="Times New Roman" w:hAnsi="Times New Roman" w:cs="Times New Roman"/>
          <w:sz w:val="24"/>
          <w:szCs w:val="24"/>
        </w:rPr>
        <w:t xml:space="preserve"> like overfitting occurred while training the network and</w:t>
      </w:r>
      <w:r>
        <w:rPr>
          <w:rFonts w:ascii="Times New Roman" w:hAnsi="Times New Roman" w:cs="Times New Roman"/>
          <w:sz w:val="24"/>
          <w:szCs w:val="24"/>
        </w:rPr>
        <w:t xml:space="preserve"> uncertainty and instability of ANN</w:t>
      </w:r>
      <w:r w:rsidR="00FF3F8A">
        <w:rPr>
          <w:rFonts w:ascii="Times New Roman" w:hAnsi="Times New Roman" w:cs="Times New Roman"/>
          <w:sz w:val="24"/>
          <w:szCs w:val="24"/>
        </w:rPr>
        <w:t>,</w:t>
      </w:r>
      <w:r>
        <w:rPr>
          <w:rFonts w:ascii="Times New Roman" w:hAnsi="Times New Roman" w:cs="Times New Roman"/>
          <w:sz w:val="24"/>
          <w:szCs w:val="24"/>
        </w:rPr>
        <w:t xml:space="preserve"> and </w:t>
      </w:r>
      <w:r w:rsidR="001930DC">
        <w:rPr>
          <w:rFonts w:ascii="Times New Roman" w:hAnsi="Times New Roman" w:cs="Times New Roman"/>
          <w:sz w:val="24"/>
          <w:szCs w:val="24"/>
        </w:rPr>
        <w:t>then the</w:t>
      </w:r>
      <w:r>
        <w:rPr>
          <w:rFonts w:ascii="Times New Roman" w:hAnsi="Times New Roman" w:cs="Times New Roman"/>
          <w:sz w:val="24"/>
          <w:szCs w:val="24"/>
        </w:rPr>
        <w:t xml:space="preserve"> performance</w:t>
      </w:r>
      <w:r w:rsidR="001930DC">
        <w:rPr>
          <w:rFonts w:ascii="Times New Roman" w:hAnsi="Times New Roman" w:cs="Times New Roman"/>
          <w:sz w:val="24"/>
          <w:szCs w:val="24"/>
        </w:rPr>
        <w:t xml:space="preserve"> of network is significantly improved</w:t>
      </w:r>
      <w:r>
        <w:rPr>
          <w:rFonts w:ascii="Times New Roman" w:hAnsi="Times New Roman" w:cs="Times New Roman"/>
          <w:sz w:val="24"/>
          <w:szCs w:val="24"/>
        </w:rPr>
        <w:t xml:space="preserve">. That fact </w:t>
      </w:r>
      <w:r w:rsidR="00936A08">
        <w:rPr>
          <w:rFonts w:ascii="Times New Roman" w:hAnsi="Times New Roman" w:cs="Times New Roman"/>
          <w:sz w:val="24"/>
          <w:szCs w:val="24"/>
        </w:rPr>
        <w:t>was</w:t>
      </w:r>
      <w:r>
        <w:rPr>
          <w:rFonts w:ascii="Times New Roman" w:hAnsi="Times New Roman" w:cs="Times New Roman"/>
          <w:sz w:val="24"/>
          <w:szCs w:val="24"/>
        </w:rPr>
        <w:t xml:space="preserve"> supported by the work of </w:t>
      </w:r>
      <w:r w:rsidR="00B94A49">
        <w:rPr>
          <w:rFonts w:ascii="Times New Roman" w:hAnsi="Times New Roman" w:cs="Times New Roman"/>
          <w:sz w:val="24"/>
          <w:szCs w:val="24"/>
        </w:rPr>
        <w:t>Huang</w:t>
      </w:r>
      <w:r w:rsidR="00936A08">
        <w:rPr>
          <w:rFonts w:ascii="Times New Roman" w:hAnsi="Times New Roman" w:cs="Times New Roman"/>
          <w:sz w:val="24"/>
          <w:szCs w:val="24"/>
        </w:rPr>
        <w:t xml:space="preserve"> </w:t>
      </w:r>
      <w:r w:rsidR="00B94A49">
        <w:rPr>
          <w:rFonts w:ascii="Times New Roman" w:hAnsi="Times New Roman" w:cs="Times New Roman"/>
          <w:sz w:val="24"/>
          <w:szCs w:val="24"/>
        </w:rPr>
        <w:t>et al.</w:t>
      </w:r>
      <w:r w:rsidR="00F61457">
        <w:rPr>
          <w:rFonts w:ascii="Times New Roman" w:hAnsi="Times New Roman" w:cs="Times New Roman"/>
          <w:sz w:val="24"/>
          <w:szCs w:val="24"/>
        </w:rPr>
        <w:t>,</w:t>
      </w:r>
      <w:r w:rsidR="00B94A49">
        <w:rPr>
          <w:rFonts w:ascii="Times New Roman" w:hAnsi="Times New Roman" w:cs="Times New Roman"/>
          <w:sz w:val="24"/>
          <w:szCs w:val="24"/>
        </w:rPr>
        <w:t xml:space="preserve"> </w:t>
      </w:r>
      <w:r w:rsidR="001C6FD1">
        <w:rPr>
          <w:rFonts w:ascii="Times New Roman" w:hAnsi="Times New Roman" w:cs="Times New Roman"/>
          <w:sz w:val="24"/>
          <w:szCs w:val="24"/>
        </w:rPr>
        <w:t xml:space="preserve">(2018) </w:t>
      </w:r>
      <w:r w:rsidR="00B94A49">
        <w:rPr>
          <w:rFonts w:ascii="Times New Roman" w:hAnsi="Times New Roman" w:cs="Times New Roman"/>
          <w:sz w:val="24"/>
          <w:szCs w:val="24"/>
        </w:rPr>
        <w:fldChar w:fldCharType="begin">
          <w:fldData xml:space="preserve">PEVuZE5vdGU+PENpdGU+PEF1dGhvcj5IdWFuZzwvQXV0aG9yPjxZZWFyPjIwMTg8L1llYXI+PFJl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</w:fldData>
        </w:fldChar>
      </w:r>
      <w:r w:rsidR="00604F54">
        <w:rPr>
          <w:rFonts w:ascii="Times New Roman" w:hAnsi="Times New Roman" w:cs="Times New Roman"/>
          <w:sz w:val="24"/>
          <w:szCs w:val="24"/>
        </w:rPr>
        <w:instrText xml:space="preserve"> ADDIN EN.CITE </w:instrText>
      </w:r>
      <w:r w:rsidR="00604F54">
        <w:rPr>
          <w:rFonts w:ascii="Times New Roman" w:hAnsi="Times New Roman" w:cs="Times New Roman"/>
          <w:sz w:val="24"/>
          <w:szCs w:val="24"/>
        </w:rPr>
        <w:fldChar w:fldCharType="begin">
          <w:fldData xml:space="preserve">PEVuZE5vdGU+PENpdGU+PEF1dGhvcj5IdWFuZzwvQXV0aG9yPjxZZWFyPjIwMTg8L1llYXI+PFJl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</w:fldData>
        </w:fldChar>
      </w:r>
      <w:r w:rsidR="00604F54">
        <w:rPr>
          <w:rFonts w:ascii="Times New Roman" w:hAnsi="Times New Roman" w:cs="Times New Roman"/>
          <w:sz w:val="24"/>
          <w:szCs w:val="24"/>
        </w:rPr>
        <w:instrText xml:space="preserve"> ADDIN EN.CITE.DATA </w:instrText>
      </w:r>
      <w:r w:rsidR="00604F54">
        <w:rPr>
          <w:rFonts w:ascii="Times New Roman" w:hAnsi="Times New Roman" w:cs="Times New Roman"/>
          <w:sz w:val="24"/>
          <w:szCs w:val="24"/>
        </w:rPr>
      </w:r>
      <w:r w:rsidR="00604F54">
        <w:rPr>
          <w:rFonts w:ascii="Times New Roman" w:hAnsi="Times New Roman" w:cs="Times New Roman"/>
          <w:sz w:val="24"/>
          <w:szCs w:val="24"/>
        </w:rPr>
        <w:fldChar w:fldCharType="end"/>
      </w:r>
      <w:r w:rsidR="00B94A49">
        <w:rPr>
          <w:rFonts w:ascii="Times New Roman" w:hAnsi="Times New Roman" w:cs="Times New Roman"/>
          <w:sz w:val="24"/>
          <w:szCs w:val="24"/>
        </w:rPr>
      </w:r>
      <w:r w:rsidR="00B94A49">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 w:tooltip="Huang, 2018 #42" w:history="1">
        <w:r w:rsidR="00604F54">
          <w:rPr>
            <w:rFonts w:ascii="Times New Roman" w:hAnsi="Times New Roman" w:cs="Times New Roman"/>
            <w:noProof/>
            <w:sz w:val="24"/>
            <w:szCs w:val="24"/>
          </w:rPr>
          <w:t>2</w:t>
        </w:r>
      </w:hyperlink>
      <w:r w:rsidR="00671DCC">
        <w:rPr>
          <w:rFonts w:ascii="Times New Roman" w:hAnsi="Times New Roman" w:cs="Times New Roman"/>
          <w:noProof/>
          <w:sz w:val="24"/>
          <w:szCs w:val="24"/>
        </w:rPr>
        <w:t>]</w:t>
      </w:r>
      <w:r w:rsidR="00B94A49">
        <w:rPr>
          <w:rFonts w:ascii="Times New Roman" w:hAnsi="Times New Roman" w:cs="Times New Roman"/>
          <w:sz w:val="24"/>
          <w:szCs w:val="24"/>
        </w:rPr>
        <w:fldChar w:fldCharType="end"/>
      </w:r>
      <w:r>
        <w:rPr>
          <w:rFonts w:ascii="Times New Roman" w:hAnsi="Times New Roman" w:cs="Times New Roman"/>
          <w:sz w:val="24"/>
          <w:szCs w:val="24"/>
        </w:rPr>
        <w:t xml:space="preserve"> in which the authors</w:t>
      </w:r>
      <w:r w:rsidR="00B94A49">
        <w:rPr>
          <w:rFonts w:ascii="Times New Roman" w:hAnsi="Times New Roman" w:cs="Times New Roman"/>
          <w:sz w:val="24"/>
          <w:szCs w:val="24"/>
        </w:rPr>
        <w:t xml:space="preserve"> </w:t>
      </w:r>
      <w:r>
        <w:rPr>
          <w:rFonts w:ascii="Times New Roman" w:hAnsi="Times New Roman" w:cs="Times New Roman"/>
          <w:sz w:val="24"/>
          <w:szCs w:val="24"/>
        </w:rPr>
        <w:t xml:space="preserve">have made a comparison of three different approaches </w:t>
      </w:r>
      <w:r w:rsidRPr="007627C3">
        <w:rPr>
          <w:rFonts w:ascii="Times New Roman" w:hAnsi="Times New Roman" w:cs="Times New Roman"/>
          <w:sz w:val="24"/>
          <w:szCs w:val="24"/>
        </w:rPr>
        <w:t>to predict flow behavior and find out the optimum hot working processing parameters of 5754 aluminum alloy</w:t>
      </w:r>
      <w:r w:rsidR="005B52D4">
        <w:rPr>
          <w:rFonts w:ascii="Times New Roman" w:hAnsi="Times New Roman" w:cs="Times New Roman"/>
          <w:sz w:val="24"/>
          <w:szCs w:val="24"/>
        </w:rPr>
        <w:t xml:space="preserve"> as a function of deformation parameters</w:t>
      </w:r>
      <w:r>
        <w:rPr>
          <w:rFonts w:ascii="Times New Roman" w:hAnsi="Times New Roman" w:cs="Times New Roman"/>
          <w:sz w:val="24"/>
          <w:szCs w:val="24"/>
        </w:rPr>
        <w:t>.</w:t>
      </w:r>
      <w:r w:rsidRPr="007627C3">
        <w:rPr>
          <w:rFonts w:ascii="Times New Roman" w:hAnsi="Times New Roman" w:cs="Times New Roman"/>
          <w:sz w:val="24"/>
          <w:szCs w:val="24"/>
        </w:rPr>
        <w:t xml:space="preserve"> </w:t>
      </w:r>
      <w:r>
        <w:rPr>
          <w:rFonts w:ascii="Times New Roman" w:hAnsi="Times New Roman" w:cs="Times New Roman"/>
          <w:sz w:val="24"/>
          <w:szCs w:val="24"/>
        </w:rPr>
        <w:t>T</w:t>
      </w:r>
      <w:r w:rsidR="00B94A49">
        <w:rPr>
          <w:rFonts w:ascii="Times New Roman" w:hAnsi="Times New Roman" w:cs="Times New Roman"/>
          <w:sz w:val="24"/>
          <w:szCs w:val="24"/>
        </w:rPr>
        <w:t>hree forecasting models: strain-compensation Arrhenius (SA), back propagation (BP) ANN and an optimized BPANN model based on genetic algorithm (ANN-GA</w:t>
      </w:r>
      <w:r>
        <w:rPr>
          <w:rFonts w:ascii="Times New Roman" w:hAnsi="Times New Roman" w:cs="Times New Roman"/>
          <w:sz w:val="24"/>
          <w:szCs w:val="24"/>
        </w:rPr>
        <w:t>) were constructed</w:t>
      </w:r>
      <w:r w:rsidR="00B94A49">
        <w:rPr>
          <w:rFonts w:ascii="Times New Roman" w:hAnsi="Times New Roman" w:cs="Times New Roman"/>
          <w:sz w:val="24"/>
          <w:szCs w:val="24"/>
        </w:rPr>
        <w:t>. The</w:t>
      </w:r>
      <w:r>
        <w:rPr>
          <w:rFonts w:ascii="Times New Roman" w:hAnsi="Times New Roman" w:cs="Times New Roman"/>
          <w:sz w:val="24"/>
          <w:szCs w:val="24"/>
        </w:rPr>
        <w:t>ir</w:t>
      </w:r>
      <w:r w:rsidR="00B94A49">
        <w:rPr>
          <w:rFonts w:ascii="Times New Roman" w:hAnsi="Times New Roman" w:cs="Times New Roman"/>
          <w:sz w:val="24"/>
          <w:szCs w:val="24"/>
        </w:rPr>
        <w:t xml:space="preserve"> comparison showed that </w:t>
      </w:r>
      <w:r w:rsidR="00F7582E">
        <w:rPr>
          <w:rFonts w:ascii="Times New Roman" w:hAnsi="Times New Roman" w:cs="Times New Roman"/>
          <w:sz w:val="24"/>
          <w:szCs w:val="24"/>
        </w:rPr>
        <w:t xml:space="preserve">four-layered </w:t>
      </w:r>
      <w:r w:rsidR="00B94A49">
        <w:rPr>
          <w:rFonts w:ascii="Times New Roman" w:hAnsi="Times New Roman" w:cs="Times New Roman"/>
          <w:sz w:val="24"/>
          <w:szCs w:val="24"/>
        </w:rPr>
        <w:t xml:space="preserve">BPANN model provided </w:t>
      </w:r>
      <w:r w:rsidR="00037A8D">
        <w:rPr>
          <w:rFonts w:ascii="Times New Roman" w:hAnsi="Times New Roman" w:cs="Times New Roman"/>
          <w:sz w:val="24"/>
          <w:szCs w:val="24"/>
        </w:rPr>
        <w:t xml:space="preserve">more </w:t>
      </w:r>
      <w:r w:rsidR="00B94A49">
        <w:rPr>
          <w:rFonts w:ascii="Times New Roman" w:hAnsi="Times New Roman" w:cs="Times New Roman"/>
          <w:sz w:val="24"/>
          <w:szCs w:val="24"/>
        </w:rPr>
        <w:t xml:space="preserve">accurate prediction than SA model. </w:t>
      </w:r>
      <w:r w:rsidR="00F7582E">
        <w:rPr>
          <w:rFonts w:ascii="Times New Roman" w:hAnsi="Times New Roman" w:cs="Times New Roman"/>
          <w:sz w:val="24"/>
          <w:szCs w:val="24"/>
        </w:rPr>
        <w:t>But it was found that BPANN model was weak to optimize globally so that local optimum occurred in learning algorithm.</w:t>
      </w:r>
      <w:r w:rsidR="00972113" w:rsidRPr="00972113">
        <w:rPr>
          <w:rFonts w:ascii="Times New Roman" w:hAnsi="Times New Roman" w:cs="Times New Roman"/>
          <w:sz w:val="24"/>
          <w:szCs w:val="24"/>
        </w:rPr>
        <w:t xml:space="preserve"> </w:t>
      </w:r>
      <w:r w:rsidR="00F7582E">
        <w:rPr>
          <w:rFonts w:ascii="Times New Roman" w:hAnsi="Times New Roman" w:cs="Times New Roman"/>
          <w:sz w:val="24"/>
          <w:szCs w:val="24"/>
        </w:rPr>
        <w:t xml:space="preserve">This weakness made </w:t>
      </w:r>
      <w:r w:rsidR="00E24DDE">
        <w:rPr>
          <w:rFonts w:ascii="Times New Roman" w:hAnsi="Times New Roman" w:cs="Times New Roman"/>
          <w:sz w:val="24"/>
          <w:szCs w:val="24"/>
        </w:rPr>
        <w:t>instability</w:t>
      </w:r>
      <w:r w:rsidR="00F7582E">
        <w:rPr>
          <w:rFonts w:ascii="Times New Roman" w:hAnsi="Times New Roman" w:cs="Times New Roman"/>
          <w:sz w:val="24"/>
          <w:szCs w:val="24"/>
        </w:rPr>
        <w:t xml:space="preserve"> in network performance.</w:t>
      </w:r>
      <w:r w:rsidR="00972113" w:rsidRPr="00972113">
        <w:rPr>
          <w:rFonts w:ascii="Times New Roman" w:hAnsi="Times New Roman" w:cs="Times New Roman"/>
          <w:sz w:val="24"/>
          <w:szCs w:val="24"/>
        </w:rPr>
        <w:t xml:space="preserve"> BPANN was optimized </w:t>
      </w:r>
      <w:r w:rsidR="00F7582E">
        <w:rPr>
          <w:rFonts w:ascii="Times New Roman" w:hAnsi="Times New Roman" w:cs="Times New Roman"/>
          <w:sz w:val="24"/>
          <w:szCs w:val="24"/>
        </w:rPr>
        <w:t xml:space="preserve">by genetic algorithm (GA) to form a new model </w:t>
      </w:r>
      <w:r w:rsidR="00972113" w:rsidRPr="00972113">
        <w:rPr>
          <w:rFonts w:ascii="Times New Roman" w:hAnsi="Times New Roman" w:cs="Times New Roman"/>
          <w:sz w:val="24"/>
          <w:szCs w:val="24"/>
        </w:rPr>
        <w:t xml:space="preserve">with network structure (3-10-8-1) that </w:t>
      </w:r>
      <w:r w:rsidR="00FF3F8A">
        <w:rPr>
          <w:rFonts w:ascii="Times New Roman" w:hAnsi="Times New Roman" w:cs="Times New Roman"/>
          <w:sz w:val="24"/>
          <w:szCs w:val="24"/>
        </w:rPr>
        <w:t>produced</w:t>
      </w:r>
      <w:r w:rsidR="00972113" w:rsidRPr="00972113">
        <w:rPr>
          <w:rFonts w:ascii="Times New Roman" w:hAnsi="Times New Roman" w:cs="Times New Roman"/>
          <w:sz w:val="24"/>
          <w:szCs w:val="24"/>
        </w:rPr>
        <w:t xml:space="preserve"> high accuracy and stability (Correlation Coefficient R=0.9999 and Average Absolute Relative Error ARRE=0.0232–1.0485) within the whole deformation range by calculating the fitness values of each individual in GA by the predictive error norm of the neural network.</w:t>
      </w:r>
      <w:r w:rsidR="00972113">
        <w:rPr>
          <w:rFonts w:ascii="Times New Roman" w:hAnsi="Times New Roman" w:cs="Times New Roman"/>
          <w:sz w:val="24"/>
          <w:szCs w:val="24"/>
        </w:rPr>
        <w:t xml:space="preserve"> Therefore</w:t>
      </w:r>
      <w:r w:rsidR="001930DC">
        <w:rPr>
          <w:rFonts w:ascii="Times New Roman" w:hAnsi="Times New Roman" w:cs="Times New Roman"/>
          <w:sz w:val="24"/>
          <w:szCs w:val="24"/>
        </w:rPr>
        <w:t xml:space="preserve">, </w:t>
      </w:r>
      <w:r w:rsidR="00B94A49">
        <w:rPr>
          <w:rFonts w:ascii="Times New Roman" w:hAnsi="Times New Roman" w:cs="Times New Roman"/>
          <w:sz w:val="24"/>
          <w:szCs w:val="24"/>
        </w:rPr>
        <w:t>ANN-GA model was</w:t>
      </w:r>
      <w:r w:rsidR="001930DC">
        <w:rPr>
          <w:rFonts w:ascii="Times New Roman" w:hAnsi="Times New Roman" w:cs="Times New Roman"/>
          <w:sz w:val="24"/>
          <w:szCs w:val="24"/>
        </w:rPr>
        <w:t xml:space="preserve"> found as</w:t>
      </w:r>
      <w:r w:rsidR="00B94A49">
        <w:rPr>
          <w:rFonts w:ascii="Times New Roman" w:hAnsi="Times New Roman" w:cs="Times New Roman"/>
          <w:sz w:val="24"/>
          <w:szCs w:val="24"/>
        </w:rPr>
        <w:t xml:space="preserve"> the most efficient and accurate model among three models because genetic algorithm (GA) can remove the uncertainty of ANN, improve its stability and accuracy</w:t>
      </w:r>
      <w:r w:rsidR="00E24DDE">
        <w:rPr>
          <w:rFonts w:ascii="Times New Roman" w:hAnsi="Times New Roman" w:cs="Times New Roman"/>
          <w:sz w:val="24"/>
          <w:szCs w:val="24"/>
        </w:rPr>
        <w:t xml:space="preserve"> by </w:t>
      </w:r>
      <w:r w:rsidR="00B94A49">
        <w:rPr>
          <w:rFonts w:ascii="Times New Roman" w:hAnsi="Times New Roman" w:cs="Times New Roman"/>
          <w:sz w:val="24"/>
          <w:szCs w:val="24"/>
        </w:rPr>
        <w:t>search</w:t>
      </w:r>
      <w:r w:rsidR="00E24DDE">
        <w:rPr>
          <w:rFonts w:ascii="Times New Roman" w:hAnsi="Times New Roman" w:cs="Times New Roman"/>
          <w:sz w:val="24"/>
          <w:szCs w:val="24"/>
        </w:rPr>
        <w:t>ing</w:t>
      </w:r>
      <w:r w:rsidR="00B94A49">
        <w:rPr>
          <w:rFonts w:ascii="Times New Roman" w:hAnsi="Times New Roman" w:cs="Times New Roman"/>
          <w:sz w:val="24"/>
          <w:szCs w:val="24"/>
        </w:rPr>
        <w:t xml:space="preserve"> for the optimal weight and threshold for ANN at the same time. </w:t>
      </w:r>
    </w:p>
    <w:p w14:paraId="51DB5155" w14:textId="52F123A6" w:rsidR="00B94A49" w:rsidRDefault="00AF76D2" w:rsidP="000C0414">
      <w:pPr>
        <w:widowControl w:val="0"/>
        <w:tabs>
          <w:tab w:val="left" w:pos="835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In</w:t>
      </w:r>
      <w:r w:rsidR="00B94A49">
        <w:rPr>
          <w:rFonts w:ascii="Times New Roman" w:hAnsi="Times New Roman" w:cs="Times New Roman"/>
          <w:sz w:val="24"/>
          <w:szCs w:val="24"/>
        </w:rPr>
        <w:t xml:space="preserve"> </w:t>
      </w:r>
      <w:r w:rsidR="00B94A49">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&lt;EndNote&gt;&lt;Cite&gt;&lt;Author&gt;Kermanpur&lt;/Author&gt;&lt;Year&gt;2007&lt;/Year&gt;&lt;RecNum&gt;652&lt;/RecNum&gt;&lt;DisplayText&gt;[66]&lt;/DisplayText&gt;&lt;record&gt;&lt;rec-number&gt;652&lt;/rec-number&gt;&lt;foreign-keys&gt;&lt;key app="EN" db-id="ese55x5vtzp0x6e9s9tpzwagt5re2t5sfaz5" timestamp="1552184674"&gt;652&lt;/key&gt;&lt;/foreign-keys&gt;&lt;ref-type name="Journal Article"&gt;17&lt;/ref-type&gt;&lt;contributors&gt;&lt;authors&gt;&lt;author&gt;Kermanpur, A.&lt;/author&gt;&lt;author&gt;Ebnonnasir, A.&lt;/author&gt;&lt;author&gt;Hedayati, M.&lt;/author&gt;&lt;/authors&gt;&lt;/contributors&gt;&lt;titles&gt;&lt;title&gt;A novel analytical–artificial neural network model to improve efficiency of high pressure descaling nozzles in hot strip rolling of steels&lt;/title&gt;&lt;secondary-title&gt;Materials Science and Technology&lt;/secondary-title&gt;&lt;/titles&gt;&lt;periodical&gt;&lt;full-title&gt;Materials Science and Technology&lt;/full-title&gt;&lt;/periodical&gt;&lt;pages&gt;951-957&lt;/pages&gt;&lt;volume&gt;23&lt;/volume&gt;&lt;number&gt;8&lt;/number&gt;&lt;dates&gt;&lt;year&gt;2007&lt;/year&gt;&lt;pub-dates&gt;&lt;date&gt;2007/08&lt;/date&gt;&lt;/pub-dates&gt;&lt;/dates&gt;&lt;publisher&gt;Informa UK Limited&lt;/publisher&gt;&lt;isbn&gt;0267-0836&amp;#xD;1743-2847&lt;/isbn&gt;&lt;urls&gt;&lt;related-urls&gt;&lt;url&gt;http://dx.doi.org/10.1179/174328407x213099&lt;/url&gt;&lt;/related-urls&gt;&lt;/urls&gt;&lt;electronic-resource-num&gt;10.1179/174328407x213099&lt;/electronic-resource-num&gt;&lt;/record&gt;&lt;/Cite&gt;&lt;/EndNote&gt;</w:instrText>
      </w:r>
      <w:r w:rsidR="00B94A49">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66" w:tooltip="Kermanpur, 2007 #652" w:history="1">
        <w:r w:rsidR="00604F54">
          <w:rPr>
            <w:rFonts w:ascii="Times New Roman" w:hAnsi="Times New Roman" w:cs="Times New Roman"/>
            <w:noProof/>
            <w:sz w:val="24"/>
            <w:szCs w:val="24"/>
          </w:rPr>
          <w:t>66</w:t>
        </w:r>
      </w:hyperlink>
      <w:r w:rsidR="00F5227B">
        <w:rPr>
          <w:rFonts w:ascii="Times New Roman" w:hAnsi="Times New Roman" w:cs="Times New Roman"/>
          <w:noProof/>
          <w:sz w:val="24"/>
          <w:szCs w:val="24"/>
        </w:rPr>
        <w:t>]</w:t>
      </w:r>
      <w:r w:rsidR="00B94A49">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Pr>
          <w:rFonts w:ascii="Times New Roman" w:hAnsi="Times New Roman" w:cs="Times New Roman"/>
          <w:sz w:val="24"/>
          <w:szCs w:val="24"/>
        </w:rPr>
        <w:t>Kermanpur</w:t>
      </w:r>
      <w:proofErr w:type="spellEnd"/>
      <w:r w:rsidR="005B52D4">
        <w:rPr>
          <w:rFonts w:ascii="Times New Roman" w:hAnsi="Times New Roman" w:cs="Times New Roman"/>
          <w:sz w:val="24"/>
          <w:szCs w:val="24"/>
        </w:rPr>
        <w:t xml:space="preserve"> </w:t>
      </w:r>
      <w:r w:rsidR="00F61457">
        <w:rPr>
          <w:rFonts w:ascii="Times New Roman" w:hAnsi="Times New Roman" w:cs="Times New Roman"/>
          <w:sz w:val="24"/>
          <w:szCs w:val="24"/>
        </w:rPr>
        <w:t>et al.,</w:t>
      </w:r>
      <w:r>
        <w:rPr>
          <w:rFonts w:ascii="Times New Roman" w:hAnsi="Times New Roman" w:cs="Times New Roman"/>
          <w:sz w:val="24"/>
          <w:szCs w:val="24"/>
        </w:rPr>
        <w:t xml:space="preserve"> (2007)</w:t>
      </w:r>
      <w:r w:rsidR="00B94A49">
        <w:rPr>
          <w:rFonts w:ascii="Times New Roman" w:hAnsi="Times New Roman" w:cs="Times New Roman"/>
          <w:sz w:val="24"/>
          <w:szCs w:val="24"/>
        </w:rPr>
        <w:t xml:space="preserve"> </w:t>
      </w:r>
      <w:r w:rsidR="00DA54D5">
        <w:rPr>
          <w:rFonts w:ascii="Times New Roman" w:hAnsi="Times New Roman" w:cs="Times New Roman"/>
          <w:sz w:val="24"/>
          <w:szCs w:val="24"/>
        </w:rPr>
        <w:t xml:space="preserve">used </w:t>
      </w:r>
      <w:r w:rsidR="00F832C3" w:rsidRPr="00F832C3">
        <w:rPr>
          <w:rFonts w:ascii="AdvP159C" w:hAnsi="AdvP159C"/>
          <w:color w:val="000000"/>
        </w:rPr>
        <w:t>steel strip</w:t>
      </w:r>
      <w:r w:rsidR="00F832C3" w:rsidRPr="00F832C3">
        <w:t xml:space="preserve"> </w:t>
      </w:r>
      <w:r w:rsidR="00DA54D5">
        <w:rPr>
          <w:rFonts w:ascii="Times New Roman" w:hAnsi="Times New Roman" w:cs="Times New Roman"/>
          <w:sz w:val="24"/>
          <w:szCs w:val="24"/>
        </w:rPr>
        <w:t>d</w:t>
      </w:r>
      <w:r w:rsidR="00DA54D5" w:rsidRPr="00DA54D5">
        <w:rPr>
          <w:rFonts w:ascii="Times New Roman" w:hAnsi="Times New Roman" w:cs="Times New Roman"/>
          <w:sz w:val="24"/>
          <w:szCs w:val="24"/>
        </w:rPr>
        <w:t xml:space="preserve">ata set from the hot strip mills of </w:t>
      </w:r>
      <w:proofErr w:type="spellStart"/>
      <w:r w:rsidR="00DA54D5" w:rsidRPr="00DA54D5">
        <w:rPr>
          <w:rFonts w:ascii="Times New Roman" w:hAnsi="Times New Roman" w:cs="Times New Roman"/>
          <w:sz w:val="24"/>
          <w:szCs w:val="24"/>
        </w:rPr>
        <w:t>Mobarakeh</w:t>
      </w:r>
      <w:proofErr w:type="spellEnd"/>
      <w:r w:rsidR="00DA54D5" w:rsidRPr="00DA54D5">
        <w:rPr>
          <w:rFonts w:ascii="Times New Roman" w:hAnsi="Times New Roman" w:cs="Times New Roman"/>
          <w:sz w:val="24"/>
          <w:szCs w:val="24"/>
        </w:rPr>
        <w:t xml:space="preserve"> Steel Complex to </w:t>
      </w:r>
      <w:r w:rsidR="00DA54D5">
        <w:rPr>
          <w:rFonts w:ascii="Times New Roman" w:hAnsi="Times New Roman" w:cs="Times New Roman"/>
          <w:sz w:val="24"/>
          <w:szCs w:val="24"/>
        </w:rPr>
        <w:t xml:space="preserve">construct </w:t>
      </w:r>
      <w:r w:rsidR="00B94A49">
        <w:rPr>
          <w:rFonts w:ascii="Times New Roman" w:hAnsi="Times New Roman" w:cs="Times New Roman"/>
          <w:sz w:val="24"/>
          <w:szCs w:val="24"/>
        </w:rPr>
        <w:t>a novel analytical predictive framework, named analytical–artificial neural network (AANN) model</w:t>
      </w:r>
      <w:r w:rsidR="00DA54D5" w:rsidRPr="00DA54D5">
        <w:t xml:space="preserve"> </w:t>
      </w:r>
      <w:r w:rsidR="00DA54D5">
        <w:t xml:space="preserve">to </w:t>
      </w:r>
      <w:r w:rsidR="00DA54D5" w:rsidRPr="00DA54D5">
        <w:rPr>
          <w:rFonts w:ascii="Times New Roman" w:hAnsi="Times New Roman" w:cs="Times New Roman"/>
          <w:sz w:val="24"/>
          <w:szCs w:val="24"/>
        </w:rPr>
        <w:t>estimate the spray impact</w:t>
      </w:r>
      <w:r w:rsidR="003E079D">
        <w:rPr>
          <w:rFonts w:ascii="Times New Roman" w:hAnsi="Times New Roman" w:cs="Times New Roman"/>
          <w:sz w:val="24"/>
          <w:szCs w:val="24"/>
        </w:rPr>
        <w:t xml:space="preserve"> from </w:t>
      </w:r>
      <w:r w:rsidR="003E079D" w:rsidRPr="003E079D">
        <w:rPr>
          <w:rFonts w:ascii="Times New Roman" w:hAnsi="Times New Roman" w:cs="Times New Roman"/>
          <w:sz w:val="24"/>
          <w:szCs w:val="24"/>
        </w:rPr>
        <w:t>spray angle, spray pressure, vertical spray height and</w:t>
      </w:r>
      <w:r w:rsidR="003E079D">
        <w:rPr>
          <w:rFonts w:ascii="Times New Roman" w:hAnsi="Times New Roman" w:cs="Times New Roman"/>
          <w:sz w:val="24"/>
          <w:szCs w:val="24"/>
        </w:rPr>
        <w:t xml:space="preserve"> </w:t>
      </w:r>
      <w:r w:rsidR="003E079D" w:rsidRPr="003E079D">
        <w:rPr>
          <w:rFonts w:ascii="Times New Roman" w:hAnsi="Times New Roman" w:cs="Times New Roman"/>
          <w:sz w:val="24"/>
          <w:szCs w:val="24"/>
        </w:rPr>
        <w:t>water flowrate</w:t>
      </w:r>
      <w:r w:rsidR="00DA54D5">
        <w:rPr>
          <w:rFonts w:ascii="Times New Roman" w:hAnsi="Times New Roman" w:cs="Times New Roman"/>
          <w:sz w:val="24"/>
          <w:szCs w:val="24"/>
        </w:rPr>
        <w:t>. The predictive model was coupled with Bayesian</w:t>
      </w:r>
      <w:r w:rsidR="00B94A49">
        <w:rPr>
          <w:rFonts w:ascii="Times New Roman" w:hAnsi="Times New Roman" w:cs="Times New Roman"/>
          <w:sz w:val="24"/>
          <w:szCs w:val="24"/>
        </w:rPr>
        <w:t xml:space="preserve"> </w:t>
      </w:r>
      <w:r w:rsidR="00DA54D5">
        <w:rPr>
          <w:rFonts w:ascii="Times New Roman" w:hAnsi="Times New Roman" w:cs="Times New Roman"/>
          <w:sz w:val="24"/>
          <w:szCs w:val="24"/>
        </w:rPr>
        <w:t xml:space="preserve">regularization </w:t>
      </w:r>
      <w:r w:rsidR="00DA54D5" w:rsidRPr="00DA54D5">
        <w:rPr>
          <w:rFonts w:ascii="Times New Roman" w:hAnsi="Times New Roman" w:cs="Times New Roman"/>
          <w:sz w:val="24"/>
          <w:szCs w:val="24"/>
        </w:rPr>
        <w:t>that can reduce the overfitting problem of Levenberg–Marquardt ANN learning algorithm and improve the network prediction ability for unseen data</w:t>
      </w:r>
      <w:r w:rsidR="00B94A49">
        <w:rPr>
          <w:rFonts w:ascii="Times New Roman" w:hAnsi="Times New Roman" w:cs="Times New Roman"/>
          <w:sz w:val="24"/>
          <w:szCs w:val="24"/>
        </w:rPr>
        <w:t>. The combined network can be used as a proper tool to evaluate the efficiency of a high pressure (HP) hydraulic descaling operation using flat spray nozzles in terms of achieving the highest spray impact under any process condition</w:t>
      </w:r>
      <w:r w:rsidR="003D6C95">
        <w:rPr>
          <w:rFonts w:ascii="Times New Roman" w:hAnsi="Times New Roman" w:cs="Times New Roman"/>
          <w:sz w:val="24"/>
          <w:szCs w:val="24"/>
        </w:rPr>
        <w:t>. W</w:t>
      </w:r>
      <w:r w:rsidR="00B94A49">
        <w:rPr>
          <w:rFonts w:ascii="Times New Roman" w:hAnsi="Times New Roman" w:cs="Times New Roman"/>
          <w:sz w:val="24"/>
          <w:szCs w:val="24"/>
        </w:rPr>
        <w:t xml:space="preserve">ith an optimal network </w:t>
      </w:r>
      <w:r w:rsidR="00B94A49" w:rsidRPr="007A7D58">
        <w:rPr>
          <w:rFonts w:ascii="Times New Roman" w:hAnsi="Times New Roman" w:cs="Times New Roman"/>
          <w:sz w:val="24"/>
          <w:szCs w:val="24"/>
        </w:rPr>
        <w:t>structure of one input layer with four input variables, two hidden layers and one output layer with one output variable</w:t>
      </w:r>
      <w:r w:rsidR="00B94A49">
        <w:rPr>
          <w:rFonts w:ascii="Times New Roman" w:hAnsi="Times New Roman" w:cs="Times New Roman"/>
          <w:sz w:val="24"/>
          <w:szCs w:val="24"/>
        </w:rPr>
        <w:t>, a maximum amount of output (spray impact)</w:t>
      </w:r>
      <w:r w:rsidR="003D6C95">
        <w:rPr>
          <w:rFonts w:ascii="Times New Roman" w:hAnsi="Times New Roman" w:cs="Times New Roman"/>
          <w:sz w:val="24"/>
          <w:szCs w:val="24"/>
        </w:rPr>
        <w:t xml:space="preserve"> was obtained</w:t>
      </w:r>
      <w:r w:rsidR="00B94A49">
        <w:rPr>
          <w:rFonts w:ascii="Times New Roman" w:hAnsi="Times New Roman" w:cs="Times New Roman"/>
          <w:sz w:val="24"/>
          <w:szCs w:val="24"/>
        </w:rPr>
        <w:t>.</w:t>
      </w:r>
      <w:r w:rsidR="000C0414" w:rsidRPr="000C0414">
        <w:t xml:space="preserve"> </w:t>
      </w:r>
      <w:r w:rsidR="000C0414" w:rsidRPr="000C0414">
        <w:rPr>
          <w:rFonts w:ascii="Times New Roman" w:hAnsi="Times New Roman" w:cs="Times New Roman"/>
          <w:sz w:val="24"/>
          <w:szCs w:val="24"/>
        </w:rPr>
        <w:t>The prediction result showed good agreement with correlation coefficient R</w:t>
      </w:r>
      <w:r w:rsidR="000C0414" w:rsidRPr="006D3722">
        <w:rPr>
          <w:rFonts w:ascii="Times New Roman" w:hAnsi="Times New Roman" w:cs="Times New Roman"/>
          <w:sz w:val="24"/>
          <w:szCs w:val="24"/>
          <w:vertAlign w:val="superscript"/>
        </w:rPr>
        <w:t>2</w:t>
      </w:r>
      <w:r w:rsidR="000C0414" w:rsidRPr="000C0414">
        <w:rPr>
          <w:rFonts w:ascii="Times New Roman" w:hAnsi="Times New Roman" w:cs="Times New Roman"/>
          <w:sz w:val="24"/>
          <w:szCs w:val="24"/>
        </w:rPr>
        <w:t xml:space="preserve"> of</w:t>
      </w:r>
      <w:r w:rsidR="000C0414">
        <w:rPr>
          <w:rFonts w:ascii="Times New Roman" w:hAnsi="Times New Roman" w:cs="Times New Roman"/>
          <w:sz w:val="24"/>
          <w:szCs w:val="24"/>
        </w:rPr>
        <w:t xml:space="preserve"> </w:t>
      </w:r>
      <w:r w:rsidR="000C0414" w:rsidRPr="000C0414">
        <w:rPr>
          <w:rFonts w:ascii="Times New Roman" w:hAnsi="Times New Roman" w:cs="Times New Roman"/>
          <w:sz w:val="24"/>
          <w:szCs w:val="24"/>
        </w:rPr>
        <w:t>0</w:t>
      </w:r>
      <w:r w:rsidR="000C0414">
        <w:rPr>
          <w:rFonts w:ascii="Times New Roman" w:hAnsi="Times New Roman" w:cs="Times New Roman"/>
          <w:sz w:val="24"/>
          <w:szCs w:val="24"/>
        </w:rPr>
        <w:t>.</w:t>
      </w:r>
      <w:r w:rsidR="000C0414" w:rsidRPr="000C0414">
        <w:rPr>
          <w:rFonts w:ascii="Times New Roman" w:hAnsi="Times New Roman" w:cs="Times New Roman"/>
          <w:sz w:val="24"/>
          <w:szCs w:val="24"/>
        </w:rPr>
        <w:t>992</w:t>
      </w:r>
      <w:r w:rsidR="000C0414">
        <w:rPr>
          <w:rFonts w:ascii="Times New Roman" w:hAnsi="Times New Roman" w:cs="Times New Roman"/>
          <w:sz w:val="24"/>
          <w:szCs w:val="24"/>
        </w:rPr>
        <w:t xml:space="preserve">. </w:t>
      </w:r>
      <w:r w:rsidR="007627C3" w:rsidRPr="00DA54D5">
        <w:rPr>
          <w:rFonts w:ascii="Times New Roman" w:hAnsi="Times New Roman" w:cs="Times New Roman"/>
          <w:sz w:val="24"/>
          <w:szCs w:val="24"/>
        </w:rPr>
        <w:t xml:space="preserve">In this </w:t>
      </w:r>
      <w:r w:rsidRPr="00DA54D5">
        <w:rPr>
          <w:rFonts w:ascii="Times New Roman" w:hAnsi="Times New Roman" w:cs="Times New Roman"/>
          <w:sz w:val="24"/>
          <w:szCs w:val="24"/>
        </w:rPr>
        <w:t>work,</w:t>
      </w:r>
      <w:r>
        <w:rPr>
          <w:rFonts w:ascii="AdvP159C" w:hAnsi="AdvP159C"/>
          <w:color w:val="000000"/>
        </w:rPr>
        <w:t xml:space="preserve"> </w:t>
      </w:r>
      <w:r>
        <w:rPr>
          <w:rFonts w:ascii="Times New Roman" w:hAnsi="Times New Roman" w:cs="Times New Roman"/>
          <w:sz w:val="24"/>
          <w:szCs w:val="24"/>
        </w:rPr>
        <w:t>sensitivity</w:t>
      </w:r>
      <w:r w:rsidR="00B94A49">
        <w:rPr>
          <w:rFonts w:ascii="Times New Roman" w:hAnsi="Times New Roman" w:cs="Times New Roman"/>
          <w:sz w:val="24"/>
          <w:szCs w:val="24"/>
        </w:rPr>
        <w:t xml:space="preserve"> analysis was </w:t>
      </w:r>
      <w:r w:rsidR="007627C3">
        <w:rPr>
          <w:rFonts w:ascii="Times New Roman" w:hAnsi="Times New Roman" w:cs="Times New Roman"/>
          <w:sz w:val="24"/>
          <w:szCs w:val="24"/>
        </w:rPr>
        <w:t xml:space="preserve">also </w:t>
      </w:r>
      <w:r w:rsidR="00B94A49">
        <w:rPr>
          <w:rFonts w:ascii="Times New Roman" w:hAnsi="Times New Roman" w:cs="Times New Roman"/>
          <w:sz w:val="24"/>
          <w:szCs w:val="24"/>
        </w:rPr>
        <w:t xml:space="preserve">carried out </w:t>
      </w:r>
      <w:r>
        <w:rPr>
          <w:rFonts w:ascii="Times New Roman" w:hAnsi="Times New Roman" w:cs="Times New Roman"/>
          <w:sz w:val="24"/>
          <w:szCs w:val="24"/>
        </w:rPr>
        <w:t>in which</w:t>
      </w:r>
      <w:r w:rsidR="00B94A49">
        <w:rPr>
          <w:rFonts w:ascii="Times New Roman" w:hAnsi="Times New Roman" w:cs="Times New Roman"/>
          <w:sz w:val="24"/>
          <w:szCs w:val="24"/>
        </w:rPr>
        <w:t xml:space="preserve"> input parameter spray angle result</w:t>
      </w:r>
      <w:r w:rsidR="005E78E4">
        <w:rPr>
          <w:rFonts w:ascii="Times New Roman" w:hAnsi="Times New Roman" w:cs="Times New Roman"/>
          <w:sz w:val="24"/>
          <w:szCs w:val="24"/>
        </w:rPr>
        <w:t>ed</w:t>
      </w:r>
      <w:r w:rsidR="00B94A49">
        <w:rPr>
          <w:rFonts w:ascii="Times New Roman" w:hAnsi="Times New Roman" w:cs="Times New Roman"/>
          <w:sz w:val="24"/>
          <w:szCs w:val="24"/>
        </w:rPr>
        <w:t xml:space="preserve"> in </w:t>
      </w:r>
      <w:r w:rsidR="00272071">
        <w:rPr>
          <w:rFonts w:ascii="Times New Roman" w:hAnsi="Times New Roman" w:cs="Times New Roman"/>
          <w:sz w:val="24"/>
          <w:szCs w:val="24"/>
        </w:rPr>
        <w:t>the</w:t>
      </w:r>
      <w:r w:rsidR="00B94A49">
        <w:rPr>
          <w:rFonts w:ascii="Times New Roman" w:hAnsi="Times New Roman" w:cs="Times New Roman"/>
          <w:sz w:val="24"/>
          <w:szCs w:val="24"/>
        </w:rPr>
        <w:t xml:space="preserve"> </w:t>
      </w:r>
      <w:r w:rsidR="00B94A49" w:rsidRPr="00D8568B">
        <w:rPr>
          <w:rFonts w:ascii="Times New Roman" w:hAnsi="Times New Roman" w:cs="Times New Roman"/>
          <w:sz w:val="24"/>
          <w:szCs w:val="24"/>
        </w:rPr>
        <w:t>high</w:t>
      </w:r>
      <w:r w:rsidR="00272071" w:rsidRPr="00365216">
        <w:rPr>
          <w:rFonts w:ascii="Times New Roman" w:hAnsi="Times New Roman" w:cs="Times New Roman"/>
          <w:sz w:val="24"/>
          <w:szCs w:val="24"/>
        </w:rPr>
        <w:t xml:space="preserve">est </w:t>
      </w:r>
      <w:r w:rsidR="00B31083">
        <w:rPr>
          <w:rFonts w:ascii="Times New Roman" w:hAnsi="Times New Roman" w:cs="Times New Roman"/>
          <w:sz w:val="24"/>
          <w:szCs w:val="24"/>
        </w:rPr>
        <w:t xml:space="preserve">influence on spray </w:t>
      </w:r>
      <w:r w:rsidR="00B94A49">
        <w:rPr>
          <w:rFonts w:ascii="Times New Roman" w:hAnsi="Times New Roman" w:cs="Times New Roman"/>
          <w:sz w:val="24"/>
          <w:szCs w:val="24"/>
        </w:rPr>
        <w:t xml:space="preserve">impact is followed by the spray height. The authors </w:t>
      </w:r>
      <w:r w:rsidR="00B94A49">
        <w:rPr>
          <w:rFonts w:ascii="Times New Roman" w:hAnsi="Times New Roman" w:cs="Times New Roman"/>
          <w:sz w:val="24"/>
          <w:szCs w:val="24"/>
        </w:rPr>
        <w:lastRenderedPageBreak/>
        <w:t>were also progressively using their current AANN model to predict the effect of all input parameters on the spray overlap.</w:t>
      </w:r>
    </w:p>
    <w:p w14:paraId="2C679874" w14:textId="3A4E9F98" w:rsidR="001930DC" w:rsidRDefault="001930DC"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recent works, we can see that there are many successful ANN applications in materials related problems. Herein, the hybrid system, the joint implementation of other computing methodologies </w:t>
      </w:r>
      <w:r w:rsidR="00F90D08">
        <w:rPr>
          <w:rFonts w:ascii="Times New Roman" w:hAnsi="Times New Roman" w:cs="Times New Roman"/>
          <w:sz w:val="24"/>
          <w:szCs w:val="24"/>
        </w:rPr>
        <w:t xml:space="preserve">in which </w:t>
      </w:r>
      <w:r>
        <w:rPr>
          <w:rFonts w:ascii="Times New Roman" w:hAnsi="Times New Roman" w:cs="Times New Roman"/>
          <w:sz w:val="24"/>
          <w:szCs w:val="24"/>
        </w:rPr>
        <w:t>ANN</w:t>
      </w:r>
      <w:r w:rsidR="00F90D08">
        <w:rPr>
          <w:rFonts w:ascii="Times New Roman" w:hAnsi="Times New Roman" w:cs="Times New Roman"/>
          <w:sz w:val="24"/>
          <w:szCs w:val="24"/>
        </w:rPr>
        <w:t xml:space="preserve"> plays in a major role</w:t>
      </w:r>
      <w:r>
        <w:rPr>
          <w:rFonts w:ascii="Times New Roman" w:hAnsi="Times New Roman" w:cs="Times New Roman"/>
          <w:sz w:val="24"/>
          <w:szCs w:val="24"/>
        </w:rPr>
        <w:t>, can make</w:t>
      </w:r>
      <w:r w:rsidR="00AF76D2">
        <w:rPr>
          <w:rFonts w:ascii="Times New Roman" w:hAnsi="Times New Roman" w:cs="Times New Roman"/>
          <w:sz w:val="24"/>
          <w:szCs w:val="24"/>
        </w:rPr>
        <w:t xml:space="preserve"> </w:t>
      </w:r>
      <w:r w:rsidR="008F50B2">
        <w:rPr>
          <w:rFonts w:ascii="Times New Roman" w:hAnsi="Times New Roman" w:cs="Times New Roman"/>
          <w:sz w:val="24"/>
          <w:szCs w:val="24"/>
        </w:rPr>
        <w:t xml:space="preserve">more </w:t>
      </w:r>
      <w:r w:rsidR="00AF76D2">
        <w:rPr>
          <w:rFonts w:ascii="Times New Roman" w:hAnsi="Times New Roman" w:cs="Times New Roman"/>
          <w:sz w:val="24"/>
          <w:szCs w:val="24"/>
        </w:rPr>
        <w:t>satisfactory</w:t>
      </w:r>
      <w:r>
        <w:rPr>
          <w:rFonts w:ascii="Times New Roman" w:hAnsi="Times New Roman" w:cs="Times New Roman"/>
          <w:sz w:val="24"/>
          <w:szCs w:val="24"/>
        </w:rPr>
        <w:t xml:space="preserve"> improvement </w:t>
      </w:r>
      <w:r w:rsidR="00AF76D2">
        <w:rPr>
          <w:rFonts w:ascii="Times New Roman" w:hAnsi="Times New Roman" w:cs="Times New Roman"/>
          <w:sz w:val="24"/>
          <w:szCs w:val="24"/>
        </w:rPr>
        <w:t>in ANN performance compared to simple ANN model alone.</w:t>
      </w:r>
      <w:r>
        <w:rPr>
          <w:rFonts w:ascii="Times New Roman" w:hAnsi="Times New Roman" w:cs="Times New Roman"/>
          <w:sz w:val="24"/>
          <w:szCs w:val="24"/>
        </w:rPr>
        <w:t xml:space="preserve"> </w:t>
      </w:r>
    </w:p>
    <w:p w14:paraId="6B17F221" w14:textId="77777777" w:rsidR="00CF1552" w:rsidRDefault="00205DC2" w:rsidP="006D3722">
      <w:pPr>
        <w:pStyle w:val="2"/>
        <w:spacing w:after="240"/>
      </w:pPr>
      <w:r>
        <w:t>Other Powerful ANN Models in Materials Applications</w:t>
      </w:r>
    </w:p>
    <w:p w14:paraId="02709A1C" w14:textId="20EF9B9C" w:rsidR="009349F5" w:rsidRDefault="00C57112"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sz w:val="24"/>
          <w:szCs w:val="24"/>
        </w:rPr>
        <w:t>The other</w:t>
      </w:r>
      <w:r w:rsidR="00205DC2">
        <w:rPr>
          <w:rFonts w:ascii="Times New Roman" w:hAnsi="Times New Roman" w:cs="Times New Roman"/>
          <w:sz w:val="24"/>
          <w:szCs w:val="24"/>
        </w:rPr>
        <w:t xml:space="preserve"> powerful and efficient neural network models rather than multilayer </w:t>
      </w:r>
      <w:r w:rsidR="00980269">
        <w:rPr>
          <w:rFonts w:ascii="Times New Roman" w:hAnsi="Times New Roman" w:cs="Times New Roman" w:hint="eastAsia"/>
          <w:sz w:val="24"/>
          <w:szCs w:val="24"/>
        </w:rPr>
        <w:t>BPNN</w:t>
      </w:r>
      <w:r w:rsidR="00205DC2">
        <w:rPr>
          <w:rFonts w:ascii="Times New Roman" w:hAnsi="Times New Roman" w:cs="Times New Roman"/>
          <w:sz w:val="24"/>
          <w:szCs w:val="24"/>
        </w:rPr>
        <w:t xml:space="preserve"> </w:t>
      </w:r>
      <w:r w:rsidR="00676B9D">
        <w:rPr>
          <w:rFonts w:ascii="Times New Roman" w:hAnsi="Times New Roman" w:cs="Times New Roman" w:hint="eastAsia"/>
          <w:sz w:val="24"/>
          <w:szCs w:val="24"/>
        </w:rPr>
        <w:t xml:space="preserve">have </w:t>
      </w:r>
      <w:r w:rsidR="00205DC2">
        <w:rPr>
          <w:rFonts w:ascii="Times New Roman" w:hAnsi="Times New Roman" w:cs="Times New Roman"/>
          <w:sz w:val="24"/>
          <w:szCs w:val="24"/>
        </w:rPr>
        <w:t xml:space="preserve">also </w:t>
      </w:r>
      <w:r w:rsidR="00676B9D">
        <w:rPr>
          <w:rFonts w:ascii="Times New Roman" w:hAnsi="Times New Roman" w:cs="Times New Roman" w:hint="eastAsia"/>
          <w:sz w:val="24"/>
          <w:szCs w:val="24"/>
        </w:rPr>
        <w:t>brought</w:t>
      </w:r>
      <w:r w:rsidR="00205DC2">
        <w:rPr>
          <w:rFonts w:ascii="Times New Roman" w:hAnsi="Times New Roman" w:cs="Times New Roman"/>
          <w:sz w:val="24"/>
          <w:szCs w:val="24"/>
        </w:rPr>
        <w:t xml:space="preserve"> </w:t>
      </w:r>
      <w:r w:rsidR="0027288F">
        <w:rPr>
          <w:rFonts w:ascii="Times New Roman" w:hAnsi="Times New Roman" w:cs="Times New Roman"/>
          <w:sz w:val="24"/>
          <w:szCs w:val="24"/>
        </w:rPr>
        <w:t>successful</w:t>
      </w:r>
      <w:r w:rsidR="00205DC2">
        <w:rPr>
          <w:rFonts w:ascii="Times New Roman" w:hAnsi="Times New Roman" w:cs="Times New Roman"/>
          <w:sz w:val="24"/>
          <w:szCs w:val="24"/>
        </w:rPr>
        <w:t xml:space="preserve"> </w:t>
      </w:r>
      <w:r w:rsidR="005A59A0">
        <w:rPr>
          <w:rFonts w:ascii="Times New Roman" w:hAnsi="Times New Roman" w:cs="Times New Roman"/>
          <w:sz w:val="24"/>
          <w:szCs w:val="24"/>
        </w:rPr>
        <w:t>predi</w:t>
      </w:r>
      <w:r w:rsidR="00C220B8">
        <w:rPr>
          <w:rFonts w:ascii="Times New Roman" w:hAnsi="Times New Roman" w:cs="Times New Roman"/>
          <w:sz w:val="24"/>
          <w:szCs w:val="24"/>
        </w:rPr>
        <w:t>c</w:t>
      </w:r>
      <w:r w:rsidR="005A59A0">
        <w:rPr>
          <w:rFonts w:ascii="Times New Roman" w:hAnsi="Times New Roman" w:cs="Times New Roman"/>
          <w:sz w:val="24"/>
          <w:szCs w:val="24"/>
        </w:rPr>
        <w:t xml:space="preserve">tion </w:t>
      </w:r>
      <w:r w:rsidR="00205DC2">
        <w:rPr>
          <w:rFonts w:ascii="Times New Roman" w:hAnsi="Times New Roman" w:cs="Times New Roman"/>
          <w:sz w:val="24"/>
          <w:szCs w:val="24"/>
        </w:rPr>
        <w:t>results in recent works</w:t>
      </w:r>
      <w:r w:rsidR="004E6FBA">
        <w:rPr>
          <w:rFonts w:ascii="Times New Roman" w:hAnsi="Times New Roman" w:cs="Times New Roman"/>
          <w:sz w:val="24"/>
          <w:szCs w:val="24"/>
        </w:rPr>
        <w:t xml:space="preserve"> to determine </w:t>
      </w:r>
      <w:r w:rsidR="00B94A49">
        <w:rPr>
          <w:rFonts w:ascii="Times New Roman" w:hAnsi="Times New Roman" w:cs="Times New Roman"/>
          <w:sz w:val="24"/>
          <w:szCs w:val="24"/>
        </w:rPr>
        <w:t xml:space="preserve">the tensile mechanical properties of materials. </w:t>
      </w:r>
      <w:r w:rsidR="00205DC2">
        <w:rPr>
          <w:rFonts w:ascii="Times New Roman" w:hAnsi="Times New Roman" w:cs="Times New Roman"/>
          <w:noProof/>
          <w:sz w:val="24"/>
          <w:szCs w:val="24"/>
        </w:rPr>
        <w:t>Yilmaz and Ertunc</w:t>
      </w:r>
      <w:r w:rsidR="005A59A0">
        <w:rPr>
          <w:rFonts w:ascii="Times New Roman" w:hAnsi="Times New Roman" w:cs="Times New Roman"/>
          <w:noProof/>
          <w:sz w:val="24"/>
          <w:szCs w:val="24"/>
        </w:rPr>
        <w:t xml:space="preserve"> (2007)</w:t>
      </w:r>
      <w:r w:rsidR="00205DC2">
        <w:rPr>
          <w:rFonts w:ascii="Times New Roman" w:hAnsi="Times New Roman" w:cs="Times New Roman"/>
          <w:noProof/>
          <w:sz w:val="24"/>
          <w:szCs w:val="24"/>
        </w:rPr>
        <w:t xml:space="preserve"> </w:t>
      </w:r>
      <w:r w:rsidR="00205DC2">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&lt;EndNote&gt;&lt;Cite&gt;&lt;Author&gt;Yilmaz&lt;/Author&gt;&lt;Year&gt;2007&lt;/Year&gt;&lt;RecNum&gt;65&lt;/RecNum&gt;&lt;DisplayText&gt;[49]&lt;/DisplayText&gt;&lt;record&gt;&lt;rec-number&gt;65&lt;/rec-number&gt;&lt;foreign-keys&gt;&lt;key app="EN" db-id="909v2wsdarxet0er2papedrtdfde0xxra5af" timestamp="1560339671"&gt;65&lt;/key&gt;&lt;/foreign-keys&gt;&lt;ref-type name="Journal Article"&gt;17&lt;/ref-type&gt;&lt;contributors&gt;&lt;authors&gt;&lt;author&gt;Yilmaz, Muharrem&lt;/author&gt;&lt;author&gt;Ertunc, H. Metin&lt;/author&gt;&lt;/authors&gt;&lt;/contributors&gt;&lt;titles&gt;&lt;title&gt;The prediction of mechanical behavior for steel wires and cord materials using neural networks&lt;/title&gt;&lt;secondary-title&gt;Materials &amp;amp; Design&lt;/secondary-title&gt;&lt;/titles&gt;&lt;periodical&gt;&lt;full-title&gt;Materials &amp;amp; Design&lt;/full-title&gt;&lt;/periodical&gt;&lt;pages&gt;599-608&lt;/pages&gt;&lt;volume&gt;28&lt;/volume&gt;&lt;number&gt;2&lt;/number&gt;&lt;dates&gt;&lt;year&gt;2007&lt;/year&gt;&lt;pub-dates&gt;&lt;date&gt;2007/01&lt;/date&gt;&lt;/pub-dates&gt;&lt;/dates&gt;&lt;publisher&gt;Elsevier BV&lt;/publisher&gt;&lt;isbn&gt;0261-3069&lt;/isbn&gt;&lt;urls&gt;&lt;related-urls&gt;&lt;url&gt;http://dx.doi.org/10.1016/j.matdes.2005.07.016&lt;/url&gt;&lt;/related-urls&gt;&lt;/urls&gt;&lt;electronic-resource-num&gt;10.1016/j.matdes.2005.07.016&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9" w:tooltip="Yilmaz, 2007 #65" w:history="1">
        <w:r w:rsidR="00604F54">
          <w:rPr>
            <w:rFonts w:ascii="Times New Roman" w:hAnsi="Times New Roman" w:cs="Times New Roman"/>
            <w:noProof/>
            <w:sz w:val="24"/>
            <w:szCs w:val="24"/>
          </w:rPr>
          <w:t>49</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introduced a</w:t>
      </w:r>
      <w:bookmarkStart w:id="62" w:name="_Hlk9819533"/>
      <w:r w:rsidR="009D0955">
        <w:rPr>
          <w:rFonts w:ascii="Times New Roman" w:hAnsi="Times New Roman" w:cs="Times New Roman"/>
          <w:noProof/>
          <w:sz w:val="24"/>
          <w:szCs w:val="24"/>
        </w:rPr>
        <w:t xml:space="preserve"> </w:t>
      </w:r>
      <w:r w:rsidR="00205DC2">
        <w:rPr>
          <w:rFonts w:ascii="Times New Roman" w:hAnsi="Times New Roman" w:cs="Times New Roman"/>
          <w:noProof/>
          <w:sz w:val="24"/>
          <w:szCs w:val="24"/>
        </w:rPr>
        <w:t>neural network</w:t>
      </w:r>
      <w:r w:rsidR="009D0955">
        <w:rPr>
          <w:rFonts w:ascii="Times New Roman" w:hAnsi="Times New Roman" w:cs="Times New Roman"/>
          <w:noProof/>
          <w:sz w:val="24"/>
          <w:szCs w:val="24"/>
        </w:rPr>
        <w:t xml:space="preserve"> </w:t>
      </w:r>
      <w:bookmarkEnd w:id="62"/>
      <w:r w:rsidR="009D0955">
        <w:rPr>
          <w:rFonts w:ascii="Times New Roman" w:hAnsi="Times New Roman" w:cs="Times New Roman"/>
          <w:noProof/>
          <w:sz w:val="24"/>
          <w:szCs w:val="24"/>
        </w:rPr>
        <w:t>model</w:t>
      </w:r>
      <w:r w:rsidR="00205DC2">
        <w:rPr>
          <w:rFonts w:ascii="Times New Roman" w:hAnsi="Times New Roman" w:cs="Times New Roman"/>
          <w:noProof/>
          <w:sz w:val="24"/>
          <w:szCs w:val="24"/>
        </w:rPr>
        <w:t xml:space="preserve">, named </w:t>
      </w:r>
      <w:r w:rsidR="009D0955" w:rsidRPr="009D0955">
        <w:rPr>
          <w:rFonts w:ascii="Times New Roman" w:hAnsi="Times New Roman" w:cs="Times New Roman"/>
          <w:noProof/>
          <w:sz w:val="24"/>
          <w:szCs w:val="24"/>
        </w:rPr>
        <w:t xml:space="preserve">generalized regression neural network </w:t>
      </w:r>
      <w:r w:rsidR="009D0955">
        <w:rPr>
          <w:rFonts w:ascii="Times New Roman" w:hAnsi="Times New Roman" w:cs="Times New Roman"/>
          <w:noProof/>
          <w:sz w:val="24"/>
          <w:szCs w:val="24"/>
        </w:rPr>
        <w:t>(</w:t>
      </w:r>
      <w:r w:rsidR="00205DC2">
        <w:rPr>
          <w:rFonts w:ascii="Times New Roman" w:hAnsi="Times New Roman" w:cs="Times New Roman"/>
          <w:noProof/>
          <w:sz w:val="24"/>
          <w:szCs w:val="24"/>
        </w:rPr>
        <w:t>GRNN</w:t>
      </w:r>
      <w:r w:rsidR="009D0955">
        <w:rPr>
          <w:rFonts w:ascii="Times New Roman" w:hAnsi="Times New Roman" w:cs="Times New Roman"/>
          <w:noProof/>
          <w:sz w:val="24"/>
          <w:szCs w:val="24"/>
        </w:rPr>
        <w:t>)</w:t>
      </w:r>
      <w:r w:rsidR="00205DC2">
        <w:rPr>
          <w:rFonts w:ascii="Times New Roman" w:hAnsi="Times New Roman" w:cs="Times New Roman"/>
          <w:noProof/>
          <w:sz w:val="24"/>
          <w:szCs w:val="24"/>
        </w:rPr>
        <w:t>, to predict tensile strength of steel wires by using all the production parameters (the amount of carbon, ferrite and inclusions) and the diameter of steel wires. That approach was constructed with four layers:</w:t>
      </w:r>
      <w:r w:rsidR="00F15E7D">
        <w:rPr>
          <w:rFonts w:ascii="Times New Roman" w:hAnsi="Times New Roman" w:cs="Times New Roman"/>
          <w:noProof/>
          <w:sz w:val="24"/>
          <w:szCs w:val="24"/>
        </w:rPr>
        <w:t xml:space="preserve"> </w:t>
      </w:r>
      <w:r w:rsidR="00205DC2">
        <w:rPr>
          <w:rFonts w:ascii="Times New Roman" w:hAnsi="Times New Roman" w:cs="Times New Roman"/>
          <w:noProof/>
          <w:sz w:val="24"/>
          <w:szCs w:val="24"/>
        </w:rPr>
        <w:t>input layer, a layer of radial basis centers, a linear layer of regression unit and the output layer</w:t>
      </w:r>
      <w:r w:rsidR="00205DC2">
        <w:rPr>
          <w:rFonts w:ascii="Times New Roman" w:hAnsi="Times New Roman" w:cs="Times New Roman" w:hint="eastAsia"/>
          <w:noProof/>
          <w:sz w:val="24"/>
          <w:szCs w:val="24"/>
        </w:rPr>
        <w:t>.</w:t>
      </w:r>
      <w:r w:rsidR="0012088E">
        <w:rPr>
          <w:rFonts w:ascii="Times New Roman" w:hAnsi="Times New Roman" w:cs="Times New Roman"/>
          <w:noProof/>
          <w:sz w:val="24"/>
          <w:szCs w:val="24"/>
        </w:rPr>
        <w:t xml:space="preserve"> A</w:t>
      </w:r>
      <w:r w:rsidR="00205DC2" w:rsidRPr="00CA4A0F">
        <w:rPr>
          <w:rFonts w:ascii="Times New Roman" w:hAnsi="Times New Roman" w:cs="Times New Roman"/>
          <w:noProof/>
          <w:sz w:val="24"/>
          <w:szCs w:val="24"/>
        </w:rPr>
        <w:t xml:space="preserve"> very good statistical performance with a 0.96 correlation coefficient </w:t>
      </w:r>
      <w:r w:rsidR="00205DC2" w:rsidRPr="00D8568B">
        <w:rPr>
          <w:rFonts w:ascii="Times New Roman" w:hAnsi="Times New Roman" w:cs="Times New Roman"/>
          <w:noProof/>
          <w:sz w:val="24"/>
          <w:szCs w:val="24"/>
        </w:rPr>
        <w:t xml:space="preserve">between the </w:t>
      </w:r>
      <w:r w:rsidR="0012088E" w:rsidRPr="00365216">
        <w:rPr>
          <w:rFonts w:ascii="Times New Roman" w:hAnsi="Times New Roman" w:cs="Times New Roman"/>
          <w:noProof/>
          <w:sz w:val="24"/>
          <w:szCs w:val="24"/>
        </w:rPr>
        <w:t>target</w:t>
      </w:r>
      <w:r w:rsidR="00205DC2" w:rsidRPr="00365216">
        <w:rPr>
          <w:rFonts w:ascii="Times New Roman" w:hAnsi="Times New Roman" w:cs="Times New Roman"/>
          <w:noProof/>
          <w:sz w:val="24"/>
          <w:szCs w:val="24"/>
        </w:rPr>
        <w:t xml:space="preserve"> data and the predicted output </w:t>
      </w:r>
      <w:r w:rsidR="0012088E">
        <w:rPr>
          <w:rFonts w:ascii="Times New Roman" w:hAnsi="Times New Roman" w:cs="Times New Roman"/>
          <w:noProof/>
          <w:sz w:val="24"/>
          <w:szCs w:val="24"/>
        </w:rPr>
        <w:t>have demonstrated</w:t>
      </w:r>
      <w:r w:rsidR="00205DC2">
        <w:rPr>
          <w:rFonts w:ascii="Times New Roman" w:hAnsi="Times New Roman" w:cs="Times New Roman"/>
          <w:noProof/>
          <w:sz w:val="24"/>
          <w:szCs w:val="24"/>
        </w:rPr>
        <w:t xml:space="preserve"> </w:t>
      </w:r>
      <w:r w:rsidR="0012088E">
        <w:rPr>
          <w:rFonts w:ascii="Times New Roman" w:hAnsi="Times New Roman" w:cs="Times New Roman"/>
          <w:noProof/>
          <w:sz w:val="24"/>
          <w:szCs w:val="24"/>
        </w:rPr>
        <w:t xml:space="preserve">the result of </w:t>
      </w:r>
      <w:r w:rsidR="00205DC2">
        <w:rPr>
          <w:rFonts w:ascii="Times New Roman" w:hAnsi="Times New Roman" w:cs="Times New Roman"/>
          <w:noProof/>
          <w:sz w:val="24"/>
          <w:szCs w:val="24"/>
        </w:rPr>
        <w:t>good agreement</w:t>
      </w:r>
      <w:r w:rsidR="0012088E">
        <w:rPr>
          <w:rFonts w:ascii="Times New Roman" w:hAnsi="Times New Roman" w:cs="Times New Roman"/>
          <w:noProof/>
          <w:sz w:val="24"/>
          <w:szCs w:val="24"/>
        </w:rPr>
        <w:t xml:space="preserve"> to determin</w:t>
      </w:r>
      <w:r w:rsidR="00272071">
        <w:rPr>
          <w:rFonts w:ascii="Times New Roman" w:hAnsi="Times New Roman" w:cs="Times New Roman"/>
          <w:noProof/>
          <w:sz w:val="24"/>
          <w:szCs w:val="24"/>
        </w:rPr>
        <w:t>e</w:t>
      </w:r>
      <w:r w:rsidR="0012088E">
        <w:rPr>
          <w:rFonts w:ascii="Times New Roman" w:hAnsi="Times New Roman" w:cs="Times New Roman"/>
          <w:noProof/>
          <w:sz w:val="24"/>
          <w:szCs w:val="24"/>
        </w:rPr>
        <w:t xml:space="preserve"> the tensile strength of steel</w:t>
      </w:r>
      <w:r w:rsidR="00CA4A0F">
        <w:rPr>
          <w:rFonts w:ascii="Times New Roman" w:hAnsi="Times New Roman" w:cs="Times New Roman"/>
          <w:noProof/>
          <w:sz w:val="24"/>
          <w:szCs w:val="24"/>
        </w:rPr>
        <w:t xml:space="preserve"> with  high</w:t>
      </w:r>
      <w:r w:rsidR="00205DC2">
        <w:rPr>
          <w:rFonts w:ascii="Times New Roman" w:hAnsi="Times New Roman" w:cs="Times New Roman"/>
          <w:noProof/>
          <w:sz w:val="24"/>
          <w:szCs w:val="24"/>
        </w:rPr>
        <w:t xml:space="preserve"> accuracy and reliability.</w:t>
      </w:r>
    </w:p>
    <w:p w14:paraId="09083C2D" w14:textId="16E35E39" w:rsidR="006A3877" w:rsidRDefault="0027288F"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Kappatos</w:t>
      </w:r>
      <w:r w:rsidR="00F61457">
        <w:rPr>
          <w:rFonts w:ascii="Times New Roman" w:hAnsi="Times New Roman" w:cs="Times New Roman"/>
          <w:noProof/>
          <w:sz w:val="24"/>
          <w:szCs w:val="24"/>
        </w:rPr>
        <w:t xml:space="preserve"> </w:t>
      </w:r>
      <w:r>
        <w:rPr>
          <w:rFonts w:ascii="Times New Roman" w:hAnsi="Times New Roman" w:cs="Times New Roman"/>
          <w:noProof/>
          <w:sz w:val="24"/>
          <w:szCs w:val="24"/>
        </w:rPr>
        <w:t>et al.</w:t>
      </w:r>
      <w:r w:rsidR="00F15E7D">
        <w:rPr>
          <w:rFonts w:ascii="Times New Roman" w:hAnsi="Times New Roman" w:cs="Times New Roman"/>
          <w:noProof/>
          <w:sz w:val="24"/>
          <w:szCs w:val="24"/>
        </w:rPr>
        <w:t>,</w:t>
      </w:r>
      <w:r>
        <w:rPr>
          <w:rFonts w:ascii="Times New Roman" w:hAnsi="Times New Roman" w:cs="Times New Roman"/>
          <w:noProof/>
          <w:sz w:val="24"/>
          <w:szCs w:val="24"/>
        </w:rPr>
        <w:t xml:space="preserve"> (2010) </w:t>
      </w:r>
      <w:r w:rsidRPr="00CA4A0F">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&lt;EndNote&gt;&lt;Cite&gt;&lt;Author&gt;Kappatos&lt;/Author&gt;&lt;Year&gt;2010&lt;/Year&gt;&lt;RecNum&gt;21&lt;/RecNum&gt;&lt;DisplayText&gt;[23]&lt;/DisplayText&gt;&lt;record&gt;&lt;rec-number&gt;21&lt;/rec-number&gt;&lt;foreign-keys&gt;&lt;key app="EN" db-id="909v2wsdarxet0er2papedrtdfde0xxra5af" timestamp="1560339634"&gt;21&lt;/key&gt;&lt;/foreign-keys&gt;&lt;ref-type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Pr="00CA4A0F">
        <w:rPr>
          <w:rFonts w:ascii="Times New Roman" w:hAnsi="Times New Roman" w:cs="Times New Roman"/>
          <w:noProof/>
          <w:sz w:val="24"/>
          <w:szCs w:val="24"/>
        </w:rPr>
        <w:fldChar w:fldCharType="separate"/>
      </w:r>
      <w:r w:rsidR="00604F54">
        <w:rPr>
          <w:rFonts w:ascii="Times New Roman" w:hAnsi="Times New Roman" w:cs="Times New Roman"/>
          <w:noProof/>
          <w:sz w:val="24"/>
          <w:szCs w:val="24"/>
        </w:rPr>
        <w:t>[</w:t>
      </w:r>
      <w:hyperlink w:anchor="_ENREF_23" w:tooltip="Kappatos, 2010 #21" w:history="1">
        <w:r w:rsidR="00604F54">
          <w:rPr>
            <w:rFonts w:ascii="Times New Roman" w:hAnsi="Times New Roman" w:cs="Times New Roman"/>
            <w:noProof/>
            <w:sz w:val="24"/>
            <w:szCs w:val="24"/>
          </w:rPr>
          <w:t>23</w:t>
        </w:r>
      </w:hyperlink>
      <w:r w:rsidR="00604F54">
        <w:rPr>
          <w:rFonts w:ascii="Times New Roman" w:hAnsi="Times New Roman" w:cs="Times New Roman"/>
          <w:noProof/>
          <w:sz w:val="24"/>
          <w:szCs w:val="24"/>
        </w:rPr>
        <w:t>]</w:t>
      </w:r>
      <w:r w:rsidRPr="00CA4A0F">
        <w:rPr>
          <w:rFonts w:ascii="Times New Roman" w:hAnsi="Times New Roman" w:cs="Times New Roman"/>
          <w:noProof/>
          <w:sz w:val="24"/>
          <w:szCs w:val="24"/>
        </w:rPr>
        <w:fldChar w:fldCharType="end"/>
      </w:r>
      <w:r w:rsidRPr="00CA4A0F">
        <w:rPr>
          <w:rFonts w:ascii="Times New Roman" w:hAnsi="Times New Roman" w:cs="Times New Roman"/>
          <w:noProof/>
          <w:sz w:val="24"/>
          <w:szCs w:val="24"/>
        </w:rPr>
        <w:t xml:space="preserve"> adopted a</w:t>
      </w:r>
      <w:r>
        <w:rPr>
          <w:rFonts w:ascii="Times New Roman" w:hAnsi="Times New Roman" w:cs="Times New Roman"/>
          <w:noProof/>
          <w:sz w:val="24"/>
          <w:szCs w:val="24"/>
        </w:rPr>
        <w:t xml:space="preserve"> radial basis function (RBF) neural network, one of the mostly used feed forward network models after multilayer network, to assess the effect of existing corrosion damage on the tensile behaviour of the wrought magnesium alloy AZ31 by predicting the time dependency of the tensile mechanical properties degradation. The data used to train the network was derived from extensive experimental investigation. The authors used only two input parameters (pit depth and pitting density) that had </w:t>
      </w:r>
      <w:r w:rsidRPr="00141C94">
        <w:rPr>
          <w:rFonts w:ascii="Times New Roman" w:hAnsi="Times New Roman" w:cs="Times New Roman"/>
          <w:noProof/>
          <w:sz w:val="24"/>
          <w:szCs w:val="24"/>
        </w:rPr>
        <w:t>stronger discriminant capability</w:t>
      </w:r>
      <w:r>
        <w:rPr>
          <w:rFonts w:ascii="Times New Roman" w:hAnsi="Times New Roman" w:cs="Times New Roman"/>
          <w:noProof/>
          <w:sz w:val="24"/>
          <w:szCs w:val="24"/>
        </w:rPr>
        <w:t xml:space="preserve"> on output (</w:t>
      </w:r>
      <w:r w:rsidRPr="00141C94">
        <w:rPr>
          <w:rFonts w:ascii="Times New Roman" w:hAnsi="Times New Roman" w:cs="Times New Roman"/>
          <w:noProof/>
          <w:sz w:val="24"/>
          <w:szCs w:val="24"/>
        </w:rPr>
        <w:t xml:space="preserve">elongation of fracture </w:t>
      </w:r>
      <w:r>
        <w:rPr>
          <w:rFonts w:ascii="Times New Roman" w:hAnsi="Times New Roman" w:cs="Times New Roman"/>
          <w:noProof/>
          <w:sz w:val="24"/>
          <w:szCs w:val="24"/>
        </w:rPr>
        <w:t xml:space="preserve">and </w:t>
      </w:r>
      <w:r w:rsidRPr="00141C94">
        <w:rPr>
          <w:rFonts w:ascii="Times New Roman" w:hAnsi="Times New Roman" w:cs="Times New Roman"/>
          <w:noProof/>
          <w:sz w:val="24"/>
          <w:szCs w:val="24"/>
        </w:rPr>
        <w:t>ultimate tensile strength</w:t>
      </w:r>
      <w:r>
        <w:rPr>
          <w:rFonts w:ascii="Times New Roman" w:hAnsi="Times New Roman" w:cs="Times New Roman"/>
          <w:noProof/>
          <w:sz w:val="24"/>
          <w:szCs w:val="24"/>
        </w:rPr>
        <w:t xml:space="preserve">). Although there was no need to determine the number of hidden layers for RBF, </w:t>
      </w:r>
      <w:r w:rsidRPr="00141C94">
        <w:rPr>
          <w:rFonts w:ascii="Times New Roman" w:hAnsi="Times New Roman" w:cs="Times New Roman"/>
          <w:noProof/>
          <w:sz w:val="24"/>
          <w:szCs w:val="24"/>
        </w:rPr>
        <w:t>extensive trials were carried out to determine the optimum number of hidden neurons to achieve the best prediction accuracy</w:t>
      </w:r>
      <w:r>
        <w:rPr>
          <w:rFonts w:ascii="Times New Roman" w:hAnsi="Times New Roman" w:cs="Times New Roman"/>
          <w:noProof/>
          <w:sz w:val="24"/>
          <w:szCs w:val="24"/>
        </w:rPr>
        <w:t xml:space="preserve">. Conventional linear modelling techniques fully optimized the simple linear transformation at the output layer of RBF network. Greater RBF networks with 40 and 20 hidden neurons gave higher prediction accuracy </w:t>
      </w:r>
      <w:r w:rsidRPr="00CA4A0F">
        <w:rPr>
          <w:rFonts w:ascii="Times New Roman" w:hAnsi="Times New Roman" w:cs="Times New Roman"/>
          <w:noProof/>
          <w:sz w:val="24"/>
          <w:szCs w:val="24"/>
        </w:rPr>
        <w:t>from 99.61% to 99.83%</w:t>
      </w:r>
      <w:r>
        <w:rPr>
          <w:rFonts w:ascii="Times New Roman" w:hAnsi="Times New Roman" w:cs="Times New Roman"/>
          <w:noProof/>
          <w:sz w:val="24"/>
          <w:szCs w:val="24"/>
        </w:rPr>
        <w:t xml:space="preserve"> for elongation of fracture and </w:t>
      </w:r>
      <w:r w:rsidRPr="00CA4A0F">
        <w:rPr>
          <w:rFonts w:ascii="Times New Roman" w:hAnsi="Times New Roman" w:cs="Times New Roman"/>
          <w:noProof/>
          <w:sz w:val="24"/>
          <w:szCs w:val="24"/>
        </w:rPr>
        <w:t>from 99.27% to 99.68%</w:t>
      </w:r>
      <w:r>
        <w:rPr>
          <w:rFonts w:ascii="Times New Roman" w:hAnsi="Times New Roman" w:cs="Times New Roman"/>
          <w:noProof/>
          <w:sz w:val="24"/>
          <w:szCs w:val="24"/>
        </w:rPr>
        <w:t xml:space="preserve"> for </w:t>
      </w:r>
      <w:bookmarkStart w:id="63" w:name="_Hlk9817478"/>
      <w:r>
        <w:rPr>
          <w:rFonts w:ascii="Times New Roman" w:hAnsi="Times New Roman" w:cs="Times New Roman"/>
          <w:noProof/>
          <w:sz w:val="24"/>
          <w:szCs w:val="24"/>
        </w:rPr>
        <w:t>ultimate tensile strength</w:t>
      </w:r>
      <w:bookmarkEnd w:id="63"/>
      <w:r>
        <w:rPr>
          <w:rFonts w:ascii="Times New Roman" w:hAnsi="Times New Roman" w:cs="Times New Roman"/>
          <w:noProof/>
          <w:sz w:val="24"/>
          <w:szCs w:val="24"/>
        </w:rPr>
        <w:t xml:space="preserve">, </w:t>
      </w:r>
      <w:r>
        <w:rPr>
          <w:rFonts w:ascii="Times New Roman" w:hAnsi="Times New Roman" w:cs="Times New Roman"/>
          <w:noProof/>
          <w:sz w:val="24"/>
          <w:szCs w:val="24"/>
        </w:rPr>
        <w:lastRenderedPageBreak/>
        <w:t xml:space="preserve">respectively. ANN results made a comparison between two input parameters </w:t>
      </w:r>
      <w:r w:rsidR="006A3877">
        <w:rPr>
          <w:rFonts w:ascii="Times New Roman" w:hAnsi="Times New Roman" w:cs="Times New Roman"/>
          <w:noProof/>
          <w:sz w:val="24"/>
          <w:szCs w:val="24"/>
        </w:rPr>
        <w:t xml:space="preserve">to find their impact on </w:t>
      </w:r>
      <w:r w:rsidR="00F15E7D">
        <w:rPr>
          <w:rFonts w:ascii="Times New Roman" w:hAnsi="Times New Roman" w:cs="Times New Roman"/>
          <w:noProof/>
          <w:sz w:val="24"/>
          <w:szCs w:val="24"/>
        </w:rPr>
        <w:t xml:space="preserve">the </w:t>
      </w:r>
      <w:r w:rsidR="006A3877">
        <w:rPr>
          <w:rFonts w:ascii="Times New Roman" w:hAnsi="Times New Roman" w:cs="Times New Roman"/>
          <w:noProof/>
          <w:sz w:val="24"/>
          <w:szCs w:val="24"/>
        </w:rPr>
        <w:t xml:space="preserve">output </w:t>
      </w:r>
      <w:r>
        <w:rPr>
          <w:rFonts w:ascii="Times New Roman" w:hAnsi="Times New Roman" w:cs="Times New Roman"/>
          <w:noProof/>
          <w:sz w:val="24"/>
          <w:szCs w:val="24"/>
        </w:rPr>
        <w:t xml:space="preserve">such that </w:t>
      </w:r>
      <w:r w:rsidR="001C5B8A" w:rsidRPr="001C5B8A">
        <w:rPr>
          <w:rFonts w:ascii="Times New Roman" w:hAnsi="Times New Roman" w:cs="Times New Roman"/>
          <w:noProof/>
          <w:sz w:val="24"/>
          <w:szCs w:val="24"/>
        </w:rPr>
        <w:t xml:space="preserve">more accurate output tensile strength was achieved with pitting density </w:t>
      </w:r>
      <w:r w:rsidR="001C5B8A">
        <w:rPr>
          <w:rFonts w:ascii="Times New Roman" w:hAnsi="Times New Roman" w:cs="Times New Roman"/>
          <w:noProof/>
          <w:sz w:val="24"/>
          <w:szCs w:val="24"/>
        </w:rPr>
        <w:t xml:space="preserve">while </w:t>
      </w:r>
      <w:r>
        <w:rPr>
          <w:rFonts w:ascii="Times New Roman" w:hAnsi="Times New Roman" w:cs="Times New Roman"/>
          <w:noProof/>
          <w:sz w:val="24"/>
          <w:szCs w:val="24"/>
        </w:rPr>
        <w:t>the pit depth ha</w:t>
      </w:r>
      <w:r>
        <w:rPr>
          <w:rFonts w:ascii="Times New Roman" w:hAnsi="Times New Roman" w:cs="Times New Roman" w:hint="eastAsia"/>
          <w:noProof/>
          <w:sz w:val="24"/>
          <w:szCs w:val="24"/>
        </w:rPr>
        <w:t>d</w:t>
      </w:r>
      <w:r>
        <w:rPr>
          <w:rFonts w:ascii="Times New Roman" w:hAnsi="Times New Roman" w:cs="Times New Roman"/>
          <w:noProof/>
          <w:sz w:val="24"/>
          <w:szCs w:val="24"/>
        </w:rPr>
        <w:t xml:space="preserve"> stronger effect on the decrease of the mechanical properties than pitting density. RBF neural network prediction results were very good agreement with experimental results.</w:t>
      </w:r>
    </w:p>
    <w:p w14:paraId="73847C6D" w14:textId="17B5A576" w:rsidR="009D0955" w:rsidRDefault="009D0955"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Most of successful materials-related ANN researches have been done with multilayer </w:t>
      </w:r>
      <w:r w:rsidR="002A0880" w:rsidRPr="00133CB8">
        <w:rPr>
          <w:rFonts w:ascii="Times New Roman" w:hAnsi="Times New Roman" w:cs="Times New Roman"/>
          <w:noProof/>
          <w:sz w:val="24"/>
          <w:szCs w:val="24"/>
        </w:rPr>
        <w:t>BPNN</w:t>
      </w:r>
      <w:r>
        <w:rPr>
          <w:rFonts w:ascii="Times New Roman" w:hAnsi="Times New Roman" w:cs="Times New Roman"/>
          <w:noProof/>
          <w:sz w:val="24"/>
          <w:szCs w:val="24"/>
        </w:rPr>
        <w:t>. Here, it can be found that other ANN</w:t>
      </w:r>
      <w:r w:rsidR="00B86443">
        <w:rPr>
          <w:rFonts w:ascii="Times New Roman" w:hAnsi="Times New Roman" w:cs="Times New Roman"/>
          <w:noProof/>
          <w:sz w:val="24"/>
          <w:szCs w:val="24"/>
        </w:rPr>
        <w:t xml:space="preserve"> type</w:t>
      </w:r>
      <w:r>
        <w:rPr>
          <w:rFonts w:ascii="Times New Roman" w:hAnsi="Times New Roman" w:cs="Times New Roman"/>
          <w:noProof/>
          <w:sz w:val="24"/>
          <w:szCs w:val="24"/>
        </w:rPr>
        <w:t xml:space="preserve">s are as powerful and efficient as multilayer </w:t>
      </w:r>
      <w:r w:rsidR="002A0880" w:rsidRPr="002A0880">
        <w:rPr>
          <w:rFonts w:ascii="Times New Roman" w:hAnsi="Times New Roman" w:cs="Times New Roman"/>
          <w:noProof/>
          <w:sz w:val="24"/>
          <w:szCs w:val="24"/>
        </w:rPr>
        <w:t>BPNN</w:t>
      </w:r>
      <w:r>
        <w:rPr>
          <w:rFonts w:ascii="Times New Roman" w:hAnsi="Times New Roman" w:cs="Times New Roman"/>
          <w:noProof/>
          <w:sz w:val="24"/>
          <w:szCs w:val="24"/>
        </w:rPr>
        <w:t xml:space="preserve"> in prediction</w:t>
      </w:r>
      <w:r w:rsidR="006A2F2D">
        <w:rPr>
          <w:rFonts w:ascii="Times New Roman" w:hAnsi="Times New Roman" w:cs="Times New Roman"/>
          <w:noProof/>
          <w:sz w:val="24"/>
          <w:szCs w:val="24"/>
        </w:rPr>
        <w:t xml:space="preserve"> performance</w:t>
      </w:r>
      <w:r>
        <w:rPr>
          <w:rFonts w:ascii="Times New Roman" w:hAnsi="Times New Roman" w:cs="Times New Roman"/>
          <w:noProof/>
          <w:sz w:val="24"/>
          <w:szCs w:val="24"/>
        </w:rPr>
        <w:t>.</w:t>
      </w:r>
      <w:r w:rsidR="006A2F2D">
        <w:rPr>
          <w:rFonts w:ascii="Times New Roman" w:hAnsi="Times New Roman" w:cs="Times New Roman"/>
          <w:noProof/>
          <w:sz w:val="24"/>
          <w:szCs w:val="24"/>
        </w:rPr>
        <w:t xml:space="preserve"> Regarding to physical background of the problem, input parameters should be selected as important features that have a strong relation with output parameters so that computational cost and size of training data can be reduced to improve the </w:t>
      </w:r>
      <w:r w:rsidR="00F15E7D">
        <w:rPr>
          <w:rFonts w:ascii="Times New Roman" w:hAnsi="Times New Roman" w:cs="Times New Roman"/>
          <w:noProof/>
          <w:sz w:val="24"/>
          <w:szCs w:val="24"/>
        </w:rPr>
        <w:t>prediction</w:t>
      </w:r>
      <w:r w:rsidR="006A2F2D">
        <w:rPr>
          <w:rFonts w:ascii="Times New Roman" w:hAnsi="Times New Roman" w:cs="Times New Roman"/>
          <w:noProof/>
          <w:sz w:val="24"/>
          <w:szCs w:val="24"/>
        </w:rPr>
        <w:t xml:space="preserve"> performance.</w:t>
      </w:r>
    </w:p>
    <w:p w14:paraId="445100D3" w14:textId="35258475" w:rsidR="009349F5" w:rsidRPr="009349F5" w:rsidRDefault="00205DC2" w:rsidP="006D3722">
      <w:pPr>
        <w:pStyle w:val="2"/>
        <w:spacing w:after="240"/>
      </w:pPr>
      <w:r>
        <w:t>ANN Models in Comparison</w:t>
      </w:r>
      <w:r w:rsidR="00EA29BE">
        <w:t xml:space="preserve"> and Hybrid ANN Models</w:t>
      </w:r>
    </w:p>
    <w:p w14:paraId="3CBA17EB" w14:textId="6EB9EAE3" w:rsidR="00FF722E" w:rsidRDefault="00FE7F8E" w:rsidP="00555A8A">
      <w:pPr>
        <w:widowControl w:val="0"/>
        <w:tabs>
          <w:tab w:val="left" w:pos="835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In some literatures, </w:t>
      </w:r>
      <w:r w:rsidR="003176D0">
        <w:rPr>
          <w:rFonts w:ascii="Times New Roman" w:hAnsi="Times New Roman" w:cs="Times New Roman"/>
          <w:sz w:val="24"/>
          <w:szCs w:val="24"/>
        </w:rPr>
        <w:t xml:space="preserve">ANN </w:t>
      </w:r>
      <w:r w:rsidR="003B5512">
        <w:rPr>
          <w:rFonts w:ascii="Times New Roman" w:hAnsi="Times New Roman" w:cs="Times New Roman"/>
          <w:sz w:val="24"/>
          <w:szCs w:val="24"/>
        </w:rPr>
        <w:t>prediction result was compared to not only experimental results but also other</w:t>
      </w:r>
      <w:r>
        <w:rPr>
          <w:rFonts w:ascii="Times New Roman" w:hAnsi="Times New Roman" w:cs="Times New Roman"/>
          <w:sz w:val="24"/>
          <w:szCs w:val="24"/>
        </w:rPr>
        <w:t xml:space="preserve"> </w:t>
      </w:r>
      <w:r w:rsidR="001D6901">
        <w:rPr>
          <w:rFonts w:ascii="Times New Roman" w:hAnsi="Times New Roman" w:cs="Times New Roman"/>
          <w:sz w:val="24"/>
          <w:szCs w:val="24"/>
        </w:rPr>
        <w:t xml:space="preserve">feed forward </w:t>
      </w:r>
      <w:r>
        <w:rPr>
          <w:rFonts w:ascii="Times New Roman" w:hAnsi="Times New Roman" w:cs="Times New Roman"/>
          <w:sz w:val="24"/>
          <w:szCs w:val="24"/>
        </w:rPr>
        <w:t>ANN model</w:t>
      </w:r>
      <w:r w:rsidR="003B5512">
        <w:rPr>
          <w:rFonts w:ascii="Times New Roman" w:hAnsi="Times New Roman" w:cs="Times New Roman"/>
          <w:sz w:val="24"/>
          <w:szCs w:val="24"/>
        </w:rPr>
        <w:t>s’ results</w:t>
      </w:r>
      <w:r>
        <w:rPr>
          <w:rFonts w:ascii="Times New Roman" w:hAnsi="Times New Roman" w:cs="Times New Roman"/>
          <w:sz w:val="24"/>
          <w:szCs w:val="24"/>
        </w:rPr>
        <w:t>. In turning process, to control the desired surface roughness by manufacturing makes high expense.</w:t>
      </w:r>
      <w:r w:rsidR="003B5512">
        <w:rPr>
          <w:rFonts w:ascii="Times New Roman" w:hAnsi="Times New Roman" w:cs="Times New Roman"/>
          <w:sz w:val="24"/>
          <w:szCs w:val="24"/>
        </w:rPr>
        <w:t xml:space="preserve"> </w:t>
      </w:r>
      <w:r w:rsidR="0076393C">
        <w:rPr>
          <w:rFonts w:ascii="Times New Roman" w:hAnsi="Times New Roman" w:cs="Times New Roman"/>
          <w:sz w:val="24"/>
          <w:szCs w:val="24"/>
        </w:rPr>
        <w:t xml:space="preserve">To establish a functional relationship between process parameters of turning process and surface roughness, </w:t>
      </w:r>
      <w:r>
        <w:rPr>
          <w:rFonts w:ascii="Times New Roman" w:hAnsi="Times New Roman" w:cs="Times New Roman"/>
          <w:sz w:val="24"/>
          <w:szCs w:val="24"/>
        </w:rPr>
        <w:t xml:space="preserve">MLP neural </w:t>
      </w:r>
      <w:r w:rsidR="0076393C">
        <w:rPr>
          <w:rFonts w:ascii="Times New Roman" w:hAnsi="Times New Roman" w:cs="Times New Roman"/>
          <w:sz w:val="24"/>
          <w:szCs w:val="24"/>
        </w:rPr>
        <w:t xml:space="preserve">networks </w:t>
      </w:r>
      <w:r>
        <w:rPr>
          <w:rFonts w:ascii="Times New Roman" w:hAnsi="Times New Roman" w:cs="Times New Roman"/>
          <w:sz w:val="24"/>
          <w:szCs w:val="24"/>
        </w:rPr>
        <w:t xml:space="preserve">have been </w:t>
      </w:r>
      <w:r w:rsidR="003B5512">
        <w:rPr>
          <w:rFonts w:ascii="Times New Roman" w:hAnsi="Times New Roman" w:cs="Times New Roman"/>
          <w:sz w:val="24"/>
          <w:szCs w:val="24"/>
        </w:rPr>
        <w:t>mostly implemented</w:t>
      </w:r>
      <w:r w:rsidR="0076393C">
        <w:rPr>
          <w:rFonts w:ascii="Times New Roman" w:hAnsi="Times New Roman" w:cs="Times New Roman"/>
          <w:sz w:val="24"/>
          <w:szCs w:val="24"/>
        </w:rPr>
        <w:t xml:space="preserve"> </w:t>
      </w:r>
      <w:r>
        <w:rPr>
          <w:rFonts w:ascii="Times New Roman" w:hAnsi="Times New Roman" w:cs="Times New Roman"/>
          <w:sz w:val="24"/>
          <w:szCs w:val="24"/>
        </w:rPr>
        <w:t xml:space="preserve">for a decade. </w:t>
      </w:r>
      <w:r w:rsidR="005365CF">
        <w:rPr>
          <w:rFonts w:ascii="Times New Roman" w:hAnsi="Times New Roman" w:cs="Times New Roman"/>
          <w:sz w:val="24"/>
          <w:szCs w:val="24"/>
        </w:rPr>
        <w:t xml:space="preserve">But </w:t>
      </w:r>
      <w:r w:rsidR="00D03F1A">
        <w:rPr>
          <w:rFonts w:ascii="Times New Roman" w:hAnsi="Times New Roman" w:cs="Times New Roman"/>
          <w:sz w:val="24"/>
          <w:szCs w:val="24"/>
        </w:rPr>
        <w:t>MLP</w:t>
      </w:r>
      <w:r w:rsidR="005365CF">
        <w:rPr>
          <w:rFonts w:ascii="Times New Roman" w:hAnsi="Times New Roman" w:cs="Times New Roman"/>
          <w:sz w:val="24"/>
          <w:szCs w:val="24"/>
        </w:rPr>
        <w:t xml:space="preserve"> needs to determin</w:t>
      </w:r>
      <w:r w:rsidR="00D03F1A">
        <w:rPr>
          <w:rFonts w:ascii="Times New Roman" w:hAnsi="Times New Roman" w:cs="Times New Roman"/>
          <w:sz w:val="24"/>
          <w:szCs w:val="24"/>
        </w:rPr>
        <w:t>e</w:t>
      </w:r>
      <w:r w:rsidR="005365CF">
        <w:rPr>
          <w:rFonts w:ascii="Times New Roman" w:hAnsi="Times New Roman" w:cs="Times New Roman"/>
          <w:sz w:val="24"/>
          <w:szCs w:val="24"/>
        </w:rPr>
        <w:t xml:space="preserve"> the number of hidden layers and hidden neurons in each layer</w:t>
      </w:r>
      <w:r w:rsidR="00702FAF">
        <w:rPr>
          <w:rFonts w:ascii="Times New Roman" w:hAnsi="Times New Roman" w:cs="Times New Roman"/>
          <w:sz w:val="24"/>
          <w:szCs w:val="24"/>
        </w:rPr>
        <w:t xml:space="preserve"> with a costly trial-and-error approach</w:t>
      </w:r>
      <w:r w:rsidR="00D03F1A">
        <w:rPr>
          <w:rFonts w:ascii="Times New Roman" w:hAnsi="Times New Roman" w:cs="Times New Roman"/>
          <w:sz w:val="24"/>
          <w:szCs w:val="24"/>
        </w:rPr>
        <w:t xml:space="preserve">. </w:t>
      </w:r>
      <w:r w:rsidR="0076393C">
        <w:rPr>
          <w:rFonts w:ascii="Times New Roman" w:hAnsi="Times New Roman" w:cs="Times New Roman"/>
          <w:sz w:val="24"/>
          <w:szCs w:val="24"/>
        </w:rPr>
        <w:t>Unlike MLP, as</w:t>
      </w:r>
      <w:r w:rsidR="003B5512">
        <w:rPr>
          <w:rFonts w:ascii="Times New Roman" w:hAnsi="Times New Roman" w:cs="Times New Roman"/>
          <w:sz w:val="24"/>
          <w:szCs w:val="24"/>
        </w:rPr>
        <w:t xml:space="preserve"> </w:t>
      </w:r>
      <w:r w:rsidR="0076393C">
        <w:rPr>
          <w:rFonts w:ascii="Times New Roman" w:hAnsi="Times New Roman" w:cs="Times New Roman"/>
          <w:sz w:val="24"/>
          <w:szCs w:val="24"/>
        </w:rPr>
        <w:t xml:space="preserve">radial basis function (RBF) neutral network has the advantage of </w:t>
      </w:r>
      <w:r w:rsidR="00D03F1A">
        <w:rPr>
          <w:rFonts w:ascii="Times New Roman" w:hAnsi="Times New Roman" w:cs="Times New Roman"/>
          <w:sz w:val="24"/>
          <w:szCs w:val="24"/>
        </w:rPr>
        <w:t>having only one hidden layer</w:t>
      </w:r>
      <w:r w:rsidR="001814CD">
        <w:rPr>
          <w:rFonts w:ascii="Times New Roman" w:hAnsi="Times New Roman" w:cs="Times New Roman"/>
          <w:sz w:val="24"/>
          <w:szCs w:val="24"/>
        </w:rPr>
        <w:t xml:space="preserve"> and the number of hidden neurons can automatically be adjusted in learning algorithm</w:t>
      </w:r>
      <w:r w:rsidR="00D03F1A">
        <w:rPr>
          <w:rFonts w:ascii="Times New Roman" w:hAnsi="Times New Roman" w:cs="Times New Roman"/>
          <w:sz w:val="24"/>
          <w:szCs w:val="24"/>
        </w:rPr>
        <w:t xml:space="preserve">, </w:t>
      </w:r>
      <w:r w:rsidR="0076393C">
        <w:rPr>
          <w:rFonts w:ascii="Times New Roman" w:hAnsi="Times New Roman" w:cs="Times New Roman"/>
          <w:sz w:val="24"/>
          <w:szCs w:val="24"/>
        </w:rPr>
        <w:t xml:space="preserve">less computational time and simpler training </w:t>
      </w:r>
      <w:r w:rsidR="00D03F1A">
        <w:rPr>
          <w:rFonts w:ascii="Times New Roman" w:hAnsi="Times New Roman" w:cs="Times New Roman"/>
          <w:sz w:val="24"/>
          <w:szCs w:val="24"/>
        </w:rPr>
        <w:t>can</w:t>
      </w:r>
      <w:r w:rsidR="0076393C">
        <w:rPr>
          <w:rFonts w:ascii="Times New Roman" w:hAnsi="Times New Roman" w:cs="Times New Roman"/>
          <w:sz w:val="24"/>
          <w:szCs w:val="24"/>
        </w:rPr>
        <w:t xml:space="preserve"> give faster and more accurate results</w:t>
      </w:r>
      <w:r w:rsidR="00D03F1A">
        <w:rPr>
          <w:rFonts w:ascii="Times New Roman" w:hAnsi="Times New Roman" w:cs="Times New Roman"/>
          <w:sz w:val="24"/>
          <w:szCs w:val="24"/>
        </w:rPr>
        <w:t>.</w:t>
      </w:r>
      <w:r>
        <w:rPr>
          <w:rFonts w:ascii="Times New Roman" w:hAnsi="Times New Roman" w:cs="Times New Roman"/>
          <w:sz w:val="24"/>
          <w:szCs w:val="24"/>
        </w:rPr>
        <w:t xml:space="preserve"> Sonar </w:t>
      </w:r>
      <w:r w:rsidR="00F61457">
        <w:rPr>
          <w:rFonts w:ascii="Times New Roman" w:hAnsi="Times New Roman" w:cs="Times New Roman"/>
          <w:sz w:val="24"/>
          <w:szCs w:val="24"/>
        </w:rPr>
        <w:t>et al.,</w:t>
      </w:r>
      <w:r>
        <w:rPr>
          <w:rFonts w:ascii="Times New Roman" w:hAnsi="Times New Roman" w:cs="Times New Roman"/>
          <w:sz w:val="24"/>
          <w:szCs w:val="24"/>
        </w:rPr>
        <w:t xml:space="preserve"> (2005) </w:t>
      </w:r>
      <w:r>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&lt;EndNote&gt;&lt;Cite&gt;&lt;Author&gt;Sonar&lt;/Author&gt;&lt;Year&gt;2005&lt;/Year&gt;&lt;RecNum&gt;645&lt;/RecNum&gt;&lt;DisplayText&gt;[63]&lt;/DisplayText&gt;&lt;record&gt;&lt;rec-number&gt;645&lt;/rec-number&gt;&lt;foreign-keys&gt;&lt;key app="EN" db-id="ese55x5vtzp0x6e9s9tpzwagt5re2t5sfaz5" timestamp="1551954909"&gt;645&lt;/key&gt;&lt;/foreign-keys&gt;&lt;ref-type name="Journal Article"&gt;17&lt;/ref-type&gt;&lt;contributors&gt;&lt;authors&gt;&lt;author&gt;Sonar, D. K.&lt;/author&gt;&lt;author&gt;Dixit, U. S.&lt;/author&gt;&lt;author&gt;Ojha, D. K.&lt;/author&gt;&lt;/authors&gt;&lt;/contributors&gt;&lt;titles&gt;&lt;title&gt;The application of a radial basis function neural network for predicting the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661-666&lt;/pages&gt;&lt;volume&gt;27&lt;/volume&gt;&lt;number&gt;7-8&lt;/number&gt;&lt;dates&gt;&lt;year&gt;2005&lt;/year&gt;&lt;pub-dates&gt;&lt;date&gt;2005/03/16&lt;/date&gt;&lt;/pub-dates&gt;&lt;/dates&gt;&lt;publisher&gt;Springer Nature&lt;/publisher&gt;&lt;isbn&gt;0268-3768&amp;#xD;1433-3015&lt;/isbn&gt;&lt;urls&gt;&lt;related-urls&gt;&lt;url&gt;http://dx.doi.org/10.1007/s00170-004-2258-5&lt;/url&gt;&lt;/related-urls&gt;&lt;/urls&gt;&lt;electronic-resource-num&gt;10.1007/s00170-004-2258-5&lt;/electronic-resource-num&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63" w:tooltip="Sonar, 2005 #645" w:history="1">
        <w:r w:rsidR="00604F54">
          <w:rPr>
            <w:rFonts w:ascii="Times New Roman" w:hAnsi="Times New Roman" w:cs="Times New Roman"/>
            <w:noProof/>
            <w:sz w:val="24"/>
            <w:szCs w:val="24"/>
          </w:rPr>
          <w:t>63</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B4C9A">
        <w:rPr>
          <w:rFonts w:ascii="Times New Roman" w:hAnsi="Times New Roman" w:cs="Times New Roman"/>
          <w:sz w:val="24"/>
          <w:szCs w:val="24"/>
        </w:rPr>
        <w:t>used the advantage of RBF neural network to construct</w:t>
      </w:r>
      <w:r>
        <w:rPr>
          <w:rFonts w:ascii="Times New Roman" w:hAnsi="Times New Roman" w:cs="Times New Roman"/>
          <w:sz w:val="24"/>
          <w:szCs w:val="24"/>
        </w:rPr>
        <w:t xml:space="preserve"> a predictive model for the surface roughness </w:t>
      </w:r>
      <w:r w:rsidR="00AF562F">
        <w:rPr>
          <w:rFonts w:ascii="Times New Roman" w:hAnsi="Times New Roman" w:cs="Times New Roman"/>
          <w:sz w:val="24"/>
          <w:szCs w:val="24"/>
        </w:rPr>
        <w:t xml:space="preserve">of </w:t>
      </w:r>
      <w:r w:rsidR="00335241">
        <w:rPr>
          <w:rFonts w:ascii="Times New Roman" w:hAnsi="Times New Roman" w:cs="Times New Roman"/>
          <w:sz w:val="24"/>
          <w:szCs w:val="24"/>
        </w:rPr>
        <w:t xml:space="preserve">mild </w:t>
      </w:r>
      <w:r w:rsidR="00AF562F">
        <w:rPr>
          <w:rFonts w:ascii="Times New Roman" w:hAnsi="Times New Roman" w:cs="Times New Roman"/>
          <w:sz w:val="24"/>
          <w:szCs w:val="24"/>
        </w:rPr>
        <w:t xml:space="preserve">steel </w:t>
      </w:r>
      <w:r w:rsidR="00555A8A">
        <w:rPr>
          <w:rFonts w:ascii="Times New Roman" w:hAnsi="Times New Roman" w:cs="Times New Roman"/>
          <w:sz w:val="24"/>
          <w:szCs w:val="24"/>
        </w:rPr>
        <w:t>with process parameters (</w:t>
      </w:r>
      <w:r w:rsidR="00555A8A" w:rsidRPr="00555A8A">
        <w:rPr>
          <w:rFonts w:ascii="Times New Roman" w:hAnsi="Times New Roman" w:cs="Times New Roman"/>
          <w:sz w:val="24"/>
          <w:szCs w:val="24"/>
        </w:rPr>
        <w:t>feed</w:t>
      </w:r>
      <w:r w:rsidR="00555A8A">
        <w:rPr>
          <w:rFonts w:ascii="Times New Roman" w:hAnsi="Times New Roman" w:cs="Times New Roman"/>
          <w:sz w:val="24"/>
          <w:szCs w:val="24"/>
        </w:rPr>
        <w:t xml:space="preserve"> </w:t>
      </w:r>
      <w:r w:rsidR="00555A8A" w:rsidRPr="00555A8A">
        <w:rPr>
          <w:rFonts w:ascii="Times New Roman" w:hAnsi="Times New Roman" w:cs="Times New Roman"/>
          <w:sz w:val="24"/>
          <w:szCs w:val="24"/>
        </w:rPr>
        <w:t xml:space="preserve">rate ( </w:t>
      </w:r>
      <w:r w:rsidR="00555A8A" w:rsidRPr="00846E86">
        <w:rPr>
          <w:rFonts w:ascii="Times New Roman" w:hAnsi="Times New Roman" w:cs="Times New Roman"/>
          <w:i/>
          <w:iCs/>
          <w:sz w:val="24"/>
          <w:szCs w:val="24"/>
        </w:rPr>
        <w:t xml:space="preserve">f </w:t>
      </w:r>
      <w:r w:rsidR="00555A8A" w:rsidRPr="00555A8A">
        <w:rPr>
          <w:rFonts w:ascii="Times New Roman" w:hAnsi="Times New Roman" w:cs="Times New Roman"/>
          <w:sz w:val="24"/>
          <w:szCs w:val="24"/>
        </w:rPr>
        <w:t>), cutting speed (</w:t>
      </w:r>
      <w:r w:rsidR="00555A8A" w:rsidRPr="00846E86">
        <w:rPr>
          <w:rFonts w:ascii="Times New Roman" w:hAnsi="Times New Roman" w:cs="Times New Roman"/>
          <w:i/>
          <w:iCs/>
          <w:sz w:val="24"/>
          <w:szCs w:val="24"/>
        </w:rPr>
        <w:t>v</w:t>
      </w:r>
      <w:r w:rsidR="00555A8A" w:rsidRPr="00555A8A">
        <w:rPr>
          <w:rFonts w:ascii="Times New Roman" w:hAnsi="Times New Roman" w:cs="Times New Roman"/>
          <w:sz w:val="24"/>
          <w:szCs w:val="24"/>
        </w:rPr>
        <w:t>), depth of cut (</w:t>
      </w:r>
      <w:r w:rsidR="00555A8A" w:rsidRPr="00846E86">
        <w:rPr>
          <w:rFonts w:ascii="Times New Roman" w:hAnsi="Times New Roman" w:cs="Times New Roman"/>
          <w:i/>
          <w:iCs/>
          <w:sz w:val="24"/>
          <w:szCs w:val="24"/>
        </w:rPr>
        <w:t>d</w:t>
      </w:r>
      <w:r w:rsidR="00555A8A" w:rsidRPr="00555A8A">
        <w:rPr>
          <w:rFonts w:ascii="Times New Roman" w:hAnsi="Times New Roman" w:cs="Times New Roman"/>
          <w:sz w:val="24"/>
          <w:szCs w:val="24"/>
        </w:rPr>
        <w:t>) and acceleration of</w:t>
      </w:r>
      <w:r w:rsidR="00555A8A">
        <w:rPr>
          <w:rFonts w:ascii="Times New Roman" w:hAnsi="Times New Roman" w:cs="Times New Roman"/>
          <w:sz w:val="24"/>
          <w:szCs w:val="24"/>
        </w:rPr>
        <w:t xml:space="preserve"> </w:t>
      </w:r>
      <w:r w:rsidR="00555A8A" w:rsidRPr="00555A8A">
        <w:rPr>
          <w:rFonts w:ascii="Times New Roman" w:hAnsi="Times New Roman" w:cs="Times New Roman"/>
          <w:sz w:val="24"/>
          <w:szCs w:val="24"/>
        </w:rPr>
        <w:t>radial vibration (</w:t>
      </w:r>
      <w:r w:rsidR="00555A8A" w:rsidRPr="00846E86">
        <w:rPr>
          <w:rFonts w:ascii="Times New Roman" w:hAnsi="Times New Roman" w:cs="Times New Roman"/>
          <w:i/>
          <w:iCs/>
          <w:sz w:val="24"/>
          <w:szCs w:val="24"/>
        </w:rPr>
        <w:t>a</w:t>
      </w:r>
      <w:r w:rsidR="00555A8A" w:rsidRPr="00555A8A">
        <w:rPr>
          <w:rFonts w:ascii="Times New Roman" w:hAnsi="Times New Roman" w:cs="Times New Roman"/>
          <w:sz w:val="24"/>
          <w:szCs w:val="24"/>
        </w:rPr>
        <w:t>)</w:t>
      </w:r>
      <w:r w:rsidR="00555A8A">
        <w:rPr>
          <w:rFonts w:ascii="Times New Roman" w:hAnsi="Times New Roman" w:cs="Times New Roman"/>
          <w:sz w:val="24"/>
          <w:szCs w:val="24"/>
        </w:rPr>
        <w:t>)</w:t>
      </w:r>
      <w:r w:rsidR="00555A8A" w:rsidRPr="00555A8A">
        <w:rPr>
          <w:rFonts w:ascii="Times New Roman" w:hAnsi="Times New Roman" w:cs="Times New Roman"/>
          <w:sz w:val="24"/>
          <w:szCs w:val="24"/>
        </w:rPr>
        <w:t xml:space="preserve"> </w:t>
      </w:r>
      <w:r>
        <w:rPr>
          <w:rFonts w:ascii="Times New Roman" w:hAnsi="Times New Roman" w:cs="Times New Roman"/>
          <w:sz w:val="24"/>
          <w:szCs w:val="24"/>
        </w:rPr>
        <w:t xml:space="preserve">in a turning process </w:t>
      </w:r>
      <w:r w:rsidR="002477AE">
        <w:rPr>
          <w:rFonts w:ascii="Times New Roman" w:hAnsi="Times New Roman" w:cs="Times New Roman"/>
          <w:sz w:val="24"/>
          <w:szCs w:val="24"/>
        </w:rPr>
        <w:t>by HSS</w:t>
      </w:r>
      <w:r w:rsidR="00CE44FA">
        <w:rPr>
          <w:rFonts w:ascii="Times New Roman" w:hAnsi="Times New Roman" w:cs="Times New Roman"/>
          <w:sz w:val="24"/>
          <w:szCs w:val="24"/>
        </w:rPr>
        <w:t xml:space="preserve"> (high speed steel)</w:t>
      </w:r>
      <w:r w:rsidR="002477AE">
        <w:rPr>
          <w:rFonts w:ascii="Times New Roman" w:hAnsi="Times New Roman" w:cs="Times New Roman"/>
          <w:sz w:val="24"/>
          <w:szCs w:val="24"/>
        </w:rPr>
        <w:t xml:space="preserve"> and carbide tools, </w:t>
      </w:r>
      <w:r w:rsidR="0076393C">
        <w:rPr>
          <w:rFonts w:ascii="Times New Roman" w:hAnsi="Times New Roman" w:cs="Times New Roman"/>
          <w:sz w:val="24"/>
          <w:szCs w:val="24"/>
        </w:rPr>
        <w:t>a</w:t>
      </w:r>
      <w:r>
        <w:rPr>
          <w:rFonts w:ascii="Times New Roman" w:hAnsi="Times New Roman" w:cs="Times New Roman"/>
          <w:sz w:val="24"/>
          <w:szCs w:val="24"/>
        </w:rPr>
        <w:t xml:space="preserve">nd its performance was compared with the reported performance of a MLP neural network by Kohli and Dixit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&lt;EndNote&gt;&lt;Cite&gt;&lt;Author&gt;Kohli&lt;/Author&gt;&lt;Year&gt;2004&lt;/Year&gt;&lt;RecNum&gt;51&lt;/RecNum&gt;&lt;DisplayText&gt;[83]&lt;/DisplayText&gt;&lt;record&gt;&lt;rec-number&gt;51&lt;/rec-number&gt;&lt;foreign-keys&gt;&lt;key app="EN" db-id="909v2wsdarxet0er2papedrtdfde0xxra5af" timestamp="1560339662"&gt;51&lt;/key&gt;&lt;/foreign-keys&gt;&lt;ref-type name="Journal Article"&gt;17&lt;/ref-type&gt;&lt;contributors&gt;&lt;authors&gt;&lt;author&gt;Kohli, A.&lt;/author&gt;&lt;author&gt;Dixit, U. S.&lt;/author&gt;&lt;/authors&gt;&lt;/contributors&gt;&lt;titles&gt;&lt;title&gt;A neural-network-based methodology for the prediction of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118-129&lt;/pages&gt;&lt;volume&gt;25&lt;/volume&gt;&lt;number&gt;1-2&lt;/number&gt;&lt;dates&gt;&lt;year&gt;2004&lt;/year&gt;&lt;pub-dates&gt;&lt;date&gt;2004/06/02&lt;/date&gt;&lt;/pub-dates&gt;&lt;/dates&gt;&lt;publisher&gt;Springer Nature&lt;/publisher&gt;&lt;isbn&gt;0268-3768&amp;#xD;1433-3015&lt;/isbn&gt;&lt;urls&gt;&lt;related-urls&gt;&lt;url&gt;http://dx.doi.org/10.1007/s00170-003-1810-z&lt;/url&gt;&lt;/related-urls&gt;&lt;/urls&gt;&lt;electronic-resource-num&gt;10.1007/s00170-003-1810-z&lt;/electronic-resource-num&gt;&lt;/record&gt;&lt;/Cite&gt;&lt;/EndNote&gt;</w:instrText>
      </w:r>
      <w:r>
        <w:rPr>
          <w:rFonts w:ascii="Times New Roman" w:hAnsi="Times New Roman" w:cs="Times New Roman"/>
          <w:sz w:val="24"/>
          <w:szCs w:val="24"/>
        </w:rPr>
        <w:fldChar w:fldCharType="separate"/>
      </w:r>
      <w:r w:rsidR="006961F6">
        <w:rPr>
          <w:rFonts w:ascii="Times New Roman" w:hAnsi="Times New Roman" w:cs="Times New Roman"/>
          <w:noProof/>
          <w:sz w:val="24"/>
          <w:szCs w:val="24"/>
        </w:rPr>
        <w:t>[</w:t>
      </w:r>
      <w:hyperlink w:anchor="_ENREF_83" w:tooltip="Kohli, 2004 #51" w:history="1">
        <w:r w:rsidR="00604F54">
          <w:rPr>
            <w:rFonts w:ascii="Times New Roman" w:hAnsi="Times New Roman" w:cs="Times New Roman"/>
            <w:noProof/>
            <w:sz w:val="24"/>
            <w:szCs w:val="24"/>
          </w:rPr>
          <w:t>83</w:t>
        </w:r>
      </w:hyperlink>
      <w:r w:rsidR="006961F6">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as well as experimental results. </w:t>
      </w:r>
      <w:r w:rsidR="00C11B35">
        <w:rPr>
          <w:rFonts w:ascii="Times New Roman" w:hAnsi="Times New Roman" w:cs="Times New Roman"/>
          <w:sz w:val="24"/>
          <w:szCs w:val="24"/>
        </w:rPr>
        <w:t>The RBF neural network ha</w:t>
      </w:r>
      <w:r w:rsidR="005B51D2">
        <w:rPr>
          <w:rFonts w:ascii="Times New Roman" w:hAnsi="Times New Roman" w:cs="Times New Roman"/>
          <w:sz w:val="24"/>
          <w:szCs w:val="24"/>
        </w:rPr>
        <w:t>s</w:t>
      </w:r>
      <w:r w:rsidR="00C11B35">
        <w:rPr>
          <w:rFonts w:ascii="Times New Roman" w:hAnsi="Times New Roman" w:cs="Times New Roman"/>
          <w:sz w:val="24"/>
          <w:szCs w:val="24"/>
        </w:rPr>
        <w:t xml:space="preserve"> been implemented for predicting the most likely estimate as well as the upper and lower estimate</w:t>
      </w:r>
      <w:r w:rsidR="005B51D2">
        <w:rPr>
          <w:rFonts w:ascii="Times New Roman" w:hAnsi="Times New Roman" w:cs="Times New Roman"/>
          <w:sz w:val="24"/>
          <w:szCs w:val="24"/>
        </w:rPr>
        <w:t xml:space="preserve">, calculated by </w:t>
      </w:r>
      <w:r w:rsidR="005B51D2" w:rsidRPr="00054887">
        <w:rPr>
          <w:rFonts w:ascii="Times New Roman" w:hAnsi="Times New Roman" w:cs="Times New Roman"/>
          <w:sz w:val="24"/>
          <w:szCs w:val="24"/>
        </w:rPr>
        <w:t xml:space="preserve">fuzzy linear </w:t>
      </w:r>
      <w:r w:rsidR="005B51D2">
        <w:rPr>
          <w:rFonts w:ascii="Times New Roman" w:hAnsi="Times New Roman" w:cs="Times New Roman"/>
          <w:sz w:val="24"/>
          <w:szCs w:val="24"/>
        </w:rPr>
        <w:t xml:space="preserve">interval </w:t>
      </w:r>
      <w:r w:rsidR="005B51D2" w:rsidRPr="00054887">
        <w:rPr>
          <w:rFonts w:ascii="Times New Roman" w:hAnsi="Times New Roman" w:cs="Times New Roman"/>
          <w:sz w:val="24"/>
          <w:szCs w:val="24"/>
        </w:rPr>
        <w:t>regression model</w:t>
      </w:r>
      <w:r w:rsidR="005B51D2">
        <w:rPr>
          <w:rFonts w:ascii="Times New Roman" w:hAnsi="Times New Roman" w:cs="Times New Roman"/>
          <w:sz w:val="24"/>
          <w:szCs w:val="24"/>
        </w:rPr>
        <w:t xml:space="preserve">, </w:t>
      </w:r>
      <w:r w:rsidR="00C11B35">
        <w:rPr>
          <w:rFonts w:ascii="Times New Roman" w:hAnsi="Times New Roman" w:cs="Times New Roman"/>
          <w:sz w:val="24"/>
          <w:szCs w:val="24"/>
        </w:rPr>
        <w:t xml:space="preserve">of surface roughness. </w:t>
      </w:r>
      <w:r>
        <w:rPr>
          <w:rFonts w:ascii="Times New Roman" w:hAnsi="Times New Roman" w:cs="Times New Roman"/>
          <w:sz w:val="24"/>
          <w:szCs w:val="24"/>
        </w:rPr>
        <w:t>The results showed that experimental values exist between the range of the lower and upper estimate and the most likely estimate in most cases is close to experimental value</w:t>
      </w:r>
      <w:r w:rsidR="00D327FF">
        <w:rPr>
          <w:rFonts w:ascii="Times New Roman" w:hAnsi="Times New Roman" w:cs="Times New Roman"/>
          <w:sz w:val="24"/>
          <w:szCs w:val="24"/>
        </w:rPr>
        <w:t>s</w:t>
      </w:r>
      <w:r>
        <w:rPr>
          <w:rFonts w:ascii="Times New Roman" w:hAnsi="Times New Roman" w:cs="Times New Roman"/>
          <w:sz w:val="24"/>
          <w:szCs w:val="24"/>
        </w:rPr>
        <w:t xml:space="preserve">. Also, compared to MLP, the root mean squares errors of RBF are nearly the same as MLP. But RBF made slightly inferior performance against MLP </w:t>
      </w:r>
      <w:r w:rsidR="005B51D2">
        <w:rPr>
          <w:rFonts w:ascii="Times New Roman" w:hAnsi="Times New Roman" w:cs="Times New Roman"/>
          <w:sz w:val="24"/>
          <w:szCs w:val="24"/>
        </w:rPr>
        <w:t xml:space="preserve">with less </w:t>
      </w:r>
      <w:r w:rsidR="005B51D2">
        <w:rPr>
          <w:rFonts w:ascii="Times New Roman" w:hAnsi="Times New Roman" w:cs="Times New Roman"/>
          <w:sz w:val="24"/>
          <w:szCs w:val="24"/>
        </w:rPr>
        <w:lastRenderedPageBreak/>
        <w:t>computational time</w:t>
      </w:r>
      <w:r w:rsidR="00D327FF">
        <w:rPr>
          <w:rFonts w:ascii="Times New Roman" w:hAnsi="Times New Roman" w:cs="Times New Roman"/>
          <w:sz w:val="24"/>
          <w:szCs w:val="24"/>
        </w:rPr>
        <w:t>,</w:t>
      </w:r>
      <w:r w:rsidR="005B51D2">
        <w:rPr>
          <w:rFonts w:ascii="Times New Roman" w:hAnsi="Times New Roman" w:cs="Times New Roman"/>
          <w:sz w:val="24"/>
          <w:szCs w:val="24"/>
        </w:rPr>
        <w:t xml:space="preserve"> </w:t>
      </w:r>
      <w:r>
        <w:rPr>
          <w:rFonts w:ascii="Times New Roman" w:hAnsi="Times New Roman" w:cs="Times New Roman"/>
          <w:sz w:val="24"/>
          <w:szCs w:val="24"/>
        </w:rPr>
        <w:t>and the errors were more than 20%</w:t>
      </w:r>
      <w:r w:rsidR="00D327FF">
        <w:rPr>
          <w:rFonts w:ascii="Times New Roman" w:hAnsi="Times New Roman" w:cs="Times New Roman"/>
          <w:sz w:val="24"/>
          <w:szCs w:val="24"/>
        </w:rPr>
        <w:t xml:space="preserve"> with a few testing data</w:t>
      </w:r>
      <w:r w:rsidR="005B51D2">
        <w:rPr>
          <w:rFonts w:ascii="Times New Roman" w:hAnsi="Times New Roman" w:cs="Times New Roman"/>
          <w:sz w:val="24"/>
          <w:szCs w:val="24"/>
        </w:rPr>
        <w:t xml:space="preserve">, but still reasonable results were given. </w:t>
      </w:r>
      <w:r>
        <w:rPr>
          <w:rFonts w:ascii="Times New Roman" w:hAnsi="Times New Roman" w:cs="Times New Roman"/>
          <w:sz w:val="24"/>
          <w:szCs w:val="24"/>
        </w:rPr>
        <w:t>The authors discussed about</w:t>
      </w:r>
      <w:r>
        <w:t xml:space="preserve"> i</w:t>
      </w:r>
      <w:r>
        <w:rPr>
          <w:rFonts w:ascii="Times New Roman" w:hAnsi="Times New Roman" w:cs="Times New Roman"/>
          <w:sz w:val="24"/>
          <w:szCs w:val="24"/>
        </w:rPr>
        <w:t xml:space="preserve">ncreasing the number of training and testing data to increase the network accuracy. </w:t>
      </w:r>
    </w:p>
    <w:p w14:paraId="6E2D6960" w14:textId="1341261B" w:rsidR="00CF1552" w:rsidRDefault="005365CF" w:rsidP="00E0463D">
      <w:pPr>
        <w:widowControl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Another </w:t>
      </w:r>
      <w:r w:rsidR="00CB4C9A">
        <w:rPr>
          <w:rFonts w:ascii="Times New Roman" w:hAnsi="Times New Roman" w:cs="Times New Roman"/>
          <w:sz w:val="24"/>
          <w:szCs w:val="24"/>
        </w:rPr>
        <w:t xml:space="preserve">similar </w:t>
      </w:r>
      <w:r>
        <w:rPr>
          <w:rFonts w:ascii="Times New Roman" w:hAnsi="Times New Roman" w:cs="Times New Roman"/>
          <w:sz w:val="24"/>
          <w:szCs w:val="24"/>
        </w:rPr>
        <w:t xml:space="preserve">comparison of </w:t>
      </w:r>
      <w:r w:rsidR="004112B2">
        <w:rPr>
          <w:rFonts w:ascii="Times New Roman" w:hAnsi="Times New Roman" w:cs="Times New Roman"/>
          <w:sz w:val="24"/>
          <w:szCs w:val="24"/>
        </w:rPr>
        <w:t xml:space="preserve">different </w:t>
      </w:r>
      <w:r>
        <w:rPr>
          <w:rFonts w:ascii="Times New Roman" w:hAnsi="Times New Roman" w:cs="Times New Roman"/>
          <w:sz w:val="24"/>
          <w:szCs w:val="24"/>
        </w:rPr>
        <w:t>ANN models was found i</w:t>
      </w:r>
      <w:r w:rsidR="00205DC2">
        <w:rPr>
          <w:rFonts w:ascii="Times New Roman" w:hAnsi="Times New Roman" w:cs="Times New Roman"/>
          <w:sz w:val="24"/>
          <w:szCs w:val="24"/>
        </w:rPr>
        <w:t xml:space="preserve">n </w:t>
      </w:r>
      <w:r w:rsidR="00205DC2">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&lt;EndNote&gt;&lt;Cite&gt;&lt;Author&gt;Lu&lt;/Author&gt;&lt;Year&gt;2009&lt;/Year&gt;&lt;RecNum&gt;643&lt;/RecNum&gt;&lt;DisplayText&gt;[62]&lt;/DisplayText&gt;&lt;record&gt;&lt;rec-number&gt;643&lt;/rec-number&gt;&lt;foreign-keys&gt;&lt;key app="EN" db-id="ese55x5vtzp0x6e9s9tpzwagt5re2t5sfaz5" timestamp="1551874848"&gt;643&lt;/key&gt;&lt;/foreign-keys&gt;&lt;ref-type name="Journal Article"&gt;17&lt;/ref-type&gt;&lt;contributors&gt;&lt;authors&gt;&lt;author&gt;Lu, Chunhua&lt;/author&gt;&lt;author&gt;Liu, Ronggui&lt;/author&gt;&lt;/authors&gt;&lt;/contributors&gt;&lt;titles&gt;&lt;title&gt;Predicting Carbonation Depth of Prestressed Concrete under Different Stress States Using Artificial Neural Network&lt;/title&gt;&lt;secondary-title&gt;Advances in Artificial Neural Systems&lt;/secondary-title&gt;&lt;/titles&gt;&lt;periodical&gt;&lt;full-title&gt;Advances in Artificial Neural Systems&lt;/full-title&gt;&lt;/periodical&gt;&lt;pages&gt;1-8&lt;/pages&gt;&lt;volume&gt;2009&lt;/volume&gt;&lt;dates&gt;&lt;year&gt;2009&lt;/year&gt;&lt;/dates&gt;&lt;publisher&gt;Hindawi Limited&lt;/publisher&gt;&lt;isbn&gt;1687-7594&amp;#xD;1687-7608&lt;/isbn&gt;&lt;urls&gt;&lt;related-urls&gt;&lt;url&gt;http://dx.doi.org/10.1155/2009/193139&lt;/url&gt;&lt;/related-urls&gt;&lt;/urls&gt;&lt;electronic-resource-num&gt;10.1155/2009/193139&lt;/electronic-resource-num&gt;&lt;/record&gt;&lt;/Cite&gt;&lt;/EndNote&gt;</w:instrText>
      </w:r>
      <w:r w:rsidR="00205DC2">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62" w:tooltip="Lu, 2009 #643" w:history="1">
        <w:r w:rsidR="00604F54">
          <w:rPr>
            <w:rFonts w:ascii="Times New Roman" w:hAnsi="Times New Roman" w:cs="Times New Roman"/>
            <w:noProof/>
            <w:sz w:val="24"/>
            <w:szCs w:val="24"/>
          </w:rPr>
          <w:t>62</w:t>
        </w:r>
      </w:hyperlink>
      <w:r w:rsidR="00F5227B">
        <w:rPr>
          <w:rFonts w:ascii="Times New Roman" w:hAnsi="Times New Roman" w:cs="Times New Roman"/>
          <w:noProof/>
          <w:sz w:val="24"/>
          <w:szCs w:val="24"/>
        </w:rPr>
        <w:t>]</w:t>
      </w:r>
      <w:r w:rsidR="00205DC2">
        <w:rPr>
          <w:rFonts w:ascii="Times New Roman" w:hAnsi="Times New Roman" w:cs="Times New Roman"/>
          <w:sz w:val="24"/>
          <w:szCs w:val="24"/>
        </w:rPr>
        <w:fldChar w:fldCharType="end"/>
      </w:r>
      <w:r>
        <w:rPr>
          <w:rFonts w:ascii="Times New Roman" w:hAnsi="Times New Roman" w:cs="Times New Roman"/>
          <w:sz w:val="24"/>
          <w:szCs w:val="24"/>
        </w:rPr>
        <w:t>.</w:t>
      </w:r>
      <w:r w:rsidR="00205DC2">
        <w:rPr>
          <w:rFonts w:ascii="Times New Roman" w:hAnsi="Times New Roman" w:cs="Times New Roman"/>
          <w:sz w:val="24"/>
          <w:szCs w:val="24"/>
        </w:rPr>
        <w:t xml:space="preserve"> Lu and Liu </w:t>
      </w:r>
      <w:r w:rsidR="005A59A0">
        <w:rPr>
          <w:rFonts w:ascii="Times New Roman" w:hAnsi="Times New Roman" w:cs="Times New Roman"/>
          <w:sz w:val="24"/>
          <w:szCs w:val="24"/>
        </w:rPr>
        <w:t xml:space="preserve">(2009) </w:t>
      </w:r>
      <w:r w:rsidR="00205DC2">
        <w:rPr>
          <w:rFonts w:ascii="Times New Roman" w:hAnsi="Times New Roman" w:cs="Times New Roman"/>
          <w:sz w:val="24"/>
          <w:szCs w:val="24"/>
        </w:rPr>
        <w:t>analyzed the carbonation depth of prestressed concrete</w:t>
      </w:r>
      <w:r w:rsidR="00205DC2">
        <w:t xml:space="preserve"> </w:t>
      </w:r>
      <w:r w:rsidR="00205DC2">
        <w:rPr>
          <w:rFonts w:ascii="Times New Roman" w:hAnsi="Times New Roman" w:cs="Times New Roman"/>
          <w:sz w:val="24"/>
          <w:szCs w:val="24"/>
        </w:rPr>
        <w:t>under</w:t>
      </w:r>
      <w:r w:rsidR="00205DC2">
        <w:t xml:space="preserve"> </w:t>
      </w:r>
      <w:r w:rsidR="00205DC2">
        <w:rPr>
          <w:rFonts w:ascii="Times New Roman" w:hAnsi="Times New Roman" w:cs="Times New Roman"/>
          <w:sz w:val="24"/>
          <w:szCs w:val="24"/>
        </w:rPr>
        <w:t>different stress states by</w:t>
      </w:r>
      <w:r w:rsidR="00205DC2">
        <w:t xml:space="preserve"> </w:t>
      </w:r>
      <w:r w:rsidR="00205DC2">
        <w:rPr>
          <w:rFonts w:ascii="Times New Roman" w:hAnsi="Times New Roman" w:cs="Times New Roman"/>
          <w:sz w:val="24"/>
          <w:szCs w:val="24"/>
        </w:rPr>
        <w:t>adopting two feed</w:t>
      </w:r>
      <w:r w:rsidR="00CA4A0F">
        <w:rPr>
          <w:rFonts w:ascii="Times New Roman" w:hAnsi="Times New Roman" w:cs="Times New Roman" w:hint="eastAsia"/>
          <w:sz w:val="24"/>
          <w:szCs w:val="24"/>
        </w:rPr>
        <w:t xml:space="preserve"> </w:t>
      </w:r>
      <w:r w:rsidR="00205DC2">
        <w:rPr>
          <w:rFonts w:ascii="Times New Roman" w:hAnsi="Times New Roman" w:cs="Times New Roman"/>
          <w:sz w:val="24"/>
          <w:szCs w:val="24"/>
        </w:rPr>
        <w:t>forward ANNs, BPNN and RBFNN</w:t>
      </w:r>
      <w:r w:rsidR="0060134D">
        <w:rPr>
          <w:rFonts w:ascii="Times New Roman" w:hAnsi="Times New Roman" w:cs="Times New Roman"/>
          <w:sz w:val="24"/>
          <w:szCs w:val="24"/>
        </w:rPr>
        <w:t xml:space="preserve"> with </w:t>
      </w:r>
      <w:r w:rsidR="0060134D" w:rsidRPr="0060134D">
        <w:rPr>
          <w:rFonts w:ascii="Times New Roman" w:hAnsi="Times New Roman" w:cs="Times New Roman"/>
          <w:sz w:val="24"/>
          <w:szCs w:val="24"/>
        </w:rPr>
        <w:t>concrete mixture parameters</w:t>
      </w:r>
      <w:r w:rsidR="00205DC2">
        <w:rPr>
          <w:rFonts w:ascii="Times New Roman" w:hAnsi="Times New Roman" w:cs="Times New Roman"/>
          <w:sz w:val="24"/>
          <w:szCs w:val="24"/>
        </w:rPr>
        <w:t>, together with comparison in their performance</w:t>
      </w:r>
      <w:r w:rsidR="003B791D">
        <w:rPr>
          <w:rFonts w:ascii="Times New Roman" w:hAnsi="Times New Roman" w:cs="Times New Roman"/>
          <w:sz w:val="24"/>
          <w:szCs w:val="24"/>
        </w:rPr>
        <w:t xml:space="preserve"> and comparison with experimental results as well</w:t>
      </w:r>
      <w:r w:rsidR="00205DC2">
        <w:rPr>
          <w:rFonts w:ascii="Times New Roman" w:hAnsi="Times New Roman" w:cs="Times New Roman"/>
          <w:sz w:val="24"/>
          <w:szCs w:val="24"/>
        </w:rPr>
        <w:t>.</w:t>
      </w:r>
      <w:r w:rsidR="001814CD">
        <w:rPr>
          <w:rFonts w:ascii="Times New Roman" w:hAnsi="Times New Roman" w:cs="Times New Roman"/>
          <w:sz w:val="24"/>
          <w:szCs w:val="24"/>
        </w:rPr>
        <w:t xml:space="preserve"> </w:t>
      </w:r>
      <w:r w:rsidR="00205DC2">
        <w:rPr>
          <w:rFonts w:ascii="Times New Roman" w:hAnsi="Times New Roman" w:cs="Times New Roman"/>
          <w:sz w:val="24"/>
          <w:szCs w:val="24"/>
        </w:rPr>
        <w:t>Training data and test data for two ANNs were produced by</w:t>
      </w:r>
      <w:r w:rsidR="00205DC2">
        <w:t xml:space="preserve"> </w:t>
      </w:r>
      <w:r w:rsidR="00205DC2">
        <w:rPr>
          <w:rFonts w:ascii="Times New Roman" w:hAnsi="Times New Roman" w:cs="Times New Roman"/>
          <w:sz w:val="24"/>
          <w:szCs w:val="24"/>
        </w:rPr>
        <w:t xml:space="preserve">an accelerated carbonation practical experiment of prestressed concrete. The 5-10-1 structure of BPNN is the optimal </w:t>
      </w:r>
      <w:r w:rsidR="009F63A6">
        <w:rPr>
          <w:rFonts w:ascii="Times New Roman" w:hAnsi="Times New Roman" w:cs="Times New Roman"/>
          <w:sz w:val="24"/>
          <w:szCs w:val="24"/>
        </w:rPr>
        <w:t xml:space="preserve">network </w:t>
      </w:r>
      <w:r w:rsidR="00205DC2">
        <w:rPr>
          <w:rFonts w:ascii="Times New Roman" w:hAnsi="Times New Roman" w:cs="Times New Roman"/>
          <w:sz w:val="24"/>
          <w:szCs w:val="24"/>
        </w:rPr>
        <w:t>structure for prediction. RBFNN was</w:t>
      </w:r>
      <w:r w:rsidR="001814CD">
        <w:rPr>
          <w:rFonts w:ascii="Times New Roman" w:hAnsi="Times New Roman" w:cs="Times New Roman"/>
          <w:sz w:val="24"/>
          <w:szCs w:val="24"/>
        </w:rPr>
        <w:t xml:space="preserve"> also</w:t>
      </w:r>
      <w:r w:rsidR="00205DC2">
        <w:rPr>
          <w:rFonts w:ascii="Times New Roman" w:hAnsi="Times New Roman" w:cs="Times New Roman"/>
          <w:sz w:val="24"/>
          <w:szCs w:val="24"/>
        </w:rPr>
        <w:t xml:space="preserve"> established with </w:t>
      </w:r>
      <w:r w:rsidR="00FB4EEA">
        <w:rPr>
          <w:rFonts w:ascii="Times New Roman" w:hAnsi="Times New Roman" w:cs="Times New Roman"/>
          <w:sz w:val="24"/>
          <w:szCs w:val="24"/>
        </w:rPr>
        <w:t xml:space="preserve">the </w:t>
      </w:r>
      <w:r w:rsidR="00205DC2">
        <w:rPr>
          <w:rFonts w:ascii="Times New Roman" w:hAnsi="Times New Roman" w:cs="Times New Roman"/>
          <w:sz w:val="24"/>
          <w:szCs w:val="24"/>
        </w:rPr>
        <w:t xml:space="preserve">same number of input and output parameters. RBFNN results </w:t>
      </w:r>
      <w:r w:rsidR="00937069">
        <w:rPr>
          <w:rFonts w:ascii="Times New Roman" w:hAnsi="Times New Roman" w:cs="Times New Roman"/>
          <w:sz w:val="24"/>
          <w:szCs w:val="24"/>
        </w:rPr>
        <w:t>have</w:t>
      </w:r>
      <w:r w:rsidR="00D03F1A">
        <w:rPr>
          <w:rFonts w:ascii="Times New Roman" w:hAnsi="Times New Roman" w:cs="Times New Roman"/>
          <w:sz w:val="24"/>
          <w:szCs w:val="24"/>
        </w:rPr>
        <w:t xml:space="preserve"> the largest absolute percentage error of 8.46% whereas the largest absolute percentage error of BPNN is 10.88%</w:t>
      </w:r>
      <w:r w:rsidR="001814CD">
        <w:rPr>
          <w:rFonts w:ascii="Times New Roman" w:hAnsi="Times New Roman" w:cs="Times New Roman"/>
          <w:sz w:val="24"/>
          <w:szCs w:val="24"/>
        </w:rPr>
        <w:t xml:space="preserve">. In this work, although RBFNN </w:t>
      </w:r>
      <w:r w:rsidR="00205DC2">
        <w:rPr>
          <w:rFonts w:ascii="Times New Roman" w:hAnsi="Times New Roman" w:cs="Times New Roman"/>
          <w:sz w:val="24"/>
          <w:szCs w:val="24"/>
        </w:rPr>
        <w:t xml:space="preserve">gave better precision than BPNN, </w:t>
      </w:r>
      <w:r w:rsidR="001814CD">
        <w:rPr>
          <w:rFonts w:ascii="Times New Roman" w:hAnsi="Times New Roman" w:cs="Times New Roman"/>
          <w:sz w:val="24"/>
          <w:szCs w:val="24"/>
        </w:rPr>
        <w:t xml:space="preserve">the precision level of BPNN can be improved </w:t>
      </w:r>
      <w:r w:rsidR="00205DC2">
        <w:rPr>
          <w:rFonts w:ascii="Times New Roman" w:hAnsi="Times New Roman" w:cs="Times New Roman"/>
          <w:sz w:val="24"/>
          <w:szCs w:val="24"/>
        </w:rPr>
        <w:t>by adding the number of hidden layers appropriately</w:t>
      </w:r>
      <w:r w:rsidR="001814CD">
        <w:rPr>
          <w:rFonts w:ascii="Times New Roman" w:hAnsi="Times New Roman" w:cs="Times New Roman"/>
          <w:sz w:val="24"/>
          <w:szCs w:val="24"/>
        </w:rPr>
        <w:t xml:space="preserve"> that will lead to a costly trial-and-error approach. </w:t>
      </w:r>
      <w:r w:rsidR="00133CB8">
        <w:rPr>
          <w:rFonts w:ascii="Times New Roman" w:hAnsi="Times New Roman" w:cs="Times New Roman"/>
          <w:sz w:val="24"/>
          <w:szCs w:val="24"/>
        </w:rPr>
        <w:t>Since</w:t>
      </w:r>
      <w:r w:rsidR="003B791D">
        <w:rPr>
          <w:rFonts w:ascii="Times New Roman" w:hAnsi="Times New Roman" w:cs="Times New Roman"/>
          <w:sz w:val="24"/>
          <w:szCs w:val="24"/>
        </w:rPr>
        <w:t xml:space="preserve"> the error rates of both models were acceptable</w:t>
      </w:r>
      <w:r w:rsidR="00646E12">
        <w:rPr>
          <w:rFonts w:ascii="Times New Roman" w:hAnsi="Times New Roman" w:cs="Times New Roman"/>
          <w:sz w:val="24"/>
          <w:szCs w:val="24"/>
        </w:rPr>
        <w:t xml:space="preserve"> </w:t>
      </w:r>
      <w:r w:rsidR="0022315F">
        <w:rPr>
          <w:rFonts w:ascii="Times New Roman" w:hAnsi="Times New Roman" w:cs="Times New Roman"/>
          <w:sz w:val="24"/>
          <w:szCs w:val="24"/>
        </w:rPr>
        <w:t>and their estimation results were good agreement with</w:t>
      </w:r>
      <w:r w:rsidR="00646E12">
        <w:rPr>
          <w:rFonts w:ascii="Times New Roman" w:hAnsi="Times New Roman" w:cs="Times New Roman"/>
          <w:sz w:val="24"/>
          <w:szCs w:val="24"/>
        </w:rPr>
        <w:t xml:space="preserve"> experimental results,</w:t>
      </w:r>
      <w:r w:rsidR="003B791D">
        <w:rPr>
          <w:rFonts w:ascii="Times New Roman" w:hAnsi="Times New Roman" w:cs="Times New Roman"/>
          <w:sz w:val="24"/>
          <w:szCs w:val="24"/>
        </w:rPr>
        <w:t xml:space="preserve"> ANN </w:t>
      </w:r>
      <w:r w:rsidR="00646E12">
        <w:rPr>
          <w:rFonts w:ascii="Times New Roman" w:hAnsi="Times New Roman" w:cs="Times New Roman"/>
          <w:sz w:val="24"/>
          <w:szCs w:val="24"/>
        </w:rPr>
        <w:t>has a high generalization ability</w:t>
      </w:r>
      <w:r w:rsidR="003B791D">
        <w:rPr>
          <w:rFonts w:ascii="Times New Roman" w:hAnsi="Times New Roman" w:cs="Times New Roman"/>
          <w:sz w:val="24"/>
          <w:szCs w:val="24"/>
        </w:rPr>
        <w:t xml:space="preserve"> to analyze and predict carbonation depth in concrete. </w:t>
      </w:r>
      <w:r w:rsidR="00205DC2">
        <w:rPr>
          <w:rFonts w:ascii="Times New Roman" w:hAnsi="Times New Roman" w:cs="Times New Roman"/>
          <w:sz w:val="24"/>
          <w:szCs w:val="24"/>
        </w:rPr>
        <w:t xml:space="preserve">The authors suggested </w:t>
      </w:r>
      <w:r w:rsidR="001814CD">
        <w:rPr>
          <w:rFonts w:ascii="Times New Roman" w:hAnsi="Times New Roman" w:cs="Times New Roman"/>
          <w:sz w:val="24"/>
          <w:szCs w:val="24"/>
        </w:rPr>
        <w:t xml:space="preserve">that </w:t>
      </w:r>
      <w:r w:rsidR="00205DC2">
        <w:rPr>
          <w:rFonts w:ascii="Times New Roman" w:hAnsi="Times New Roman" w:cs="Times New Roman"/>
          <w:sz w:val="24"/>
          <w:szCs w:val="24"/>
        </w:rPr>
        <w:t>RBFNN is a better model for predicting carbonation depth in concrete and solving other civil engineering related problems as well.</w:t>
      </w:r>
      <w:r w:rsidR="00205DC2">
        <w:t xml:space="preserve"> </w:t>
      </w:r>
      <w:r w:rsidR="00205DC2">
        <w:rPr>
          <w:rFonts w:ascii="Times New Roman" w:hAnsi="Times New Roman" w:cs="Times New Roman"/>
          <w:sz w:val="24"/>
          <w:szCs w:val="24"/>
        </w:rPr>
        <w:t>However, they reported</w:t>
      </w:r>
      <w:r w:rsidR="002C22CD">
        <w:rPr>
          <w:rFonts w:ascii="Times New Roman" w:hAnsi="Times New Roman" w:cs="Times New Roman" w:hint="eastAsia"/>
          <w:sz w:val="24"/>
          <w:szCs w:val="24"/>
        </w:rPr>
        <w:t xml:space="preserve"> that</w:t>
      </w:r>
      <w:r w:rsidR="00205DC2">
        <w:rPr>
          <w:rFonts w:ascii="Times New Roman" w:hAnsi="Times New Roman" w:cs="Times New Roman"/>
          <w:sz w:val="24"/>
          <w:szCs w:val="24"/>
        </w:rPr>
        <w:t xml:space="preserve"> enough training and testing data </w:t>
      </w:r>
      <w:r w:rsidR="002C22CD">
        <w:rPr>
          <w:rFonts w:ascii="Times New Roman" w:hAnsi="Times New Roman" w:cs="Times New Roman" w:hint="eastAsia"/>
          <w:sz w:val="24"/>
          <w:szCs w:val="24"/>
        </w:rPr>
        <w:t>was</w:t>
      </w:r>
      <w:r w:rsidR="00205DC2">
        <w:rPr>
          <w:rFonts w:ascii="Times New Roman" w:hAnsi="Times New Roman" w:cs="Times New Roman"/>
          <w:sz w:val="24"/>
          <w:szCs w:val="24"/>
        </w:rPr>
        <w:t xml:space="preserve"> still needed to construct a perfect ANN</w:t>
      </w:r>
      <w:r w:rsidR="00205DC2">
        <w:t xml:space="preserve"> </w:t>
      </w:r>
      <w:r w:rsidR="00205DC2">
        <w:rPr>
          <w:rFonts w:ascii="Times New Roman" w:hAnsi="Times New Roman" w:cs="Times New Roman"/>
          <w:sz w:val="24"/>
          <w:szCs w:val="24"/>
        </w:rPr>
        <w:t>for</w:t>
      </w:r>
      <w:r w:rsidR="00205DC2">
        <w:t xml:space="preserve"> </w:t>
      </w:r>
      <w:r w:rsidR="00205DC2">
        <w:rPr>
          <w:rFonts w:ascii="Times New Roman" w:hAnsi="Times New Roman" w:cs="Times New Roman"/>
          <w:sz w:val="24"/>
          <w:szCs w:val="24"/>
        </w:rPr>
        <w:t xml:space="preserve">providing a new practical approach to concrete carbonation analysis. </w:t>
      </w:r>
    </w:p>
    <w:p w14:paraId="0CB2CAD8" w14:textId="456F2CF8" w:rsidR="00555870" w:rsidRDefault="00601AA2" w:rsidP="00A72E3C">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From previous works, it is inevitable that different ANN analytical models based on artificial intelligence can yield somewhat reasonable, acceptable and satisfactory results. Besides, n</w:t>
      </w:r>
      <w:r w:rsidR="00555870">
        <w:rPr>
          <w:rFonts w:ascii="Times New Roman" w:hAnsi="Times New Roman" w:cs="Times New Roman"/>
          <w:sz w:val="24"/>
          <w:szCs w:val="24"/>
        </w:rPr>
        <w:t xml:space="preserve">ot only single ANN alone but also hybrid ANN (that combines two or more different ANNs) can give </w:t>
      </w:r>
      <w:r w:rsidR="002C4462">
        <w:rPr>
          <w:rFonts w:ascii="Times New Roman" w:hAnsi="Times New Roman" w:cs="Times New Roman"/>
          <w:sz w:val="24"/>
          <w:szCs w:val="24"/>
        </w:rPr>
        <w:t>reasonable and acceptable</w:t>
      </w:r>
      <w:r w:rsidR="00555870">
        <w:rPr>
          <w:rFonts w:ascii="Times New Roman" w:hAnsi="Times New Roman" w:cs="Times New Roman"/>
          <w:sz w:val="24"/>
          <w:szCs w:val="24"/>
        </w:rPr>
        <w:t xml:space="preserve"> results for prediction. That fact was supported by </w:t>
      </w:r>
      <w:r w:rsidR="00B73CBF" w:rsidRPr="00B73CBF">
        <w:rPr>
          <w:rFonts w:ascii="Times New Roman" w:hAnsi="Times New Roman" w:cs="Times New Roman"/>
          <w:sz w:val="24"/>
          <w:szCs w:val="24"/>
        </w:rPr>
        <w:t>Li</w:t>
      </w:r>
      <w:r w:rsidR="00B73CBF">
        <w:rPr>
          <w:rFonts w:ascii="Times New Roman" w:hAnsi="Times New Roman" w:cs="Times New Roman"/>
          <w:sz w:val="24"/>
          <w:szCs w:val="24"/>
        </w:rPr>
        <w:t xml:space="preserve"> et al.,</w:t>
      </w:r>
      <w:r w:rsidR="00F15E7D">
        <w:rPr>
          <w:rFonts w:ascii="Times New Roman" w:hAnsi="Times New Roman" w:cs="Times New Roman"/>
          <w:sz w:val="24"/>
          <w:szCs w:val="24"/>
        </w:rPr>
        <w:t xml:space="preserve"> (2017)</w:t>
      </w:r>
      <w:r w:rsidR="00B73CBF">
        <w:rPr>
          <w:rFonts w:ascii="Times New Roman" w:hAnsi="Times New Roman" w:cs="Times New Roman"/>
          <w:sz w:val="24"/>
          <w:szCs w:val="24"/>
        </w:rPr>
        <w:t xml:space="preserve"> </w:t>
      </w:r>
      <w:r w:rsidR="00555870">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&lt;EndNote&gt;&lt;Cite&gt;&lt;Author&gt;Li&lt;/Author&gt;&lt;Year&gt;2017&lt;/Year&gt;&lt;RecNum&gt;760&lt;/RecNum&gt;&lt;DisplayText&gt;[57]&lt;/DisplayText&gt;&lt;record&gt;&lt;rec-number&gt;760&lt;/rec-number&gt;&lt;foreign-keys&gt;&lt;key app="EN" db-id="ese55x5vtzp0x6e9s9tpzwagt5re2t5sfaz5" timestamp="1562657575"&gt;760&lt;/key&gt;&lt;key app="ENWeb" db-id=""&gt;0&lt;/key&gt;&lt;/foreign-keys&gt;&lt;ref-type name="Journal Article"&gt;17&lt;/ref-type&gt;&lt;contributors&gt;&lt;authors&gt;&lt;author&gt;Li, Duxin&lt;/author&gt;&lt;author&gt;Lv, Ruoyun&lt;/author&gt;&lt;author&gt;Si, Gaojie&lt;/author&gt;&lt;author&gt;You, Yilan&lt;/author&gt;&lt;/authors&gt;&lt;/contributors&gt;&lt;titles&gt;&lt;title&gt;Hybrid neural network-based prediction model for tribological properties of polyamide6-based friction materials&lt;/title&gt;&lt;secondary-title&gt;Polymer Composites&lt;/secondary-title&gt;&lt;/titles&gt;&lt;periodical&gt;&lt;full-title&gt;Polymer Composites&lt;/full-title&gt;&lt;/periodical&gt;&lt;pages&gt;1705-1711&lt;/pages&gt;&lt;volume&gt;38&lt;/volume&gt;&lt;number&gt;8&lt;/number&gt;&lt;dates&gt;&lt;year&gt;2017&lt;/year&gt;&lt;/dates&gt;&lt;isbn&gt;02728397&lt;/isbn&gt;&lt;urls&gt;&lt;/urls&gt;&lt;electronic-resource-num&gt;10.1002/pc.23740&lt;/electronic-resource-num&gt;&lt;/record&gt;&lt;/Cite&gt;&lt;/EndNote&gt;</w:instrText>
      </w:r>
      <w:r w:rsidR="00555870">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7" w:tooltip="Li, 2017 #760" w:history="1">
        <w:r w:rsidR="00604F54">
          <w:rPr>
            <w:rFonts w:ascii="Times New Roman" w:hAnsi="Times New Roman" w:cs="Times New Roman"/>
            <w:noProof/>
            <w:sz w:val="24"/>
            <w:szCs w:val="24"/>
          </w:rPr>
          <w:t>57</w:t>
        </w:r>
      </w:hyperlink>
      <w:r w:rsidR="00F5227B">
        <w:rPr>
          <w:rFonts w:ascii="Times New Roman" w:hAnsi="Times New Roman" w:cs="Times New Roman"/>
          <w:noProof/>
          <w:sz w:val="24"/>
          <w:szCs w:val="24"/>
        </w:rPr>
        <w:t>]</w:t>
      </w:r>
      <w:r w:rsidR="00555870">
        <w:rPr>
          <w:rFonts w:ascii="Times New Roman" w:hAnsi="Times New Roman" w:cs="Times New Roman"/>
          <w:sz w:val="24"/>
          <w:szCs w:val="24"/>
        </w:rPr>
        <w:fldChar w:fldCharType="end"/>
      </w:r>
      <w:r w:rsidR="004B6B95">
        <w:rPr>
          <w:rFonts w:ascii="Times New Roman" w:hAnsi="Times New Roman" w:cs="Times New Roman"/>
          <w:sz w:val="24"/>
          <w:szCs w:val="24"/>
        </w:rPr>
        <w:t xml:space="preserve"> who established a hybrid ANN </w:t>
      </w:r>
      <w:r w:rsidR="00B228D8">
        <w:rPr>
          <w:rFonts w:ascii="Times New Roman" w:hAnsi="Times New Roman" w:cs="Times New Roman"/>
          <w:sz w:val="24"/>
          <w:szCs w:val="24"/>
        </w:rPr>
        <w:t xml:space="preserve">(HNN) </w:t>
      </w:r>
      <w:r w:rsidR="004B6B95">
        <w:rPr>
          <w:rFonts w:ascii="Times New Roman" w:hAnsi="Times New Roman" w:cs="Times New Roman"/>
          <w:sz w:val="24"/>
          <w:szCs w:val="24"/>
        </w:rPr>
        <w:t xml:space="preserve">composed of </w:t>
      </w:r>
      <w:r w:rsidR="00111F25">
        <w:rPr>
          <w:rFonts w:ascii="Times New Roman" w:hAnsi="Times New Roman" w:cs="Times New Roman"/>
          <w:sz w:val="24"/>
          <w:szCs w:val="24"/>
        </w:rPr>
        <w:t xml:space="preserve">one </w:t>
      </w:r>
      <w:r w:rsidR="00605F88">
        <w:rPr>
          <w:rFonts w:ascii="Times New Roman" w:hAnsi="Times New Roman" w:cs="Times New Roman"/>
          <w:sz w:val="24"/>
          <w:szCs w:val="24"/>
        </w:rPr>
        <w:t>BP</w:t>
      </w:r>
      <w:r w:rsidR="004B6B95">
        <w:rPr>
          <w:rFonts w:ascii="Times New Roman" w:hAnsi="Times New Roman" w:cs="Times New Roman"/>
          <w:sz w:val="24"/>
          <w:szCs w:val="24"/>
        </w:rPr>
        <w:t xml:space="preserve"> and </w:t>
      </w:r>
      <w:r w:rsidR="00111F25">
        <w:rPr>
          <w:rFonts w:ascii="Times New Roman" w:hAnsi="Times New Roman" w:cs="Times New Roman"/>
          <w:sz w:val="24"/>
          <w:szCs w:val="24"/>
        </w:rPr>
        <w:t xml:space="preserve">one </w:t>
      </w:r>
      <w:r w:rsidR="004B6B95">
        <w:rPr>
          <w:rFonts w:ascii="Times New Roman" w:hAnsi="Times New Roman" w:cs="Times New Roman"/>
          <w:sz w:val="24"/>
          <w:szCs w:val="24"/>
        </w:rPr>
        <w:t>RBF</w:t>
      </w:r>
      <w:r w:rsidR="00111F25">
        <w:rPr>
          <w:rFonts w:ascii="Times New Roman" w:hAnsi="Times New Roman" w:cs="Times New Roman"/>
          <w:sz w:val="24"/>
          <w:szCs w:val="24"/>
        </w:rPr>
        <w:t xml:space="preserve"> </w:t>
      </w:r>
      <w:r w:rsidR="004B6B95">
        <w:rPr>
          <w:rFonts w:ascii="Times New Roman" w:hAnsi="Times New Roman" w:cs="Times New Roman"/>
          <w:sz w:val="24"/>
          <w:szCs w:val="24"/>
        </w:rPr>
        <w:t>by combining their advantages to construct an optimal ANN prediction model</w:t>
      </w:r>
      <w:r w:rsidR="00111F25">
        <w:rPr>
          <w:rFonts w:ascii="Times New Roman" w:hAnsi="Times New Roman" w:cs="Times New Roman"/>
          <w:sz w:val="24"/>
          <w:szCs w:val="24"/>
        </w:rPr>
        <w:t xml:space="preserve">. The </w:t>
      </w:r>
      <w:r w:rsidR="00111F25" w:rsidRPr="00111F25">
        <w:rPr>
          <w:rFonts w:ascii="Times New Roman" w:hAnsi="Times New Roman" w:cs="Times New Roman"/>
          <w:sz w:val="24"/>
          <w:szCs w:val="24"/>
        </w:rPr>
        <w:t xml:space="preserve">tribological properties </w:t>
      </w:r>
      <w:r w:rsidR="00111F25">
        <w:rPr>
          <w:rFonts w:ascii="Times New Roman" w:hAnsi="Times New Roman" w:cs="Times New Roman"/>
          <w:sz w:val="24"/>
          <w:szCs w:val="24"/>
        </w:rPr>
        <w:t xml:space="preserve">of </w:t>
      </w:r>
      <w:r w:rsidR="00111F25" w:rsidRPr="00111F25">
        <w:rPr>
          <w:rFonts w:ascii="Times New Roman" w:hAnsi="Times New Roman" w:cs="Times New Roman"/>
          <w:sz w:val="24"/>
          <w:szCs w:val="24"/>
        </w:rPr>
        <w:t>solid lubricants reinforced</w:t>
      </w:r>
      <w:r w:rsidR="00111F25">
        <w:rPr>
          <w:rFonts w:ascii="Times New Roman" w:hAnsi="Times New Roman" w:cs="Times New Roman"/>
          <w:sz w:val="24"/>
          <w:szCs w:val="24"/>
        </w:rPr>
        <w:t xml:space="preserve"> </w:t>
      </w:r>
      <w:r w:rsidR="00111F25" w:rsidRPr="00111F25">
        <w:rPr>
          <w:rFonts w:ascii="Times New Roman" w:hAnsi="Times New Roman" w:cs="Times New Roman"/>
          <w:sz w:val="24"/>
          <w:szCs w:val="24"/>
        </w:rPr>
        <w:t xml:space="preserve">nano-TiO2/polyamide6 composites </w:t>
      </w:r>
      <w:r w:rsidR="00111F25">
        <w:rPr>
          <w:rFonts w:ascii="Times New Roman" w:hAnsi="Times New Roman" w:cs="Times New Roman"/>
          <w:sz w:val="24"/>
          <w:szCs w:val="24"/>
        </w:rPr>
        <w:t>(</w:t>
      </w:r>
      <w:r w:rsidR="00111F25" w:rsidRPr="00111F25">
        <w:rPr>
          <w:rFonts w:ascii="Times New Roman" w:hAnsi="Times New Roman" w:cs="Times New Roman"/>
          <w:sz w:val="24"/>
          <w:szCs w:val="24"/>
        </w:rPr>
        <w:t>friction coefficient and ware rate</w:t>
      </w:r>
      <w:r w:rsidR="00111F25">
        <w:rPr>
          <w:rFonts w:ascii="Times New Roman" w:hAnsi="Times New Roman" w:cs="Times New Roman"/>
          <w:sz w:val="24"/>
          <w:szCs w:val="24"/>
        </w:rPr>
        <w:t xml:space="preserve">) were analyzed as a function of </w:t>
      </w:r>
      <w:r w:rsidR="00111F25" w:rsidRPr="00111F25">
        <w:rPr>
          <w:rFonts w:ascii="Times New Roman" w:hAnsi="Times New Roman" w:cs="Times New Roman"/>
          <w:sz w:val="24"/>
          <w:szCs w:val="24"/>
        </w:rPr>
        <w:t>material composition,</w:t>
      </w:r>
      <w:r w:rsidR="00111F25">
        <w:rPr>
          <w:rFonts w:ascii="Times New Roman" w:hAnsi="Times New Roman" w:cs="Times New Roman"/>
          <w:sz w:val="24"/>
          <w:szCs w:val="24"/>
        </w:rPr>
        <w:t xml:space="preserve"> </w:t>
      </w:r>
      <w:r w:rsidR="00111F25" w:rsidRPr="00111F25">
        <w:rPr>
          <w:rFonts w:ascii="Times New Roman" w:hAnsi="Times New Roman" w:cs="Times New Roman"/>
          <w:sz w:val="24"/>
          <w:szCs w:val="24"/>
        </w:rPr>
        <w:t>testing loads, and velocities</w:t>
      </w:r>
      <w:r w:rsidR="00B228D8">
        <w:rPr>
          <w:rFonts w:ascii="Times New Roman" w:hAnsi="Times New Roman" w:cs="Times New Roman"/>
          <w:sz w:val="24"/>
          <w:szCs w:val="24"/>
        </w:rPr>
        <w:t xml:space="preserve">. In this work, </w:t>
      </w:r>
      <w:r w:rsidR="00B228D8" w:rsidRPr="00B228D8">
        <w:rPr>
          <w:rFonts w:ascii="Times New Roman" w:hAnsi="Times New Roman" w:cs="Times New Roman"/>
          <w:sz w:val="24"/>
          <w:szCs w:val="24"/>
        </w:rPr>
        <w:t>adaptive genetic algorithm (AGA)</w:t>
      </w:r>
      <w:r w:rsidR="002C4462">
        <w:rPr>
          <w:rFonts w:ascii="Times New Roman" w:hAnsi="Times New Roman" w:cs="Times New Roman"/>
          <w:sz w:val="24"/>
          <w:szCs w:val="24"/>
        </w:rPr>
        <w:t>, that computes the optimal number of hidden neurons and mixed coefficients of BP and RBF,</w:t>
      </w:r>
      <w:r w:rsidR="00A72E3C">
        <w:rPr>
          <w:rFonts w:ascii="Times New Roman" w:hAnsi="Times New Roman" w:cs="Times New Roman"/>
          <w:sz w:val="24"/>
          <w:szCs w:val="24"/>
        </w:rPr>
        <w:t xml:space="preserve"> </w:t>
      </w:r>
      <w:r w:rsidR="00B228D8">
        <w:rPr>
          <w:rFonts w:ascii="Times New Roman" w:hAnsi="Times New Roman" w:cs="Times New Roman"/>
          <w:sz w:val="24"/>
          <w:szCs w:val="24"/>
        </w:rPr>
        <w:t xml:space="preserve">was </w:t>
      </w:r>
      <w:r w:rsidR="002922D5">
        <w:rPr>
          <w:rFonts w:ascii="Times New Roman" w:hAnsi="Times New Roman" w:cs="Times New Roman"/>
          <w:sz w:val="24"/>
          <w:szCs w:val="24"/>
        </w:rPr>
        <w:t xml:space="preserve">also </w:t>
      </w:r>
      <w:r w:rsidR="00B228D8">
        <w:rPr>
          <w:rFonts w:ascii="Times New Roman" w:hAnsi="Times New Roman" w:cs="Times New Roman"/>
          <w:sz w:val="24"/>
          <w:szCs w:val="24"/>
        </w:rPr>
        <w:t xml:space="preserve">coupled with HNN to improve network prediction </w:t>
      </w:r>
      <w:r w:rsidR="00B228D8">
        <w:rPr>
          <w:rFonts w:ascii="Times New Roman" w:hAnsi="Times New Roman" w:cs="Times New Roman"/>
          <w:sz w:val="24"/>
          <w:szCs w:val="24"/>
        </w:rPr>
        <w:lastRenderedPageBreak/>
        <w:t xml:space="preserve">performance by </w:t>
      </w:r>
      <w:r w:rsidR="00541672">
        <w:rPr>
          <w:rFonts w:ascii="Times New Roman" w:hAnsi="Times New Roman" w:cs="Times New Roman"/>
          <w:sz w:val="24"/>
          <w:szCs w:val="24"/>
        </w:rPr>
        <w:t>covering</w:t>
      </w:r>
      <w:r w:rsidR="00B228D8">
        <w:rPr>
          <w:rFonts w:ascii="Times New Roman" w:hAnsi="Times New Roman" w:cs="Times New Roman"/>
          <w:sz w:val="24"/>
          <w:szCs w:val="24"/>
        </w:rPr>
        <w:t xml:space="preserve"> the disadvantages of </w:t>
      </w:r>
      <w:r w:rsidR="00B228D8" w:rsidRPr="00B228D8">
        <w:rPr>
          <w:rFonts w:ascii="Times New Roman" w:hAnsi="Times New Roman" w:cs="Times New Roman"/>
          <w:sz w:val="24"/>
          <w:szCs w:val="24"/>
        </w:rPr>
        <w:t>genetic algorithm (GA)</w:t>
      </w:r>
      <w:r w:rsidR="00541672">
        <w:rPr>
          <w:rFonts w:ascii="Times New Roman" w:hAnsi="Times New Roman" w:cs="Times New Roman"/>
          <w:sz w:val="24"/>
          <w:szCs w:val="24"/>
        </w:rPr>
        <w:t xml:space="preserve"> of being prone to </w:t>
      </w:r>
      <w:r w:rsidR="00541672" w:rsidRPr="00541672">
        <w:rPr>
          <w:rFonts w:ascii="Times New Roman" w:hAnsi="Times New Roman" w:cs="Times New Roman"/>
          <w:sz w:val="24"/>
          <w:szCs w:val="24"/>
        </w:rPr>
        <w:t>premature and slow to converge</w:t>
      </w:r>
      <w:r w:rsidR="00541672">
        <w:rPr>
          <w:rFonts w:ascii="Times New Roman" w:hAnsi="Times New Roman" w:cs="Times New Roman"/>
          <w:sz w:val="24"/>
          <w:szCs w:val="24"/>
        </w:rPr>
        <w:t>.</w:t>
      </w:r>
      <w:r w:rsidR="00A72E3C">
        <w:rPr>
          <w:rFonts w:ascii="Times New Roman" w:hAnsi="Times New Roman" w:cs="Times New Roman"/>
          <w:sz w:val="24"/>
          <w:szCs w:val="24"/>
        </w:rPr>
        <w:t xml:space="preserve"> The HNN could estimate the tribological properties with high accuracy of under </w:t>
      </w:r>
      <w:r w:rsidR="00A72E3C" w:rsidRPr="00A72E3C">
        <w:rPr>
          <w:rFonts w:ascii="Times New Roman" w:hAnsi="Times New Roman" w:cs="Times New Roman"/>
          <w:sz w:val="24"/>
          <w:szCs w:val="24"/>
        </w:rPr>
        <w:t>5%</w:t>
      </w:r>
      <w:r w:rsidR="00A72E3C">
        <w:rPr>
          <w:rFonts w:ascii="Times New Roman" w:hAnsi="Times New Roman" w:cs="Times New Roman"/>
          <w:sz w:val="24"/>
          <w:szCs w:val="24"/>
        </w:rPr>
        <w:t xml:space="preserve"> </w:t>
      </w:r>
      <w:r w:rsidR="00A72E3C" w:rsidRPr="00A72E3C">
        <w:rPr>
          <w:rFonts w:ascii="Times New Roman" w:hAnsi="Times New Roman" w:cs="Times New Roman"/>
          <w:sz w:val="24"/>
          <w:szCs w:val="24"/>
        </w:rPr>
        <w:t>small relative errors</w:t>
      </w:r>
      <w:r w:rsidR="00A72E3C">
        <w:rPr>
          <w:rFonts w:ascii="Times New Roman" w:hAnsi="Times New Roman" w:cs="Times New Roman"/>
          <w:sz w:val="24"/>
          <w:szCs w:val="24"/>
        </w:rPr>
        <w:t xml:space="preserve"> </w:t>
      </w:r>
      <w:r w:rsidR="00A72E3C" w:rsidRPr="00A72E3C">
        <w:rPr>
          <w:rFonts w:ascii="Times New Roman" w:hAnsi="Times New Roman" w:cs="Times New Roman"/>
          <w:sz w:val="24"/>
          <w:szCs w:val="24"/>
        </w:rPr>
        <w:t xml:space="preserve">and </w:t>
      </w:r>
      <w:r w:rsidR="00A72E3C">
        <w:rPr>
          <w:rFonts w:ascii="Times New Roman" w:hAnsi="Times New Roman" w:cs="Times New Roman"/>
          <w:sz w:val="24"/>
          <w:szCs w:val="24"/>
        </w:rPr>
        <w:t xml:space="preserve">over </w:t>
      </w:r>
      <w:r w:rsidR="00A72E3C" w:rsidRPr="00A72E3C">
        <w:rPr>
          <w:rFonts w:ascii="Times New Roman" w:hAnsi="Times New Roman" w:cs="Times New Roman"/>
          <w:sz w:val="24"/>
          <w:szCs w:val="24"/>
        </w:rPr>
        <w:t>0.99</w:t>
      </w:r>
      <w:r w:rsidR="00A72E3C">
        <w:rPr>
          <w:rFonts w:ascii="Times New Roman" w:hAnsi="Times New Roman" w:cs="Times New Roman"/>
          <w:sz w:val="24"/>
          <w:szCs w:val="24"/>
        </w:rPr>
        <w:t xml:space="preserve"> </w:t>
      </w:r>
      <w:r w:rsidR="00A72E3C" w:rsidRPr="00A72E3C">
        <w:rPr>
          <w:rFonts w:ascii="Times New Roman" w:hAnsi="Times New Roman" w:cs="Times New Roman"/>
          <w:sz w:val="24"/>
          <w:szCs w:val="24"/>
        </w:rPr>
        <w:t>high correlation index</w:t>
      </w:r>
      <w:r w:rsidR="00A72E3C">
        <w:rPr>
          <w:rFonts w:ascii="Times New Roman" w:hAnsi="Times New Roman" w:cs="Times New Roman"/>
          <w:sz w:val="24"/>
          <w:szCs w:val="24"/>
        </w:rPr>
        <w:t xml:space="preserve"> and establish the relationship of tribological properties and process parameters so that exhausted experimental work can be dramatically reduced for future prediction.</w:t>
      </w:r>
    </w:p>
    <w:p w14:paraId="3F157949" w14:textId="65CB4D63" w:rsidR="0001791A" w:rsidRDefault="00646E1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However,</w:t>
      </w:r>
      <w:r w:rsidR="0001791A">
        <w:rPr>
          <w:rFonts w:ascii="Times New Roman" w:hAnsi="Times New Roman" w:cs="Times New Roman"/>
          <w:sz w:val="24"/>
          <w:szCs w:val="24"/>
        </w:rPr>
        <w:t xml:space="preserve"> </w:t>
      </w:r>
      <w:r w:rsidR="00745BE1">
        <w:rPr>
          <w:rFonts w:ascii="Times New Roman" w:hAnsi="Times New Roman" w:cs="Times New Roman"/>
          <w:sz w:val="24"/>
          <w:szCs w:val="24"/>
        </w:rPr>
        <w:t>t</w:t>
      </w:r>
      <w:r w:rsidR="0001791A">
        <w:rPr>
          <w:rFonts w:ascii="Times New Roman" w:hAnsi="Times New Roman" w:cs="Times New Roman"/>
          <w:sz w:val="24"/>
          <w:szCs w:val="24"/>
        </w:rPr>
        <w:t xml:space="preserve">here is no </w:t>
      </w:r>
      <w:r w:rsidR="00774219">
        <w:rPr>
          <w:rFonts w:ascii="Times New Roman" w:hAnsi="Times New Roman" w:cs="Times New Roman"/>
          <w:sz w:val="24"/>
          <w:szCs w:val="24"/>
        </w:rPr>
        <w:t xml:space="preserve">defined </w:t>
      </w:r>
      <w:r w:rsidR="00745BE1">
        <w:rPr>
          <w:rFonts w:ascii="Times New Roman" w:hAnsi="Times New Roman" w:cs="Times New Roman"/>
          <w:sz w:val="24"/>
          <w:szCs w:val="24"/>
        </w:rPr>
        <w:t xml:space="preserve">universal </w:t>
      </w:r>
      <w:r w:rsidR="0001791A">
        <w:rPr>
          <w:rFonts w:ascii="Times New Roman" w:hAnsi="Times New Roman" w:cs="Times New Roman"/>
          <w:sz w:val="24"/>
          <w:szCs w:val="24"/>
        </w:rPr>
        <w:t>ANN model that always outperform</w:t>
      </w:r>
      <w:r w:rsidR="008F299E">
        <w:rPr>
          <w:rFonts w:ascii="Times New Roman" w:hAnsi="Times New Roman" w:cs="Times New Roman"/>
          <w:sz w:val="24"/>
          <w:szCs w:val="24"/>
        </w:rPr>
        <w:t>s</w:t>
      </w:r>
      <w:r w:rsidR="0001791A">
        <w:rPr>
          <w:rFonts w:ascii="Times New Roman" w:hAnsi="Times New Roman" w:cs="Times New Roman"/>
          <w:sz w:val="24"/>
          <w:szCs w:val="24"/>
        </w:rPr>
        <w:t xml:space="preserve"> on other ANN models. </w:t>
      </w:r>
      <w:r w:rsidR="00745BE1">
        <w:rPr>
          <w:rFonts w:ascii="Times New Roman" w:hAnsi="Times New Roman" w:cs="Times New Roman"/>
          <w:sz w:val="24"/>
          <w:szCs w:val="24"/>
        </w:rPr>
        <w:t xml:space="preserve">The </w:t>
      </w:r>
      <w:r w:rsidR="00CB4C9A">
        <w:rPr>
          <w:rFonts w:ascii="Times New Roman" w:hAnsi="Times New Roman" w:cs="Times New Roman"/>
          <w:sz w:val="24"/>
          <w:szCs w:val="24"/>
        </w:rPr>
        <w:t xml:space="preserve">right choice of </w:t>
      </w:r>
      <w:r w:rsidR="00745BE1">
        <w:rPr>
          <w:rFonts w:ascii="Times New Roman" w:hAnsi="Times New Roman" w:cs="Times New Roman"/>
          <w:sz w:val="24"/>
          <w:szCs w:val="24"/>
        </w:rPr>
        <w:t xml:space="preserve">ANN model should be </w:t>
      </w:r>
      <w:r w:rsidR="00CB4C9A">
        <w:rPr>
          <w:rFonts w:ascii="Times New Roman" w:hAnsi="Times New Roman" w:cs="Times New Roman"/>
          <w:sz w:val="24"/>
          <w:szCs w:val="24"/>
        </w:rPr>
        <w:t>made</w:t>
      </w:r>
      <w:r w:rsidR="00745BE1">
        <w:rPr>
          <w:rFonts w:ascii="Times New Roman" w:hAnsi="Times New Roman" w:cs="Times New Roman"/>
          <w:sz w:val="24"/>
          <w:szCs w:val="24"/>
        </w:rPr>
        <w:t xml:space="preserve"> </w:t>
      </w:r>
      <w:r w:rsidR="00774219">
        <w:rPr>
          <w:rFonts w:ascii="Times New Roman" w:hAnsi="Times New Roman" w:cs="Times New Roman"/>
          <w:sz w:val="24"/>
          <w:szCs w:val="24"/>
        </w:rPr>
        <w:t>in accordance with</w:t>
      </w:r>
      <w:r w:rsidR="00745BE1">
        <w:rPr>
          <w:rFonts w:ascii="Times New Roman" w:hAnsi="Times New Roman" w:cs="Times New Roman"/>
          <w:sz w:val="24"/>
          <w:szCs w:val="24"/>
        </w:rPr>
        <w:t xml:space="preserve"> the problem to be solved</w:t>
      </w:r>
      <w:r w:rsidR="008903CC">
        <w:rPr>
          <w:rFonts w:ascii="Times New Roman" w:hAnsi="Times New Roman" w:cs="Times New Roman"/>
          <w:sz w:val="24"/>
          <w:szCs w:val="24"/>
        </w:rPr>
        <w:t xml:space="preserve"> at hand</w:t>
      </w:r>
      <w:r w:rsidR="00745BE1">
        <w:rPr>
          <w:rFonts w:ascii="Times New Roman" w:hAnsi="Times New Roman" w:cs="Times New Roman"/>
          <w:sz w:val="24"/>
          <w:szCs w:val="24"/>
        </w:rPr>
        <w:t xml:space="preserve">. </w:t>
      </w:r>
      <w:r w:rsidR="0001791A">
        <w:rPr>
          <w:rFonts w:ascii="Times New Roman" w:hAnsi="Times New Roman" w:cs="Times New Roman"/>
          <w:sz w:val="24"/>
          <w:szCs w:val="24"/>
        </w:rPr>
        <w:t xml:space="preserve">The network performance relies on </w:t>
      </w:r>
      <w:r w:rsidR="000A757E">
        <w:rPr>
          <w:rFonts w:ascii="Times New Roman" w:hAnsi="Times New Roman" w:cs="Times New Roman"/>
          <w:sz w:val="24"/>
          <w:szCs w:val="24"/>
        </w:rPr>
        <w:t xml:space="preserve">the level </w:t>
      </w:r>
      <w:r w:rsidR="00FE7F8E">
        <w:rPr>
          <w:rFonts w:ascii="Times New Roman" w:hAnsi="Times New Roman" w:cs="Times New Roman"/>
          <w:sz w:val="24"/>
          <w:szCs w:val="24"/>
        </w:rPr>
        <w:t>of complexity and nonlinearity</w:t>
      </w:r>
      <w:r w:rsidR="000A757E">
        <w:rPr>
          <w:rFonts w:ascii="Times New Roman" w:hAnsi="Times New Roman" w:cs="Times New Roman"/>
          <w:sz w:val="24"/>
          <w:szCs w:val="24"/>
        </w:rPr>
        <w:t xml:space="preserve"> </w:t>
      </w:r>
      <w:r w:rsidR="009D170A">
        <w:rPr>
          <w:rFonts w:ascii="Times New Roman" w:hAnsi="Times New Roman" w:cs="Times New Roman"/>
          <w:sz w:val="24"/>
          <w:szCs w:val="24"/>
        </w:rPr>
        <w:t>of</w:t>
      </w:r>
      <w:r w:rsidR="000A757E">
        <w:rPr>
          <w:rFonts w:ascii="Times New Roman" w:hAnsi="Times New Roman" w:cs="Times New Roman"/>
          <w:sz w:val="24"/>
          <w:szCs w:val="24"/>
        </w:rPr>
        <w:t xml:space="preserve"> input</w:t>
      </w:r>
      <w:r w:rsidR="009D170A">
        <w:rPr>
          <w:rFonts w:ascii="Times New Roman" w:hAnsi="Times New Roman" w:cs="Times New Roman"/>
          <w:sz w:val="24"/>
          <w:szCs w:val="24"/>
        </w:rPr>
        <w:t>-</w:t>
      </w:r>
      <w:r w:rsidR="000A757E">
        <w:rPr>
          <w:rFonts w:ascii="Times New Roman" w:hAnsi="Times New Roman" w:cs="Times New Roman"/>
          <w:sz w:val="24"/>
          <w:szCs w:val="24"/>
        </w:rPr>
        <w:t xml:space="preserve">output </w:t>
      </w:r>
      <w:r w:rsidR="009D170A">
        <w:rPr>
          <w:rFonts w:ascii="Times New Roman" w:hAnsi="Times New Roman" w:cs="Times New Roman"/>
          <w:sz w:val="24"/>
          <w:szCs w:val="24"/>
        </w:rPr>
        <w:t>mapping</w:t>
      </w:r>
      <w:r w:rsidR="00F60B5F">
        <w:rPr>
          <w:rFonts w:ascii="Times New Roman" w:hAnsi="Times New Roman" w:cs="Times New Roman"/>
          <w:sz w:val="24"/>
          <w:szCs w:val="24"/>
        </w:rPr>
        <w:t xml:space="preserve"> as well as the amount of training and testing data</w:t>
      </w:r>
      <w:r w:rsidR="00AF562F">
        <w:rPr>
          <w:rFonts w:ascii="Times New Roman" w:hAnsi="Times New Roman" w:cs="Times New Roman"/>
          <w:sz w:val="24"/>
          <w:szCs w:val="24"/>
        </w:rPr>
        <w:t xml:space="preserve"> and network topology (such as learning rate, learning algorithm, number of hidden </w:t>
      </w:r>
      <w:r w:rsidR="00FF7E9A">
        <w:rPr>
          <w:rFonts w:ascii="Times New Roman" w:hAnsi="Times New Roman" w:cs="Times New Roman"/>
          <w:sz w:val="24"/>
          <w:szCs w:val="24"/>
        </w:rPr>
        <w:t>layers</w:t>
      </w:r>
      <w:r w:rsidR="00AF562F">
        <w:rPr>
          <w:rFonts w:ascii="Times New Roman" w:hAnsi="Times New Roman" w:cs="Times New Roman"/>
          <w:sz w:val="24"/>
          <w:szCs w:val="24"/>
        </w:rPr>
        <w:t>, activation function and number of hidden neurons)</w:t>
      </w:r>
      <w:r w:rsidR="00F60B5F">
        <w:rPr>
          <w:rFonts w:ascii="Times New Roman" w:hAnsi="Times New Roman" w:cs="Times New Roman"/>
          <w:sz w:val="24"/>
          <w:szCs w:val="24"/>
        </w:rPr>
        <w:t>.</w:t>
      </w:r>
      <w:r w:rsidR="000A757E">
        <w:rPr>
          <w:rFonts w:ascii="Times New Roman" w:hAnsi="Times New Roman" w:cs="Times New Roman"/>
          <w:sz w:val="24"/>
          <w:szCs w:val="24"/>
        </w:rPr>
        <w:t xml:space="preserve"> </w:t>
      </w:r>
      <w:r w:rsidR="00CB4C9A">
        <w:rPr>
          <w:rFonts w:ascii="Times New Roman" w:hAnsi="Times New Roman" w:cs="Times New Roman"/>
          <w:sz w:val="24"/>
          <w:szCs w:val="24"/>
        </w:rPr>
        <w:t>Moreover, t</w:t>
      </w:r>
      <w:r w:rsidR="00774219">
        <w:rPr>
          <w:rFonts w:ascii="Times New Roman" w:hAnsi="Times New Roman" w:cs="Times New Roman"/>
          <w:sz w:val="24"/>
          <w:szCs w:val="24"/>
        </w:rPr>
        <w:t xml:space="preserve">o make a </w:t>
      </w:r>
      <w:r w:rsidR="00770948">
        <w:rPr>
          <w:rFonts w:ascii="Times New Roman" w:hAnsi="Times New Roman" w:cs="Times New Roman"/>
          <w:sz w:val="24"/>
          <w:szCs w:val="24"/>
        </w:rPr>
        <w:t xml:space="preserve">result </w:t>
      </w:r>
      <w:r w:rsidR="00774219">
        <w:rPr>
          <w:rFonts w:ascii="Times New Roman" w:hAnsi="Times New Roman" w:cs="Times New Roman"/>
          <w:sz w:val="24"/>
          <w:szCs w:val="24"/>
        </w:rPr>
        <w:t xml:space="preserve">comparison </w:t>
      </w:r>
      <w:r w:rsidR="00770948">
        <w:rPr>
          <w:rFonts w:ascii="Times New Roman" w:hAnsi="Times New Roman" w:cs="Times New Roman"/>
          <w:sz w:val="24"/>
          <w:szCs w:val="24"/>
        </w:rPr>
        <w:t xml:space="preserve">with experimental results </w:t>
      </w:r>
      <w:r w:rsidR="00774219">
        <w:rPr>
          <w:rFonts w:ascii="Times New Roman" w:hAnsi="Times New Roman" w:cs="Times New Roman"/>
          <w:sz w:val="24"/>
          <w:szCs w:val="24"/>
        </w:rPr>
        <w:t>for optimal result, ANN models must be trained and tested with the same data set as experiment</w:t>
      </w:r>
      <w:r w:rsidR="00770948">
        <w:rPr>
          <w:rFonts w:ascii="Times New Roman" w:hAnsi="Times New Roman" w:cs="Times New Roman"/>
          <w:sz w:val="24"/>
          <w:szCs w:val="24"/>
        </w:rPr>
        <w:t xml:space="preserve">al </w:t>
      </w:r>
      <w:r w:rsidR="008F50B2">
        <w:rPr>
          <w:rFonts w:ascii="Times New Roman" w:hAnsi="Times New Roman" w:cs="Times New Roman"/>
          <w:sz w:val="24"/>
          <w:szCs w:val="24"/>
        </w:rPr>
        <w:t>model</w:t>
      </w:r>
      <w:r w:rsidR="00774219">
        <w:rPr>
          <w:rFonts w:ascii="Times New Roman" w:hAnsi="Times New Roman" w:cs="Times New Roman"/>
          <w:sz w:val="24"/>
          <w:szCs w:val="24"/>
        </w:rPr>
        <w:t>.</w:t>
      </w:r>
    </w:p>
    <w:p w14:paraId="630F7974" w14:textId="77777777" w:rsidR="00D4373B" w:rsidRDefault="00D4373B" w:rsidP="005358A4">
      <w:pPr>
        <w:pStyle w:val="2"/>
        <w:spacing w:after="240"/>
      </w:pPr>
      <w:r>
        <w:t>Summary</w:t>
      </w:r>
    </w:p>
    <w:p w14:paraId="63B34EB9" w14:textId="11AB9BD1" w:rsidR="00D4373B" w:rsidRDefault="00D4373B" w:rsidP="00E0463D">
      <w:pPr>
        <w:widowControl w:val="0"/>
        <w:tabs>
          <w:tab w:val="left" w:pos="8355"/>
        </w:tabs>
        <w:spacing w:line="360" w:lineRule="auto"/>
        <w:jc w:val="both"/>
      </w:pPr>
      <w:r>
        <w:rPr>
          <w:rFonts w:ascii="Times New Roman" w:hAnsi="Times New Roman" w:cs="Times New Roman"/>
          <w:noProof/>
          <w:sz w:val="24"/>
          <w:szCs w:val="24"/>
        </w:rPr>
        <w:t>Materials data are becoming so abundant that their relationship is quite complicated to handle well. Traditional linear regression analysis is mostly not able to handle a large number of variables and nonlinear relationship among them. T</w:t>
      </w:r>
      <w:r w:rsidRPr="00B86AB9">
        <w:rPr>
          <w:rFonts w:ascii="Times New Roman" w:hAnsi="Times New Roman" w:cs="Times New Roman"/>
          <w:noProof/>
          <w:sz w:val="24"/>
          <w:szCs w:val="24"/>
        </w:rPr>
        <w:t xml:space="preserve">he main benefit of ANN over conventional regression analysis is that ANN can model problems in which there is no clear relationships between inputs and outputs and construct the solutions that can not be easily formulated within short time without specifying the form of </w:t>
      </w:r>
      <w:r w:rsidR="003C4DDF">
        <w:rPr>
          <w:rFonts w:ascii="Times New Roman" w:hAnsi="Times New Roman" w:cs="Times New Roman"/>
          <w:noProof/>
          <w:sz w:val="24"/>
          <w:szCs w:val="24"/>
        </w:rPr>
        <w:t>interactions</w:t>
      </w:r>
      <w:r w:rsidRPr="00B86AB9">
        <w:rPr>
          <w:rFonts w:ascii="Times New Roman" w:hAnsi="Times New Roman" w:cs="Times New Roman"/>
          <w:noProof/>
          <w:sz w:val="24"/>
          <w:szCs w:val="24"/>
        </w:rPr>
        <w:t xml:space="preserve"> between variables. </w:t>
      </w:r>
      <w:r>
        <w:rPr>
          <w:rFonts w:ascii="Times New Roman" w:hAnsi="Times New Roman" w:cs="Times New Roman"/>
          <w:noProof/>
          <w:sz w:val="24"/>
          <w:szCs w:val="24"/>
        </w:rPr>
        <w:t xml:space="preserve">From previous works, it can be said that ANN is a good estimator for materials related problems against statistical linear regression analysis due to its advantages of fault-tolerance, noise-tolerance and generalization ability. It can solve </w:t>
      </w:r>
      <w:r w:rsidR="00997D1A">
        <w:rPr>
          <w:rFonts w:ascii="Times New Roman" w:hAnsi="Times New Roman" w:cs="Times New Roman"/>
          <w:noProof/>
          <w:sz w:val="24"/>
          <w:szCs w:val="24"/>
        </w:rPr>
        <w:t xml:space="preserve">both </w:t>
      </w:r>
      <w:r w:rsidRPr="00B86AB9">
        <w:rPr>
          <w:rFonts w:ascii="Times New Roman" w:hAnsi="Times New Roman" w:cs="Times New Roman"/>
          <w:noProof/>
          <w:sz w:val="24"/>
          <w:szCs w:val="24"/>
        </w:rPr>
        <w:t>nonlinear and linear problems with high accuracy.</w:t>
      </w:r>
      <w:r w:rsidRPr="00B86AB9">
        <w:t xml:space="preserve"> </w:t>
      </w:r>
      <w:r w:rsidR="0025028D" w:rsidRPr="0025028D">
        <w:rPr>
          <w:rFonts w:ascii="Times New Roman" w:hAnsi="Times New Roman" w:cs="Times New Roman"/>
          <w:noProof/>
          <w:sz w:val="24"/>
          <w:szCs w:val="24"/>
        </w:rPr>
        <w:t>As a disadvantage,</w:t>
      </w:r>
      <w:r w:rsidR="0025028D">
        <w:t xml:space="preserve"> </w:t>
      </w:r>
      <w:r w:rsidR="0025028D" w:rsidRPr="0025028D">
        <w:rPr>
          <w:rFonts w:ascii="Times New Roman" w:hAnsi="Times New Roman" w:cs="Times New Roman"/>
          <w:noProof/>
          <w:sz w:val="24"/>
          <w:szCs w:val="24"/>
        </w:rPr>
        <w:t>a</w:t>
      </w:r>
      <w:r w:rsidR="00361B9D" w:rsidRPr="0025028D">
        <w:rPr>
          <w:rFonts w:ascii="Times New Roman" w:hAnsi="Times New Roman" w:cs="Times New Roman"/>
          <w:noProof/>
          <w:sz w:val="24"/>
          <w:szCs w:val="24"/>
        </w:rPr>
        <w:t>lthough</w:t>
      </w:r>
      <w:r w:rsidR="00361B9D">
        <w:rPr>
          <w:rFonts w:ascii="Times New Roman" w:hAnsi="Times New Roman" w:cs="Times New Roman"/>
          <w:noProof/>
          <w:sz w:val="24"/>
          <w:szCs w:val="24"/>
        </w:rPr>
        <w:t xml:space="preserve"> ANN has benefit of parallel structure, it sometimes spends long </w:t>
      </w:r>
      <w:r w:rsidR="00AB12DD">
        <w:rPr>
          <w:rFonts w:ascii="Times New Roman" w:hAnsi="Times New Roman" w:cs="Times New Roman"/>
          <w:noProof/>
          <w:sz w:val="24"/>
          <w:szCs w:val="24"/>
        </w:rPr>
        <w:t xml:space="preserve">training and </w:t>
      </w:r>
      <w:r w:rsidR="00361B9D">
        <w:rPr>
          <w:rFonts w:ascii="Times New Roman" w:hAnsi="Times New Roman" w:cs="Times New Roman"/>
          <w:noProof/>
          <w:sz w:val="24"/>
          <w:szCs w:val="24"/>
        </w:rPr>
        <w:t>operating time and occurs instability when applied to larger problems.</w:t>
      </w:r>
      <w:r w:rsidR="00784640">
        <w:rPr>
          <w:rFonts w:ascii="Times New Roman" w:hAnsi="Times New Roman" w:cs="Times New Roman"/>
          <w:noProof/>
          <w:sz w:val="24"/>
          <w:szCs w:val="24"/>
        </w:rPr>
        <w:t xml:space="preserve"> Important features that have a strong relation with output parameters should carefully be selected as input into ANN training such that unnecessary computational overhead and increased size of training data can be reduced to attain high classification performance.</w:t>
      </w:r>
    </w:p>
    <w:p w14:paraId="70E00B83" w14:textId="7E606C61" w:rsidR="00CF1552" w:rsidRPr="00D4373B" w:rsidRDefault="00D4373B"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sz w:val="24"/>
          <w:szCs w:val="24"/>
        </w:rPr>
        <w:t>But it is critical to be noted that misuse of over</w:t>
      </w:r>
      <w:r w:rsidR="00F65C90">
        <w:rPr>
          <w:rFonts w:ascii="Times New Roman" w:hAnsi="Times New Roman" w:cs="Times New Roman"/>
          <w:sz w:val="24"/>
          <w:szCs w:val="24"/>
        </w:rPr>
        <w:t>-</w:t>
      </w:r>
      <w:r>
        <w:rPr>
          <w:rFonts w:ascii="Times New Roman" w:hAnsi="Times New Roman" w:cs="Times New Roman"/>
          <w:sz w:val="24"/>
          <w:szCs w:val="24"/>
        </w:rPr>
        <w:t xml:space="preserve">complicated networks cannot give the optimal results. ANN should be correctly implemented according to types of problems to be solved to </w:t>
      </w:r>
      <w:r>
        <w:rPr>
          <w:rFonts w:ascii="Times New Roman" w:hAnsi="Times New Roman" w:cs="Times New Roman"/>
          <w:sz w:val="24"/>
          <w:szCs w:val="24"/>
        </w:rPr>
        <w:lastRenderedPageBreak/>
        <w:t xml:space="preserve">avoid the misuse of ANN benefit. </w:t>
      </w:r>
      <w:r>
        <w:rPr>
          <w:rFonts w:ascii="Times New Roman" w:hAnsi="Times New Roman" w:cs="Times New Roman"/>
          <w:noProof/>
          <w:sz w:val="24"/>
          <w:szCs w:val="24"/>
        </w:rPr>
        <w:t>I</w:t>
      </w:r>
      <w:r w:rsidRPr="00B86AB9">
        <w:rPr>
          <w:rFonts w:ascii="Times New Roman" w:hAnsi="Times New Roman" w:cs="Times New Roman"/>
          <w:noProof/>
          <w:sz w:val="24"/>
          <w:szCs w:val="24"/>
        </w:rPr>
        <w:t>f the number of hidden neurons</w:t>
      </w:r>
      <w:r w:rsidR="008201D7">
        <w:rPr>
          <w:rFonts w:ascii="Times New Roman" w:hAnsi="Times New Roman" w:cs="Times New Roman"/>
          <w:noProof/>
          <w:sz w:val="24"/>
          <w:szCs w:val="24"/>
        </w:rPr>
        <w:t>, compared to</w:t>
      </w:r>
      <w:r w:rsidR="008201D7" w:rsidRPr="00B86AB9">
        <w:rPr>
          <w:rFonts w:ascii="Times New Roman" w:hAnsi="Times New Roman" w:cs="Times New Roman"/>
          <w:noProof/>
          <w:sz w:val="24"/>
          <w:szCs w:val="24"/>
        </w:rPr>
        <w:t xml:space="preserve"> the number of data pairs in evaluating the fitting parameters</w:t>
      </w:r>
      <w:r w:rsidR="008201D7">
        <w:rPr>
          <w:rFonts w:ascii="Times New Roman" w:hAnsi="Times New Roman" w:cs="Times New Roman"/>
          <w:noProof/>
          <w:sz w:val="24"/>
          <w:szCs w:val="24"/>
        </w:rPr>
        <w:t>,</w:t>
      </w:r>
      <w:r w:rsidRPr="00B86AB9">
        <w:rPr>
          <w:rFonts w:ascii="Times New Roman" w:hAnsi="Times New Roman" w:cs="Times New Roman"/>
          <w:noProof/>
          <w:sz w:val="24"/>
          <w:szCs w:val="24"/>
        </w:rPr>
        <w:t xml:space="preserve"> are not enough as in </w:t>
      </w:r>
      <w:r w:rsidRPr="00B86AB9">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&lt;EndNote&gt;&lt;Cite&gt;&lt;Author&gt;Altinkok&lt;/Author&gt;&lt;Year&gt;2006&lt;/Year&gt;&lt;RecNum&gt;41&lt;/RecNum&gt;&lt;DisplayText&gt;[67]&lt;/DisplayText&gt;&lt;record&gt;&lt;rec-number&gt;41&lt;/rec-number&gt;&lt;foreign-keys&gt;&lt;key app="EN" db-id="909v2wsdarxet0er2papedrtdfde0xxra5af" timestamp="1560339653"&gt;41&lt;/key&gt;&lt;/foreign-keys&gt;&lt;ref-type name="Journal Article"&gt;17&lt;/ref-type&gt;&lt;contributors&gt;&lt;authors&gt;&lt;author&gt;Altinkok, Necat&lt;/author&gt;&lt;author&gt;Koker, Rasit&lt;/author&gt;&lt;/authors&gt;&lt;/contributors&gt;&lt;titles&gt;&lt;title&gt;Modelling of the prediction of tensile and density properties in particle reinforced metal matrix composites by using neural networks&lt;/title&gt;&lt;secondary-title&gt;Materials &amp;amp; Design&lt;/secondary-title&gt;&lt;/titles&gt;&lt;periodical&gt;&lt;full-title&gt;Materials &amp;amp; Design&lt;/full-title&gt;&lt;/periodical&gt;&lt;pages&gt;625-631&lt;/pages&gt;&lt;volume&gt;27&lt;/volume&gt;&lt;number&gt;8&lt;/number&gt;&lt;keywords&gt;&lt;keyword&gt;Metal matrix composite&lt;/keyword&gt;&lt;keyword&gt;Stir casting&lt;/keyword&gt;&lt;keyword&gt;Density&lt;/keyword&gt;&lt;keyword&gt;Tensile strengths&lt;/keyword&gt;&lt;keyword&gt;Porous ceramic cake&lt;/keyword&gt;&lt;keyword&gt;Artificial neural networks&lt;/keyword&gt;&lt;/keywords&gt;&lt;dates&gt;&lt;year&gt;2006&lt;/year&gt;&lt;pub-dates&gt;&lt;date&gt;2006/01/01/&lt;/date&gt;&lt;/pub-dates&gt;&lt;/dates&gt;&lt;isbn&gt;0261-3069&lt;/isbn&gt;&lt;urls&gt;&lt;related-urls&gt;&lt;url&gt;http://www.sciencedirect.com/science/article/pii/S0261306905000269&lt;/url&gt;&lt;/related-urls&gt;&lt;/urls&gt;&lt;electronic-resource-num&gt;https://doi.org/10.1016/j.matdes.2005.01.005&lt;/electronic-resource-num&gt;&lt;/record&gt;&lt;/Cite&gt;&lt;/EndNote&gt;</w:instrText>
      </w:r>
      <w:r w:rsidRPr="00B86AB9">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67" w:tooltip="Altinkok, 2006 #41" w:history="1">
        <w:r w:rsidR="00604F54">
          <w:rPr>
            <w:rFonts w:ascii="Times New Roman" w:hAnsi="Times New Roman" w:cs="Times New Roman"/>
            <w:noProof/>
            <w:sz w:val="24"/>
            <w:szCs w:val="24"/>
          </w:rPr>
          <w:t>67</w:t>
        </w:r>
      </w:hyperlink>
      <w:r w:rsidR="00F5227B">
        <w:rPr>
          <w:rFonts w:ascii="Times New Roman" w:hAnsi="Times New Roman" w:cs="Times New Roman"/>
          <w:noProof/>
          <w:sz w:val="24"/>
          <w:szCs w:val="24"/>
        </w:rPr>
        <w:t>]</w:t>
      </w:r>
      <w:r w:rsidRPr="00B86AB9">
        <w:rPr>
          <w:rFonts w:ascii="Times New Roman" w:hAnsi="Times New Roman" w:cs="Times New Roman"/>
          <w:noProof/>
          <w:sz w:val="24"/>
          <w:szCs w:val="24"/>
        </w:rPr>
        <w:fldChar w:fldCharType="end"/>
      </w:r>
      <w:r w:rsidRPr="00B86AB9">
        <w:rPr>
          <w:rFonts w:ascii="Times New Roman" w:hAnsi="Times New Roman" w:cs="Times New Roman"/>
          <w:noProof/>
          <w:sz w:val="24"/>
          <w:szCs w:val="24"/>
        </w:rPr>
        <w:t xml:space="preserve"> </w:t>
      </w:r>
      <w:r w:rsidRPr="00B86AB9">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&lt;EndNote&gt;&lt;Cite&gt;&lt;Author&gt;Koker&lt;/Author&gt;&lt;Year&gt;2007&lt;/Year&gt;&lt;RecNum&gt;44&lt;/RecNum&gt;&lt;DisplayText&gt;[84]&lt;/DisplayText&gt;&lt;record&gt;&lt;rec-number&gt;44&lt;/rec-number&gt;&lt;foreign-keys&gt;&lt;key app="EN" db-id="909v2wsdarxet0er2papedrtdfde0xxra5af" timestamp="1560339656"&gt;44&lt;/key&gt;&lt;/foreign-keys&gt;&lt;ref-type name="Journal Article"&gt;17&lt;/ref-type&gt;&lt;contributors&gt;&lt;authors&gt;&lt;author&gt;Koker, Rasit&lt;/author&gt;&lt;author&gt;Altinkok, Necat&lt;/author&gt;&lt;author&gt;Demir, Adem&lt;/author&gt;&lt;/authors&gt;&lt;/contributors&gt;&lt;titles&gt;&lt;title&gt;Neural network based prediction of mechanical properties of particulate reinforced metal matrix composites using various training algorithms&lt;/title&gt;&lt;secondary-title&gt;Materials &amp;amp; Design&lt;/secondary-title&gt;&lt;/titles&gt;&lt;periodical&gt;&lt;full-title&gt;Materials &amp;amp; Design&lt;/full-title&gt;&lt;/periodical&gt;&lt;pages&gt;616-627&lt;/pages&gt;&lt;volume&gt;28&lt;/volume&gt;&lt;number&gt;2&lt;/number&gt;&lt;keywords&gt;&lt;keyword&gt;Metal matrix composites production&lt;/keyword&gt;&lt;keyword&gt;Stir casting&lt;/keyword&gt;&lt;keyword&gt;Mechanical properties&lt;/keyword&gt;&lt;keyword&gt;Artificial neural networks&lt;/keyword&gt;&lt;keyword&gt;Training algorithms&lt;/keyword&gt;&lt;/keywords&gt;&lt;dates&gt;&lt;year&gt;2007&lt;/year&gt;&lt;pub-dates&gt;&lt;date&gt;2007/01/01/&lt;/date&gt;&lt;/pub-dates&gt;&lt;/dates&gt;&lt;isbn&gt;0261-3069&lt;/isbn&gt;&lt;urls&gt;&lt;related-urls&gt;&lt;url&gt;http://www.sciencedirect.com/science/article/pii/S0261306905002177&lt;/url&gt;&lt;/related-urls&gt;&lt;/urls&gt;&lt;electronic-resource-num&gt;https://doi.org/10.1016/j.matdes.2005.07.021&lt;/electronic-resource-num&gt;&lt;/record&gt;&lt;/Cite&gt;&lt;/EndNote&gt;</w:instrText>
      </w:r>
      <w:r w:rsidRPr="00B86AB9">
        <w:rPr>
          <w:rFonts w:ascii="Times New Roman" w:hAnsi="Times New Roman" w:cs="Times New Roman"/>
          <w:noProof/>
          <w:sz w:val="24"/>
          <w:szCs w:val="24"/>
        </w:rPr>
        <w:fldChar w:fldCharType="separate"/>
      </w:r>
      <w:r w:rsidR="00555870">
        <w:rPr>
          <w:rFonts w:ascii="Times New Roman" w:hAnsi="Times New Roman" w:cs="Times New Roman"/>
          <w:noProof/>
          <w:sz w:val="24"/>
          <w:szCs w:val="24"/>
        </w:rPr>
        <w:t>[</w:t>
      </w:r>
      <w:hyperlink w:anchor="_ENREF_84" w:tooltip="Koker, 2007 #44" w:history="1">
        <w:r w:rsidR="00604F54">
          <w:rPr>
            <w:rFonts w:ascii="Times New Roman" w:hAnsi="Times New Roman" w:cs="Times New Roman"/>
            <w:noProof/>
            <w:sz w:val="24"/>
            <w:szCs w:val="24"/>
          </w:rPr>
          <w:t>84</w:t>
        </w:r>
      </w:hyperlink>
      <w:r w:rsidR="00555870">
        <w:rPr>
          <w:rFonts w:ascii="Times New Roman" w:hAnsi="Times New Roman" w:cs="Times New Roman"/>
          <w:noProof/>
          <w:sz w:val="24"/>
          <w:szCs w:val="24"/>
        </w:rPr>
        <w:t>]</w:t>
      </w:r>
      <w:r w:rsidRPr="00B86AB9">
        <w:rPr>
          <w:rFonts w:ascii="Times New Roman" w:hAnsi="Times New Roman" w:cs="Times New Roman"/>
          <w:noProof/>
          <w:sz w:val="24"/>
          <w:szCs w:val="24"/>
        </w:rPr>
        <w:fldChar w:fldCharType="end"/>
      </w:r>
      <w:r w:rsidRPr="00B86AB9">
        <w:rPr>
          <w:rFonts w:ascii="Times New Roman" w:hAnsi="Times New Roman" w:cs="Times New Roman"/>
          <w:noProof/>
          <w:sz w:val="24"/>
          <w:szCs w:val="24"/>
        </w:rPr>
        <w:t xml:space="preserve"> or more redundant as in </w:t>
      </w:r>
      <w:r w:rsidRPr="00B86AB9">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&lt;EndNote&gt;&lt;Cite&gt;&lt;Author&gt;Forouzan&lt;/Author&gt;&lt;Year&gt;2007&lt;/Year&gt;&lt;RecNum&gt;63&lt;/RecNum&gt;&lt;DisplayText&gt;[43]&lt;/DisplayText&gt;&lt;record&gt;&lt;rec-number&gt;63&lt;/rec-number&gt;&lt;foreign-keys&gt;&lt;key app="EN" db-id="909v2wsdarxet0er2papedrtdfde0xxra5af" timestamp="1560339670"&gt;63&lt;/key&gt;&lt;/foreign-keys&gt;&lt;ref-type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Pr="00B86AB9">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3" w:tooltip="Forouzan, 2007 #63" w:history="1">
        <w:r w:rsidR="00604F54">
          <w:rPr>
            <w:rFonts w:ascii="Times New Roman" w:hAnsi="Times New Roman" w:cs="Times New Roman"/>
            <w:noProof/>
            <w:sz w:val="24"/>
            <w:szCs w:val="24"/>
          </w:rPr>
          <w:t>43</w:t>
        </w:r>
      </w:hyperlink>
      <w:r w:rsidR="00671DCC">
        <w:rPr>
          <w:rFonts w:ascii="Times New Roman" w:hAnsi="Times New Roman" w:cs="Times New Roman"/>
          <w:noProof/>
          <w:sz w:val="24"/>
          <w:szCs w:val="24"/>
        </w:rPr>
        <w:t>]</w:t>
      </w:r>
      <w:r w:rsidRPr="00B86AB9">
        <w:rPr>
          <w:rFonts w:ascii="Times New Roman" w:hAnsi="Times New Roman" w:cs="Times New Roman"/>
          <w:noProof/>
          <w:sz w:val="24"/>
          <w:szCs w:val="24"/>
        </w:rPr>
        <w:fldChar w:fldCharType="end"/>
      </w:r>
      <w:r w:rsidRPr="00B86AB9">
        <w:rPr>
          <w:rFonts w:ascii="Times New Roman" w:hAnsi="Times New Roman" w:cs="Times New Roman"/>
          <w:noProof/>
          <w:sz w:val="24"/>
          <w:szCs w:val="24"/>
        </w:rPr>
        <w:t>, it will lead to the misuse of ANN.</w:t>
      </w:r>
      <w:r>
        <w:rPr>
          <w:rFonts w:ascii="Times New Roman" w:hAnsi="Times New Roman" w:cs="Times New Roman"/>
          <w:noProof/>
          <w:sz w:val="24"/>
          <w:szCs w:val="24"/>
        </w:rPr>
        <w:t xml:space="preserve"> Moreover, it does not mean the more complicated the networks, the better the results. The number of neurons in hidden layers of neural networks should also be increased within a limit</w:t>
      </w:r>
      <w:r w:rsidR="0007178A">
        <w:rPr>
          <w:rFonts w:ascii="Times New Roman" w:hAnsi="Times New Roman" w:cs="Times New Roman"/>
          <w:noProof/>
          <w:sz w:val="24"/>
          <w:szCs w:val="24"/>
        </w:rPr>
        <w:t xml:space="preserve"> depending on the problem</w:t>
      </w:r>
      <w:r>
        <w:rPr>
          <w:rFonts w:ascii="Times New Roman" w:hAnsi="Times New Roman" w:cs="Times New Roman"/>
          <w:noProof/>
          <w:sz w:val="24"/>
          <w:szCs w:val="24"/>
        </w:rPr>
        <w:t>, otherwise</w:t>
      </w:r>
      <w:r w:rsidR="0027522B">
        <w:rPr>
          <w:rFonts w:ascii="Times New Roman" w:hAnsi="Times New Roman" w:cs="Times New Roman"/>
          <w:noProof/>
          <w:sz w:val="24"/>
          <w:szCs w:val="24"/>
        </w:rPr>
        <w:t>;</w:t>
      </w:r>
      <w:r>
        <w:rPr>
          <w:rFonts w:ascii="Times New Roman" w:hAnsi="Times New Roman" w:cs="Times New Roman"/>
          <w:noProof/>
          <w:sz w:val="24"/>
          <w:szCs w:val="24"/>
        </w:rPr>
        <w:t xml:space="preserve"> mathematically undefined situation, known as overfitting</w:t>
      </w:r>
      <w:r w:rsidR="0027522B">
        <w:rPr>
          <w:rFonts w:ascii="Times New Roman" w:hAnsi="Times New Roman" w:cs="Times New Roman"/>
          <w:noProof/>
          <w:sz w:val="24"/>
          <w:szCs w:val="24"/>
        </w:rPr>
        <w:t>,</w:t>
      </w:r>
      <w:r>
        <w:rPr>
          <w:rFonts w:ascii="Times New Roman" w:hAnsi="Times New Roman" w:cs="Times New Roman"/>
          <w:noProof/>
          <w:sz w:val="24"/>
          <w:szCs w:val="24"/>
        </w:rPr>
        <w:t xml:space="preserve"> in which determining more fitting parameters than the available data points is difficult</w:t>
      </w:r>
      <w:r w:rsidR="005D288D">
        <w:rPr>
          <w:rFonts w:ascii="Times New Roman" w:hAnsi="Times New Roman" w:cs="Times New Roman"/>
          <w:noProof/>
          <w:sz w:val="24"/>
          <w:szCs w:val="24"/>
        </w:rPr>
        <w:t>,</w:t>
      </w:r>
      <w:r w:rsidR="00A720BA">
        <w:rPr>
          <w:rFonts w:ascii="Times New Roman" w:hAnsi="Times New Roman" w:cs="Times New Roman"/>
          <w:noProof/>
          <w:sz w:val="24"/>
          <w:szCs w:val="24"/>
        </w:rPr>
        <w:t xml:space="preserve"> </w:t>
      </w:r>
      <w:r w:rsidR="0027522B">
        <w:rPr>
          <w:rFonts w:ascii="Times New Roman" w:hAnsi="Times New Roman" w:cs="Times New Roman"/>
          <w:noProof/>
          <w:sz w:val="24"/>
          <w:szCs w:val="24"/>
        </w:rPr>
        <w:t xml:space="preserve">will </w:t>
      </w:r>
      <w:r w:rsidR="00A559BB">
        <w:rPr>
          <w:rFonts w:ascii="Times New Roman" w:hAnsi="Times New Roman" w:cs="Times New Roman"/>
          <w:noProof/>
          <w:sz w:val="24"/>
          <w:szCs w:val="24"/>
        </w:rPr>
        <w:t>make poor</w:t>
      </w:r>
      <w:r w:rsidR="00A720BA">
        <w:rPr>
          <w:rFonts w:ascii="Times New Roman" w:hAnsi="Times New Roman" w:cs="Times New Roman"/>
          <w:noProof/>
          <w:sz w:val="24"/>
          <w:szCs w:val="24"/>
        </w:rPr>
        <w:t xml:space="preserve"> network generalization ability</w:t>
      </w:r>
      <w:r w:rsidR="00A61C94">
        <w:rPr>
          <w:rFonts w:ascii="Times New Roman" w:hAnsi="Times New Roman" w:cs="Times New Roman"/>
          <w:noProof/>
          <w:sz w:val="24"/>
          <w:szCs w:val="24"/>
        </w:rPr>
        <w:t xml:space="preserve"> on unseen data</w:t>
      </w:r>
      <w:r>
        <w:rPr>
          <w:rFonts w:ascii="Times New Roman" w:hAnsi="Times New Roman" w:cs="Times New Roman"/>
          <w:noProof/>
          <w:sz w:val="24"/>
          <w:szCs w:val="24"/>
        </w:rPr>
        <w:t xml:space="preserve">. </w:t>
      </w:r>
      <w:r>
        <w:rPr>
          <w:rFonts w:ascii="Times New Roman" w:hAnsi="Times New Roman" w:cs="Times New Roman"/>
          <w:sz w:val="24"/>
          <w:szCs w:val="24"/>
        </w:rPr>
        <w:t>The joint implementation of ANN and other computing paradigms should further be considered due to their good cooperation results.</w:t>
      </w:r>
    </w:p>
    <w:bookmarkEnd w:id="1"/>
    <w:bookmarkEnd w:id="2"/>
    <w:p w14:paraId="5E26878A" w14:textId="77777777" w:rsidR="00CF1552" w:rsidRDefault="00205DC2" w:rsidP="00E0463D">
      <w:pPr>
        <w:pStyle w:val="1"/>
        <w:widowControl w:val="0"/>
        <w:spacing w:after="240"/>
      </w:pPr>
      <w:r>
        <w:t>Trends of the ANN application in materials area</w:t>
      </w:r>
    </w:p>
    <w:p w14:paraId="072AA928" w14:textId="472E2F49" w:rsidR="00F0383C" w:rsidRDefault="00F0383C"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At present, researchers are trying to implement ANN models to predict the </w:t>
      </w:r>
      <w:r>
        <w:rPr>
          <w:rFonts w:ascii="Times New Roman" w:hAnsi="Times New Roman" w:cs="Times New Roman" w:hint="eastAsia"/>
          <w:sz w:val="24"/>
          <w:szCs w:val="24"/>
        </w:rPr>
        <w:t>performance, stability and structure</w:t>
      </w:r>
      <w:r>
        <w:rPr>
          <w:rFonts w:ascii="Times New Roman" w:hAnsi="Times New Roman" w:cs="Times New Roman"/>
          <w:sz w:val="24"/>
          <w:szCs w:val="24"/>
        </w:rPr>
        <w:t xml:space="preserve"> of materials that is also a great challenge in materials science. According to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&lt;EndNote&gt;&lt;Cite&gt;&lt;Year&gt;June 2007&lt;/Year&gt;&lt;RecNum&gt;82&lt;/RecNum&gt;&lt;DisplayText&gt;[85]&lt;/DisplayText&gt;&lt;record&gt;&lt;rec-number&gt;82&lt;/rec-number&gt;&lt;foreign-keys&gt;&lt;key app="EN" db-id="909v2wsdarxet0er2papedrtdfde0xxra5af" timestamp="1560339683"&gt;82&lt;/key&gt;&lt;/foreign-keys&gt;&lt;ref-type name="Journal Article"&gt;17&lt;/ref-type&gt;&lt;contributors&gt;&lt;/contributors&gt;&lt;titles&gt;&lt;title&gt;A Vision of Materials Science in the Year 2020&lt;/title&gt;&lt;secondary-title&gt;Excerpts from the 2020 NIMS Policy Paper, Independent Administrative Institution National Institute for Materials Science&lt;/secondary-title&gt;&lt;/titles&gt;&lt;periodical&gt;&lt;full-title&gt;Excerpts from the 2020 NIMS Policy Paper, Independent Administrative Institution National Institute for Materials Science&lt;/full-title&gt;&lt;/periodical&gt;&lt;dates&gt;&lt;year&gt;June 2007&lt;/year&gt;&lt;/dates&gt;&lt;urls&gt;&lt;/urls&gt;&lt;/record&gt;&lt;/Cite&gt;&lt;/EndNote&gt;</w:instrText>
      </w:r>
      <w:r>
        <w:rPr>
          <w:rFonts w:ascii="Times New Roman" w:hAnsi="Times New Roman" w:cs="Times New Roman"/>
          <w:sz w:val="24"/>
          <w:szCs w:val="24"/>
        </w:rPr>
        <w:fldChar w:fldCharType="separate"/>
      </w:r>
      <w:r w:rsidR="00555870">
        <w:rPr>
          <w:rFonts w:ascii="Times New Roman" w:hAnsi="Times New Roman" w:cs="Times New Roman"/>
          <w:noProof/>
          <w:sz w:val="24"/>
          <w:szCs w:val="24"/>
        </w:rPr>
        <w:t>[</w:t>
      </w:r>
      <w:hyperlink w:anchor="_ENREF_85" w:tooltip=", June 2007 #82" w:history="1">
        <w:r w:rsidR="00604F54">
          <w:rPr>
            <w:rFonts w:ascii="Times New Roman" w:hAnsi="Times New Roman" w:cs="Times New Roman"/>
            <w:noProof/>
            <w:sz w:val="24"/>
            <w:szCs w:val="24"/>
          </w:rPr>
          <w:t>85</w:t>
        </w:r>
      </w:hyperlink>
      <w:r w:rsidR="00555870">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in 2020, materials industries</w:t>
      </w:r>
      <w:r w:rsidR="006F1EB1">
        <w:rPr>
          <w:rFonts w:ascii="Times New Roman" w:hAnsi="Times New Roman" w:cs="Times New Roman"/>
          <w:sz w:val="24"/>
          <w:szCs w:val="24"/>
        </w:rPr>
        <w:t>,</w:t>
      </w:r>
      <w:r>
        <w:rPr>
          <w:rFonts w:ascii="Times New Roman" w:hAnsi="Times New Roman" w:cs="Times New Roman"/>
          <w:sz w:val="24"/>
          <w:szCs w:val="24"/>
        </w:rPr>
        <w:t xml:space="preserve"> that supply steel, petrochemical products, cement</w:t>
      </w:r>
      <w:r w:rsidR="00F9682C">
        <w:rPr>
          <w:rFonts w:ascii="Times New Roman" w:hAnsi="Times New Roman" w:cs="Times New Roman"/>
          <w:sz w:val="24"/>
          <w:szCs w:val="24"/>
        </w:rPr>
        <w:t xml:space="preserve">, </w:t>
      </w:r>
      <w:r>
        <w:rPr>
          <w:rFonts w:ascii="Times New Roman" w:hAnsi="Times New Roman" w:cs="Times New Roman"/>
          <w:sz w:val="24"/>
          <w:szCs w:val="24"/>
        </w:rPr>
        <w:t>etc., will be the key technology of automotive industry to develop new structural materials. ANN can accelerate the design of new materials by predicting material properties with high accuracy. To combine materials science with computer science by ANN prediction for materials properties is a great solution for researchers not only at present but also in future.</w:t>
      </w:r>
      <w:r>
        <w:t xml:space="preserve"> </w:t>
      </w:r>
    </w:p>
    <w:p w14:paraId="0AA805DA" w14:textId="054BCDF5" w:rsidR="00CF1552" w:rsidRDefault="00205DC2"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sz w:val="24"/>
          <w:szCs w:val="24"/>
        </w:rPr>
        <w:t xml:space="preserve">Previous works described their network parameters: network structures, training algorithms, transfer functions and data used to train and test ANN, in related researches so that those works can be expanded and enhanced by new researchers. </w:t>
      </w:r>
      <w:r w:rsidRPr="003312BF">
        <w:rPr>
          <w:rFonts w:ascii="Times New Roman" w:hAnsi="Times New Roman" w:cs="Times New Roman"/>
          <w:sz w:val="24"/>
          <w:szCs w:val="24"/>
        </w:rPr>
        <w:t>Since their prediction results gave satisfactory and acceptable outcomes against experimental results, ANN prediction models can significantly reduce the quantitative experimental works.</w:t>
      </w:r>
      <w:r>
        <w:rPr>
          <w:rFonts w:ascii="Times New Roman" w:hAnsi="Times New Roman" w:cs="Times New Roman"/>
          <w:sz w:val="24"/>
          <w:szCs w:val="24"/>
        </w:rPr>
        <w:t xml:space="preserve"> But most recent works showed l</w:t>
      </w:r>
      <w:r>
        <w:rPr>
          <w:rFonts w:ascii="Times New Roman" w:hAnsi="Times New Roman" w:cs="Times New Roman"/>
          <w:noProof/>
          <w:sz w:val="24"/>
          <w:szCs w:val="24"/>
        </w:rPr>
        <w:t>arge amount of data are still needed to train ANN</w:t>
      </w:r>
      <w:r w:rsidR="00431DAC">
        <w:rPr>
          <w:rFonts w:ascii="Times New Roman" w:hAnsi="Times New Roman" w:cs="Times New Roman"/>
          <w:noProof/>
          <w:sz w:val="24"/>
          <w:szCs w:val="24"/>
        </w:rPr>
        <w:t>. ANN</w:t>
      </w:r>
      <w:r>
        <w:rPr>
          <w:rFonts w:ascii="Times New Roman" w:hAnsi="Times New Roman" w:cs="Times New Roman"/>
          <w:noProof/>
          <w:sz w:val="24"/>
          <w:szCs w:val="24"/>
        </w:rPr>
        <w:t xml:space="preserve"> performance can be extended when there is data big enough for constructing an optimized neural network model</w:t>
      </w:r>
      <w:r w:rsidR="00431DAC">
        <w:rPr>
          <w:rFonts w:ascii="Times New Roman" w:hAnsi="Times New Roman" w:cs="Times New Roman"/>
          <w:noProof/>
          <w:sz w:val="24"/>
          <w:szCs w:val="24"/>
        </w:rPr>
        <w:t xml:space="preserve"> and then</w:t>
      </w:r>
      <w:r>
        <w:rPr>
          <w:rFonts w:ascii="Times New Roman" w:hAnsi="Times New Roman" w:cs="Times New Roman"/>
          <w:noProof/>
          <w:sz w:val="24"/>
          <w:szCs w:val="24"/>
        </w:rPr>
        <w:t xml:space="preserve"> </w:t>
      </w:r>
      <w:r>
        <w:rPr>
          <w:rFonts w:ascii="Times New Roman" w:hAnsi="Times New Roman" w:cs="Times New Roman" w:hint="eastAsia"/>
          <w:noProof/>
          <w:sz w:val="24"/>
          <w:szCs w:val="24"/>
        </w:rPr>
        <w:t xml:space="preserve">the </w:t>
      </w:r>
      <w:r>
        <w:rPr>
          <w:rFonts w:ascii="Times New Roman" w:hAnsi="Times New Roman" w:cs="Times New Roman"/>
          <w:noProof/>
          <w:sz w:val="24"/>
          <w:szCs w:val="24"/>
        </w:rPr>
        <w:t xml:space="preserve">prediction results will be more exact for future use. </w:t>
      </w:r>
      <w:r w:rsidR="00B86443">
        <w:rPr>
          <w:rFonts w:ascii="Times New Roman" w:hAnsi="Times New Roman" w:cs="Times New Roman"/>
          <w:noProof/>
          <w:sz w:val="24"/>
          <w:szCs w:val="24"/>
        </w:rPr>
        <w:t>Since ANN has the abilities of  noise-toleren</w:t>
      </w:r>
      <w:r w:rsidR="006925B2">
        <w:rPr>
          <w:rFonts w:ascii="Times New Roman" w:hAnsi="Times New Roman" w:cs="Times New Roman"/>
          <w:noProof/>
          <w:sz w:val="24"/>
          <w:szCs w:val="24"/>
        </w:rPr>
        <w:t>ce</w:t>
      </w:r>
      <w:r w:rsidR="00B86443">
        <w:rPr>
          <w:rFonts w:ascii="Times New Roman" w:hAnsi="Times New Roman" w:cs="Times New Roman"/>
          <w:noProof/>
          <w:sz w:val="24"/>
          <w:szCs w:val="24"/>
        </w:rPr>
        <w:t xml:space="preserve"> and fault-toleren</w:t>
      </w:r>
      <w:r w:rsidR="006925B2">
        <w:rPr>
          <w:rFonts w:ascii="Times New Roman" w:hAnsi="Times New Roman" w:cs="Times New Roman"/>
          <w:noProof/>
          <w:sz w:val="24"/>
          <w:szCs w:val="24"/>
        </w:rPr>
        <w:t>ce</w:t>
      </w:r>
      <w:r w:rsidR="00B86443">
        <w:rPr>
          <w:rFonts w:ascii="Times New Roman" w:hAnsi="Times New Roman" w:cs="Times New Roman"/>
          <w:noProof/>
          <w:sz w:val="24"/>
          <w:szCs w:val="24"/>
        </w:rPr>
        <w:t>, it can deal well with real-world data that are somewhat noisy, uncertain</w:t>
      </w:r>
      <w:r w:rsidR="00A621E2">
        <w:rPr>
          <w:rFonts w:ascii="Times New Roman" w:hAnsi="Times New Roman" w:cs="Times New Roman"/>
          <w:noProof/>
          <w:sz w:val="24"/>
          <w:szCs w:val="24"/>
        </w:rPr>
        <w:t>, complex</w:t>
      </w:r>
      <w:r w:rsidR="00B86443">
        <w:rPr>
          <w:rFonts w:ascii="Times New Roman" w:hAnsi="Times New Roman" w:cs="Times New Roman"/>
          <w:noProof/>
          <w:sz w:val="24"/>
          <w:szCs w:val="24"/>
        </w:rPr>
        <w:t xml:space="preserve"> and missing</w:t>
      </w:r>
      <w:r w:rsidR="006925B2">
        <w:rPr>
          <w:rFonts w:ascii="Times New Roman" w:hAnsi="Times New Roman" w:cs="Times New Roman"/>
          <w:noProof/>
          <w:sz w:val="24"/>
          <w:szCs w:val="24"/>
        </w:rPr>
        <w:t>,</w:t>
      </w:r>
      <w:r w:rsidR="00B86443">
        <w:rPr>
          <w:rFonts w:ascii="Times New Roman" w:hAnsi="Times New Roman" w:cs="Times New Roman"/>
          <w:noProof/>
          <w:sz w:val="24"/>
          <w:szCs w:val="24"/>
        </w:rPr>
        <w:t xml:space="preserve"> and </w:t>
      </w:r>
      <w:r w:rsidR="00C51030">
        <w:rPr>
          <w:rFonts w:ascii="Times New Roman" w:hAnsi="Times New Roman" w:cs="Times New Roman"/>
          <w:noProof/>
          <w:sz w:val="24"/>
          <w:szCs w:val="24"/>
        </w:rPr>
        <w:t xml:space="preserve">is the </w:t>
      </w:r>
      <w:r w:rsidR="00B57699">
        <w:rPr>
          <w:rFonts w:ascii="Times New Roman" w:hAnsi="Times New Roman" w:cs="Times New Roman"/>
          <w:noProof/>
          <w:sz w:val="24"/>
          <w:szCs w:val="24"/>
        </w:rPr>
        <w:t xml:space="preserve">whole </w:t>
      </w:r>
      <w:r w:rsidR="00C51030">
        <w:rPr>
          <w:rFonts w:ascii="Times New Roman" w:hAnsi="Times New Roman" w:cs="Times New Roman"/>
          <w:noProof/>
          <w:sz w:val="24"/>
          <w:szCs w:val="24"/>
        </w:rPr>
        <w:t xml:space="preserve">solution to complicated problems to </w:t>
      </w:r>
      <w:r w:rsidR="00B86443">
        <w:rPr>
          <w:rFonts w:ascii="Times New Roman" w:hAnsi="Times New Roman" w:cs="Times New Roman"/>
          <w:noProof/>
          <w:sz w:val="24"/>
          <w:szCs w:val="24"/>
        </w:rPr>
        <w:t>give the satisfactory result.</w:t>
      </w:r>
    </w:p>
    <w:p w14:paraId="2E38E977" w14:textId="211328A6" w:rsidR="00CE5CE8" w:rsidRDefault="00205DC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neural network models in context of materials science are feed forward types and other popular, powerful and efficient feedback neural networks (Recurrent Neural Network, </w:t>
      </w:r>
      <w:r w:rsidR="00126B1E" w:rsidRPr="00126B1E">
        <w:rPr>
          <w:rFonts w:ascii="Times New Roman" w:hAnsi="Times New Roman" w:cs="Times New Roman"/>
          <w:sz w:val="24"/>
          <w:szCs w:val="24"/>
        </w:rPr>
        <w:t xml:space="preserve">Long/Short </w:t>
      </w:r>
      <w:r w:rsidR="00126B1E" w:rsidRPr="00126B1E">
        <w:rPr>
          <w:rFonts w:ascii="Times New Roman" w:hAnsi="Times New Roman" w:cs="Times New Roman"/>
          <w:sz w:val="24"/>
          <w:szCs w:val="24"/>
        </w:rPr>
        <w:lastRenderedPageBreak/>
        <w:t>Term Memory Neural Network</w:t>
      </w:r>
      <w:r>
        <w:rPr>
          <w:rFonts w:ascii="Times New Roman" w:hAnsi="Times New Roman" w:cs="Times New Roman"/>
          <w:sz w:val="24"/>
          <w:szCs w:val="24"/>
        </w:rPr>
        <w:t>, etc.), that are currently widely implemented in image and video recognition,</w:t>
      </w:r>
      <w:r w:rsidR="00447285">
        <w:rPr>
          <w:rFonts w:ascii="Times New Roman" w:hAnsi="Times New Roman" w:cs="Times New Roman"/>
          <w:sz w:val="24"/>
          <w:szCs w:val="24"/>
        </w:rPr>
        <w:t xml:space="preserve"> time series prediction, handwriting recognition,</w:t>
      </w:r>
      <w:r>
        <w:rPr>
          <w:rFonts w:ascii="Times New Roman" w:hAnsi="Times New Roman" w:cs="Times New Roman"/>
          <w:sz w:val="24"/>
          <w:szCs w:val="24"/>
        </w:rPr>
        <w:t xml:space="preserve"> speech recognition, automated robotics and machine translation applications in computer science research</w:t>
      </w:r>
      <w:r w:rsidR="006F1EB1">
        <w:rPr>
          <w:rFonts w:ascii="Times New Roman" w:hAnsi="Times New Roman" w:cs="Times New Roman"/>
          <w:sz w:val="24"/>
          <w:szCs w:val="24"/>
        </w:rPr>
        <w:t>es</w:t>
      </w:r>
      <w:r>
        <w:rPr>
          <w:rFonts w:ascii="Times New Roman" w:hAnsi="Times New Roman" w:cs="Times New Roman"/>
          <w:sz w:val="24"/>
          <w:szCs w:val="24"/>
        </w:rPr>
        <w:t xml:space="preserve">, </w:t>
      </w:r>
      <w:r w:rsidR="004005C9">
        <w:rPr>
          <w:rFonts w:ascii="Times New Roman" w:hAnsi="Times New Roman" w:cs="Times New Roman"/>
          <w:sz w:val="24"/>
          <w:szCs w:val="24"/>
        </w:rPr>
        <w:t xml:space="preserve">and hybrid use of different network types </w:t>
      </w:r>
      <w:r>
        <w:rPr>
          <w:rFonts w:ascii="Times New Roman" w:hAnsi="Times New Roman" w:cs="Times New Roman"/>
          <w:sz w:val="24"/>
          <w:szCs w:val="24"/>
        </w:rPr>
        <w:t>would be future research trends in materials science too</w:t>
      </w:r>
      <w:r w:rsidR="00126B1E">
        <w:rPr>
          <w:rFonts w:ascii="Times New Roman" w:hAnsi="Times New Roman" w:cs="Times New Roman"/>
          <w:sz w:val="24"/>
          <w:szCs w:val="24"/>
        </w:rPr>
        <w:t>. I</w:t>
      </w:r>
      <w:r>
        <w:rPr>
          <w:rFonts w:ascii="Times New Roman" w:hAnsi="Times New Roman" w:cs="Times New Roman"/>
          <w:sz w:val="24"/>
          <w:szCs w:val="24"/>
        </w:rPr>
        <w:t xml:space="preserve">t is still necessary to conduct more researches related with those networks </w:t>
      </w:r>
      <w:r w:rsidR="00B86B35">
        <w:rPr>
          <w:rFonts w:ascii="Times New Roman" w:hAnsi="Times New Roman" w:cs="Times New Roman"/>
          <w:sz w:val="24"/>
          <w:szCs w:val="24"/>
        </w:rPr>
        <w:t xml:space="preserve">in materials related fields </w:t>
      </w:r>
      <w:r>
        <w:rPr>
          <w:rFonts w:ascii="Times New Roman" w:hAnsi="Times New Roman" w:cs="Times New Roman"/>
          <w:sz w:val="24"/>
          <w:szCs w:val="24"/>
        </w:rPr>
        <w:t>to give strong</w:t>
      </w:r>
      <w:r w:rsidR="00B86B35">
        <w:rPr>
          <w:rFonts w:ascii="Times New Roman" w:hAnsi="Times New Roman" w:cs="Times New Roman"/>
          <w:sz w:val="24"/>
          <w:szCs w:val="24"/>
        </w:rPr>
        <w:t>ly</w:t>
      </w:r>
      <w:r>
        <w:rPr>
          <w:rFonts w:ascii="Times New Roman" w:hAnsi="Times New Roman" w:cs="Times New Roman"/>
          <w:sz w:val="24"/>
          <w:szCs w:val="24"/>
        </w:rPr>
        <w:t xml:space="preserve"> recommended results to new researchers. </w:t>
      </w:r>
      <w:r w:rsidR="00A55AC7">
        <w:rPr>
          <w:rFonts w:ascii="Times New Roman" w:hAnsi="Times New Roman" w:cs="Times New Roman"/>
          <w:sz w:val="24"/>
          <w:szCs w:val="24"/>
        </w:rPr>
        <w:t xml:space="preserve">And </w:t>
      </w:r>
      <w:r w:rsidR="00365216">
        <w:rPr>
          <w:rFonts w:ascii="Times New Roman" w:hAnsi="Times New Roman" w:cs="Times New Roman"/>
          <w:sz w:val="24"/>
          <w:szCs w:val="24"/>
        </w:rPr>
        <w:t>also, by using</w:t>
      </w:r>
      <w:r w:rsidR="00A55AC7">
        <w:rPr>
          <w:rFonts w:ascii="Times New Roman" w:hAnsi="Times New Roman" w:cs="Times New Roman"/>
          <w:sz w:val="24"/>
          <w:szCs w:val="24"/>
        </w:rPr>
        <w:t xml:space="preserve"> input ranking methods </w:t>
      </w:r>
      <w:r w:rsidR="00365216">
        <w:rPr>
          <w:rFonts w:ascii="Times New Roman" w:hAnsi="Times New Roman" w:cs="Times New Roman"/>
          <w:sz w:val="24"/>
          <w:szCs w:val="24"/>
        </w:rPr>
        <w:t>that made</w:t>
      </w:r>
      <w:r w:rsidR="00A55AC7">
        <w:rPr>
          <w:rFonts w:ascii="Times New Roman" w:hAnsi="Times New Roman" w:cs="Times New Roman"/>
          <w:sz w:val="24"/>
          <w:szCs w:val="24"/>
        </w:rPr>
        <w:t xml:space="preserve"> a great contribution to ANN performance, </w:t>
      </w:r>
      <w:r w:rsidR="00365216">
        <w:rPr>
          <w:rFonts w:ascii="Times New Roman" w:hAnsi="Times New Roman" w:cs="Times New Roman"/>
          <w:sz w:val="24"/>
          <w:szCs w:val="24"/>
        </w:rPr>
        <w:t xml:space="preserve">unnecessary input parameters will easily be removed from ANN model to </w:t>
      </w:r>
      <w:r w:rsidR="00D327FF">
        <w:rPr>
          <w:rFonts w:ascii="Times New Roman" w:hAnsi="Times New Roman" w:cs="Times New Roman"/>
          <w:sz w:val="24"/>
          <w:szCs w:val="24"/>
        </w:rPr>
        <w:t>become</w:t>
      </w:r>
      <w:r w:rsidR="00365216">
        <w:rPr>
          <w:rFonts w:ascii="Times New Roman" w:hAnsi="Times New Roman" w:cs="Times New Roman"/>
          <w:sz w:val="24"/>
          <w:szCs w:val="24"/>
        </w:rPr>
        <w:t xml:space="preserve"> simpler model that can give more fruitful results.</w:t>
      </w:r>
      <w:r w:rsidR="00A55AC7">
        <w:rPr>
          <w:rFonts w:ascii="Times New Roman" w:hAnsi="Times New Roman" w:cs="Times New Roman"/>
          <w:sz w:val="24"/>
          <w:szCs w:val="24"/>
        </w:rPr>
        <w:t xml:space="preserve"> </w:t>
      </w:r>
      <w:r>
        <w:rPr>
          <w:rFonts w:ascii="Times New Roman" w:hAnsi="Times New Roman" w:cs="Times New Roman"/>
          <w:sz w:val="24"/>
          <w:szCs w:val="24"/>
        </w:rPr>
        <w:t xml:space="preserve">Hence, </w:t>
      </w:r>
      <w:r w:rsidR="00CA15D2" w:rsidRPr="006A0BA6">
        <w:rPr>
          <w:rFonts w:ascii="Times New Roman" w:hAnsi="Times New Roman" w:cs="Times New Roman"/>
          <w:sz w:val="24"/>
          <w:szCs w:val="24"/>
        </w:rPr>
        <w:t xml:space="preserve">the </w:t>
      </w:r>
      <w:r w:rsidR="00CA15D2">
        <w:rPr>
          <w:rFonts w:ascii="Times New Roman" w:hAnsi="Times New Roman" w:cs="Times New Roman"/>
          <w:sz w:val="24"/>
          <w:szCs w:val="24"/>
        </w:rPr>
        <w:t>implementation</w:t>
      </w:r>
      <w:r w:rsidR="00CA15D2" w:rsidRPr="006A0BA6">
        <w:rPr>
          <w:rFonts w:ascii="Times New Roman" w:hAnsi="Times New Roman" w:cs="Times New Roman"/>
          <w:sz w:val="24"/>
          <w:szCs w:val="24"/>
        </w:rPr>
        <w:t xml:space="preserve"> of ANN in the prediction of material prope</w:t>
      </w:r>
      <w:r w:rsidR="00CA15D2">
        <w:rPr>
          <w:rFonts w:ascii="Times New Roman" w:hAnsi="Times New Roman" w:cs="Times New Roman"/>
          <w:sz w:val="24"/>
          <w:szCs w:val="24"/>
        </w:rPr>
        <w:t>r</w:t>
      </w:r>
      <w:r w:rsidR="00CA15D2" w:rsidRPr="006A0BA6">
        <w:rPr>
          <w:rFonts w:ascii="Times New Roman" w:hAnsi="Times New Roman" w:cs="Times New Roman"/>
          <w:sz w:val="24"/>
          <w:szCs w:val="24"/>
        </w:rPr>
        <w:t>ties</w:t>
      </w:r>
      <w:r w:rsidR="00CA15D2">
        <w:rPr>
          <w:rFonts w:ascii="Times New Roman" w:hAnsi="Times New Roman" w:cs="Times New Roman"/>
          <w:sz w:val="24"/>
          <w:szCs w:val="24"/>
        </w:rPr>
        <w:t xml:space="preserve"> may</w:t>
      </w:r>
      <w:r w:rsidR="00CA15D2" w:rsidRPr="006A0BA6">
        <w:rPr>
          <w:rFonts w:ascii="Times New Roman" w:hAnsi="Times New Roman" w:cs="Times New Roman"/>
          <w:sz w:val="24"/>
          <w:szCs w:val="24"/>
        </w:rPr>
        <w:t xml:space="preserve"> achieve higher score </w:t>
      </w:r>
      <w:r w:rsidR="00676B9D">
        <w:rPr>
          <w:rFonts w:ascii="Times New Roman" w:hAnsi="Times New Roman" w:cs="Times New Roman" w:hint="eastAsia"/>
          <w:sz w:val="24"/>
          <w:szCs w:val="24"/>
        </w:rPr>
        <w:t xml:space="preserve">and find more application prospects </w:t>
      </w:r>
      <w:r w:rsidR="00CA15D2" w:rsidRPr="006A0BA6">
        <w:rPr>
          <w:rFonts w:ascii="Times New Roman" w:hAnsi="Times New Roman" w:cs="Times New Roman"/>
          <w:sz w:val="24"/>
          <w:szCs w:val="24"/>
        </w:rPr>
        <w:t xml:space="preserve">in </w:t>
      </w:r>
      <w:r w:rsidR="006A043C" w:rsidRPr="006A043C">
        <w:rPr>
          <w:rFonts w:ascii="Times New Roman" w:hAnsi="Times New Roman" w:cs="Times New Roman"/>
          <w:sz w:val="24"/>
          <w:szCs w:val="24"/>
        </w:rPr>
        <w:t>long term horizon</w:t>
      </w:r>
      <w:r w:rsidR="00CA15D2" w:rsidRPr="006A0BA6">
        <w:rPr>
          <w:rFonts w:ascii="Times New Roman" w:hAnsi="Times New Roman" w:cs="Times New Roman"/>
          <w:sz w:val="24"/>
          <w:szCs w:val="24"/>
        </w:rPr>
        <w:t>.</w:t>
      </w:r>
      <w:r w:rsidR="007539D2">
        <w:rPr>
          <w:rFonts w:ascii="Times New Roman" w:hAnsi="Times New Roman" w:cs="Times New Roman"/>
          <w:sz w:val="24"/>
          <w:szCs w:val="24"/>
        </w:rPr>
        <w:t xml:space="preserve"> </w:t>
      </w:r>
    </w:p>
    <w:p w14:paraId="7ED93780" w14:textId="5E6AE87F" w:rsidR="00683020" w:rsidRDefault="007539D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purpose of this paper is to reveal the significance of ANN in </w:t>
      </w:r>
      <w:r w:rsidR="00CE5CE8">
        <w:rPr>
          <w:rFonts w:ascii="Times New Roman" w:hAnsi="Times New Roman" w:cs="Times New Roman"/>
          <w:sz w:val="24"/>
          <w:szCs w:val="24"/>
        </w:rPr>
        <w:t>many</w:t>
      </w:r>
      <w:r>
        <w:rPr>
          <w:rFonts w:ascii="Times New Roman" w:hAnsi="Times New Roman" w:cs="Times New Roman"/>
          <w:sz w:val="24"/>
          <w:szCs w:val="24"/>
        </w:rPr>
        <w:t xml:space="preserve"> </w:t>
      </w:r>
      <w:r w:rsidR="00CE5CE8">
        <w:rPr>
          <w:rFonts w:ascii="Times New Roman" w:hAnsi="Times New Roman" w:cs="Times New Roman"/>
          <w:sz w:val="24"/>
          <w:szCs w:val="24"/>
        </w:rPr>
        <w:t>aspects</w:t>
      </w:r>
      <w:r>
        <w:rPr>
          <w:rFonts w:ascii="Times New Roman" w:hAnsi="Times New Roman" w:cs="Times New Roman"/>
          <w:sz w:val="24"/>
          <w:szCs w:val="24"/>
        </w:rPr>
        <w:t xml:space="preserve"> of materials related problems and </w:t>
      </w:r>
      <w:r w:rsidR="00CE5CE8">
        <w:rPr>
          <w:rFonts w:ascii="Times New Roman" w:hAnsi="Times New Roman" w:cs="Times New Roman"/>
          <w:sz w:val="24"/>
          <w:szCs w:val="24"/>
        </w:rPr>
        <w:t>it can be seen that ANN</w:t>
      </w:r>
      <w:r>
        <w:rPr>
          <w:rFonts w:ascii="Times New Roman" w:hAnsi="Times New Roman" w:cs="Times New Roman"/>
          <w:sz w:val="24"/>
          <w:szCs w:val="24"/>
        </w:rPr>
        <w:t xml:space="preserve"> prediction accuracy was apparently improved in </w:t>
      </w:r>
      <w:r w:rsidR="00CE5CE8">
        <w:rPr>
          <w:rFonts w:ascii="Times New Roman" w:hAnsi="Times New Roman" w:cs="Times New Roman"/>
          <w:sz w:val="24"/>
          <w:szCs w:val="24"/>
        </w:rPr>
        <w:t>recent</w:t>
      </w:r>
      <w:r>
        <w:rPr>
          <w:rFonts w:ascii="Times New Roman" w:hAnsi="Times New Roman" w:cs="Times New Roman"/>
          <w:sz w:val="24"/>
          <w:szCs w:val="24"/>
        </w:rPr>
        <w:t xml:space="preserve"> researches compared to traditional </w:t>
      </w:r>
      <w:r w:rsidR="006925B2">
        <w:rPr>
          <w:rFonts w:ascii="Times New Roman" w:hAnsi="Times New Roman" w:cs="Times New Roman"/>
          <w:sz w:val="24"/>
          <w:szCs w:val="24"/>
        </w:rPr>
        <w:t>statistical</w:t>
      </w:r>
      <w:r>
        <w:rPr>
          <w:rFonts w:ascii="Times New Roman" w:hAnsi="Times New Roman" w:cs="Times New Roman"/>
          <w:sz w:val="24"/>
          <w:szCs w:val="24"/>
        </w:rPr>
        <w:t xml:space="preserve"> </w:t>
      </w:r>
      <w:r w:rsidR="006961F6">
        <w:rPr>
          <w:rFonts w:ascii="Times New Roman" w:hAnsi="Times New Roman" w:cs="Times New Roman"/>
          <w:sz w:val="24"/>
          <w:szCs w:val="24"/>
        </w:rPr>
        <w:t xml:space="preserve">regression </w:t>
      </w:r>
      <w:r>
        <w:rPr>
          <w:rFonts w:ascii="Times New Roman" w:hAnsi="Times New Roman" w:cs="Times New Roman"/>
          <w:sz w:val="24"/>
          <w:szCs w:val="24"/>
        </w:rPr>
        <w:t>equations. I</w:t>
      </w:r>
      <w:r w:rsidR="00205DC2">
        <w:rPr>
          <w:rFonts w:ascii="Times New Roman" w:hAnsi="Times New Roman" w:cs="Times New Roman"/>
          <w:sz w:val="24"/>
          <w:szCs w:val="24"/>
        </w:rPr>
        <w:t>t is expected that this paper can give a hand to materials researchers with a comprehensive review of some applications of neural network in the context of materials science.</w:t>
      </w:r>
    </w:p>
    <w:p w14:paraId="6E331A57" w14:textId="5D368864" w:rsidR="00683020" w:rsidRPr="00810566" w:rsidRDefault="00683020" w:rsidP="00E0463D">
      <w:pPr>
        <w:pStyle w:val="1"/>
        <w:widowControl w:val="0"/>
        <w:numPr>
          <w:ilvl w:val="0"/>
          <w:numId w:val="0"/>
        </w:numPr>
        <w:spacing w:after="240"/>
        <w:ind w:left="432" w:hanging="432"/>
      </w:pPr>
      <w:r w:rsidRPr="00810566">
        <w:t>Acknowledgement</w:t>
      </w:r>
      <w:r w:rsidR="005A0E23">
        <w:rPr>
          <w:rFonts w:hint="eastAsia"/>
        </w:rPr>
        <w:t>s</w:t>
      </w:r>
    </w:p>
    <w:p w14:paraId="02AAEC96" w14:textId="68AF82EC" w:rsidR="005A0E23" w:rsidRDefault="005A0E23" w:rsidP="00E0463D">
      <w:pPr>
        <w:widowControl w:val="0"/>
        <w:tabs>
          <w:tab w:val="left" w:pos="8355"/>
        </w:tabs>
        <w:spacing w:line="360" w:lineRule="auto"/>
        <w:jc w:val="both"/>
        <w:rPr>
          <w:rFonts w:ascii="Times New Roman" w:hAnsi="Times New Roman"/>
          <w:sz w:val="24"/>
          <w:szCs w:val="24"/>
        </w:rPr>
      </w:pPr>
      <w:r w:rsidRPr="00671BAD">
        <w:rPr>
          <w:rFonts w:ascii="Times New Roman" w:hAnsi="Times New Roman"/>
          <w:sz w:val="24"/>
          <w:szCs w:val="24"/>
        </w:rPr>
        <w:t>We</w:t>
      </w:r>
      <w:r>
        <w:rPr>
          <w:rFonts w:ascii="Times New Roman" w:hAnsi="Times New Roman" w:hint="eastAsia"/>
          <w:sz w:val="24"/>
          <w:szCs w:val="24"/>
        </w:rPr>
        <w:t xml:space="preserve"> </w:t>
      </w:r>
      <w:r w:rsidRPr="00671BAD">
        <w:rPr>
          <w:rFonts w:ascii="Times New Roman" w:hAnsi="Times New Roman"/>
          <w:sz w:val="24"/>
          <w:szCs w:val="24"/>
        </w:rPr>
        <w:t>thank the financial support from the Ministry of Science and Technology, China for the national key research and development plan (2017YFB0701904). And the authors are also grateful for support from the 111 Project (Grant No. B12012) in China for promoting international exchange.</w:t>
      </w:r>
    </w:p>
    <w:p w14:paraId="6984C98D" w14:textId="03F96A38" w:rsidR="00F217B7" w:rsidRDefault="00F217B7" w:rsidP="00FD3A19">
      <w:pPr>
        <w:pStyle w:val="1"/>
        <w:numPr>
          <w:ilvl w:val="0"/>
          <w:numId w:val="0"/>
        </w:numPr>
        <w:spacing w:after="240"/>
        <w:ind w:left="432" w:hanging="432"/>
      </w:pPr>
      <w:r>
        <w:t xml:space="preserve">Appendix </w:t>
      </w:r>
    </w:p>
    <w:p w14:paraId="424B6565" w14:textId="77777777" w:rsidR="00167A6C" w:rsidRDefault="00167A6C" w:rsidP="00F217B7">
      <w:pPr>
        <w:rPr>
          <w:rFonts w:ascii="Times New Roman" w:eastAsia="等线 Light" w:hAnsi="Times New Roman"/>
          <w:b/>
          <w:sz w:val="28"/>
          <w:szCs w:val="32"/>
        </w:rPr>
      </w:pPr>
      <w:r w:rsidRPr="00167A6C">
        <w:rPr>
          <w:rFonts w:ascii="Times New Roman" w:eastAsia="等线 Light" w:hAnsi="Times New Roman"/>
          <w:b/>
          <w:sz w:val="28"/>
          <w:szCs w:val="32"/>
        </w:rPr>
        <w:t xml:space="preserve">Nomenclature </w:t>
      </w:r>
    </w:p>
    <w:p w14:paraId="0AF29B5C" w14:textId="0E0CC539" w:rsidR="00F217B7" w:rsidRDefault="00F217B7" w:rsidP="00F217B7">
      <w:pPr>
        <w:rPr>
          <w:rFonts w:ascii="Times New Roman" w:hAnsi="Times New Roman" w:cs="Times New Roman"/>
          <w:sz w:val="20"/>
          <w:szCs w:val="20"/>
        </w:rPr>
      </w:pPr>
      <w:r w:rsidRPr="00035B0C">
        <w:rPr>
          <w:rFonts w:ascii="Times New Roman" w:hAnsi="Times New Roman" w:cs="Times New Roman"/>
          <w:sz w:val="24"/>
          <w:szCs w:val="28"/>
        </w:rPr>
        <w:t xml:space="preserve">The following </w:t>
      </w:r>
      <w:r>
        <w:rPr>
          <w:rFonts w:ascii="Times New Roman" w:hAnsi="Times New Roman" w:cs="Times New Roman"/>
          <w:sz w:val="24"/>
          <w:szCs w:val="28"/>
        </w:rPr>
        <w:t>were alphabetically ordered.</w:t>
      </w:r>
      <w:r w:rsidR="005617D2" w:rsidRPr="00D83938">
        <w:rPr>
          <w:rFonts w:ascii="Times New Roman" w:hAnsi="Times New Roman" w:cs="Times New Roman"/>
          <w:sz w:val="20"/>
          <w:szCs w:val="20"/>
          <w:highlight w:val="yellow"/>
        </w:rPr>
        <w:t xml:space="preserve"> </w:t>
      </w:r>
    </w:p>
    <w:p w14:paraId="3BFA0D64" w14:textId="455840B6" w:rsidR="00B54D70" w:rsidRPr="00FD3A19" w:rsidRDefault="00B54D70" w:rsidP="00B54D70">
      <w:pPr>
        <w:rPr>
          <w:rFonts w:ascii="Times New Roman" w:hAnsi="Times New Roman" w:cs="Times New Roman"/>
          <w:sz w:val="24"/>
          <w:szCs w:val="28"/>
        </w:rPr>
      </w:pPr>
      <w:proofErr w:type="spellStart"/>
      <w:proofErr w:type="gramStart"/>
      <w:r w:rsidRPr="00FD3A19">
        <w:rPr>
          <w:rFonts w:ascii="Times New Roman" w:hAnsi="Times New Roman" w:cs="Times New Roman"/>
          <w:i/>
          <w:iCs/>
          <w:sz w:val="24"/>
          <w:szCs w:val="28"/>
        </w:rPr>
        <w:t>a</w:t>
      </w:r>
      <w:proofErr w:type="spellEnd"/>
      <w:proofErr w:type="gramEnd"/>
      <w:r w:rsidRPr="00846E86">
        <w:rPr>
          <w:i/>
          <w:iCs/>
        </w:rPr>
        <w:t xml:space="preserve"> </w:t>
      </w:r>
      <w:r>
        <w:tab/>
      </w:r>
      <w:r>
        <w:tab/>
      </w:r>
      <w:r>
        <w:tab/>
      </w:r>
      <w:r>
        <w:tab/>
      </w:r>
      <w:r w:rsidRPr="00B54D70">
        <w:rPr>
          <w:rFonts w:ascii="Times New Roman" w:hAnsi="Times New Roman" w:cs="Times New Roman"/>
          <w:sz w:val="24"/>
          <w:szCs w:val="28"/>
        </w:rPr>
        <w:t>acceleration of</w:t>
      </w:r>
      <w:r>
        <w:rPr>
          <w:rFonts w:ascii="Times New Roman" w:hAnsi="Times New Roman" w:cs="Times New Roman"/>
          <w:sz w:val="24"/>
          <w:szCs w:val="28"/>
        </w:rPr>
        <w:t xml:space="preserve"> </w:t>
      </w:r>
      <w:r w:rsidRPr="00B54D70">
        <w:rPr>
          <w:rFonts w:ascii="Times New Roman" w:hAnsi="Times New Roman" w:cs="Times New Roman"/>
          <w:sz w:val="24"/>
          <w:szCs w:val="28"/>
        </w:rPr>
        <w:t>radial vibration</w:t>
      </w:r>
    </w:p>
    <w:p w14:paraId="2D4298F1" w14:textId="4487DF96" w:rsidR="00615AD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Ag</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Silver</w:t>
      </w:r>
    </w:p>
    <w:p w14:paraId="210B5256" w14:textId="2B994F51" w:rsidR="00A6255F" w:rsidRDefault="00A6255F" w:rsidP="00F217B7">
      <w:pPr>
        <w:rPr>
          <w:rFonts w:ascii="Times New Roman" w:hAnsi="Times New Roman" w:cs="Times New Roman"/>
          <w:sz w:val="24"/>
          <w:szCs w:val="28"/>
        </w:rPr>
      </w:pPr>
      <w:r w:rsidRPr="00A6255F">
        <w:rPr>
          <w:rFonts w:ascii="Times New Roman" w:hAnsi="Times New Roman" w:cs="Times New Roman"/>
          <w:sz w:val="24"/>
          <w:szCs w:val="28"/>
        </w:rPr>
        <w:t>Al</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aluminum</w:t>
      </w:r>
    </w:p>
    <w:p w14:paraId="07C565F4" w14:textId="571122C7" w:rsidR="004C6DE8" w:rsidRDefault="004C6DE8" w:rsidP="00F217B7">
      <w:pPr>
        <w:rPr>
          <w:rFonts w:ascii="Times New Roman" w:hAnsi="Times New Roman" w:cs="Times New Roman"/>
          <w:sz w:val="24"/>
          <w:szCs w:val="28"/>
        </w:rPr>
      </w:pPr>
      <w:r w:rsidRPr="004C6DE8">
        <w:rPr>
          <w:rFonts w:ascii="Times New Roman" w:hAnsi="Times New Roman" w:cs="Times New Roman"/>
          <w:sz w:val="24"/>
          <w:szCs w:val="28"/>
        </w:rPr>
        <w:t>B</w:t>
      </w:r>
      <w:r w:rsidRPr="004C6DE8">
        <w:t xml:space="preserve"> </w:t>
      </w:r>
      <w:r>
        <w:tab/>
      </w:r>
      <w:r>
        <w:tab/>
      </w:r>
      <w:r>
        <w:tab/>
      </w:r>
      <w:r>
        <w:tab/>
      </w:r>
      <w:r w:rsidRPr="004C6DE8">
        <w:rPr>
          <w:rFonts w:ascii="Times New Roman" w:hAnsi="Times New Roman" w:cs="Times New Roman"/>
          <w:sz w:val="24"/>
          <w:szCs w:val="28"/>
        </w:rPr>
        <w:t>binder</w:t>
      </w:r>
    </w:p>
    <w:p w14:paraId="63A52420" w14:textId="4562633A" w:rsidR="00C921CD" w:rsidRDefault="00C921CD" w:rsidP="00C921CD">
      <w:pPr>
        <w:rPr>
          <w:rFonts w:ascii="Times New Roman" w:hAnsi="Times New Roman" w:cs="Times New Roman"/>
          <w:sz w:val="24"/>
          <w:szCs w:val="28"/>
        </w:rPr>
      </w:pPr>
      <w:r w:rsidRPr="00FD3A19">
        <w:rPr>
          <w:rFonts w:ascii="Times New Roman" w:hAnsi="Times New Roman" w:cs="Times New Roman"/>
          <w:sz w:val="24"/>
          <w:szCs w:val="28"/>
        </w:rPr>
        <w:lastRenderedPageBreak/>
        <w:t>B</w:t>
      </w:r>
      <w:r w:rsidRPr="00FD3A19">
        <w:rPr>
          <w:rFonts w:ascii="Times New Roman" w:hAnsi="Times New Roman" w:cs="Times New Roman"/>
          <w:sz w:val="24"/>
          <w:szCs w:val="28"/>
          <w:vertAlign w:val="subscript"/>
        </w:rPr>
        <w:t>3</w:t>
      </w:r>
      <w:r w:rsidRPr="003F28D0">
        <w:rPr>
          <w:rFonts w:ascii="Times New Roman" w:hAnsi="Times New Roman" w:cs="Times New Roman"/>
          <w:sz w:val="20"/>
          <w:szCs w:val="20"/>
        </w:rPr>
        <w:t>(</w:t>
      </w:r>
      <w:r w:rsidRPr="00FD3A19">
        <w:rPr>
          <w:rFonts w:ascii="Times New Roman" w:hAnsi="Times New Roman" w:cs="Times New Roman"/>
          <w:sz w:val="24"/>
          <w:szCs w:val="28"/>
        </w:rPr>
        <w:t>OH</w:t>
      </w:r>
      <w:r w:rsidRPr="003F28D0">
        <w:rPr>
          <w:rFonts w:ascii="Times New Roman" w:hAnsi="Times New Roman" w:cs="Times New Roman"/>
          <w:sz w:val="20"/>
          <w:szCs w:val="20"/>
        </w:rPr>
        <w:t>)</w:t>
      </w:r>
      <w:r w:rsidRPr="00FD3A19">
        <w:rPr>
          <w:rFonts w:ascii="Times New Roman" w:hAnsi="Times New Roman" w:cs="Times New Roman"/>
          <w:sz w:val="24"/>
          <w:szCs w:val="28"/>
          <w:vertAlign w:val="subscript"/>
        </w:rPr>
        <w:t>3</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C921CD">
        <w:rPr>
          <w:rFonts w:ascii="Times New Roman" w:hAnsi="Times New Roman" w:cs="Times New Roman"/>
          <w:sz w:val="24"/>
          <w:szCs w:val="28"/>
        </w:rPr>
        <w:t>boron content</w:t>
      </w:r>
    </w:p>
    <w:p w14:paraId="4F7C62B3" w14:textId="31C2DD11" w:rsidR="00615ADC" w:rsidRDefault="00615ADC" w:rsidP="00C921CD">
      <w:pPr>
        <w:rPr>
          <w:rFonts w:ascii="Times New Roman" w:hAnsi="Times New Roman" w:cs="Times New Roman"/>
          <w:sz w:val="24"/>
          <w:szCs w:val="28"/>
        </w:rPr>
      </w:pPr>
      <w:r w:rsidRPr="00615ADC">
        <w:rPr>
          <w:rFonts w:ascii="Times New Roman" w:hAnsi="Times New Roman" w:cs="Times New Roman"/>
          <w:sz w:val="24"/>
          <w:szCs w:val="28"/>
        </w:rPr>
        <w:t>Bi</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Bismuth</w:t>
      </w:r>
    </w:p>
    <w:p w14:paraId="1BA7922C" w14:textId="42242D54" w:rsidR="005A1D16" w:rsidRDefault="005A1D16" w:rsidP="00C921CD">
      <w:pPr>
        <w:rPr>
          <w:rFonts w:ascii="Times New Roman" w:hAnsi="Times New Roman" w:cs="Times New Roman"/>
          <w:sz w:val="24"/>
          <w:szCs w:val="28"/>
        </w:rPr>
      </w:pPr>
      <w:r w:rsidRPr="00FD3A19">
        <w:rPr>
          <w:rFonts w:ascii="Times New Roman" w:hAnsi="Times New Roman" w:cs="Times New Roman"/>
          <w:sz w:val="24"/>
          <w:szCs w:val="28"/>
        </w:rPr>
        <w:t>BSW</w:t>
      </w:r>
      <w:r w:rsidRPr="005A1D16">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FD3A19">
        <w:rPr>
          <w:rFonts w:ascii="Times New Roman" w:hAnsi="Times New Roman" w:cs="Times New Roman"/>
          <w:sz w:val="24"/>
          <w:szCs w:val="28"/>
        </w:rPr>
        <w:t>Basic Saturated Water</w:t>
      </w:r>
    </w:p>
    <w:p w14:paraId="4498EAAB" w14:textId="58A0FBCF" w:rsidR="00A6255F" w:rsidRDefault="00A6255F" w:rsidP="00C921CD">
      <w:pPr>
        <w:rPr>
          <w:rFonts w:ascii="Times New Roman" w:hAnsi="Times New Roman" w:cs="Times New Roman"/>
          <w:sz w:val="24"/>
          <w:szCs w:val="28"/>
        </w:rPr>
      </w:pPr>
      <w:r w:rsidRPr="00A6255F">
        <w:rPr>
          <w:rFonts w:ascii="Times New Roman" w:hAnsi="Times New Roman" w:cs="Times New Roman"/>
          <w:sz w:val="24"/>
          <w:szCs w:val="28"/>
        </w:rPr>
        <w:t xml:space="preserve">C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carbon</w:t>
      </w:r>
    </w:p>
    <w:p w14:paraId="3746FCA6" w14:textId="11E3134A" w:rsidR="006C3A15" w:rsidRDefault="006C3A15" w:rsidP="00F217B7">
      <w:pPr>
        <w:rPr>
          <w:rFonts w:ascii="Times New Roman" w:hAnsi="Times New Roman" w:cs="Times New Roman"/>
          <w:sz w:val="24"/>
          <w:szCs w:val="28"/>
        </w:rPr>
      </w:pPr>
      <w:r w:rsidRPr="006C3A15">
        <w:rPr>
          <w:rFonts w:ascii="Times New Roman" w:hAnsi="Times New Roman" w:cs="Times New Roman"/>
          <w:sz w:val="24"/>
          <w:szCs w:val="28"/>
        </w:rPr>
        <w:t xml:space="preserve">C/CA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C3A15">
        <w:rPr>
          <w:rFonts w:ascii="Times New Roman" w:hAnsi="Times New Roman" w:cs="Times New Roman"/>
          <w:sz w:val="24"/>
          <w:szCs w:val="28"/>
        </w:rPr>
        <w:t>cement-coarse aggregate ratio</w:t>
      </w:r>
    </w:p>
    <w:p w14:paraId="59CF33CA" w14:textId="77777777" w:rsidR="00C2181C" w:rsidRDefault="00C2181C" w:rsidP="00C2181C">
      <w:pPr>
        <w:rPr>
          <w:rFonts w:ascii="Times New Roman" w:hAnsi="Times New Roman" w:cs="Times New Roman"/>
          <w:sz w:val="24"/>
          <w:szCs w:val="28"/>
        </w:rPr>
      </w:pPr>
      <w:r w:rsidRPr="00D0298C">
        <w:rPr>
          <w:rFonts w:ascii="Times New Roman" w:hAnsi="Times New Roman" w:cs="Times New Roman"/>
          <w:sz w:val="24"/>
          <w:szCs w:val="28"/>
        </w:rPr>
        <w:t>C</w:t>
      </w:r>
      <w:r w:rsidRPr="00D83938">
        <w:rPr>
          <w:rFonts w:ascii="Times New Roman" w:hAnsi="Times New Roman" w:cs="Times New Roman"/>
          <w:sz w:val="24"/>
          <w:szCs w:val="28"/>
          <w:vertAlign w:val="subscript"/>
        </w:rPr>
        <w:t>d</w:t>
      </w:r>
      <w:r w:rsidRPr="00D0298C">
        <w:rPr>
          <w:rFonts w:ascii="AdvOTf9433e2d" w:eastAsia="等线" w:hAnsi="AdvOTf9433e2d" w:cs="Myanmar Text"/>
          <w:color w:val="242021"/>
          <w:kern w:val="2"/>
          <w:sz w:val="20"/>
          <w:szCs w:val="20"/>
        </w:rPr>
        <w:t xml:space="preserve"> </w:t>
      </w:r>
      <w:r>
        <w:rPr>
          <w:rFonts w:ascii="AdvOTf9433e2d" w:eastAsia="等线" w:hAnsi="AdvOTf9433e2d" w:cs="Myanmar Text"/>
          <w:color w:val="242021"/>
          <w:kern w:val="2"/>
          <w:sz w:val="20"/>
          <w:szCs w:val="20"/>
        </w:rPr>
        <w:tab/>
      </w:r>
      <w:r>
        <w:rPr>
          <w:rFonts w:ascii="AdvOTf9433e2d" w:eastAsia="等线" w:hAnsi="AdvOTf9433e2d" w:cs="Myanmar Text"/>
          <w:color w:val="242021"/>
          <w:kern w:val="2"/>
          <w:sz w:val="20"/>
          <w:szCs w:val="20"/>
        </w:rPr>
        <w:tab/>
      </w:r>
      <w:r>
        <w:rPr>
          <w:rFonts w:ascii="AdvOTf9433e2d" w:eastAsia="等线" w:hAnsi="AdvOTf9433e2d" w:cs="Myanmar Text"/>
          <w:color w:val="242021"/>
          <w:kern w:val="2"/>
          <w:sz w:val="20"/>
          <w:szCs w:val="20"/>
        </w:rPr>
        <w:tab/>
      </w:r>
      <w:r>
        <w:rPr>
          <w:rFonts w:ascii="AdvOTf9433e2d" w:eastAsia="等线" w:hAnsi="AdvOTf9433e2d" w:cs="Myanmar Text"/>
          <w:color w:val="242021"/>
          <w:kern w:val="2"/>
          <w:sz w:val="20"/>
          <w:szCs w:val="20"/>
        </w:rPr>
        <w:tab/>
      </w:r>
      <w:r w:rsidRPr="00D83938">
        <w:rPr>
          <w:rFonts w:ascii="Times New Roman" w:hAnsi="Times New Roman" w:cs="Times New Roman"/>
          <w:sz w:val="24"/>
          <w:szCs w:val="28"/>
        </w:rPr>
        <w:t>current density</w:t>
      </w:r>
    </w:p>
    <w:p w14:paraId="2A21A1DC" w14:textId="0BCAA8FA" w:rsidR="006C3A15" w:rsidRDefault="006C3A15" w:rsidP="00F217B7">
      <w:pPr>
        <w:rPr>
          <w:rFonts w:ascii="Times New Roman" w:hAnsi="Times New Roman" w:cs="Times New Roman"/>
          <w:sz w:val="24"/>
          <w:szCs w:val="28"/>
        </w:rPr>
      </w:pPr>
      <w:r w:rsidRPr="006C3A15">
        <w:rPr>
          <w:rFonts w:ascii="Times New Roman" w:hAnsi="Times New Roman" w:cs="Times New Roman"/>
          <w:sz w:val="24"/>
          <w:szCs w:val="28"/>
        </w:rPr>
        <w:t xml:space="preserve">C/FA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C3A15">
        <w:rPr>
          <w:rFonts w:ascii="Times New Roman" w:hAnsi="Times New Roman" w:cs="Times New Roman"/>
          <w:sz w:val="24"/>
          <w:szCs w:val="28"/>
        </w:rPr>
        <w:t>cement-fine aggregate ratio</w:t>
      </w:r>
    </w:p>
    <w:p w14:paraId="1D419815" w14:textId="3074C9F5" w:rsidR="00A6255F" w:rsidRDefault="00A6255F" w:rsidP="00F217B7">
      <w:pPr>
        <w:rPr>
          <w:rFonts w:ascii="Times New Roman" w:hAnsi="Times New Roman" w:cs="Times New Roman"/>
          <w:sz w:val="24"/>
          <w:szCs w:val="28"/>
        </w:rPr>
      </w:pPr>
      <w:commentRangeStart w:id="64"/>
      <w:r w:rsidRPr="00FD3A19">
        <w:rPr>
          <w:rFonts w:ascii="Times New Roman" w:hAnsi="Times New Roman" w:cs="Times New Roman" w:hint="eastAsia"/>
          <w:sz w:val="24"/>
          <w:szCs w:val="28"/>
        </w:rPr>
        <w:t>C</w:t>
      </w:r>
      <w:r w:rsidRPr="00FD3A19">
        <w:rPr>
          <w:rFonts w:ascii="Times New Roman" w:hAnsi="Times New Roman" w:cs="Times New Roman" w:hint="eastAsia"/>
          <w:sz w:val="24"/>
          <w:szCs w:val="28"/>
          <w:vertAlign w:val="subscript"/>
        </w:rPr>
        <w:t>EIIW</w:t>
      </w:r>
      <w:r w:rsidRPr="00FD3A19">
        <w:rPr>
          <w:rFonts w:ascii="Times New Roman" w:hAnsi="Times New Roman" w:cs="Times New Roman" w:hint="eastAsia"/>
          <w:sz w:val="24"/>
          <w:szCs w:val="28"/>
        </w:rPr>
        <w:t xml:space="preserv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FD3A19">
        <w:rPr>
          <w:rFonts w:ascii="Times New Roman" w:hAnsi="Times New Roman" w:cs="Times New Roman"/>
          <w:sz w:val="24"/>
          <w:szCs w:val="28"/>
        </w:rPr>
        <w:t>carbon equivalent</w:t>
      </w:r>
      <w:commentRangeEnd w:id="64"/>
      <w:r w:rsidRPr="00133CB8">
        <w:rPr>
          <w:rFonts w:ascii="Times New Roman" w:hAnsi="Times New Roman" w:cs="Times New Roman"/>
          <w:sz w:val="24"/>
          <w:szCs w:val="28"/>
        </w:rPr>
        <w:commentReference w:id="64"/>
      </w:r>
    </w:p>
    <w:p w14:paraId="0B747A33" w14:textId="1AC105D2" w:rsidR="001F625F" w:rsidRDefault="001F625F" w:rsidP="00F217B7">
      <w:pPr>
        <w:rPr>
          <w:rFonts w:ascii="Times New Roman" w:hAnsi="Times New Roman" w:cs="Times New Roman"/>
          <w:sz w:val="20"/>
          <w:szCs w:val="20"/>
        </w:rPr>
      </w:pPr>
      <w:proofErr w:type="spellStart"/>
      <w:r>
        <w:rPr>
          <w:rStyle w:val="fontstyle01"/>
        </w:rPr>
        <w:t>CE</w:t>
      </w:r>
      <w:r>
        <w:rPr>
          <w:rStyle w:val="fontstyle01"/>
          <w:sz w:val="14"/>
          <w:szCs w:val="14"/>
        </w:rPr>
        <w:t>Pcm</w:t>
      </w:r>
      <w:proofErr w:type="spellEnd"/>
      <w:r>
        <w:rPr>
          <w:rStyle w:val="fontstyle01"/>
          <w:sz w:val="14"/>
          <w:szCs w:val="14"/>
        </w:rPr>
        <w:tab/>
      </w:r>
      <w:r>
        <w:rPr>
          <w:rStyle w:val="fontstyle01"/>
          <w:sz w:val="14"/>
          <w:szCs w:val="14"/>
        </w:rPr>
        <w:tab/>
      </w:r>
      <w:r>
        <w:rPr>
          <w:rStyle w:val="fontstyle01"/>
          <w:sz w:val="14"/>
          <w:szCs w:val="14"/>
        </w:rPr>
        <w:tab/>
      </w:r>
      <w:r>
        <w:rPr>
          <w:rStyle w:val="fontstyle01"/>
          <w:sz w:val="14"/>
          <w:szCs w:val="14"/>
        </w:rPr>
        <w:tab/>
      </w:r>
      <w:r w:rsidRPr="00133CB8">
        <w:rPr>
          <w:rFonts w:ascii="Times New Roman" w:hAnsi="Times New Roman" w:cs="Times New Roman" w:hint="eastAsia"/>
          <w:sz w:val="24"/>
          <w:szCs w:val="28"/>
        </w:rPr>
        <w:t>carbon equivalent based on the Ito-</w:t>
      </w:r>
      <w:proofErr w:type="spellStart"/>
      <w:r w:rsidRPr="00133CB8">
        <w:rPr>
          <w:rFonts w:ascii="Times New Roman" w:hAnsi="Times New Roman" w:cs="Times New Roman" w:hint="eastAsia"/>
          <w:sz w:val="24"/>
          <w:szCs w:val="28"/>
        </w:rPr>
        <w:t>Bessyo</w:t>
      </w:r>
      <w:proofErr w:type="spellEnd"/>
      <w:r w:rsidRPr="00133CB8">
        <w:rPr>
          <w:rFonts w:ascii="Times New Roman" w:hAnsi="Times New Roman" w:cs="Times New Roman" w:hint="eastAsia"/>
          <w:sz w:val="24"/>
          <w:szCs w:val="28"/>
        </w:rPr>
        <w:t xml:space="preserve"> equation</w:t>
      </w:r>
    </w:p>
    <w:p w14:paraId="2716181E" w14:textId="6BE2050D" w:rsidR="00923573" w:rsidRDefault="00923573" w:rsidP="00F217B7">
      <w:pPr>
        <w:rPr>
          <w:rFonts w:ascii="Times New Roman" w:hAnsi="Times New Roman" w:cs="Times New Roman"/>
          <w:sz w:val="24"/>
          <w:szCs w:val="28"/>
        </w:rPr>
      </w:pPr>
      <w:r w:rsidRPr="00923573">
        <w:rPr>
          <w:rFonts w:ascii="Times New Roman" w:hAnsi="Times New Roman" w:cs="Times New Roman"/>
          <w:sz w:val="24"/>
          <w:szCs w:val="28"/>
        </w:rPr>
        <w:t xml:space="preserve">CGR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923573">
        <w:rPr>
          <w:rFonts w:ascii="Times New Roman" w:hAnsi="Times New Roman" w:cs="Times New Roman"/>
          <w:sz w:val="24"/>
          <w:szCs w:val="28"/>
        </w:rPr>
        <w:t xml:space="preserve">crack growth rate </w:t>
      </w:r>
    </w:p>
    <w:p w14:paraId="40D12EFD" w14:textId="3D2B29C3" w:rsidR="00F217B7" w:rsidRDefault="00F217B7" w:rsidP="00F217B7">
      <w:pPr>
        <w:rPr>
          <w:rFonts w:ascii="Times New Roman" w:hAnsi="Times New Roman" w:cs="Times New Roman"/>
          <w:sz w:val="24"/>
          <w:szCs w:val="28"/>
        </w:rPr>
      </w:pPr>
      <w:r>
        <w:rPr>
          <w:rFonts w:ascii="Times New Roman" w:hAnsi="Times New Roman" w:cs="Times New Roman"/>
          <w:sz w:val="24"/>
          <w:szCs w:val="28"/>
        </w:rPr>
        <w:t>Cl</w:t>
      </w:r>
      <w:r w:rsidRPr="00FE65C0">
        <w:rPr>
          <w:rFonts w:ascii="Times New Roman" w:hAnsi="Times New Roman" w:cs="Times New Roman"/>
          <w:sz w:val="24"/>
          <w:szCs w:val="28"/>
          <w:vertAlign w:val="superscript"/>
        </w:rPr>
        <w:t>-</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chloride ions concentration</w:t>
      </w:r>
    </w:p>
    <w:p w14:paraId="0AB28FA8" w14:textId="161B13B3" w:rsidR="00A6255F" w:rsidRDefault="00A6255F" w:rsidP="00133CB8">
      <w:pPr>
        <w:jc w:val="both"/>
        <w:rPr>
          <w:rFonts w:ascii="Times New Roman" w:hAnsi="Times New Roman" w:cs="Times New Roman"/>
          <w:sz w:val="24"/>
          <w:szCs w:val="28"/>
        </w:rPr>
      </w:pPr>
      <w:r w:rsidRPr="00A6255F">
        <w:rPr>
          <w:rFonts w:ascii="Times New Roman" w:hAnsi="Times New Roman" w:cs="Times New Roman"/>
          <w:sz w:val="24"/>
          <w:szCs w:val="28"/>
        </w:rPr>
        <w:t xml:space="preserve">Cr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chromium</w:t>
      </w:r>
    </w:p>
    <w:p w14:paraId="27CF6D21" w14:textId="207CB4EA" w:rsidR="001F625F" w:rsidRDefault="001F625F" w:rsidP="00176FE5">
      <w:pPr>
        <w:ind w:left="2880" w:hanging="2880"/>
        <w:jc w:val="both"/>
        <w:rPr>
          <w:rFonts w:ascii="Times New Roman" w:hAnsi="Times New Roman" w:cs="Times New Roman"/>
          <w:sz w:val="24"/>
          <w:szCs w:val="28"/>
        </w:rPr>
      </w:pPr>
      <w:proofErr w:type="spellStart"/>
      <w:r w:rsidRPr="00133CB8">
        <w:rPr>
          <w:rFonts w:ascii="Times New Roman" w:hAnsi="Times New Roman" w:cs="Times New Roman" w:hint="eastAsia"/>
          <w:sz w:val="24"/>
          <w:szCs w:val="28"/>
        </w:rPr>
        <w:t>CrMoNiCu</w:t>
      </w:r>
      <w:proofErr w:type="spellEnd"/>
      <w:r>
        <w:rPr>
          <w:rStyle w:val="fontstyle01"/>
        </w:rPr>
        <w:tab/>
      </w:r>
      <w:r w:rsidRPr="00133CB8">
        <w:rPr>
          <w:rFonts w:ascii="Times New Roman" w:hAnsi="Times New Roman" w:cs="Times New Roman" w:hint="eastAsia"/>
          <w:sz w:val="24"/>
          <w:szCs w:val="28"/>
        </w:rPr>
        <w:t>the sum of chromium, molybdenum, nickel and copper</w:t>
      </w:r>
      <w:r w:rsidR="00176FE5" w:rsidRPr="00176FE5">
        <w:rPr>
          <w:rFonts w:ascii="Times New Roman" w:hAnsi="Times New Roman" w:cs="Times New Roman"/>
          <w:sz w:val="24"/>
          <w:szCs w:val="28"/>
        </w:rPr>
        <w:t xml:space="preserve"> </w:t>
      </w:r>
      <w:r w:rsidR="00176FE5" w:rsidRPr="00D83938">
        <w:rPr>
          <w:rFonts w:ascii="Times New Roman" w:hAnsi="Times New Roman" w:cs="Times New Roman"/>
          <w:sz w:val="24"/>
          <w:szCs w:val="28"/>
        </w:rPr>
        <w:t>concentrations</w:t>
      </w:r>
      <w:r w:rsidR="00176FE5">
        <w:rPr>
          <w:rFonts w:ascii="Times New Roman" w:hAnsi="Times New Roman" w:cs="Times New Roman"/>
          <w:sz w:val="24"/>
          <w:szCs w:val="28"/>
        </w:rPr>
        <w:t xml:space="preserve">  </w:t>
      </w:r>
    </w:p>
    <w:p w14:paraId="73B7B3B0" w14:textId="77777777" w:rsidR="00C2181C" w:rsidRPr="00C921CD" w:rsidRDefault="00C2181C" w:rsidP="00C2181C">
      <w:pPr>
        <w:rPr>
          <w:rFonts w:ascii="Times New Roman" w:hAnsi="Times New Roman" w:cs="Times New Roman"/>
          <w:sz w:val="24"/>
          <w:szCs w:val="28"/>
        </w:rPr>
      </w:pPr>
      <w:proofErr w:type="spellStart"/>
      <w:r w:rsidRPr="00D0298C">
        <w:rPr>
          <w:rFonts w:ascii="Times New Roman" w:hAnsi="Times New Roman" w:cs="Times New Roman"/>
          <w:sz w:val="24"/>
          <w:szCs w:val="28"/>
        </w:rPr>
        <w:t>C</w:t>
      </w:r>
      <w:r w:rsidRPr="00D83938">
        <w:rPr>
          <w:rFonts w:ascii="Times New Roman" w:hAnsi="Times New Roman" w:cs="Times New Roman"/>
          <w:sz w:val="24"/>
          <w:szCs w:val="28"/>
          <w:vertAlign w:val="subscript"/>
        </w:rPr>
        <w:t>sic</w:t>
      </w:r>
      <w:proofErr w:type="spellEnd"/>
      <w:r w:rsidRPr="00D0298C">
        <w:rPr>
          <w:rFonts w:ascii="AdvOTf9433e2d" w:hAnsi="AdvOTf9433e2d"/>
          <w:color w:val="242021"/>
          <w:sz w:val="20"/>
          <w:szCs w:val="20"/>
        </w:rPr>
        <w:t xml:space="preserve"> </w:t>
      </w:r>
      <w:r>
        <w:rPr>
          <w:rFonts w:ascii="AdvOTf9433e2d" w:hAnsi="AdvOTf9433e2d"/>
          <w:color w:val="242021"/>
          <w:sz w:val="20"/>
          <w:szCs w:val="20"/>
        </w:rPr>
        <w:tab/>
      </w:r>
      <w:r>
        <w:rPr>
          <w:rFonts w:ascii="AdvOTf9433e2d" w:hAnsi="AdvOTf9433e2d"/>
          <w:color w:val="242021"/>
          <w:sz w:val="20"/>
          <w:szCs w:val="20"/>
        </w:rPr>
        <w:tab/>
      </w:r>
      <w:r>
        <w:rPr>
          <w:rFonts w:ascii="AdvOTf9433e2d" w:hAnsi="AdvOTf9433e2d"/>
          <w:color w:val="242021"/>
          <w:sz w:val="20"/>
          <w:szCs w:val="20"/>
        </w:rPr>
        <w:tab/>
      </w:r>
      <w:r>
        <w:rPr>
          <w:rFonts w:ascii="AdvOTf9433e2d" w:hAnsi="AdvOTf9433e2d"/>
          <w:color w:val="242021"/>
          <w:sz w:val="20"/>
          <w:szCs w:val="20"/>
        </w:rPr>
        <w:tab/>
      </w:r>
      <w:proofErr w:type="spellStart"/>
      <w:r w:rsidRPr="00D83938">
        <w:rPr>
          <w:rFonts w:ascii="Times New Roman" w:hAnsi="Times New Roman" w:cs="Times New Roman"/>
          <w:sz w:val="24"/>
          <w:szCs w:val="28"/>
        </w:rPr>
        <w:t>SiC</w:t>
      </w:r>
      <w:proofErr w:type="spellEnd"/>
      <w:r w:rsidRPr="00D83938">
        <w:rPr>
          <w:rFonts w:ascii="Times New Roman" w:hAnsi="Times New Roman" w:cs="Times New Roman"/>
          <w:sz w:val="24"/>
          <w:szCs w:val="28"/>
        </w:rPr>
        <w:t xml:space="preserve"> particle concentration</w:t>
      </w:r>
    </w:p>
    <w:p w14:paraId="197BBC70" w14:textId="28B7A381" w:rsidR="00A6255F" w:rsidRDefault="00A6255F" w:rsidP="00F217B7">
      <w:pPr>
        <w:rPr>
          <w:rFonts w:ascii="Times New Roman" w:hAnsi="Times New Roman" w:cs="Times New Roman"/>
          <w:sz w:val="24"/>
          <w:szCs w:val="28"/>
        </w:rPr>
      </w:pPr>
      <w:r w:rsidRPr="00A6255F">
        <w:rPr>
          <w:rFonts w:ascii="Times New Roman" w:hAnsi="Times New Roman" w:cs="Times New Roman"/>
          <w:sz w:val="24"/>
          <w:szCs w:val="28"/>
        </w:rPr>
        <w:t xml:space="preserve">Cu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copper</w:t>
      </w:r>
    </w:p>
    <w:p w14:paraId="28084B7B" w14:textId="78E5E82B" w:rsidR="00B54D70" w:rsidRDefault="00B54D70" w:rsidP="00F217B7">
      <w:pPr>
        <w:rPr>
          <w:rFonts w:ascii="Times New Roman" w:hAnsi="Times New Roman" w:cs="Times New Roman"/>
          <w:sz w:val="24"/>
          <w:szCs w:val="28"/>
        </w:rPr>
      </w:pPr>
      <w:r w:rsidRPr="00846E86">
        <w:rPr>
          <w:rFonts w:ascii="Times New Roman" w:hAnsi="Times New Roman" w:cs="Times New Roman"/>
          <w:i/>
          <w:iCs/>
          <w:sz w:val="24"/>
          <w:szCs w:val="28"/>
        </w:rPr>
        <w:t>d</w:t>
      </w:r>
      <w:r w:rsidRPr="00846E86">
        <w:rPr>
          <w:i/>
          <w:iCs/>
        </w:rPr>
        <w:t xml:space="preserve"> </w:t>
      </w:r>
      <w:r w:rsidR="007F2027">
        <w:t>(</w:t>
      </w:r>
      <w:r w:rsidR="007F2027" w:rsidRPr="00133CB8">
        <w:rPr>
          <w:rFonts w:ascii="Times New Roman" w:hAnsi="Times New Roman" w:cs="Times New Roman"/>
          <w:sz w:val="24"/>
          <w:szCs w:val="28"/>
        </w:rPr>
        <w:t>or</w:t>
      </w:r>
      <w:r w:rsidR="007F2027">
        <w:rPr>
          <w:rFonts w:ascii="Times New Roman" w:hAnsi="Times New Roman" w:cs="Times New Roman"/>
          <w:sz w:val="24"/>
          <w:szCs w:val="28"/>
        </w:rPr>
        <w:t>)</w:t>
      </w:r>
      <w:r w:rsidR="007F2027" w:rsidRPr="00133CB8">
        <w:rPr>
          <w:rFonts w:ascii="Times New Roman" w:hAnsi="Times New Roman" w:cs="Times New Roman"/>
          <w:sz w:val="24"/>
          <w:szCs w:val="28"/>
        </w:rPr>
        <w:t xml:space="preserve"> t</w:t>
      </w:r>
      <w:r>
        <w:tab/>
      </w:r>
      <w:r>
        <w:tab/>
      </w:r>
      <w:r>
        <w:tab/>
      </w:r>
      <w:r>
        <w:tab/>
      </w:r>
      <w:r w:rsidRPr="00B54D70">
        <w:rPr>
          <w:rFonts w:ascii="Times New Roman" w:hAnsi="Times New Roman" w:cs="Times New Roman"/>
          <w:sz w:val="24"/>
          <w:szCs w:val="28"/>
        </w:rPr>
        <w:t>depth of cut</w:t>
      </w:r>
    </w:p>
    <w:p w14:paraId="04AAA116" w14:textId="40648218" w:rsidR="0061353F" w:rsidRDefault="0061353F" w:rsidP="00F217B7">
      <w:pPr>
        <w:rPr>
          <w:rFonts w:ascii="Times New Roman" w:hAnsi="Times New Roman" w:cs="Times New Roman"/>
          <w:sz w:val="24"/>
          <w:szCs w:val="28"/>
        </w:rPr>
      </w:pPr>
      <w:r w:rsidRPr="0061353F">
        <w:rPr>
          <w:rFonts w:ascii="Times New Roman" w:hAnsi="Times New Roman" w:cs="Times New Roman"/>
          <w:sz w:val="24"/>
          <w:szCs w:val="28"/>
        </w:rPr>
        <w:t>DC</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353F">
        <w:rPr>
          <w:rFonts w:ascii="Times New Roman" w:hAnsi="Times New Roman" w:cs="Times New Roman"/>
          <w:sz w:val="24"/>
          <w:szCs w:val="28"/>
        </w:rPr>
        <w:t>depth of carbonation</w:t>
      </w:r>
    </w:p>
    <w:p w14:paraId="6ADF9E65" w14:textId="0380445F" w:rsidR="00FC252D" w:rsidRDefault="00FC252D" w:rsidP="00F217B7">
      <w:pPr>
        <w:rPr>
          <w:rFonts w:ascii="Times New Roman" w:hAnsi="Times New Roman" w:cs="Times New Roman"/>
          <w:sz w:val="24"/>
          <w:szCs w:val="28"/>
        </w:rPr>
      </w:pPr>
      <w:proofErr w:type="spellStart"/>
      <w:r w:rsidRPr="00D83938">
        <w:rPr>
          <w:rFonts w:ascii="Times New Roman" w:hAnsi="Times New Roman" w:cs="Times New Roman"/>
          <w:sz w:val="24"/>
          <w:szCs w:val="28"/>
        </w:rPr>
        <w:t>Dmax</w:t>
      </w:r>
      <w:proofErr w:type="spellEnd"/>
      <w:r w:rsidRPr="00FC252D">
        <w:rPr>
          <w:rFonts w:ascii="Times New Roman" w:hAnsi="Times New Roman" w:cs="Times New Roman"/>
          <w:sz w:val="24"/>
          <w:szCs w:val="28"/>
        </w:rPr>
        <w:t xml:space="preserv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D83938">
        <w:rPr>
          <w:rFonts w:ascii="Times New Roman" w:hAnsi="Times New Roman" w:cs="Times New Roman"/>
          <w:sz w:val="24"/>
          <w:szCs w:val="28"/>
        </w:rPr>
        <w:t>maximum pit depth</w:t>
      </w:r>
    </w:p>
    <w:p w14:paraId="538CB9A6" w14:textId="00D7AFB9" w:rsidR="00BE743A" w:rsidRDefault="00BE743A" w:rsidP="00F217B7">
      <w:pPr>
        <w:rPr>
          <w:rFonts w:ascii="Times New Roman" w:hAnsi="Times New Roman" w:cs="Times New Roman"/>
          <w:sz w:val="24"/>
          <w:szCs w:val="28"/>
        </w:rPr>
      </w:pPr>
      <w:r w:rsidRPr="00BE743A">
        <w:rPr>
          <w:rFonts w:ascii="Times New Roman" w:hAnsi="Times New Roman" w:cs="Times New Roman"/>
          <w:sz w:val="24"/>
          <w:szCs w:val="28"/>
        </w:rPr>
        <w:t xml:space="preserve">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BE743A">
        <w:rPr>
          <w:rFonts w:ascii="Times New Roman" w:hAnsi="Times New Roman" w:cs="Times New Roman"/>
          <w:sz w:val="24"/>
          <w:szCs w:val="28"/>
        </w:rPr>
        <w:t xml:space="preserve">potential </w:t>
      </w:r>
    </w:p>
    <w:p w14:paraId="34047747" w14:textId="42C12ACD" w:rsidR="00F217B7" w:rsidRDefault="00F217B7" w:rsidP="00F217B7">
      <w:pPr>
        <w:rPr>
          <w:rFonts w:ascii="Times New Roman" w:hAnsi="Times New Roman" w:cs="Times New Roman"/>
          <w:sz w:val="24"/>
          <w:szCs w:val="28"/>
        </w:rPr>
      </w:pPr>
      <w:proofErr w:type="spellStart"/>
      <w:r>
        <w:rPr>
          <w:rFonts w:ascii="Times New Roman" w:hAnsi="Times New Roman" w:cs="Times New Roman" w:hint="eastAsia"/>
          <w:sz w:val="24"/>
          <w:szCs w:val="28"/>
        </w:rPr>
        <w:t>E</w:t>
      </w:r>
      <w:r w:rsidRPr="0058219C">
        <w:rPr>
          <w:rFonts w:ascii="Times New Roman" w:hAnsi="Times New Roman" w:cs="Times New Roman"/>
          <w:sz w:val="24"/>
          <w:szCs w:val="28"/>
          <w:vertAlign w:val="subscript"/>
        </w:rPr>
        <w:t>corr</w:t>
      </w:r>
      <w:proofErr w:type="spellEnd"/>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corrosion potential</w:t>
      </w:r>
    </w:p>
    <w:p w14:paraId="0793C0AF" w14:textId="78605147" w:rsidR="00E20F9A" w:rsidRDefault="00E20F9A" w:rsidP="00E20F9A">
      <w:pPr>
        <w:rPr>
          <w:rFonts w:ascii="Times New Roman" w:hAnsi="Times New Roman" w:cs="Times New Roman"/>
          <w:sz w:val="24"/>
          <w:szCs w:val="28"/>
        </w:rPr>
      </w:pPr>
      <w:r w:rsidRPr="00E20F9A">
        <w:rPr>
          <w:rFonts w:ascii="Times New Roman" w:hAnsi="Times New Roman" w:cs="Times New Roman"/>
          <w:sz w:val="24"/>
          <w:szCs w:val="28"/>
        </w:rPr>
        <w:t xml:space="preserve">ECP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E20F9A">
        <w:rPr>
          <w:rFonts w:ascii="Times New Roman" w:hAnsi="Times New Roman" w:cs="Times New Roman"/>
          <w:sz w:val="24"/>
          <w:szCs w:val="28"/>
        </w:rPr>
        <w:t>principal environmental</w:t>
      </w:r>
      <w:r>
        <w:rPr>
          <w:rFonts w:ascii="Times New Roman" w:hAnsi="Times New Roman" w:cs="Times New Roman"/>
          <w:sz w:val="24"/>
          <w:szCs w:val="28"/>
        </w:rPr>
        <w:t xml:space="preserve"> </w:t>
      </w:r>
      <w:r w:rsidRPr="00E20F9A">
        <w:rPr>
          <w:rFonts w:ascii="Times New Roman" w:hAnsi="Times New Roman" w:cs="Times New Roman"/>
          <w:sz w:val="24"/>
          <w:szCs w:val="28"/>
        </w:rPr>
        <w:t xml:space="preserve">factor </w:t>
      </w:r>
    </w:p>
    <w:p w14:paraId="221B18B7" w14:textId="435ED7E6" w:rsidR="00176FE5" w:rsidRDefault="00176FE5" w:rsidP="00E20F9A">
      <w:pPr>
        <w:rPr>
          <w:rFonts w:ascii="Times New Roman" w:hAnsi="Times New Roman" w:cs="Times New Roman"/>
          <w:sz w:val="24"/>
          <w:szCs w:val="28"/>
        </w:rPr>
      </w:pPr>
      <w:r w:rsidRPr="00176FE5">
        <w:rPr>
          <w:rFonts w:ascii="Times New Roman" w:hAnsi="Times New Roman" w:cs="Times New Roman"/>
          <w:sz w:val="24"/>
          <w:szCs w:val="28"/>
        </w:rPr>
        <w:t>El</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133CB8">
        <w:rPr>
          <w:rFonts w:ascii="Times New Roman" w:hAnsi="Times New Roman" w:cs="Times New Roman" w:hint="eastAsia"/>
          <w:sz w:val="24"/>
          <w:szCs w:val="28"/>
        </w:rPr>
        <w:t>elongation</w:t>
      </w:r>
    </w:p>
    <w:p w14:paraId="288D6D5F" w14:textId="4B1AA087" w:rsidR="00B54D70" w:rsidRDefault="007F2027" w:rsidP="00B54D70">
      <w:pPr>
        <w:rPr>
          <w:rFonts w:ascii="Times New Roman" w:hAnsi="Times New Roman" w:cs="Times New Roman"/>
          <w:sz w:val="24"/>
          <w:szCs w:val="28"/>
        </w:rPr>
      </w:pPr>
      <w:r w:rsidRPr="00846E86">
        <w:rPr>
          <w:rFonts w:ascii="Times New Roman" w:hAnsi="Times New Roman" w:cs="Times New Roman"/>
          <w:i/>
          <w:iCs/>
          <w:sz w:val="24"/>
          <w:szCs w:val="28"/>
        </w:rPr>
        <w:t>f</w:t>
      </w:r>
      <w:r>
        <w:rPr>
          <w:rFonts w:ascii="Times New Roman" w:hAnsi="Times New Roman" w:cs="Times New Roman"/>
          <w:sz w:val="24"/>
          <w:szCs w:val="28"/>
        </w:rPr>
        <w:t xml:space="preserve"> (or) s</w:t>
      </w:r>
      <w:r w:rsidR="00B54D70">
        <w:rPr>
          <w:rFonts w:ascii="Times New Roman" w:hAnsi="Times New Roman" w:cs="Times New Roman"/>
          <w:sz w:val="24"/>
          <w:szCs w:val="28"/>
        </w:rPr>
        <w:tab/>
      </w:r>
      <w:r w:rsidR="00B54D70">
        <w:rPr>
          <w:rFonts w:ascii="Times New Roman" w:hAnsi="Times New Roman" w:cs="Times New Roman"/>
          <w:sz w:val="24"/>
          <w:szCs w:val="28"/>
        </w:rPr>
        <w:tab/>
      </w:r>
      <w:r w:rsidR="00B54D70">
        <w:rPr>
          <w:rFonts w:ascii="Times New Roman" w:hAnsi="Times New Roman" w:cs="Times New Roman"/>
          <w:sz w:val="24"/>
          <w:szCs w:val="28"/>
        </w:rPr>
        <w:tab/>
      </w:r>
      <w:r w:rsidR="00B54D70">
        <w:rPr>
          <w:rFonts w:ascii="Times New Roman" w:hAnsi="Times New Roman" w:cs="Times New Roman"/>
          <w:sz w:val="24"/>
          <w:szCs w:val="28"/>
        </w:rPr>
        <w:tab/>
      </w:r>
      <w:r w:rsidR="00B54D70" w:rsidRPr="00133CB8">
        <w:rPr>
          <w:rFonts w:ascii="Times New Roman" w:hAnsi="Times New Roman" w:cs="Times New Roman" w:hint="eastAsia"/>
          <w:sz w:val="24"/>
          <w:szCs w:val="28"/>
        </w:rPr>
        <w:t>feed rate</w:t>
      </w:r>
    </w:p>
    <w:p w14:paraId="6225FD46" w14:textId="44CACED7" w:rsidR="00064DE9" w:rsidRDefault="00064DE9" w:rsidP="00F217B7">
      <w:pPr>
        <w:rPr>
          <w:rFonts w:ascii="Times New Roman" w:hAnsi="Times New Roman" w:cs="Times New Roman"/>
          <w:sz w:val="24"/>
          <w:szCs w:val="28"/>
        </w:rPr>
      </w:pPr>
      <w:r w:rsidRPr="00064DE9">
        <w:rPr>
          <w:rFonts w:ascii="Times New Roman" w:hAnsi="Times New Roman" w:cs="Times New Roman"/>
          <w:sz w:val="24"/>
          <w:szCs w:val="28"/>
        </w:rPr>
        <w:t xml:space="preserve">FCGR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064DE9">
        <w:rPr>
          <w:rFonts w:ascii="Times New Roman" w:hAnsi="Times New Roman" w:cs="Times New Roman"/>
          <w:sz w:val="24"/>
          <w:szCs w:val="28"/>
        </w:rPr>
        <w:t>fatigue crack growth rate</w:t>
      </w:r>
    </w:p>
    <w:p w14:paraId="336DDD9B" w14:textId="3D9E0AC8" w:rsidR="005617D2" w:rsidRDefault="005617D2" w:rsidP="00F217B7">
      <w:pPr>
        <w:rPr>
          <w:rFonts w:ascii="Times New Roman" w:hAnsi="Times New Roman" w:cs="Times New Roman"/>
          <w:sz w:val="24"/>
          <w:szCs w:val="28"/>
        </w:rPr>
      </w:pPr>
      <w:r w:rsidRPr="005617D2">
        <w:rPr>
          <w:rFonts w:ascii="Times New Roman" w:hAnsi="Times New Roman" w:cs="Times New Roman"/>
          <w:sz w:val="24"/>
          <w:szCs w:val="28"/>
        </w:rPr>
        <w:lastRenderedPageBreak/>
        <w:t>Fe</w:t>
      </w:r>
      <w:r w:rsidRPr="005617D2">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5617D2">
        <w:rPr>
          <w:rFonts w:ascii="Times New Roman" w:hAnsi="Times New Roman" w:cs="Times New Roman"/>
          <w:sz w:val="24"/>
          <w:szCs w:val="28"/>
        </w:rPr>
        <w:t>Iron</w:t>
      </w:r>
    </w:p>
    <w:p w14:paraId="4A971E82" w14:textId="54B3DF08" w:rsidR="004B3C63"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H</w:t>
      </w:r>
      <w:r w:rsidRPr="00133CB8">
        <w:rPr>
          <w:rFonts w:ascii="Times New Roman" w:hAnsi="Times New Roman" w:cs="Times New Roman"/>
          <w:sz w:val="24"/>
          <w:szCs w:val="28"/>
          <w:vertAlign w:val="subscript"/>
        </w:rPr>
        <w:t>2</w:t>
      </w:r>
      <w:r w:rsidRPr="00615ADC">
        <w:rPr>
          <w:rFonts w:ascii="Times New Roman" w:hAnsi="Times New Roman" w:cs="Times New Roman"/>
          <w:sz w:val="24"/>
          <w:szCs w:val="28"/>
        </w:rPr>
        <w:t>SO</w:t>
      </w:r>
      <w:r w:rsidRPr="00133CB8">
        <w:rPr>
          <w:rFonts w:ascii="Times New Roman" w:hAnsi="Times New Roman" w:cs="Times New Roman"/>
          <w:sz w:val="24"/>
          <w:szCs w:val="28"/>
          <w:vertAlign w:val="subscript"/>
        </w:rPr>
        <w:t>4</w:t>
      </w:r>
      <w:r w:rsidR="004B3C63" w:rsidRPr="00133CB8">
        <w:rPr>
          <w:rFonts w:ascii="Times New Roman" w:hAnsi="Times New Roman" w:cs="Times New Roman"/>
          <w:sz w:val="24"/>
          <w:szCs w:val="28"/>
          <w:vertAlign w:val="subscript"/>
        </w:rPr>
        <w:tab/>
      </w:r>
      <w:r w:rsidR="004B3C63">
        <w:rPr>
          <w:rFonts w:ascii="Times New Roman" w:hAnsi="Times New Roman" w:cs="Times New Roman"/>
          <w:sz w:val="24"/>
          <w:szCs w:val="28"/>
        </w:rPr>
        <w:tab/>
      </w:r>
      <w:r w:rsidR="004B3C63">
        <w:rPr>
          <w:rFonts w:ascii="Times New Roman" w:hAnsi="Times New Roman" w:cs="Times New Roman"/>
          <w:sz w:val="24"/>
          <w:szCs w:val="28"/>
        </w:rPr>
        <w:tab/>
      </w:r>
      <w:r w:rsidR="004B3C63">
        <w:rPr>
          <w:rFonts w:ascii="Times New Roman" w:hAnsi="Times New Roman" w:cs="Times New Roman"/>
          <w:sz w:val="24"/>
          <w:szCs w:val="28"/>
        </w:rPr>
        <w:tab/>
      </w:r>
      <w:r w:rsidR="004B3C63" w:rsidRPr="00615ADC">
        <w:rPr>
          <w:rFonts w:ascii="Times New Roman" w:hAnsi="Times New Roman" w:cs="Times New Roman"/>
          <w:sz w:val="24"/>
          <w:szCs w:val="28"/>
        </w:rPr>
        <w:t>sulfuric acid</w:t>
      </w:r>
    </w:p>
    <w:p w14:paraId="5E6B3136" w14:textId="77777777" w:rsidR="00E96E3E" w:rsidRDefault="00E96E3E" w:rsidP="00E96E3E">
      <w:pPr>
        <w:rPr>
          <w:rFonts w:ascii="Times New Roman" w:hAnsi="Times New Roman" w:cs="Times New Roman"/>
          <w:sz w:val="24"/>
          <w:szCs w:val="28"/>
        </w:rPr>
      </w:pPr>
      <w:r w:rsidRPr="00615ADC">
        <w:rPr>
          <w:rFonts w:ascii="Times New Roman" w:hAnsi="Times New Roman" w:cs="Times New Roman"/>
          <w:sz w:val="24"/>
          <w:szCs w:val="28"/>
        </w:rPr>
        <w:t>HCl</w:t>
      </w:r>
      <w:r w:rsidRPr="004B3C63">
        <w:rPr>
          <w:rFonts w:ascii="Times New Roman" w:hAnsi="Times New Roman" w:cs="Times New Roman"/>
          <w:sz w:val="24"/>
          <w:szCs w:val="28"/>
        </w:rPr>
        <w:t xml:space="preserv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hydrochloric acid</w:t>
      </w:r>
    </w:p>
    <w:p w14:paraId="73F6A944" w14:textId="58DD57B6" w:rsidR="00E96E3E" w:rsidRDefault="00E96E3E" w:rsidP="00F217B7">
      <w:pPr>
        <w:rPr>
          <w:rFonts w:ascii="Times New Roman" w:hAnsi="Times New Roman" w:cs="Times New Roman"/>
          <w:sz w:val="24"/>
          <w:szCs w:val="28"/>
        </w:rPr>
      </w:pPr>
      <w:r w:rsidRPr="00E96E3E">
        <w:rPr>
          <w:rFonts w:ascii="Times New Roman" w:hAnsi="Times New Roman" w:cs="Times New Roman"/>
          <w:sz w:val="24"/>
          <w:szCs w:val="28"/>
        </w:rPr>
        <w:t xml:space="preserve">HP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E96E3E">
        <w:rPr>
          <w:rFonts w:ascii="Times New Roman" w:hAnsi="Times New Roman" w:cs="Times New Roman"/>
          <w:sz w:val="24"/>
          <w:szCs w:val="28"/>
        </w:rPr>
        <w:t>high pressure</w:t>
      </w:r>
    </w:p>
    <w:p w14:paraId="1298BE70" w14:textId="0C28D138" w:rsidR="00FC252D" w:rsidRDefault="00F217B7" w:rsidP="00F217B7">
      <w:pPr>
        <w:rPr>
          <w:rFonts w:ascii="Times New Roman" w:hAnsi="Times New Roman" w:cs="Times New Roman"/>
          <w:sz w:val="24"/>
          <w:szCs w:val="28"/>
        </w:rPr>
      </w:pPr>
      <w:proofErr w:type="spellStart"/>
      <w:r>
        <w:rPr>
          <w:rFonts w:ascii="Times New Roman" w:hAnsi="Times New Roman" w:cs="Times New Roman" w:hint="eastAsia"/>
          <w:sz w:val="24"/>
          <w:szCs w:val="28"/>
        </w:rPr>
        <w:t>i</w:t>
      </w:r>
      <w:r w:rsidRPr="0058219C">
        <w:rPr>
          <w:rFonts w:ascii="Times New Roman" w:hAnsi="Times New Roman" w:cs="Times New Roman"/>
          <w:sz w:val="24"/>
          <w:szCs w:val="28"/>
          <w:vertAlign w:val="subscript"/>
        </w:rPr>
        <w:t>corr</w:t>
      </w:r>
      <w:proofErr w:type="spellEnd"/>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corrosion current</w:t>
      </w:r>
      <w:r w:rsidR="00B449A7">
        <w:rPr>
          <w:rFonts w:ascii="Times New Roman" w:hAnsi="Times New Roman" w:cs="Times New Roman"/>
          <w:sz w:val="24"/>
          <w:szCs w:val="28"/>
        </w:rPr>
        <w:t xml:space="preserve"> density</w:t>
      </w:r>
    </w:p>
    <w:p w14:paraId="14EF1AB4" w14:textId="6F1C363B" w:rsidR="00615AD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In</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Indium</w:t>
      </w:r>
    </w:p>
    <w:p w14:paraId="664A8E6A" w14:textId="09A1E253" w:rsidR="00915C34" w:rsidRDefault="00915C34" w:rsidP="00F217B7">
      <w:pPr>
        <w:rPr>
          <w:rFonts w:ascii="Times New Roman" w:hAnsi="Times New Roman" w:cs="Times New Roman"/>
          <w:sz w:val="24"/>
          <w:szCs w:val="28"/>
        </w:rPr>
      </w:pPr>
      <w:r w:rsidRPr="00915C34">
        <w:rPr>
          <w:rFonts w:ascii="Times New Roman" w:hAnsi="Times New Roman" w:cs="Times New Roman"/>
          <w:sz w:val="24"/>
          <w:szCs w:val="28"/>
        </w:rPr>
        <w:t>K</w:t>
      </w:r>
      <w:r w:rsidRPr="00133CB8">
        <w:rPr>
          <w:rFonts w:ascii="Times New Roman" w:hAnsi="Times New Roman" w:cs="Times New Roman"/>
          <w:sz w:val="24"/>
          <w:szCs w:val="28"/>
          <w:vertAlign w:val="subscript"/>
        </w:rPr>
        <w:t xml:space="preserve">I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915C34">
        <w:rPr>
          <w:rFonts w:ascii="Times New Roman" w:hAnsi="Times New Roman" w:cs="Times New Roman"/>
          <w:sz w:val="24"/>
          <w:szCs w:val="28"/>
        </w:rPr>
        <w:t xml:space="preserve">principal mechanical factor </w:t>
      </w:r>
    </w:p>
    <w:p w14:paraId="2274493E" w14:textId="1959EA57" w:rsidR="00E20F9A" w:rsidRPr="00B449A7" w:rsidRDefault="00E20F9A" w:rsidP="00F217B7">
      <w:pPr>
        <w:rPr>
          <w:rFonts w:ascii="Times New Roman" w:hAnsi="Times New Roman" w:cs="Times New Roman"/>
          <w:sz w:val="24"/>
          <w:szCs w:val="28"/>
        </w:rPr>
      </w:pPr>
      <w:r w:rsidRPr="00133CB8">
        <w:rPr>
          <w:rFonts w:ascii="Times New Roman" w:hAnsi="Times New Roman" w:cs="Times New Roman"/>
          <w:sz w:val="24"/>
          <w:szCs w:val="28"/>
        </w:rPr>
        <w:t>Li</w:t>
      </w:r>
      <w:r w:rsidRPr="00C921CD">
        <w:rPr>
          <w:rFonts w:ascii="Times New Roman" w:hAnsi="Times New Roman" w:cs="Times New Roman"/>
          <w:sz w:val="24"/>
          <w:szCs w:val="28"/>
        </w:rPr>
        <w:t xml:space="preserv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C921CD">
        <w:rPr>
          <w:rFonts w:ascii="Times New Roman" w:hAnsi="Times New Roman" w:cs="Times New Roman"/>
          <w:sz w:val="24"/>
          <w:szCs w:val="28"/>
        </w:rPr>
        <w:t>lithium content</w:t>
      </w:r>
    </w:p>
    <w:p w14:paraId="7442939D" w14:textId="77777777" w:rsidR="00A6255F" w:rsidRDefault="004C6DE8" w:rsidP="00F217B7">
      <w:pPr>
        <w:rPr>
          <w:rFonts w:ascii="Times New Roman" w:hAnsi="Times New Roman" w:cs="Times New Roman"/>
          <w:sz w:val="24"/>
          <w:szCs w:val="28"/>
        </w:rPr>
      </w:pPr>
      <w:r w:rsidRPr="00133CB8">
        <w:rPr>
          <w:rFonts w:ascii="Times New Roman" w:hAnsi="Times New Roman" w:cs="Times New Roman"/>
          <w:sz w:val="24"/>
          <w:szCs w:val="28"/>
        </w:rPr>
        <w:t>MK</w:t>
      </w:r>
      <w:r>
        <w:tab/>
      </w:r>
      <w:r>
        <w:tab/>
      </w:r>
      <w:r>
        <w:tab/>
      </w:r>
      <w:r>
        <w:tab/>
      </w:r>
      <w:r w:rsidRPr="00133CB8">
        <w:rPr>
          <w:rFonts w:ascii="Times New Roman" w:hAnsi="Times New Roman" w:cs="Times New Roman"/>
          <w:sz w:val="24"/>
          <w:szCs w:val="28"/>
        </w:rPr>
        <w:t>metakaolin addition</w:t>
      </w:r>
    </w:p>
    <w:p w14:paraId="22954D81" w14:textId="1C7E62DD" w:rsidR="00A6255F" w:rsidRDefault="00A6255F" w:rsidP="00F217B7">
      <w:pPr>
        <w:rPr>
          <w:rFonts w:ascii="Times New Roman" w:hAnsi="Times New Roman" w:cs="Times New Roman"/>
          <w:sz w:val="24"/>
          <w:szCs w:val="28"/>
        </w:rPr>
      </w:pPr>
      <w:r w:rsidRPr="00133CB8">
        <w:rPr>
          <w:rFonts w:ascii="Times New Roman" w:hAnsi="Times New Roman" w:cs="Times New Roman"/>
          <w:sz w:val="24"/>
          <w:szCs w:val="28"/>
        </w:rPr>
        <w:t>Mn</w:t>
      </w:r>
      <w:r w:rsidRPr="00A6255F">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133CB8">
        <w:rPr>
          <w:rFonts w:ascii="Times New Roman" w:hAnsi="Times New Roman" w:cs="Times New Roman"/>
          <w:sz w:val="24"/>
          <w:szCs w:val="28"/>
        </w:rPr>
        <w:t>magnesium</w:t>
      </w:r>
    </w:p>
    <w:p w14:paraId="37A36D8F" w14:textId="4A6F1E9D" w:rsidR="00A6255F" w:rsidRDefault="00A6255F" w:rsidP="00F217B7">
      <w:pPr>
        <w:rPr>
          <w:rFonts w:ascii="Times New Roman" w:hAnsi="Times New Roman" w:cs="Times New Roman"/>
          <w:sz w:val="24"/>
          <w:szCs w:val="28"/>
        </w:rPr>
      </w:pPr>
      <w:r w:rsidRPr="00A6255F">
        <w:rPr>
          <w:rFonts w:ascii="Times New Roman" w:hAnsi="Times New Roman" w:cs="Times New Roman"/>
          <w:sz w:val="24"/>
          <w:szCs w:val="28"/>
        </w:rPr>
        <w:t xml:space="preserve">Mo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molybdenum</w:t>
      </w:r>
    </w:p>
    <w:p w14:paraId="562561D5" w14:textId="7C398C81" w:rsidR="00386C0C" w:rsidRDefault="00A6255F" w:rsidP="00F217B7">
      <w:pPr>
        <w:rPr>
          <w:rFonts w:ascii="Times New Roman" w:hAnsi="Times New Roman" w:cs="Times New Roman"/>
          <w:sz w:val="20"/>
          <w:szCs w:val="20"/>
        </w:rPr>
      </w:pPr>
      <w:r w:rsidRPr="00133CB8">
        <w:rPr>
          <w:rFonts w:ascii="Times New Roman" w:hAnsi="Times New Roman" w:cs="Times New Roman"/>
          <w:sz w:val="24"/>
          <w:szCs w:val="28"/>
        </w:rPr>
        <w:t xml:space="preserve">N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133CB8">
        <w:rPr>
          <w:rFonts w:ascii="Times New Roman" w:hAnsi="Times New Roman" w:cs="Times New Roman"/>
          <w:sz w:val="24"/>
          <w:szCs w:val="28"/>
        </w:rPr>
        <w:t>nitrogen</w:t>
      </w:r>
      <w:r w:rsidR="004C6DE8">
        <w:rPr>
          <w:rFonts w:ascii="Times New Roman" w:hAnsi="Times New Roman" w:cs="Times New Roman"/>
          <w:sz w:val="20"/>
          <w:szCs w:val="20"/>
        </w:rPr>
        <w:tab/>
      </w:r>
    </w:p>
    <w:p w14:paraId="46D01EC8" w14:textId="6E1C59DF" w:rsidR="003D0431" w:rsidRDefault="003D0431" w:rsidP="00F217B7">
      <w:pPr>
        <w:rPr>
          <w:rFonts w:ascii="Times New Roman" w:hAnsi="Times New Roman" w:cs="Times New Roman"/>
          <w:sz w:val="20"/>
          <w:szCs w:val="20"/>
        </w:rPr>
      </w:pPr>
      <w:r>
        <w:rPr>
          <w:rFonts w:ascii="Times New Roman" w:hAnsi="Times New Roman" w:cs="Times New Roman"/>
          <w:sz w:val="20"/>
          <w:szCs w:val="20"/>
        </w:rPr>
        <w:t>NaCl</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133CB8">
        <w:rPr>
          <w:rFonts w:ascii="Times New Roman" w:hAnsi="Times New Roman" w:cs="Times New Roman"/>
          <w:sz w:val="24"/>
          <w:szCs w:val="28"/>
        </w:rPr>
        <w:t>chloride</w:t>
      </w:r>
      <w:r>
        <w:rPr>
          <w:rFonts w:ascii="Times New Roman" w:hAnsi="Times New Roman" w:cs="Times New Roman"/>
          <w:sz w:val="20"/>
          <w:szCs w:val="20"/>
        </w:rPr>
        <w:t xml:space="preserve"> </w:t>
      </w:r>
      <w:r w:rsidR="00001157" w:rsidRPr="00133CB8">
        <w:rPr>
          <w:rFonts w:ascii="Times New Roman" w:hAnsi="Times New Roman" w:cs="Times New Roman"/>
          <w:sz w:val="24"/>
          <w:szCs w:val="28"/>
        </w:rPr>
        <w:t>ion</w:t>
      </w:r>
    </w:p>
    <w:p w14:paraId="30112D7B" w14:textId="60818312" w:rsidR="00A6255F" w:rsidRDefault="00A6255F" w:rsidP="00F217B7">
      <w:pPr>
        <w:rPr>
          <w:rFonts w:ascii="Times New Roman" w:hAnsi="Times New Roman" w:cs="Times New Roman"/>
          <w:sz w:val="24"/>
          <w:szCs w:val="28"/>
        </w:rPr>
      </w:pPr>
      <w:proofErr w:type="spellStart"/>
      <w:r w:rsidRPr="00133CB8">
        <w:rPr>
          <w:rFonts w:ascii="Times New Roman" w:hAnsi="Times New Roman" w:cs="Times New Roman"/>
          <w:sz w:val="24"/>
          <w:szCs w:val="28"/>
        </w:rPr>
        <w:t>Nb</w:t>
      </w:r>
      <w:proofErr w:type="spellEnd"/>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133CB8">
        <w:rPr>
          <w:rFonts w:ascii="Times New Roman" w:hAnsi="Times New Roman" w:cs="Times New Roman"/>
          <w:sz w:val="24"/>
          <w:szCs w:val="28"/>
        </w:rPr>
        <w:t>niobium</w:t>
      </w:r>
    </w:p>
    <w:p w14:paraId="638E270C" w14:textId="4E39ED0F" w:rsidR="001F625F" w:rsidRDefault="001F625F" w:rsidP="00F217B7">
      <w:pPr>
        <w:rPr>
          <w:rFonts w:ascii="Times New Roman" w:hAnsi="Times New Roman" w:cs="Times New Roman"/>
          <w:sz w:val="24"/>
          <w:szCs w:val="28"/>
        </w:rPr>
      </w:pPr>
      <w:proofErr w:type="spellStart"/>
      <w:r w:rsidRPr="001F625F">
        <w:rPr>
          <w:rStyle w:val="fontstyle01"/>
        </w:rPr>
        <w:t>NbV</w:t>
      </w:r>
      <w:proofErr w:type="spellEnd"/>
      <w:r w:rsidRPr="001F625F">
        <w:rPr>
          <w:rStyle w:val="fontstyle01"/>
        </w:rPr>
        <w:t xml:space="preserve"> </w:t>
      </w:r>
      <w:r>
        <w:rPr>
          <w:rStyle w:val="fontstyle01"/>
        </w:rPr>
        <w:tab/>
      </w:r>
      <w:r>
        <w:rPr>
          <w:rStyle w:val="fontstyle01"/>
        </w:rPr>
        <w:tab/>
      </w:r>
      <w:r>
        <w:rPr>
          <w:rStyle w:val="fontstyle01"/>
        </w:rPr>
        <w:tab/>
      </w:r>
      <w:r>
        <w:rPr>
          <w:rStyle w:val="fontstyle01"/>
        </w:rPr>
        <w:tab/>
      </w:r>
      <w:r w:rsidRPr="00133CB8">
        <w:rPr>
          <w:rFonts w:ascii="Times New Roman" w:hAnsi="Times New Roman" w:cs="Times New Roman" w:hint="eastAsia"/>
          <w:sz w:val="24"/>
          <w:szCs w:val="28"/>
        </w:rPr>
        <w:t>the sum of niobium and vanadium concentrations</w:t>
      </w:r>
      <w:r>
        <w:rPr>
          <w:rStyle w:val="fontstyle01"/>
        </w:rPr>
        <w:t xml:space="preserve"> </w:t>
      </w:r>
    </w:p>
    <w:p w14:paraId="36A34CD2" w14:textId="1B3FA0C1" w:rsidR="001F625F" w:rsidRPr="00133CB8" w:rsidRDefault="00A6255F" w:rsidP="00F217B7">
      <w:pPr>
        <w:rPr>
          <w:rFonts w:ascii="Times New Roman" w:hAnsi="Times New Roman" w:cs="Times New Roman"/>
          <w:sz w:val="24"/>
          <w:szCs w:val="28"/>
        </w:rPr>
      </w:pPr>
      <w:r w:rsidRPr="00A6255F">
        <w:rPr>
          <w:rFonts w:ascii="Times New Roman" w:hAnsi="Times New Roman" w:cs="Times New Roman"/>
          <w:sz w:val="24"/>
          <w:szCs w:val="28"/>
        </w:rPr>
        <w:t xml:space="preserve">Ni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nickel</w:t>
      </w:r>
    </w:p>
    <w:p w14:paraId="223C3146" w14:textId="2DEE5E59" w:rsidR="00F217B7" w:rsidRDefault="00F217B7" w:rsidP="00F217B7">
      <w:pPr>
        <w:rPr>
          <w:rFonts w:ascii="Times New Roman" w:hAnsi="Times New Roman" w:cs="Times New Roman"/>
          <w:sz w:val="24"/>
          <w:szCs w:val="28"/>
        </w:rPr>
      </w:pPr>
      <w:commentRangeStart w:id="65"/>
      <w:r>
        <w:rPr>
          <w:rFonts w:ascii="Times New Roman" w:hAnsi="Times New Roman" w:cs="Times New Roman" w:hint="eastAsia"/>
          <w:sz w:val="24"/>
          <w:szCs w:val="28"/>
        </w:rPr>
        <w:t>P</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applied stress</w:t>
      </w:r>
    </w:p>
    <w:p w14:paraId="2CA651AD" w14:textId="7D5818B2" w:rsidR="00615AD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P</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Phosphorus</w:t>
      </w:r>
      <w:commentRangeEnd w:id="65"/>
      <w:r w:rsidR="00C2181C">
        <w:rPr>
          <w:rStyle w:val="a6"/>
        </w:rPr>
        <w:commentReference w:id="65"/>
      </w:r>
    </w:p>
    <w:p w14:paraId="48428BE7" w14:textId="4EE8B6E5" w:rsidR="004F378F" w:rsidRDefault="004F378F" w:rsidP="004F378F">
      <w:pPr>
        <w:rPr>
          <w:rFonts w:ascii="Times New Roman" w:hAnsi="Times New Roman" w:cs="Times New Roman"/>
          <w:sz w:val="24"/>
          <w:szCs w:val="28"/>
        </w:rPr>
      </w:pPr>
      <w:r w:rsidRPr="004F378F">
        <w:rPr>
          <w:rFonts w:ascii="Times New Roman" w:hAnsi="Times New Roman" w:cs="Times New Roman"/>
          <w:sz w:val="24"/>
          <w:szCs w:val="28"/>
        </w:rPr>
        <w:t>P</w:t>
      </w:r>
      <w:r w:rsidRPr="00133CB8">
        <w:rPr>
          <w:rFonts w:ascii="Times New Roman" w:hAnsi="Times New Roman" w:cs="Times New Roman"/>
          <w:sz w:val="24"/>
          <w:szCs w:val="28"/>
          <w:vertAlign w:val="subscript"/>
        </w:rPr>
        <w:t>CO2</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4F378F">
        <w:rPr>
          <w:rFonts w:ascii="Times New Roman" w:hAnsi="Times New Roman" w:cs="Times New Roman"/>
          <w:sz w:val="24"/>
          <w:szCs w:val="28"/>
        </w:rPr>
        <w:t>pressure of</w:t>
      </w:r>
      <w:r>
        <w:rPr>
          <w:rFonts w:ascii="Times New Roman" w:hAnsi="Times New Roman" w:cs="Times New Roman"/>
          <w:sz w:val="24"/>
          <w:szCs w:val="28"/>
        </w:rPr>
        <w:t xml:space="preserve"> </w:t>
      </w:r>
      <w:r w:rsidRPr="004F378F">
        <w:rPr>
          <w:rFonts w:ascii="Times New Roman" w:hAnsi="Times New Roman" w:cs="Times New Roman"/>
          <w:sz w:val="24"/>
          <w:szCs w:val="28"/>
        </w:rPr>
        <w:t>purged CO2</w:t>
      </w:r>
    </w:p>
    <w:p w14:paraId="5F457642" w14:textId="10A82773" w:rsidR="004F378F" w:rsidRDefault="004F378F" w:rsidP="00F217B7">
      <w:pPr>
        <w:rPr>
          <w:rFonts w:ascii="Times New Roman" w:hAnsi="Times New Roman" w:cs="Times New Roman"/>
          <w:sz w:val="24"/>
          <w:szCs w:val="28"/>
        </w:rPr>
      </w:pPr>
      <w:r w:rsidRPr="00133CB8">
        <w:rPr>
          <w:rFonts w:ascii="Times New Roman" w:hAnsi="Times New Roman" w:cs="Times New Roman"/>
          <w:sz w:val="24"/>
          <w:szCs w:val="28"/>
        </w:rPr>
        <w:t>P</w:t>
      </w:r>
      <w:r w:rsidRPr="00133CB8">
        <w:rPr>
          <w:rFonts w:ascii="Times New Roman" w:hAnsi="Times New Roman" w:cs="Times New Roman"/>
          <w:sz w:val="24"/>
          <w:szCs w:val="28"/>
          <w:vertAlign w:val="subscript"/>
        </w:rPr>
        <w:t>O2</w:t>
      </w:r>
      <w:r>
        <w:rPr>
          <w:rFonts w:ascii="Times New Roman" w:hAnsi="Times New Roman" w:cs="Times New Roman"/>
          <w:sz w:val="20"/>
          <w:szCs w:val="20"/>
          <w:vertAlign w:val="subscript"/>
        </w:rPr>
        <w:tab/>
      </w:r>
      <w:r>
        <w:rPr>
          <w:rFonts w:ascii="Times New Roman" w:hAnsi="Times New Roman" w:cs="Times New Roman"/>
          <w:sz w:val="20"/>
          <w:szCs w:val="20"/>
          <w:vertAlign w:val="subscript"/>
        </w:rPr>
        <w:tab/>
      </w:r>
      <w:r>
        <w:rPr>
          <w:rFonts w:ascii="Times New Roman" w:hAnsi="Times New Roman" w:cs="Times New Roman"/>
          <w:sz w:val="20"/>
          <w:szCs w:val="20"/>
          <w:vertAlign w:val="subscript"/>
        </w:rPr>
        <w:tab/>
      </w:r>
      <w:r>
        <w:rPr>
          <w:rFonts w:ascii="Times New Roman" w:hAnsi="Times New Roman" w:cs="Times New Roman"/>
          <w:sz w:val="20"/>
          <w:szCs w:val="20"/>
          <w:vertAlign w:val="subscript"/>
        </w:rPr>
        <w:tab/>
      </w:r>
      <w:r w:rsidRPr="004F378F">
        <w:rPr>
          <w:rFonts w:ascii="Times New Roman" w:hAnsi="Times New Roman" w:cs="Times New Roman"/>
          <w:sz w:val="24"/>
          <w:szCs w:val="28"/>
        </w:rPr>
        <w:t>relative pressure of oxygen</w:t>
      </w:r>
    </w:p>
    <w:p w14:paraId="1DFE2066" w14:textId="192AD867" w:rsidR="002C1800" w:rsidRDefault="002C1800" w:rsidP="00F217B7">
      <w:pPr>
        <w:rPr>
          <w:rFonts w:ascii="Times New Roman" w:hAnsi="Times New Roman" w:cs="Times New Roman"/>
          <w:sz w:val="24"/>
          <w:szCs w:val="28"/>
        </w:rPr>
      </w:pPr>
      <w:r w:rsidRPr="002C1800">
        <w:rPr>
          <w:rFonts w:ascii="Times New Roman" w:hAnsi="Times New Roman" w:cs="Times New Roman"/>
          <w:sz w:val="24"/>
          <w:szCs w:val="28"/>
        </w:rPr>
        <w:t>PTFE</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2C1800">
        <w:rPr>
          <w:rFonts w:ascii="Times New Roman" w:hAnsi="Times New Roman" w:cs="Times New Roman"/>
          <w:sz w:val="24"/>
          <w:szCs w:val="28"/>
        </w:rPr>
        <w:t>Polytetrafluoroethylene</w:t>
      </w:r>
    </w:p>
    <w:p w14:paraId="30B3F0A7" w14:textId="77777777" w:rsidR="00C2181C" w:rsidRDefault="00C2181C" w:rsidP="00C2181C">
      <w:pPr>
        <w:rPr>
          <w:rFonts w:ascii="Times New Roman" w:hAnsi="Times New Roman" w:cs="Times New Roman"/>
          <w:sz w:val="24"/>
          <w:szCs w:val="28"/>
        </w:rPr>
      </w:pPr>
      <w:r w:rsidRPr="00D83938">
        <w:rPr>
          <w:rFonts w:ascii="Times New Roman" w:hAnsi="Times New Roman" w:cs="Times New Roman"/>
          <w:sz w:val="24"/>
          <w:szCs w:val="28"/>
        </w:rPr>
        <w:t xml:space="preserve">Q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D83938">
        <w:rPr>
          <w:rFonts w:ascii="Times New Roman" w:hAnsi="Times New Roman" w:cs="Times New Roman"/>
          <w:sz w:val="24"/>
          <w:szCs w:val="28"/>
        </w:rPr>
        <w:t xml:space="preserve">charge amount </w:t>
      </w:r>
    </w:p>
    <w:p w14:paraId="239152EF" w14:textId="30C46587" w:rsidR="00602D2B" w:rsidRDefault="00471E4C" w:rsidP="00602D2B">
      <w:pPr>
        <w:rPr>
          <w:rFonts w:ascii="Times New Roman" w:hAnsi="Times New Roman" w:cs="Times New Roman"/>
          <w:sz w:val="24"/>
          <w:szCs w:val="28"/>
        </w:rPr>
      </w:pPr>
      <m:oMath>
        <m:d>
          <m:dPr>
            <m:begChr m:val="|"/>
            <m:endChr m:val="|"/>
            <m:ctrlPr>
              <w:rPr>
                <w:rFonts w:ascii="Cambria Math" w:hAnsi="Cambria Math" w:cs="Times New Roman"/>
                <w:i/>
                <w:sz w:val="20"/>
                <w:szCs w:val="20"/>
              </w:rPr>
            </m:ctrlPr>
          </m:dPr>
          <m:e>
            <m:r>
              <w:rPr>
                <w:rFonts w:ascii="Cambria Math" w:hAnsi="Cambria Math" w:cs="Times New Roman"/>
                <w:sz w:val="20"/>
                <w:szCs w:val="20"/>
              </w:rPr>
              <m:t>∆R</m:t>
            </m:r>
          </m:e>
        </m:d>
      </m:oMath>
      <w:r w:rsidR="00602D2B">
        <w:rPr>
          <w:rFonts w:ascii="Times New Roman" w:hAnsi="Times New Roman" w:cs="Times New Roman"/>
          <w:sz w:val="24"/>
          <w:szCs w:val="28"/>
        </w:rPr>
        <w:t xml:space="preserve"> </w:t>
      </w:r>
      <w:r w:rsidR="00602D2B">
        <w:rPr>
          <w:rFonts w:ascii="Times New Roman" w:hAnsi="Times New Roman" w:cs="Times New Roman"/>
          <w:sz w:val="24"/>
          <w:szCs w:val="28"/>
        </w:rPr>
        <w:tab/>
      </w:r>
      <w:r w:rsidR="00602D2B">
        <w:rPr>
          <w:rFonts w:ascii="Times New Roman" w:hAnsi="Times New Roman" w:cs="Times New Roman"/>
          <w:sz w:val="24"/>
          <w:szCs w:val="28"/>
        </w:rPr>
        <w:tab/>
      </w:r>
      <w:r w:rsidR="00602D2B">
        <w:rPr>
          <w:rFonts w:ascii="Times New Roman" w:hAnsi="Times New Roman" w:cs="Times New Roman"/>
          <w:sz w:val="24"/>
          <w:szCs w:val="28"/>
        </w:rPr>
        <w:tab/>
      </w:r>
      <w:r w:rsidR="00602D2B">
        <w:rPr>
          <w:rFonts w:ascii="Times New Roman" w:hAnsi="Times New Roman" w:cs="Times New Roman"/>
          <w:sz w:val="24"/>
          <w:szCs w:val="28"/>
        </w:rPr>
        <w:tab/>
      </w:r>
      <w:r w:rsidR="00602D2B" w:rsidRPr="00602D2B">
        <w:rPr>
          <w:rFonts w:ascii="Times New Roman" w:hAnsi="Times New Roman" w:cs="Times New Roman"/>
          <w:sz w:val="24"/>
          <w:szCs w:val="28"/>
        </w:rPr>
        <w:t xml:space="preserve">planar anisotropy </w:t>
      </w:r>
    </w:p>
    <w:p w14:paraId="47FDC09E" w14:textId="4BA82A9E" w:rsidR="00982155" w:rsidRPr="00525427" w:rsidRDefault="00B54D70" w:rsidP="00F217B7">
      <w:pPr>
        <w:rPr>
          <w:rFonts w:ascii="Times New Roman" w:hAnsi="Times New Roman" w:cs="Times New Roman"/>
          <w:sz w:val="24"/>
          <w:szCs w:val="28"/>
        </w:rPr>
      </w:pPr>
      <w:r w:rsidRPr="00B54D70">
        <w:rPr>
          <w:rFonts w:ascii="Times New Roman" w:hAnsi="Times New Roman" w:cs="Times New Roman"/>
          <w:sz w:val="24"/>
          <w:szCs w:val="28"/>
        </w:rPr>
        <w:t>R</w:t>
      </w:r>
      <w:r w:rsidRPr="00133CB8">
        <w:rPr>
          <w:rFonts w:ascii="Times New Roman" w:hAnsi="Times New Roman" w:cs="Times New Roman"/>
          <w:sz w:val="24"/>
          <w:szCs w:val="28"/>
          <w:vertAlign w:val="subscript"/>
        </w:rPr>
        <w:t>a</w:t>
      </w:r>
      <w:r>
        <w:rPr>
          <w:rFonts w:ascii="Times New Roman" w:hAnsi="Times New Roman" w:cs="Times New Roman"/>
          <w:sz w:val="24"/>
          <w:szCs w:val="28"/>
          <w:vertAlign w:val="subscript"/>
        </w:rPr>
        <w:t xml:space="preserve"> </w:t>
      </w:r>
      <w:r>
        <w:rPr>
          <w:rFonts w:ascii="Times New Roman" w:hAnsi="Times New Roman" w:cs="Times New Roman"/>
          <w:sz w:val="24"/>
          <w:szCs w:val="28"/>
          <w:vertAlign w:val="subscript"/>
        </w:rPr>
        <w:tab/>
      </w:r>
      <w:r>
        <w:rPr>
          <w:rFonts w:ascii="Times New Roman" w:hAnsi="Times New Roman" w:cs="Times New Roman"/>
          <w:sz w:val="24"/>
          <w:szCs w:val="28"/>
          <w:vertAlign w:val="subscript"/>
        </w:rPr>
        <w:tab/>
      </w:r>
      <w:r>
        <w:rPr>
          <w:rFonts w:ascii="Times New Roman" w:hAnsi="Times New Roman" w:cs="Times New Roman"/>
          <w:sz w:val="24"/>
          <w:szCs w:val="28"/>
          <w:vertAlign w:val="subscript"/>
        </w:rPr>
        <w:tab/>
      </w:r>
      <w:r>
        <w:rPr>
          <w:rFonts w:ascii="Times New Roman" w:hAnsi="Times New Roman" w:cs="Times New Roman"/>
          <w:sz w:val="24"/>
          <w:szCs w:val="28"/>
          <w:vertAlign w:val="subscript"/>
        </w:rPr>
        <w:tab/>
      </w:r>
      <w:r w:rsidRPr="00133CB8">
        <w:rPr>
          <w:rFonts w:ascii="Times New Roman" w:hAnsi="Times New Roman" w:cs="Times New Roman"/>
          <w:sz w:val="24"/>
          <w:szCs w:val="28"/>
        </w:rPr>
        <w:t>surface roughness</w:t>
      </w:r>
    </w:p>
    <w:p w14:paraId="1F62BCB1" w14:textId="5524300B" w:rsidR="00615AD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Re</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Rhenium</w:t>
      </w:r>
    </w:p>
    <w:p w14:paraId="5B5BB6D8" w14:textId="3E648C93" w:rsidR="00F217B7" w:rsidRDefault="00F217B7" w:rsidP="00F217B7">
      <w:pPr>
        <w:rPr>
          <w:rFonts w:ascii="Times New Roman" w:hAnsi="Times New Roman" w:cs="Times New Roman"/>
          <w:sz w:val="24"/>
          <w:szCs w:val="28"/>
        </w:rPr>
      </w:pPr>
      <w:r>
        <w:rPr>
          <w:rFonts w:ascii="Times New Roman" w:hAnsi="Times New Roman" w:cs="Times New Roman" w:hint="eastAsia"/>
          <w:sz w:val="24"/>
          <w:szCs w:val="28"/>
        </w:rPr>
        <w:lastRenderedPageBreak/>
        <w:t>R</w:t>
      </w:r>
      <w:r>
        <w:rPr>
          <w:rFonts w:ascii="Times New Roman" w:hAnsi="Times New Roman" w:cs="Times New Roman"/>
          <w:sz w:val="24"/>
          <w:szCs w:val="28"/>
        </w:rPr>
        <w:t>H</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relative humidity</w:t>
      </w:r>
    </w:p>
    <w:p w14:paraId="68826BE3" w14:textId="3271ACE8" w:rsidR="00F217B7" w:rsidRDefault="00F217B7" w:rsidP="00F217B7">
      <w:pPr>
        <w:rPr>
          <w:rFonts w:ascii="Times New Roman" w:hAnsi="Times New Roman" w:cs="Times New Roman"/>
          <w:sz w:val="24"/>
          <w:szCs w:val="28"/>
        </w:rPr>
      </w:pPr>
      <w:proofErr w:type="spellStart"/>
      <w:r>
        <w:rPr>
          <w:rFonts w:ascii="Times New Roman" w:hAnsi="Times New Roman" w:cs="Times New Roman"/>
          <w:sz w:val="24"/>
          <w:szCs w:val="28"/>
        </w:rPr>
        <w:t>R</w:t>
      </w:r>
      <w:r w:rsidRPr="007422EB">
        <w:rPr>
          <w:rFonts w:ascii="Times New Roman" w:hAnsi="Times New Roman" w:cs="Times New Roman"/>
          <w:sz w:val="24"/>
          <w:szCs w:val="28"/>
          <w:vertAlign w:val="subscript"/>
        </w:rPr>
        <w:t>p</w:t>
      </w:r>
      <w:proofErr w:type="spellEnd"/>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hint="eastAsia"/>
          <w:sz w:val="24"/>
          <w:szCs w:val="28"/>
        </w:rPr>
        <w:t>p</w:t>
      </w:r>
      <w:r>
        <w:rPr>
          <w:rFonts w:ascii="Times New Roman" w:hAnsi="Times New Roman" w:cs="Times New Roman"/>
          <w:sz w:val="24"/>
          <w:szCs w:val="28"/>
        </w:rPr>
        <w:t>olarization resistance</w:t>
      </w:r>
    </w:p>
    <w:p w14:paraId="1D0AC46A" w14:textId="047C4F36" w:rsidR="00F217B7" w:rsidRDefault="00F217B7" w:rsidP="00F217B7">
      <w:pPr>
        <w:rPr>
          <w:rFonts w:ascii="Times New Roman" w:hAnsi="Times New Roman" w:cs="Times New Roman"/>
          <w:sz w:val="24"/>
          <w:szCs w:val="28"/>
        </w:rPr>
      </w:pPr>
      <w:commentRangeStart w:id="66"/>
      <w:r>
        <w:rPr>
          <w:rFonts w:ascii="Times New Roman" w:hAnsi="Times New Roman" w:cs="Times New Roman" w:hint="eastAsia"/>
          <w:sz w:val="24"/>
          <w:szCs w:val="28"/>
        </w:rPr>
        <w:t>S</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strain</w:t>
      </w:r>
    </w:p>
    <w:p w14:paraId="7A691259" w14:textId="1DC7F16C" w:rsidR="00D0298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S</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Sulfur</w:t>
      </w:r>
      <w:commentRangeEnd w:id="66"/>
      <w:r w:rsidR="00C2181C">
        <w:rPr>
          <w:rStyle w:val="a6"/>
        </w:rPr>
        <w:commentReference w:id="66"/>
      </w:r>
    </w:p>
    <w:p w14:paraId="11174F6B" w14:textId="17F65669" w:rsidR="00615ADC" w:rsidRDefault="00615ADC" w:rsidP="00F217B7">
      <w:pPr>
        <w:rPr>
          <w:rFonts w:ascii="Times New Roman" w:hAnsi="Times New Roman" w:cs="Times New Roman"/>
          <w:sz w:val="24"/>
          <w:szCs w:val="28"/>
        </w:rPr>
      </w:pPr>
      <w:r>
        <w:rPr>
          <w:rFonts w:ascii="Times New Roman" w:hAnsi="Times New Roman" w:cs="Times New Roman"/>
          <w:sz w:val="24"/>
          <w:szCs w:val="28"/>
        </w:rPr>
        <w:t>S</w:t>
      </w:r>
      <w:r w:rsidRPr="00615ADC">
        <w:rPr>
          <w:rFonts w:ascii="Times New Roman" w:hAnsi="Times New Roman" w:cs="Times New Roman"/>
          <w:sz w:val="24"/>
          <w:szCs w:val="28"/>
        </w:rPr>
        <w:t>b</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a</w:t>
      </w:r>
      <w:r w:rsidRPr="00615ADC">
        <w:rPr>
          <w:rFonts w:ascii="Times New Roman" w:hAnsi="Times New Roman" w:cs="Times New Roman"/>
          <w:sz w:val="24"/>
          <w:szCs w:val="28"/>
        </w:rPr>
        <w:t>ntimony</w:t>
      </w:r>
    </w:p>
    <w:p w14:paraId="3320F88B" w14:textId="0D2D28F9" w:rsidR="007F48C1" w:rsidRDefault="007F48C1" w:rsidP="00F217B7">
      <w:pPr>
        <w:rPr>
          <w:rFonts w:ascii="Times New Roman" w:hAnsi="Times New Roman" w:cs="Times New Roman"/>
          <w:sz w:val="24"/>
          <w:szCs w:val="28"/>
        </w:rPr>
      </w:pPr>
      <w:r w:rsidRPr="007F48C1">
        <w:rPr>
          <w:rFonts w:ascii="Times New Roman" w:hAnsi="Times New Roman" w:cs="Times New Roman"/>
          <w:sz w:val="24"/>
          <w:szCs w:val="28"/>
        </w:rPr>
        <w:t>SCC</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s</w:t>
      </w:r>
      <w:r w:rsidRPr="007F48C1">
        <w:rPr>
          <w:rFonts w:ascii="Times New Roman" w:hAnsi="Times New Roman" w:cs="Times New Roman"/>
          <w:sz w:val="24"/>
          <w:szCs w:val="28"/>
        </w:rPr>
        <w:t xml:space="preserve">tress </w:t>
      </w:r>
      <w:r>
        <w:rPr>
          <w:rFonts w:ascii="Times New Roman" w:hAnsi="Times New Roman" w:cs="Times New Roman"/>
          <w:sz w:val="24"/>
          <w:szCs w:val="28"/>
        </w:rPr>
        <w:t>c</w:t>
      </w:r>
      <w:r w:rsidRPr="007F48C1">
        <w:rPr>
          <w:rFonts w:ascii="Times New Roman" w:hAnsi="Times New Roman" w:cs="Times New Roman"/>
          <w:sz w:val="24"/>
          <w:szCs w:val="28"/>
        </w:rPr>
        <w:t xml:space="preserve">orrosion </w:t>
      </w:r>
      <w:r>
        <w:rPr>
          <w:rFonts w:ascii="Times New Roman" w:hAnsi="Times New Roman" w:cs="Times New Roman"/>
          <w:sz w:val="24"/>
          <w:szCs w:val="28"/>
        </w:rPr>
        <w:t>c</w:t>
      </w:r>
      <w:r w:rsidRPr="007F48C1">
        <w:rPr>
          <w:rFonts w:ascii="Times New Roman" w:hAnsi="Times New Roman" w:cs="Times New Roman"/>
          <w:sz w:val="24"/>
          <w:szCs w:val="28"/>
        </w:rPr>
        <w:t>racking</w:t>
      </w:r>
    </w:p>
    <w:p w14:paraId="18898917" w14:textId="537DFCE3" w:rsidR="00615AD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Si</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Silicon</w:t>
      </w:r>
    </w:p>
    <w:p w14:paraId="3ED0F07E" w14:textId="023DBFBC" w:rsidR="00064DE9" w:rsidRDefault="00064DE9" w:rsidP="00F217B7">
      <w:pPr>
        <w:rPr>
          <w:rFonts w:ascii="Times New Roman" w:hAnsi="Times New Roman" w:cs="Times New Roman"/>
          <w:sz w:val="24"/>
          <w:szCs w:val="28"/>
        </w:rPr>
      </w:pPr>
      <w:r w:rsidRPr="00064DE9">
        <w:rPr>
          <w:rFonts w:ascii="Times New Roman" w:hAnsi="Times New Roman" w:cs="Times New Roman"/>
          <w:sz w:val="24"/>
          <w:szCs w:val="28"/>
        </w:rPr>
        <w:t xml:space="preserve">SIF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064DE9">
        <w:rPr>
          <w:rFonts w:ascii="Times New Roman" w:hAnsi="Times New Roman" w:cs="Times New Roman"/>
          <w:sz w:val="24"/>
          <w:szCs w:val="28"/>
        </w:rPr>
        <w:t>stress intensity factor</w:t>
      </w:r>
    </w:p>
    <w:p w14:paraId="2C6652CE" w14:textId="235B6BCE" w:rsidR="006C3A15" w:rsidRDefault="006C3A15" w:rsidP="006C3A15">
      <w:pPr>
        <w:rPr>
          <w:rFonts w:ascii="Times New Roman" w:hAnsi="Times New Roman" w:cs="Times New Roman"/>
          <w:sz w:val="24"/>
          <w:szCs w:val="28"/>
        </w:rPr>
      </w:pPr>
      <w:r w:rsidRPr="006C3A15">
        <w:rPr>
          <w:rFonts w:ascii="Times New Roman" w:hAnsi="Times New Roman" w:cs="Times New Roman"/>
          <w:sz w:val="24"/>
          <w:szCs w:val="28"/>
        </w:rPr>
        <w:t>SL</w:t>
      </w:r>
      <w:r w:rsidR="00EE5C39">
        <w:rPr>
          <w:rFonts w:ascii="Times New Roman" w:hAnsi="Times New Roman" w:cs="Times New Roman"/>
          <w:sz w:val="24"/>
          <w:szCs w:val="28"/>
        </w:rPr>
        <w:tab/>
      </w:r>
      <w:r w:rsidR="00EE5C39">
        <w:rPr>
          <w:rFonts w:ascii="Times New Roman" w:hAnsi="Times New Roman" w:cs="Times New Roman"/>
          <w:sz w:val="24"/>
          <w:szCs w:val="28"/>
        </w:rPr>
        <w:tab/>
      </w:r>
      <w:r w:rsidR="00EE5C39">
        <w:rPr>
          <w:rFonts w:ascii="Times New Roman" w:hAnsi="Times New Roman" w:cs="Times New Roman"/>
          <w:sz w:val="24"/>
          <w:szCs w:val="28"/>
        </w:rPr>
        <w:tab/>
      </w:r>
      <w:r w:rsidR="00EE5C39">
        <w:rPr>
          <w:rFonts w:ascii="Times New Roman" w:hAnsi="Times New Roman" w:cs="Times New Roman"/>
          <w:sz w:val="24"/>
          <w:szCs w:val="28"/>
        </w:rPr>
        <w:tab/>
      </w:r>
      <w:r w:rsidRPr="006C3A15">
        <w:rPr>
          <w:rFonts w:ascii="Times New Roman" w:hAnsi="Times New Roman" w:cs="Times New Roman"/>
          <w:sz w:val="24"/>
          <w:szCs w:val="28"/>
        </w:rPr>
        <w:t>stress level of concrete</w:t>
      </w:r>
    </w:p>
    <w:p w14:paraId="0543816D" w14:textId="3417F61D" w:rsidR="00615ADC" w:rsidRDefault="00615ADC" w:rsidP="006C3A15">
      <w:pPr>
        <w:rPr>
          <w:rFonts w:ascii="Times New Roman" w:hAnsi="Times New Roman" w:cs="Times New Roman"/>
          <w:sz w:val="24"/>
          <w:szCs w:val="28"/>
        </w:rPr>
      </w:pPr>
      <w:r w:rsidRPr="00615ADC">
        <w:rPr>
          <w:rFonts w:ascii="Times New Roman" w:hAnsi="Times New Roman" w:cs="Times New Roman"/>
          <w:sz w:val="24"/>
          <w:szCs w:val="28"/>
        </w:rPr>
        <w:t>Sn</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Tin</w:t>
      </w:r>
    </w:p>
    <w:p w14:paraId="2869A8CA" w14:textId="77777777" w:rsidR="004C6DE8" w:rsidRPr="009031EA" w:rsidRDefault="004C6DE8" w:rsidP="004C6DE8">
      <w:pPr>
        <w:rPr>
          <w:rFonts w:ascii="Times New Roman" w:hAnsi="Times New Roman" w:cs="Times New Roman"/>
          <w:sz w:val="24"/>
          <w:szCs w:val="28"/>
        </w:rPr>
      </w:pPr>
      <w:r>
        <w:rPr>
          <w:rFonts w:ascii="Times New Roman" w:hAnsi="Times New Roman" w:cs="Times New Roman" w:hint="eastAsia"/>
          <w:sz w:val="24"/>
          <w:szCs w:val="28"/>
        </w:rPr>
        <w:t>S</w:t>
      </w:r>
      <w:r>
        <w:rPr>
          <w:rFonts w:ascii="Times New Roman" w:hAnsi="Times New Roman" w:cs="Times New Roman"/>
          <w:sz w:val="24"/>
          <w:szCs w:val="28"/>
        </w:rPr>
        <w:t>O</w:t>
      </w:r>
      <w:r w:rsidRPr="009031EA">
        <w:rPr>
          <w:rFonts w:ascii="Times New Roman" w:hAnsi="Times New Roman" w:cs="Times New Roman"/>
          <w:sz w:val="24"/>
          <w:szCs w:val="28"/>
          <w:vertAlign w:val="subscript"/>
        </w:rPr>
        <w:t>2</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proofErr w:type="spellStart"/>
      <w:r w:rsidRPr="00DD2788">
        <w:rPr>
          <w:rFonts w:ascii="Times New Roman" w:hAnsi="Times New Roman" w:cs="Times New Roman"/>
          <w:sz w:val="24"/>
          <w:szCs w:val="28"/>
        </w:rPr>
        <w:t>sulphur</w:t>
      </w:r>
      <w:proofErr w:type="spellEnd"/>
      <w:r w:rsidRPr="00DD2788">
        <w:rPr>
          <w:rFonts w:ascii="Times New Roman" w:hAnsi="Times New Roman" w:cs="Times New Roman"/>
          <w:sz w:val="24"/>
          <w:szCs w:val="28"/>
        </w:rPr>
        <w:t xml:space="preserve"> dioxide</w:t>
      </w:r>
    </w:p>
    <w:p w14:paraId="49FB6059" w14:textId="4966D22F" w:rsidR="004C6DE8" w:rsidRDefault="004C6DE8" w:rsidP="00F217B7">
      <w:pPr>
        <w:rPr>
          <w:rFonts w:ascii="Times New Roman" w:hAnsi="Times New Roman" w:cs="Times New Roman"/>
          <w:sz w:val="24"/>
          <w:szCs w:val="28"/>
        </w:rPr>
      </w:pPr>
      <w:r w:rsidRPr="004C6DE8">
        <w:rPr>
          <w:rFonts w:ascii="Times New Roman" w:hAnsi="Times New Roman" w:cs="Times New Roman"/>
          <w:sz w:val="24"/>
          <w:szCs w:val="28"/>
        </w:rPr>
        <w:t>SP</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4C6DE8">
        <w:rPr>
          <w:rFonts w:ascii="Times New Roman" w:hAnsi="Times New Roman" w:cs="Times New Roman"/>
          <w:sz w:val="24"/>
          <w:szCs w:val="28"/>
        </w:rPr>
        <w:t xml:space="preserve">superplasticizer </w:t>
      </w:r>
    </w:p>
    <w:p w14:paraId="411DDD9D" w14:textId="07F619DF" w:rsidR="00F217B7" w:rsidRDefault="00F217B7" w:rsidP="00F217B7">
      <w:pPr>
        <w:rPr>
          <w:rFonts w:ascii="Times New Roman" w:hAnsi="Times New Roman" w:cs="Times New Roman"/>
          <w:sz w:val="24"/>
          <w:szCs w:val="28"/>
        </w:rPr>
      </w:pPr>
      <w:r>
        <w:rPr>
          <w:rFonts w:ascii="Times New Roman" w:hAnsi="Times New Roman" w:cs="Times New Roman" w:hint="eastAsia"/>
          <w:sz w:val="24"/>
          <w:szCs w:val="28"/>
        </w:rPr>
        <w:t>S</w:t>
      </w:r>
      <w:r>
        <w:rPr>
          <w:rFonts w:ascii="Times New Roman" w:hAnsi="Times New Roman" w:cs="Times New Roman"/>
          <w:sz w:val="24"/>
          <w:szCs w:val="28"/>
        </w:rPr>
        <w:t>R</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strain rate</w:t>
      </w:r>
    </w:p>
    <w:p w14:paraId="6B2E3224" w14:textId="1D9E2D04" w:rsidR="004C6DE8" w:rsidRDefault="004C6DE8" w:rsidP="004C6DE8">
      <w:pPr>
        <w:rPr>
          <w:rFonts w:ascii="Times New Roman" w:hAnsi="Times New Roman" w:cs="Times New Roman"/>
          <w:sz w:val="24"/>
          <w:szCs w:val="28"/>
        </w:rPr>
      </w:pPr>
      <w:r>
        <w:rPr>
          <w:rFonts w:ascii="Times New Roman" w:hAnsi="Times New Roman" w:cs="Times New Roman" w:hint="eastAsia"/>
          <w:sz w:val="24"/>
          <w:szCs w:val="28"/>
        </w:rPr>
        <w:t>T</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temperature</w:t>
      </w:r>
    </w:p>
    <w:p w14:paraId="5831AE52" w14:textId="7748344A" w:rsidR="006C3A15" w:rsidRDefault="006C3A15" w:rsidP="004C6DE8">
      <w:pPr>
        <w:rPr>
          <w:rFonts w:ascii="Times New Roman" w:hAnsi="Times New Roman" w:cs="Times New Roman"/>
          <w:sz w:val="24"/>
          <w:szCs w:val="28"/>
        </w:rPr>
      </w:pPr>
      <w:r w:rsidRPr="006C3A15">
        <w:rPr>
          <w:rFonts w:ascii="Times New Roman" w:hAnsi="Times New Roman" w:cs="Times New Roman"/>
          <w:sz w:val="24"/>
          <w:szCs w:val="28"/>
        </w:rPr>
        <w:t xml:space="preserve">TA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C3A15">
        <w:rPr>
          <w:rFonts w:ascii="Times New Roman" w:hAnsi="Times New Roman" w:cs="Times New Roman"/>
          <w:sz w:val="24"/>
          <w:szCs w:val="28"/>
        </w:rPr>
        <w:t>testing age</w:t>
      </w:r>
    </w:p>
    <w:p w14:paraId="6C7A34DD" w14:textId="5BB1AE1A" w:rsidR="00A6255F" w:rsidRDefault="00A6255F" w:rsidP="004C6DE8">
      <w:pPr>
        <w:rPr>
          <w:rFonts w:ascii="Times New Roman" w:hAnsi="Times New Roman" w:cs="Times New Roman"/>
          <w:sz w:val="24"/>
          <w:szCs w:val="28"/>
        </w:rPr>
      </w:pPr>
      <w:r w:rsidRPr="00A6255F">
        <w:rPr>
          <w:rFonts w:ascii="Times New Roman" w:hAnsi="Times New Roman" w:cs="Times New Roman"/>
          <w:sz w:val="24"/>
          <w:szCs w:val="28"/>
        </w:rPr>
        <w:t>Ti</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titanium</w:t>
      </w:r>
    </w:p>
    <w:p w14:paraId="4A71034C" w14:textId="21C9C7C3" w:rsidR="002C1800" w:rsidRDefault="002C1800" w:rsidP="004C6DE8">
      <w:pPr>
        <w:rPr>
          <w:rFonts w:ascii="Times New Roman" w:hAnsi="Times New Roman" w:cs="Times New Roman"/>
          <w:sz w:val="24"/>
          <w:szCs w:val="28"/>
        </w:rPr>
      </w:pPr>
      <w:r w:rsidRPr="002C1800">
        <w:rPr>
          <w:rFonts w:ascii="Times New Roman" w:hAnsi="Times New Roman" w:cs="Times New Roman"/>
          <w:sz w:val="24"/>
          <w:szCs w:val="28"/>
        </w:rPr>
        <w:t>TiO2</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2C1800">
        <w:rPr>
          <w:rFonts w:ascii="Times New Roman" w:hAnsi="Times New Roman" w:cs="Times New Roman"/>
          <w:sz w:val="24"/>
          <w:szCs w:val="28"/>
        </w:rPr>
        <w:t>titanium dioxide</w:t>
      </w:r>
    </w:p>
    <w:p w14:paraId="2CDBD745" w14:textId="77777777" w:rsidR="00C2181C" w:rsidRDefault="00C2181C" w:rsidP="00C2181C">
      <w:pPr>
        <w:rPr>
          <w:rFonts w:ascii="Times New Roman" w:hAnsi="Times New Roman" w:cs="Times New Roman"/>
          <w:sz w:val="24"/>
          <w:szCs w:val="28"/>
        </w:rPr>
      </w:pPr>
      <w:r>
        <w:rPr>
          <w:rFonts w:ascii="Times New Roman" w:hAnsi="Times New Roman" w:cs="Times New Roman" w:hint="eastAsia"/>
          <w:sz w:val="24"/>
          <w:szCs w:val="28"/>
        </w:rPr>
        <w:t>T</w:t>
      </w:r>
      <w:r>
        <w:rPr>
          <w:rFonts w:ascii="Times New Roman" w:hAnsi="Times New Roman" w:cs="Times New Roman"/>
          <w:sz w:val="24"/>
          <w:szCs w:val="28"/>
        </w:rPr>
        <w:t>OW</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time of wetness</w:t>
      </w:r>
    </w:p>
    <w:p w14:paraId="6B2CC05F" w14:textId="258580E5" w:rsidR="00D0298C" w:rsidRDefault="00D0298C" w:rsidP="004C6DE8">
      <w:pPr>
        <w:rPr>
          <w:rFonts w:ascii="Times New Roman" w:hAnsi="Times New Roman" w:cs="Times New Roman"/>
          <w:sz w:val="24"/>
          <w:szCs w:val="28"/>
        </w:rPr>
      </w:pPr>
      <w:r w:rsidRPr="00D0298C">
        <w:rPr>
          <w:rFonts w:ascii="Times New Roman" w:hAnsi="Times New Roman" w:cs="Times New Roman"/>
          <w:sz w:val="24"/>
          <w:szCs w:val="28"/>
        </w:rPr>
        <w:t>U</w:t>
      </w:r>
      <w:r w:rsidRPr="00133CB8">
        <w:rPr>
          <w:rFonts w:ascii="Times New Roman" w:hAnsi="Times New Roman" w:cs="Times New Roman"/>
          <w:sz w:val="24"/>
          <w:szCs w:val="28"/>
          <w:vertAlign w:val="subscript"/>
        </w:rPr>
        <w:t>p</w:t>
      </w:r>
      <w:r w:rsidRPr="00D0298C">
        <w:rPr>
          <w:rFonts w:ascii="AdvOTf9433e2d" w:hAnsi="AdvOTf9433e2d"/>
          <w:color w:val="242021"/>
          <w:sz w:val="20"/>
          <w:szCs w:val="20"/>
        </w:rPr>
        <w:t xml:space="preserve"> </w:t>
      </w:r>
      <w:r>
        <w:rPr>
          <w:rFonts w:ascii="AdvOTf9433e2d" w:hAnsi="AdvOTf9433e2d"/>
          <w:color w:val="242021"/>
          <w:sz w:val="20"/>
          <w:szCs w:val="20"/>
        </w:rPr>
        <w:tab/>
      </w:r>
      <w:r>
        <w:rPr>
          <w:rFonts w:ascii="AdvOTf9433e2d" w:hAnsi="AdvOTf9433e2d"/>
          <w:color w:val="242021"/>
          <w:sz w:val="20"/>
          <w:szCs w:val="20"/>
        </w:rPr>
        <w:tab/>
      </w:r>
      <w:r>
        <w:rPr>
          <w:rFonts w:ascii="AdvOTf9433e2d" w:hAnsi="AdvOTf9433e2d"/>
          <w:color w:val="242021"/>
          <w:sz w:val="20"/>
          <w:szCs w:val="20"/>
        </w:rPr>
        <w:tab/>
      </w:r>
      <w:r>
        <w:rPr>
          <w:rFonts w:ascii="AdvOTf9433e2d" w:hAnsi="AdvOTf9433e2d"/>
          <w:color w:val="242021"/>
          <w:sz w:val="20"/>
          <w:szCs w:val="20"/>
        </w:rPr>
        <w:tab/>
      </w:r>
      <w:r w:rsidRPr="00133CB8">
        <w:rPr>
          <w:rFonts w:ascii="Times New Roman" w:hAnsi="Times New Roman" w:cs="Times New Roman" w:hint="eastAsia"/>
          <w:sz w:val="24"/>
          <w:szCs w:val="28"/>
        </w:rPr>
        <w:t>ultrasonic power</w:t>
      </w:r>
    </w:p>
    <w:p w14:paraId="4B594745" w14:textId="546E8130" w:rsidR="00176FE5" w:rsidRDefault="00176FE5" w:rsidP="004C6DE8">
      <w:pPr>
        <w:rPr>
          <w:rFonts w:ascii="Times New Roman" w:hAnsi="Times New Roman" w:cs="Times New Roman"/>
          <w:sz w:val="24"/>
          <w:szCs w:val="28"/>
        </w:rPr>
      </w:pPr>
      <w:r w:rsidRPr="00176FE5">
        <w:rPr>
          <w:rFonts w:ascii="Times New Roman" w:hAnsi="Times New Roman" w:cs="Times New Roman"/>
          <w:sz w:val="24"/>
          <w:szCs w:val="28"/>
        </w:rPr>
        <w:t>UTS</w:t>
      </w:r>
      <w:r w:rsidRPr="00176FE5">
        <w:t xml:space="preserve"> </w:t>
      </w:r>
      <w:r>
        <w:tab/>
      </w:r>
      <w:r>
        <w:tab/>
      </w:r>
      <w:r>
        <w:tab/>
      </w:r>
      <w:r>
        <w:tab/>
      </w:r>
      <w:r w:rsidRPr="00133CB8">
        <w:rPr>
          <w:rFonts w:ascii="Times New Roman" w:hAnsi="Times New Roman" w:cs="Times New Roman" w:hint="eastAsia"/>
          <w:sz w:val="24"/>
          <w:szCs w:val="28"/>
        </w:rPr>
        <w:t>ultimate tensile strength</w:t>
      </w:r>
    </w:p>
    <w:p w14:paraId="1D46EFAA" w14:textId="19C09BD9" w:rsidR="004C6DE8" w:rsidRDefault="004C6DE8" w:rsidP="004C6DE8">
      <w:pPr>
        <w:rPr>
          <w:rFonts w:ascii="Times New Roman" w:hAnsi="Times New Roman" w:cs="Times New Roman"/>
          <w:sz w:val="24"/>
          <w:szCs w:val="28"/>
        </w:rPr>
      </w:pPr>
      <w:r w:rsidRPr="004C6DE8">
        <w:rPr>
          <w:rFonts w:ascii="Times New Roman" w:hAnsi="Times New Roman" w:cs="Times New Roman"/>
          <w:sz w:val="24"/>
          <w:szCs w:val="28"/>
        </w:rPr>
        <w:t>UV</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4C6DE8">
        <w:rPr>
          <w:rFonts w:ascii="Times New Roman" w:hAnsi="Times New Roman" w:cs="Times New Roman"/>
          <w:sz w:val="24"/>
          <w:szCs w:val="28"/>
        </w:rPr>
        <w:t>ultrasonic velocity</w:t>
      </w:r>
    </w:p>
    <w:p w14:paraId="0D27880F" w14:textId="3301DDA2" w:rsidR="00A6255F" w:rsidRDefault="00A6255F" w:rsidP="004C6DE8">
      <w:pPr>
        <w:rPr>
          <w:rFonts w:ascii="Times New Roman" w:hAnsi="Times New Roman" w:cs="Times New Roman"/>
          <w:sz w:val="24"/>
          <w:szCs w:val="28"/>
        </w:rPr>
      </w:pPr>
      <w:r w:rsidRPr="00A6255F">
        <w:rPr>
          <w:rFonts w:ascii="Times New Roman" w:hAnsi="Times New Roman" w:cs="Times New Roman"/>
          <w:sz w:val="24"/>
          <w:szCs w:val="28"/>
        </w:rPr>
        <w:t xml:space="preserve">V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vanadium</w:t>
      </w:r>
    </w:p>
    <w:p w14:paraId="69A06498" w14:textId="5F55C445" w:rsidR="00B54D70" w:rsidRDefault="00B54D70" w:rsidP="004C6DE8">
      <w:pPr>
        <w:rPr>
          <w:rFonts w:ascii="Times New Roman" w:hAnsi="Times New Roman" w:cs="Times New Roman"/>
          <w:sz w:val="24"/>
          <w:szCs w:val="28"/>
        </w:rPr>
      </w:pPr>
      <w:r w:rsidRPr="00846E86">
        <w:rPr>
          <w:rFonts w:ascii="Times New Roman" w:hAnsi="Times New Roman" w:cs="Times New Roman"/>
          <w:i/>
          <w:iCs/>
          <w:sz w:val="24"/>
          <w:szCs w:val="28"/>
        </w:rPr>
        <w:t>v</w:t>
      </w:r>
      <w:r w:rsidRPr="00B54D70">
        <w:t xml:space="preserve"> </w:t>
      </w:r>
      <w:r>
        <w:tab/>
      </w:r>
      <w:r>
        <w:tab/>
      </w:r>
      <w:r>
        <w:tab/>
      </w:r>
      <w:r>
        <w:tab/>
      </w:r>
      <w:r w:rsidRPr="00B54D70">
        <w:rPr>
          <w:rFonts w:ascii="Times New Roman" w:hAnsi="Times New Roman" w:cs="Times New Roman"/>
          <w:sz w:val="24"/>
          <w:szCs w:val="28"/>
        </w:rPr>
        <w:t>cutting speed</w:t>
      </w:r>
    </w:p>
    <w:p w14:paraId="131C2862" w14:textId="7306DE28" w:rsidR="001F625F" w:rsidRDefault="001F625F" w:rsidP="00465724">
      <w:pPr>
        <w:rPr>
          <w:rFonts w:ascii="Times New Roman" w:hAnsi="Times New Roman" w:cs="Times New Roman"/>
          <w:sz w:val="24"/>
          <w:szCs w:val="28"/>
        </w:rPr>
      </w:pPr>
      <w:proofErr w:type="spellStart"/>
      <w:r>
        <w:rPr>
          <w:rStyle w:val="fontstyle01"/>
        </w:rPr>
        <w:t>VTiNb</w:t>
      </w:r>
      <w:proofErr w:type="spellEnd"/>
      <w:r>
        <w:rPr>
          <w:rStyle w:val="fontstyle01"/>
        </w:rPr>
        <w:tab/>
      </w:r>
      <w:r>
        <w:rPr>
          <w:rStyle w:val="fontstyle01"/>
        </w:rPr>
        <w:tab/>
      </w:r>
      <w:r>
        <w:rPr>
          <w:rStyle w:val="fontstyle01"/>
        </w:rPr>
        <w:tab/>
      </w:r>
      <w:r>
        <w:rPr>
          <w:rStyle w:val="fontstyle01"/>
        </w:rPr>
        <w:tab/>
      </w:r>
      <w:r w:rsidRPr="001F625F">
        <w:rPr>
          <w:rFonts w:ascii="Times New Roman" w:hAnsi="Times New Roman" w:cs="Times New Roman"/>
          <w:sz w:val="24"/>
          <w:szCs w:val="28"/>
        </w:rPr>
        <w:t xml:space="preserve"> the sum</w:t>
      </w:r>
      <w:r>
        <w:rPr>
          <w:rFonts w:ascii="Times New Roman" w:hAnsi="Times New Roman" w:cs="Times New Roman"/>
          <w:sz w:val="24"/>
          <w:szCs w:val="28"/>
        </w:rPr>
        <w:t xml:space="preserve"> </w:t>
      </w:r>
      <w:r w:rsidRPr="001F625F">
        <w:rPr>
          <w:rFonts w:ascii="Times New Roman" w:hAnsi="Times New Roman" w:cs="Times New Roman"/>
          <w:sz w:val="24"/>
          <w:szCs w:val="28"/>
        </w:rPr>
        <w:t>of niobium, vanadium and titanium concentrations</w:t>
      </w:r>
    </w:p>
    <w:p w14:paraId="38CEF2BB" w14:textId="7B6E5C01" w:rsidR="00FC252D" w:rsidRDefault="00FC252D" w:rsidP="004C6DE8">
      <w:pPr>
        <w:rPr>
          <w:rFonts w:ascii="Times New Roman" w:hAnsi="Times New Roman" w:cs="Times New Roman"/>
          <w:sz w:val="24"/>
          <w:szCs w:val="28"/>
        </w:rPr>
      </w:pPr>
      <w:r w:rsidRPr="00D83938">
        <w:rPr>
          <w:rFonts w:ascii="Times New Roman" w:hAnsi="Times New Roman" w:cs="Times New Roman"/>
          <w:sz w:val="24"/>
          <w:szCs w:val="28"/>
        </w:rPr>
        <w:t>W</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D83938">
        <w:rPr>
          <w:rFonts w:ascii="Times New Roman" w:hAnsi="Times New Roman" w:cs="Times New Roman"/>
          <w:sz w:val="24"/>
          <w:szCs w:val="28"/>
        </w:rPr>
        <w:t>sample weight change</w:t>
      </w:r>
    </w:p>
    <w:p w14:paraId="53CC96D6" w14:textId="3BB506E9" w:rsidR="0020062D" w:rsidRDefault="0020062D" w:rsidP="004C6DE8">
      <w:pPr>
        <w:rPr>
          <w:rFonts w:ascii="Times New Roman" w:hAnsi="Times New Roman" w:cs="Times New Roman"/>
          <w:sz w:val="24"/>
          <w:szCs w:val="28"/>
        </w:rPr>
      </w:pPr>
      <w:r>
        <w:rPr>
          <w:rFonts w:ascii="Times New Roman" w:hAnsi="Times New Roman" w:cs="Times New Roman"/>
          <w:sz w:val="24"/>
          <w:szCs w:val="28"/>
        </w:rPr>
        <w:lastRenderedPageBreak/>
        <w:t>w</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frequency</w:t>
      </w:r>
    </w:p>
    <w:p w14:paraId="673B6BCA" w14:textId="359E0253" w:rsidR="0087276F" w:rsidRDefault="0087276F" w:rsidP="00F217B7">
      <w:pPr>
        <w:rPr>
          <w:rFonts w:ascii="Times New Roman" w:hAnsi="Times New Roman" w:cs="Times New Roman"/>
          <w:sz w:val="24"/>
          <w:szCs w:val="28"/>
        </w:rPr>
      </w:pPr>
      <w:r w:rsidRPr="0087276F">
        <w:rPr>
          <w:rFonts w:ascii="Times New Roman" w:hAnsi="Times New Roman" w:cs="Times New Roman"/>
          <w:sz w:val="24"/>
          <w:szCs w:val="28"/>
        </w:rPr>
        <w:t>W/B</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87276F">
        <w:rPr>
          <w:rFonts w:ascii="Times New Roman" w:hAnsi="Times New Roman" w:cs="Times New Roman"/>
          <w:sz w:val="24"/>
          <w:szCs w:val="28"/>
        </w:rPr>
        <w:t>water-to-binder ratio</w:t>
      </w:r>
    </w:p>
    <w:p w14:paraId="09CBFB4E" w14:textId="7233E02B" w:rsidR="006C3A15" w:rsidRDefault="006C3A15" w:rsidP="00F217B7">
      <w:pPr>
        <w:rPr>
          <w:rFonts w:ascii="Times New Roman" w:hAnsi="Times New Roman" w:cs="Times New Roman"/>
          <w:sz w:val="24"/>
          <w:szCs w:val="28"/>
        </w:rPr>
      </w:pPr>
      <w:r w:rsidRPr="006C3A15">
        <w:rPr>
          <w:rFonts w:ascii="Times New Roman" w:hAnsi="Times New Roman" w:cs="Times New Roman"/>
          <w:sz w:val="24"/>
          <w:szCs w:val="28"/>
        </w:rPr>
        <w:t>W/C</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C3A15">
        <w:rPr>
          <w:rFonts w:ascii="Times New Roman" w:hAnsi="Times New Roman" w:cs="Times New Roman"/>
          <w:sz w:val="24"/>
          <w:szCs w:val="28"/>
        </w:rPr>
        <w:t>water-cement ratio</w:t>
      </w:r>
    </w:p>
    <w:p w14:paraId="31CBB856" w14:textId="7BBA3FFA" w:rsidR="00F217B7" w:rsidRDefault="00F217B7" w:rsidP="00F217B7">
      <w:pPr>
        <w:rPr>
          <w:rFonts w:ascii="Times New Roman" w:hAnsi="Times New Roman" w:cs="Times New Roman"/>
          <w:sz w:val="24"/>
          <w:szCs w:val="28"/>
        </w:rPr>
      </w:pPr>
      <w:r>
        <w:rPr>
          <w:rFonts w:ascii="Times New Roman" w:hAnsi="Times New Roman" w:cs="Times New Roman"/>
          <w:sz w:val="24"/>
          <w:szCs w:val="28"/>
        </w:rPr>
        <w:t>WV</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wind velocity</w:t>
      </w:r>
    </w:p>
    <w:p w14:paraId="333549FD" w14:textId="7DACB874" w:rsidR="00176FE5" w:rsidRDefault="00176FE5" w:rsidP="00F217B7">
      <w:pPr>
        <w:rPr>
          <w:rFonts w:ascii="Times New Roman" w:hAnsi="Times New Roman" w:cs="Times New Roman"/>
          <w:sz w:val="24"/>
          <w:szCs w:val="28"/>
        </w:rPr>
      </w:pPr>
      <w:r w:rsidRPr="00176FE5">
        <w:rPr>
          <w:rFonts w:ascii="Times New Roman" w:hAnsi="Times New Roman" w:cs="Times New Roman"/>
          <w:sz w:val="24"/>
          <w:szCs w:val="28"/>
        </w:rPr>
        <w:t xml:space="preserve">YS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176FE5">
        <w:rPr>
          <w:rFonts w:ascii="Times New Roman" w:hAnsi="Times New Roman" w:cs="Times New Roman"/>
          <w:sz w:val="24"/>
          <w:szCs w:val="28"/>
        </w:rPr>
        <w:t xml:space="preserve">yield strength </w:t>
      </w:r>
    </w:p>
    <w:p w14:paraId="00EBB2FD" w14:textId="4B08B346" w:rsidR="00D6662D" w:rsidRDefault="007E5CC8" w:rsidP="00D6662D">
      <w:pPr>
        <w:rPr>
          <w:rFonts w:ascii="Times New Roman" w:hAnsi="Times New Roman" w:cs="Times New Roman"/>
          <w:sz w:val="24"/>
          <w:szCs w:val="28"/>
        </w:rPr>
      </w:pPr>
      <w:proofErr w:type="spellStart"/>
      <w:r w:rsidRPr="007E5CC8">
        <w:rPr>
          <w:rFonts w:ascii="Times New Roman" w:hAnsi="Times New Roman" w:cs="Times New Roman"/>
          <w:sz w:val="24"/>
          <w:szCs w:val="28"/>
        </w:rPr>
        <w:t>Zr</w:t>
      </w:r>
      <w:proofErr w:type="spellEnd"/>
      <w:r w:rsidRPr="007E5CC8">
        <w:rPr>
          <w:rFonts w:ascii="Times New Roman" w:hAnsi="Times New Roman" w:cs="Times New Roman"/>
          <w:sz w:val="24"/>
          <w:szCs w:val="28"/>
        </w:rPr>
        <w:t xml:space="preserve"> and Zi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7E5CC8">
        <w:rPr>
          <w:rFonts w:ascii="Times New Roman" w:hAnsi="Times New Roman" w:cs="Times New Roman"/>
          <w:sz w:val="24"/>
          <w:szCs w:val="28"/>
        </w:rPr>
        <w:t>real and imaginary impedances</w:t>
      </w:r>
    </w:p>
    <w:p w14:paraId="27D2550F" w14:textId="79FE07AB" w:rsidR="00D6662D" w:rsidRDefault="00D6662D" w:rsidP="00D6662D">
      <w:pPr>
        <w:rPr>
          <w:rFonts w:ascii="Times New Roman" w:hAnsi="Times New Roman" w:cs="Times New Roman"/>
          <w:sz w:val="24"/>
          <w:szCs w:val="28"/>
        </w:rPr>
      </w:pPr>
    </w:p>
    <w:p w14:paraId="2179366A" w14:textId="689F6748" w:rsidR="00D6662D" w:rsidRPr="0096510F" w:rsidRDefault="00D6662D" w:rsidP="00D6662D">
      <w:pPr>
        <w:pStyle w:val="1"/>
        <w:numPr>
          <w:ilvl w:val="0"/>
          <w:numId w:val="0"/>
        </w:numPr>
        <w:spacing w:after="240"/>
        <w:ind w:left="432"/>
      </w:pPr>
      <w:r>
        <w:t>Reference</w:t>
      </w:r>
    </w:p>
    <w:bookmarkEnd w:id="3"/>
    <w:p w14:paraId="6FE786FB" w14:textId="77777777" w:rsidR="00604F54" w:rsidRPr="00604F54" w:rsidRDefault="00205DC2" w:rsidP="00604F54">
      <w:pPr>
        <w:pStyle w:val="EndNoteBibliography"/>
        <w:spacing w:after="0"/>
        <w:ind w:left="720" w:hanging="720"/>
        <w:rPr>
          <w:noProof/>
        </w:rPr>
      </w:pPr>
      <w:r>
        <w:rPr>
          <w:bCs/>
          <w:szCs w:val="24"/>
        </w:rPr>
        <w:fldChar w:fldCharType="begin"/>
      </w:r>
      <w:r>
        <w:rPr>
          <w:bCs/>
          <w:szCs w:val="24"/>
        </w:rPr>
        <w:instrText xml:space="preserve"> ADDIN EN.REFLIST </w:instrText>
      </w:r>
      <w:r>
        <w:rPr>
          <w:bCs/>
          <w:szCs w:val="24"/>
        </w:rPr>
        <w:fldChar w:fldCharType="separate"/>
      </w:r>
      <w:bookmarkStart w:id="67" w:name="_ENREF_1"/>
      <w:r w:rsidR="00604F54" w:rsidRPr="00604F54">
        <w:rPr>
          <w:noProof/>
        </w:rPr>
        <w:t>1.</w:t>
      </w:r>
      <w:r w:rsidR="00604F54" w:rsidRPr="00604F54">
        <w:rPr>
          <w:noProof/>
        </w:rPr>
        <w:tab/>
        <w:t xml:space="preserve">Liu, Y., et al., </w:t>
      </w:r>
      <w:r w:rsidR="00604F54" w:rsidRPr="00604F54">
        <w:rPr>
          <w:i/>
          <w:noProof/>
        </w:rPr>
        <w:t>Artificial neural network modelling to predict hot deformation behaviour of zinc–aluminium alloy</w:t>
      </w:r>
      <w:r w:rsidR="00604F54" w:rsidRPr="00604F54">
        <w:rPr>
          <w:noProof/>
        </w:rPr>
        <w:t>. Vol. 29. 2013. 184-189.</w:t>
      </w:r>
      <w:bookmarkEnd w:id="67"/>
    </w:p>
    <w:p w14:paraId="06AE2F24" w14:textId="77777777" w:rsidR="00604F54" w:rsidRPr="00604F54" w:rsidRDefault="00604F54" w:rsidP="00604F54">
      <w:pPr>
        <w:pStyle w:val="EndNoteBibliography"/>
        <w:spacing w:after="0"/>
        <w:ind w:left="720" w:hanging="720"/>
        <w:rPr>
          <w:noProof/>
        </w:rPr>
      </w:pPr>
      <w:bookmarkStart w:id="68" w:name="_ENREF_2"/>
      <w:r w:rsidRPr="00604F54">
        <w:rPr>
          <w:noProof/>
        </w:rPr>
        <w:t>2.</w:t>
      </w:r>
      <w:r w:rsidRPr="00604F54">
        <w:rPr>
          <w:noProof/>
        </w:rPr>
        <w:tab/>
        <w:t xml:space="preserve">Huang, C., X. Jia, and Z. Zhang, </w:t>
      </w:r>
      <w:r w:rsidRPr="00604F54">
        <w:rPr>
          <w:i/>
          <w:noProof/>
        </w:rPr>
        <w:t>A Modified Back Propagation Artificial Neural Network Model Based on Genetic Algorithm to Predict the Flow Behavior of 5754 Aluminum Alloy.</w:t>
      </w:r>
      <w:r w:rsidRPr="00604F54">
        <w:rPr>
          <w:noProof/>
        </w:rPr>
        <w:t xml:space="preserve"> Materials (Basel), 2018. </w:t>
      </w:r>
      <w:r w:rsidRPr="00604F54">
        <w:rPr>
          <w:b/>
          <w:noProof/>
        </w:rPr>
        <w:t>11</w:t>
      </w:r>
      <w:r w:rsidRPr="00604F54">
        <w:rPr>
          <w:noProof/>
        </w:rPr>
        <w:t>(5).</w:t>
      </w:r>
      <w:bookmarkEnd w:id="68"/>
    </w:p>
    <w:p w14:paraId="0AAEE1C2" w14:textId="77777777" w:rsidR="00604F54" w:rsidRPr="00604F54" w:rsidRDefault="00604F54" w:rsidP="00604F54">
      <w:pPr>
        <w:pStyle w:val="EndNoteBibliography"/>
        <w:spacing w:after="0"/>
        <w:ind w:left="720" w:hanging="720"/>
        <w:rPr>
          <w:noProof/>
        </w:rPr>
      </w:pPr>
      <w:bookmarkStart w:id="69" w:name="_ENREF_3"/>
      <w:r w:rsidRPr="00604F54">
        <w:rPr>
          <w:noProof/>
        </w:rPr>
        <w:t>3.</w:t>
      </w:r>
      <w:r w:rsidRPr="00604F54">
        <w:rPr>
          <w:noProof/>
        </w:rPr>
        <w:tab/>
        <w:t xml:space="preserve">Bhadeshia, H.K.D.H., et al., </w:t>
      </w:r>
      <w:r w:rsidRPr="00604F54">
        <w:rPr>
          <w:i/>
          <w:noProof/>
        </w:rPr>
        <w:t>Performance of neural networks in materials science.</w:t>
      </w:r>
      <w:r w:rsidRPr="00604F54">
        <w:rPr>
          <w:noProof/>
        </w:rPr>
        <w:t xml:space="preserve"> Materials Science and Technology, 2009. </w:t>
      </w:r>
      <w:r w:rsidRPr="00604F54">
        <w:rPr>
          <w:b/>
          <w:noProof/>
        </w:rPr>
        <w:t>25</w:t>
      </w:r>
      <w:r w:rsidRPr="00604F54">
        <w:rPr>
          <w:noProof/>
        </w:rPr>
        <w:t>(4): p. 504-510.</w:t>
      </w:r>
      <w:bookmarkEnd w:id="69"/>
    </w:p>
    <w:p w14:paraId="37D361FC" w14:textId="77777777" w:rsidR="00604F54" w:rsidRPr="00604F54" w:rsidRDefault="00604F54" w:rsidP="00604F54">
      <w:pPr>
        <w:pStyle w:val="EndNoteBibliography"/>
        <w:spacing w:after="0"/>
        <w:ind w:left="720" w:hanging="720"/>
        <w:rPr>
          <w:noProof/>
        </w:rPr>
      </w:pPr>
      <w:bookmarkStart w:id="70" w:name="_ENREF_4"/>
      <w:r w:rsidRPr="00604F54">
        <w:rPr>
          <w:noProof/>
        </w:rPr>
        <w:t>4.</w:t>
      </w:r>
      <w:r w:rsidRPr="00604F54">
        <w:rPr>
          <w:noProof/>
        </w:rPr>
        <w:tab/>
        <w:t xml:space="preserve">Vera, R. and S. Ossandón, </w:t>
      </w:r>
      <w:r w:rsidRPr="00604F54">
        <w:rPr>
          <w:i/>
          <w:noProof/>
        </w:rPr>
        <w:t>On the Prediction of Atmospheric Corrosion of Metals and Alloys in Chile Using Artificial Neural Networks</w:t>
      </w:r>
      <w:r w:rsidRPr="00604F54">
        <w:rPr>
          <w:noProof/>
        </w:rPr>
        <w:t>. Vol. 9. 2014. 7131-7151.</w:t>
      </w:r>
      <w:bookmarkEnd w:id="70"/>
    </w:p>
    <w:p w14:paraId="3A73BB15" w14:textId="77777777" w:rsidR="00604F54" w:rsidRPr="00604F54" w:rsidRDefault="00604F54" w:rsidP="00604F54">
      <w:pPr>
        <w:pStyle w:val="EndNoteBibliography"/>
        <w:spacing w:after="0"/>
        <w:ind w:left="720" w:hanging="720"/>
        <w:rPr>
          <w:noProof/>
        </w:rPr>
      </w:pPr>
      <w:bookmarkStart w:id="71" w:name="_ENREF_5"/>
      <w:r w:rsidRPr="00604F54">
        <w:rPr>
          <w:noProof/>
        </w:rPr>
        <w:t>5.</w:t>
      </w:r>
      <w:r w:rsidRPr="00604F54">
        <w:rPr>
          <w:noProof/>
        </w:rPr>
        <w:tab/>
        <w:t xml:space="preserve">Graupe, D., </w:t>
      </w:r>
      <w:r w:rsidRPr="00604F54">
        <w:rPr>
          <w:i/>
          <w:noProof/>
        </w:rPr>
        <w:t>Principles of Artificial Neural Networks</w:t>
      </w:r>
      <w:r w:rsidRPr="00604F54">
        <w:rPr>
          <w:noProof/>
        </w:rPr>
        <w:t>. Advanced Series in Circuits and Systems. Vol. Volume 7. 2013: WORLD SCIENTIFIC. 384.</w:t>
      </w:r>
      <w:bookmarkEnd w:id="71"/>
    </w:p>
    <w:p w14:paraId="2762698C" w14:textId="77777777" w:rsidR="00604F54" w:rsidRPr="00604F54" w:rsidRDefault="00604F54" w:rsidP="00604F54">
      <w:pPr>
        <w:pStyle w:val="EndNoteBibliography"/>
        <w:spacing w:after="0"/>
        <w:ind w:left="720" w:hanging="720"/>
        <w:rPr>
          <w:noProof/>
        </w:rPr>
      </w:pPr>
      <w:bookmarkStart w:id="72" w:name="_ENREF_6"/>
      <w:r w:rsidRPr="00604F54">
        <w:rPr>
          <w:noProof/>
        </w:rPr>
        <w:t>6.</w:t>
      </w:r>
      <w:r w:rsidRPr="00604F54">
        <w:rPr>
          <w:noProof/>
        </w:rPr>
        <w:tab/>
        <w:t xml:space="preserve">Rojas, R., </w:t>
      </w:r>
      <w:r w:rsidRPr="00604F54">
        <w:rPr>
          <w:i/>
          <w:noProof/>
        </w:rPr>
        <w:t>Neural networks: a systematic introduction</w:t>
      </w:r>
      <w:r w:rsidRPr="00604F54">
        <w:rPr>
          <w:noProof/>
        </w:rPr>
        <w:t>. 1996: Springer-Verlag. 502.</w:t>
      </w:r>
      <w:bookmarkEnd w:id="72"/>
    </w:p>
    <w:p w14:paraId="6576E7EC" w14:textId="77777777" w:rsidR="00604F54" w:rsidRPr="00604F54" w:rsidRDefault="00604F54" w:rsidP="00604F54">
      <w:pPr>
        <w:pStyle w:val="EndNoteBibliography"/>
        <w:spacing w:after="0"/>
        <w:ind w:left="720" w:hanging="720"/>
        <w:rPr>
          <w:noProof/>
        </w:rPr>
      </w:pPr>
      <w:bookmarkStart w:id="73" w:name="_ENREF_7"/>
      <w:r w:rsidRPr="00604F54">
        <w:rPr>
          <w:noProof/>
        </w:rPr>
        <w:t>7.</w:t>
      </w:r>
      <w:r w:rsidRPr="00604F54">
        <w:rPr>
          <w:noProof/>
        </w:rPr>
        <w:tab/>
        <w:t xml:space="preserve">Demuth, H.B., et al., </w:t>
      </w:r>
      <w:r w:rsidRPr="00604F54">
        <w:rPr>
          <w:i/>
          <w:noProof/>
        </w:rPr>
        <w:t>Neural Network Design</w:t>
      </w:r>
      <w:r w:rsidRPr="00604F54">
        <w:rPr>
          <w:noProof/>
        </w:rPr>
        <w:t>. 2014: Martin Hagan. 800.</w:t>
      </w:r>
      <w:bookmarkEnd w:id="73"/>
    </w:p>
    <w:p w14:paraId="5B81A43E" w14:textId="77777777" w:rsidR="00604F54" w:rsidRPr="00604F54" w:rsidRDefault="00604F54" w:rsidP="00604F54">
      <w:pPr>
        <w:pStyle w:val="EndNoteBibliography"/>
        <w:spacing w:after="0"/>
        <w:ind w:left="720" w:hanging="720"/>
        <w:rPr>
          <w:noProof/>
        </w:rPr>
      </w:pPr>
      <w:bookmarkStart w:id="74" w:name="_ENREF_8"/>
      <w:r w:rsidRPr="00604F54">
        <w:rPr>
          <w:noProof/>
        </w:rPr>
        <w:t>8.</w:t>
      </w:r>
      <w:r w:rsidRPr="00604F54">
        <w:rPr>
          <w:noProof/>
        </w:rPr>
        <w:tab/>
        <w:t xml:space="preserve">Fausett, L.V., </w:t>
      </w:r>
      <w:r w:rsidRPr="00604F54">
        <w:rPr>
          <w:i/>
          <w:noProof/>
        </w:rPr>
        <w:t>Fundamentals of neural networks: architectures, algorithms, and applications</w:t>
      </w:r>
      <w:r w:rsidRPr="00604F54">
        <w:rPr>
          <w:noProof/>
        </w:rPr>
        <w:t>. Vol. 3. 1994: Prentice-Hall Englewood Cliffs.</w:t>
      </w:r>
      <w:bookmarkEnd w:id="74"/>
    </w:p>
    <w:p w14:paraId="2A83299C" w14:textId="77777777" w:rsidR="00604F54" w:rsidRPr="00604F54" w:rsidRDefault="00604F54" w:rsidP="00604F54">
      <w:pPr>
        <w:pStyle w:val="EndNoteBibliography"/>
        <w:spacing w:after="0"/>
        <w:ind w:left="720" w:hanging="720"/>
        <w:rPr>
          <w:noProof/>
        </w:rPr>
      </w:pPr>
      <w:bookmarkStart w:id="75" w:name="_ENREF_9"/>
      <w:r w:rsidRPr="00604F54">
        <w:rPr>
          <w:noProof/>
        </w:rPr>
        <w:t>9.</w:t>
      </w:r>
      <w:r w:rsidRPr="00604F54">
        <w:rPr>
          <w:noProof/>
        </w:rPr>
        <w:tab/>
        <w:t xml:space="preserve">J. Taylor, B., </w:t>
      </w:r>
      <w:r w:rsidRPr="00604F54">
        <w:rPr>
          <w:i/>
          <w:noProof/>
        </w:rPr>
        <w:t>Methods and Procedures for the Verification and Validation of Artificial Neural Networks</w:t>
      </w:r>
      <w:r w:rsidRPr="00604F54">
        <w:rPr>
          <w:noProof/>
        </w:rPr>
        <w:t>. 2006.</w:t>
      </w:r>
      <w:bookmarkEnd w:id="75"/>
    </w:p>
    <w:p w14:paraId="10158428" w14:textId="77777777" w:rsidR="00604F54" w:rsidRPr="00604F54" w:rsidRDefault="00604F54" w:rsidP="00604F54">
      <w:pPr>
        <w:pStyle w:val="EndNoteBibliography"/>
        <w:spacing w:after="0"/>
        <w:ind w:left="720" w:hanging="720"/>
        <w:rPr>
          <w:noProof/>
        </w:rPr>
      </w:pPr>
      <w:bookmarkStart w:id="76" w:name="_ENREF_10"/>
      <w:r w:rsidRPr="00604F54">
        <w:rPr>
          <w:noProof/>
        </w:rPr>
        <w:t>10.</w:t>
      </w:r>
      <w:r w:rsidRPr="00604F54">
        <w:rPr>
          <w:noProof/>
        </w:rPr>
        <w:tab/>
        <w:t xml:space="preserve">Weingaertner, D., et al. </w:t>
      </w:r>
      <w:r w:rsidRPr="00604F54">
        <w:rPr>
          <w:i/>
          <w:noProof/>
        </w:rPr>
        <w:t>Hierarchical evolution of heterogeneous neural networks</w:t>
      </w:r>
      <w:r w:rsidRPr="00604F54">
        <w:rPr>
          <w:noProof/>
        </w:rPr>
        <w:t xml:space="preserve">. in </w:t>
      </w:r>
      <w:r w:rsidRPr="00604F54">
        <w:rPr>
          <w:i/>
          <w:noProof/>
        </w:rPr>
        <w:t>Proceedings of the 2002 Congress on Evolutionary Computation. CEC'02 (Cat. No.02TH8600)</w:t>
      </w:r>
      <w:r w:rsidRPr="00604F54">
        <w:rPr>
          <w:noProof/>
        </w:rPr>
        <w:t>. 2002.</w:t>
      </w:r>
      <w:bookmarkEnd w:id="76"/>
    </w:p>
    <w:p w14:paraId="3615527A" w14:textId="77777777" w:rsidR="00604F54" w:rsidRPr="00604F54" w:rsidRDefault="00604F54" w:rsidP="00604F54">
      <w:pPr>
        <w:pStyle w:val="EndNoteBibliography"/>
        <w:spacing w:after="0"/>
        <w:ind w:left="720" w:hanging="720"/>
        <w:rPr>
          <w:noProof/>
        </w:rPr>
      </w:pPr>
      <w:bookmarkStart w:id="77" w:name="_ENREF_11"/>
      <w:r w:rsidRPr="00604F54">
        <w:rPr>
          <w:noProof/>
        </w:rPr>
        <w:t>11.</w:t>
      </w:r>
      <w:r w:rsidRPr="00604F54">
        <w:rPr>
          <w:noProof/>
        </w:rPr>
        <w:tab/>
        <w:t xml:space="preserve">Lee, A., et al., </w:t>
      </w:r>
      <w:r w:rsidRPr="00604F54">
        <w:rPr>
          <w:i/>
          <w:noProof/>
        </w:rPr>
        <w:t>Conditional Activation for Diverse Neurons in Heterogeneous Networks</w:t>
      </w:r>
      <w:r w:rsidRPr="00604F54">
        <w:rPr>
          <w:noProof/>
        </w:rPr>
        <w:t>. 2018.</w:t>
      </w:r>
      <w:bookmarkEnd w:id="77"/>
    </w:p>
    <w:p w14:paraId="62CA1A10" w14:textId="77777777" w:rsidR="00604F54" w:rsidRPr="00604F54" w:rsidRDefault="00604F54" w:rsidP="00604F54">
      <w:pPr>
        <w:pStyle w:val="EndNoteBibliography"/>
        <w:spacing w:after="0"/>
        <w:ind w:left="720" w:hanging="720"/>
        <w:rPr>
          <w:noProof/>
        </w:rPr>
      </w:pPr>
      <w:bookmarkStart w:id="78" w:name="_ENREF_12"/>
      <w:r w:rsidRPr="00604F54">
        <w:rPr>
          <w:noProof/>
        </w:rPr>
        <w:t>12.</w:t>
      </w:r>
      <w:r w:rsidRPr="00604F54">
        <w:rPr>
          <w:noProof/>
        </w:rPr>
        <w:tab/>
        <w:t xml:space="preserve">Sinha, N.K., M.M. Gupta, and D.H. Rao. </w:t>
      </w:r>
      <w:r w:rsidRPr="00604F54">
        <w:rPr>
          <w:i/>
          <w:noProof/>
        </w:rPr>
        <w:t>Dynamic neural networks: an overview</w:t>
      </w:r>
      <w:r w:rsidRPr="00604F54">
        <w:rPr>
          <w:noProof/>
        </w:rPr>
        <w:t xml:space="preserve">. in </w:t>
      </w:r>
      <w:r w:rsidRPr="00604F54">
        <w:rPr>
          <w:i/>
          <w:noProof/>
        </w:rPr>
        <w:t>Proceedings of IEEE International Conference on Industrial Technology 2000 (IEEE Cat. No.00TH8482)</w:t>
      </w:r>
      <w:r w:rsidRPr="00604F54">
        <w:rPr>
          <w:noProof/>
        </w:rPr>
        <w:t>. 2000.</w:t>
      </w:r>
      <w:bookmarkEnd w:id="78"/>
    </w:p>
    <w:p w14:paraId="7D016446" w14:textId="77777777" w:rsidR="00604F54" w:rsidRPr="00604F54" w:rsidRDefault="00604F54" w:rsidP="00604F54">
      <w:pPr>
        <w:pStyle w:val="EndNoteBibliography"/>
        <w:spacing w:after="0"/>
        <w:ind w:left="720" w:hanging="720"/>
        <w:rPr>
          <w:noProof/>
        </w:rPr>
      </w:pPr>
      <w:bookmarkStart w:id="79" w:name="_ENREF_13"/>
      <w:r w:rsidRPr="00604F54">
        <w:rPr>
          <w:noProof/>
        </w:rPr>
        <w:t>13.</w:t>
      </w:r>
      <w:r w:rsidRPr="00604F54">
        <w:rPr>
          <w:noProof/>
        </w:rPr>
        <w:tab/>
        <w:t xml:space="preserve">Jain, A.K., J. Mao, and K.M. Mohiuddin, </w:t>
      </w:r>
      <w:r w:rsidRPr="00604F54">
        <w:rPr>
          <w:i/>
          <w:noProof/>
        </w:rPr>
        <w:t>Artificial Neural Networks: A Tutorial.</w:t>
      </w:r>
      <w:r w:rsidRPr="00604F54">
        <w:rPr>
          <w:noProof/>
        </w:rPr>
        <w:t xml:space="preserve"> IEEE Computer, 1996. </w:t>
      </w:r>
      <w:r w:rsidRPr="00604F54">
        <w:rPr>
          <w:b/>
          <w:noProof/>
        </w:rPr>
        <w:t>29</w:t>
      </w:r>
      <w:r w:rsidRPr="00604F54">
        <w:rPr>
          <w:noProof/>
        </w:rPr>
        <w:t>(3): p. 31-44.</w:t>
      </w:r>
      <w:bookmarkEnd w:id="79"/>
    </w:p>
    <w:p w14:paraId="385223BC" w14:textId="4A3BEDBB" w:rsidR="00604F54" w:rsidRPr="00604F54" w:rsidRDefault="00604F54" w:rsidP="00604F54">
      <w:pPr>
        <w:pStyle w:val="EndNoteBibliography"/>
        <w:spacing w:after="0"/>
        <w:ind w:left="720" w:hanging="720"/>
        <w:rPr>
          <w:noProof/>
        </w:rPr>
      </w:pPr>
      <w:bookmarkStart w:id="80" w:name="_ENREF_14"/>
      <w:r w:rsidRPr="00604F54">
        <w:rPr>
          <w:noProof/>
        </w:rPr>
        <w:t>14.</w:t>
      </w:r>
      <w:r w:rsidRPr="00604F54">
        <w:rPr>
          <w:noProof/>
        </w:rPr>
        <w:tab/>
        <w:t xml:space="preserve">Networks, A.C.G.t.T.o.N., </w:t>
      </w:r>
      <w:r w:rsidRPr="00604F54">
        <w:rPr>
          <w:i/>
          <w:noProof/>
        </w:rPr>
        <w:t>Available Online:.</w:t>
      </w:r>
      <w:r w:rsidRPr="00604F54">
        <w:rPr>
          <w:noProof/>
        </w:rPr>
        <w:t xml:space="preserve"> </w:t>
      </w:r>
      <w:hyperlink r:id="rId197" w:history="1">
        <w:r w:rsidRPr="00604F54">
          <w:rPr>
            <w:rStyle w:val="a9"/>
            <w:noProof/>
          </w:rPr>
          <w:t>https://www.digitalvidya.com/blog/types-of-neural-networks/</w:t>
        </w:r>
      </w:hyperlink>
      <w:r w:rsidRPr="00604F54">
        <w:rPr>
          <w:noProof/>
        </w:rPr>
        <w:t>.</w:t>
      </w:r>
      <w:bookmarkEnd w:id="80"/>
    </w:p>
    <w:p w14:paraId="090CE0E6" w14:textId="77777777" w:rsidR="00604F54" w:rsidRPr="00604F54" w:rsidRDefault="00604F54" w:rsidP="00604F54">
      <w:pPr>
        <w:pStyle w:val="EndNoteBibliography"/>
        <w:spacing w:after="0"/>
        <w:ind w:left="720" w:hanging="720"/>
        <w:rPr>
          <w:noProof/>
        </w:rPr>
      </w:pPr>
      <w:bookmarkStart w:id="81" w:name="_ENREF_15"/>
      <w:r w:rsidRPr="00604F54">
        <w:rPr>
          <w:noProof/>
        </w:rPr>
        <w:lastRenderedPageBreak/>
        <w:t>15.</w:t>
      </w:r>
      <w:r w:rsidRPr="00604F54">
        <w:rPr>
          <w:noProof/>
        </w:rPr>
        <w:tab/>
        <w:t xml:space="preserve">Ashtiani, H.R.R. and P. Shahsavari, </w:t>
      </w:r>
      <w:r w:rsidRPr="00604F54">
        <w:rPr>
          <w:i/>
          <w:noProof/>
        </w:rPr>
        <w:t>A comparative study on the phenomenological and artificial neural network models to predict hot deformation behavior of AlCuMgPb alloy.</w:t>
      </w:r>
      <w:r w:rsidRPr="00604F54">
        <w:rPr>
          <w:noProof/>
        </w:rPr>
        <w:t xml:space="preserve"> Journal of Alloys and Compounds, 2016. </w:t>
      </w:r>
      <w:r w:rsidRPr="00604F54">
        <w:rPr>
          <w:b/>
          <w:noProof/>
        </w:rPr>
        <w:t>687</w:t>
      </w:r>
      <w:r w:rsidRPr="00604F54">
        <w:rPr>
          <w:noProof/>
        </w:rPr>
        <w:t>: p. 263-273.</w:t>
      </w:r>
      <w:bookmarkEnd w:id="81"/>
    </w:p>
    <w:p w14:paraId="7FF6FFD9" w14:textId="77777777" w:rsidR="00604F54" w:rsidRPr="00604F54" w:rsidRDefault="00604F54" w:rsidP="00604F54">
      <w:pPr>
        <w:pStyle w:val="EndNoteBibliography"/>
        <w:spacing w:after="0"/>
        <w:ind w:left="720" w:hanging="720"/>
        <w:rPr>
          <w:noProof/>
        </w:rPr>
      </w:pPr>
      <w:bookmarkStart w:id="82" w:name="_ENREF_16"/>
      <w:r w:rsidRPr="00604F54">
        <w:rPr>
          <w:noProof/>
        </w:rPr>
        <w:t>16.</w:t>
      </w:r>
      <w:r w:rsidRPr="00604F54">
        <w:rPr>
          <w:noProof/>
        </w:rPr>
        <w:tab/>
        <w:t xml:space="preserve">Xu, L.J., et al., </w:t>
      </w:r>
      <w:r w:rsidRPr="00604F54">
        <w:rPr>
          <w:i/>
          <w:noProof/>
        </w:rPr>
        <w:t>Artificial neural network prediction on wear properties of high vanadium high speed steel (HVHSS) rolls</w:t>
      </w:r>
      <w:r w:rsidRPr="00604F54">
        <w:rPr>
          <w:noProof/>
        </w:rPr>
        <w:t>. Vol. 23. 2007. 315-319.</w:t>
      </w:r>
      <w:bookmarkEnd w:id="82"/>
    </w:p>
    <w:p w14:paraId="4EBDA781" w14:textId="77777777" w:rsidR="00604F54" w:rsidRPr="00604F54" w:rsidRDefault="00604F54" w:rsidP="00604F54">
      <w:pPr>
        <w:pStyle w:val="EndNoteBibliography"/>
        <w:spacing w:after="0"/>
        <w:ind w:left="720" w:hanging="720"/>
        <w:rPr>
          <w:noProof/>
        </w:rPr>
      </w:pPr>
      <w:bookmarkStart w:id="83" w:name="_ENREF_17"/>
      <w:r w:rsidRPr="00604F54">
        <w:rPr>
          <w:noProof/>
        </w:rPr>
        <w:t>17.</w:t>
      </w:r>
      <w:r w:rsidRPr="00604F54">
        <w:rPr>
          <w:noProof/>
        </w:rPr>
        <w:tab/>
        <w:t xml:space="preserve">Maier, H.R. and G.C. Dandy, </w:t>
      </w:r>
      <w:r w:rsidRPr="00604F54">
        <w:rPr>
          <w:i/>
          <w:noProof/>
        </w:rPr>
        <w:t>Neural networks for the prediction and forecasting of water resources variables: a review of modelling issues and applications.</w:t>
      </w:r>
      <w:r w:rsidRPr="00604F54">
        <w:rPr>
          <w:noProof/>
        </w:rPr>
        <w:t xml:space="preserve"> Environmental Modelling &amp; Software, 2000. </w:t>
      </w:r>
      <w:r w:rsidRPr="00604F54">
        <w:rPr>
          <w:b/>
          <w:noProof/>
        </w:rPr>
        <w:t>15</w:t>
      </w:r>
      <w:r w:rsidRPr="00604F54">
        <w:rPr>
          <w:noProof/>
        </w:rPr>
        <w:t>(1): p. 101-124.</w:t>
      </w:r>
      <w:bookmarkEnd w:id="83"/>
    </w:p>
    <w:p w14:paraId="2DACD960" w14:textId="77777777" w:rsidR="00604F54" w:rsidRPr="00604F54" w:rsidRDefault="00604F54" w:rsidP="00604F54">
      <w:pPr>
        <w:pStyle w:val="EndNoteBibliography"/>
        <w:spacing w:after="0"/>
        <w:ind w:left="720" w:hanging="720"/>
        <w:rPr>
          <w:noProof/>
        </w:rPr>
      </w:pPr>
      <w:bookmarkStart w:id="84" w:name="_ENREF_18"/>
      <w:r w:rsidRPr="00604F54">
        <w:rPr>
          <w:noProof/>
        </w:rPr>
        <w:t>18.</w:t>
      </w:r>
      <w:r w:rsidRPr="00604F54">
        <w:rPr>
          <w:noProof/>
        </w:rPr>
        <w:tab/>
        <w:t xml:space="preserve">Pintos, S., et al., </w:t>
      </w:r>
      <w:r w:rsidRPr="00604F54">
        <w:rPr>
          <w:i/>
          <w:noProof/>
        </w:rPr>
        <w:t>Artificial neural network modeling of atmospheric corrosion in the MICAT project.</w:t>
      </w:r>
      <w:r w:rsidRPr="00604F54">
        <w:rPr>
          <w:noProof/>
        </w:rPr>
        <w:t xml:space="preserve"> Corrosion Science, 2000. </w:t>
      </w:r>
      <w:r w:rsidRPr="00604F54">
        <w:rPr>
          <w:b/>
          <w:noProof/>
        </w:rPr>
        <w:t>42</w:t>
      </w:r>
      <w:r w:rsidRPr="00604F54">
        <w:rPr>
          <w:noProof/>
        </w:rPr>
        <w:t>(1): p. 35-52.</w:t>
      </w:r>
      <w:bookmarkEnd w:id="84"/>
    </w:p>
    <w:p w14:paraId="7FFBD65E" w14:textId="77777777" w:rsidR="00604F54" w:rsidRPr="00604F54" w:rsidRDefault="00604F54" w:rsidP="00604F54">
      <w:pPr>
        <w:pStyle w:val="EndNoteBibliography"/>
        <w:spacing w:after="0"/>
        <w:ind w:left="720" w:hanging="720"/>
        <w:rPr>
          <w:noProof/>
        </w:rPr>
      </w:pPr>
      <w:bookmarkStart w:id="85" w:name="_ENREF_19"/>
      <w:r w:rsidRPr="00604F54">
        <w:rPr>
          <w:noProof/>
        </w:rPr>
        <w:t>19.</w:t>
      </w:r>
      <w:r w:rsidRPr="00604F54">
        <w:rPr>
          <w:noProof/>
        </w:rPr>
        <w:tab/>
        <w:t xml:space="preserve">Zhang, M., et al., </w:t>
      </w:r>
      <w:r w:rsidRPr="00604F54">
        <w:rPr>
          <w:i/>
          <w:noProof/>
        </w:rPr>
        <w:t>Analysis in Atmospheric Corrosion Behavior of Bainite Steel Exposed in Offshore Platform Based on the Artificial Neural Network.</w:t>
      </w:r>
      <w:r w:rsidRPr="00604F54">
        <w:rPr>
          <w:noProof/>
        </w:rPr>
        <w:t xml:space="preserve"> Advanced Materials Research, 2011. </w:t>
      </w:r>
      <w:r w:rsidRPr="00604F54">
        <w:rPr>
          <w:b/>
          <w:noProof/>
        </w:rPr>
        <w:t>291-294</w:t>
      </w:r>
      <w:r w:rsidRPr="00604F54">
        <w:rPr>
          <w:noProof/>
        </w:rPr>
        <w:t>: p. 1212-1216.</w:t>
      </w:r>
      <w:bookmarkEnd w:id="85"/>
    </w:p>
    <w:p w14:paraId="7CB9F99F" w14:textId="77777777" w:rsidR="00604F54" w:rsidRPr="00604F54" w:rsidRDefault="00604F54" w:rsidP="00604F54">
      <w:pPr>
        <w:pStyle w:val="EndNoteBibliography"/>
        <w:spacing w:after="0"/>
        <w:ind w:left="720" w:hanging="720"/>
        <w:rPr>
          <w:noProof/>
        </w:rPr>
      </w:pPr>
      <w:bookmarkStart w:id="86" w:name="_ENREF_20"/>
      <w:r w:rsidRPr="00604F54">
        <w:rPr>
          <w:noProof/>
        </w:rPr>
        <w:t>20.</w:t>
      </w:r>
      <w:r w:rsidRPr="00604F54">
        <w:rPr>
          <w:noProof/>
        </w:rPr>
        <w:tab/>
        <w:t xml:space="preserve">Sadowski, L., </w:t>
      </w:r>
      <w:r w:rsidRPr="00604F54">
        <w:rPr>
          <w:i/>
          <w:noProof/>
        </w:rPr>
        <w:t>Non-destructive investigation of corrosion current density in steel reinforced concrete by artificial neural networks.</w:t>
      </w:r>
      <w:r w:rsidRPr="00604F54">
        <w:rPr>
          <w:noProof/>
        </w:rPr>
        <w:t xml:space="preserve"> Archives of Civil and Mechanical Engineering, 2013. </w:t>
      </w:r>
      <w:r w:rsidRPr="00604F54">
        <w:rPr>
          <w:b/>
          <w:noProof/>
        </w:rPr>
        <w:t>13</w:t>
      </w:r>
      <w:r w:rsidRPr="00604F54">
        <w:rPr>
          <w:noProof/>
        </w:rPr>
        <w:t>(1): p. 104-111.</w:t>
      </w:r>
      <w:bookmarkEnd w:id="86"/>
    </w:p>
    <w:p w14:paraId="72B506EB" w14:textId="77777777" w:rsidR="00604F54" w:rsidRPr="00604F54" w:rsidRDefault="00604F54" w:rsidP="00604F54">
      <w:pPr>
        <w:pStyle w:val="EndNoteBibliography"/>
        <w:spacing w:after="0"/>
        <w:ind w:left="720" w:hanging="720"/>
        <w:rPr>
          <w:noProof/>
        </w:rPr>
      </w:pPr>
      <w:bookmarkStart w:id="87" w:name="_ENREF_21"/>
      <w:r w:rsidRPr="00604F54">
        <w:rPr>
          <w:noProof/>
        </w:rPr>
        <w:t>21.</w:t>
      </w:r>
      <w:r w:rsidRPr="00604F54">
        <w:rPr>
          <w:noProof/>
        </w:rPr>
        <w:tab/>
        <w:t xml:space="preserve">Shi, J., J. Wang, and D.D. Macdonald, </w:t>
      </w:r>
      <w:r w:rsidRPr="00604F54">
        <w:rPr>
          <w:i/>
          <w:noProof/>
        </w:rPr>
        <w:t>Prediction of primary water stress corrosion crack growth rates in Alloy 600 using artificial neural networks.</w:t>
      </w:r>
      <w:r w:rsidRPr="00604F54">
        <w:rPr>
          <w:noProof/>
        </w:rPr>
        <w:t xml:space="preserve"> Corrosion Science, 2015. </w:t>
      </w:r>
      <w:r w:rsidRPr="00604F54">
        <w:rPr>
          <w:b/>
          <w:noProof/>
        </w:rPr>
        <w:t>92</w:t>
      </w:r>
      <w:r w:rsidRPr="00604F54">
        <w:rPr>
          <w:noProof/>
        </w:rPr>
        <w:t>: p. 217-227.</w:t>
      </w:r>
      <w:bookmarkEnd w:id="87"/>
    </w:p>
    <w:p w14:paraId="14A6DB13" w14:textId="77777777" w:rsidR="00604F54" w:rsidRPr="00604F54" w:rsidRDefault="00604F54" w:rsidP="00604F54">
      <w:pPr>
        <w:pStyle w:val="EndNoteBibliography"/>
        <w:spacing w:after="0"/>
        <w:ind w:left="720" w:hanging="720"/>
        <w:rPr>
          <w:noProof/>
        </w:rPr>
      </w:pPr>
      <w:bookmarkStart w:id="88" w:name="_ENREF_22"/>
      <w:r w:rsidRPr="00604F54">
        <w:rPr>
          <w:noProof/>
        </w:rPr>
        <w:t>22.</w:t>
      </w:r>
      <w:r w:rsidRPr="00604F54">
        <w:rPr>
          <w:noProof/>
        </w:rPr>
        <w:tab/>
        <w:t xml:space="preserve">Yang, X.W., et al., </w:t>
      </w:r>
      <w:r w:rsidRPr="00604F54">
        <w:rPr>
          <w:i/>
          <w:noProof/>
        </w:rPr>
        <w:t>Application of artificial neural network to predict flow stress of as quenched A357 alloy.</w:t>
      </w:r>
      <w:r w:rsidRPr="00604F54">
        <w:rPr>
          <w:noProof/>
        </w:rPr>
        <w:t xml:space="preserve"> Materials Science and Technology, 2012. </w:t>
      </w:r>
      <w:r w:rsidRPr="00604F54">
        <w:rPr>
          <w:b/>
          <w:noProof/>
        </w:rPr>
        <w:t>28</w:t>
      </w:r>
      <w:r w:rsidRPr="00604F54">
        <w:rPr>
          <w:noProof/>
        </w:rPr>
        <w:t>(2): p. 151-155.</w:t>
      </w:r>
      <w:bookmarkEnd w:id="88"/>
    </w:p>
    <w:p w14:paraId="3B0EC742" w14:textId="77777777" w:rsidR="00604F54" w:rsidRPr="00604F54" w:rsidRDefault="00604F54" w:rsidP="00604F54">
      <w:pPr>
        <w:pStyle w:val="EndNoteBibliography"/>
        <w:spacing w:after="0"/>
        <w:ind w:left="720" w:hanging="720"/>
        <w:rPr>
          <w:noProof/>
        </w:rPr>
      </w:pPr>
      <w:bookmarkStart w:id="89" w:name="_ENREF_23"/>
      <w:r w:rsidRPr="00604F54">
        <w:rPr>
          <w:noProof/>
        </w:rPr>
        <w:t>23.</w:t>
      </w:r>
      <w:r w:rsidRPr="00604F54">
        <w:rPr>
          <w:noProof/>
        </w:rPr>
        <w:tab/>
        <w:t xml:space="preserve">Kappatos, V., A.N. Chamos, and S.G. Pantelakis, </w:t>
      </w:r>
      <w:r w:rsidRPr="00604F54">
        <w:rPr>
          <w:i/>
          <w:noProof/>
        </w:rPr>
        <w:t>Assessment of the effect of existing corrosion on the tensile behaviour of magnesium alloy AZ31 using neural networks.</w:t>
      </w:r>
      <w:r w:rsidRPr="00604F54">
        <w:rPr>
          <w:noProof/>
        </w:rPr>
        <w:t xml:space="preserve"> Materials &amp; Design, 2010. </w:t>
      </w:r>
      <w:r w:rsidRPr="00604F54">
        <w:rPr>
          <w:b/>
          <w:noProof/>
        </w:rPr>
        <w:t>31</w:t>
      </w:r>
      <w:r w:rsidRPr="00604F54">
        <w:rPr>
          <w:noProof/>
        </w:rPr>
        <w:t>(1): p. 336-342.</w:t>
      </w:r>
      <w:bookmarkEnd w:id="89"/>
    </w:p>
    <w:p w14:paraId="1297B063" w14:textId="77777777" w:rsidR="00604F54" w:rsidRPr="00604F54" w:rsidRDefault="00604F54" w:rsidP="00604F54">
      <w:pPr>
        <w:pStyle w:val="EndNoteBibliography"/>
        <w:spacing w:after="0"/>
        <w:ind w:left="720" w:hanging="720"/>
        <w:rPr>
          <w:noProof/>
        </w:rPr>
      </w:pPr>
      <w:bookmarkStart w:id="90" w:name="_ENREF_24"/>
      <w:r w:rsidRPr="00604F54">
        <w:rPr>
          <w:noProof/>
        </w:rPr>
        <w:t>24.</w:t>
      </w:r>
      <w:r w:rsidRPr="00604F54">
        <w:rPr>
          <w:noProof/>
        </w:rPr>
        <w:tab/>
        <w:t xml:space="preserve">Kenny, E.D., et al., </w:t>
      </w:r>
      <w:bookmarkStart w:id="91" w:name="_GoBack"/>
      <w:r w:rsidRPr="00604F54">
        <w:rPr>
          <w:i/>
          <w:noProof/>
        </w:rPr>
        <w:t>Artificial neural network corrosion modeling</w:t>
      </w:r>
      <w:bookmarkEnd w:id="91"/>
      <w:r w:rsidRPr="00604F54">
        <w:rPr>
          <w:i/>
          <w:noProof/>
        </w:rPr>
        <w:t xml:space="preserve"> for metals in an equatorial climate.</w:t>
      </w:r>
      <w:r w:rsidRPr="00604F54">
        <w:rPr>
          <w:noProof/>
        </w:rPr>
        <w:t xml:space="preserve"> Corrosion Science, 2009. </w:t>
      </w:r>
      <w:r w:rsidRPr="00604F54">
        <w:rPr>
          <w:b/>
          <w:noProof/>
        </w:rPr>
        <w:t>51</w:t>
      </w:r>
      <w:r w:rsidRPr="00604F54">
        <w:rPr>
          <w:noProof/>
        </w:rPr>
        <w:t>(10): p. 2266-2278.</w:t>
      </w:r>
      <w:bookmarkEnd w:id="90"/>
    </w:p>
    <w:p w14:paraId="727777AC" w14:textId="77777777" w:rsidR="00604F54" w:rsidRPr="00604F54" w:rsidRDefault="00604F54" w:rsidP="00604F54">
      <w:pPr>
        <w:pStyle w:val="EndNoteBibliography"/>
        <w:spacing w:after="0"/>
        <w:ind w:left="720" w:hanging="720"/>
        <w:rPr>
          <w:noProof/>
        </w:rPr>
      </w:pPr>
      <w:bookmarkStart w:id="92" w:name="_ENREF_25"/>
      <w:r w:rsidRPr="00604F54">
        <w:rPr>
          <w:noProof/>
        </w:rPr>
        <w:t>25.</w:t>
      </w:r>
      <w:r w:rsidRPr="00604F54">
        <w:rPr>
          <w:noProof/>
        </w:rPr>
        <w:tab/>
        <w:t xml:space="preserve">Lajevardi, S.A., et al., </w:t>
      </w:r>
      <w:bookmarkStart w:id="93" w:name="OLE_LINK1"/>
      <w:bookmarkStart w:id="94" w:name="OLE_LINK2"/>
      <w:r w:rsidRPr="00604F54">
        <w:rPr>
          <w:i/>
          <w:noProof/>
        </w:rPr>
        <w:t>Prediction of time to failure</w:t>
      </w:r>
      <w:bookmarkEnd w:id="93"/>
      <w:bookmarkEnd w:id="94"/>
      <w:r w:rsidRPr="00604F54">
        <w:rPr>
          <w:i/>
          <w:noProof/>
        </w:rPr>
        <w:t xml:space="preserve"> in stress corrosion cracking of 304 stainless steel in aqueous chloride solution by artificial neural network.</w:t>
      </w:r>
      <w:r w:rsidRPr="00604F54">
        <w:rPr>
          <w:noProof/>
        </w:rPr>
        <w:t xml:space="preserve"> Protection of Metals and Physical Chemistry of Surfaces, 2009. </w:t>
      </w:r>
      <w:r w:rsidRPr="00604F54">
        <w:rPr>
          <w:b/>
          <w:noProof/>
        </w:rPr>
        <w:t>45</w:t>
      </w:r>
      <w:r w:rsidRPr="00604F54">
        <w:rPr>
          <w:noProof/>
        </w:rPr>
        <w:t>(5): p. 610-615.</w:t>
      </w:r>
      <w:bookmarkEnd w:id="92"/>
    </w:p>
    <w:p w14:paraId="47601B1F" w14:textId="77777777" w:rsidR="00604F54" w:rsidRPr="00604F54" w:rsidRDefault="00604F54" w:rsidP="00604F54">
      <w:pPr>
        <w:pStyle w:val="EndNoteBibliography"/>
        <w:spacing w:after="0"/>
        <w:ind w:left="720" w:hanging="720"/>
        <w:rPr>
          <w:noProof/>
        </w:rPr>
      </w:pPr>
      <w:bookmarkStart w:id="95" w:name="_ENREF_26"/>
      <w:r w:rsidRPr="00604F54">
        <w:rPr>
          <w:noProof/>
        </w:rPr>
        <w:t>26.</w:t>
      </w:r>
      <w:r w:rsidRPr="00604F54">
        <w:rPr>
          <w:noProof/>
        </w:rPr>
        <w:tab/>
        <w:t xml:space="preserve">Kamrunnahar, M. and M. Urquidi-Macdonald, </w:t>
      </w:r>
      <w:r w:rsidRPr="00604F54">
        <w:rPr>
          <w:i/>
          <w:noProof/>
        </w:rPr>
        <w:t>Prediction of corrosion behaviour of Alloy 22 using neural network as a data mining tool.</w:t>
      </w:r>
      <w:r w:rsidRPr="00604F54">
        <w:rPr>
          <w:noProof/>
        </w:rPr>
        <w:t xml:space="preserve"> Corrosion Science, 2011. </w:t>
      </w:r>
      <w:r w:rsidRPr="00604F54">
        <w:rPr>
          <w:b/>
          <w:noProof/>
        </w:rPr>
        <w:t>53</w:t>
      </w:r>
      <w:r w:rsidRPr="00604F54">
        <w:rPr>
          <w:noProof/>
        </w:rPr>
        <w:t>(3): p. 961-967.</w:t>
      </w:r>
      <w:bookmarkEnd w:id="95"/>
    </w:p>
    <w:p w14:paraId="2E021BB8" w14:textId="77777777" w:rsidR="00604F54" w:rsidRPr="00604F54" w:rsidRDefault="00604F54" w:rsidP="00604F54">
      <w:pPr>
        <w:pStyle w:val="EndNoteBibliography"/>
        <w:spacing w:after="0"/>
        <w:ind w:left="720" w:hanging="720"/>
        <w:rPr>
          <w:noProof/>
        </w:rPr>
      </w:pPr>
      <w:bookmarkStart w:id="96" w:name="_ENREF_27"/>
      <w:r w:rsidRPr="00604F54">
        <w:rPr>
          <w:noProof/>
        </w:rPr>
        <w:t>27.</w:t>
      </w:r>
      <w:r w:rsidRPr="00604F54">
        <w:rPr>
          <w:noProof/>
        </w:rPr>
        <w:tab/>
        <w:t xml:space="preserve">Zhang, W., et al., </w:t>
      </w:r>
      <w:r w:rsidRPr="00604F54">
        <w:rPr>
          <w:i/>
          <w:noProof/>
        </w:rPr>
        <w:t>An Artificial Neural Network-Based Algorithm for Evaluation of Fatigue Crack Propagation Considering Nonlinear Damage Accumulation.</w:t>
      </w:r>
      <w:r w:rsidRPr="00604F54">
        <w:rPr>
          <w:noProof/>
        </w:rPr>
        <w:t xml:space="preserve"> Materials (Basel), 2016. </w:t>
      </w:r>
      <w:r w:rsidRPr="00604F54">
        <w:rPr>
          <w:b/>
          <w:noProof/>
        </w:rPr>
        <w:t>9</w:t>
      </w:r>
      <w:r w:rsidRPr="00604F54">
        <w:rPr>
          <w:noProof/>
        </w:rPr>
        <w:t>(6).</w:t>
      </w:r>
      <w:bookmarkEnd w:id="96"/>
    </w:p>
    <w:p w14:paraId="78652353" w14:textId="77777777" w:rsidR="00604F54" w:rsidRPr="00604F54" w:rsidRDefault="00604F54" w:rsidP="00604F54">
      <w:pPr>
        <w:pStyle w:val="EndNoteBibliography"/>
        <w:spacing w:after="0"/>
        <w:ind w:left="720" w:hanging="720"/>
        <w:rPr>
          <w:noProof/>
        </w:rPr>
      </w:pPr>
      <w:bookmarkStart w:id="97" w:name="_ENREF_28"/>
      <w:r w:rsidRPr="00604F54">
        <w:rPr>
          <w:noProof/>
        </w:rPr>
        <w:t>28.</w:t>
      </w:r>
      <w:r w:rsidRPr="00604F54">
        <w:rPr>
          <w:noProof/>
        </w:rPr>
        <w:tab/>
        <w:t xml:space="preserve">Ghaisari, J., H. Jannesari, and M. Vatani, </w:t>
      </w:r>
      <w:r w:rsidRPr="00604F54">
        <w:rPr>
          <w:i/>
          <w:noProof/>
        </w:rPr>
        <w:t>Artificial neural network predictors for mechanical properties of cold rolling products.</w:t>
      </w:r>
      <w:r w:rsidRPr="00604F54">
        <w:rPr>
          <w:noProof/>
        </w:rPr>
        <w:t xml:space="preserve"> Advances in Engineering Software, 2012. </w:t>
      </w:r>
      <w:r w:rsidRPr="00604F54">
        <w:rPr>
          <w:b/>
          <w:noProof/>
        </w:rPr>
        <w:t>45</w:t>
      </w:r>
      <w:r w:rsidRPr="00604F54">
        <w:rPr>
          <w:noProof/>
        </w:rPr>
        <w:t>(1): p. 91-99.</w:t>
      </w:r>
      <w:bookmarkEnd w:id="97"/>
    </w:p>
    <w:p w14:paraId="08C784C7" w14:textId="77777777" w:rsidR="00604F54" w:rsidRPr="00604F54" w:rsidRDefault="00604F54" w:rsidP="00604F54">
      <w:pPr>
        <w:pStyle w:val="EndNoteBibliography"/>
        <w:spacing w:after="0"/>
        <w:ind w:left="720" w:hanging="720"/>
        <w:rPr>
          <w:noProof/>
        </w:rPr>
      </w:pPr>
      <w:bookmarkStart w:id="98" w:name="_ENREF_29"/>
      <w:r w:rsidRPr="00604F54">
        <w:rPr>
          <w:noProof/>
        </w:rPr>
        <w:t>29.</w:t>
      </w:r>
      <w:r w:rsidRPr="00604F54">
        <w:rPr>
          <w:noProof/>
        </w:rPr>
        <w:tab/>
        <w:t xml:space="preserve">Seidl, D., et al., </w:t>
      </w:r>
      <w:r w:rsidRPr="00604F54">
        <w:rPr>
          <w:i/>
          <w:noProof/>
        </w:rPr>
        <w:t>Exploitation of Artificial Intelligence Methods for Prediction of Atmospheric Corrosion.</w:t>
      </w:r>
      <w:r w:rsidRPr="00604F54">
        <w:rPr>
          <w:noProof/>
        </w:rPr>
        <w:t xml:space="preserve"> Defect and Diffusion Forum, 2012. </w:t>
      </w:r>
      <w:r w:rsidRPr="00604F54">
        <w:rPr>
          <w:b/>
          <w:noProof/>
        </w:rPr>
        <w:t>326-328</w:t>
      </w:r>
      <w:r w:rsidRPr="00604F54">
        <w:rPr>
          <w:noProof/>
        </w:rPr>
        <w:t>: p. 65-68.</w:t>
      </w:r>
      <w:bookmarkEnd w:id="98"/>
    </w:p>
    <w:p w14:paraId="40023D9A" w14:textId="77777777" w:rsidR="00604F54" w:rsidRPr="00604F54" w:rsidRDefault="00604F54" w:rsidP="00604F54">
      <w:pPr>
        <w:pStyle w:val="EndNoteBibliography"/>
        <w:spacing w:after="0"/>
        <w:ind w:left="720" w:hanging="720"/>
        <w:rPr>
          <w:noProof/>
        </w:rPr>
      </w:pPr>
      <w:bookmarkStart w:id="99" w:name="_ENREF_30"/>
      <w:r w:rsidRPr="00604F54">
        <w:rPr>
          <w:noProof/>
        </w:rPr>
        <w:t>30.</w:t>
      </w:r>
      <w:r w:rsidRPr="00604F54">
        <w:rPr>
          <w:noProof/>
        </w:rPr>
        <w:tab/>
        <w:t xml:space="preserve">Jiang, G., et al., </w:t>
      </w:r>
      <w:r w:rsidRPr="00604F54">
        <w:rPr>
          <w:i/>
          <w:noProof/>
        </w:rPr>
        <w:t>Predicting concrete corrosion of sewers using artificial neural network.</w:t>
      </w:r>
      <w:r w:rsidRPr="00604F54">
        <w:rPr>
          <w:noProof/>
        </w:rPr>
        <w:t xml:space="preserve"> Water Res, 2016. </w:t>
      </w:r>
      <w:r w:rsidRPr="00604F54">
        <w:rPr>
          <w:b/>
          <w:noProof/>
        </w:rPr>
        <w:t>92</w:t>
      </w:r>
      <w:r w:rsidRPr="00604F54">
        <w:rPr>
          <w:noProof/>
        </w:rPr>
        <w:t>: p. 52-60.</w:t>
      </w:r>
      <w:bookmarkEnd w:id="99"/>
    </w:p>
    <w:p w14:paraId="75F224DE" w14:textId="77777777" w:rsidR="00604F54" w:rsidRPr="00604F54" w:rsidRDefault="00604F54" w:rsidP="00604F54">
      <w:pPr>
        <w:pStyle w:val="EndNoteBibliography"/>
        <w:spacing w:after="0"/>
        <w:ind w:left="720" w:hanging="720"/>
        <w:rPr>
          <w:noProof/>
        </w:rPr>
      </w:pPr>
      <w:bookmarkStart w:id="100" w:name="_ENREF_31"/>
      <w:r w:rsidRPr="00604F54">
        <w:rPr>
          <w:noProof/>
        </w:rPr>
        <w:t>31.</w:t>
      </w:r>
      <w:r w:rsidRPr="00604F54">
        <w:rPr>
          <w:noProof/>
        </w:rPr>
        <w:tab/>
        <w:t xml:space="preserve">Osgerby, S. and A.T. Fry, </w:t>
      </w:r>
      <w:r w:rsidRPr="00604F54">
        <w:rPr>
          <w:i/>
          <w:noProof/>
        </w:rPr>
        <w:t>The use of neural networks in understanding and predicting oxidation and corrosion behaviour in advanced energy conversion systems.</w:t>
      </w:r>
      <w:r w:rsidRPr="00604F54">
        <w:rPr>
          <w:noProof/>
        </w:rPr>
        <w:t xml:space="preserve"> Materials at High Temperatures, 2007. </w:t>
      </w:r>
      <w:r w:rsidRPr="00604F54">
        <w:rPr>
          <w:b/>
          <w:noProof/>
        </w:rPr>
        <w:t>24</w:t>
      </w:r>
      <w:r w:rsidRPr="00604F54">
        <w:rPr>
          <w:noProof/>
        </w:rPr>
        <w:t>(4): p. 259-263.</w:t>
      </w:r>
      <w:bookmarkEnd w:id="100"/>
    </w:p>
    <w:p w14:paraId="12A16D92" w14:textId="77777777" w:rsidR="00604F54" w:rsidRPr="00604F54" w:rsidRDefault="00604F54" w:rsidP="00604F54">
      <w:pPr>
        <w:pStyle w:val="EndNoteBibliography"/>
        <w:spacing w:after="0"/>
        <w:ind w:left="720" w:hanging="720"/>
        <w:rPr>
          <w:noProof/>
        </w:rPr>
      </w:pPr>
      <w:bookmarkStart w:id="101" w:name="_ENREF_32"/>
      <w:r w:rsidRPr="00604F54">
        <w:rPr>
          <w:noProof/>
        </w:rPr>
        <w:t>32.</w:t>
      </w:r>
      <w:r w:rsidRPr="00604F54">
        <w:rPr>
          <w:noProof/>
        </w:rPr>
        <w:tab/>
        <w:t xml:space="preserve">Haque, M., </w:t>
      </w:r>
      <w:r w:rsidRPr="00604F54">
        <w:rPr>
          <w:i/>
          <w:noProof/>
        </w:rPr>
        <w:t>Prediction of corrosion–fatigue behavior of DP steel through artificial neural network.</w:t>
      </w:r>
      <w:r w:rsidRPr="00604F54">
        <w:rPr>
          <w:noProof/>
        </w:rPr>
        <w:t xml:space="preserve"> International Journal of Fatigue, 2001. </w:t>
      </w:r>
      <w:r w:rsidRPr="00604F54">
        <w:rPr>
          <w:b/>
          <w:noProof/>
        </w:rPr>
        <w:t>23</w:t>
      </w:r>
      <w:r w:rsidRPr="00604F54">
        <w:rPr>
          <w:noProof/>
        </w:rPr>
        <w:t>(1): p. 1-4.</w:t>
      </w:r>
      <w:bookmarkEnd w:id="101"/>
    </w:p>
    <w:p w14:paraId="70A8DF32" w14:textId="77777777" w:rsidR="00604F54" w:rsidRPr="00604F54" w:rsidRDefault="00604F54" w:rsidP="00604F54">
      <w:pPr>
        <w:pStyle w:val="EndNoteBibliography"/>
        <w:spacing w:after="0"/>
        <w:ind w:left="720" w:hanging="720"/>
        <w:rPr>
          <w:noProof/>
        </w:rPr>
      </w:pPr>
      <w:bookmarkStart w:id="102" w:name="_ENREF_33"/>
      <w:r w:rsidRPr="00604F54">
        <w:rPr>
          <w:noProof/>
        </w:rPr>
        <w:lastRenderedPageBreak/>
        <w:t>33.</w:t>
      </w:r>
      <w:r w:rsidRPr="00604F54">
        <w:rPr>
          <w:noProof/>
        </w:rPr>
        <w:tab/>
        <w:t xml:space="preserve">Jiménez-Come, M.J., et al., </w:t>
      </w:r>
      <w:r w:rsidRPr="00604F54">
        <w:rPr>
          <w:i/>
          <w:noProof/>
        </w:rPr>
        <w:t>Characterization of pitting corrosion of stainless steel using artificial neural networks.</w:t>
      </w:r>
      <w:r w:rsidRPr="00604F54">
        <w:rPr>
          <w:noProof/>
        </w:rPr>
        <w:t xml:space="preserve"> Materials and Corrosion, 2015. </w:t>
      </w:r>
      <w:r w:rsidRPr="00604F54">
        <w:rPr>
          <w:b/>
          <w:noProof/>
        </w:rPr>
        <w:t>66</w:t>
      </w:r>
      <w:r w:rsidRPr="00604F54">
        <w:rPr>
          <w:noProof/>
        </w:rPr>
        <w:t>(10): p. 1084-1091.</w:t>
      </w:r>
      <w:bookmarkEnd w:id="102"/>
    </w:p>
    <w:p w14:paraId="31F498D9" w14:textId="77777777" w:rsidR="00604F54" w:rsidRPr="00604F54" w:rsidRDefault="00604F54" w:rsidP="00604F54">
      <w:pPr>
        <w:pStyle w:val="EndNoteBibliography"/>
        <w:spacing w:after="0"/>
        <w:ind w:left="720" w:hanging="720"/>
        <w:rPr>
          <w:noProof/>
        </w:rPr>
      </w:pPr>
      <w:bookmarkStart w:id="103" w:name="_ENREF_34"/>
      <w:r w:rsidRPr="00604F54">
        <w:rPr>
          <w:noProof/>
        </w:rPr>
        <w:t>34.</w:t>
      </w:r>
      <w:r w:rsidRPr="00604F54">
        <w:rPr>
          <w:noProof/>
        </w:rPr>
        <w:tab/>
        <w:t xml:space="preserve">Evans, M., </w:t>
      </w:r>
      <w:r w:rsidRPr="00604F54">
        <w:rPr>
          <w:i/>
          <w:noProof/>
        </w:rPr>
        <w:t>Method for improving parametric creep rupture life of 2·25Cr–1Mo steel using artificial neural networks.</w:t>
      </w:r>
      <w:r w:rsidRPr="00604F54">
        <w:rPr>
          <w:noProof/>
        </w:rPr>
        <w:t xml:space="preserve"> Materials Science and Technology, 1999. </w:t>
      </w:r>
      <w:r w:rsidRPr="00604F54">
        <w:rPr>
          <w:b/>
          <w:noProof/>
        </w:rPr>
        <w:t>15</w:t>
      </w:r>
      <w:r w:rsidRPr="00604F54">
        <w:rPr>
          <w:noProof/>
        </w:rPr>
        <w:t>(6): p. 647-658.</w:t>
      </w:r>
      <w:bookmarkEnd w:id="103"/>
    </w:p>
    <w:p w14:paraId="6A46A842" w14:textId="77777777" w:rsidR="00604F54" w:rsidRPr="00604F54" w:rsidRDefault="00604F54" w:rsidP="00604F54">
      <w:pPr>
        <w:pStyle w:val="EndNoteBibliography"/>
        <w:spacing w:after="0"/>
        <w:ind w:left="720" w:hanging="720"/>
        <w:rPr>
          <w:noProof/>
        </w:rPr>
      </w:pPr>
      <w:bookmarkStart w:id="104" w:name="_ENREF_35"/>
      <w:r w:rsidRPr="00604F54">
        <w:rPr>
          <w:noProof/>
        </w:rPr>
        <w:t>35.</w:t>
      </w:r>
      <w:r w:rsidRPr="00604F54">
        <w:rPr>
          <w:noProof/>
        </w:rPr>
        <w:tab/>
        <w:t xml:space="preserve">Montakhab, M. and P. Behjati, </w:t>
      </w:r>
      <w:r w:rsidRPr="00604F54">
        <w:rPr>
          <w:i/>
          <w:noProof/>
        </w:rPr>
        <w:t>Modelling correlation between hot working parameters and flow stress of IN625 alloy using neural network.</w:t>
      </w:r>
      <w:r w:rsidRPr="00604F54">
        <w:rPr>
          <w:noProof/>
        </w:rPr>
        <w:t xml:space="preserve"> Materials Science and Technology, 2010. </w:t>
      </w:r>
      <w:r w:rsidRPr="00604F54">
        <w:rPr>
          <w:b/>
          <w:noProof/>
        </w:rPr>
        <w:t>26</w:t>
      </w:r>
      <w:r w:rsidRPr="00604F54">
        <w:rPr>
          <w:noProof/>
        </w:rPr>
        <w:t>(5): p. 621-625.</w:t>
      </w:r>
      <w:bookmarkEnd w:id="104"/>
    </w:p>
    <w:p w14:paraId="6C10BD75" w14:textId="77777777" w:rsidR="00604F54" w:rsidRPr="00604F54" w:rsidRDefault="00604F54" w:rsidP="00604F54">
      <w:pPr>
        <w:pStyle w:val="EndNoteBibliography"/>
        <w:spacing w:after="0"/>
        <w:ind w:left="720" w:hanging="720"/>
        <w:rPr>
          <w:noProof/>
        </w:rPr>
      </w:pPr>
      <w:bookmarkStart w:id="105" w:name="_ENREF_36"/>
      <w:r w:rsidRPr="00604F54">
        <w:rPr>
          <w:noProof/>
        </w:rPr>
        <w:t>36.</w:t>
      </w:r>
      <w:r w:rsidRPr="00604F54">
        <w:rPr>
          <w:noProof/>
        </w:rPr>
        <w:tab/>
        <w:t xml:space="preserve">Asteris, P.G., P.C. Roussis, and M.G. Douvika, </w:t>
      </w:r>
      <w:r w:rsidRPr="00604F54">
        <w:rPr>
          <w:i/>
          <w:noProof/>
        </w:rPr>
        <w:t>Feed-Forward Neural Network Prediction of the Mechanical Properties of Sandcrete Materials.</w:t>
      </w:r>
      <w:r w:rsidRPr="00604F54">
        <w:rPr>
          <w:noProof/>
        </w:rPr>
        <w:t xml:space="preserve"> Sensors (Basel), 2017. </w:t>
      </w:r>
      <w:r w:rsidRPr="00604F54">
        <w:rPr>
          <w:b/>
          <w:noProof/>
        </w:rPr>
        <w:t>17</w:t>
      </w:r>
      <w:r w:rsidRPr="00604F54">
        <w:rPr>
          <w:noProof/>
        </w:rPr>
        <w:t>(6).</w:t>
      </w:r>
      <w:bookmarkEnd w:id="105"/>
    </w:p>
    <w:p w14:paraId="0D66CC07" w14:textId="77777777" w:rsidR="00604F54" w:rsidRPr="00604F54" w:rsidRDefault="00604F54" w:rsidP="00604F54">
      <w:pPr>
        <w:pStyle w:val="EndNoteBibliography"/>
        <w:spacing w:after="0"/>
        <w:ind w:left="720" w:hanging="720"/>
        <w:rPr>
          <w:noProof/>
        </w:rPr>
      </w:pPr>
      <w:bookmarkStart w:id="106" w:name="_ENREF_37"/>
      <w:r w:rsidRPr="00604F54">
        <w:rPr>
          <w:noProof/>
        </w:rPr>
        <w:t>37.</w:t>
      </w:r>
      <w:r w:rsidRPr="00604F54">
        <w:rPr>
          <w:noProof/>
        </w:rPr>
        <w:tab/>
        <w:t xml:space="preserve">Faizabadi, M.J., et al., </w:t>
      </w:r>
      <w:r w:rsidRPr="00604F54">
        <w:rPr>
          <w:i/>
          <w:noProof/>
        </w:rPr>
        <w:t>Predictions of toughness and hardness by using chemical composition and tensile properties in microalloyed line pipe steels.</w:t>
      </w:r>
      <w:r w:rsidRPr="00604F54">
        <w:rPr>
          <w:noProof/>
        </w:rPr>
        <w:t xml:space="preserve"> Neural Computing and Applications, 2014. </w:t>
      </w:r>
      <w:r w:rsidRPr="00604F54">
        <w:rPr>
          <w:b/>
          <w:noProof/>
        </w:rPr>
        <w:t>25</w:t>
      </w:r>
      <w:r w:rsidRPr="00604F54">
        <w:rPr>
          <w:noProof/>
        </w:rPr>
        <w:t>(7-8): p. 1993-1999.</w:t>
      </w:r>
      <w:bookmarkEnd w:id="106"/>
    </w:p>
    <w:p w14:paraId="208B5D44" w14:textId="77777777" w:rsidR="00604F54" w:rsidRPr="00604F54" w:rsidRDefault="00604F54" w:rsidP="00604F54">
      <w:pPr>
        <w:pStyle w:val="EndNoteBibliography"/>
        <w:spacing w:after="0"/>
        <w:ind w:left="720" w:hanging="720"/>
        <w:rPr>
          <w:noProof/>
        </w:rPr>
      </w:pPr>
      <w:bookmarkStart w:id="107" w:name="_ENREF_38"/>
      <w:r w:rsidRPr="00604F54">
        <w:rPr>
          <w:noProof/>
        </w:rPr>
        <w:t>38.</w:t>
      </w:r>
      <w:r w:rsidRPr="00604F54">
        <w:rPr>
          <w:noProof/>
        </w:rPr>
        <w:tab/>
        <w:t xml:space="preserve">Yao, C.G., et al., </w:t>
      </w:r>
      <w:r w:rsidRPr="00604F54">
        <w:rPr>
          <w:i/>
          <w:noProof/>
        </w:rPr>
        <w:t>Artificial neural network modelling to predict hot deformation behaviour of as HIPed FGH4169 superalloy.</w:t>
      </w:r>
      <w:r w:rsidRPr="00604F54">
        <w:rPr>
          <w:noProof/>
        </w:rPr>
        <w:t xml:space="preserve"> Materials Science and Technology, 2013. </w:t>
      </w:r>
      <w:r w:rsidRPr="00604F54">
        <w:rPr>
          <w:b/>
          <w:noProof/>
        </w:rPr>
        <w:t>30</w:t>
      </w:r>
      <w:r w:rsidRPr="00604F54">
        <w:rPr>
          <w:noProof/>
        </w:rPr>
        <w:t>(10): p. 1170-1176.</w:t>
      </w:r>
      <w:bookmarkEnd w:id="107"/>
    </w:p>
    <w:p w14:paraId="442FCC4A" w14:textId="77777777" w:rsidR="00604F54" w:rsidRPr="00604F54" w:rsidRDefault="00604F54" w:rsidP="00604F54">
      <w:pPr>
        <w:pStyle w:val="EndNoteBibliography"/>
        <w:spacing w:after="0"/>
        <w:ind w:left="720" w:hanging="720"/>
        <w:rPr>
          <w:noProof/>
        </w:rPr>
      </w:pPr>
      <w:bookmarkStart w:id="108" w:name="_ENREF_39"/>
      <w:r w:rsidRPr="00604F54">
        <w:rPr>
          <w:noProof/>
        </w:rPr>
        <w:t>39.</w:t>
      </w:r>
      <w:r w:rsidRPr="00604F54">
        <w:rPr>
          <w:noProof/>
        </w:rPr>
        <w:tab/>
        <w:t xml:space="preserve">Birbilis, N., et al., </w:t>
      </w:r>
      <w:r w:rsidRPr="00604F54">
        <w:rPr>
          <w:i/>
          <w:noProof/>
        </w:rPr>
        <w:t>A combined neural network and mechanistic approach for the prediction of corrosion rate and yield strength of magnesium-rare earth alloys.</w:t>
      </w:r>
      <w:r w:rsidRPr="00604F54">
        <w:rPr>
          <w:noProof/>
        </w:rPr>
        <w:t xml:space="preserve"> Corrosion Science, 2011. </w:t>
      </w:r>
      <w:r w:rsidRPr="00604F54">
        <w:rPr>
          <w:b/>
          <w:noProof/>
        </w:rPr>
        <w:t>53</w:t>
      </w:r>
      <w:r w:rsidRPr="00604F54">
        <w:rPr>
          <w:noProof/>
        </w:rPr>
        <w:t>(1): p. 168-176.</w:t>
      </w:r>
      <w:bookmarkEnd w:id="108"/>
    </w:p>
    <w:p w14:paraId="04B28882" w14:textId="77777777" w:rsidR="00604F54" w:rsidRPr="00604F54" w:rsidRDefault="00604F54" w:rsidP="00604F54">
      <w:pPr>
        <w:pStyle w:val="EndNoteBibliography"/>
        <w:spacing w:after="0"/>
        <w:ind w:left="720" w:hanging="720"/>
        <w:rPr>
          <w:noProof/>
        </w:rPr>
      </w:pPr>
      <w:bookmarkStart w:id="109" w:name="_ENREF_40"/>
      <w:r w:rsidRPr="00604F54">
        <w:rPr>
          <w:noProof/>
        </w:rPr>
        <w:t>40.</w:t>
      </w:r>
      <w:r w:rsidRPr="00604F54">
        <w:rPr>
          <w:noProof/>
        </w:rPr>
        <w:tab/>
        <w:t xml:space="preserve">Sasikumar, T., et al., </w:t>
      </w:r>
      <w:r w:rsidRPr="00604F54">
        <w:rPr>
          <w:i/>
          <w:noProof/>
        </w:rPr>
        <w:t>Artificial Neural Network Prediction of Ultimate Strength of Unidirectional T-300/914 Tensile Specimens Using Acoustic Emission Response.</w:t>
      </w:r>
      <w:r w:rsidRPr="00604F54">
        <w:rPr>
          <w:noProof/>
        </w:rPr>
        <w:t xml:space="preserve"> Journal of Nondestructive Evaluation, 2008. </w:t>
      </w:r>
      <w:r w:rsidRPr="00604F54">
        <w:rPr>
          <w:b/>
          <w:noProof/>
        </w:rPr>
        <w:t>27</w:t>
      </w:r>
      <w:r w:rsidRPr="00604F54">
        <w:rPr>
          <w:noProof/>
        </w:rPr>
        <w:t>(4): p. 127-133.</w:t>
      </w:r>
      <w:bookmarkEnd w:id="109"/>
    </w:p>
    <w:p w14:paraId="2F9C3894" w14:textId="77777777" w:rsidR="00604F54" w:rsidRPr="00604F54" w:rsidRDefault="00604F54" w:rsidP="00604F54">
      <w:pPr>
        <w:pStyle w:val="EndNoteBibliography"/>
        <w:spacing w:after="0"/>
        <w:ind w:left="720" w:hanging="720"/>
        <w:rPr>
          <w:noProof/>
        </w:rPr>
      </w:pPr>
      <w:bookmarkStart w:id="110" w:name="_ENREF_41"/>
      <w:r w:rsidRPr="00604F54">
        <w:rPr>
          <w:noProof/>
        </w:rPr>
        <w:t>41.</w:t>
      </w:r>
      <w:r w:rsidRPr="00604F54">
        <w:rPr>
          <w:noProof/>
        </w:rPr>
        <w:tab/>
        <w:t xml:space="preserve">Parthiban, T., et al., </w:t>
      </w:r>
      <w:r w:rsidRPr="00604F54">
        <w:rPr>
          <w:i/>
          <w:noProof/>
        </w:rPr>
        <w:t>Neural network analysis for corrosion of steel in concrete.</w:t>
      </w:r>
      <w:r w:rsidRPr="00604F54">
        <w:rPr>
          <w:noProof/>
        </w:rPr>
        <w:t xml:space="preserve"> Corrosion Science, 2005. </w:t>
      </w:r>
      <w:r w:rsidRPr="00604F54">
        <w:rPr>
          <w:b/>
          <w:noProof/>
        </w:rPr>
        <w:t>47</w:t>
      </w:r>
      <w:r w:rsidRPr="00604F54">
        <w:rPr>
          <w:noProof/>
        </w:rPr>
        <w:t>(7): p. 1625-1642.</w:t>
      </w:r>
      <w:bookmarkEnd w:id="110"/>
    </w:p>
    <w:p w14:paraId="6AC03563" w14:textId="77777777" w:rsidR="00604F54" w:rsidRPr="00604F54" w:rsidRDefault="00604F54" w:rsidP="00604F54">
      <w:pPr>
        <w:pStyle w:val="EndNoteBibliography"/>
        <w:spacing w:after="0"/>
        <w:ind w:left="720" w:hanging="720"/>
        <w:rPr>
          <w:noProof/>
        </w:rPr>
      </w:pPr>
      <w:bookmarkStart w:id="111" w:name="_ENREF_42"/>
      <w:r w:rsidRPr="00604F54">
        <w:rPr>
          <w:noProof/>
        </w:rPr>
        <w:t>42.</w:t>
      </w:r>
      <w:r w:rsidRPr="00604F54">
        <w:rPr>
          <w:noProof/>
        </w:rPr>
        <w:tab/>
        <w:t xml:space="preserve">Cai, J., R.A. Cottis, and S.B. Lyon, </w:t>
      </w:r>
      <w:r w:rsidRPr="00604F54">
        <w:rPr>
          <w:i/>
          <w:noProof/>
        </w:rPr>
        <w:t>Phenomenological modelling of atmospheric corrosion using an artificial neural network.</w:t>
      </w:r>
      <w:r w:rsidRPr="00604F54">
        <w:rPr>
          <w:noProof/>
        </w:rPr>
        <w:t xml:space="preserve"> Corrosion Science, 1999. </w:t>
      </w:r>
      <w:r w:rsidRPr="00604F54">
        <w:rPr>
          <w:b/>
          <w:noProof/>
        </w:rPr>
        <w:t>41</w:t>
      </w:r>
      <w:r w:rsidRPr="00604F54">
        <w:rPr>
          <w:noProof/>
        </w:rPr>
        <w:t>(10): p. 2001-2030.</w:t>
      </w:r>
      <w:bookmarkEnd w:id="111"/>
    </w:p>
    <w:p w14:paraId="02AC83B8" w14:textId="77777777" w:rsidR="00604F54" w:rsidRPr="00604F54" w:rsidRDefault="00604F54" w:rsidP="00604F54">
      <w:pPr>
        <w:pStyle w:val="EndNoteBibliography"/>
        <w:spacing w:after="0"/>
        <w:ind w:left="720" w:hanging="720"/>
        <w:rPr>
          <w:noProof/>
        </w:rPr>
      </w:pPr>
      <w:bookmarkStart w:id="112" w:name="_ENREF_43"/>
      <w:r w:rsidRPr="00604F54">
        <w:rPr>
          <w:noProof/>
        </w:rPr>
        <w:t>43.</w:t>
      </w:r>
      <w:r w:rsidRPr="00604F54">
        <w:rPr>
          <w:noProof/>
        </w:rPr>
        <w:tab/>
        <w:t xml:space="preserve">Forouzan, S. and A. Akbarzadeh, </w:t>
      </w:r>
      <w:r w:rsidRPr="00604F54">
        <w:rPr>
          <w:i/>
          <w:noProof/>
        </w:rPr>
        <w:t>Prediction of effect of thermo-mechanical parameters on mechanical properties and anisotropy of aluminum alloy AA3004 using artificial neural network.</w:t>
      </w:r>
      <w:r w:rsidRPr="00604F54">
        <w:rPr>
          <w:noProof/>
        </w:rPr>
        <w:t xml:space="preserve"> Materials &amp; Design, 2007. </w:t>
      </w:r>
      <w:r w:rsidRPr="00604F54">
        <w:rPr>
          <w:b/>
          <w:noProof/>
        </w:rPr>
        <w:t>28</w:t>
      </w:r>
      <w:r w:rsidRPr="00604F54">
        <w:rPr>
          <w:noProof/>
        </w:rPr>
        <w:t>(5): p. 1678-1684.</w:t>
      </w:r>
      <w:bookmarkEnd w:id="112"/>
    </w:p>
    <w:p w14:paraId="256B0E6C" w14:textId="77777777" w:rsidR="00604F54" w:rsidRPr="00604F54" w:rsidRDefault="00604F54" w:rsidP="00604F54">
      <w:pPr>
        <w:pStyle w:val="EndNoteBibliography"/>
        <w:spacing w:after="0"/>
        <w:ind w:left="720" w:hanging="720"/>
        <w:rPr>
          <w:noProof/>
        </w:rPr>
      </w:pPr>
      <w:bookmarkStart w:id="113" w:name="_ENREF_44"/>
      <w:r w:rsidRPr="00604F54">
        <w:rPr>
          <w:noProof/>
        </w:rPr>
        <w:t>44.</w:t>
      </w:r>
      <w:r w:rsidRPr="00604F54">
        <w:rPr>
          <w:noProof/>
        </w:rPr>
        <w:tab/>
        <w:t xml:space="preserve">Kamrunnahar, M. and M. Urquidi-Macdonald, </w:t>
      </w:r>
      <w:r w:rsidRPr="00604F54">
        <w:rPr>
          <w:i/>
          <w:noProof/>
        </w:rPr>
        <w:t>Prediction of corrosion behavior using neural network as a data mining tool.</w:t>
      </w:r>
      <w:r w:rsidRPr="00604F54">
        <w:rPr>
          <w:noProof/>
        </w:rPr>
        <w:t xml:space="preserve"> Corrosion Science, 2010. </w:t>
      </w:r>
      <w:r w:rsidRPr="00604F54">
        <w:rPr>
          <w:b/>
          <w:noProof/>
        </w:rPr>
        <w:t>52</w:t>
      </w:r>
      <w:r w:rsidRPr="00604F54">
        <w:rPr>
          <w:noProof/>
        </w:rPr>
        <w:t>(3): p. 669-677.</w:t>
      </w:r>
      <w:bookmarkEnd w:id="113"/>
    </w:p>
    <w:p w14:paraId="17BA31AB" w14:textId="77777777" w:rsidR="00604F54" w:rsidRPr="00604F54" w:rsidRDefault="00604F54" w:rsidP="00604F54">
      <w:pPr>
        <w:pStyle w:val="EndNoteBibliography"/>
        <w:spacing w:after="0"/>
        <w:ind w:left="720" w:hanging="720"/>
        <w:rPr>
          <w:noProof/>
        </w:rPr>
      </w:pPr>
      <w:bookmarkStart w:id="114" w:name="_ENREF_45"/>
      <w:r w:rsidRPr="00604F54">
        <w:rPr>
          <w:noProof/>
        </w:rPr>
        <w:t>45.</w:t>
      </w:r>
      <w:r w:rsidRPr="00604F54">
        <w:rPr>
          <w:noProof/>
        </w:rPr>
        <w:tab/>
        <w:t xml:space="preserve">Xia, X., et al., </w:t>
      </w:r>
      <w:r w:rsidRPr="00604F54">
        <w:rPr>
          <w:i/>
          <w:noProof/>
        </w:rPr>
        <w:t>An artificial neural network for predicting corrosion rate and hardness of magnesium alloys.</w:t>
      </w:r>
      <w:r w:rsidRPr="00604F54">
        <w:rPr>
          <w:noProof/>
        </w:rPr>
        <w:t xml:space="preserve"> Materials &amp; Design, 2016. </w:t>
      </w:r>
      <w:r w:rsidRPr="00604F54">
        <w:rPr>
          <w:b/>
          <w:noProof/>
        </w:rPr>
        <w:t>90</w:t>
      </w:r>
      <w:r w:rsidRPr="00604F54">
        <w:rPr>
          <w:noProof/>
        </w:rPr>
        <w:t>: p. 1034-1043.</w:t>
      </w:r>
      <w:bookmarkEnd w:id="114"/>
    </w:p>
    <w:p w14:paraId="53E2DC54" w14:textId="77777777" w:rsidR="00604F54" w:rsidRPr="00604F54" w:rsidRDefault="00604F54" w:rsidP="00604F54">
      <w:pPr>
        <w:pStyle w:val="EndNoteBibliography"/>
        <w:spacing w:after="0"/>
        <w:ind w:left="720" w:hanging="720"/>
        <w:rPr>
          <w:noProof/>
        </w:rPr>
      </w:pPr>
      <w:bookmarkStart w:id="115" w:name="_ENREF_46"/>
      <w:r w:rsidRPr="00604F54">
        <w:rPr>
          <w:noProof/>
        </w:rPr>
        <w:t>46.</w:t>
      </w:r>
      <w:r w:rsidRPr="00604F54">
        <w:rPr>
          <w:noProof/>
        </w:rPr>
        <w:tab/>
        <w:t xml:space="preserve">Li, S., et al., </w:t>
      </w:r>
      <w:r w:rsidRPr="00604F54">
        <w:rPr>
          <w:i/>
          <w:noProof/>
        </w:rPr>
        <w:t>The Prediction of Sn-Ag Solder Properties Based on BP Algorithm of Artificial Neutral Network</w:t>
      </w:r>
      <w:r w:rsidRPr="00604F54">
        <w:rPr>
          <w:noProof/>
        </w:rPr>
        <w:t xml:space="preserve">, in </w:t>
      </w:r>
      <w:r w:rsidRPr="00604F54">
        <w:rPr>
          <w:i/>
          <w:noProof/>
        </w:rPr>
        <w:t>2007 8th International Conference on Electronic Packaging Technology</w:t>
      </w:r>
      <w:r w:rsidRPr="00604F54">
        <w:rPr>
          <w:noProof/>
        </w:rPr>
        <w:t>. 2007, IEEE.</w:t>
      </w:r>
      <w:bookmarkEnd w:id="115"/>
    </w:p>
    <w:p w14:paraId="3B59F480" w14:textId="77777777" w:rsidR="00604F54" w:rsidRPr="00604F54" w:rsidRDefault="00604F54" w:rsidP="00604F54">
      <w:pPr>
        <w:pStyle w:val="EndNoteBibliography"/>
        <w:spacing w:after="0"/>
        <w:ind w:left="720" w:hanging="720"/>
        <w:rPr>
          <w:noProof/>
        </w:rPr>
      </w:pPr>
      <w:bookmarkStart w:id="116" w:name="_ENREF_47"/>
      <w:r w:rsidRPr="00604F54">
        <w:rPr>
          <w:noProof/>
        </w:rPr>
        <w:t>47.</w:t>
      </w:r>
      <w:r w:rsidRPr="00604F54">
        <w:rPr>
          <w:noProof/>
        </w:rPr>
        <w:tab/>
        <w:t xml:space="preserve">Li, M., et al., </w:t>
      </w:r>
      <w:r w:rsidRPr="00604F54">
        <w:rPr>
          <w:i/>
          <w:noProof/>
        </w:rPr>
        <w:t>Approach to constitutive relationships of a Ti-5AI-2Sn-2Zr-4Cr-4Mo alloy by artificial neural networks.</w:t>
      </w:r>
      <w:r w:rsidRPr="00604F54">
        <w:rPr>
          <w:noProof/>
        </w:rPr>
        <w:t xml:space="preserve"> Materials Science and Technology, 1998. </w:t>
      </w:r>
      <w:r w:rsidRPr="00604F54">
        <w:rPr>
          <w:b/>
          <w:noProof/>
        </w:rPr>
        <w:t>14</w:t>
      </w:r>
      <w:r w:rsidRPr="00604F54">
        <w:rPr>
          <w:noProof/>
        </w:rPr>
        <w:t>(2): p. 136-138.</w:t>
      </w:r>
      <w:bookmarkEnd w:id="116"/>
    </w:p>
    <w:p w14:paraId="62A30A2F" w14:textId="77777777" w:rsidR="00604F54" w:rsidRPr="00604F54" w:rsidRDefault="00604F54" w:rsidP="00604F54">
      <w:pPr>
        <w:pStyle w:val="EndNoteBibliography"/>
        <w:spacing w:after="0"/>
        <w:ind w:left="720" w:hanging="720"/>
        <w:rPr>
          <w:noProof/>
        </w:rPr>
      </w:pPr>
      <w:bookmarkStart w:id="117" w:name="_ENREF_48"/>
      <w:r w:rsidRPr="00604F54">
        <w:rPr>
          <w:noProof/>
        </w:rPr>
        <w:t>48.</w:t>
      </w:r>
      <w:r w:rsidRPr="00604F54">
        <w:rPr>
          <w:noProof/>
        </w:rPr>
        <w:tab/>
        <w:t xml:space="preserve">Xie, T. and J.C. Grossman, </w:t>
      </w:r>
      <w:r w:rsidRPr="00604F54">
        <w:rPr>
          <w:i/>
          <w:noProof/>
        </w:rPr>
        <w:t>Crystal Graph Convolutional Neural Networks for an Accurate and Interpretable Prediction of Material Properties.</w:t>
      </w:r>
      <w:r w:rsidRPr="00604F54">
        <w:rPr>
          <w:noProof/>
        </w:rPr>
        <w:t xml:space="preserve"> Phys Rev Lett, 2018. </w:t>
      </w:r>
      <w:r w:rsidRPr="00604F54">
        <w:rPr>
          <w:b/>
          <w:noProof/>
        </w:rPr>
        <w:t>120</w:t>
      </w:r>
      <w:r w:rsidRPr="00604F54">
        <w:rPr>
          <w:noProof/>
        </w:rPr>
        <w:t>(14): p. 145301.</w:t>
      </w:r>
      <w:bookmarkEnd w:id="117"/>
    </w:p>
    <w:p w14:paraId="1B6FD993" w14:textId="77777777" w:rsidR="00604F54" w:rsidRPr="00604F54" w:rsidRDefault="00604F54" w:rsidP="00604F54">
      <w:pPr>
        <w:pStyle w:val="EndNoteBibliography"/>
        <w:spacing w:after="0"/>
        <w:ind w:left="720" w:hanging="720"/>
        <w:rPr>
          <w:noProof/>
        </w:rPr>
      </w:pPr>
      <w:bookmarkStart w:id="118" w:name="_ENREF_49"/>
      <w:r w:rsidRPr="00604F54">
        <w:rPr>
          <w:noProof/>
        </w:rPr>
        <w:t>49.</w:t>
      </w:r>
      <w:r w:rsidRPr="00604F54">
        <w:rPr>
          <w:noProof/>
        </w:rPr>
        <w:tab/>
        <w:t xml:space="preserve">Yilmaz, M. and H.M. Ertunc, </w:t>
      </w:r>
      <w:r w:rsidRPr="00604F54">
        <w:rPr>
          <w:i/>
          <w:noProof/>
        </w:rPr>
        <w:t>The prediction of mechanical behavior for steel wires and cord materials using neural networks.</w:t>
      </w:r>
      <w:r w:rsidRPr="00604F54">
        <w:rPr>
          <w:noProof/>
        </w:rPr>
        <w:t xml:space="preserve"> Materials &amp; Design, 2007. </w:t>
      </w:r>
      <w:r w:rsidRPr="00604F54">
        <w:rPr>
          <w:b/>
          <w:noProof/>
        </w:rPr>
        <w:t>28</w:t>
      </w:r>
      <w:r w:rsidRPr="00604F54">
        <w:rPr>
          <w:noProof/>
        </w:rPr>
        <w:t>(2): p. 599-608.</w:t>
      </w:r>
      <w:bookmarkEnd w:id="118"/>
    </w:p>
    <w:p w14:paraId="25EC9FB4" w14:textId="77777777" w:rsidR="00604F54" w:rsidRPr="00604F54" w:rsidRDefault="00604F54" w:rsidP="00604F54">
      <w:pPr>
        <w:pStyle w:val="EndNoteBibliography"/>
        <w:spacing w:after="0"/>
        <w:ind w:left="720" w:hanging="720"/>
        <w:rPr>
          <w:noProof/>
        </w:rPr>
      </w:pPr>
      <w:bookmarkStart w:id="119" w:name="_ENREF_50"/>
      <w:r w:rsidRPr="00604F54">
        <w:rPr>
          <w:noProof/>
        </w:rPr>
        <w:t>50.</w:t>
      </w:r>
      <w:r w:rsidRPr="00604F54">
        <w:rPr>
          <w:noProof/>
        </w:rPr>
        <w:tab/>
        <w:t xml:space="preserve">Sung, A.H., </w:t>
      </w:r>
      <w:r w:rsidRPr="00604F54">
        <w:rPr>
          <w:i/>
          <w:noProof/>
        </w:rPr>
        <w:t>Ranking importance of input parameters of neural networks.</w:t>
      </w:r>
      <w:r w:rsidRPr="00604F54">
        <w:rPr>
          <w:noProof/>
        </w:rPr>
        <w:t xml:space="preserve"> Expert Systems with Applications, 1998. </w:t>
      </w:r>
      <w:r w:rsidRPr="00604F54">
        <w:rPr>
          <w:b/>
          <w:noProof/>
        </w:rPr>
        <w:t>15</w:t>
      </w:r>
      <w:r w:rsidRPr="00604F54">
        <w:rPr>
          <w:noProof/>
        </w:rPr>
        <w:t>(3): p. 405-411.</w:t>
      </w:r>
      <w:bookmarkEnd w:id="119"/>
    </w:p>
    <w:p w14:paraId="6CE2104E" w14:textId="77777777" w:rsidR="00604F54" w:rsidRPr="00604F54" w:rsidRDefault="00604F54" w:rsidP="00604F54">
      <w:pPr>
        <w:pStyle w:val="EndNoteBibliography"/>
        <w:spacing w:after="0"/>
        <w:ind w:left="720" w:hanging="720"/>
        <w:rPr>
          <w:noProof/>
        </w:rPr>
      </w:pPr>
      <w:bookmarkStart w:id="120" w:name="_ENREF_51"/>
      <w:r w:rsidRPr="00604F54">
        <w:rPr>
          <w:noProof/>
        </w:rPr>
        <w:lastRenderedPageBreak/>
        <w:t>51.</w:t>
      </w:r>
      <w:r w:rsidRPr="00604F54">
        <w:rPr>
          <w:noProof/>
        </w:rPr>
        <w:tab/>
        <w:t xml:space="preserve">Vasudevan, M., et al., </w:t>
      </w:r>
      <w:r w:rsidRPr="00604F54">
        <w:rPr>
          <w:i/>
          <w:noProof/>
        </w:rPr>
        <w:t>Modelling correlation between alloy composition and ferrite number in duplex stainless steel welds using artificial neural networks.</w:t>
      </w:r>
      <w:r w:rsidRPr="00604F54">
        <w:rPr>
          <w:noProof/>
        </w:rPr>
        <w:t xml:space="preserve"> Materials Science and Technology, 2005. </w:t>
      </w:r>
      <w:r w:rsidRPr="00604F54">
        <w:rPr>
          <w:b/>
          <w:noProof/>
        </w:rPr>
        <w:t>21</w:t>
      </w:r>
      <w:r w:rsidRPr="00604F54">
        <w:rPr>
          <w:noProof/>
        </w:rPr>
        <w:t>(4): p. 387-392.</w:t>
      </w:r>
      <w:bookmarkEnd w:id="120"/>
    </w:p>
    <w:p w14:paraId="2C703B19" w14:textId="77777777" w:rsidR="00604F54" w:rsidRPr="00604F54" w:rsidRDefault="00604F54" w:rsidP="00604F54">
      <w:pPr>
        <w:pStyle w:val="EndNoteBibliography"/>
        <w:spacing w:after="0"/>
        <w:ind w:left="720" w:hanging="720"/>
        <w:rPr>
          <w:noProof/>
        </w:rPr>
      </w:pPr>
      <w:bookmarkStart w:id="121" w:name="_ENREF_52"/>
      <w:r w:rsidRPr="00604F54">
        <w:rPr>
          <w:noProof/>
        </w:rPr>
        <w:t>52.</w:t>
      </w:r>
      <w:r w:rsidRPr="00604F54">
        <w:rPr>
          <w:noProof/>
        </w:rPr>
        <w:tab/>
        <w:t xml:space="preserve">Fu, Z., et al., </w:t>
      </w:r>
      <w:r w:rsidRPr="00604F54">
        <w:rPr>
          <w:i/>
          <w:noProof/>
        </w:rPr>
        <w:t>Using genetic algorithm-back propagation neural network prediction and finite-element model simulation to optimize the process of multiple-step incremental air-bending forming of sheet metal.</w:t>
      </w:r>
      <w:r w:rsidRPr="00604F54">
        <w:rPr>
          <w:noProof/>
        </w:rPr>
        <w:t xml:space="preserve"> Materials &amp; Design, 2010. </w:t>
      </w:r>
      <w:r w:rsidRPr="00604F54">
        <w:rPr>
          <w:b/>
          <w:noProof/>
        </w:rPr>
        <w:t>31</w:t>
      </w:r>
      <w:r w:rsidRPr="00604F54">
        <w:rPr>
          <w:noProof/>
        </w:rPr>
        <w:t>(1): p. 267-277.</w:t>
      </w:r>
      <w:bookmarkEnd w:id="121"/>
    </w:p>
    <w:p w14:paraId="1EE9F7EA" w14:textId="77777777" w:rsidR="00604F54" w:rsidRPr="00604F54" w:rsidRDefault="00604F54" w:rsidP="00604F54">
      <w:pPr>
        <w:pStyle w:val="EndNoteBibliography"/>
        <w:spacing w:after="0"/>
        <w:ind w:left="720" w:hanging="720"/>
        <w:rPr>
          <w:noProof/>
        </w:rPr>
      </w:pPr>
      <w:bookmarkStart w:id="122" w:name="_ENREF_53"/>
      <w:r w:rsidRPr="00604F54">
        <w:rPr>
          <w:noProof/>
        </w:rPr>
        <w:t>53.</w:t>
      </w:r>
      <w:r w:rsidRPr="00604F54">
        <w:rPr>
          <w:noProof/>
        </w:rPr>
        <w:tab/>
        <w:t xml:space="preserve">Aliofkhazraei, M. and A.S. Rouhaghdam, </w:t>
      </w:r>
      <w:r w:rsidRPr="00604F54">
        <w:rPr>
          <w:i/>
          <w:noProof/>
        </w:rPr>
        <w:t>Neural networks prediction of different frequencies effects on corrosion resistance obtained from pulsed nanocrystalline plasma electrolytic carburizing.</w:t>
      </w:r>
      <w:r w:rsidRPr="00604F54">
        <w:rPr>
          <w:noProof/>
        </w:rPr>
        <w:t xml:space="preserve"> Materials Letters, 2008. </w:t>
      </w:r>
      <w:r w:rsidRPr="00604F54">
        <w:rPr>
          <w:b/>
          <w:noProof/>
        </w:rPr>
        <w:t>62</w:t>
      </w:r>
      <w:r w:rsidRPr="00604F54">
        <w:rPr>
          <w:noProof/>
        </w:rPr>
        <w:t>(14): p. 2192-2195.</w:t>
      </w:r>
      <w:bookmarkEnd w:id="122"/>
    </w:p>
    <w:p w14:paraId="533E3DF3" w14:textId="77777777" w:rsidR="00604F54" w:rsidRPr="00604F54" w:rsidRDefault="00604F54" w:rsidP="00604F54">
      <w:pPr>
        <w:pStyle w:val="EndNoteBibliography"/>
        <w:spacing w:after="0"/>
        <w:ind w:left="720" w:hanging="720"/>
        <w:rPr>
          <w:noProof/>
        </w:rPr>
      </w:pPr>
      <w:bookmarkStart w:id="123" w:name="_ENREF_54"/>
      <w:r w:rsidRPr="00604F54">
        <w:rPr>
          <w:noProof/>
        </w:rPr>
        <w:t>54.</w:t>
      </w:r>
      <w:r w:rsidRPr="00604F54">
        <w:rPr>
          <w:noProof/>
        </w:rPr>
        <w:tab/>
        <w:t xml:space="preserve">Weckman, G.R., et al., </w:t>
      </w:r>
      <w:r w:rsidRPr="00604F54">
        <w:rPr>
          <w:i/>
          <w:noProof/>
        </w:rPr>
        <w:t>EXTRACTING KNOWLEDGE FROM CARBON DIOXIDE CORROSION INHIBITION WITH ARTIFICIAL NEURAL NETWORKS.</w:t>
      </w:r>
      <w:r w:rsidRPr="00604F54">
        <w:rPr>
          <w:noProof/>
        </w:rPr>
        <w:t xml:space="preserve"> International Journal of Industrial Engineering: Theory, Applications and Practice; Vol 17, No 1 (2010), 2010.</w:t>
      </w:r>
      <w:bookmarkEnd w:id="123"/>
    </w:p>
    <w:p w14:paraId="05E829E7" w14:textId="77777777" w:rsidR="00604F54" w:rsidRPr="00604F54" w:rsidRDefault="00604F54" w:rsidP="00604F54">
      <w:pPr>
        <w:pStyle w:val="EndNoteBibliography"/>
        <w:spacing w:after="0"/>
        <w:ind w:left="720" w:hanging="720"/>
        <w:rPr>
          <w:noProof/>
        </w:rPr>
      </w:pPr>
      <w:bookmarkStart w:id="124" w:name="_ENREF_55"/>
      <w:r w:rsidRPr="00604F54">
        <w:rPr>
          <w:noProof/>
        </w:rPr>
        <w:t>55.</w:t>
      </w:r>
      <w:r w:rsidRPr="00604F54">
        <w:rPr>
          <w:noProof/>
        </w:rPr>
        <w:tab/>
        <w:t xml:space="preserve">Fathi, A. and A. Aghakouchak, </w:t>
      </w:r>
      <w:r w:rsidRPr="00604F54">
        <w:rPr>
          <w:i/>
          <w:noProof/>
        </w:rPr>
        <w:t>Prediction of fatigue crack growth rate in welded tubular joints using neural network.</w:t>
      </w:r>
      <w:r w:rsidRPr="00604F54">
        <w:rPr>
          <w:noProof/>
        </w:rPr>
        <w:t xml:space="preserve"> International Journal of Fatigue, 2007. </w:t>
      </w:r>
      <w:r w:rsidRPr="00604F54">
        <w:rPr>
          <w:b/>
          <w:noProof/>
        </w:rPr>
        <w:t>29</w:t>
      </w:r>
      <w:r w:rsidRPr="00604F54">
        <w:rPr>
          <w:noProof/>
        </w:rPr>
        <w:t>(2): p. 261-275.</w:t>
      </w:r>
      <w:bookmarkEnd w:id="124"/>
    </w:p>
    <w:p w14:paraId="7B9DAA77" w14:textId="77777777" w:rsidR="00604F54" w:rsidRPr="00604F54" w:rsidRDefault="00604F54" w:rsidP="00604F54">
      <w:pPr>
        <w:pStyle w:val="EndNoteBibliography"/>
        <w:spacing w:after="0"/>
        <w:ind w:left="720" w:hanging="720"/>
        <w:rPr>
          <w:noProof/>
        </w:rPr>
      </w:pPr>
      <w:bookmarkStart w:id="125" w:name="_ENREF_56"/>
      <w:r w:rsidRPr="00604F54">
        <w:rPr>
          <w:noProof/>
        </w:rPr>
        <w:t>56.</w:t>
      </w:r>
      <w:r w:rsidRPr="00604F54">
        <w:rPr>
          <w:noProof/>
        </w:rPr>
        <w:tab/>
        <w:t xml:space="preserve">Khadom, A.A., </w:t>
      </w:r>
      <w:r w:rsidRPr="00604F54">
        <w:rPr>
          <w:i/>
          <w:noProof/>
        </w:rPr>
        <w:t>Modeling of corrosion reaction data in inhibited acid environment using regressions and artificial neural networks.</w:t>
      </w:r>
      <w:r w:rsidRPr="00604F54">
        <w:rPr>
          <w:noProof/>
        </w:rPr>
        <w:t xml:space="preserve"> Korean Journal of Chemical Engineering, 2013. </w:t>
      </w:r>
      <w:r w:rsidRPr="00604F54">
        <w:rPr>
          <w:b/>
          <w:noProof/>
        </w:rPr>
        <w:t>30</w:t>
      </w:r>
      <w:r w:rsidRPr="00604F54">
        <w:rPr>
          <w:noProof/>
        </w:rPr>
        <w:t>(12): p. 2197-2204.</w:t>
      </w:r>
      <w:bookmarkEnd w:id="125"/>
    </w:p>
    <w:p w14:paraId="5377D7DD" w14:textId="77777777" w:rsidR="00604F54" w:rsidRPr="00604F54" w:rsidRDefault="00604F54" w:rsidP="00604F54">
      <w:pPr>
        <w:pStyle w:val="EndNoteBibliography"/>
        <w:spacing w:after="0"/>
        <w:ind w:left="720" w:hanging="720"/>
        <w:rPr>
          <w:noProof/>
        </w:rPr>
      </w:pPr>
      <w:bookmarkStart w:id="126" w:name="_ENREF_57"/>
      <w:r w:rsidRPr="00604F54">
        <w:rPr>
          <w:noProof/>
        </w:rPr>
        <w:t>57.</w:t>
      </w:r>
      <w:r w:rsidRPr="00604F54">
        <w:rPr>
          <w:noProof/>
        </w:rPr>
        <w:tab/>
        <w:t xml:space="preserve">Li, D., et al., </w:t>
      </w:r>
      <w:r w:rsidRPr="00604F54">
        <w:rPr>
          <w:i/>
          <w:noProof/>
        </w:rPr>
        <w:t>Hybrid neural network-based prediction model for tribological properties of polyamide6-based friction materials.</w:t>
      </w:r>
      <w:r w:rsidRPr="00604F54">
        <w:rPr>
          <w:noProof/>
        </w:rPr>
        <w:t xml:space="preserve"> Polymer Composites, 2017. </w:t>
      </w:r>
      <w:r w:rsidRPr="00604F54">
        <w:rPr>
          <w:b/>
          <w:noProof/>
        </w:rPr>
        <w:t>38</w:t>
      </w:r>
      <w:r w:rsidRPr="00604F54">
        <w:rPr>
          <w:noProof/>
        </w:rPr>
        <w:t>(8): p. 1705-1711.</w:t>
      </w:r>
      <w:bookmarkEnd w:id="126"/>
    </w:p>
    <w:p w14:paraId="0021B46F" w14:textId="77777777" w:rsidR="00604F54" w:rsidRPr="00604F54" w:rsidRDefault="00604F54" w:rsidP="00604F54">
      <w:pPr>
        <w:pStyle w:val="EndNoteBibliography"/>
        <w:spacing w:after="0"/>
        <w:ind w:left="720" w:hanging="720"/>
        <w:rPr>
          <w:noProof/>
        </w:rPr>
      </w:pPr>
      <w:bookmarkStart w:id="127" w:name="_ENREF_58"/>
      <w:r w:rsidRPr="00604F54">
        <w:rPr>
          <w:noProof/>
        </w:rPr>
        <w:t>58.</w:t>
      </w:r>
      <w:r w:rsidRPr="00604F54">
        <w:rPr>
          <w:noProof/>
        </w:rPr>
        <w:tab/>
        <w:t xml:space="preserve">Bhadeshia, H.K.D.H., </w:t>
      </w:r>
      <w:r w:rsidRPr="00604F54">
        <w:rPr>
          <w:i/>
          <w:noProof/>
        </w:rPr>
        <w:t>Neural Networks in Materials Science</w:t>
      </w:r>
      <w:r w:rsidRPr="00604F54">
        <w:rPr>
          <w:noProof/>
        </w:rPr>
        <w:t xml:space="preserve">, in </w:t>
      </w:r>
      <w:r w:rsidRPr="00604F54">
        <w:rPr>
          <w:i/>
          <w:noProof/>
        </w:rPr>
        <w:t>Encyclopedia of Materials: Science and Technology</w:t>
      </w:r>
      <w:r w:rsidRPr="00604F54">
        <w:rPr>
          <w:noProof/>
        </w:rPr>
        <w:t>. 2008, Elsevier. p. 1-5.</w:t>
      </w:r>
      <w:bookmarkEnd w:id="127"/>
    </w:p>
    <w:p w14:paraId="18333A7E" w14:textId="77777777" w:rsidR="00604F54" w:rsidRPr="00604F54" w:rsidRDefault="00604F54" w:rsidP="00604F54">
      <w:pPr>
        <w:pStyle w:val="EndNoteBibliography"/>
        <w:spacing w:after="0"/>
        <w:ind w:left="720" w:hanging="720"/>
        <w:rPr>
          <w:i/>
          <w:noProof/>
        </w:rPr>
      </w:pPr>
      <w:bookmarkStart w:id="128" w:name="_ENREF_59"/>
      <w:r w:rsidRPr="00604F54">
        <w:rPr>
          <w:noProof/>
        </w:rPr>
        <w:t>59.</w:t>
      </w:r>
      <w:r w:rsidRPr="00604F54">
        <w:rPr>
          <w:noProof/>
        </w:rPr>
        <w:tab/>
      </w:r>
      <w:r w:rsidRPr="00604F54">
        <w:rPr>
          <w:i/>
          <w:noProof/>
        </w:rPr>
        <w:t>Artificial neural networks for predicting sliding friction and wear properties of polyphenylene sulfide composites.</w:t>
      </w:r>
      <w:bookmarkEnd w:id="128"/>
    </w:p>
    <w:p w14:paraId="43BE2E5B" w14:textId="77777777" w:rsidR="00604F54" w:rsidRPr="00604F54" w:rsidRDefault="00604F54" w:rsidP="00604F54">
      <w:pPr>
        <w:pStyle w:val="EndNoteBibliography"/>
        <w:spacing w:after="0"/>
        <w:ind w:left="720" w:hanging="720"/>
        <w:rPr>
          <w:noProof/>
        </w:rPr>
      </w:pPr>
      <w:bookmarkStart w:id="129" w:name="_ENREF_60"/>
      <w:r w:rsidRPr="00604F54">
        <w:rPr>
          <w:noProof/>
        </w:rPr>
        <w:t>60.</w:t>
      </w:r>
      <w:r w:rsidRPr="00604F54">
        <w:rPr>
          <w:noProof/>
        </w:rPr>
        <w:tab/>
        <w:t xml:space="preserve">Narimani, N., et al., </w:t>
      </w:r>
      <w:r w:rsidRPr="00604F54">
        <w:rPr>
          <w:i/>
          <w:noProof/>
        </w:rPr>
        <w:t>Predictions of corrosion current density and potential by using chemical composition and corrosion cell characteristics in microalloyed pipeline steels.</w:t>
      </w:r>
      <w:r w:rsidRPr="00604F54">
        <w:rPr>
          <w:noProof/>
        </w:rPr>
        <w:t xml:space="preserve"> Measurement, 2015. </w:t>
      </w:r>
      <w:r w:rsidRPr="00604F54">
        <w:rPr>
          <w:b/>
          <w:noProof/>
        </w:rPr>
        <w:t>62</w:t>
      </w:r>
      <w:r w:rsidRPr="00604F54">
        <w:rPr>
          <w:noProof/>
        </w:rPr>
        <w:t>: p. 97-107.</w:t>
      </w:r>
      <w:bookmarkEnd w:id="129"/>
    </w:p>
    <w:p w14:paraId="051A9894" w14:textId="77777777" w:rsidR="00604F54" w:rsidRPr="00604F54" w:rsidRDefault="00604F54" w:rsidP="00604F54">
      <w:pPr>
        <w:pStyle w:val="EndNoteBibliography"/>
        <w:spacing w:after="0"/>
        <w:ind w:left="720" w:hanging="720"/>
        <w:rPr>
          <w:noProof/>
        </w:rPr>
      </w:pPr>
      <w:bookmarkStart w:id="130" w:name="_ENREF_61"/>
      <w:r w:rsidRPr="00604F54">
        <w:rPr>
          <w:noProof/>
        </w:rPr>
        <w:t>61.</w:t>
      </w:r>
      <w:r w:rsidRPr="00604F54">
        <w:rPr>
          <w:noProof/>
        </w:rPr>
        <w:tab/>
        <w:t xml:space="preserve">Xu, Y., et al., </w:t>
      </w:r>
      <w:r w:rsidRPr="00604F54">
        <w:rPr>
          <w:i/>
          <w:noProof/>
        </w:rPr>
        <w:t>Application of artificial neural networks to predict corrosion behavior of Ni–SiC composite coatings deposited by ultrasonic electrodeposition.</w:t>
      </w:r>
      <w:r w:rsidRPr="00604F54">
        <w:rPr>
          <w:noProof/>
        </w:rPr>
        <w:t xml:space="preserve"> Ceramics International, 2014. </w:t>
      </w:r>
      <w:r w:rsidRPr="00604F54">
        <w:rPr>
          <w:b/>
          <w:noProof/>
        </w:rPr>
        <w:t>40</w:t>
      </w:r>
      <w:r w:rsidRPr="00604F54">
        <w:rPr>
          <w:noProof/>
        </w:rPr>
        <w:t>(4): p. 5425-5430.</w:t>
      </w:r>
      <w:bookmarkEnd w:id="130"/>
    </w:p>
    <w:p w14:paraId="7BB3728F" w14:textId="77777777" w:rsidR="00604F54" w:rsidRPr="00604F54" w:rsidRDefault="00604F54" w:rsidP="00604F54">
      <w:pPr>
        <w:pStyle w:val="EndNoteBibliography"/>
        <w:spacing w:after="0"/>
        <w:ind w:left="720" w:hanging="720"/>
        <w:rPr>
          <w:noProof/>
        </w:rPr>
      </w:pPr>
      <w:bookmarkStart w:id="131" w:name="_ENREF_62"/>
      <w:r w:rsidRPr="00604F54">
        <w:rPr>
          <w:noProof/>
        </w:rPr>
        <w:t>62.</w:t>
      </w:r>
      <w:r w:rsidRPr="00604F54">
        <w:rPr>
          <w:noProof/>
        </w:rPr>
        <w:tab/>
        <w:t xml:space="preserve">Lu, C. and R. Liu, </w:t>
      </w:r>
      <w:r w:rsidRPr="00604F54">
        <w:rPr>
          <w:i/>
          <w:noProof/>
        </w:rPr>
        <w:t>Predicting Carbonation Depth of Prestressed Concrete under Different Stress States Using Artificial Neural Network.</w:t>
      </w:r>
      <w:r w:rsidRPr="00604F54">
        <w:rPr>
          <w:noProof/>
        </w:rPr>
        <w:t xml:space="preserve"> Advances in Artificial Neural Systems, 2009. </w:t>
      </w:r>
      <w:r w:rsidRPr="00604F54">
        <w:rPr>
          <w:b/>
          <w:noProof/>
        </w:rPr>
        <w:t>2009</w:t>
      </w:r>
      <w:r w:rsidRPr="00604F54">
        <w:rPr>
          <w:noProof/>
        </w:rPr>
        <w:t>: p. 1-8.</w:t>
      </w:r>
      <w:bookmarkEnd w:id="131"/>
    </w:p>
    <w:p w14:paraId="4235E765" w14:textId="77777777" w:rsidR="00604F54" w:rsidRPr="00604F54" w:rsidRDefault="00604F54" w:rsidP="00604F54">
      <w:pPr>
        <w:pStyle w:val="EndNoteBibliography"/>
        <w:spacing w:after="0"/>
        <w:ind w:left="720" w:hanging="720"/>
        <w:rPr>
          <w:noProof/>
        </w:rPr>
      </w:pPr>
      <w:bookmarkStart w:id="132" w:name="_ENREF_63"/>
      <w:r w:rsidRPr="00604F54">
        <w:rPr>
          <w:noProof/>
        </w:rPr>
        <w:t>63.</w:t>
      </w:r>
      <w:r w:rsidRPr="00604F54">
        <w:rPr>
          <w:noProof/>
        </w:rPr>
        <w:tab/>
        <w:t xml:space="preserve">Sonar, D.K., U.S. Dixit, and D.K. Ojha, </w:t>
      </w:r>
      <w:r w:rsidRPr="00604F54">
        <w:rPr>
          <w:i/>
          <w:noProof/>
        </w:rPr>
        <w:t>The application of a radial basis function neural network for predicting the surface roughness in a turning process.</w:t>
      </w:r>
      <w:r w:rsidRPr="00604F54">
        <w:rPr>
          <w:noProof/>
        </w:rPr>
        <w:t xml:space="preserve"> The International Journal of Advanced Manufacturing Technology, 2005. </w:t>
      </w:r>
      <w:r w:rsidRPr="00604F54">
        <w:rPr>
          <w:b/>
          <w:noProof/>
        </w:rPr>
        <w:t>27</w:t>
      </w:r>
      <w:r w:rsidRPr="00604F54">
        <w:rPr>
          <w:noProof/>
        </w:rPr>
        <w:t>(7-8): p. 661-666.</w:t>
      </w:r>
      <w:bookmarkEnd w:id="132"/>
    </w:p>
    <w:p w14:paraId="3D6014C4" w14:textId="77777777" w:rsidR="00604F54" w:rsidRPr="00604F54" w:rsidRDefault="00604F54" w:rsidP="00604F54">
      <w:pPr>
        <w:pStyle w:val="EndNoteBibliography"/>
        <w:spacing w:after="0"/>
        <w:ind w:left="720" w:hanging="720"/>
        <w:rPr>
          <w:noProof/>
        </w:rPr>
      </w:pPr>
      <w:bookmarkStart w:id="133" w:name="_ENREF_64"/>
      <w:r w:rsidRPr="00604F54">
        <w:rPr>
          <w:noProof/>
        </w:rPr>
        <w:t>64.</w:t>
      </w:r>
      <w:r w:rsidRPr="00604F54">
        <w:rPr>
          <w:noProof/>
        </w:rPr>
        <w:tab/>
        <w:t xml:space="preserve">Li, L., et al., </w:t>
      </w:r>
      <w:r w:rsidRPr="00604F54">
        <w:rPr>
          <w:i/>
          <w:noProof/>
        </w:rPr>
        <w:t>Research on Corrosion Rate Prediction of Aluminum Alloys in Typical Domestic Areas Based on BP Artificial Neural Network.</w:t>
      </w:r>
      <w:r w:rsidRPr="00604F54">
        <w:rPr>
          <w:noProof/>
        </w:rPr>
        <w:t xml:space="preserve"> Advanced Materials Research, 2013. </w:t>
      </w:r>
      <w:r w:rsidRPr="00604F54">
        <w:rPr>
          <w:b/>
          <w:noProof/>
        </w:rPr>
        <w:t>652-654</w:t>
      </w:r>
      <w:r w:rsidRPr="00604F54">
        <w:rPr>
          <w:noProof/>
        </w:rPr>
        <w:t>: p. 1088-1091.</w:t>
      </w:r>
      <w:bookmarkEnd w:id="133"/>
    </w:p>
    <w:p w14:paraId="5A8F9F4C" w14:textId="77777777" w:rsidR="00604F54" w:rsidRPr="00604F54" w:rsidRDefault="00604F54" w:rsidP="00604F54">
      <w:pPr>
        <w:pStyle w:val="EndNoteBibliography"/>
        <w:spacing w:after="0"/>
        <w:ind w:left="720" w:hanging="720"/>
        <w:rPr>
          <w:noProof/>
        </w:rPr>
      </w:pPr>
      <w:bookmarkStart w:id="134" w:name="_ENREF_65"/>
      <w:r w:rsidRPr="00604F54">
        <w:rPr>
          <w:noProof/>
        </w:rPr>
        <w:t>65.</w:t>
      </w:r>
      <w:r w:rsidRPr="00604F54">
        <w:rPr>
          <w:noProof/>
        </w:rPr>
        <w:tab/>
        <w:t xml:space="preserve">Jančíková, Z., O. Zimný, and P. Koštial, </w:t>
      </w:r>
      <w:r w:rsidRPr="00604F54">
        <w:rPr>
          <w:i/>
          <w:noProof/>
        </w:rPr>
        <w:t>Prediction of metal corrosion by neural networks</w:t>
      </w:r>
      <w:r w:rsidRPr="00604F54">
        <w:rPr>
          <w:noProof/>
        </w:rPr>
        <w:t>. Vol. 52. 2013. 379-381.</w:t>
      </w:r>
      <w:bookmarkEnd w:id="134"/>
    </w:p>
    <w:p w14:paraId="4C60C606" w14:textId="77777777" w:rsidR="00604F54" w:rsidRPr="00604F54" w:rsidRDefault="00604F54" w:rsidP="00604F54">
      <w:pPr>
        <w:pStyle w:val="EndNoteBibliography"/>
        <w:spacing w:after="0"/>
        <w:ind w:left="720" w:hanging="720"/>
        <w:rPr>
          <w:noProof/>
        </w:rPr>
      </w:pPr>
      <w:bookmarkStart w:id="135" w:name="_ENREF_66"/>
      <w:r w:rsidRPr="00604F54">
        <w:rPr>
          <w:noProof/>
        </w:rPr>
        <w:t>66.</w:t>
      </w:r>
      <w:r w:rsidRPr="00604F54">
        <w:rPr>
          <w:noProof/>
        </w:rPr>
        <w:tab/>
        <w:t xml:space="preserve">Kermanpur, A., A. Ebnonnasir, and M. Hedayati, </w:t>
      </w:r>
      <w:r w:rsidRPr="00604F54">
        <w:rPr>
          <w:i/>
          <w:noProof/>
        </w:rPr>
        <w:t>A novel analytical–artificial neural network model to improve efficiency of high pressure descaling nozzles in hot strip rolling of steels.</w:t>
      </w:r>
      <w:r w:rsidRPr="00604F54">
        <w:rPr>
          <w:noProof/>
        </w:rPr>
        <w:t xml:space="preserve"> Materials Science and Technology, 2007. </w:t>
      </w:r>
      <w:r w:rsidRPr="00604F54">
        <w:rPr>
          <w:b/>
          <w:noProof/>
        </w:rPr>
        <w:t>23</w:t>
      </w:r>
      <w:r w:rsidRPr="00604F54">
        <w:rPr>
          <w:noProof/>
        </w:rPr>
        <w:t>(8): p. 951-957.</w:t>
      </w:r>
      <w:bookmarkEnd w:id="135"/>
    </w:p>
    <w:p w14:paraId="0C836210" w14:textId="77777777" w:rsidR="00604F54" w:rsidRPr="00604F54" w:rsidRDefault="00604F54" w:rsidP="00604F54">
      <w:pPr>
        <w:pStyle w:val="EndNoteBibliography"/>
        <w:spacing w:after="0"/>
        <w:ind w:left="720" w:hanging="720"/>
        <w:rPr>
          <w:noProof/>
        </w:rPr>
      </w:pPr>
      <w:bookmarkStart w:id="136" w:name="_ENREF_67"/>
      <w:r w:rsidRPr="00604F54">
        <w:rPr>
          <w:noProof/>
        </w:rPr>
        <w:lastRenderedPageBreak/>
        <w:t>67.</w:t>
      </w:r>
      <w:r w:rsidRPr="00604F54">
        <w:rPr>
          <w:noProof/>
        </w:rPr>
        <w:tab/>
        <w:t xml:space="preserve">Altinkok, N. and R. Koker, </w:t>
      </w:r>
      <w:r w:rsidRPr="00604F54">
        <w:rPr>
          <w:i/>
          <w:noProof/>
        </w:rPr>
        <w:t>Modelling of the prediction of tensile and density properties in particle reinforced metal matrix composites by using neural networks.</w:t>
      </w:r>
      <w:r w:rsidRPr="00604F54">
        <w:rPr>
          <w:noProof/>
        </w:rPr>
        <w:t xml:space="preserve"> Materials &amp; Design, 2006. </w:t>
      </w:r>
      <w:r w:rsidRPr="00604F54">
        <w:rPr>
          <w:b/>
          <w:noProof/>
        </w:rPr>
        <w:t>27</w:t>
      </w:r>
      <w:r w:rsidRPr="00604F54">
        <w:rPr>
          <w:noProof/>
        </w:rPr>
        <w:t>(8): p. 625-631.</w:t>
      </w:r>
      <w:bookmarkEnd w:id="136"/>
    </w:p>
    <w:p w14:paraId="1FD43826" w14:textId="77777777" w:rsidR="00604F54" w:rsidRPr="00604F54" w:rsidRDefault="00604F54" w:rsidP="00604F54">
      <w:pPr>
        <w:pStyle w:val="EndNoteBibliography"/>
        <w:spacing w:after="0"/>
        <w:ind w:left="720" w:hanging="720"/>
        <w:rPr>
          <w:noProof/>
        </w:rPr>
      </w:pPr>
      <w:bookmarkStart w:id="137" w:name="_ENREF_68"/>
      <w:r w:rsidRPr="00604F54">
        <w:rPr>
          <w:noProof/>
        </w:rPr>
        <w:t>68.</w:t>
      </w:r>
      <w:r w:rsidRPr="00604F54">
        <w:rPr>
          <w:noProof/>
        </w:rPr>
        <w:tab/>
        <w:t xml:space="preserve">Khaled, K. and N.A. Al-Mobarak, </w:t>
      </w:r>
      <w:r w:rsidRPr="00604F54">
        <w:rPr>
          <w:i/>
          <w:noProof/>
        </w:rPr>
        <w:t>A Predictive Model for Corrosion Inhibition of Mild Steel by Thiophene and Its Derivatives Using Artificial Neural Network</w:t>
      </w:r>
      <w:r w:rsidRPr="00604F54">
        <w:rPr>
          <w:noProof/>
        </w:rPr>
        <w:t>. Vol. 7. 2012. 1045-1059.</w:t>
      </w:r>
      <w:bookmarkEnd w:id="137"/>
    </w:p>
    <w:p w14:paraId="6666B9E6" w14:textId="77777777" w:rsidR="00604F54" w:rsidRPr="00604F54" w:rsidRDefault="00604F54" w:rsidP="00604F54">
      <w:pPr>
        <w:pStyle w:val="EndNoteBibliography"/>
        <w:spacing w:after="0"/>
        <w:ind w:left="720" w:hanging="720"/>
        <w:rPr>
          <w:noProof/>
        </w:rPr>
      </w:pPr>
      <w:bookmarkStart w:id="138" w:name="_ENREF_69"/>
      <w:r w:rsidRPr="00604F54">
        <w:rPr>
          <w:noProof/>
        </w:rPr>
        <w:t>69.</w:t>
      </w:r>
      <w:r w:rsidRPr="00604F54">
        <w:rPr>
          <w:noProof/>
        </w:rPr>
        <w:tab/>
        <w:t xml:space="preserve">Upadhyay, V., P.K. Jain, and N.K. Mehta, </w:t>
      </w:r>
      <w:r w:rsidRPr="00604F54">
        <w:rPr>
          <w:i/>
          <w:noProof/>
        </w:rPr>
        <w:t>In-process prediction of surface roughness in turning of Ti–6Al–4V alloy using cutting parameters and vibration signals.</w:t>
      </w:r>
      <w:r w:rsidRPr="00604F54">
        <w:rPr>
          <w:noProof/>
        </w:rPr>
        <w:t xml:space="preserve"> Measurement, 2013. </w:t>
      </w:r>
      <w:r w:rsidRPr="00604F54">
        <w:rPr>
          <w:b/>
          <w:noProof/>
        </w:rPr>
        <w:t>46</w:t>
      </w:r>
      <w:r w:rsidRPr="00604F54">
        <w:rPr>
          <w:noProof/>
        </w:rPr>
        <w:t>(1): p. 154-160.</w:t>
      </w:r>
      <w:bookmarkEnd w:id="138"/>
    </w:p>
    <w:p w14:paraId="1760FB90" w14:textId="77777777" w:rsidR="00604F54" w:rsidRPr="00604F54" w:rsidRDefault="00604F54" w:rsidP="00604F54">
      <w:pPr>
        <w:pStyle w:val="EndNoteBibliography"/>
        <w:spacing w:after="0"/>
        <w:ind w:left="720" w:hanging="720"/>
        <w:rPr>
          <w:noProof/>
        </w:rPr>
      </w:pPr>
      <w:bookmarkStart w:id="139" w:name="_ENREF_70"/>
      <w:r w:rsidRPr="00604F54">
        <w:rPr>
          <w:noProof/>
        </w:rPr>
        <w:t>70.</w:t>
      </w:r>
      <w:r w:rsidRPr="00604F54">
        <w:rPr>
          <w:noProof/>
        </w:rPr>
        <w:tab/>
        <w:t xml:space="preserve">Komijani, H., et al., </w:t>
      </w:r>
      <w:r w:rsidRPr="00604F54">
        <w:rPr>
          <w:i/>
          <w:noProof/>
        </w:rPr>
        <w:t>Radial Basis Function Neural Network for Electrochemical Impedance Prediction at Presence of Corrosion Inhibitor.</w:t>
      </w:r>
      <w:r w:rsidRPr="00604F54">
        <w:rPr>
          <w:noProof/>
        </w:rPr>
        <w:t xml:space="preserve"> Periodica Polytechnica Chemical Engineering, 2016.</w:t>
      </w:r>
      <w:bookmarkEnd w:id="139"/>
    </w:p>
    <w:p w14:paraId="6937005F" w14:textId="77777777" w:rsidR="00604F54" w:rsidRPr="00604F54" w:rsidRDefault="00604F54" w:rsidP="00604F54">
      <w:pPr>
        <w:pStyle w:val="EndNoteBibliography"/>
        <w:spacing w:after="0"/>
        <w:ind w:left="720" w:hanging="720"/>
        <w:rPr>
          <w:noProof/>
        </w:rPr>
      </w:pPr>
      <w:bookmarkStart w:id="140" w:name="_ENREF_71"/>
      <w:r w:rsidRPr="00604F54">
        <w:rPr>
          <w:noProof/>
        </w:rPr>
        <w:t>71.</w:t>
      </w:r>
      <w:r w:rsidRPr="00604F54">
        <w:rPr>
          <w:noProof/>
        </w:rPr>
        <w:tab/>
        <w:t xml:space="preserve">Zhang, H.J., et al., </w:t>
      </w:r>
      <w:r w:rsidRPr="00604F54">
        <w:rPr>
          <w:i/>
          <w:noProof/>
        </w:rPr>
        <w:t>Artificial neural network analysis of preparation of nanoα-Al2O3powders by thermal decomposition of ammonium aluminium carbonate hydroxide.</w:t>
      </w:r>
      <w:r w:rsidRPr="00604F54">
        <w:rPr>
          <w:noProof/>
        </w:rPr>
        <w:t xml:space="preserve"> Materials Science and Technology, 2007. </w:t>
      </w:r>
      <w:r w:rsidRPr="00604F54">
        <w:rPr>
          <w:b/>
          <w:noProof/>
        </w:rPr>
        <w:t>23</w:t>
      </w:r>
      <w:r w:rsidRPr="00604F54">
        <w:rPr>
          <w:noProof/>
        </w:rPr>
        <w:t>(9): p. 1021-1026.</w:t>
      </w:r>
      <w:bookmarkEnd w:id="140"/>
    </w:p>
    <w:p w14:paraId="3D45B68E" w14:textId="77777777" w:rsidR="00604F54" w:rsidRPr="00604F54" w:rsidRDefault="00604F54" w:rsidP="00604F54">
      <w:pPr>
        <w:pStyle w:val="EndNoteBibliography"/>
        <w:spacing w:after="0"/>
        <w:ind w:left="720" w:hanging="720"/>
        <w:rPr>
          <w:noProof/>
        </w:rPr>
      </w:pPr>
      <w:bookmarkStart w:id="141" w:name="_ENREF_72"/>
      <w:r w:rsidRPr="00604F54">
        <w:rPr>
          <w:noProof/>
        </w:rPr>
        <w:t>72.</w:t>
      </w:r>
      <w:r w:rsidRPr="00604F54">
        <w:rPr>
          <w:noProof/>
        </w:rPr>
        <w:tab/>
        <w:t xml:space="preserve">Rajendraboopathy, S., et al., </w:t>
      </w:r>
      <w:r w:rsidRPr="00604F54">
        <w:rPr>
          <w:i/>
          <w:noProof/>
        </w:rPr>
        <w:t>Artificial neural network a tool for predicting failure strength of composite tensile coupons using acoustic emission technique.</w:t>
      </w:r>
      <w:r w:rsidRPr="00604F54">
        <w:rPr>
          <w:noProof/>
        </w:rPr>
        <w:t xml:space="preserve"> The International Journal of Advanced Manufacturing Technology, 2008. </w:t>
      </w:r>
      <w:r w:rsidRPr="00604F54">
        <w:rPr>
          <w:b/>
          <w:noProof/>
        </w:rPr>
        <w:t>44</w:t>
      </w:r>
      <w:r w:rsidRPr="00604F54">
        <w:rPr>
          <w:noProof/>
        </w:rPr>
        <w:t>(3-4): p. 399-404.</w:t>
      </w:r>
      <w:bookmarkEnd w:id="141"/>
    </w:p>
    <w:p w14:paraId="713D1BD5" w14:textId="77777777" w:rsidR="00604F54" w:rsidRPr="00604F54" w:rsidRDefault="00604F54" w:rsidP="00604F54">
      <w:pPr>
        <w:pStyle w:val="EndNoteBibliography"/>
        <w:spacing w:after="0"/>
        <w:ind w:left="720" w:hanging="720"/>
        <w:rPr>
          <w:noProof/>
        </w:rPr>
      </w:pPr>
      <w:bookmarkStart w:id="142" w:name="_ENREF_73"/>
      <w:r w:rsidRPr="00604F54">
        <w:rPr>
          <w:noProof/>
        </w:rPr>
        <w:t>73.</w:t>
      </w:r>
      <w:r w:rsidRPr="00604F54">
        <w:rPr>
          <w:noProof/>
        </w:rPr>
        <w:tab/>
        <w:t xml:space="preserve">LiuJie, X., J.P. Davim, and R. Cardoso, </w:t>
      </w:r>
      <w:r w:rsidRPr="00604F54">
        <w:rPr>
          <w:i/>
          <w:noProof/>
        </w:rPr>
        <w:t>Prediction on tribological behaviour of composite PEEK-CF30 using artificial neural networks.</w:t>
      </w:r>
      <w:r w:rsidRPr="00604F54">
        <w:rPr>
          <w:noProof/>
        </w:rPr>
        <w:t xml:space="preserve"> Journal of Materials Processing Technology, 2007. </w:t>
      </w:r>
      <w:r w:rsidRPr="00604F54">
        <w:rPr>
          <w:b/>
          <w:noProof/>
        </w:rPr>
        <w:t>189</w:t>
      </w:r>
      <w:r w:rsidRPr="00604F54">
        <w:rPr>
          <w:noProof/>
        </w:rPr>
        <w:t>(1-3): p. 374-378.</w:t>
      </w:r>
      <w:bookmarkEnd w:id="142"/>
    </w:p>
    <w:p w14:paraId="74A396A2" w14:textId="77777777" w:rsidR="00604F54" w:rsidRPr="00604F54" w:rsidRDefault="00604F54" w:rsidP="00604F54">
      <w:pPr>
        <w:pStyle w:val="EndNoteBibliography"/>
        <w:spacing w:after="0"/>
        <w:ind w:left="720" w:hanging="720"/>
        <w:rPr>
          <w:noProof/>
        </w:rPr>
      </w:pPr>
      <w:bookmarkStart w:id="143" w:name="_ENREF_74"/>
      <w:r w:rsidRPr="00604F54">
        <w:rPr>
          <w:noProof/>
        </w:rPr>
        <w:t>74.</w:t>
      </w:r>
      <w:r w:rsidRPr="00604F54">
        <w:rPr>
          <w:noProof/>
        </w:rPr>
        <w:tab/>
        <w:t xml:space="preserve">Ramesh, R. and R. Gnanamoorthy, </w:t>
      </w:r>
      <w:r w:rsidRPr="00604F54">
        <w:rPr>
          <w:i/>
          <w:noProof/>
        </w:rPr>
        <w:t>Artificial Neural Network Prediction of Fretting Wear Behavior of Structural Steel, En 24 Against Bearing Steel, En 31.</w:t>
      </w:r>
      <w:r w:rsidRPr="00604F54">
        <w:rPr>
          <w:noProof/>
        </w:rPr>
        <w:t xml:space="preserve"> Journal of Materials Engineering and Performance, 2007. </w:t>
      </w:r>
      <w:r w:rsidRPr="00604F54">
        <w:rPr>
          <w:b/>
          <w:noProof/>
        </w:rPr>
        <w:t>16</w:t>
      </w:r>
      <w:r w:rsidRPr="00604F54">
        <w:rPr>
          <w:noProof/>
        </w:rPr>
        <w:t>(6): p. 703-709.</w:t>
      </w:r>
      <w:bookmarkEnd w:id="143"/>
    </w:p>
    <w:p w14:paraId="44AE77B2" w14:textId="77777777" w:rsidR="00604F54" w:rsidRPr="00604F54" w:rsidRDefault="00604F54" w:rsidP="00604F54">
      <w:pPr>
        <w:pStyle w:val="EndNoteBibliography"/>
        <w:spacing w:after="0"/>
        <w:ind w:left="720" w:hanging="720"/>
        <w:rPr>
          <w:noProof/>
        </w:rPr>
      </w:pPr>
      <w:bookmarkStart w:id="144" w:name="_ENREF_75"/>
      <w:r w:rsidRPr="00604F54">
        <w:rPr>
          <w:noProof/>
        </w:rPr>
        <w:t>75.</w:t>
      </w:r>
      <w:r w:rsidRPr="00604F54">
        <w:rPr>
          <w:noProof/>
        </w:rPr>
        <w:tab/>
        <w:t xml:space="preserve">Khaled, K. and A. Sherik, </w:t>
      </w:r>
      <w:r w:rsidRPr="00604F54">
        <w:rPr>
          <w:i/>
          <w:noProof/>
        </w:rPr>
        <w:t>Using Neural Networks for Corrosion Inhibition Efficiency Prediction during Corrosion of Steel in Chloride Solutions</w:t>
      </w:r>
      <w:r w:rsidRPr="00604F54">
        <w:rPr>
          <w:noProof/>
        </w:rPr>
        <w:t>. Vol. 8. 2013. 9918-9935.</w:t>
      </w:r>
      <w:bookmarkEnd w:id="144"/>
    </w:p>
    <w:p w14:paraId="6B1B0D36" w14:textId="77777777" w:rsidR="00604F54" w:rsidRPr="00604F54" w:rsidRDefault="00604F54" w:rsidP="00604F54">
      <w:pPr>
        <w:pStyle w:val="EndNoteBibliography"/>
        <w:spacing w:after="0"/>
        <w:ind w:left="720" w:hanging="720"/>
        <w:rPr>
          <w:noProof/>
        </w:rPr>
      </w:pPr>
      <w:bookmarkStart w:id="145" w:name="_ENREF_76"/>
      <w:r w:rsidRPr="00604F54">
        <w:rPr>
          <w:noProof/>
        </w:rPr>
        <w:t>76.</w:t>
      </w:r>
      <w:r w:rsidRPr="00604F54">
        <w:rPr>
          <w:noProof/>
        </w:rPr>
        <w:tab/>
        <w:t xml:space="preserve">Díaz, V. and C. López, </w:t>
      </w:r>
      <w:r w:rsidRPr="00604F54">
        <w:rPr>
          <w:i/>
          <w:noProof/>
        </w:rPr>
        <w:t>Discovering key meteorological variables in atmospheric corrosion through an artificial neural network model.</w:t>
      </w:r>
      <w:r w:rsidRPr="00604F54">
        <w:rPr>
          <w:noProof/>
        </w:rPr>
        <w:t xml:space="preserve"> Corrosion Science, 2007. </w:t>
      </w:r>
      <w:r w:rsidRPr="00604F54">
        <w:rPr>
          <w:b/>
          <w:noProof/>
        </w:rPr>
        <w:t>49</w:t>
      </w:r>
      <w:r w:rsidRPr="00604F54">
        <w:rPr>
          <w:noProof/>
        </w:rPr>
        <w:t>(3): p. 949-962.</w:t>
      </w:r>
      <w:bookmarkEnd w:id="145"/>
    </w:p>
    <w:p w14:paraId="41B45773" w14:textId="77777777" w:rsidR="00604F54" w:rsidRPr="00604F54" w:rsidRDefault="00604F54" w:rsidP="00604F54">
      <w:pPr>
        <w:pStyle w:val="EndNoteBibliography"/>
        <w:spacing w:after="0"/>
        <w:ind w:left="720" w:hanging="720"/>
        <w:rPr>
          <w:noProof/>
        </w:rPr>
      </w:pPr>
      <w:bookmarkStart w:id="146" w:name="_ENREF_77"/>
      <w:r w:rsidRPr="00604F54">
        <w:rPr>
          <w:noProof/>
        </w:rPr>
        <w:t>77.</w:t>
      </w:r>
      <w:r w:rsidRPr="00604F54">
        <w:rPr>
          <w:noProof/>
        </w:rPr>
        <w:tab/>
        <w:t xml:space="preserve">Bassam, A., et al., </w:t>
      </w:r>
      <w:r w:rsidRPr="00604F54">
        <w:rPr>
          <w:i/>
          <w:noProof/>
        </w:rPr>
        <w:t>Artificial neural network for the evaluation of CO2 corrosion in a pipeline steel.</w:t>
      </w:r>
      <w:r w:rsidRPr="00604F54">
        <w:rPr>
          <w:noProof/>
        </w:rPr>
        <w:t xml:space="preserve"> Journal of Solid State Electrochemistry, 2008. </w:t>
      </w:r>
      <w:r w:rsidRPr="00604F54">
        <w:rPr>
          <w:b/>
          <w:noProof/>
        </w:rPr>
        <w:t>13</w:t>
      </w:r>
      <w:r w:rsidRPr="00604F54">
        <w:rPr>
          <w:noProof/>
        </w:rPr>
        <w:t>(5): p. 773-780.</w:t>
      </w:r>
      <w:bookmarkEnd w:id="146"/>
    </w:p>
    <w:p w14:paraId="1253946F" w14:textId="77777777" w:rsidR="00604F54" w:rsidRPr="00604F54" w:rsidRDefault="00604F54" w:rsidP="00604F54">
      <w:pPr>
        <w:pStyle w:val="EndNoteBibliography"/>
        <w:spacing w:after="0"/>
        <w:ind w:left="720" w:hanging="720"/>
        <w:rPr>
          <w:noProof/>
        </w:rPr>
      </w:pPr>
      <w:bookmarkStart w:id="147" w:name="_ENREF_78"/>
      <w:r w:rsidRPr="00604F54">
        <w:rPr>
          <w:noProof/>
        </w:rPr>
        <w:t>78.</w:t>
      </w:r>
      <w:r w:rsidRPr="00604F54">
        <w:rPr>
          <w:noProof/>
        </w:rPr>
        <w:tab/>
        <w:t xml:space="preserve">Colorado-Garrido, D., et al., </w:t>
      </w:r>
      <w:r w:rsidRPr="00604F54">
        <w:rPr>
          <w:i/>
          <w:noProof/>
        </w:rPr>
        <w:t>Neural networks for Nyquist plots prediction during corrosion inhibition of a pipeline steel.</w:t>
      </w:r>
      <w:r w:rsidRPr="00604F54">
        <w:rPr>
          <w:noProof/>
        </w:rPr>
        <w:t xml:space="preserve"> Journal of Solid State Electrochemistry, 2008. </w:t>
      </w:r>
      <w:r w:rsidRPr="00604F54">
        <w:rPr>
          <w:b/>
          <w:noProof/>
        </w:rPr>
        <w:t>13</w:t>
      </w:r>
      <w:r w:rsidRPr="00604F54">
        <w:rPr>
          <w:noProof/>
        </w:rPr>
        <w:t>(11): p. 1715-1722.</w:t>
      </w:r>
      <w:bookmarkEnd w:id="147"/>
    </w:p>
    <w:p w14:paraId="6C9C5FB3" w14:textId="77777777" w:rsidR="00604F54" w:rsidRPr="00604F54" w:rsidRDefault="00604F54" w:rsidP="00604F54">
      <w:pPr>
        <w:pStyle w:val="EndNoteBibliography"/>
        <w:spacing w:after="0"/>
        <w:ind w:left="720" w:hanging="720"/>
        <w:rPr>
          <w:noProof/>
        </w:rPr>
      </w:pPr>
      <w:bookmarkStart w:id="148" w:name="_ENREF_79"/>
      <w:r w:rsidRPr="00604F54">
        <w:rPr>
          <w:noProof/>
        </w:rPr>
        <w:t>79.</w:t>
      </w:r>
      <w:r w:rsidRPr="00604F54">
        <w:rPr>
          <w:noProof/>
        </w:rPr>
        <w:tab/>
        <w:t xml:space="preserve">M. Pourbaix, s., </w:t>
      </w:r>
      <w:r w:rsidRPr="00604F54">
        <w:rPr>
          <w:i/>
          <w:noProof/>
        </w:rPr>
        <w:t>International cooperation in the prevention of corrosion of materials.</w:t>
      </w:r>
      <w:r w:rsidRPr="00604F54">
        <w:rPr>
          <w:noProof/>
        </w:rPr>
        <w:t xml:space="preserve"> IX International Congress of Metallic Corrosion,  Florença, Itália, Anais, 1990.</w:t>
      </w:r>
      <w:bookmarkEnd w:id="148"/>
    </w:p>
    <w:p w14:paraId="1A839287" w14:textId="77777777" w:rsidR="00604F54" w:rsidRPr="00604F54" w:rsidRDefault="00604F54" w:rsidP="00604F54">
      <w:pPr>
        <w:pStyle w:val="EndNoteBibliography"/>
        <w:spacing w:after="0"/>
        <w:ind w:left="720" w:hanging="720"/>
        <w:rPr>
          <w:noProof/>
        </w:rPr>
      </w:pPr>
      <w:bookmarkStart w:id="149" w:name="_ENREF_80"/>
      <w:r w:rsidRPr="00604F54">
        <w:rPr>
          <w:noProof/>
        </w:rPr>
        <w:t>80.</w:t>
      </w:r>
      <w:r w:rsidRPr="00604F54">
        <w:rPr>
          <w:noProof/>
        </w:rPr>
        <w:tab/>
        <w:t xml:space="preserve">Gyurova, L.A. and K. Friedrich, </w:t>
      </w:r>
      <w:r w:rsidRPr="00604F54">
        <w:rPr>
          <w:i/>
          <w:noProof/>
        </w:rPr>
        <w:t>Artificial neural networks for predicting sliding friction and wear properties of polyphenylene sulfide composites.</w:t>
      </w:r>
      <w:r w:rsidRPr="00604F54">
        <w:rPr>
          <w:noProof/>
        </w:rPr>
        <w:t xml:space="preserve"> Tribology International, 2011. </w:t>
      </w:r>
      <w:r w:rsidRPr="00604F54">
        <w:rPr>
          <w:b/>
          <w:noProof/>
        </w:rPr>
        <w:t>44</w:t>
      </w:r>
      <w:r w:rsidRPr="00604F54">
        <w:rPr>
          <w:noProof/>
        </w:rPr>
        <w:t>(5): p. 603-609.</w:t>
      </w:r>
      <w:bookmarkEnd w:id="149"/>
    </w:p>
    <w:p w14:paraId="544328B0" w14:textId="77777777" w:rsidR="00604F54" w:rsidRPr="00604F54" w:rsidRDefault="00604F54" w:rsidP="00604F54">
      <w:pPr>
        <w:pStyle w:val="EndNoteBibliography"/>
        <w:spacing w:after="0"/>
        <w:ind w:left="720" w:hanging="720"/>
        <w:rPr>
          <w:noProof/>
        </w:rPr>
      </w:pPr>
      <w:bookmarkStart w:id="150" w:name="_ENREF_81"/>
      <w:r w:rsidRPr="00604F54">
        <w:rPr>
          <w:noProof/>
        </w:rPr>
        <w:t>81.</w:t>
      </w:r>
      <w:r w:rsidRPr="00604F54">
        <w:rPr>
          <w:noProof/>
        </w:rPr>
        <w:tab/>
        <w:t xml:space="preserve">Jain, A., et al., </w:t>
      </w:r>
      <w:r w:rsidRPr="00604F54">
        <w:rPr>
          <w:i/>
          <w:noProof/>
        </w:rPr>
        <w:t>Commentary: The Materials Project: A materials genome approach to accelerating materials innovation.</w:t>
      </w:r>
      <w:r w:rsidRPr="00604F54">
        <w:rPr>
          <w:noProof/>
        </w:rPr>
        <w:t xml:space="preserve"> APL Materials, 2013. </w:t>
      </w:r>
      <w:r w:rsidRPr="00604F54">
        <w:rPr>
          <w:b/>
          <w:noProof/>
        </w:rPr>
        <w:t>1</w:t>
      </w:r>
      <w:r w:rsidRPr="00604F54">
        <w:rPr>
          <w:noProof/>
        </w:rPr>
        <w:t>(1): p. 011002.</w:t>
      </w:r>
      <w:bookmarkEnd w:id="150"/>
    </w:p>
    <w:p w14:paraId="60761D36" w14:textId="77777777" w:rsidR="00604F54" w:rsidRPr="00604F54" w:rsidRDefault="00604F54" w:rsidP="00604F54">
      <w:pPr>
        <w:pStyle w:val="EndNoteBibliography"/>
        <w:spacing w:after="0"/>
        <w:ind w:left="720" w:hanging="720"/>
        <w:rPr>
          <w:noProof/>
        </w:rPr>
      </w:pPr>
      <w:bookmarkStart w:id="151" w:name="_ENREF_82"/>
      <w:r w:rsidRPr="00604F54">
        <w:rPr>
          <w:noProof/>
        </w:rPr>
        <w:t>82.</w:t>
      </w:r>
      <w:r w:rsidRPr="00604F54">
        <w:rPr>
          <w:noProof/>
        </w:rPr>
        <w:tab/>
        <w:t xml:space="preserve">de Jong, M., et al., </w:t>
      </w:r>
      <w:r w:rsidRPr="00604F54">
        <w:rPr>
          <w:i/>
          <w:noProof/>
        </w:rPr>
        <w:t>A Statistical Learning Framework for Materials Science: Application to Elastic Moduli of k-nary Inorganic Polycrystalline Compounds.</w:t>
      </w:r>
      <w:r w:rsidRPr="00604F54">
        <w:rPr>
          <w:noProof/>
        </w:rPr>
        <w:t xml:space="preserve"> 2016.</w:t>
      </w:r>
      <w:bookmarkEnd w:id="151"/>
    </w:p>
    <w:p w14:paraId="1BBDF8DE" w14:textId="77777777" w:rsidR="00604F54" w:rsidRPr="00604F54" w:rsidRDefault="00604F54" w:rsidP="00604F54">
      <w:pPr>
        <w:pStyle w:val="EndNoteBibliography"/>
        <w:spacing w:after="0"/>
        <w:ind w:left="720" w:hanging="720"/>
        <w:rPr>
          <w:noProof/>
        </w:rPr>
      </w:pPr>
      <w:bookmarkStart w:id="152" w:name="_ENREF_83"/>
      <w:r w:rsidRPr="00604F54">
        <w:rPr>
          <w:noProof/>
        </w:rPr>
        <w:t>83.</w:t>
      </w:r>
      <w:r w:rsidRPr="00604F54">
        <w:rPr>
          <w:noProof/>
        </w:rPr>
        <w:tab/>
        <w:t xml:space="preserve">Kohli, A. and U.S. Dixit, </w:t>
      </w:r>
      <w:r w:rsidRPr="00604F54">
        <w:rPr>
          <w:i/>
          <w:noProof/>
        </w:rPr>
        <w:t>A neural-network-based methodology for the prediction of surface roughness in a turning process.</w:t>
      </w:r>
      <w:r w:rsidRPr="00604F54">
        <w:rPr>
          <w:noProof/>
        </w:rPr>
        <w:t xml:space="preserve"> The International Journal of Advanced Manufacturing Technology, 2004. </w:t>
      </w:r>
      <w:r w:rsidRPr="00604F54">
        <w:rPr>
          <w:b/>
          <w:noProof/>
        </w:rPr>
        <w:t>25</w:t>
      </w:r>
      <w:r w:rsidRPr="00604F54">
        <w:rPr>
          <w:noProof/>
        </w:rPr>
        <w:t>(1-2): p. 118-129.</w:t>
      </w:r>
      <w:bookmarkEnd w:id="152"/>
    </w:p>
    <w:p w14:paraId="023F1281" w14:textId="77777777" w:rsidR="00604F54" w:rsidRPr="00604F54" w:rsidRDefault="00604F54" w:rsidP="00604F54">
      <w:pPr>
        <w:pStyle w:val="EndNoteBibliography"/>
        <w:spacing w:after="0"/>
        <w:ind w:left="720" w:hanging="720"/>
        <w:rPr>
          <w:noProof/>
        </w:rPr>
      </w:pPr>
      <w:bookmarkStart w:id="153" w:name="_ENREF_84"/>
      <w:r w:rsidRPr="00604F54">
        <w:rPr>
          <w:noProof/>
        </w:rPr>
        <w:lastRenderedPageBreak/>
        <w:t>84.</w:t>
      </w:r>
      <w:r w:rsidRPr="00604F54">
        <w:rPr>
          <w:noProof/>
        </w:rPr>
        <w:tab/>
        <w:t xml:space="preserve">Koker, R., N. Altinkok, and A. Demir, </w:t>
      </w:r>
      <w:r w:rsidRPr="00604F54">
        <w:rPr>
          <w:i/>
          <w:noProof/>
        </w:rPr>
        <w:t>Neural network based prediction of mechanical properties of particulate reinforced metal matrix composites using various training algorithms.</w:t>
      </w:r>
      <w:r w:rsidRPr="00604F54">
        <w:rPr>
          <w:noProof/>
        </w:rPr>
        <w:t xml:space="preserve"> Materials &amp; Design, 2007. </w:t>
      </w:r>
      <w:r w:rsidRPr="00604F54">
        <w:rPr>
          <w:b/>
          <w:noProof/>
        </w:rPr>
        <w:t>28</w:t>
      </w:r>
      <w:r w:rsidRPr="00604F54">
        <w:rPr>
          <w:noProof/>
        </w:rPr>
        <w:t>(2): p. 616-627.</w:t>
      </w:r>
      <w:bookmarkEnd w:id="153"/>
    </w:p>
    <w:p w14:paraId="02B7D6A5" w14:textId="77777777" w:rsidR="00604F54" w:rsidRPr="00604F54" w:rsidRDefault="00604F54" w:rsidP="00604F54">
      <w:pPr>
        <w:pStyle w:val="EndNoteBibliography"/>
        <w:ind w:left="720" w:hanging="720"/>
        <w:rPr>
          <w:noProof/>
        </w:rPr>
      </w:pPr>
      <w:bookmarkStart w:id="154" w:name="_ENREF_85"/>
      <w:r w:rsidRPr="00604F54">
        <w:rPr>
          <w:noProof/>
        </w:rPr>
        <w:t>85.</w:t>
      </w:r>
      <w:r w:rsidRPr="00604F54">
        <w:rPr>
          <w:noProof/>
        </w:rPr>
        <w:tab/>
      </w:r>
      <w:r w:rsidRPr="00604F54">
        <w:rPr>
          <w:i/>
          <w:noProof/>
        </w:rPr>
        <w:t>A Vision of Materials Science in the Year 2020.</w:t>
      </w:r>
      <w:r w:rsidRPr="00604F54">
        <w:rPr>
          <w:noProof/>
        </w:rPr>
        <w:t xml:space="preserve"> Excerpts from the 2020 NIMS Policy Paper, Independent Administrative Institution National Institute for Materials Science, June 2007.</w:t>
      </w:r>
      <w:bookmarkEnd w:id="154"/>
    </w:p>
    <w:p w14:paraId="5878C9FF" w14:textId="1F46FE89" w:rsidR="00CF1552" w:rsidRPr="0096510F" w:rsidRDefault="00205DC2" w:rsidP="00E0463D">
      <w:pPr>
        <w:widowControl w:val="0"/>
        <w:jc w:val="both"/>
        <w:rPr>
          <w:rFonts w:ascii="Times New Roman" w:hAnsi="Times New Roman" w:cs="Times New Roman"/>
          <w:sz w:val="24"/>
          <w:szCs w:val="24"/>
        </w:rPr>
      </w:pPr>
      <w:r>
        <w:rPr>
          <w:rFonts w:ascii="Times New Roman" w:hAnsi="Times New Roman" w:cs="Times New Roman"/>
          <w:bCs/>
          <w:sz w:val="24"/>
          <w:szCs w:val="24"/>
        </w:rPr>
        <w:fldChar w:fldCharType="end"/>
      </w:r>
    </w:p>
    <w:sectPr w:rsidR="00CF1552" w:rsidRPr="0096510F" w:rsidSect="00633D71">
      <w:pgSz w:w="16983" w:h="15840" w:orient="landscape"/>
      <w:pgMar w:top="1440" w:right="6183"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9" w:author="Jason Ove" w:date="2019-07-22T21:29:00Z" w:initials="OJ">
    <w:p w14:paraId="6B0BFF12" w14:textId="2EBA2898" w:rsidR="00471E4C" w:rsidRDefault="00471E4C" w:rsidP="00A476A7">
      <w:pPr>
        <w:pStyle w:val="a4"/>
      </w:pPr>
      <w:r>
        <w:rPr>
          <w:rStyle w:val="a6"/>
        </w:rPr>
        <w:annotationRef/>
      </w:r>
      <w:r>
        <w:rPr>
          <w:rFonts w:hint="eastAsia"/>
        </w:rPr>
        <w:t>d</w:t>
      </w:r>
      <w:r>
        <w:t>elete this figure because it is very similar with some figures displayed in other articles and webs. So, there are no outstanding features contained in this fig.</w:t>
      </w:r>
    </w:p>
    <w:p w14:paraId="4E9E8A12" w14:textId="77777777" w:rsidR="00471E4C" w:rsidRDefault="00471E4C" w:rsidP="00A476A7">
      <w:pPr>
        <w:pStyle w:val="a4"/>
      </w:pPr>
      <w:r>
        <w:t>Instead, we are going to make a table to demonstrate the properties of each type of NN (activation function, loss function, feedforward/</w:t>
      </w:r>
      <w:proofErr w:type="spellStart"/>
      <w:r>
        <w:t>feedbackward</w:t>
      </w:r>
      <w:proofErr w:type="spellEnd"/>
      <w:r>
        <w:t xml:space="preserve"> …)</w:t>
      </w:r>
    </w:p>
    <w:p w14:paraId="25E268EA" w14:textId="6D1E1C7A" w:rsidR="00471E4C" w:rsidRDefault="00471E4C" w:rsidP="00A476A7">
      <w:pPr>
        <w:pStyle w:val="a4"/>
      </w:pPr>
      <w:r>
        <w:t xml:space="preserve">I will make a template of the table as sufficient as possible for u to fill in the content </w:t>
      </w:r>
      <w:proofErr w:type="gramStart"/>
      <w:r>
        <w:t>later( in</w:t>
      </w:r>
      <w:proofErr w:type="gramEnd"/>
      <w:r>
        <w:t xml:space="preserve"> excel format)</w:t>
      </w:r>
    </w:p>
  </w:comment>
  <w:comment w:id="33" w:author="SHI" w:date="2019-07-30T17:18:00Z" w:initials="S">
    <w:p w14:paraId="72C8D682" w14:textId="5BD0420F" w:rsidR="00471E4C" w:rsidRDefault="00471E4C">
      <w:pPr>
        <w:pStyle w:val="a4"/>
      </w:pPr>
      <w:r>
        <w:rPr>
          <w:rStyle w:val="a6"/>
        </w:rPr>
        <w:annotationRef/>
      </w:r>
      <w:r>
        <w:t xml:space="preserve">To </w:t>
      </w:r>
      <w:proofErr w:type="spellStart"/>
      <w:r>
        <w:t>phyu</w:t>
      </w:r>
      <w:proofErr w:type="spellEnd"/>
      <w:r>
        <w:t>: confirm the reference and change the noun as a kind of equipment. If it is not an equipment, delete it.</w:t>
      </w:r>
    </w:p>
  </w:comment>
  <w:comment w:id="31" w:author="Jason Ove" w:date="2019-07-30T12:54:00Z" w:initials="JO">
    <w:p w14:paraId="674B231F" w14:textId="0B4E06B8" w:rsidR="00471E4C" w:rsidRDefault="00471E4C">
      <w:pPr>
        <w:pStyle w:val="a4"/>
      </w:pPr>
      <w:r>
        <w:rPr>
          <w:rStyle w:val="a6"/>
        </w:rPr>
        <w:annotationRef/>
      </w:r>
      <w:r>
        <w:t>Really confusing…</w:t>
      </w:r>
    </w:p>
    <w:p w14:paraId="6D2B838A" w14:textId="77777777" w:rsidR="00471E4C" w:rsidRPr="001226D2" w:rsidRDefault="00471E4C">
      <w:pPr>
        <w:pStyle w:val="a4"/>
      </w:pPr>
    </w:p>
    <w:p w14:paraId="779F6503" w14:textId="6D179AAA" w:rsidR="00471E4C" w:rsidRDefault="00471E4C">
      <w:pPr>
        <w:pStyle w:val="a4"/>
      </w:pPr>
      <w:r>
        <w:rPr>
          <w:rFonts w:hint="eastAsia"/>
        </w:rPr>
        <w:t>先说大面上的各行业，再说</w:t>
      </w:r>
      <w:proofErr w:type="gramStart"/>
      <w:r>
        <w:rPr>
          <w:rFonts w:hint="eastAsia"/>
        </w:rPr>
        <w:t>各个实际</w:t>
      </w:r>
      <w:proofErr w:type="gramEnd"/>
      <w:r>
        <w:rPr>
          <w:rFonts w:hint="eastAsia"/>
        </w:rPr>
        <w:t>的部件，后面说的失效模式，及腐蚀的环境（这个有点牵强，和前面不并列）</w:t>
      </w:r>
    </w:p>
  </w:comment>
  <w:comment w:id="36" w:author="SHI" w:date="2019-07-30T11:41:00Z" w:initials="S">
    <w:p w14:paraId="2348A091" w14:textId="6A89A780" w:rsidR="00471E4C" w:rsidRDefault="00471E4C">
      <w:pPr>
        <w:pStyle w:val="a4"/>
      </w:pPr>
      <w:r>
        <w:rPr>
          <w:rStyle w:val="a6"/>
        </w:rPr>
        <w:annotationRef/>
      </w:r>
      <w:r>
        <w:rPr>
          <w:rFonts w:hint="eastAsia"/>
        </w:rPr>
        <w:t xml:space="preserve">To </w:t>
      </w:r>
      <w:proofErr w:type="spellStart"/>
      <w:r>
        <w:rPr>
          <w:rFonts w:hint="eastAsia"/>
        </w:rPr>
        <w:t>ove</w:t>
      </w:r>
      <w:proofErr w:type="spellEnd"/>
      <w:r>
        <w:rPr>
          <w:rFonts w:hint="eastAsia"/>
        </w:rPr>
        <w:t xml:space="preserve">: </w:t>
      </w:r>
      <w:r>
        <w:rPr>
          <w:rFonts w:hint="eastAsia"/>
        </w:rPr>
        <w:t>可以采取横向的表，这样会好看很多</w:t>
      </w:r>
    </w:p>
  </w:comment>
  <w:comment w:id="37" w:author="SHI" w:date="2019-07-29T23:02:00Z" w:initials="S">
    <w:p w14:paraId="24CEB0E5" w14:textId="5EE0EAED" w:rsidR="00471E4C" w:rsidRDefault="00471E4C">
      <w:pPr>
        <w:pStyle w:val="a4"/>
      </w:pPr>
      <w:r>
        <w:rPr>
          <w:rStyle w:val="a6"/>
        </w:rPr>
        <w:annotationRef/>
      </w:r>
      <w:r>
        <w:t>W</w:t>
      </w:r>
      <w:r>
        <w:rPr>
          <w:rFonts w:hint="eastAsia"/>
        </w:rPr>
        <w:t>hy the two rows have different number of columns?</w:t>
      </w:r>
    </w:p>
  </w:comment>
  <w:comment w:id="40" w:author="SHI" w:date="2019-07-29T23:03:00Z" w:initials="S">
    <w:p w14:paraId="4F6DD7DF" w14:textId="35ED8CCD" w:rsidR="00471E4C" w:rsidRDefault="00471E4C">
      <w:pPr>
        <w:pStyle w:val="a4"/>
      </w:pPr>
      <w:r>
        <w:rPr>
          <w:rStyle w:val="a6"/>
        </w:rPr>
        <w:annotationRef/>
      </w:r>
      <w:r>
        <w:rPr>
          <w:rFonts w:hint="eastAsia"/>
        </w:rPr>
        <w:t>?</w:t>
      </w:r>
    </w:p>
  </w:comment>
  <w:comment w:id="44" w:author="Thike" w:date="2019-07-30T11:42:00Z" w:initials="T">
    <w:p w14:paraId="0B514D2F" w14:textId="68191880" w:rsidR="00471E4C" w:rsidRDefault="00471E4C">
      <w:pPr>
        <w:pStyle w:val="a4"/>
        <w:rPr>
          <w:rFonts w:ascii="AdvGulliv-I" w:hAnsi="AdvGulliv-I" w:hint="eastAsia"/>
          <w:color w:val="000000"/>
          <w:sz w:val="16"/>
          <w:szCs w:val="16"/>
        </w:rPr>
      </w:pPr>
      <w:r>
        <w:rPr>
          <w:rStyle w:val="a6"/>
        </w:rPr>
        <w:annotationRef/>
      </w:r>
      <w:r>
        <w:rPr>
          <w:rFonts w:ascii="AdvGulliv-I" w:hAnsi="AdvGulliv-I" w:hint="eastAsia"/>
          <w:color w:val="000000"/>
          <w:sz w:val="16"/>
          <w:szCs w:val="16"/>
        </w:rPr>
        <w:t>I</w:t>
      </w:r>
      <w:r>
        <w:rPr>
          <w:rFonts w:ascii="AdvGulliv-I" w:hAnsi="AdvGulliv-I"/>
          <w:color w:val="000000"/>
          <w:sz w:val="16"/>
          <w:szCs w:val="16"/>
        </w:rPr>
        <w:t xml:space="preserve">n this paper, </w:t>
      </w:r>
      <w:r w:rsidRPr="004F378F">
        <w:rPr>
          <w:rFonts w:ascii="AdvGulliv-I" w:hAnsi="AdvGulliv-I"/>
          <w:color w:val="000000"/>
          <w:sz w:val="16"/>
          <w:szCs w:val="16"/>
        </w:rPr>
        <w:t>chloride ion</w:t>
      </w:r>
      <w:r>
        <w:rPr>
          <w:rFonts w:ascii="AdvGulliv-I" w:hAnsi="AdvGulliv-I"/>
          <w:color w:val="000000"/>
          <w:sz w:val="16"/>
          <w:szCs w:val="16"/>
        </w:rPr>
        <w:t xml:space="preserve"> was described as NaCl. </w:t>
      </w:r>
      <w:r>
        <w:rPr>
          <w:rFonts w:ascii="AdvGulliv-I" w:hAnsi="AdvGulliv-I" w:hint="eastAsia"/>
          <w:color w:val="000000"/>
          <w:sz w:val="16"/>
          <w:szCs w:val="16"/>
        </w:rPr>
        <w:t>I</w:t>
      </w:r>
      <w:r>
        <w:rPr>
          <w:rFonts w:ascii="AdvGulliv-I" w:hAnsi="AdvGulliv-I"/>
          <w:color w:val="000000"/>
          <w:sz w:val="16"/>
          <w:szCs w:val="16"/>
        </w:rPr>
        <w:t>s it possible?</w:t>
      </w:r>
    </w:p>
    <w:p w14:paraId="234B28CF" w14:textId="54A88549" w:rsidR="00471E4C" w:rsidRDefault="00471E4C">
      <w:pPr>
        <w:pStyle w:val="a4"/>
      </w:pPr>
      <w:r>
        <w:rPr>
          <w:rFonts w:ascii="AdvGulliv-I" w:hAnsi="AdvGulliv-I" w:hint="eastAsia"/>
          <w:color w:val="000000"/>
          <w:sz w:val="16"/>
          <w:szCs w:val="16"/>
        </w:rPr>
        <w:t xml:space="preserve">Ove can confirm it? </w:t>
      </w:r>
    </w:p>
  </w:comment>
  <w:comment w:id="45" w:author="Jason Ove" w:date="2019-07-30T18:04:00Z" w:initials="JO">
    <w:p w14:paraId="11B03CF2" w14:textId="77777777" w:rsidR="00471E4C" w:rsidRDefault="00471E4C">
      <w:pPr>
        <w:pStyle w:val="a4"/>
        <w:rPr>
          <w:rFonts w:ascii="AdvGulliv-I" w:hAnsi="AdvGulliv-I" w:hint="eastAsia"/>
          <w:color w:val="000000"/>
          <w:sz w:val="16"/>
          <w:szCs w:val="16"/>
          <w:vertAlign w:val="superscript"/>
        </w:rPr>
      </w:pPr>
      <w:r>
        <w:rPr>
          <w:rStyle w:val="a6"/>
        </w:rPr>
        <w:annotationRef/>
      </w:r>
      <w:r w:rsidRPr="004F378F">
        <w:rPr>
          <w:rFonts w:ascii="AdvGulliv-I" w:hAnsi="AdvGulliv-I"/>
          <w:color w:val="000000"/>
          <w:sz w:val="16"/>
          <w:szCs w:val="16"/>
        </w:rPr>
        <w:t>chloride ion</w:t>
      </w:r>
      <w:r>
        <w:rPr>
          <w:rFonts w:ascii="AdvGulliv-I" w:hAnsi="AdvGulliv-I"/>
          <w:color w:val="000000"/>
          <w:sz w:val="16"/>
          <w:szCs w:val="16"/>
        </w:rPr>
        <w:t xml:space="preserve"> is Cl</w:t>
      </w:r>
      <w:r w:rsidRPr="00190DA4">
        <w:rPr>
          <w:rFonts w:ascii="AdvGulliv-I" w:hAnsi="AdvGulliv-I"/>
          <w:color w:val="000000"/>
          <w:sz w:val="16"/>
          <w:szCs w:val="16"/>
          <w:vertAlign w:val="superscript"/>
        </w:rPr>
        <w:t>-</w:t>
      </w:r>
    </w:p>
    <w:p w14:paraId="22558D87" w14:textId="24728D8B" w:rsidR="00471E4C" w:rsidRPr="00190DA4" w:rsidRDefault="00471E4C">
      <w:pPr>
        <w:pStyle w:val="a4"/>
      </w:pPr>
      <w:r>
        <w:rPr>
          <w:rFonts w:ascii="AdvGulliv-I" w:hAnsi="AdvGulliv-I"/>
          <w:color w:val="000000"/>
          <w:sz w:val="16"/>
          <w:szCs w:val="16"/>
        </w:rPr>
        <w:t>Sodium chloride is NaCl</w:t>
      </w:r>
    </w:p>
  </w:comment>
  <w:comment w:id="48" w:author="SHI" w:date="2019-07-29T23:03:00Z" w:initials="S">
    <w:p w14:paraId="72E23F8D" w14:textId="426A93F9" w:rsidR="00471E4C" w:rsidRDefault="00471E4C">
      <w:pPr>
        <w:pStyle w:val="a4"/>
      </w:pPr>
      <w:r>
        <w:rPr>
          <w:rStyle w:val="a6"/>
        </w:rPr>
        <w:annotationRef/>
      </w:r>
      <w:r>
        <w:rPr>
          <w:rFonts w:hint="eastAsia"/>
        </w:rPr>
        <w:t>?</w:t>
      </w:r>
    </w:p>
  </w:comment>
  <w:comment w:id="50" w:author="SHI" w:date="2019-07-29T23:00:00Z" w:initials="S">
    <w:p w14:paraId="2DE4C2EF" w14:textId="0E54913E" w:rsidR="00471E4C" w:rsidRDefault="00471E4C">
      <w:pPr>
        <w:pStyle w:val="a4"/>
      </w:pPr>
      <w:r>
        <w:rPr>
          <w:rStyle w:val="a6"/>
        </w:rPr>
        <w:annotationRef/>
      </w:r>
      <w:proofErr w:type="spellStart"/>
      <w:r>
        <w:rPr>
          <w:rFonts w:hint="eastAsia"/>
        </w:rPr>
        <w:t>Plz</w:t>
      </w:r>
      <w:proofErr w:type="spellEnd"/>
      <w:r>
        <w:rPr>
          <w:rFonts w:hint="eastAsia"/>
        </w:rPr>
        <w:t xml:space="preserve"> confirm it</w:t>
      </w:r>
    </w:p>
  </w:comment>
  <w:comment w:id="51" w:author="Thike" w:date="2019-07-30T12:35:00Z" w:initials="T">
    <w:p w14:paraId="769CBE82" w14:textId="77777777" w:rsidR="00471E4C" w:rsidRDefault="00471E4C">
      <w:pPr>
        <w:pStyle w:val="a4"/>
      </w:pPr>
      <w:r>
        <w:rPr>
          <w:rStyle w:val="a6"/>
        </w:rPr>
        <w:annotationRef/>
      </w:r>
      <w:hyperlink r:id="rId1" w:history="1">
        <w:r>
          <w:rPr>
            <w:rStyle w:val="a9"/>
          </w:rPr>
          <w:t>https://en.wikipedia.org/wiki/Flow_stress</w:t>
        </w:r>
      </w:hyperlink>
    </w:p>
    <w:p w14:paraId="0330D5DD" w14:textId="1645A0CC" w:rsidR="00471E4C" w:rsidRDefault="00471E4C">
      <w:pPr>
        <w:pStyle w:val="a4"/>
      </w:pPr>
      <w:r>
        <w:t xml:space="preserve">I think flow stress is mechanical property </w:t>
      </w:r>
    </w:p>
    <w:p w14:paraId="119CF897" w14:textId="77777777" w:rsidR="00471E4C" w:rsidRDefault="00471E4C">
      <w:pPr>
        <w:pStyle w:val="a4"/>
      </w:pPr>
    </w:p>
    <w:p w14:paraId="55478D82" w14:textId="331D27C8" w:rsidR="00471E4C" w:rsidRDefault="00471E4C">
      <w:pPr>
        <w:pStyle w:val="a4"/>
      </w:pPr>
      <w:r>
        <w:rPr>
          <w:rFonts w:hint="eastAsia"/>
        </w:rPr>
        <w:t xml:space="preserve">To </w:t>
      </w:r>
      <w:proofErr w:type="spellStart"/>
      <w:r>
        <w:rPr>
          <w:rFonts w:hint="eastAsia"/>
        </w:rPr>
        <w:t>ove</w:t>
      </w:r>
      <w:proofErr w:type="spellEnd"/>
      <w:r>
        <w:rPr>
          <w:rFonts w:hint="eastAsia"/>
        </w:rPr>
        <w:t>: you are the expert of materials science, I think you can revise it directly.</w:t>
      </w:r>
    </w:p>
  </w:comment>
  <w:comment w:id="58" w:author="SHI" w:date="2019-07-30T17:23:00Z" w:initials="S">
    <w:p w14:paraId="0D009E7D" w14:textId="6F05A229" w:rsidR="00471E4C" w:rsidRDefault="00471E4C" w:rsidP="00BB39E2">
      <w:pPr>
        <w:pStyle w:val="a4"/>
        <w:numPr>
          <w:ilvl w:val="0"/>
          <w:numId w:val="8"/>
        </w:numPr>
      </w:pPr>
      <w:r>
        <w:rPr>
          <w:rStyle w:val="a6"/>
        </w:rPr>
        <w:annotationRef/>
      </w:r>
      <w:r>
        <w:t xml:space="preserve">Why there is </w:t>
      </w:r>
      <w:proofErr w:type="gramStart"/>
      <w:r>
        <w:t>a ,</w:t>
      </w:r>
      <w:proofErr w:type="gramEnd"/>
      <w:r>
        <w:t xml:space="preserve"> after et al. the grammar is correct?</w:t>
      </w:r>
    </w:p>
    <w:p w14:paraId="3405C382" w14:textId="0CA0CB56" w:rsidR="00471E4C" w:rsidRDefault="00471E4C" w:rsidP="00BB39E2">
      <w:pPr>
        <w:pStyle w:val="a4"/>
        <w:numPr>
          <w:ilvl w:val="0"/>
          <w:numId w:val="8"/>
        </w:numPr>
      </w:pPr>
      <w:r>
        <w:t>.add reference number [*]</w:t>
      </w:r>
    </w:p>
  </w:comment>
  <w:comment w:id="59" w:author="Thike" w:date="2019-07-03T18:09:00Z" w:initials="T">
    <w:p w14:paraId="6EEF2244" w14:textId="52BED9B2" w:rsidR="00471E4C" w:rsidRDefault="00471E4C">
      <w:pPr>
        <w:pStyle w:val="a4"/>
      </w:pPr>
      <w:r>
        <w:rPr>
          <w:rStyle w:val="a6"/>
        </w:rPr>
        <w:annotationRef/>
      </w:r>
      <w:r>
        <w:t xml:space="preserve">Pls </w:t>
      </w:r>
      <w:proofErr w:type="spellStart"/>
      <w:r>
        <w:t>chk</w:t>
      </w:r>
      <w:proofErr w:type="spellEnd"/>
      <w:r>
        <w:t xml:space="preserve"> reference and confirm it</w:t>
      </w:r>
    </w:p>
  </w:comment>
  <w:comment w:id="64" w:author="Thike" w:date="2019-07-04T18:12:00Z" w:initials="T">
    <w:p w14:paraId="4A7A43BA" w14:textId="77777777" w:rsidR="00471E4C" w:rsidRDefault="00471E4C" w:rsidP="00A6255F">
      <w:pPr>
        <w:pStyle w:val="a4"/>
      </w:pPr>
      <w:r>
        <w:rPr>
          <w:rStyle w:val="a6"/>
        </w:rPr>
        <w:annotationRef/>
      </w:r>
      <w:r>
        <w:t>Is there any abbreviation for them? If so, could u please mention?</w:t>
      </w:r>
    </w:p>
  </w:comment>
  <w:comment w:id="65" w:author="Thike" w:date="2019-07-06T05:32:00Z" w:initials="T">
    <w:p w14:paraId="5CD6D6C6" w14:textId="51CCB9E6" w:rsidR="00471E4C" w:rsidRDefault="00471E4C">
      <w:pPr>
        <w:pStyle w:val="a4"/>
      </w:pPr>
      <w:r>
        <w:rPr>
          <w:rStyle w:val="a6"/>
        </w:rPr>
        <w:annotationRef/>
      </w:r>
      <w:r>
        <w:t>???</w:t>
      </w:r>
    </w:p>
  </w:comment>
  <w:comment w:id="66" w:author="Thike" w:date="2019-07-06T05:33:00Z" w:initials="T">
    <w:p w14:paraId="02240D10" w14:textId="3635DC28" w:rsidR="00471E4C" w:rsidRDefault="00471E4C">
      <w:pPr>
        <w:pStyle w:val="a4"/>
      </w:pPr>
      <w:r>
        <w:rPr>
          <w:rStyle w:val="a6"/>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5E268EA" w15:done="0"/>
  <w15:commentEx w15:paraId="72C8D682" w15:done="0"/>
  <w15:commentEx w15:paraId="779F6503" w15:done="0"/>
  <w15:commentEx w15:paraId="2348A091" w15:done="0"/>
  <w15:commentEx w15:paraId="24CEB0E5" w15:done="0"/>
  <w15:commentEx w15:paraId="4F6DD7DF" w15:done="0"/>
  <w15:commentEx w15:paraId="234B28CF" w15:done="0"/>
  <w15:commentEx w15:paraId="22558D87" w15:paraIdParent="234B28CF" w15:done="0"/>
  <w15:commentEx w15:paraId="72E23F8D" w15:done="0"/>
  <w15:commentEx w15:paraId="2DE4C2EF" w15:done="0"/>
  <w15:commentEx w15:paraId="55478D82" w15:done="0"/>
  <w15:commentEx w15:paraId="3405C382" w15:done="0"/>
  <w15:commentEx w15:paraId="6EEF2244" w15:done="0"/>
  <w15:commentEx w15:paraId="4A7A43BA" w15:done="0"/>
  <w15:commentEx w15:paraId="5CD6D6C6" w15:done="0"/>
  <w15:commentEx w15:paraId="02240D1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E268EA" w16cid:durableId="20E0A91E"/>
  <w16cid:commentId w16cid:paraId="72C8D682" w16cid:durableId="20EB04C9"/>
  <w16cid:commentId w16cid:paraId="779F6503" w16cid:durableId="20EB04CA"/>
  <w16cid:commentId w16cid:paraId="2348A091" w16cid:durableId="20EB04CB"/>
  <w16cid:commentId w16cid:paraId="24CEB0E5" w16cid:durableId="20EB04CC"/>
  <w16cid:commentId w16cid:paraId="4F6DD7DF" w16cid:durableId="20EB04CD"/>
  <w16cid:commentId w16cid:paraId="234B28CF" w16cid:durableId="20EB04CE"/>
  <w16cid:commentId w16cid:paraId="22558D87" w16cid:durableId="20EB053B"/>
  <w16cid:commentId w16cid:paraId="72E23F8D" w16cid:durableId="20EB04CF"/>
  <w16cid:commentId w16cid:paraId="2DE4C2EF" w16cid:durableId="20EB04D0"/>
  <w16cid:commentId w16cid:paraId="55478D82" w16cid:durableId="20EB04D1"/>
  <w16cid:commentId w16cid:paraId="3405C382" w16cid:durableId="20EB04D2"/>
  <w16cid:commentId w16cid:paraId="6EEF2244" w16cid:durableId="20C76DDC"/>
  <w16cid:commentId w16cid:paraId="4A7A43BA" w16cid:durableId="20C9A4D3"/>
  <w16cid:commentId w16cid:paraId="5CD6D6C6" w16cid:durableId="20CAB107"/>
  <w16cid:commentId w16cid:paraId="02240D10" w16cid:durableId="20CAB13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AD3127" w14:textId="77777777" w:rsidR="00471E4C" w:rsidRDefault="00471E4C" w:rsidP="00CD3778">
      <w:pPr>
        <w:spacing w:after="0" w:line="240" w:lineRule="auto"/>
      </w:pPr>
      <w:r>
        <w:separator/>
      </w:r>
    </w:p>
  </w:endnote>
  <w:endnote w:type="continuationSeparator" w:id="0">
    <w:p w14:paraId="7D76E754" w14:textId="77777777" w:rsidR="00471E4C" w:rsidRDefault="00471E4C" w:rsidP="00CD37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imes-Roman">
    <w:altName w:val="Times New Roman"/>
    <w:panose1 w:val="00000000000000000000"/>
    <w:charset w:val="00"/>
    <w:family w:val="roman"/>
    <w:notTrueType/>
    <w:pitch w:val="default"/>
  </w:font>
  <w:font w:name="AdvGulliv-I">
    <w:altName w:val="Cambria"/>
    <w:panose1 w:val="00000000000000000000"/>
    <w:charset w:val="00"/>
    <w:family w:val="roman"/>
    <w:notTrueType/>
    <w:pitch w:val="default"/>
  </w:font>
  <w:font w:name="AdvGulliv-R">
    <w:altName w:val="Cambria"/>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inion-Regular">
    <w:altName w:val="Cambria"/>
    <w:panose1 w:val="00000000000000000000"/>
    <w:charset w:val="00"/>
    <w:family w:val="roman"/>
    <w:notTrueType/>
    <w:pitch w:val="default"/>
  </w:font>
  <w:font w:name="Myanmar Text">
    <w:altName w:val="Arial Unicode MS"/>
    <w:panose1 w:val="020B0502040204020203"/>
    <w:charset w:val="00"/>
    <w:family w:val="swiss"/>
    <w:pitch w:val="variable"/>
    <w:sig w:usb0="80000003" w:usb1="00000000" w:usb2="00000400" w:usb3="00000000" w:csb0="00000001" w:csb1="00000000"/>
  </w:font>
  <w:font w:name="TimesNewRomanPSMT">
    <w:altName w:val="Times New Roman"/>
    <w:panose1 w:val="00000000000000000000"/>
    <w:charset w:val="00"/>
    <w:family w:val="roman"/>
    <w:notTrueType/>
    <w:pitch w:val="default"/>
  </w:font>
  <w:font w:name="AdvP4DF60E">
    <w:altName w:val="Cambria"/>
    <w:panose1 w:val="00000000000000000000"/>
    <w:charset w:val="00"/>
    <w:family w:val="roman"/>
    <w:notTrueType/>
    <w:pitch w:val="default"/>
  </w:font>
  <w:font w:name="AdvP159C">
    <w:altName w:val="Cambria"/>
    <w:panose1 w:val="00000000000000000000"/>
    <w:charset w:val="00"/>
    <w:family w:val="roman"/>
    <w:notTrueType/>
    <w:pitch w:val="default"/>
  </w:font>
  <w:font w:name="AdvOTf9433e2d">
    <w:altName w:val="Cambria"/>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4727BE" w14:textId="77777777" w:rsidR="00471E4C" w:rsidRDefault="00471E4C" w:rsidP="00CD3778">
      <w:pPr>
        <w:spacing w:after="0" w:line="240" w:lineRule="auto"/>
      </w:pPr>
      <w:r>
        <w:separator/>
      </w:r>
    </w:p>
  </w:footnote>
  <w:footnote w:type="continuationSeparator" w:id="0">
    <w:p w14:paraId="1FEEDC86" w14:textId="77777777" w:rsidR="00471E4C" w:rsidRDefault="00471E4C" w:rsidP="00CD37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00000002"/>
    <w:multiLevelType w:val="hybridMultilevel"/>
    <w:tmpl w:val="D632CC5E"/>
    <w:lvl w:ilvl="0" w:tplc="EB12B264">
      <w:start w:val="1"/>
      <w:numFmt w:val="lowerLetter"/>
      <w:lvlText w:val="(%1)"/>
      <w:lvlJc w:val="left"/>
      <w:pPr>
        <w:ind w:left="720" w:hanging="360"/>
      </w:pPr>
      <w:rPr>
        <w:rFonts w:ascii="Times New Roman" w:eastAsia="宋体"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56F2EE08"/>
    <w:lvl w:ilvl="0" w:tplc="41ACEEDE">
      <w:start w:val="1"/>
      <w:numFmt w:val="bullet"/>
      <w:lvlText w:val="•"/>
      <w:lvlJc w:val="left"/>
      <w:pPr>
        <w:tabs>
          <w:tab w:val="left" w:pos="720"/>
        </w:tabs>
        <w:ind w:left="720" w:hanging="360"/>
      </w:pPr>
      <w:rPr>
        <w:rFonts w:ascii="Arial" w:hAnsi="Arial" w:hint="default"/>
      </w:rPr>
    </w:lvl>
    <w:lvl w:ilvl="1" w:tplc="3B826A74">
      <w:start w:val="1"/>
      <w:numFmt w:val="bullet"/>
      <w:lvlText w:val="•"/>
      <w:lvlJc w:val="left"/>
      <w:pPr>
        <w:tabs>
          <w:tab w:val="left" w:pos="1440"/>
        </w:tabs>
        <w:ind w:left="1440" w:hanging="360"/>
      </w:pPr>
      <w:rPr>
        <w:rFonts w:ascii="Arial" w:hAnsi="Arial" w:hint="default"/>
      </w:rPr>
    </w:lvl>
    <w:lvl w:ilvl="2" w:tplc="4244AB22" w:tentative="1">
      <w:start w:val="1"/>
      <w:numFmt w:val="bullet"/>
      <w:lvlText w:val="•"/>
      <w:lvlJc w:val="left"/>
      <w:pPr>
        <w:tabs>
          <w:tab w:val="left" w:pos="2160"/>
        </w:tabs>
        <w:ind w:left="2160" w:hanging="360"/>
      </w:pPr>
      <w:rPr>
        <w:rFonts w:ascii="Arial" w:hAnsi="Arial" w:hint="default"/>
      </w:rPr>
    </w:lvl>
    <w:lvl w:ilvl="3" w:tplc="AA30932E" w:tentative="1">
      <w:start w:val="1"/>
      <w:numFmt w:val="bullet"/>
      <w:lvlText w:val="•"/>
      <w:lvlJc w:val="left"/>
      <w:pPr>
        <w:tabs>
          <w:tab w:val="left" w:pos="2880"/>
        </w:tabs>
        <w:ind w:left="2880" w:hanging="360"/>
      </w:pPr>
      <w:rPr>
        <w:rFonts w:ascii="Arial" w:hAnsi="Arial" w:hint="default"/>
      </w:rPr>
    </w:lvl>
    <w:lvl w:ilvl="4" w:tplc="DFB01332" w:tentative="1">
      <w:start w:val="1"/>
      <w:numFmt w:val="bullet"/>
      <w:lvlText w:val="•"/>
      <w:lvlJc w:val="left"/>
      <w:pPr>
        <w:tabs>
          <w:tab w:val="left" w:pos="3600"/>
        </w:tabs>
        <w:ind w:left="3600" w:hanging="360"/>
      </w:pPr>
      <w:rPr>
        <w:rFonts w:ascii="Arial" w:hAnsi="Arial" w:hint="default"/>
      </w:rPr>
    </w:lvl>
    <w:lvl w:ilvl="5" w:tplc="E29E5186" w:tentative="1">
      <w:start w:val="1"/>
      <w:numFmt w:val="bullet"/>
      <w:lvlText w:val="•"/>
      <w:lvlJc w:val="left"/>
      <w:pPr>
        <w:tabs>
          <w:tab w:val="left" w:pos="4320"/>
        </w:tabs>
        <w:ind w:left="4320" w:hanging="360"/>
      </w:pPr>
      <w:rPr>
        <w:rFonts w:ascii="Arial" w:hAnsi="Arial" w:hint="default"/>
      </w:rPr>
    </w:lvl>
    <w:lvl w:ilvl="6" w:tplc="DADE28F2" w:tentative="1">
      <w:start w:val="1"/>
      <w:numFmt w:val="bullet"/>
      <w:lvlText w:val="•"/>
      <w:lvlJc w:val="left"/>
      <w:pPr>
        <w:tabs>
          <w:tab w:val="left" w:pos="5040"/>
        </w:tabs>
        <w:ind w:left="5040" w:hanging="360"/>
      </w:pPr>
      <w:rPr>
        <w:rFonts w:ascii="Arial" w:hAnsi="Arial" w:hint="default"/>
      </w:rPr>
    </w:lvl>
    <w:lvl w:ilvl="7" w:tplc="1EB68462" w:tentative="1">
      <w:start w:val="1"/>
      <w:numFmt w:val="bullet"/>
      <w:lvlText w:val="•"/>
      <w:lvlJc w:val="left"/>
      <w:pPr>
        <w:tabs>
          <w:tab w:val="left" w:pos="5760"/>
        </w:tabs>
        <w:ind w:left="5760" w:hanging="360"/>
      </w:pPr>
      <w:rPr>
        <w:rFonts w:ascii="Arial" w:hAnsi="Arial" w:hint="default"/>
      </w:rPr>
    </w:lvl>
    <w:lvl w:ilvl="8" w:tplc="144628D6" w:tentative="1">
      <w:start w:val="1"/>
      <w:numFmt w:val="bullet"/>
      <w:lvlText w:val="•"/>
      <w:lvlJc w:val="left"/>
      <w:pPr>
        <w:tabs>
          <w:tab w:val="left" w:pos="6480"/>
        </w:tabs>
        <w:ind w:left="6480" w:hanging="360"/>
      </w:pPr>
      <w:rPr>
        <w:rFonts w:ascii="Arial" w:hAnsi="Arial" w:hint="default"/>
      </w:rPr>
    </w:lvl>
  </w:abstractNum>
  <w:abstractNum w:abstractNumId="3" w15:restartNumberingAfterBreak="0">
    <w:nsid w:val="00000004"/>
    <w:multiLevelType w:val="hybridMultilevel"/>
    <w:tmpl w:val="FC06083C"/>
    <w:lvl w:ilvl="0" w:tplc="171A9BF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0A15751"/>
    <w:multiLevelType w:val="hybridMultilevel"/>
    <w:tmpl w:val="9E4C773C"/>
    <w:lvl w:ilvl="0" w:tplc="19BCB3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A422A05"/>
    <w:multiLevelType w:val="hybridMultilevel"/>
    <w:tmpl w:val="A0683A36"/>
    <w:lvl w:ilvl="0" w:tplc="87D479B0">
      <w:start w:val="1"/>
      <w:numFmt w:val="lowerLetter"/>
      <w:lvlText w:val="(%1)"/>
      <w:lvlJc w:val="left"/>
      <w:pPr>
        <w:ind w:left="720" w:hanging="360"/>
      </w:pPr>
      <w:rPr>
        <w:rFonts w:ascii="Calibri" w:eastAsia="宋体" w:hAnsi="Calibri" w:cs="宋体"/>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377CB1"/>
    <w:multiLevelType w:val="hybridMultilevel"/>
    <w:tmpl w:val="EADA6826"/>
    <w:lvl w:ilvl="0" w:tplc="15A6DE6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1"/>
  </w:num>
  <w:num w:numId="4">
    <w:abstractNumId w:val="3"/>
  </w:num>
  <w:num w:numId="5">
    <w:abstractNumId w:val="2"/>
  </w:num>
  <w:num w:numId="6">
    <w:abstractNumId w:val="0"/>
  </w:num>
  <w:num w:numId="7">
    <w:abstractNumId w:val="5"/>
  </w:num>
  <w:num w:numId="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ike">
    <w15:presenceInfo w15:providerId="None" w15:userId="Thike"/>
  </w15:person>
  <w15:person w15:author="Jason Ove">
    <w15:presenceInfo w15:providerId="Windows Live" w15:userId="c8996aff8b5ceb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revisionView w:markup="0"/>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909v2wsdarxet0er2papedrtdfde0xxra5af&quot;&gt;My EndNote Library&lt;record-ids&gt;&lt;item&gt;3&lt;/item&gt;&lt;item&gt;5&lt;/item&gt;&lt;item&gt;6&lt;/item&gt;&lt;item&gt;7&lt;/item&gt;&lt;item&gt;8&lt;/item&gt;&lt;item&gt;9&lt;/item&gt;&lt;item&gt;10&lt;/item&gt;&lt;item&gt;11&lt;/item&gt;&lt;item&gt;14&lt;/item&gt;&lt;item&gt;15&lt;/item&gt;&lt;item&gt;17&lt;/item&gt;&lt;item&gt;18&lt;/item&gt;&lt;item&gt;20&lt;/item&gt;&lt;item&gt;21&lt;/item&gt;&lt;item&gt;22&lt;/item&gt;&lt;item&gt;23&lt;/item&gt;&lt;item&gt;24&lt;/item&gt;&lt;item&gt;27&lt;/item&gt;&lt;item&gt;28&lt;/item&gt;&lt;item&gt;30&lt;/item&gt;&lt;item&gt;31&lt;/item&gt;&lt;item&gt;32&lt;/item&gt;&lt;item&gt;33&lt;/item&gt;&lt;item&gt;35&lt;/item&gt;&lt;item&gt;37&lt;/item&gt;&lt;item&gt;41&lt;/item&gt;&lt;item&gt;42&lt;/item&gt;&lt;item&gt;43&lt;/item&gt;&lt;item&gt;44&lt;/item&gt;&lt;item&gt;45&lt;/item&gt;&lt;item&gt;46&lt;/item&gt;&lt;item&gt;47&lt;/item&gt;&lt;item&gt;48&lt;/item&gt;&lt;item&gt;49&lt;/item&gt;&lt;item&gt;50&lt;/item&gt;&lt;item&gt;51&lt;/item&gt;&lt;item&gt;54&lt;/item&gt;&lt;item&gt;56&lt;/item&gt;&lt;item&gt;57&lt;/item&gt;&lt;item&gt;59&lt;/item&gt;&lt;item&gt;60&lt;/item&gt;&lt;item&gt;61&lt;/item&gt;&lt;item&gt;62&lt;/item&gt;&lt;item&gt;63&lt;/item&gt;&lt;item&gt;65&lt;/item&gt;&lt;item&gt;67&lt;/item&gt;&lt;item&gt;68&lt;/item&gt;&lt;item&gt;69&lt;/item&gt;&lt;item&gt;70&lt;/item&gt;&lt;item&gt;72&lt;/item&gt;&lt;item&gt;74&lt;/item&gt;&lt;item&gt;78&lt;/item&gt;&lt;item&gt;80&lt;/item&gt;&lt;item&gt;81&lt;/item&gt;&lt;item&gt;82&lt;/item&gt;&lt;/record-ids&gt;&lt;/item&gt;&lt;/Libraries&gt;"/>
  </w:docVars>
  <w:rsids>
    <w:rsidRoot w:val="00CF1552"/>
    <w:rsid w:val="00001157"/>
    <w:rsid w:val="00003EDC"/>
    <w:rsid w:val="00004373"/>
    <w:rsid w:val="0001329D"/>
    <w:rsid w:val="0001791A"/>
    <w:rsid w:val="00017EF7"/>
    <w:rsid w:val="00023589"/>
    <w:rsid w:val="0002424C"/>
    <w:rsid w:val="0002666E"/>
    <w:rsid w:val="00027281"/>
    <w:rsid w:val="00037A8D"/>
    <w:rsid w:val="00041B95"/>
    <w:rsid w:val="00041D7A"/>
    <w:rsid w:val="00051443"/>
    <w:rsid w:val="00054887"/>
    <w:rsid w:val="00054AC8"/>
    <w:rsid w:val="0005675E"/>
    <w:rsid w:val="000617E8"/>
    <w:rsid w:val="00062985"/>
    <w:rsid w:val="00062DCA"/>
    <w:rsid w:val="00064DE9"/>
    <w:rsid w:val="000664F7"/>
    <w:rsid w:val="00066BCE"/>
    <w:rsid w:val="00067220"/>
    <w:rsid w:val="0007178A"/>
    <w:rsid w:val="00071DE9"/>
    <w:rsid w:val="00072266"/>
    <w:rsid w:val="00074146"/>
    <w:rsid w:val="00077E61"/>
    <w:rsid w:val="00080A18"/>
    <w:rsid w:val="0008103A"/>
    <w:rsid w:val="00083343"/>
    <w:rsid w:val="000873A1"/>
    <w:rsid w:val="000900FE"/>
    <w:rsid w:val="00090390"/>
    <w:rsid w:val="00090DC2"/>
    <w:rsid w:val="000951AF"/>
    <w:rsid w:val="000A161C"/>
    <w:rsid w:val="000A1746"/>
    <w:rsid w:val="000A4146"/>
    <w:rsid w:val="000A757E"/>
    <w:rsid w:val="000A7C0D"/>
    <w:rsid w:val="000B0309"/>
    <w:rsid w:val="000B36C5"/>
    <w:rsid w:val="000B4F4A"/>
    <w:rsid w:val="000B679F"/>
    <w:rsid w:val="000C0414"/>
    <w:rsid w:val="000C19A3"/>
    <w:rsid w:val="000C469A"/>
    <w:rsid w:val="000C5C69"/>
    <w:rsid w:val="000D13A9"/>
    <w:rsid w:val="000D3068"/>
    <w:rsid w:val="000D3BEA"/>
    <w:rsid w:val="000D69B3"/>
    <w:rsid w:val="000E07A4"/>
    <w:rsid w:val="000E604A"/>
    <w:rsid w:val="000E6184"/>
    <w:rsid w:val="000E6A0C"/>
    <w:rsid w:val="000F3B79"/>
    <w:rsid w:val="000F7528"/>
    <w:rsid w:val="00100504"/>
    <w:rsid w:val="001016D7"/>
    <w:rsid w:val="00102270"/>
    <w:rsid w:val="00104488"/>
    <w:rsid w:val="00107033"/>
    <w:rsid w:val="0010787C"/>
    <w:rsid w:val="00111B1B"/>
    <w:rsid w:val="00111F25"/>
    <w:rsid w:val="001145D5"/>
    <w:rsid w:val="0011647A"/>
    <w:rsid w:val="001178FA"/>
    <w:rsid w:val="0012088E"/>
    <w:rsid w:val="001226D2"/>
    <w:rsid w:val="001250D9"/>
    <w:rsid w:val="001264DB"/>
    <w:rsid w:val="00126B1E"/>
    <w:rsid w:val="001309F8"/>
    <w:rsid w:val="00133CB8"/>
    <w:rsid w:val="00141C94"/>
    <w:rsid w:val="001427C2"/>
    <w:rsid w:val="0014561E"/>
    <w:rsid w:val="00154AA7"/>
    <w:rsid w:val="0015582D"/>
    <w:rsid w:val="001603AE"/>
    <w:rsid w:val="001607DD"/>
    <w:rsid w:val="00161782"/>
    <w:rsid w:val="001650E7"/>
    <w:rsid w:val="0016673D"/>
    <w:rsid w:val="00166FB5"/>
    <w:rsid w:val="00167A6C"/>
    <w:rsid w:val="00171356"/>
    <w:rsid w:val="00171959"/>
    <w:rsid w:val="00176FE5"/>
    <w:rsid w:val="00177712"/>
    <w:rsid w:val="001814CD"/>
    <w:rsid w:val="001821CB"/>
    <w:rsid w:val="00184F29"/>
    <w:rsid w:val="00187108"/>
    <w:rsid w:val="00187509"/>
    <w:rsid w:val="00190DA4"/>
    <w:rsid w:val="001911C1"/>
    <w:rsid w:val="001930DC"/>
    <w:rsid w:val="00194A7A"/>
    <w:rsid w:val="001A16D2"/>
    <w:rsid w:val="001A42A5"/>
    <w:rsid w:val="001A4BA0"/>
    <w:rsid w:val="001B6AFD"/>
    <w:rsid w:val="001C3D20"/>
    <w:rsid w:val="001C5B8A"/>
    <w:rsid w:val="001C6FD1"/>
    <w:rsid w:val="001D1F31"/>
    <w:rsid w:val="001D2232"/>
    <w:rsid w:val="001D28CB"/>
    <w:rsid w:val="001D4EAF"/>
    <w:rsid w:val="001D5C79"/>
    <w:rsid w:val="001D6901"/>
    <w:rsid w:val="001D6BDD"/>
    <w:rsid w:val="001E7089"/>
    <w:rsid w:val="001F0520"/>
    <w:rsid w:val="001F07C5"/>
    <w:rsid w:val="001F625F"/>
    <w:rsid w:val="0020062D"/>
    <w:rsid w:val="002021AA"/>
    <w:rsid w:val="00204986"/>
    <w:rsid w:val="00204E17"/>
    <w:rsid w:val="002053F1"/>
    <w:rsid w:val="00205DC2"/>
    <w:rsid w:val="0020671D"/>
    <w:rsid w:val="00214A40"/>
    <w:rsid w:val="0021666C"/>
    <w:rsid w:val="00221934"/>
    <w:rsid w:val="0022315F"/>
    <w:rsid w:val="002242CF"/>
    <w:rsid w:val="0022551D"/>
    <w:rsid w:val="00226227"/>
    <w:rsid w:val="00227DC0"/>
    <w:rsid w:val="00231486"/>
    <w:rsid w:val="00232372"/>
    <w:rsid w:val="00233B3F"/>
    <w:rsid w:val="00240942"/>
    <w:rsid w:val="0024674D"/>
    <w:rsid w:val="00246761"/>
    <w:rsid w:val="0024763B"/>
    <w:rsid w:val="002477AE"/>
    <w:rsid w:val="0025028D"/>
    <w:rsid w:val="00250CC4"/>
    <w:rsid w:val="00253708"/>
    <w:rsid w:val="00257CB8"/>
    <w:rsid w:val="00257E28"/>
    <w:rsid w:val="00260CEA"/>
    <w:rsid w:val="00263818"/>
    <w:rsid w:val="00271B7E"/>
    <w:rsid w:val="00272071"/>
    <w:rsid w:val="002721CE"/>
    <w:rsid w:val="002724D4"/>
    <w:rsid w:val="0027288F"/>
    <w:rsid w:val="0027522B"/>
    <w:rsid w:val="002752FF"/>
    <w:rsid w:val="002776A4"/>
    <w:rsid w:val="00277D86"/>
    <w:rsid w:val="002820B6"/>
    <w:rsid w:val="00287EFA"/>
    <w:rsid w:val="00291798"/>
    <w:rsid w:val="002922D5"/>
    <w:rsid w:val="00293894"/>
    <w:rsid w:val="00294E4B"/>
    <w:rsid w:val="002A082C"/>
    <w:rsid w:val="002A0880"/>
    <w:rsid w:val="002A103F"/>
    <w:rsid w:val="002A1DEA"/>
    <w:rsid w:val="002A34F4"/>
    <w:rsid w:val="002A35D5"/>
    <w:rsid w:val="002A3D58"/>
    <w:rsid w:val="002A3DF1"/>
    <w:rsid w:val="002A5161"/>
    <w:rsid w:val="002B00C8"/>
    <w:rsid w:val="002B3572"/>
    <w:rsid w:val="002C0891"/>
    <w:rsid w:val="002C0A4A"/>
    <w:rsid w:val="002C1800"/>
    <w:rsid w:val="002C22AF"/>
    <w:rsid w:val="002C22CD"/>
    <w:rsid w:val="002C3E0B"/>
    <w:rsid w:val="002C4462"/>
    <w:rsid w:val="002D1EF0"/>
    <w:rsid w:val="002D5460"/>
    <w:rsid w:val="002E0AE1"/>
    <w:rsid w:val="002E1F73"/>
    <w:rsid w:val="002E2953"/>
    <w:rsid w:val="002E7735"/>
    <w:rsid w:val="002F1FE6"/>
    <w:rsid w:val="002F3712"/>
    <w:rsid w:val="00304B28"/>
    <w:rsid w:val="00312B11"/>
    <w:rsid w:val="003176D0"/>
    <w:rsid w:val="0031793E"/>
    <w:rsid w:val="0032384F"/>
    <w:rsid w:val="003260F5"/>
    <w:rsid w:val="003312BF"/>
    <w:rsid w:val="00331CA6"/>
    <w:rsid w:val="0033221E"/>
    <w:rsid w:val="00332440"/>
    <w:rsid w:val="00332F78"/>
    <w:rsid w:val="0033312E"/>
    <w:rsid w:val="003331E5"/>
    <w:rsid w:val="00333B6F"/>
    <w:rsid w:val="003345D4"/>
    <w:rsid w:val="00335241"/>
    <w:rsid w:val="00335D13"/>
    <w:rsid w:val="003370F8"/>
    <w:rsid w:val="00342415"/>
    <w:rsid w:val="003505D4"/>
    <w:rsid w:val="00351B32"/>
    <w:rsid w:val="00351EEE"/>
    <w:rsid w:val="00355498"/>
    <w:rsid w:val="00361B9D"/>
    <w:rsid w:val="003634B7"/>
    <w:rsid w:val="00365216"/>
    <w:rsid w:val="0036574C"/>
    <w:rsid w:val="00366073"/>
    <w:rsid w:val="0036734C"/>
    <w:rsid w:val="00371CC4"/>
    <w:rsid w:val="003720A7"/>
    <w:rsid w:val="003737E6"/>
    <w:rsid w:val="003741A1"/>
    <w:rsid w:val="00386C0C"/>
    <w:rsid w:val="0039148D"/>
    <w:rsid w:val="00393CAF"/>
    <w:rsid w:val="00396F14"/>
    <w:rsid w:val="003A4B97"/>
    <w:rsid w:val="003A65D4"/>
    <w:rsid w:val="003A7C50"/>
    <w:rsid w:val="003B479F"/>
    <w:rsid w:val="003B4897"/>
    <w:rsid w:val="003B5512"/>
    <w:rsid w:val="003B6733"/>
    <w:rsid w:val="003B791D"/>
    <w:rsid w:val="003B7F03"/>
    <w:rsid w:val="003C3D11"/>
    <w:rsid w:val="003C3D2B"/>
    <w:rsid w:val="003C4DDF"/>
    <w:rsid w:val="003D0431"/>
    <w:rsid w:val="003D06BA"/>
    <w:rsid w:val="003D6C95"/>
    <w:rsid w:val="003D79C6"/>
    <w:rsid w:val="003E079D"/>
    <w:rsid w:val="003E21DC"/>
    <w:rsid w:val="003E3C1F"/>
    <w:rsid w:val="003E4BA8"/>
    <w:rsid w:val="003E4F21"/>
    <w:rsid w:val="003E67C1"/>
    <w:rsid w:val="003E68CC"/>
    <w:rsid w:val="003F2673"/>
    <w:rsid w:val="003F28D0"/>
    <w:rsid w:val="003F720D"/>
    <w:rsid w:val="004005C9"/>
    <w:rsid w:val="00404F54"/>
    <w:rsid w:val="0040649F"/>
    <w:rsid w:val="00406FC7"/>
    <w:rsid w:val="004112B2"/>
    <w:rsid w:val="00414D7F"/>
    <w:rsid w:val="00415269"/>
    <w:rsid w:val="0041599D"/>
    <w:rsid w:val="00417D4E"/>
    <w:rsid w:val="0042243E"/>
    <w:rsid w:val="00426670"/>
    <w:rsid w:val="00431DAC"/>
    <w:rsid w:val="00440C52"/>
    <w:rsid w:val="004424E0"/>
    <w:rsid w:val="004438C2"/>
    <w:rsid w:val="0044473E"/>
    <w:rsid w:val="00444BF2"/>
    <w:rsid w:val="00447285"/>
    <w:rsid w:val="00450400"/>
    <w:rsid w:val="004553A0"/>
    <w:rsid w:val="00455B9E"/>
    <w:rsid w:val="00457D78"/>
    <w:rsid w:val="004601E9"/>
    <w:rsid w:val="00460E18"/>
    <w:rsid w:val="004641E1"/>
    <w:rsid w:val="00465724"/>
    <w:rsid w:val="00466CD3"/>
    <w:rsid w:val="00471E4C"/>
    <w:rsid w:val="00473CFE"/>
    <w:rsid w:val="0047413A"/>
    <w:rsid w:val="0047680F"/>
    <w:rsid w:val="0048326C"/>
    <w:rsid w:val="00491C48"/>
    <w:rsid w:val="00493B95"/>
    <w:rsid w:val="004956D6"/>
    <w:rsid w:val="004958DF"/>
    <w:rsid w:val="004A4E11"/>
    <w:rsid w:val="004A4FB8"/>
    <w:rsid w:val="004A69A7"/>
    <w:rsid w:val="004B2811"/>
    <w:rsid w:val="004B3AEA"/>
    <w:rsid w:val="004B3C63"/>
    <w:rsid w:val="004B4379"/>
    <w:rsid w:val="004B44A5"/>
    <w:rsid w:val="004B6B95"/>
    <w:rsid w:val="004C189F"/>
    <w:rsid w:val="004C29D3"/>
    <w:rsid w:val="004C378D"/>
    <w:rsid w:val="004C5571"/>
    <w:rsid w:val="004C6DE8"/>
    <w:rsid w:val="004C7BA2"/>
    <w:rsid w:val="004D1704"/>
    <w:rsid w:val="004D60BF"/>
    <w:rsid w:val="004D758A"/>
    <w:rsid w:val="004E06D0"/>
    <w:rsid w:val="004E112D"/>
    <w:rsid w:val="004E56F2"/>
    <w:rsid w:val="004E6FBA"/>
    <w:rsid w:val="004F18D3"/>
    <w:rsid w:val="004F378F"/>
    <w:rsid w:val="004F37C5"/>
    <w:rsid w:val="004F7E9E"/>
    <w:rsid w:val="00507D51"/>
    <w:rsid w:val="0051038F"/>
    <w:rsid w:val="005111D5"/>
    <w:rsid w:val="0051319F"/>
    <w:rsid w:val="005142DB"/>
    <w:rsid w:val="00514311"/>
    <w:rsid w:val="00521BF8"/>
    <w:rsid w:val="00525427"/>
    <w:rsid w:val="00530F12"/>
    <w:rsid w:val="005358A4"/>
    <w:rsid w:val="00536418"/>
    <w:rsid w:val="005365CF"/>
    <w:rsid w:val="00537908"/>
    <w:rsid w:val="00541672"/>
    <w:rsid w:val="005417B0"/>
    <w:rsid w:val="00542337"/>
    <w:rsid w:val="00542CC7"/>
    <w:rsid w:val="005430C9"/>
    <w:rsid w:val="0054434F"/>
    <w:rsid w:val="005444B6"/>
    <w:rsid w:val="005509D6"/>
    <w:rsid w:val="00551ACC"/>
    <w:rsid w:val="005520BF"/>
    <w:rsid w:val="00553DA1"/>
    <w:rsid w:val="00555870"/>
    <w:rsid w:val="00555A8A"/>
    <w:rsid w:val="005562FD"/>
    <w:rsid w:val="005617D2"/>
    <w:rsid w:val="00567A4A"/>
    <w:rsid w:val="00574398"/>
    <w:rsid w:val="00575310"/>
    <w:rsid w:val="005803AD"/>
    <w:rsid w:val="00582653"/>
    <w:rsid w:val="0058554F"/>
    <w:rsid w:val="00585EC5"/>
    <w:rsid w:val="00586C90"/>
    <w:rsid w:val="005871EF"/>
    <w:rsid w:val="00587A30"/>
    <w:rsid w:val="00592C56"/>
    <w:rsid w:val="00592F68"/>
    <w:rsid w:val="00597D8B"/>
    <w:rsid w:val="005A0E23"/>
    <w:rsid w:val="005A1D16"/>
    <w:rsid w:val="005A52CD"/>
    <w:rsid w:val="005A59A0"/>
    <w:rsid w:val="005B201F"/>
    <w:rsid w:val="005B2480"/>
    <w:rsid w:val="005B508E"/>
    <w:rsid w:val="005B51D2"/>
    <w:rsid w:val="005B52D4"/>
    <w:rsid w:val="005C03B5"/>
    <w:rsid w:val="005C4ECC"/>
    <w:rsid w:val="005C5CA7"/>
    <w:rsid w:val="005C6BD6"/>
    <w:rsid w:val="005C6C39"/>
    <w:rsid w:val="005D0082"/>
    <w:rsid w:val="005D12C7"/>
    <w:rsid w:val="005D1854"/>
    <w:rsid w:val="005D288D"/>
    <w:rsid w:val="005D4F0A"/>
    <w:rsid w:val="005D6B22"/>
    <w:rsid w:val="005D71A2"/>
    <w:rsid w:val="005E099E"/>
    <w:rsid w:val="005E4D3A"/>
    <w:rsid w:val="005E512C"/>
    <w:rsid w:val="005E5782"/>
    <w:rsid w:val="005E7306"/>
    <w:rsid w:val="005E78E4"/>
    <w:rsid w:val="005F19BB"/>
    <w:rsid w:val="005F3527"/>
    <w:rsid w:val="005F3B84"/>
    <w:rsid w:val="005F7872"/>
    <w:rsid w:val="005F7C5D"/>
    <w:rsid w:val="0060134D"/>
    <w:rsid w:val="00601AA2"/>
    <w:rsid w:val="006029D0"/>
    <w:rsid w:val="00602D2B"/>
    <w:rsid w:val="00603A7D"/>
    <w:rsid w:val="00604F54"/>
    <w:rsid w:val="00605F88"/>
    <w:rsid w:val="00611CA3"/>
    <w:rsid w:val="0061353F"/>
    <w:rsid w:val="00615ADC"/>
    <w:rsid w:val="00615CF7"/>
    <w:rsid w:val="00621466"/>
    <w:rsid w:val="00630D29"/>
    <w:rsid w:val="006337EF"/>
    <w:rsid w:val="00633D71"/>
    <w:rsid w:val="00635222"/>
    <w:rsid w:val="00641261"/>
    <w:rsid w:val="00642C70"/>
    <w:rsid w:val="00646E12"/>
    <w:rsid w:val="00647735"/>
    <w:rsid w:val="006528C9"/>
    <w:rsid w:val="00661322"/>
    <w:rsid w:val="00661719"/>
    <w:rsid w:val="00663DD6"/>
    <w:rsid w:val="00671DCC"/>
    <w:rsid w:val="006728C6"/>
    <w:rsid w:val="00674159"/>
    <w:rsid w:val="006755DB"/>
    <w:rsid w:val="00676B9D"/>
    <w:rsid w:val="00680FE8"/>
    <w:rsid w:val="00681067"/>
    <w:rsid w:val="00683020"/>
    <w:rsid w:val="00683862"/>
    <w:rsid w:val="00687359"/>
    <w:rsid w:val="0069069B"/>
    <w:rsid w:val="00691D80"/>
    <w:rsid w:val="00691E49"/>
    <w:rsid w:val="006925B2"/>
    <w:rsid w:val="006961F6"/>
    <w:rsid w:val="006A043C"/>
    <w:rsid w:val="006A1004"/>
    <w:rsid w:val="006A1168"/>
    <w:rsid w:val="006A2F2D"/>
    <w:rsid w:val="006A3877"/>
    <w:rsid w:val="006A3F53"/>
    <w:rsid w:val="006A539F"/>
    <w:rsid w:val="006B37D4"/>
    <w:rsid w:val="006B5B62"/>
    <w:rsid w:val="006C1282"/>
    <w:rsid w:val="006C2A50"/>
    <w:rsid w:val="006C3A15"/>
    <w:rsid w:val="006C3C4E"/>
    <w:rsid w:val="006C47AF"/>
    <w:rsid w:val="006C65BD"/>
    <w:rsid w:val="006C681F"/>
    <w:rsid w:val="006D3066"/>
    <w:rsid w:val="006D3722"/>
    <w:rsid w:val="006D6458"/>
    <w:rsid w:val="006D75E3"/>
    <w:rsid w:val="006F13F9"/>
    <w:rsid w:val="006F1EB1"/>
    <w:rsid w:val="006F6E63"/>
    <w:rsid w:val="00700ED9"/>
    <w:rsid w:val="00702FAF"/>
    <w:rsid w:val="00706D19"/>
    <w:rsid w:val="007071A0"/>
    <w:rsid w:val="00710140"/>
    <w:rsid w:val="00710E5F"/>
    <w:rsid w:val="00712F9C"/>
    <w:rsid w:val="00714F1E"/>
    <w:rsid w:val="0071584A"/>
    <w:rsid w:val="00715BB8"/>
    <w:rsid w:val="00717D15"/>
    <w:rsid w:val="007254DC"/>
    <w:rsid w:val="00730A4F"/>
    <w:rsid w:val="00734DDC"/>
    <w:rsid w:val="00735492"/>
    <w:rsid w:val="00742622"/>
    <w:rsid w:val="00744DE0"/>
    <w:rsid w:val="00745BE1"/>
    <w:rsid w:val="007528EB"/>
    <w:rsid w:val="007539D2"/>
    <w:rsid w:val="00754293"/>
    <w:rsid w:val="00756D03"/>
    <w:rsid w:val="00760240"/>
    <w:rsid w:val="007627C3"/>
    <w:rsid w:val="0076393C"/>
    <w:rsid w:val="00764250"/>
    <w:rsid w:val="00765283"/>
    <w:rsid w:val="00770948"/>
    <w:rsid w:val="00774219"/>
    <w:rsid w:val="00781192"/>
    <w:rsid w:val="00782C35"/>
    <w:rsid w:val="00783555"/>
    <w:rsid w:val="00784413"/>
    <w:rsid w:val="00784640"/>
    <w:rsid w:val="00784E77"/>
    <w:rsid w:val="00785363"/>
    <w:rsid w:val="0078733E"/>
    <w:rsid w:val="00787C11"/>
    <w:rsid w:val="007974CB"/>
    <w:rsid w:val="007A260E"/>
    <w:rsid w:val="007A2A85"/>
    <w:rsid w:val="007A4B78"/>
    <w:rsid w:val="007A6CF7"/>
    <w:rsid w:val="007A7D58"/>
    <w:rsid w:val="007B03E0"/>
    <w:rsid w:val="007B07EB"/>
    <w:rsid w:val="007B117F"/>
    <w:rsid w:val="007B33F5"/>
    <w:rsid w:val="007B3E10"/>
    <w:rsid w:val="007B560A"/>
    <w:rsid w:val="007B7C05"/>
    <w:rsid w:val="007C4781"/>
    <w:rsid w:val="007D1B80"/>
    <w:rsid w:val="007D3574"/>
    <w:rsid w:val="007D4576"/>
    <w:rsid w:val="007D4CFE"/>
    <w:rsid w:val="007D7B0E"/>
    <w:rsid w:val="007D7D4C"/>
    <w:rsid w:val="007E2C94"/>
    <w:rsid w:val="007E581B"/>
    <w:rsid w:val="007E5CC8"/>
    <w:rsid w:val="007F2027"/>
    <w:rsid w:val="007F2B6A"/>
    <w:rsid w:val="007F2F12"/>
    <w:rsid w:val="007F3F3E"/>
    <w:rsid w:val="007F4427"/>
    <w:rsid w:val="007F48C1"/>
    <w:rsid w:val="007F6F52"/>
    <w:rsid w:val="007F799A"/>
    <w:rsid w:val="008004B2"/>
    <w:rsid w:val="008050DE"/>
    <w:rsid w:val="00810566"/>
    <w:rsid w:val="00815306"/>
    <w:rsid w:val="00816F45"/>
    <w:rsid w:val="008201D7"/>
    <w:rsid w:val="00821D6F"/>
    <w:rsid w:val="008221A9"/>
    <w:rsid w:val="0082243E"/>
    <w:rsid w:val="00825748"/>
    <w:rsid w:val="00826156"/>
    <w:rsid w:val="008261F4"/>
    <w:rsid w:val="008264CA"/>
    <w:rsid w:val="0082730B"/>
    <w:rsid w:val="00831D33"/>
    <w:rsid w:val="00832911"/>
    <w:rsid w:val="00840116"/>
    <w:rsid w:val="008406BA"/>
    <w:rsid w:val="00840F17"/>
    <w:rsid w:val="008415B5"/>
    <w:rsid w:val="00846E86"/>
    <w:rsid w:val="00852E20"/>
    <w:rsid w:val="0086100D"/>
    <w:rsid w:val="00861A47"/>
    <w:rsid w:val="008657B1"/>
    <w:rsid w:val="0087276F"/>
    <w:rsid w:val="008903CC"/>
    <w:rsid w:val="00891ABA"/>
    <w:rsid w:val="00891B50"/>
    <w:rsid w:val="008922A1"/>
    <w:rsid w:val="008A08A6"/>
    <w:rsid w:val="008A5AB9"/>
    <w:rsid w:val="008B5955"/>
    <w:rsid w:val="008C0A8F"/>
    <w:rsid w:val="008C13A2"/>
    <w:rsid w:val="008C465F"/>
    <w:rsid w:val="008C50F4"/>
    <w:rsid w:val="008D0EE0"/>
    <w:rsid w:val="008D2E23"/>
    <w:rsid w:val="008E0F2C"/>
    <w:rsid w:val="008E281C"/>
    <w:rsid w:val="008E2C44"/>
    <w:rsid w:val="008E4978"/>
    <w:rsid w:val="008F299E"/>
    <w:rsid w:val="008F3AB0"/>
    <w:rsid w:val="008F50B2"/>
    <w:rsid w:val="008F541E"/>
    <w:rsid w:val="008F785B"/>
    <w:rsid w:val="0090276E"/>
    <w:rsid w:val="00906C50"/>
    <w:rsid w:val="009141F2"/>
    <w:rsid w:val="009156C1"/>
    <w:rsid w:val="00915C34"/>
    <w:rsid w:val="00923573"/>
    <w:rsid w:val="00924A8B"/>
    <w:rsid w:val="009267DD"/>
    <w:rsid w:val="00927809"/>
    <w:rsid w:val="009317F5"/>
    <w:rsid w:val="009349F5"/>
    <w:rsid w:val="009365CE"/>
    <w:rsid w:val="0093660A"/>
    <w:rsid w:val="00936A08"/>
    <w:rsid w:val="00937069"/>
    <w:rsid w:val="0094259E"/>
    <w:rsid w:val="009473D0"/>
    <w:rsid w:val="00947AE5"/>
    <w:rsid w:val="00950F46"/>
    <w:rsid w:val="00952C35"/>
    <w:rsid w:val="00953687"/>
    <w:rsid w:val="00957DAF"/>
    <w:rsid w:val="00957F16"/>
    <w:rsid w:val="00963ECF"/>
    <w:rsid w:val="0096510F"/>
    <w:rsid w:val="009670E7"/>
    <w:rsid w:val="00972113"/>
    <w:rsid w:val="00973082"/>
    <w:rsid w:val="00973C8D"/>
    <w:rsid w:val="0097407D"/>
    <w:rsid w:val="009766A1"/>
    <w:rsid w:val="00980269"/>
    <w:rsid w:val="00980CD8"/>
    <w:rsid w:val="00980DE7"/>
    <w:rsid w:val="00982155"/>
    <w:rsid w:val="00983AF8"/>
    <w:rsid w:val="00983B78"/>
    <w:rsid w:val="00986D88"/>
    <w:rsid w:val="00990898"/>
    <w:rsid w:val="00991A1C"/>
    <w:rsid w:val="00994F53"/>
    <w:rsid w:val="00997D1A"/>
    <w:rsid w:val="009A48B0"/>
    <w:rsid w:val="009A6D1A"/>
    <w:rsid w:val="009B2854"/>
    <w:rsid w:val="009B41A2"/>
    <w:rsid w:val="009B4435"/>
    <w:rsid w:val="009B504A"/>
    <w:rsid w:val="009C65CD"/>
    <w:rsid w:val="009D0955"/>
    <w:rsid w:val="009D0963"/>
    <w:rsid w:val="009D170A"/>
    <w:rsid w:val="009E07DC"/>
    <w:rsid w:val="009E161D"/>
    <w:rsid w:val="009E2815"/>
    <w:rsid w:val="009E3337"/>
    <w:rsid w:val="009E56BF"/>
    <w:rsid w:val="009E7AB6"/>
    <w:rsid w:val="009F119A"/>
    <w:rsid w:val="009F143D"/>
    <w:rsid w:val="009F1E7B"/>
    <w:rsid w:val="009F3075"/>
    <w:rsid w:val="009F63A6"/>
    <w:rsid w:val="00A0196B"/>
    <w:rsid w:val="00A02434"/>
    <w:rsid w:val="00A056DC"/>
    <w:rsid w:val="00A10BD5"/>
    <w:rsid w:val="00A136E1"/>
    <w:rsid w:val="00A17FFA"/>
    <w:rsid w:val="00A22183"/>
    <w:rsid w:val="00A25339"/>
    <w:rsid w:val="00A258E2"/>
    <w:rsid w:val="00A3432F"/>
    <w:rsid w:val="00A34791"/>
    <w:rsid w:val="00A360CD"/>
    <w:rsid w:val="00A36A6A"/>
    <w:rsid w:val="00A373EF"/>
    <w:rsid w:val="00A40599"/>
    <w:rsid w:val="00A4465F"/>
    <w:rsid w:val="00A44CE7"/>
    <w:rsid w:val="00A476A7"/>
    <w:rsid w:val="00A559BB"/>
    <w:rsid w:val="00A55AC7"/>
    <w:rsid w:val="00A61C94"/>
    <w:rsid w:val="00A621E2"/>
    <w:rsid w:val="00A6255F"/>
    <w:rsid w:val="00A62A20"/>
    <w:rsid w:val="00A668E0"/>
    <w:rsid w:val="00A720BA"/>
    <w:rsid w:val="00A7283A"/>
    <w:rsid w:val="00A72E3C"/>
    <w:rsid w:val="00A80D09"/>
    <w:rsid w:val="00A91067"/>
    <w:rsid w:val="00A94D32"/>
    <w:rsid w:val="00A95384"/>
    <w:rsid w:val="00AA129D"/>
    <w:rsid w:val="00AA27E7"/>
    <w:rsid w:val="00AA2FF2"/>
    <w:rsid w:val="00AA3C6D"/>
    <w:rsid w:val="00AA547C"/>
    <w:rsid w:val="00AA6D9A"/>
    <w:rsid w:val="00AB0020"/>
    <w:rsid w:val="00AB12DD"/>
    <w:rsid w:val="00AB131F"/>
    <w:rsid w:val="00AB1687"/>
    <w:rsid w:val="00AB47E0"/>
    <w:rsid w:val="00AC2B96"/>
    <w:rsid w:val="00AC338C"/>
    <w:rsid w:val="00AC4E30"/>
    <w:rsid w:val="00AC6403"/>
    <w:rsid w:val="00AC69FF"/>
    <w:rsid w:val="00AC70D3"/>
    <w:rsid w:val="00AD2B8A"/>
    <w:rsid w:val="00AE12EB"/>
    <w:rsid w:val="00AE2D10"/>
    <w:rsid w:val="00AF0412"/>
    <w:rsid w:val="00AF3B2E"/>
    <w:rsid w:val="00AF562F"/>
    <w:rsid w:val="00AF596D"/>
    <w:rsid w:val="00AF6189"/>
    <w:rsid w:val="00AF76D2"/>
    <w:rsid w:val="00B01F7E"/>
    <w:rsid w:val="00B022AB"/>
    <w:rsid w:val="00B05B06"/>
    <w:rsid w:val="00B228D8"/>
    <w:rsid w:val="00B267B9"/>
    <w:rsid w:val="00B26E10"/>
    <w:rsid w:val="00B31083"/>
    <w:rsid w:val="00B449A7"/>
    <w:rsid w:val="00B50C19"/>
    <w:rsid w:val="00B54D70"/>
    <w:rsid w:val="00B554F4"/>
    <w:rsid w:val="00B56836"/>
    <w:rsid w:val="00B57699"/>
    <w:rsid w:val="00B57EA8"/>
    <w:rsid w:val="00B65B86"/>
    <w:rsid w:val="00B660AC"/>
    <w:rsid w:val="00B66355"/>
    <w:rsid w:val="00B676E9"/>
    <w:rsid w:val="00B720C6"/>
    <w:rsid w:val="00B73CBF"/>
    <w:rsid w:val="00B7515F"/>
    <w:rsid w:val="00B75518"/>
    <w:rsid w:val="00B77C6D"/>
    <w:rsid w:val="00B82915"/>
    <w:rsid w:val="00B832E1"/>
    <w:rsid w:val="00B85CB1"/>
    <w:rsid w:val="00B86443"/>
    <w:rsid w:val="00B86AB9"/>
    <w:rsid w:val="00B86B35"/>
    <w:rsid w:val="00B904B8"/>
    <w:rsid w:val="00B93B65"/>
    <w:rsid w:val="00B93D73"/>
    <w:rsid w:val="00B9477D"/>
    <w:rsid w:val="00B94A49"/>
    <w:rsid w:val="00B95CE9"/>
    <w:rsid w:val="00BA0B77"/>
    <w:rsid w:val="00BA1F52"/>
    <w:rsid w:val="00BA2C26"/>
    <w:rsid w:val="00BB0F15"/>
    <w:rsid w:val="00BB39E2"/>
    <w:rsid w:val="00BB5F6D"/>
    <w:rsid w:val="00BC09DE"/>
    <w:rsid w:val="00BC32F7"/>
    <w:rsid w:val="00BC3EAE"/>
    <w:rsid w:val="00BC6003"/>
    <w:rsid w:val="00BD10AB"/>
    <w:rsid w:val="00BD66BF"/>
    <w:rsid w:val="00BE0578"/>
    <w:rsid w:val="00BE0D40"/>
    <w:rsid w:val="00BE743A"/>
    <w:rsid w:val="00BF0B8D"/>
    <w:rsid w:val="00BF1766"/>
    <w:rsid w:val="00BF72B4"/>
    <w:rsid w:val="00C04130"/>
    <w:rsid w:val="00C05DCB"/>
    <w:rsid w:val="00C06778"/>
    <w:rsid w:val="00C0788A"/>
    <w:rsid w:val="00C11A95"/>
    <w:rsid w:val="00C11B35"/>
    <w:rsid w:val="00C17B87"/>
    <w:rsid w:val="00C2181C"/>
    <w:rsid w:val="00C21F45"/>
    <w:rsid w:val="00C220B8"/>
    <w:rsid w:val="00C24AD3"/>
    <w:rsid w:val="00C326BE"/>
    <w:rsid w:val="00C3337A"/>
    <w:rsid w:val="00C334CA"/>
    <w:rsid w:val="00C34A21"/>
    <w:rsid w:val="00C37E57"/>
    <w:rsid w:val="00C40E7B"/>
    <w:rsid w:val="00C46244"/>
    <w:rsid w:val="00C46AFC"/>
    <w:rsid w:val="00C51030"/>
    <w:rsid w:val="00C526BB"/>
    <w:rsid w:val="00C54C6D"/>
    <w:rsid w:val="00C57112"/>
    <w:rsid w:val="00C57B9C"/>
    <w:rsid w:val="00C602E3"/>
    <w:rsid w:val="00C63437"/>
    <w:rsid w:val="00C662A2"/>
    <w:rsid w:val="00C671F5"/>
    <w:rsid w:val="00C7404A"/>
    <w:rsid w:val="00C80ECD"/>
    <w:rsid w:val="00C83D3A"/>
    <w:rsid w:val="00C847A5"/>
    <w:rsid w:val="00C9020A"/>
    <w:rsid w:val="00C910AA"/>
    <w:rsid w:val="00C921CD"/>
    <w:rsid w:val="00C96B17"/>
    <w:rsid w:val="00C979E1"/>
    <w:rsid w:val="00CA15D2"/>
    <w:rsid w:val="00CA4A0F"/>
    <w:rsid w:val="00CA4B89"/>
    <w:rsid w:val="00CA629C"/>
    <w:rsid w:val="00CA6F91"/>
    <w:rsid w:val="00CB37DB"/>
    <w:rsid w:val="00CB4C9A"/>
    <w:rsid w:val="00CB5C4A"/>
    <w:rsid w:val="00CB5EAF"/>
    <w:rsid w:val="00CC118B"/>
    <w:rsid w:val="00CC1291"/>
    <w:rsid w:val="00CC1D8F"/>
    <w:rsid w:val="00CC50D7"/>
    <w:rsid w:val="00CD06D4"/>
    <w:rsid w:val="00CD3778"/>
    <w:rsid w:val="00CD4937"/>
    <w:rsid w:val="00CD4FC7"/>
    <w:rsid w:val="00CE0C44"/>
    <w:rsid w:val="00CE44FA"/>
    <w:rsid w:val="00CE55F8"/>
    <w:rsid w:val="00CE5CE8"/>
    <w:rsid w:val="00CF1552"/>
    <w:rsid w:val="00CF5C57"/>
    <w:rsid w:val="00D0298C"/>
    <w:rsid w:val="00D0352E"/>
    <w:rsid w:val="00D03F1A"/>
    <w:rsid w:val="00D0488B"/>
    <w:rsid w:val="00D050C3"/>
    <w:rsid w:val="00D05CF9"/>
    <w:rsid w:val="00D07ED6"/>
    <w:rsid w:val="00D11236"/>
    <w:rsid w:val="00D129AF"/>
    <w:rsid w:val="00D164E4"/>
    <w:rsid w:val="00D1739A"/>
    <w:rsid w:val="00D17D8D"/>
    <w:rsid w:val="00D2687A"/>
    <w:rsid w:val="00D327FF"/>
    <w:rsid w:val="00D3363F"/>
    <w:rsid w:val="00D33F14"/>
    <w:rsid w:val="00D37A7F"/>
    <w:rsid w:val="00D4373B"/>
    <w:rsid w:val="00D52875"/>
    <w:rsid w:val="00D54EC8"/>
    <w:rsid w:val="00D551C2"/>
    <w:rsid w:val="00D561F4"/>
    <w:rsid w:val="00D615E0"/>
    <w:rsid w:val="00D617E0"/>
    <w:rsid w:val="00D6662D"/>
    <w:rsid w:val="00D74470"/>
    <w:rsid w:val="00D84145"/>
    <w:rsid w:val="00D8568B"/>
    <w:rsid w:val="00D92FDB"/>
    <w:rsid w:val="00D94107"/>
    <w:rsid w:val="00D9470E"/>
    <w:rsid w:val="00D960AB"/>
    <w:rsid w:val="00DA49AA"/>
    <w:rsid w:val="00DA54D5"/>
    <w:rsid w:val="00DA721F"/>
    <w:rsid w:val="00DA7FFC"/>
    <w:rsid w:val="00DB332F"/>
    <w:rsid w:val="00DD0E5F"/>
    <w:rsid w:val="00DD10E6"/>
    <w:rsid w:val="00DD1BE9"/>
    <w:rsid w:val="00DD2788"/>
    <w:rsid w:val="00DD3F70"/>
    <w:rsid w:val="00DD5CA5"/>
    <w:rsid w:val="00DD6C3F"/>
    <w:rsid w:val="00DE006C"/>
    <w:rsid w:val="00DE6054"/>
    <w:rsid w:val="00DF3058"/>
    <w:rsid w:val="00DF6EB0"/>
    <w:rsid w:val="00DF770C"/>
    <w:rsid w:val="00E0102B"/>
    <w:rsid w:val="00E01950"/>
    <w:rsid w:val="00E0463D"/>
    <w:rsid w:val="00E056AF"/>
    <w:rsid w:val="00E07637"/>
    <w:rsid w:val="00E10F5B"/>
    <w:rsid w:val="00E17096"/>
    <w:rsid w:val="00E20F9A"/>
    <w:rsid w:val="00E21E71"/>
    <w:rsid w:val="00E24DDE"/>
    <w:rsid w:val="00E317F7"/>
    <w:rsid w:val="00E3265F"/>
    <w:rsid w:val="00E354AD"/>
    <w:rsid w:val="00E409CC"/>
    <w:rsid w:val="00E418D4"/>
    <w:rsid w:val="00E44244"/>
    <w:rsid w:val="00E44586"/>
    <w:rsid w:val="00E44B60"/>
    <w:rsid w:val="00E555DE"/>
    <w:rsid w:val="00E56E82"/>
    <w:rsid w:val="00E643B3"/>
    <w:rsid w:val="00E656B7"/>
    <w:rsid w:val="00E656D0"/>
    <w:rsid w:val="00E65EBD"/>
    <w:rsid w:val="00E7473B"/>
    <w:rsid w:val="00E9421A"/>
    <w:rsid w:val="00E96E3E"/>
    <w:rsid w:val="00EA0AD5"/>
    <w:rsid w:val="00EA29BE"/>
    <w:rsid w:val="00EA37CD"/>
    <w:rsid w:val="00EA457C"/>
    <w:rsid w:val="00EB1D16"/>
    <w:rsid w:val="00EB1D91"/>
    <w:rsid w:val="00EB1EE4"/>
    <w:rsid w:val="00EB4FB9"/>
    <w:rsid w:val="00EB5497"/>
    <w:rsid w:val="00EB64C7"/>
    <w:rsid w:val="00EC07F5"/>
    <w:rsid w:val="00EC2300"/>
    <w:rsid w:val="00EC2E5A"/>
    <w:rsid w:val="00EC66AB"/>
    <w:rsid w:val="00EC66D2"/>
    <w:rsid w:val="00ED132C"/>
    <w:rsid w:val="00ED14D8"/>
    <w:rsid w:val="00ED4272"/>
    <w:rsid w:val="00EE126D"/>
    <w:rsid w:val="00EE5AE3"/>
    <w:rsid w:val="00EE5C39"/>
    <w:rsid w:val="00EF33B3"/>
    <w:rsid w:val="00F00283"/>
    <w:rsid w:val="00F0158C"/>
    <w:rsid w:val="00F0383C"/>
    <w:rsid w:val="00F13291"/>
    <w:rsid w:val="00F145BD"/>
    <w:rsid w:val="00F15E7D"/>
    <w:rsid w:val="00F16F35"/>
    <w:rsid w:val="00F217B7"/>
    <w:rsid w:val="00F340DD"/>
    <w:rsid w:val="00F341C3"/>
    <w:rsid w:val="00F353FF"/>
    <w:rsid w:val="00F36E07"/>
    <w:rsid w:val="00F4156F"/>
    <w:rsid w:val="00F41B68"/>
    <w:rsid w:val="00F44808"/>
    <w:rsid w:val="00F50836"/>
    <w:rsid w:val="00F50C26"/>
    <w:rsid w:val="00F520BF"/>
    <w:rsid w:val="00F5227B"/>
    <w:rsid w:val="00F540ED"/>
    <w:rsid w:val="00F60B5F"/>
    <w:rsid w:val="00F61457"/>
    <w:rsid w:val="00F62F84"/>
    <w:rsid w:val="00F633F4"/>
    <w:rsid w:val="00F63EE4"/>
    <w:rsid w:val="00F65C90"/>
    <w:rsid w:val="00F7582E"/>
    <w:rsid w:val="00F764EB"/>
    <w:rsid w:val="00F832C3"/>
    <w:rsid w:val="00F83359"/>
    <w:rsid w:val="00F90D08"/>
    <w:rsid w:val="00F917EE"/>
    <w:rsid w:val="00F9682C"/>
    <w:rsid w:val="00F97BCC"/>
    <w:rsid w:val="00FA4AB1"/>
    <w:rsid w:val="00FB07B7"/>
    <w:rsid w:val="00FB1887"/>
    <w:rsid w:val="00FB4EEA"/>
    <w:rsid w:val="00FB676F"/>
    <w:rsid w:val="00FC252D"/>
    <w:rsid w:val="00FC592B"/>
    <w:rsid w:val="00FC6F0B"/>
    <w:rsid w:val="00FD3A19"/>
    <w:rsid w:val="00FE0AF8"/>
    <w:rsid w:val="00FE249E"/>
    <w:rsid w:val="00FE4243"/>
    <w:rsid w:val="00FE5335"/>
    <w:rsid w:val="00FE7318"/>
    <w:rsid w:val="00FE7F7B"/>
    <w:rsid w:val="00FE7F8E"/>
    <w:rsid w:val="00FF03B1"/>
    <w:rsid w:val="00FF18B9"/>
    <w:rsid w:val="00FF1EE0"/>
    <w:rsid w:val="00FF362C"/>
    <w:rsid w:val="00FF3F8A"/>
    <w:rsid w:val="00FF4197"/>
    <w:rsid w:val="00FF64D3"/>
    <w:rsid w:val="00FF6A79"/>
    <w:rsid w:val="00FF722E"/>
    <w:rsid w:val="00FF7E9A"/>
  </w:rsids>
  <m:mathPr>
    <m:mathFont m:val="Cambria Math"/>
    <m:brkBin m:val="before"/>
    <m:brkBinSub m:val="--"/>
    <m:smallFrac m:val="0"/>
    <m:dispDef/>
    <m:lMargin m:val="0"/>
    <m:rMargin m:val="0"/>
    <m:defJc m:val="centerGroup"/>
    <m:wrapIndent m:val="1440"/>
    <m:intLim m:val="subSup"/>
    <m:naryLim m:val="undOvr"/>
  </m:mathPr>
  <w:themeFontLang w:val="en-US" w:eastAsia="zh-CN" w:bidi="my-MM"/>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C4077AA"/>
  <w15:docId w15:val="{ADA0FC31-DDE7-4ABF-8178-8BBB5D192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宋体"/>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200" w:line="276" w:lineRule="auto"/>
    </w:pPr>
  </w:style>
  <w:style w:type="paragraph" w:styleId="1">
    <w:name w:val="heading 1"/>
    <w:basedOn w:val="a"/>
    <w:next w:val="a"/>
    <w:link w:val="10"/>
    <w:uiPriority w:val="9"/>
    <w:qFormat/>
    <w:pPr>
      <w:keepNext/>
      <w:keepLines/>
      <w:numPr>
        <w:numId w:val="2"/>
      </w:numPr>
      <w:spacing w:before="240" w:after="0"/>
      <w:outlineLvl w:val="0"/>
    </w:pPr>
    <w:rPr>
      <w:rFonts w:ascii="Times New Roman" w:eastAsia="等线 Light" w:hAnsi="Times New Roman"/>
      <w:b/>
      <w:sz w:val="28"/>
      <w:szCs w:val="32"/>
    </w:rPr>
  </w:style>
  <w:style w:type="paragraph" w:styleId="2">
    <w:name w:val="heading 2"/>
    <w:basedOn w:val="a"/>
    <w:next w:val="a"/>
    <w:link w:val="20"/>
    <w:uiPriority w:val="9"/>
    <w:qFormat/>
    <w:pPr>
      <w:keepNext/>
      <w:keepLines/>
      <w:numPr>
        <w:ilvl w:val="1"/>
        <w:numId w:val="2"/>
      </w:numPr>
      <w:spacing w:before="40" w:after="0"/>
      <w:outlineLvl w:val="1"/>
    </w:pPr>
    <w:rPr>
      <w:rFonts w:ascii="Times New Roman" w:eastAsia="等线 Light" w:hAnsi="Times New Roman"/>
      <w:b/>
      <w:sz w:val="28"/>
      <w:szCs w:val="26"/>
    </w:rPr>
  </w:style>
  <w:style w:type="paragraph" w:styleId="3">
    <w:name w:val="heading 3"/>
    <w:basedOn w:val="a"/>
    <w:next w:val="a"/>
    <w:link w:val="30"/>
    <w:uiPriority w:val="9"/>
    <w:qFormat/>
    <w:pPr>
      <w:keepNext/>
      <w:keepLines/>
      <w:numPr>
        <w:ilvl w:val="2"/>
        <w:numId w:val="2"/>
      </w:numPr>
      <w:spacing w:before="40" w:after="0"/>
      <w:outlineLvl w:val="2"/>
    </w:pPr>
    <w:rPr>
      <w:rFonts w:ascii="Times New Roman" w:eastAsia="等线 Light" w:hAnsi="Times New Roman"/>
      <w:b/>
      <w:sz w:val="24"/>
      <w:szCs w:val="24"/>
    </w:rPr>
  </w:style>
  <w:style w:type="paragraph" w:styleId="4">
    <w:name w:val="heading 4"/>
    <w:basedOn w:val="a"/>
    <w:next w:val="a"/>
    <w:link w:val="40"/>
    <w:uiPriority w:val="9"/>
    <w:qFormat/>
    <w:pPr>
      <w:keepNext/>
      <w:keepLines/>
      <w:numPr>
        <w:ilvl w:val="3"/>
        <w:numId w:val="2"/>
      </w:numPr>
      <w:spacing w:before="40" w:after="0"/>
      <w:outlineLvl w:val="3"/>
    </w:pPr>
    <w:rPr>
      <w:rFonts w:ascii="Calibri Light" w:eastAsia="等线 Light" w:hAnsi="Calibri Light"/>
      <w:i/>
      <w:iCs/>
      <w:color w:val="2F5496"/>
    </w:rPr>
  </w:style>
  <w:style w:type="paragraph" w:styleId="5">
    <w:name w:val="heading 5"/>
    <w:basedOn w:val="a"/>
    <w:next w:val="a"/>
    <w:link w:val="50"/>
    <w:uiPriority w:val="9"/>
    <w:qFormat/>
    <w:pPr>
      <w:keepNext/>
      <w:keepLines/>
      <w:numPr>
        <w:ilvl w:val="4"/>
        <w:numId w:val="2"/>
      </w:numPr>
      <w:spacing w:before="40" w:after="0"/>
      <w:outlineLvl w:val="4"/>
    </w:pPr>
    <w:rPr>
      <w:rFonts w:ascii="Calibri Light" w:eastAsia="等线 Light" w:hAnsi="Calibri Light"/>
      <w:color w:val="2F5496"/>
    </w:rPr>
  </w:style>
  <w:style w:type="paragraph" w:styleId="6">
    <w:name w:val="heading 6"/>
    <w:basedOn w:val="a"/>
    <w:next w:val="a"/>
    <w:link w:val="60"/>
    <w:uiPriority w:val="9"/>
    <w:qFormat/>
    <w:pPr>
      <w:keepNext/>
      <w:keepLines/>
      <w:numPr>
        <w:ilvl w:val="5"/>
        <w:numId w:val="2"/>
      </w:numPr>
      <w:spacing w:before="40" w:after="0"/>
      <w:outlineLvl w:val="5"/>
    </w:pPr>
    <w:rPr>
      <w:rFonts w:ascii="Calibri Light" w:eastAsia="等线 Light" w:hAnsi="Calibri Light"/>
      <w:color w:val="1F3763"/>
    </w:rPr>
  </w:style>
  <w:style w:type="paragraph" w:styleId="7">
    <w:name w:val="heading 7"/>
    <w:basedOn w:val="a"/>
    <w:next w:val="a"/>
    <w:link w:val="70"/>
    <w:uiPriority w:val="9"/>
    <w:qFormat/>
    <w:pPr>
      <w:keepNext/>
      <w:keepLines/>
      <w:numPr>
        <w:ilvl w:val="6"/>
        <w:numId w:val="2"/>
      </w:numPr>
      <w:spacing w:before="40" w:after="0"/>
      <w:outlineLvl w:val="6"/>
    </w:pPr>
    <w:rPr>
      <w:rFonts w:ascii="Calibri Light" w:eastAsia="等线 Light" w:hAnsi="Calibri Light"/>
      <w:i/>
      <w:iCs/>
      <w:color w:val="1F3763"/>
    </w:rPr>
  </w:style>
  <w:style w:type="paragraph" w:styleId="8">
    <w:name w:val="heading 8"/>
    <w:basedOn w:val="a"/>
    <w:next w:val="a"/>
    <w:link w:val="80"/>
    <w:uiPriority w:val="9"/>
    <w:qFormat/>
    <w:pPr>
      <w:keepNext/>
      <w:keepLines/>
      <w:numPr>
        <w:ilvl w:val="7"/>
        <w:numId w:val="2"/>
      </w:numPr>
      <w:spacing w:before="40" w:after="0"/>
      <w:outlineLvl w:val="7"/>
    </w:pPr>
    <w:rPr>
      <w:rFonts w:ascii="Calibri Light" w:eastAsia="等线 Light" w:hAnsi="Calibri Light"/>
      <w:color w:val="272727"/>
      <w:sz w:val="21"/>
      <w:szCs w:val="21"/>
    </w:rPr>
  </w:style>
  <w:style w:type="paragraph" w:styleId="9">
    <w:name w:val="heading 9"/>
    <w:basedOn w:val="a"/>
    <w:next w:val="a"/>
    <w:link w:val="90"/>
    <w:uiPriority w:val="9"/>
    <w:qFormat/>
    <w:pPr>
      <w:keepNext/>
      <w:keepLines/>
      <w:numPr>
        <w:ilvl w:val="8"/>
        <w:numId w:val="2"/>
      </w:numPr>
      <w:spacing w:before="40" w:after="0"/>
      <w:outlineLvl w:val="8"/>
    </w:pPr>
    <w:rPr>
      <w:rFonts w:ascii="Calibri Light" w:eastAsia="等线 Light" w:hAnsi="Calibri Light"/>
      <w:i/>
      <w:iCs/>
      <w:color w:val="272727"/>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Pr>
      <w:rFonts w:ascii="Times New Roman" w:eastAsia="等线 Light" w:hAnsi="Times New Roman"/>
      <w:b/>
      <w:sz w:val="28"/>
      <w:szCs w:val="32"/>
    </w:rPr>
  </w:style>
  <w:style w:type="character" w:customStyle="1" w:styleId="20">
    <w:name w:val="标题 2 字符"/>
    <w:basedOn w:val="a0"/>
    <w:link w:val="2"/>
    <w:uiPriority w:val="9"/>
    <w:rPr>
      <w:rFonts w:ascii="Times New Roman" w:eastAsia="等线 Light" w:hAnsi="Times New Roman" w:cs="宋体"/>
      <w:b/>
      <w:sz w:val="28"/>
      <w:szCs w:val="26"/>
    </w:rPr>
  </w:style>
  <w:style w:type="character" w:customStyle="1" w:styleId="30">
    <w:name w:val="标题 3 字符"/>
    <w:basedOn w:val="a0"/>
    <w:link w:val="3"/>
    <w:uiPriority w:val="9"/>
    <w:rPr>
      <w:rFonts w:ascii="Times New Roman" w:eastAsia="等线 Light" w:hAnsi="Times New Roman"/>
      <w:b/>
      <w:sz w:val="24"/>
      <w:szCs w:val="24"/>
    </w:rPr>
  </w:style>
  <w:style w:type="character" w:customStyle="1" w:styleId="40">
    <w:name w:val="标题 4 字符"/>
    <w:basedOn w:val="a0"/>
    <w:link w:val="4"/>
    <w:uiPriority w:val="9"/>
    <w:rPr>
      <w:rFonts w:ascii="Calibri Light" w:eastAsia="等线 Light" w:hAnsi="Calibri Light" w:cs="宋体"/>
      <w:i/>
      <w:iCs/>
      <w:color w:val="2F5496"/>
    </w:rPr>
  </w:style>
  <w:style w:type="character" w:customStyle="1" w:styleId="50">
    <w:name w:val="标题 5 字符"/>
    <w:basedOn w:val="a0"/>
    <w:link w:val="5"/>
    <w:uiPriority w:val="9"/>
    <w:rPr>
      <w:rFonts w:ascii="Calibri Light" w:eastAsia="等线 Light" w:hAnsi="Calibri Light" w:cs="宋体"/>
      <w:color w:val="2F5496"/>
    </w:rPr>
  </w:style>
  <w:style w:type="character" w:customStyle="1" w:styleId="60">
    <w:name w:val="标题 6 字符"/>
    <w:basedOn w:val="a0"/>
    <w:link w:val="6"/>
    <w:uiPriority w:val="9"/>
    <w:rPr>
      <w:rFonts w:ascii="Calibri Light" w:eastAsia="等线 Light" w:hAnsi="Calibri Light" w:cs="宋体"/>
      <w:color w:val="1F3763"/>
    </w:rPr>
  </w:style>
  <w:style w:type="character" w:customStyle="1" w:styleId="70">
    <w:name w:val="标题 7 字符"/>
    <w:basedOn w:val="a0"/>
    <w:link w:val="7"/>
    <w:uiPriority w:val="9"/>
    <w:rPr>
      <w:rFonts w:ascii="Calibri Light" w:eastAsia="等线 Light" w:hAnsi="Calibri Light" w:cs="宋体"/>
      <w:i/>
      <w:iCs/>
      <w:color w:val="1F3763"/>
    </w:rPr>
  </w:style>
  <w:style w:type="character" w:customStyle="1" w:styleId="80">
    <w:name w:val="标题 8 字符"/>
    <w:basedOn w:val="a0"/>
    <w:link w:val="8"/>
    <w:uiPriority w:val="9"/>
    <w:rPr>
      <w:rFonts w:ascii="Calibri Light" w:eastAsia="等线 Light" w:hAnsi="Calibri Light" w:cs="宋体"/>
      <w:color w:val="272727"/>
      <w:sz w:val="21"/>
      <w:szCs w:val="21"/>
    </w:rPr>
  </w:style>
  <w:style w:type="character" w:customStyle="1" w:styleId="90">
    <w:name w:val="标题 9 字符"/>
    <w:basedOn w:val="a0"/>
    <w:link w:val="9"/>
    <w:uiPriority w:val="9"/>
    <w:rPr>
      <w:rFonts w:ascii="Calibri Light" w:eastAsia="等线 Light" w:hAnsi="Calibri Light" w:cs="宋体"/>
      <w:i/>
      <w:iCs/>
      <w:color w:val="272727"/>
      <w:sz w:val="21"/>
      <w:szCs w:val="21"/>
    </w:rPr>
  </w:style>
  <w:style w:type="paragraph" w:customStyle="1" w:styleId="EndNoteBibliography">
    <w:name w:val="EndNote Bibliography"/>
    <w:basedOn w:val="a"/>
    <w:link w:val="EndNoteBibliographyChar"/>
    <w:pPr>
      <w:spacing w:line="240" w:lineRule="auto"/>
      <w:jc w:val="both"/>
    </w:pPr>
    <w:rPr>
      <w:rFonts w:ascii="Times New Roman" w:hAnsi="Times New Roman" w:cs="Times New Roman"/>
      <w:sz w:val="24"/>
    </w:rPr>
  </w:style>
  <w:style w:type="character" w:customStyle="1" w:styleId="EndNoteBibliographyChar">
    <w:name w:val="EndNote Bibliography Char"/>
    <w:basedOn w:val="a0"/>
    <w:link w:val="EndNoteBibliography"/>
    <w:rPr>
      <w:rFonts w:ascii="Times New Roman" w:hAnsi="Times New Roman" w:cs="Times New Roman"/>
      <w:sz w:val="24"/>
    </w:rPr>
  </w:style>
  <w:style w:type="paragraph" w:styleId="a3">
    <w:name w:val="List Paragraph"/>
    <w:basedOn w:val="a"/>
    <w:uiPriority w:val="34"/>
    <w:qFormat/>
    <w:pPr>
      <w:spacing w:after="0" w:line="240" w:lineRule="auto"/>
      <w:ind w:left="720"/>
      <w:contextualSpacing/>
    </w:pPr>
    <w:rPr>
      <w:rFonts w:ascii="Times New Roman" w:eastAsia="Times New Roman" w:hAnsi="Times New Roman" w:cs="Times New Roman"/>
      <w:sz w:val="24"/>
      <w:szCs w:val="24"/>
    </w:rPr>
  </w:style>
  <w:style w:type="table" w:customStyle="1" w:styleId="ListTable2-Accent51">
    <w:name w:val="List Table 2 - Accent 51"/>
    <w:basedOn w:val="a1"/>
    <w:uiPriority w:val="47"/>
    <w:pPr>
      <w:spacing w:after="0" w:line="240" w:lineRule="auto"/>
    </w:pPr>
    <w:tblPr>
      <w:tblStyleRowBandSize w:val="1"/>
      <w:tblStyleColBandSize w:val="1"/>
      <w:tblBorders>
        <w:top w:val="single" w:sz="4" w:space="0" w:color="9CC2E5"/>
        <w:bottom w:val="single" w:sz="4" w:space="0" w:color="9CC2E5"/>
        <w:insideH w:val="single" w:sz="4" w:space="0" w:color="9CC2E5"/>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a4">
    <w:name w:val="annotation text"/>
    <w:basedOn w:val="a"/>
    <w:link w:val="a5"/>
    <w:uiPriority w:val="99"/>
  </w:style>
  <w:style w:type="character" w:customStyle="1" w:styleId="a5">
    <w:name w:val="批注文字 字符"/>
    <w:basedOn w:val="a0"/>
    <w:link w:val="a4"/>
    <w:uiPriority w:val="99"/>
    <w:rPr>
      <w:rFonts w:ascii="Calibri" w:hAnsi="Calibri" w:cs="宋体"/>
    </w:rPr>
  </w:style>
  <w:style w:type="character" w:styleId="a6">
    <w:name w:val="annotation reference"/>
    <w:basedOn w:val="a0"/>
    <w:uiPriority w:val="99"/>
    <w:rPr>
      <w:sz w:val="21"/>
      <w:szCs w:val="21"/>
    </w:rPr>
  </w:style>
  <w:style w:type="paragraph" w:styleId="a7">
    <w:name w:val="Balloon Text"/>
    <w:basedOn w:val="a"/>
    <w:link w:val="a8"/>
    <w:uiPriority w:val="99"/>
    <w:pPr>
      <w:spacing w:after="0" w:line="240" w:lineRule="auto"/>
    </w:pPr>
    <w:rPr>
      <w:rFonts w:ascii="Arial" w:hAnsi="Arial" w:cs="Arial"/>
      <w:sz w:val="18"/>
      <w:szCs w:val="18"/>
    </w:rPr>
  </w:style>
  <w:style w:type="character" w:customStyle="1" w:styleId="a8">
    <w:name w:val="批注框文本 字符"/>
    <w:basedOn w:val="a0"/>
    <w:link w:val="a7"/>
    <w:uiPriority w:val="99"/>
    <w:rPr>
      <w:rFonts w:ascii="Arial" w:hAnsi="Arial" w:cs="Arial"/>
      <w:sz w:val="18"/>
      <w:szCs w:val="18"/>
    </w:rPr>
  </w:style>
  <w:style w:type="paragraph" w:customStyle="1" w:styleId="EndNoteBibliographyTitle">
    <w:name w:val="EndNote Bibliography Title"/>
    <w:basedOn w:val="a"/>
    <w:link w:val="EndNoteBibliographyTitleChar"/>
    <w:pPr>
      <w:spacing w:after="0"/>
      <w:jc w:val="center"/>
    </w:pPr>
    <w:rPr>
      <w:rFonts w:ascii="Times New Roman" w:hAnsi="Times New Roman" w:cs="Times New Roman"/>
      <w:noProof/>
      <w:sz w:val="24"/>
    </w:rPr>
  </w:style>
  <w:style w:type="character" w:customStyle="1" w:styleId="EndNoteBibliographyTitleChar">
    <w:name w:val="EndNote Bibliography Title Char"/>
    <w:basedOn w:val="a0"/>
    <w:link w:val="EndNoteBibliographyTitle"/>
    <w:rPr>
      <w:rFonts w:ascii="Times New Roman" w:hAnsi="Times New Roman" w:cs="Times New Roman"/>
      <w:noProof/>
      <w:sz w:val="24"/>
    </w:rPr>
  </w:style>
  <w:style w:type="character" w:styleId="a9">
    <w:name w:val="Hyperlink"/>
    <w:basedOn w:val="a0"/>
    <w:uiPriority w:val="99"/>
    <w:rPr>
      <w:color w:val="0563C1"/>
      <w:u w:val="single"/>
    </w:rPr>
  </w:style>
  <w:style w:type="character" w:customStyle="1" w:styleId="UnresolvedMention1">
    <w:name w:val="Unresolved Mention1"/>
    <w:basedOn w:val="a0"/>
    <w:uiPriority w:val="99"/>
    <w:rPr>
      <w:color w:val="605E5C"/>
      <w:shd w:val="clear" w:color="auto" w:fill="E1DFDD"/>
    </w:rPr>
  </w:style>
  <w:style w:type="table" w:styleId="aa">
    <w:name w:val="Table Grid"/>
    <w:basedOn w:val="a1"/>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61">
    <w:name w:val="Grid Table 4 - Accent 61"/>
    <w:basedOn w:val="a1"/>
    <w:uiPriority w:val="49"/>
    <w:pPr>
      <w:spacing w:after="0" w:line="240" w:lineRule="auto"/>
    </w:p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character" w:styleId="ab">
    <w:name w:val="Placeholder Text"/>
    <w:basedOn w:val="a0"/>
    <w:uiPriority w:val="99"/>
    <w:rPr>
      <w:color w:val="808080"/>
    </w:rPr>
  </w:style>
  <w:style w:type="character" w:customStyle="1" w:styleId="fontstyle01">
    <w:name w:val="fontstyle01"/>
    <w:basedOn w:val="a0"/>
    <w:rPr>
      <w:rFonts w:ascii="Times-Roman" w:hAnsi="Times-Roman" w:hint="default"/>
      <w:b w:val="0"/>
      <w:bCs w:val="0"/>
      <w:i w:val="0"/>
      <w:iCs w:val="0"/>
      <w:color w:val="242021"/>
      <w:sz w:val="22"/>
      <w:szCs w:val="22"/>
    </w:rPr>
  </w:style>
  <w:style w:type="paragraph" w:styleId="ac">
    <w:name w:val="header"/>
    <w:basedOn w:val="a"/>
    <w:link w:val="ad"/>
    <w:uiPriority w:val="99"/>
    <w:pPr>
      <w:tabs>
        <w:tab w:val="center" w:pos="4680"/>
        <w:tab w:val="right" w:pos="9360"/>
      </w:tabs>
      <w:spacing w:after="0" w:line="240" w:lineRule="auto"/>
    </w:pPr>
  </w:style>
  <w:style w:type="character" w:customStyle="1" w:styleId="ad">
    <w:name w:val="页眉 字符"/>
    <w:basedOn w:val="a0"/>
    <w:link w:val="ac"/>
    <w:uiPriority w:val="99"/>
    <w:rPr>
      <w:rFonts w:ascii="Calibri" w:hAnsi="Calibri" w:cs="宋体"/>
    </w:rPr>
  </w:style>
  <w:style w:type="paragraph" w:styleId="ae">
    <w:name w:val="footer"/>
    <w:basedOn w:val="a"/>
    <w:link w:val="af"/>
    <w:uiPriority w:val="99"/>
    <w:pPr>
      <w:tabs>
        <w:tab w:val="center" w:pos="4680"/>
        <w:tab w:val="right" w:pos="9360"/>
      </w:tabs>
      <w:spacing w:after="0" w:line="240" w:lineRule="auto"/>
    </w:pPr>
  </w:style>
  <w:style w:type="character" w:customStyle="1" w:styleId="af">
    <w:name w:val="页脚 字符"/>
    <w:basedOn w:val="a0"/>
    <w:link w:val="ae"/>
    <w:uiPriority w:val="99"/>
    <w:rPr>
      <w:rFonts w:ascii="Calibri" w:hAnsi="Calibri" w:cs="宋体"/>
    </w:rPr>
  </w:style>
  <w:style w:type="paragraph" w:styleId="af0">
    <w:name w:val="annotation subject"/>
    <w:basedOn w:val="a4"/>
    <w:next w:val="a4"/>
    <w:link w:val="af1"/>
    <w:uiPriority w:val="99"/>
    <w:rPr>
      <w:b/>
      <w:bCs/>
    </w:rPr>
  </w:style>
  <w:style w:type="character" w:customStyle="1" w:styleId="af1">
    <w:name w:val="批注主题 字符"/>
    <w:basedOn w:val="a5"/>
    <w:link w:val="af0"/>
    <w:uiPriority w:val="99"/>
    <w:rPr>
      <w:rFonts w:ascii="Calibri" w:hAnsi="Calibri" w:cs="宋体"/>
      <w:b/>
      <w:bCs/>
    </w:rPr>
  </w:style>
  <w:style w:type="character" w:customStyle="1" w:styleId="UnresolvedMention2">
    <w:name w:val="Unresolved Mention2"/>
    <w:basedOn w:val="a0"/>
    <w:uiPriority w:val="99"/>
    <w:rPr>
      <w:color w:val="605E5C"/>
      <w:shd w:val="clear" w:color="auto" w:fill="E1DFDD"/>
    </w:rPr>
  </w:style>
  <w:style w:type="character" w:customStyle="1" w:styleId="UnresolvedMention3">
    <w:name w:val="Unresolved Mention3"/>
    <w:basedOn w:val="a0"/>
    <w:uiPriority w:val="99"/>
    <w:semiHidden/>
    <w:unhideWhenUsed/>
    <w:rsid w:val="00072266"/>
    <w:rPr>
      <w:color w:val="605E5C"/>
      <w:shd w:val="clear" w:color="auto" w:fill="E1DFDD"/>
    </w:rPr>
  </w:style>
  <w:style w:type="character" w:customStyle="1" w:styleId="11">
    <w:name w:val="未处理的提及1"/>
    <w:basedOn w:val="a0"/>
    <w:uiPriority w:val="99"/>
    <w:semiHidden/>
    <w:unhideWhenUsed/>
    <w:rsid w:val="00FF03B1"/>
    <w:rPr>
      <w:color w:val="605E5C"/>
      <w:shd w:val="clear" w:color="auto" w:fill="E1DFDD"/>
    </w:rPr>
  </w:style>
  <w:style w:type="character" w:styleId="af2">
    <w:name w:val="FollowedHyperlink"/>
    <w:basedOn w:val="a0"/>
    <w:uiPriority w:val="99"/>
    <w:semiHidden/>
    <w:unhideWhenUsed/>
    <w:rsid w:val="006F6E63"/>
    <w:rPr>
      <w:color w:val="800080" w:themeColor="followedHyperlink"/>
      <w:u w:val="single"/>
    </w:rPr>
  </w:style>
  <w:style w:type="character" w:customStyle="1" w:styleId="fontstyle21">
    <w:name w:val="fontstyle21"/>
    <w:basedOn w:val="a0"/>
    <w:rsid w:val="003F28D0"/>
    <w:rPr>
      <w:rFonts w:ascii="AdvGulliv-I" w:hAnsi="AdvGulliv-I" w:hint="default"/>
      <w:b w:val="0"/>
      <w:bCs w:val="0"/>
      <w:i w:val="0"/>
      <w:iCs w:val="0"/>
      <w:color w:val="000000"/>
      <w:sz w:val="16"/>
      <w:szCs w:val="16"/>
    </w:rPr>
  </w:style>
  <w:style w:type="character" w:customStyle="1" w:styleId="fontstyle11">
    <w:name w:val="fontstyle11"/>
    <w:basedOn w:val="a0"/>
    <w:rsid w:val="00B449A7"/>
    <w:rPr>
      <w:rFonts w:ascii="AdvGulliv-R" w:hAnsi="AdvGulliv-R" w:hint="default"/>
      <w:b w:val="0"/>
      <w:bCs w:val="0"/>
      <w:i w:val="0"/>
      <w:iCs w:val="0"/>
      <w:color w:val="000000"/>
      <w:sz w:val="10"/>
      <w:szCs w:val="10"/>
    </w:rPr>
  </w:style>
  <w:style w:type="paragraph" w:styleId="af3">
    <w:name w:val="Revision"/>
    <w:hidden/>
    <w:uiPriority w:val="99"/>
    <w:semiHidden/>
    <w:rsid w:val="00525427"/>
    <w:pPr>
      <w:spacing w:after="0" w:line="240" w:lineRule="auto"/>
    </w:pPr>
  </w:style>
  <w:style w:type="character" w:styleId="af4">
    <w:name w:val="line number"/>
    <w:basedOn w:val="a0"/>
    <w:uiPriority w:val="99"/>
    <w:semiHidden/>
    <w:unhideWhenUsed/>
    <w:rsid w:val="00633D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2687118">
      <w:bodyDiv w:val="1"/>
      <w:marLeft w:val="0"/>
      <w:marRight w:val="0"/>
      <w:marTop w:val="0"/>
      <w:marBottom w:val="0"/>
      <w:divBdr>
        <w:top w:val="none" w:sz="0" w:space="0" w:color="auto"/>
        <w:left w:val="none" w:sz="0" w:space="0" w:color="auto"/>
        <w:bottom w:val="none" w:sz="0" w:space="0" w:color="auto"/>
        <w:right w:val="none" w:sz="0" w:space="0" w:color="auto"/>
      </w:divBdr>
    </w:div>
    <w:div w:id="687832314">
      <w:bodyDiv w:val="1"/>
      <w:marLeft w:val="0"/>
      <w:marRight w:val="0"/>
      <w:marTop w:val="0"/>
      <w:marBottom w:val="0"/>
      <w:divBdr>
        <w:top w:val="none" w:sz="0" w:space="0" w:color="auto"/>
        <w:left w:val="none" w:sz="0" w:space="0" w:color="auto"/>
        <w:bottom w:val="none" w:sz="0" w:space="0" w:color="auto"/>
        <w:right w:val="none" w:sz="0" w:space="0" w:color="auto"/>
      </w:divBdr>
    </w:div>
    <w:div w:id="956259387">
      <w:bodyDiv w:val="1"/>
      <w:marLeft w:val="0"/>
      <w:marRight w:val="0"/>
      <w:marTop w:val="0"/>
      <w:marBottom w:val="0"/>
      <w:divBdr>
        <w:top w:val="none" w:sz="0" w:space="0" w:color="auto"/>
        <w:left w:val="none" w:sz="0" w:space="0" w:color="auto"/>
        <w:bottom w:val="none" w:sz="0" w:space="0" w:color="auto"/>
        <w:right w:val="none" w:sz="0" w:space="0" w:color="auto"/>
      </w:divBdr>
      <w:divsChild>
        <w:div w:id="1145777990">
          <w:marLeft w:val="0"/>
          <w:marRight w:val="0"/>
          <w:marTop w:val="0"/>
          <w:marBottom w:val="195"/>
          <w:divBdr>
            <w:top w:val="none" w:sz="0" w:space="0" w:color="auto"/>
            <w:left w:val="none" w:sz="0" w:space="0" w:color="auto"/>
            <w:bottom w:val="none" w:sz="0" w:space="0" w:color="auto"/>
            <w:right w:val="none" w:sz="0" w:space="0" w:color="auto"/>
          </w:divBdr>
        </w:div>
      </w:divsChild>
    </w:div>
    <w:div w:id="1188179692">
      <w:bodyDiv w:val="1"/>
      <w:marLeft w:val="0"/>
      <w:marRight w:val="0"/>
      <w:marTop w:val="0"/>
      <w:marBottom w:val="0"/>
      <w:divBdr>
        <w:top w:val="none" w:sz="0" w:space="0" w:color="auto"/>
        <w:left w:val="none" w:sz="0" w:space="0" w:color="auto"/>
        <w:bottom w:val="none" w:sz="0" w:space="0" w:color="auto"/>
        <w:right w:val="none" w:sz="0" w:space="0" w:color="auto"/>
      </w:divBdr>
      <w:divsChild>
        <w:div w:id="695423217">
          <w:marLeft w:val="0"/>
          <w:marRight w:val="0"/>
          <w:marTop w:val="0"/>
          <w:marBottom w:val="195"/>
          <w:divBdr>
            <w:top w:val="none" w:sz="0" w:space="0" w:color="auto"/>
            <w:left w:val="none" w:sz="0" w:space="0" w:color="auto"/>
            <w:bottom w:val="none" w:sz="0" w:space="0" w:color="auto"/>
            <w:right w:val="none" w:sz="0" w:space="0" w:color="auto"/>
          </w:divBdr>
        </w:div>
      </w:divsChild>
    </w:div>
    <w:div w:id="1193612305">
      <w:bodyDiv w:val="1"/>
      <w:marLeft w:val="0"/>
      <w:marRight w:val="0"/>
      <w:marTop w:val="0"/>
      <w:marBottom w:val="0"/>
      <w:divBdr>
        <w:top w:val="none" w:sz="0" w:space="0" w:color="auto"/>
        <w:left w:val="none" w:sz="0" w:space="0" w:color="auto"/>
        <w:bottom w:val="none" w:sz="0" w:space="0" w:color="auto"/>
        <w:right w:val="none" w:sz="0" w:space="0" w:color="auto"/>
      </w:divBdr>
    </w:div>
    <w:div w:id="1634603521">
      <w:bodyDiv w:val="1"/>
      <w:marLeft w:val="0"/>
      <w:marRight w:val="0"/>
      <w:marTop w:val="0"/>
      <w:marBottom w:val="0"/>
      <w:divBdr>
        <w:top w:val="none" w:sz="0" w:space="0" w:color="auto"/>
        <w:left w:val="none" w:sz="0" w:space="0" w:color="auto"/>
        <w:bottom w:val="none" w:sz="0" w:space="0" w:color="auto"/>
        <w:right w:val="none" w:sz="0" w:space="0" w:color="auto"/>
      </w:divBdr>
    </w:div>
    <w:div w:id="1684167992">
      <w:bodyDiv w:val="1"/>
      <w:marLeft w:val="0"/>
      <w:marRight w:val="0"/>
      <w:marTop w:val="0"/>
      <w:marBottom w:val="0"/>
      <w:divBdr>
        <w:top w:val="none" w:sz="0" w:space="0" w:color="auto"/>
        <w:left w:val="none" w:sz="0" w:space="0" w:color="auto"/>
        <w:bottom w:val="none" w:sz="0" w:space="0" w:color="auto"/>
        <w:right w:val="none" w:sz="0" w:space="0" w:color="auto"/>
      </w:divBdr>
    </w:div>
    <w:div w:id="1765178450">
      <w:bodyDiv w:val="1"/>
      <w:marLeft w:val="0"/>
      <w:marRight w:val="0"/>
      <w:marTop w:val="0"/>
      <w:marBottom w:val="0"/>
      <w:divBdr>
        <w:top w:val="none" w:sz="0" w:space="0" w:color="auto"/>
        <w:left w:val="none" w:sz="0" w:space="0" w:color="auto"/>
        <w:bottom w:val="none" w:sz="0" w:space="0" w:color="auto"/>
        <w:right w:val="none" w:sz="0" w:space="0" w:color="auto"/>
      </w:divBdr>
    </w:div>
    <w:div w:id="1777091021">
      <w:bodyDiv w:val="1"/>
      <w:marLeft w:val="0"/>
      <w:marRight w:val="0"/>
      <w:marTop w:val="0"/>
      <w:marBottom w:val="0"/>
      <w:divBdr>
        <w:top w:val="none" w:sz="0" w:space="0" w:color="auto"/>
        <w:left w:val="none" w:sz="0" w:space="0" w:color="auto"/>
        <w:bottom w:val="none" w:sz="0" w:space="0" w:color="auto"/>
        <w:right w:val="none" w:sz="0" w:space="0" w:color="auto"/>
      </w:divBdr>
    </w:div>
    <w:div w:id="1855529107">
      <w:bodyDiv w:val="1"/>
      <w:marLeft w:val="0"/>
      <w:marRight w:val="0"/>
      <w:marTop w:val="0"/>
      <w:marBottom w:val="0"/>
      <w:divBdr>
        <w:top w:val="none" w:sz="0" w:space="0" w:color="auto"/>
        <w:left w:val="none" w:sz="0" w:space="0" w:color="auto"/>
        <w:bottom w:val="none" w:sz="0" w:space="0" w:color="auto"/>
        <w:right w:val="none" w:sz="0" w:space="0" w:color="auto"/>
      </w:divBdr>
    </w:div>
    <w:div w:id="1891529974">
      <w:bodyDiv w:val="1"/>
      <w:marLeft w:val="0"/>
      <w:marRight w:val="0"/>
      <w:marTop w:val="0"/>
      <w:marBottom w:val="0"/>
      <w:divBdr>
        <w:top w:val="none" w:sz="0" w:space="0" w:color="auto"/>
        <w:left w:val="none" w:sz="0" w:space="0" w:color="auto"/>
        <w:bottom w:val="none" w:sz="0" w:space="0" w:color="auto"/>
        <w:right w:val="none" w:sz="0" w:space="0" w:color="auto"/>
      </w:divBdr>
    </w:div>
    <w:div w:id="19135463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en.wikipedia.org/wiki/Flow_stress" TargetMode="External"/></Relationships>
</file>

<file path=word/_rels/document.xml.rels><?xml version="1.0" encoding="UTF-8" standalone="yes"?>
<Relationships xmlns="http://schemas.openxmlformats.org/package/2006/relationships"><Relationship Id="rId117" Type="http://schemas.openxmlformats.org/officeDocument/2006/relationships/customXml" Target="../customXml/item117.xml"/><Relationship Id="rId21" Type="http://schemas.openxmlformats.org/officeDocument/2006/relationships/customXml" Target="../customXml/item21.xml"/><Relationship Id="rId42" Type="http://schemas.openxmlformats.org/officeDocument/2006/relationships/customXml" Target="../customXml/item42.xml"/><Relationship Id="rId63" Type="http://schemas.openxmlformats.org/officeDocument/2006/relationships/customXml" Target="../customXml/item63.xml"/><Relationship Id="rId84" Type="http://schemas.openxmlformats.org/officeDocument/2006/relationships/customXml" Target="../customXml/item84.xml"/><Relationship Id="rId138" Type="http://schemas.openxmlformats.org/officeDocument/2006/relationships/customXml" Target="../customXml/item138.xml"/><Relationship Id="rId159" Type="http://schemas.openxmlformats.org/officeDocument/2006/relationships/customXml" Target="../customXml/item159.xml"/><Relationship Id="rId170" Type="http://schemas.openxmlformats.org/officeDocument/2006/relationships/customXml" Target="../customXml/item170.xml"/><Relationship Id="rId191" Type="http://schemas.openxmlformats.org/officeDocument/2006/relationships/oleObject" Target="embeddings/oleObject2.bin"/><Relationship Id="rId107" Type="http://schemas.openxmlformats.org/officeDocument/2006/relationships/customXml" Target="../customXml/item107.xml"/><Relationship Id="rId11" Type="http://schemas.openxmlformats.org/officeDocument/2006/relationships/customXml" Target="../customXml/item11.xml"/><Relationship Id="rId32" Type="http://schemas.openxmlformats.org/officeDocument/2006/relationships/customXml" Target="../customXml/item32.xml"/><Relationship Id="rId53" Type="http://schemas.openxmlformats.org/officeDocument/2006/relationships/customXml" Target="../customXml/item53.xml"/><Relationship Id="rId74" Type="http://schemas.openxmlformats.org/officeDocument/2006/relationships/customXml" Target="../customXml/item74.xml"/><Relationship Id="rId128" Type="http://schemas.openxmlformats.org/officeDocument/2006/relationships/customXml" Target="../customXml/item128.xml"/><Relationship Id="rId149" Type="http://schemas.openxmlformats.org/officeDocument/2006/relationships/customXml" Target="../customXml/item149.xml"/><Relationship Id="rId5" Type="http://schemas.openxmlformats.org/officeDocument/2006/relationships/customXml" Target="../customXml/item5.xml"/><Relationship Id="rId95" Type="http://schemas.openxmlformats.org/officeDocument/2006/relationships/customXml" Target="../customXml/item95.xml"/><Relationship Id="rId160" Type="http://schemas.openxmlformats.org/officeDocument/2006/relationships/customXml" Target="../customXml/item160.xml"/><Relationship Id="rId181" Type="http://schemas.openxmlformats.org/officeDocument/2006/relationships/customXml" Target="../customXml/item181.xml"/><Relationship Id="rId22" Type="http://schemas.openxmlformats.org/officeDocument/2006/relationships/customXml" Target="../customXml/item22.xml"/><Relationship Id="rId43" Type="http://schemas.openxmlformats.org/officeDocument/2006/relationships/customXml" Target="../customXml/item43.xml"/><Relationship Id="rId64" Type="http://schemas.openxmlformats.org/officeDocument/2006/relationships/customXml" Target="../customXml/item64.xml"/><Relationship Id="rId118" Type="http://schemas.openxmlformats.org/officeDocument/2006/relationships/customXml" Target="../customXml/item118.xml"/><Relationship Id="rId139" Type="http://schemas.openxmlformats.org/officeDocument/2006/relationships/customXml" Target="../customXml/item139.xml"/><Relationship Id="rId85" Type="http://schemas.openxmlformats.org/officeDocument/2006/relationships/customXml" Target="../customXml/item85.xml"/><Relationship Id="rId150" Type="http://schemas.openxmlformats.org/officeDocument/2006/relationships/customXml" Target="../customXml/item150.xml"/><Relationship Id="rId171" Type="http://schemas.openxmlformats.org/officeDocument/2006/relationships/customXml" Target="../customXml/item171.xml"/><Relationship Id="rId192" Type="http://schemas.openxmlformats.org/officeDocument/2006/relationships/image" Target="media/image3.emf"/><Relationship Id="rId12" Type="http://schemas.openxmlformats.org/officeDocument/2006/relationships/customXml" Target="../customXml/item12.xml"/><Relationship Id="rId33" Type="http://schemas.openxmlformats.org/officeDocument/2006/relationships/customXml" Target="../customXml/item33.xml"/><Relationship Id="rId108" Type="http://schemas.openxmlformats.org/officeDocument/2006/relationships/customXml" Target="../customXml/item108.xml"/><Relationship Id="rId129" Type="http://schemas.openxmlformats.org/officeDocument/2006/relationships/customXml" Target="../customXml/item129.xml"/><Relationship Id="rId54" Type="http://schemas.openxmlformats.org/officeDocument/2006/relationships/customXml" Target="../customXml/item54.xml"/><Relationship Id="rId75" Type="http://schemas.openxmlformats.org/officeDocument/2006/relationships/customXml" Target="../customXml/item75.xml"/><Relationship Id="rId96" Type="http://schemas.openxmlformats.org/officeDocument/2006/relationships/customXml" Target="../customXml/item96.xml"/><Relationship Id="rId140" Type="http://schemas.openxmlformats.org/officeDocument/2006/relationships/customXml" Target="../customXml/item140.xml"/><Relationship Id="rId161" Type="http://schemas.openxmlformats.org/officeDocument/2006/relationships/customXml" Target="../customXml/item161.xml"/><Relationship Id="rId182" Type="http://schemas.openxmlformats.org/officeDocument/2006/relationships/numbering" Target="numbering.xml"/><Relationship Id="rId6" Type="http://schemas.openxmlformats.org/officeDocument/2006/relationships/customXml" Target="../customXml/item6.xml"/><Relationship Id="rId23" Type="http://schemas.openxmlformats.org/officeDocument/2006/relationships/customXml" Target="../customXml/item23.xml"/><Relationship Id="rId119" Type="http://schemas.openxmlformats.org/officeDocument/2006/relationships/customXml" Target="../customXml/item119.xml"/><Relationship Id="rId44" Type="http://schemas.openxmlformats.org/officeDocument/2006/relationships/customXml" Target="../customXml/item44.xml"/><Relationship Id="rId65" Type="http://schemas.openxmlformats.org/officeDocument/2006/relationships/customXml" Target="../customXml/item65.xml"/><Relationship Id="rId86" Type="http://schemas.openxmlformats.org/officeDocument/2006/relationships/customXml" Target="../customXml/item86.xml"/><Relationship Id="rId130" Type="http://schemas.openxmlformats.org/officeDocument/2006/relationships/customXml" Target="../customXml/item130.xml"/><Relationship Id="rId151" Type="http://schemas.openxmlformats.org/officeDocument/2006/relationships/customXml" Target="../customXml/item151.xml"/><Relationship Id="rId172" Type="http://schemas.openxmlformats.org/officeDocument/2006/relationships/customXml" Target="../customXml/item172.xml"/><Relationship Id="rId193" Type="http://schemas.openxmlformats.org/officeDocument/2006/relationships/oleObject" Target="embeddings/oleObject3.bin"/><Relationship Id="rId13" Type="http://schemas.openxmlformats.org/officeDocument/2006/relationships/customXml" Target="../customXml/item13.xml"/><Relationship Id="rId109" Type="http://schemas.openxmlformats.org/officeDocument/2006/relationships/customXml" Target="../customXml/item109.xml"/><Relationship Id="rId34" Type="http://schemas.openxmlformats.org/officeDocument/2006/relationships/customXml" Target="../customXml/item34.xml"/><Relationship Id="rId55" Type="http://schemas.openxmlformats.org/officeDocument/2006/relationships/customXml" Target="../customXml/item55.xml"/><Relationship Id="rId76" Type="http://schemas.openxmlformats.org/officeDocument/2006/relationships/customXml" Target="../customXml/item76.xml"/><Relationship Id="rId97" Type="http://schemas.openxmlformats.org/officeDocument/2006/relationships/customXml" Target="../customXml/item97.xml"/><Relationship Id="rId120" Type="http://schemas.openxmlformats.org/officeDocument/2006/relationships/customXml" Target="../customXml/item120.xml"/><Relationship Id="rId141" Type="http://schemas.openxmlformats.org/officeDocument/2006/relationships/customXml" Target="../customXml/item141.xml"/><Relationship Id="rId7" Type="http://schemas.openxmlformats.org/officeDocument/2006/relationships/customXml" Target="../customXml/item7.xml"/><Relationship Id="rId71" Type="http://schemas.openxmlformats.org/officeDocument/2006/relationships/customXml" Target="../customXml/item71.xml"/><Relationship Id="rId92" Type="http://schemas.openxmlformats.org/officeDocument/2006/relationships/customXml" Target="../customXml/item92.xml"/><Relationship Id="rId162" Type="http://schemas.openxmlformats.org/officeDocument/2006/relationships/customXml" Target="../customXml/item162.xml"/><Relationship Id="rId183" Type="http://schemas.openxmlformats.org/officeDocument/2006/relationships/styles" Target="styles.xml"/><Relationship Id="rId2" Type="http://schemas.openxmlformats.org/officeDocument/2006/relationships/customXml" Target="../customXml/item2.xml"/><Relationship Id="rId29" Type="http://schemas.openxmlformats.org/officeDocument/2006/relationships/customXml" Target="../customXml/item29.xml"/><Relationship Id="rId24" Type="http://schemas.openxmlformats.org/officeDocument/2006/relationships/customXml" Target="../customXml/item24.xml"/><Relationship Id="rId40" Type="http://schemas.openxmlformats.org/officeDocument/2006/relationships/customXml" Target="../customXml/item40.xml"/><Relationship Id="rId45" Type="http://schemas.openxmlformats.org/officeDocument/2006/relationships/customXml" Target="../customXml/item45.xml"/><Relationship Id="rId66" Type="http://schemas.openxmlformats.org/officeDocument/2006/relationships/customXml" Target="../customXml/item66.xml"/><Relationship Id="rId87" Type="http://schemas.openxmlformats.org/officeDocument/2006/relationships/customXml" Target="../customXml/item87.xml"/><Relationship Id="rId110" Type="http://schemas.openxmlformats.org/officeDocument/2006/relationships/customXml" Target="../customXml/item110.xml"/><Relationship Id="rId115" Type="http://schemas.openxmlformats.org/officeDocument/2006/relationships/customXml" Target="../customXml/item115.xml"/><Relationship Id="rId131" Type="http://schemas.openxmlformats.org/officeDocument/2006/relationships/customXml" Target="../customXml/item131.xml"/><Relationship Id="rId136" Type="http://schemas.openxmlformats.org/officeDocument/2006/relationships/customXml" Target="../customXml/item136.xml"/><Relationship Id="rId157" Type="http://schemas.openxmlformats.org/officeDocument/2006/relationships/customXml" Target="../customXml/item157.xml"/><Relationship Id="rId178" Type="http://schemas.openxmlformats.org/officeDocument/2006/relationships/customXml" Target="../customXml/item178.xml"/><Relationship Id="rId61" Type="http://schemas.openxmlformats.org/officeDocument/2006/relationships/customXml" Target="../customXml/item61.xml"/><Relationship Id="rId82" Type="http://schemas.openxmlformats.org/officeDocument/2006/relationships/customXml" Target="../customXml/item82.xml"/><Relationship Id="rId152" Type="http://schemas.openxmlformats.org/officeDocument/2006/relationships/customXml" Target="../customXml/item152.xml"/><Relationship Id="rId173" Type="http://schemas.openxmlformats.org/officeDocument/2006/relationships/customXml" Target="../customXml/item173.xml"/><Relationship Id="rId194" Type="http://schemas.openxmlformats.org/officeDocument/2006/relationships/comments" Target="comments.xml"/><Relationship Id="rId199" Type="http://schemas.microsoft.com/office/2011/relationships/people" Target="people.xml"/><Relationship Id="rId19" Type="http://schemas.openxmlformats.org/officeDocument/2006/relationships/customXml" Target="../customXml/item19.xml"/><Relationship Id="rId14" Type="http://schemas.openxmlformats.org/officeDocument/2006/relationships/customXml" Target="../customXml/item14.xml"/><Relationship Id="rId30" Type="http://schemas.openxmlformats.org/officeDocument/2006/relationships/customXml" Target="../customXml/item30.xml"/><Relationship Id="rId35" Type="http://schemas.openxmlformats.org/officeDocument/2006/relationships/customXml" Target="../customXml/item35.xml"/><Relationship Id="rId56" Type="http://schemas.openxmlformats.org/officeDocument/2006/relationships/customXml" Target="../customXml/item56.xml"/><Relationship Id="rId77" Type="http://schemas.openxmlformats.org/officeDocument/2006/relationships/customXml" Target="../customXml/item77.xml"/><Relationship Id="rId100" Type="http://schemas.openxmlformats.org/officeDocument/2006/relationships/customXml" Target="../customXml/item100.xml"/><Relationship Id="rId105" Type="http://schemas.openxmlformats.org/officeDocument/2006/relationships/customXml" Target="../customXml/item105.xml"/><Relationship Id="rId126" Type="http://schemas.openxmlformats.org/officeDocument/2006/relationships/customXml" Target="../customXml/item126.xml"/><Relationship Id="rId147" Type="http://schemas.openxmlformats.org/officeDocument/2006/relationships/customXml" Target="../customXml/item147.xml"/><Relationship Id="rId168" Type="http://schemas.openxmlformats.org/officeDocument/2006/relationships/customXml" Target="../customXml/item168.xml"/><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customXml" Target="../customXml/item72.xml"/><Relationship Id="rId93" Type="http://schemas.openxmlformats.org/officeDocument/2006/relationships/customXml" Target="../customXml/item93.xml"/><Relationship Id="rId98" Type="http://schemas.openxmlformats.org/officeDocument/2006/relationships/customXml" Target="../customXml/item98.xml"/><Relationship Id="rId121" Type="http://schemas.openxmlformats.org/officeDocument/2006/relationships/customXml" Target="../customXml/item121.xml"/><Relationship Id="rId142" Type="http://schemas.openxmlformats.org/officeDocument/2006/relationships/customXml" Target="../customXml/item142.xml"/><Relationship Id="rId163" Type="http://schemas.openxmlformats.org/officeDocument/2006/relationships/customXml" Target="../customXml/item163.xml"/><Relationship Id="rId184" Type="http://schemas.openxmlformats.org/officeDocument/2006/relationships/settings" Target="settings.xml"/><Relationship Id="rId189" Type="http://schemas.openxmlformats.org/officeDocument/2006/relationships/oleObject" Target="embeddings/oleObject1.bin"/><Relationship Id="rId3" Type="http://schemas.openxmlformats.org/officeDocument/2006/relationships/customXml" Target="../customXml/item3.xml"/><Relationship Id="rId25" Type="http://schemas.openxmlformats.org/officeDocument/2006/relationships/customXml" Target="../customXml/item25.xml"/><Relationship Id="rId46" Type="http://schemas.openxmlformats.org/officeDocument/2006/relationships/customXml" Target="../customXml/item46.xml"/><Relationship Id="rId67" Type="http://schemas.openxmlformats.org/officeDocument/2006/relationships/customXml" Target="../customXml/item67.xml"/><Relationship Id="rId116" Type="http://schemas.openxmlformats.org/officeDocument/2006/relationships/customXml" Target="../customXml/item116.xml"/><Relationship Id="rId137" Type="http://schemas.openxmlformats.org/officeDocument/2006/relationships/customXml" Target="../customXml/item137.xml"/><Relationship Id="rId158" Type="http://schemas.openxmlformats.org/officeDocument/2006/relationships/customXml" Target="../customXml/item158.xml"/><Relationship Id="rId20" Type="http://schemas.openxmlformats.org/officeDocument/2006/relationships/customXml" Target="../customXml/item20.xml"/><Relationship Id="rId41" Type="http://schemas.openxmlformats.org/officeDocument/2006/relationships/customXml" Target="../customXml/item41.xml"/><Relationship Id="rId62" Type="http://schemas.openxmlformats.org/officeDocument/2006/relationships/customXml" Target="../customXml/item62.xml"/><Relationship Id="rId83" Type="http://schemas.openxmlformats.org/officeDocument/2006/relationships/customXml" Target="../customXml/item83.xml"/><Relationship Id="rId88" Type="http://schemas.openxmlformats.org/officeDocument/2006/relationships/customXml" Target="../customXml/item88.xml"/><Relationship Id="rId111" Type="http://schemas.openxmlformats.org/officeDocument/2006/relationships/customXml" Target="../customXml/item111.xml"/><Relationship Id="rId132" Type="http://schemas.openxmlformats.org/officeDocument/2006/relationships/customXml" Target="../customXml/item132.xml"/><Relationship Id="rId153" Type="http://schemas.openxmlformats.org/officeDocument/2006/relationships/customXml" Target="../customXml/item153.xml"/><Relationship Id="rId174" Type="http://schemas.openxmlformats.org/officeDocument/2006/relationships/customXml" Target="../customXml/item174.xml"/><Relationship Id="rId179" Type="http://schemas.openxmlformats.org/officeDocument/2006/relationships/customXml" Target="../customXml/item179.xml"/><Relationship Id="rId195" Type="http://schemas.microsoft.com/office/2011/relationships/commentsExtended" Target="commentsExtended.xml"/><Relationship Id="rId190" Type="http://schemas.openxmlformats.org/officeDocument/2006/relationships/image" Target="media/image2.emf"/><Relationship Id="rId15" Type="http://schemas.openxmlformats.org/officeDocument/2006/relationships/customXml" Target="../customXml/item15.xml"/><Relationship Id="rId36" Type="http://schemas.openxmlformats.org/officeDocument/2006/relationships/customXml" Target="../customXml/item36.xml"/><Relationship Id="rId57" Type="http://schemas.openxmlformats.org/officeDocument/2006/relationships/customXml" Target="../customXml/item57.xml"/><Relationship Id="rId106" Type="http://schemas.openxmlformats.org/officeDocument/2006/relationships/customXml" Target="../customXml/item106.xml"/><Relationship Id="rId127" Type="http://schemas.openxmlformats.org/officeDocument/2006/relationships/customXml" Target="../customXml/item127.xml"/><Relationship Id="rId10" Type="http://schemas.openxmlformats.org/officeDocument/2006/relationships/customXml" Target="../customXml/item10.xml"/><Relationship Id="rId31" Type="http://schemas.openxmlformats.org/officeDocument/2006/relationships/customXml" Target="../customXml/item31.xml"/><Relationship Id="rId52" Type="http://schemas.openxmlformats.org/officeDocument/2006/relationships/customXml" Target="../customXml/item52.xml"/><Relationship Id="rId73" Type="http://schemas.openxmlformats.org/officeDocument/2006/relationships/customXml" Target="../customXml/item73.xml"/><Relationship Id="rId78" Type="http://schemas.openxmlformats.org/officeDocument/2006/relationships/customXml" Target="../customXml/item78.xml"/><Relationship Id="rId94" Type="http://schemas.openxmlformats.org/officeDocument/2006/relationships/customXml" Target="../customXml/item94.xml"/><Relationship Id="rId99" Type="http://schemas.openxmlformats.org/officeDocument/2006/relationships/customXml" Target="../customXml/item99.xml"/><Relationship Id="rId101" Type="http://schemas.openxmlformats.org/officeDocument/2006/relationships/customXml" Target="../customXml/item101.xml"/><Relationship Id="rId122" Type="http://schemas.openxmlformats.org/officeDocument/2006/relationships/customXml" Target="../customXml/item122.xml"/><Relationship Id="rId143" Type="http://schemas.openxmlformats.org/officeDocument/2006/relationships/customXml" Target="../customXml/item143.xml"/><Relationship Id="rId148" Type="http://schemas.openxmlformats.org/officeDocument/2006/relationships/customXml" Target="../customXml/item148.xml"/><Relationship Id="rId164" Type="http://schemas.openxmlformats.org/officeDocument/2006/relationships/customXml" Target="../customXml/item164.xml"/><Relationship Id="rId169" Type="http://schemas.openxmlformats.org/officeDocument/2006/relationships/customXml" Target="../customXml/item169.xml"/><Relationship Id="rId185" Type="http://schemas.openxmlformats.org/officeDocument/2006/relationships/webSettings" Target="webSettings.xml"/><Relationship Id="rId4" Type="http://schemas.openxmlformats.org/officeDocument/2006/relationships/customXml" Target="../customXml/item4.xml"/><Relationship Id="rId9" Type="http://schemas.openxmlformats.org/officeDocument/2006/relationships/customXml" Target="../customXml/item9.xml"/><Relationship Id="rId180" Type="http://schemas.openxmlformats.org/officeDocument/2006/relationships/customXml" Target="../customXml/item180.xml"/><Relationship Id="rId26" Type="http://schemas.openxmlformats.org/officeDocument/2006/relationships/customXml" Target="../customXml/item26.xml"/><Relationship Id="rId47" Type="http://schemas.openxmlformats.org/officeDocument/2006/relationships/customXml" Target="../customXml/item47.xml"/><Relationship Id="rId68" Type="http://schemas.openxmlformats.org/officeDocument/2006/relationships/customXml" Target="../customXml/item68.xml"/><Relationship Id="rId89" Type="http://schemas.openxmlformats.org/officeDocument/2006/relationships/customXml" Target="../customXml/item89.xml"/><Relationship Id="rId112" Type="http://schemas.openxmlformats.org/officeDocument/2006/relationships/customXml" Target="../customXml/item112.xml"/><Relationship Id="rId133" Type="http://schemas.openxmlformats.org/officeDocument/2006/relationships/customXml" Target="../customXml/item133.xml"/><Relationship Id="rId154" Type="http://schemas.openxmlformats.org/officeDocument/2006/relationships/customXml" Target="../customXml/item154.xml"/><Relationship Id="rId175" Type="http://schemas.openxmlformats.org/officeDocument/2006/relationships/customXml" Target="../customXml/item175.xml"/><Relationship Id="rId196" Type="http://schemas.microsoft.com/office/2016/09/relationships/commentsIds" Target="commentsIds.xml"/><Relationship Id="rId200" Type="http://schemas.openxmlformats.org/officeDocument/2006/relationships/theme" Target="theme/theme1.xml"/><Relationship Id="rId16" Type="http://schemas.openxmlformats.org/officeDocument/2006/relationships/customXml" Target="../customXml/item16.xml"/><Relationship Id="rId37" Type="http://schemas.openxmlformats.org/officeDocument/2006/relationships/customXml" Target="../customXml/item37.xml"/><Relationship Id="rId58" Type="http://schemas.openxmlformats.org/officeDocument/2006/relationships/customXml" Target="../customXml/item58.xml"/><Relationship Id="rId79" Type="http://schemas.openxmlformats.org/officeDocument/2006/relationships/customXml" Target="../customXml/item79.xml"/><Relationship Id="rId102" Type="http://schemas.openxmlformats.org/officeDocument/2006/relationships/customXml" Target="../customXml/item102.xml"/><Relationship Id="rId123" Type="http://schemas.openxmlformats.org/officeDocument/2006/relationships/customXml" Target="../customXml/item123.xml"/><Relationship Id="rId144" Type="http://schemas.openxmlformats.org/officeDocument/2006/relationships/customXml" Target="../customXml/item144.xml"/><Relationship Id="rId90" Type="http://schemas.openxmlformats.org/officeDocument/2006/relationships/customXml" Target="../customXml/item90.xml"/><Relationship Id="rId165" Type="http://schemas.openxmlformats.org/officeDocument/2006/relationships/customXml" Target="../customXml/item165.xml"/><Relationship Id="rId186" Type="http://schemas.openxmlformats.org/officeDocument/2006/relationships/footnotes" Target="footnotes.xml"/><Relationship Id="rId27" Type="http://schemas.openxmlformats.org/officeDocument/2006/relationships/customXml" Target="../customXml/item27.xml"/><Relationship Id="rId48" Type="http://schemas.openxmlformats.org/officeDocument/2006/relationships/customXml" Target="../customXml/item48.xml"/><Relationship Id="rId69" Type="http://schemas.openxmlformats.org/officeDocument/2006/relationships/customXml" Target="../customXml/item69.xml"/><Relationship Id="rId113" Type="http://schemas.openxmlformats.org/officeDocument/2006/relationships/customXml" Target="../customXml/item113.xml"/><Relationship Id="rId134" Type="http://schemas.openxmlformats.org/officeDocument/2006/relationships/customXml" Target="../customXml/item134.xml"/><Relationship Id="rId80" Type="http://schemas.openxmlformats.org/officeDocument/2006/relationships/customXml" Target="../customXml/item80.xml"/><Relationship Id="rId155" Type="http://schemas.openxmlformats.org/officeDocument/2006/relationships/customXml" Target="../customXml/item155.xml"/><Relationship Id="rId176" Type="http://schemas.openxmlformats.org/officeDocument/2006/relationships/customXml" Target="../customXml/item176.xml"/><Relationship Id="rId197" Type="http://schemas.openxmlformats.org/officeDocument/2006/relationships/hyperlink" Target="https://www.digitalvidya.com/blog/types-of-neural-networks/" TargetMode="External"/><Relationship Id="rId17" Type="http://schemas.openxmlformats.org/officeDocument/2006/relationships/customXml" Target="../customXml/item17.xml"/><Relationship Id="rId38" Type="http://schemas.openxmlformats.org/officeDocument/2006/relationships/customXml" Target="../customXml/item38.xml"/><Relationship Id="rId59" Type="http://schemas.openxmlformats.org/officeDocument/2006/relationships/customXml" Target="../customXml/item59.xml"/><Relationship Id="rId103" Type="http://schemas.openxmlformats.org/officeDocument/2006/relationships/customXml" Target="../customXml/item103.xml"/><Relationship Id="rId124" Type="http://schemas.openxmlformats.org/officeDocument/2006/relationships/customXml" Target="../customXml/item124.xml"/><Relationship Id="rId70" Type="http://schemas.openxmlformats.org/officeDocument/2006/relationships/customXml" Target="../customXml/item70.xml"/><Relationship Id="rId91" Type="http://schemas.openxmlformats.org/officeDocument/2006/relationships/customXml" Target="../customXml/item91.xml"/><Relationship Id="rId145" Type="http://schemas.openxmlformats.org/officeDocument/2006/relationships/customXml" Target="../customXml/item145.xml"/><Relationship Id="rId166" Type="http://schemas.openxmlformats.org/officeDocument/2006/relationships/customXml" Target="../customXml/item166.xml"/><Relationship Id="rId187" Type="http://schemas.openxmlformats.org/officeDocument/2006/relationships/endnotes" Target="endnotes.xml"/><Relationship Id="rId1" Type="http://schemas.openxmlformats.org/officeDocument/2006/relationships/customXml" Target="../customXml/item1.xml"/><Relationship Id="rId28" Type="http://schemas.openxmlformats.org/officeDocument/2006/relationships/customXml" Target="../customXml/item28.xml"/><Relationship Id="rId49" Type="http://schemas.openxmlformats.org/officeDocument/2006/relationships/customXml" Target="../customXml/item49.xml"/><Relationship Id="rId114" Type="http://schemas.openxmlformats.org/officeDocument/2006/relationships/customXml" Target="../customXml/item114.xml"/><Relationship Id="rId60" Type="http://schemas.openxmlformats.org/officeDocument/2006/relationships/customXml" Target="../customXml/item60.xml"/><Relationship Id="rId81" Type="http://schemas.openxmlformats.org/officeDocument/2006/relationships/customXml" Target="../customXml/item81.xml"/><Relationship Id="rId135" Type="http://schemas.openxmlformats.org/officeDocument/2006/relationships/customXml" Target="../customXml/item135.xml"/><Relationship Id="rId156" Type="http://schemas.openxmlformats.org/officeDocument/2006/relationships/customXml" Target="../customXml/item156.xml"/><Relationship Id="rId177" Type="http://schemas.openxmlformats.org/officeDocument/2006/relationships/customXml" Target="../customXml/item177.xml"/><Relationship Id="rId198" Type="http://schemas.openxmlformats.org/officeDocument/2006/relationships/fontTable" Target="fontTable.xml"/><Relationship Id="rId18" Type="http://schemas.openxmlformats.org/officeDocument/2006/relationships/customXml" Target="../customXml/item18.xml"/><Relationship Id="rId39" Type="http://schemas.openxmlformats.org/officeDocument/2006/relationships/customXml" Target="../customXml/item39.xml"/><Relationship Id="rId50" Type="http://schemas.openxmlformats.org/officeDocument/2006/relationships/customXml" Target="../customXml/item50.xml"/><Relationship Id="rId104" Type="http://schemas.openxmlformats.org/officeDocument/2006/relationships/customXml" Target="../customXml/item104.xml"/><Relationship Id="rId125" Type="http://schemas.openxmlformats.org/officeDocument/2006/relationships/customXml" Target="../customXml/item125.xml"/><Relationship Id="rId146" Type="http://schemas.openxmlformats.org/officeDocument/2006/relationships/customXml" Target="../customXml/item146.xml"/><Relationship Id="rId167" Type="http://schemas.openxmlformats.org/officeDocument/2006/relationships/customXml" Target="../customXml/item167.xml"/><Relationship Id="rId18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00.xml.rels><?xml version="1.0" encoding="UTF-8" standalone="yes"?>
<Relationships xmlns="http://schemas.openxmlformats.org/package/2006/relationships"><Relationship Id="rId1" Type="http://schemas.openxmlformats.org/officeDocument/2006/relationships/customXmlProps" Target="itemProps100.xml"/></Relationships>
</file>

<file path=customXml/_rels/item101.xml.rels><?xml version="1.0" encoding="UTF-8" standalone="yes"?>
<Relationships xmlns="http://schemas.openxmlformats.org/package/2006/relationships"><Relationship Id="rId1" Type="http://schemas.openxmlformats.org/officeDocument/2006/relationships/customXmlProps" Target="itemProps101.xml"/></Relationships>
</file>

<file path=customXml/_rels/item102.xml.rels><?xml version="1.0" encoding="UTF-8" standalone="yes"?>
<Relationships xmlns="http://schemas.openxmlformats.org/package/2006/relationships"><Relationship Id="rId1" Type="http://schemas.openxmlformats.org/officeDocument/2006/relationships/customXmlProps" Target="itemProps102.xml"/></Relationships>
</file>

<file path=customXml/_rels/item103.xml.rels><?xml version="1.0" encoding="UTF-8" standalone="yes"?>
<Relationships xmlns="http://schemas.openxmlformats.org/package/2006/relationships"><Relationship Id="rId1" Type="http://schemas.openxmlformats.org/officeDocument/2006/relationships/customXmlProps" Target="itemProps103.xml"/></Relationships>
</file>

<file path=customXml/_rels/item104.xml.rels><?xml version="1.0" encoding="UTF-8" standalone="yes"?>
<Relationships xmlns="http://schemas.openxmlformats.org/package/2006/relationships"><Relationship Id="rId1" Type="http://schemas.openxmlformats.org/officeDocument/2006/relationships/customXmlProps" Target="itemProps104.xml"/></Relationships>
</file>

<file path=customXml/_rels/item105.xml.rels><?xml version="1.0" encoding="UTF-8" standalone="yes"?>
<Relationships xmlns="http://schemas.openxmlformats.org/package/2006/relationships"><Relationship Id="rId1" Type="http://schemas.openxmlformats.org/officeDocument/2006/relationships/customXmlProps" Target="itemProps105.xml"/></Relationships>
</file>

<file path=customXml/_rels/item106.xml.rels><?xml version="1.0" encoding="UTF-8" standalone="yes"?>
<Relationships xmlns="http://schemas.openxmlformats.org/package/2006/relationships"><Relationship Id="rId1" Type="http://schemas.openxmlformats.org/officeDocument/2006/relationships/customXmlProps" Target="itemProps106.xml"/></Relationships>
</file>

<file path=customXml/_rels/item107.xml.rels><?xml version="1.0" encoding="UTF-8" standalone="yes"?>
<Relationships xmlns="http://schemas.openxmlformats.org/package/2006/relationships"><Relationship Id="rId1" Type="http://schemas.openxmlformats.org/officeDocument/2006/relationships/customXmlProps" Target="itemProps107.xml"/></Relationships>
</file>

<file path=customXml/_rels/item108.xml.rels><?xml version="1.0" encoding="UTF-8" standalone="yes"?>
<Relationships xmlns="http://schemas.openxmlformats.org/package/2006/relationships"><Relationship Id="rId1" Type="http://schemas.openxmlformats.org/officeDocument/2006/relationships/customXmlProps" Target="itemProps108.xml"/></Relationships>
</file>

<file path=customXml/_rels/item109.xml.rels><?xml version="1.0" encoding="UTF-8" standalone="yes"?>
<Relationships xmlns="http://schemas.openxmlformats.org/package/2006/relationships"><Relationship Id="rId1" Type="http://schemas.openxmlformats.org/officeDocument/2006/relationships/customXmlProps" Target="itemProps109.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10.xml.rels><?xml version="1.0" encoding="UTF-8" standalone="yes"?>
<Relationships xmlns="http://schemas.openxmlformats.org/package/2006/relationships"><Relationship Id="rId1" Type="http://schemas.openxmlformats.org/officeDocument/2006/relationships/customXmlProps" Target="itemProps110.xml"/></Relationships>
</file>

<file path=customXml/_rels/item111.xml.rels><?xml version="1.0" encoding="UTF-8" standalone="yes"?>
<Relationships xmlns="http://schemas.openxmlformats.org/package/2006/relationships"><Relationship Id="rId1" Type="http://schemas.openxmlformats.org/officeDocument/2006/relationships/customXmlProps" Target="itemProps111.xml"/></Relationships>
</file>

<file path=customXml/_rels/item112.xml.rels><?xml version="1.0" encoding="UTF-8" standalone="yes"?>
<Relationships xmlns="http://schemas.openxmlformats.org/package/2006/relationships"><Relationship Id="rId1" Type="http://schemas.openxmlformats.org/officeDocument/2006/relationships/customXmlProps" Target="itemProps112.xml"/></Relationships>
</file>

<file path=customXml/_rels/item113.xml.rels><?xml version="1.0" encoding="UTF-8" standalone="yes"?>
<Relationships xmlns="http://schemas.openxmlformats.org/package/2006/relationships"><Relationship Id="rId1" Type="http://schemas.openxmlformats.org/officeDocument/2006/relationships/customXmlProps" Target="itemProps113.xml"/></Relationships>
</file>

<file path=customXml/_rels/item114.xml.rels><?xml version="1.0" encoding="UTF-8" standalone="yes"?>
<Relationships xmlns="http://schemas.openxmlformats.org/package/2006/relationships"><Relationship Id="rId1" Type="http://schemas.openxmlformats.org/officeDocument/2006/relationships/customXmlProps" Target="itemProps114.xml"/></Relationships>
</file>

<file path=customXml/_rels/item115.xml.rels><?xml version="1.0" encoding="UTF-8" standalone="yes"?>
<Relationships xmlns="http://schemas.openxmlformats.org/package/2006/relationships"><Relationship Id="rId1" Type="http://schemas.openxmlformats.org/officeDocument/2006/relationships/customXmlProps" Target="itemProps115.xml"/></Relationships>
</file>

<file path=customXml/_rels/item116.xml.rels><?xml version="1.0" encoding="UTF-8" standalone="yes"?>
<Relationships xmlns="http://schemas.openxmlformats.org/package/2006/relationships"><Relationship Id="rId1" Type="http://schemas.openxmlformats.org/officeDocument/2006/relationships/customXmlProps" Target="itemProps116.xml"/></Relationships>
</file>

<file path=customXml/_rels/item117.xml.rels><?xml version="1.0" encoding="UTF-8" standalone="yes"?>
<Relationships xmlns="http://schemas.openxmlformats.org/package/2006/relationships"><Relationship Id="rId1" Type="http://schemas.openxmlformats.org/officeDocument/2006/relationships/customXmlProps" Target="itemProps117.xml"/></Relationships>
</file>

<file path=customXml/_rels/item118.xml.rels><?xml version="1.0" encoding="UTF-8" standalone="yes"?>
<Relationships xmlns="http://schemas.openxmlformats.org/package/2006/relationships"><Relationship Id="rId1" Type="http://schemas.openxmlformats.org/officeDocument/2006/relationships/customXmlProps" Target="itemProps118.xml"/></Relationships>
</file>

<file path=customXml/_rels/item119.xml.rels><?xml version="1.0" encoding="UTF-8" standalone="yes"?>
<Relationships xmlns="http://schemas.openxmlformats.org/package/2006/relationships"><Relationship Id="rId1" Type="http://schemas.openxmlformats.org/officeDocument/2006/relationships/customXmlProps" Target="itemProps119.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20.xml.rels><?xml version="1.0" encoding="UTF-8" standalone="yes"?>
<Relationships xmlns="http://schemas.openxmlformats.org/package/2006/relationships"><Relationship Id="rId1" Type="http://schemas.openxmlformats.org/officeDocument/2006/relationships/customXmlProps" Target="itemProps120.xml"/></Relationships>
</file>

<file path=customXml/_rels/item121.xml.rels><?xml version="1.0" encoding="UTF-8" standalone="yes"?>
<Relationships xmlns="http://schemas.openxmlformats.org/package/2006/relationships"><Relationship Id="rId1" Type="http://schemas.openxmlformats.org/officeDocument/2006/relationships/customXmlProps" Target="itemProps121.xml"/></Relationships>
</file>

<file path=customXml/_rels/item122.xml.rels><?xml version="1.0" encoding="UTF-8" standalone="yes"?>
<Relationships xmlns="http://schemas.openxmlformats.org/package/2006/relationships"><Relationship Id="rId1" Type="http://schemas.openxmlformats.org/officeDocument/2006/relationships/customXmlProps" Target="itemProps122.xml"/></Relationships>
</file>

<file path=customXml/_rels/item123.xml.rels><?xml version="1.0" encoding="UTF-8" standalone="yes"?>
<Relationships xmlns="http://schemas.openxmlformats.org/package/2006/relationships"><Relationship Id="rId1" Type="http://schemas.openxmlformats.org/officeDocument/2006/relationships/customXmlProps" Target="itemProps123.xml"/></Relationships>
</file>

<file path=customXml/_rels/item124.xml.rels><?xml version="1.0" encoding="UTF-8" standalone="yes"?>
<Relationships xmlns="http://schemas.openxmlformats.org/package/2006/relationships"><Relationship Id="rId1" Type="http://schemas.openxmlformats.org/officeDocument/2006/relationships/customXmlProps" Target="itemProps124.xml"/></Relationships>
</file>

<file path=customXml/_rels/item125.xml.rels><?xml version="1.0" encoding="UTF-8" standalone="yes"?>
<Relationships xmlns="http://schemas.openxmlformats.org/package/2006/relationships"><Relationship Id="rId1" Type="http://schemas.openxmlformats.org/officeDocument/2006/relationships/customXmlProps" Target="itemProps125.xml"/></Relationships>
</file>

<file path=customXml/_rels/item126.xml.rels><?xml version="1.0" encoding="UTF-8" standalone="yes"?>
<Relationships xmlns="http://schemas.openxmlformats.org/package/2006/relationships"><Relationship Id="rId1" Type="http://schemas.openxmlformats.org/officeDocument/2006/relationships/customXmlProps" Target="itemProps126.xml"/></Relationships>
</file>

<file path=customXml/_rels/item127.xml.rels><?xml version="1.0" encoding="UTF-8" standalone="yes"?>
<Relationships xmlns="http://schemas.openxmlformats.org/package/2006/relationships"><Relationship Id="rId1" Type="http://schemas.openxmlformats.org/officeDocument/2006/relationships/customXmlProps" Target="itemProps127.xml"/></Relationships>
</file>

<file path=customXml/_rels/item128.xml.rels><?xml version="1.0" encoding="UTF-8" standalone="yes"?>
<Relationships xmlns="http://schemas.openxmlformats.org/package/2006/relationships"><Relationship Id="rId1" Type="http://schemas.openxmlformats.org/officeDocument/2006/relationships/customXmlProps" Target="itemProps128.xml"/></Relationships>
</file>

<file path=customXml/_rels/item129.xml.rels><?xml version="1.0" encoding="UTF-8" standalone="yes"?>
<Relationships xmlns="http://schemas.openxmlformats.org/package/2006/relationships"><Relationship Id="rId1" Type="http://schemas.openxmlformats.org/officeDocument/2006/relationships/customXmlProps" Target="itemProps129.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30.xml.rels><?xml version="1.0" encoding="UTF-8" standalone="yes"?>
<Relationships xmlns="http://schemas.openxmlformats.org/package/2006/relationships"><Relationship Id="rId1" Type="http://schemas.openxmlformats.org/officeDocument/2006/relationships/customXmlProps" Target="itemProps130.xml"/></Relationships>
</file>

<file path=customXml/_rels/item131.xml.rels><?xml version="1.0" encoding="UTF-8" standalone="yes"?>
<Relationships xmlns="http://schemas.openxmlformats.org/package/2006/relationships"><Relationship Id="rId1" Type="http://schemas.openxmlformats.org/officeDocument/2006/relationships/customXmlProps" Target="itemProps131.xml"/></Relationships>
</file>

<file path=customXml/_rels/item132.xml.rels><?xml version="1.0" encoding="UTF-8" standalone="yes"?>
<Relationships xmlns="http://schemas.openxmlformats.org/package/2006/relationships"><Relationship Id="rId1" Type="http://schemas.openxmlformats.org/officeDocument/2006/relationships/customXmlProps" Target="itemProps132.xml"/></Relationships>
</file>

<file path=customXml/_rels/item133.xml.rels><?xml version="1.0" encoding="UTF-8" standalone="yes"?>
<Relationships xmlns="http://schemas.openxmlformats.org/package/2006/relationships"><Relationship Id="rId1" Type="http://schemas.openxmlformats.org/officeDocument/2006/relationships/customXmlProps" Target="itemProps133.xml"/></Relationships>
</file>

<file path=customXml/_rels/item134.xml.rels><?xml version="1.0" encoding="UTF-8" standalone="yes"?>
<Relationships xmlns="http://schemas.openxmlformats.org/package/2006/relationships"><Relationship Id="rId1" Type="http://schemas.openxmlformats.org/officeDocument/2006/relationships/customXmlProps" Target="itemProps134.xml"/></Relationships>
</file>

<file path=customXml/_rels/item135.xml.rels><?xml version="1.0" encoding="UTF-8" standalone="yes"?>
<Relationships xmlns="http://schemas.openxmlformats.org/package/2006/relationships"><Relationship Id="rId1" Type="http://schemas.openxmlformats.org/officeDocument/2006/relationships/customXmlProps" Target="itemProps135.xml"/></Relationships>
</file>

<file path=customXml/_rels/item136.xml.rels><?xml version="1.0" encoding="UTF-8" standalone="yes"?>
<Relationships xmlns="http://schemas.openxmlformats.org/package/2006/relationships"><Relationship Id="rId1" Type="http://schemas.openxmlformats.org/officeDocument/2006/relationships/customXmlProps" Target="itemProps136.xml"/></Relationships>
</file>

<file path=customXml/_rels/item137.xml.rels><?xml version="1.0" encoding="UTF-8" standalone="yes"?>
<Relationships xmlns="http://schemas.openxmlformats.org/package/2006/relationships"><Relationship Id="rId1" Type="http://schemas.openxmlformats.org/officeDocument/2006/relationships/customXmlProps" Target="itemProps137.xml"/></Relationships>
</file>

<file path=customXml/_rels/item138.xml.rels><?xml version="1.0" encoding="UTF-8" standalone="yes"?>
<Relationships xmlns="http://schemas.openxmlformats.org/package/2006/relationships"><Relationship Id="rId1" Type="http://schemas.openxmlformats.org/officeDocument/2006/relationships/customXmlProps" Target="itemProps138.xml"/></Relationships>
</file>

<file path=customXml/_rels/item139.xml.rels><?xml version="1.0" encoding="UTF-8" standalone="yes"?>
<Relationships xmlns="http://schemas.openxmlformats.org/package/2006/relationships"><Relationship Id="rId1" Type="http://schemas.openxmlformats.org/officeDocument/2006/relationships/customXmlProps" Target="itemProps139.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40.xml.rels><?xml version="1.0" encoding="UTF-8" standalone="yes"?>
<Relationships xmlns="http://schemas.openxmlformats.org/package/2006/relationships"><Relationship Id="rId1" Type="http://schemas.openxmlformats.org/officeDocument/2006/relationships/customXmlProps" Target="itemProps140.xml"/></Relationships>
</file>

<file path=customXml/_rels/item141.xml.rels><?xml version="1.0" encoding="UTF-8" standalone="yes"?>
<Relationships xmlns="http://schemas.openxmlformats.org/package/2006/relationships"><Relationship Id="rId1" Type="http://schemas.openxmlformats.org/officeDocument/2006/relationships/customXmlProps" Target="itemProps141.xml"/></Relationships>
</file>

<file path=customXml/_rels/item142.xml.rels><?xml version="1.0" encoding="UTF-8" standalone="yes"?>
<Relationships xmlns="http://schemas.openxmlformats.org/package/2006/relationships"><Relationship Id="rId1" Type="http://schemas.openxmlformats.org/officeDocument/2006/relationships/customXmlProps" Target="itemProps142.xml"/></Relationships>
</file>

<file path=customXml/_rels/item143.xml.rels><?xml version="1.0" encoding="UTF-8" standalone="yes"?>
<Relationships xmlns="http://schemas.openxmlformats.org/package/2006/relationships"><Relationship Id="rId1" Type="http://schemas.openxmlformats.org/officeDocument/2006/relationships/customXmlProps" Target="itemProps143.xml"/></Relationships>
</file>

<file path=customXml/_rels/item144.xml.rels><?xml version="1.0" encoding="UTF-8" standalone="yes"?>
<Relationships xmlns="http://schemas.openxmlformats.org/package/2006/relationships"><Relationship Id="rId1" Type="http://schemas.openxmlformats.org/officeDocument/2006/relationships/customXmlProps" Target="itemProps144.xml"/></Relationships>
</file>

<file path=customXml/_rels/item145.xml.rels><?xml version="1.0" encoding="UTF-8" standalone="yes"?>
<Relationships xmlns="http://schemas.openxmlformats.org/package/2006/relationships"><Relationship Id="rId1" Type="http://schemas.openxmlformats.org/officeDocument/2006/relationships/customXmlProps" Target="itemProps145.xml"/></Relationships>
</file>

<file path=customXml/_rels/item146.xml.rels><?xml version="1.0" encoding="UTF-8" standalone="yes"?>
<Relationships xmlns="http://schemas.openxmlformats.org/package/2006/relationships"><Relationship Id="rId1" Type="http://schemas.openxmlformats.org/officeDocument/2006/relationships/customXmlProps" Target="itemProps146.xml"/></Relationships>
</file>

<file path=customXml/_rels/item147.xml.rels><?xml version="1.0" encoding="UTF-8" standalone="yes"?>
<Relationships xmlns="http://schemas.openxmlformats.org/package/2006/relationships"><Relationship Id="rId1" Type="http://schemas.openxmlformats.org/officeDocument/2006/relationships/customXmlProps" Target="itemProps147.xml"/></Relationships>
</file>

<file path=customXml/_rels/item148.xml.rels><?xml version="1.0" encoding="UTF-8" standalone="yes"?>
<Relationships xmlns="http://schemas.openxmlformats.org/package/2006/relationships"><Relationship Id="rId1" Type="http://schemas.openxmlformats.org/officeDocument/2006/relationships/customXmlProps" Target="itemProps148.xml"/></Relationships>
</file>

<file path=customXml/_rels/item149.xml.rels><?xml version="1.0" encoding="UTF-8" standalone="yes"?>
<Relationships xmlns="http://schemas.openxmlformats.org/package/2006/relationships"><Relationship Id="rId1" Type="http://schemas.openxmlformats.org/officeDocument/2006/relationships/customXmlProps" Target="itemProps149.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50.xml.rels><?xml version="1.0" encoding="UTF-8" standalone="yes"?>
<Relationships xmlns="http://schemas.openxmlformats.org/package/2006/relationships"><Relationship Id="rId1" Type="http://schemas.openxmlformats.org/officeDocument/2006/relationships/customXmlProps" Target="itemProps150.xml"/></Relationships>
</file>

<file path=customXml/_rels/item151.xml.rels><?xml version="1.0" encoding="UTF-8" standalone="yes"?>
<Relationships xmlns="http://schemas.openxmlformats.org/package/2006/relationships"><Relationship Id="rId1" Type="http://schemas.openxmlformats.org/officeDocument/2006/relationships/customXmlProps" Target="itemProps151.xml"/></Relationships>
</file>

<file path=customXml/_rels/item152.xml.rels><?xml version="1.0" encoding="UTF-8" standalone="yes"?>
<Relationships xmlns="http://schemas.openxmlformats.org/package/2006/relationships"><Relationship Id="rId1" Type="http://schemas.openxmlformats.org/officeDocument/2006/relationships/customXmlProps" Target="itemProps152.xml"/></Relationships>
</file>

<file path=customXml/_rels/item153.xml.rels><?xml version="1.0" encoding="UTF-8" standalone="yes"?>
<Relationships xmlns="http://schemas.openxmlformats.org/package/2006/relationships"><Relationship Id="rId1" Type="http://schemas.openxmlformats.org/officeDocument/2006/relationships/customXmlProps" Target="itemProps153.xml"/></Relationships>
</file>

<file path=customXml/_rels/item154.xml.rels><?xml version="1.0" encoding="UTF-8" standalone="yes"?>
<Relationships xmlns="http://schemas.openxmlformats.org/package/2006/relationships"><Relationship Id="rId1" Type="http://schemas.openxmlformats.org/officeDocument/2006/relationships/customXmlProps" Target="itemProps154.xml"/></Relationships>
</file>

<file path=customXml/_rels/item155.xml.rels><?xml version="1.0" encoding="UTF-8" standalone="yes"?>
<Relationships xmlns="http://schemas.openxmlformats.org/package/2006/relationships"><Relationship Id="rId1" Type="http://schemas.openxmlformats.org/officeDocument/2006/relationships/customXmlProps" Target="itemProps155.xml"/></Relationships>
</file>

<file path=customXml/_rels/item156.xml.rels><?xml version="1.0" encoding="UTF-8" standalone="yes"?>
<Relationships xmlns="http://schemas.openxmlformats.org/package/2006/relationships"><Relationship Id="rId1" Type="http://schemas.openxmlformats.org/officeDocument/2006/relationships/customXmlProps" Target="itemProps156.xml"/></Relationships>
</file>

<file path=customXml/_rels/item157.xml.rels><?xml version="1.0" encoding="UTF-8" standalone="yes"?>
<Relationships xmlns="http://schemas.openxmlformats.org/package/2006/relationships"><Relationship Id="rId1" Type="http://schemas.openxmlformats.org/officeDocument/2006/relationships/customXmlProps" Target="itemProps157.xml"/></Relationships>
</file>

<file path=customXml/_rels/item158.xml.rels><?xml version="1.0" encoding="UTF-8" standalone="yes"?>
<Relationships xmlns="http://schemas.openxmlformats.org/package/2006/relationships"><Relationship Id="rId1" Type="http://schemas.openxmlformats.org/officeDocument/2006/relationships/customXmlProps" Target="itemProps158.xml"/></Relationships>
</file>

<file path=customXml/_rels/item159.xml.rels><?xml version="1.0" encoding="UTF-8" standalone="yes"?>
<Relationships xmlns="http://schemas.openxmlformats.org/package/2006/relationships"><Relationship Id="rId1" Type="http://schemas.openxmlformats.org/officeDocument/2006/relationships/customXmlProps" Target="itemProps159.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60.xml.rels><?xml version="1.0" encoding="UTF-8" standalone="yes"?>
<Relationships xmlns="http://schemas.openxmlformats.org/package/2006/relationships"><Relationship Id="rId1" Type="http://schemas.openxmlformats.org/officeDocument/2006/relationships/customXmlProps" Target="itemProps160.xml"/></Relationships>
</file>

<file path=customXml/_rels/item161.xml.rels><?xml version="1.0" encoding="UTF-8" standalone="yes"?>
<Relationships xmlns="http://schemas.openxmlformats.org/package/2006/relationships"><Relationship Id="rId1" Type="http://schemas.openxmlformats.org/officeDocument/2006/relationships/customXmlProps" Target="itemProps161.xml"/></Relationships>
</file>

<file path=customXml/_rels/item162.xml.rels><?xml version="1.0" encoding="UTF-8" standalone="yes"?>
<Relationships xmlns="http://schemas.openxmlformats.org/package/2006/relationships"><Relationship Id="rId1" Type="http://schemas.openxmlformats.org/officeDocument/2006/relationships/customXmlProps" Target="itemProps162.xml"/></Relationships>
</file>

<file path=customXml/_rels/item163.xml.rels><?xml version="1.0" encoding="UTF-8" standalone="yes"?>
<Relationships xmlns="http://schemas.openxmlformats.org/package/2006/relationships"><Relationship Id="rId1" Type="http://schemas.openxmlformats.org/officeDocument/2006/relationships/customXmlProps" Target="itemProps163.xml"/></Relationships>
</file>

<file path=customXml/_rels/item164.xml.rels><?xml version="1.0" encoding="UTF-8" standalone="yes"?>
<Relationships xmlns="http://schemas.openxmlformats.org/package/2006/relationships"><Relationship Id="rId1" Type="http://schemas.openxmlformats.org/officeDocument/2006/relationships/customXmlProps" Target="itemProps164.xml"/></Relationships>
</file>

<file path=customXml/_rels/item165.xml.rels><?xml version="1.0" encoding="UTF-8" standalone="yes"?>
<Relationships xmlns="http://schemas.openxmlformats.org/package/2006/relationships"><Relationship Id="rId1" Type="http://schemas.openxmlformats.org/officeDocument/2006/relationships/customXmlProps" Target="itemProps165.xml"/></Relationships>
</file>

<file path=customXml/_rels/item166.xml.rels><?xml version="1.0" encoding="UTF-8" standalone="yes"?>
<Relationships xmlns="http://schemas.openxmlformats.org/package/2006/relationships"><Relationship Id="rId1" Type="http://schemas.openxmlformats.org/officeDocument/2006/relationships/customXmlProps" Target="itemProps166.xml"/></Relationships>
</file>

<file path=customXml/_rels/item167.xml.rels><?xml version="1.0" encoding="UTF-8" standalone="yes"?>
<Relationships xmlns="http://schemas.openxmlformats.org/package/2006/relationships"><Relationship Id="rId1" Type="http://schemas.openxmlformats.org/officeDocument/2006/relationships/customXmlProps" Target="itemProps167.xml"/></Relationships>
</file>

<file path=customXml/_rels/item168.xml.rels><?xml version="1.0" encoding="UTF-8" standalone="yes"?>
<Relationships xmlns="http://schemas.openxmlformats.org/package/2006/relationships"><Relationship Id="rId1" Type="http://schemas.openxmlformats.org/officeDocument/2006/relationships/customXmlProps" Target="itemProps168.xml"/></Relationships>
</file>

<file path=customXml/_rels/item169.xml.rels><?xml version="1.0" encoding="UTF-8" standalone="yes"?>
<Relationships xmlns="http://schemas.openxmlformats.org/package/2006/relationships"><Relationship Id="rId1" Type="http://schemas.openxmlformats.org/officeDocument/2006/relationships/customXmlProps" Target="itemProps169.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70.xml.rels><?xml version="1.0" encoding="UTF-8" standalone="yes"?>
<Relationships xmlns="http://schemas.openxmlformats.org/package/2006/relationships"><Relationship Id="rId1" Type="http://schemas.openxmlformats.org/officeDocument/2006/relationships/customXmlProps" Target="itemProps170.xml"/></Relationships>
</file>

<file path=customXml/_rels/item171.xml.rels><?xml version="1.0" encoding="UTF-8" standalone="yes"?>
<Relationships xmlns="http://schemas.openxmlformats.org/package/2006/relationships"><Relationship Id="rId1" Type="http://schemas.openxmlformats.org/officeDocument/2006/relationships/customXmlProps" Target="itemProps171.xml"/></Relationships>
</file>

<file path=customXml/_rels/item172.xml.rels><?xml version="1.0" encoding="UTF-8" standalone="yes"?>
<Relationships xmlns="http://schemas.openxmlformats.org/package/2006/relationships"><Relationship Id="rId1" Type="http://schemas.openxmlformats.org/officeDocument/2006/relationships/customXmlProps" Target="itemProps172.xml"/></Relationships>
</file>

<file path=customXml/_rels/item173.xml.rels><?xml version="1.0" encoding="UTF-8" standalone="yes"?>
<Relationships xmlns="http://schemas.openxmlformats.org/package/2006/relationships"><Relationship Id="rId1" Type="http://schemas.openxmlformats.org/officeDocument/2006/relationships/customXmlProps" Target="itemProps173.xml"/></Relationships>
</file>

<file path=customXml/_rels/item174.xml.rels><?xml version="1.0" encoding="UTF-8" standalone="yes"?>
<Relationships xmlns="http://schemas.openxmlformats.org/package/2006/relationships"><Relationship Id="rId1" Type="http://schemas.openxmlformats.org/officeDocument/2006/relationships/customXmlProps" Target="itemProps174.xml"/></Relationships>
</file>

<file path=customXml/_rels/item175.xml.rels><?xml version="1.0" encoding="UTF-8" standalone="yes"?>
<Relationships xmlns="http://schemas.openxmlformats.org/package/2006/relationships"><Relationship Id="rId1" Type="http://schemas.openxmlformats.org/officeDocument/2006/relationships/customXmlProps" Target="itemProps175.xml"/></Relationships>
</file>

<file path=customXml/_rels/item176.xml.rels><?xml version="1.0" encoding="UTF-8" standalone="yes"?>
<Relationships xmlns="http://schemas.openxmlformats.org/package/2006/relationships"><Relationship Id="rId1" Type="http://schemas.openxmlformats.org/officeDocument/2006/relationships/customXmlProps" Target="itemProps176.xml"/></Relationships>
</file>

<file path=customXml/_rels/item177.xml.rels><?xml version="1.0" encoding="UTF-8" standalone="yes"?>
<Relationships xmlns="http://schemas.openxmlformats.org/package/2006/relationships"><Relationship Id="rId1" Type="http://schemas.openxmlformats.org/officeDocument/2006/relationships/customXmlProps" Target="itemProps177.xml"/></Relationships>
</file>

<file path=customXml/_rels/item178.xml.rels><?xml version="1.0" encoding="UTF-8" standalone="yes"?>
<Relationships xmlns="http://schemas.openxmlformats.org/package/2006/relationships"><Relationship Id="rId1" Type="http://schemas.openxmlformats.org/officeDocument/2006/relationships/customXmlProps" Target="itemProps178.xml"/></Relationships>
</file>

<file path=customXml/_rels/item179.xml.rels><?xml version="1.0" encoding="UTF-8" standalone="yes"?>
<Relationships xmlns="http://schemas.openxmlformats.org/package/2006/relationships"><Relationship Id="rId1" Type="http://schemas.openxmlformats.org/officeDocument/2006/relationships/customXmlProps" Target="itemProps179.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80.xml.rels><?xml version="1.0" encoding="UTF-8" standalone="yes"?>
<Relationships xmlns="http://schemas.openxmlformats.org/package/2006/relationships"><Relationship Id="rId1" Type="http://schemas.openxmlformats.org/officeDocument/2006/relationships/customXmlProps" Target="itemProps180.xml"/></Relationships>
</file>

<file path=customXml/_rels/item181.xml.rels><?xml version="1.0" encoding="UTF-8" standalone="yes"?>
<Relationships xmlns="http://schemas.openxmlformats.org/package/2006/relationships"><Relationship Id="rId1" Type="http://schemas.openxmlformats.org/officeDocument/2006/relationships/customXmlProps" Target="itemProps181.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_rels/item95.xml.rels><?xml version="1.0" encoding="UTF-8" standalone="yes"?>
<Relationships xmlns="http://schemas.openxmlformats.org/package/2006/relationships"><Relationship Id="rId1" Type="http://schemas.openxmlformats.org/officeDocument/2006/relationships/customXmlProps" Target="itemProps95.xml"/></Relationships>
</file>

<file path=customXml/_rels/item96.xml.rels><?xml version="1.0" encoding="UTF-8" standalone="yes"?>
<Relationships xmlns="http://schemas.openxmlformats.org/package/2006/relationships"><Relationship Id="rId1" Type="http://schemas.openxmlformats.org/officeDocument/2006/relationships/customXmlProps" Target="itemProps96.xml"/></Relationships>
</file>

<file path=customXml/_rels/item97.xml.rels><?xml version="1.0" encoding="UTF-8" standalone="yes"?>
<Relationships xmlns="http://schemas.openxmlformats.org/package/2006/relationships"><Relationship Id="rId1" Type="http://schemas.openxmlformats.org/officeDocument/2006/relationships/customXmlProps" Target="itemProps97.xml"/></Relationships>
</file>

<file path=customXml/_rels/item98.xml.rels><?xml version="1.0" encoding="UTF-8" standalone="yes"?>
<Relationships xmlns="http://schemas.openxmlformats.org/package/2006/relationships"><Relationship Id="rId1" Type="http://schemas.openxmlformats.org/officeDocument/2006/relationships/customXmlProps" Target="itemProps98.xml"/></Relationships>
</file>

<file path=customXml/_rels/item99.xml.rels><?xml version="1.0" encoding="UTF-8" standalone="yes"?>
<Relationships xmlns="http://schemas.openxmlformats.org/package/2006/relationships"><Relationship Id="rId1" Type="http://schemas.openxmlformats.org/officeDocument/2006/relationships/customXmlProps" Target="itemProps99.xml"/></Relationships>
</file>

<file path=customXml/item1.xml><?xml version="1.0" encoding="utf-8"?>
<mcd:customData xmlns="http://www.wps.cn/android/officeDocument/2013/mofficeCustomData" xmlns:mcd="http://www.wps.cn/android/officeDocument/2013/mofficeCustomData" version="2">
  <mcd:comments/>
</mcd:customData>
</file>

<file path=customXml/item10.xml><?xml version="1.0" encoding="utf-8"?>
<mcd:customData xmlns="http://www.wps.cn/android/officeDocument/2013/mofficeCustomData" xmlns:mcd="http://www.wps.cn/android/officeDocument/2013/mofficeCustomData" version="2">
  <mcd:comments/>
</mcd:customData>
</file>

<file path=customXml/item100.xml><?xml version="1.0" encoding="utf-8"?>
<mcd:customData xmlns="http://www.wps.cn/android/officeDocument/2013/mofficeCustomData" xmlns:mcd="http://www.wps.cn/android/officeDocument/2013/mofficeCustomData" version="2">
  <mcd:comments/>
</mcd:customData>
</file>

<file path=customXml/item101.xml><?xml version="1.0" encoding="utf-8"?>
<mcd:customData xmlns="http://www.wps.cn/android/officeDocument/2013/mofficeCustomData" xmlns:mcd="http://www.wps.cn/android/officeDocument/2013/mofficeCustomData" version="2">
  <mcd:comments/>
</mcd:customData>
</file>

<file path=customXml/item102.xml><?xml version="1.0" encoding="utf-8"?>
<mcd:customData xmlns="http://www.wps.cn/android/officeDocument/2013/mofficeCustomData" xmlns:mcd="http://www.wps.cn/android/officeDocument/2013/mofficeCustomData" version="2">
  <mcd:comments/>
</mcd:customData>
</file>

<file path=customXml/item103.xml><?xml version="1.0" encoding="utf-8"?>
<mcd:customData xmlns="http://www.wps.cn/android/officeDocument/2013/mofficeCustomData" xmlns:mcd="http://www.wps.cn/android/officeDocument/2013/mofficeCustomData" version="2">
  <mcd:comments/>
</mcd:customData>
</file>

<file path=customXml/item104.xml><?xml version="1.0" encoding="utf-8"?>
<mcd:customData xmlns="http://www.wps.cn/android/officeDocument/2013/mofficeCustomData" xmlns:mcd="http://www.wps.cn/android/officeDocument/2013/mofficeCustomData" version="2">
  <mcd:comments/>
</mcd:customData>
</file>

<file path=customXml/item105.xml><?xml version="1.0" encoding="utf-8"?>
<mcd:customData xmlns="http://www.wps.cn/android/officeDocument/2013/mofficeCustomData" xmlns:mcd="http://www.wps.cn/android/officeDocument/2013/mofficeCustomData" version="2">
  <mcd:comments/>
</mcd:customData>
</file>

<file path=customXml/item106.xml><?xml version="1.0" encoding="utf-8"?>
<mcd:customData xmlns="http://www.wps.cn/android/officeDocument/2013/mofficeCustomData" xmlns:mcd="http://www.wps.cn/android/officeDocument/2013/mofficeCustomData" version="2">
  <mcd:comments/>
</mcd:customData>
</file>

<file path=customXml/item107.xml><?xml version="1.0" encoding="utf-8"?>
<mcd:customData xmlns="http://www.wps.cn/android/officeDocument/2013/mofficeCustomData" xmlns:mcd="http://www.wps.cn/android/officeDocument/2013/mofficeCustomData" version="2">
  <mcd:comments/>
</mcd:customData>
</file>

<file path=customXml/item108.xml><?xml version="1.0" encoding="utf-8"?>
<mcd:customData xmlns="http://www.wps.cn/android/officeDocument/2013/mofficeCustomData" xmlns:mcd="http://www.wps.cn/android/officeDocument/2013/mofficeCustomData" version="2">
  <mcd:comments/>
</mcd:customData>
</file>

<file path=customXml/item109.xml><?xml version="1.0" encoding="utf-8"?>
<mcd:customData xmlns="http://www.wps.cn/android/officeDocument/2013/mofficeCustomData" xmlns:mcd="http://www.wps.cn/android/officeDocument/2013/mofficeCustomData" version="2">
  <mcd:comments/>
</mcd:customData>
</file>

<file path=customXml/item11.xml><?xml version="1.0" encoding="utf-8"?>
<mcd:customData xmlns="http://www.wps.cn/android/officeDocument/2013/mofficeCustomData" xmlns:mcd="http://www.wps.cn/android/officeDocument/2013/mofficeCustomData" version="2">
  <mcd:comments/>
</mcd:customData>
</file>

<file path=customXml/item110.xml><?xml version="1.0" encoding="utf-8"?>
<mcd:customData xmlns="http://www.wps.cn/android/officeDocument/2013/mofficeCustomData" xmlns:mcd="http://www.wps.cn/android/officeDocument/2013/mofficeCustomData" version="2">
  <mcd:comments/>
</mcd:customData>
</file>

<file path=customXml/item111.xml><?xml version="1.0" encoding="utf-8"?>
<mcd:customData xmlns="http://www.wps.cn/android/officeDocument/2013/mofficeCustomData" xmlns:mcd="http://www.wps.cn/android/officeDocument/2013/mofficeCustomData" version="2">
  <mcd:comments/>
</mcd:customData>
</file>

<file path=customXml/item112.xml><?xml version="1.0" encoding="utf-8"?>
<mcd:customData xmlns="http://www.wps.cn/android/officeDocument/2013/mofficeCustomData" xmlns:mcd="http://www.wps.cn/android/officeDocument/2013/mofficeCustomData" version="2">
  <mcd:comments/>
</mcd:customData>
</file>

<file path=customXml/item113.xml><?xml version="1.0" encoding="utf-8"?>
<mcd:customData xmlns="http://www.wps.cn/android/officeDocument/2013/mofficeCustomData" xmlns:mcd="http://www.wps.cn/android/officeDocument/2013/mofficeCustomData" version="2">
  <mcd:comments/>
</mcd:customData>
</file>

<file path=customXml/item114.xml><?xml version="1.0" encoding="utf-8"?>
<mcd:customData xmlns="http://www.wps.cn/android/officeDocument/2013/mofficeCustomData" xmlns:mcd="http://www.wps.cn/android/officeDocument/2013/mofficeCustomData" version="2">
  <mcd:comments/>
</mcd:customData>
</file>

<file path=customXml/item115.xml><?xml version="1.0" encoding="utf-8"?>
<mcd:customData xmlns="http://www.wps.cn/android/officeDocument/2013/mofficeCustomData" xmlns:mcd="http://www.wps.cn/android/officeDocument/2013/mofficeCustomData" version="2">
  <mcd:comments/>
</mcd:customData>
</file>

<file path=customXml/item116.xml><?xml version="1.0" encoding="utf-8"?>
<mcd:customData xmlns="http://www.wps.cn/android/officeDocument/2013/mofficeCustomData" xmlns:mcd="http://www.wps.cn/android/officeDocument/2013/mofficeCustomData" version="2">
  <mcd:comments/>
</mcd:customData>
</file>

<file path=customXml/item117.xml><?xml version="1.0" encoding="utf-8"?>
<mcd:customData xmlns="http://www.wps.cn/android/officeDocument/2013/mofficeCustomData" xmlns:mcd="http://www.wps.cn/android/officeDocument/2013/mofficeCustomData" version="2">
  <mcd:comments/>
</mcd:customData>
</file>

<file path=customXml/item118.xml><?xml version="1.0" encoding="utf-8"?>
<mcd:customData xmlns="http://www.wps.cn/android/officeDocument/2013/mofficeCustomData" xmlns:mcd="http://www.wps.cn/android/officeDocument/2013/mofficeCustomData" version="2">
  <mcd:comments/>
</mcd:customData>
</file>

<file path=customXml/item119.xml><?xml version="1.0" encoding="utf-8"?>
<mcd:customData xmlns="http://www.wps.cn/android/officeDocument/2013/mofficeCustomData" xmlns:mcd="http://www.wps.cn/android/officeDocument/2013/mofficeCustomData" version="2">
  <mcd:comments/>
</mcd:customData>
</file>

<file path=customXml/item12.xml><?xml version="1.0" encoding="utf-8"?>
<mcd:customData xmlns="http://www.wps.cn/android/officeDocument/2013/mofficeCustomData" xmlns:mcd="http://www.wps.cn/android/officeDocument/2013/mofficeCustomData" version="2">
  <mcd:comments/>
</mcd:customData>
</file>

<file path=customXml/item120.xml><?xml version="1.0" encoding="utf-8"?>
<mcd:customData xmlns="http://www.wps.cn/android/officeDocument/2013/mofficeCustomData" xmlns:mcd="http://www.wps.cn/android/officeDocument/2013/mofficeCustomData" version="2">
  <mcd:comments/>
</mcd:customData>
</file>

<file path=customXml/item121.xml><?xml version="1.0" encoding="utf-8"?>
<mcd:customData xmlns="http://www.wps.cn/android/officeDocument/2013/mofficeCustomData" xmlns:mcd="http://www.wps.cn/android/officeDocument/2013/mofficeCustomData" version="2">
  <mcd:comments/>
</mcd:customData>
</file>

<file path=customXml/item122.xml><?xml version="1.0" encoding="utf-8"?>
<mcd:customData xmlns="http://www.wps.cn/android/officeDocument/2013/mofficeCustomData" xmlns:mcd="http://www.wps.cn/android/officeDocument/2013/mofficeCustomData" version="2">
  <mcd:comments/>
</mcd:customData>
</file>

<file path=customXml/item123.xml><?xml version="1.0" encoding="utf-8"?>
<mcd:customData xmlns="http://www.wps.cn/android/officeDocument/2013/mofficeCustomData" xmlns:mcd="http://www.wps.cn/android/officeDocument/2013/mofficeCustomData" version="2">
  <mcd:comments/>
</mcd:customData>
</file>

<file path=customXml/item124.xml><?xml version="1.0" encoding="utf-8"?>
<mcd:customData xmlns="http://www.wps.cn/android/officeDocument/2013/mofficeCustomData" xmlns:mcd="http://www.wps.cn/android/officeDocument/2013/mofficeCustomData" version="2">
  <mcd:comments/>
</mcd:customData>
</file>

<file path=customXml/item125.xml><?xml version="1.0" encoding="utf-8"?>
<mcd:customData xmlns="http://www.wps.cn/android/officeDocument/2013/mofficeCustomData" xmlns:mcd="http://www.wps.cn/android/officeDocument/2013/mofficeCustomData" version="2">
  <mcd:comments/>
</mcd:customData>
</file>

<file path=customXml/item126.xml><?xml version="1.0" encoding="utf-8"?>
<mcd:customData xmlns="http://www.wps.cn/android/officeDocument/2013/mofficeCustomData" xmlns:mcd="http://www.wps.cn/android/officeDocument/2013/mofficeCustomData" version="2">
  <mcd:comments/>
</mcd:customData>
</file>

<file path=customXml/item127.xml><?xml version="1.0" encoding="utf-8"?>
<mcd:customData xmlns="http://www.wps.cn/android/officeDocument/2013/mofficeCustomData" xmlns:mcd="http://www.wps.cn/android/officeDocument/2013/mofficeCustomData" version="2">
  <mcd:comments/>
</mcd:customData>
</file>

<file path=customXml/item128.xml><?xml version="1.0" encoding="utf-8"?>
<mcd:customData xmlns="http://www.wps.cn/android/officeDocument/2013/mofficeCustomData" xmlns:mcd="http://www.wps.cn/android/officeDocument/2013/mofficeCustomData" version="2">
  <mcd:comments/>
</mcd:customData>
</file>

<file path=customXml/item129.xml><?xml version="1.0" encoding="utf-8"?>
<mcd:customData xmlns="http://www.wps.cn/android/officeDocument/2013/mofficeCustomData" xmlns:mcd="http://www.wps.cn/android/officeDocument/2013/mofficeCustomData" version="2">
  <mcd:comments/>
</mcd:customData>
</file>

<file path=customXml/item13.xml><?xml version="1.0" encoding="utf-8"?>
<mcd:customData xmlns="http://www.wps.cn/android/officeDocument/2013/mofficeCustomData" xmlns:mcd="http://www.wps.cn/android/officeDocument/2013/mofficeCustomData" version="2">
  <mcd:comments/>
</mcd:customData>
</file>

<file path=customXml/item130.xml><?xml version="1.0" encoding="utf-8"?>
<mcd:customData xmlns="http://www.wps.cn/android/officeDocument/2013/mofficeCustomData" xmlns:mcd="http://www.wps.cn/android/officeDocument/2013/mofficeCustomData" version="2">
  <mcd:comments/>
</mcd:customData>
</file>

<file path=customXml/item131.xml><?xml version="1.0" encoding="utf-8"?>
<mcd:customData xmlns="http://www.wps.cn/android/officeDocument/2013/mofficeCustomData" xmlns:mcd="http://www.wps.cn/android/officeDocument/2013/mofficeCustomData" version="2">
  <mcd:comments/>
</mcd:customData>
</file>

<file path=customXml/item132.xml><?xml version="1.0" encoding="utf-8"?>
<mcd:customData xmlns="http://www.wps.cn/android/officeDocument/2013/mofficeCustomData" xmlns:mcd="http://www.wps.cn/android/officeDocument/2013/mofficeCustomData" version="2">
  <mcd:comments/>
</mcd:customData>
</file>

<file path=customXml/item133.xml><?xml version="1.0" encoding="utf-8"?>
<mcd:customData xmlns="http://www.wps.cn/android/officeDocument/2013/mofficeCustomData" xmlns:mcd="http://www.wps.cn/android/officeDocument/2013/mofficeCustomData" version="2">
  <mcd:comments/>
</mcd:customData>
</file>

<file path=customXml/item134.xml><?xml version="1.0" encoding="utf-8"?>
<mcd:customData xmlns="http://www.wps.cn/android/officeDocument/2013/mofficeCustomData" xmlns:mcd="http://www.wps.cn/android/officeDocument/2013/mofficeCustomData" version="2">
  <mcd:comments/>
</mcd:customData>
</file>

<file path=customXml/item135.xml><?xml version="1.0" encoding="utf-8"?>
<mcd:customData xmlns="http://www.wps.cn/android/officeDocument/2013/mofficeCustomData" xmlns:mcd="http://www.wps.cn/android/officeDocument/2013/mofficeCustomData" version="2">
  <mcd:comments/>
</mcd:customData>
</file>

<file path=customXml/item136.xml><?xml version="1.0" encoding="utf-8"?>
<mcd:customData xmlns="http://www.wps.cn/android/officeDocument/2013/mofficeCustomData" xmlns:mcd="http://www.wps.cn/android/officeDocument/2013/mofficeCustomData" version="2">
  <mcd:comments/>
</mcd:customData>
</file>

<file path=customXml/item137.xml><?xml version="1.0" encoding="utf-8"?>
<mcd:customData xmlns="http://www.wps.cn/android/officeDocument/2013/mofficeCustomData" xmlns:mcd="http://www.wps.cn/android/officeDocument/2013/mofficeCustomData" version="2">
  <mcd:comments/>
</mcd:customData>
</file>

<file path=customXml/item138.xml><?xml version="1.0" encoding="utf-8"?>
<mcd:customData xmlns="http://www.wps.cn/android/officeDocument/2013/mofficeCustomData" xmlns:mcd="http://www.wps.cn/android/officeDocument/2013/mofficeCustomData" version="2">
  <mcd:comments/>
</mcd:customData>
</file>

<file path=customXml/item139.xml><?xml version="1.0" encoding="utf-8"?>
<mcd:customData xmlns="http://www.wps.cn/android/officeDocument/2013/mofficeCustomData" xmlns:mcd="http://www.wps.cn/android/officeDocument/2013/mofficeCustomData" version="2">
  <mcd:comments/>
</mcd:customData>
</file>

<file path=customXml/item14.xml><?xml version="1.0" encoding="utf-8"?>
<mcd:customData xmlns="http://www.wps.cn/android/officeDocument/2013/mofficeCustomData" xmlns:mcd="http://www.wps.cn/android/officeDocument/2013/mofficeCustomData" version="2">
  <mcd:comments/>
</mcd:customData>
</file>

<file path=customXml/item140.xml><?xml version="1.0" encoding="utf-8"?>
<mcd:customData xmlns="http://www.wps.cn/android/officeDocument/2013/mofficeCustomData" xmlns:mcd="http://www.wps.cn/android/officeDocument/2013/mofficeCustomData" version="2">
  <mcd:comments/>
</mcd:customData>
</file>

<file path=customXml/item141.xml><?xml version="1.0" encoding="utf-8"?>
<mcd:customData xmlns="http://www.wps.cn/android/officeDocument/2013/mofficeCustomData" xmlns:mcd="http://www.wps.cn/android/officeDocument/2013/mofficeCustomData" version="2">
  <mcd:comments/>
</mcd:customData>
</file>

<file path=customXml/item142.xml><?xml version="1.0" encoding="utf-8"?>
<mcd:customData xmlns="http://www.wps.cn/android/officeDocument/2013/mofficeCustomData" xmlns:mcd="http://www.wps.cn/android/officeDocument/2013/mofficeCustomData" version="2">
  <mcd:comments/>
</mcd:customData>
</file>

<file path=customXml/item143.xml><?xml version="1.0" encoding="utf-8"?>
<mcd:customData xmlns="http://www.wps.cn/android/officeDocument/2013/mofficeCustomData" xmlns:mcd="http://www.wps.cn/android/officeDocument/2013/mofficeCustomData" version="2">
  <mcd:comments/>
</mcd:customData>
</file>

<file path=customXml/item144.xml><?xml version="1.0" encoding="utf-8"?>
<mcd:customData xmlns="http://www.wps.cn/android/officeDocument/2013/mofficeCustomData" xmlns:mcd="http://www.wps.cn/android/officeDocument/2013/mofficeCustomData" version="2">
  <mcd:comments/>
</mcd:customData>
</file>

<file path=customXml/item145.xml><?xml version="1.0" encoding="utf-8"?>
<mcd:customData xmlns="http://www.wps.cn/android/officeDocument/2013/mofficeCustomData" xmlns:mcd="http://www.wps.cn/android/officeDocument/2013/mofficeCustomData" version="2">
  <mcd:comments/>
</mcd:customData>
</file>

<file path=customXml/item146.xml><?xml version="1.0" encoding="utf-8"?>
<mcd:customData xmlns="http://www.wps.cn/android/officeDocument/2013/mofficeCustomData" xmlns:mcd="http://www.wps.cn/android/officeDocument/2013/mofficeCustomData" version="2">
  <mcd:comments/>
</mcd:customData>
</file>

<file path=customXml/item147.xml><?xml version="1.0" encoding="utf-8"?>
<mcd:customData xmlns="http://www.wps.cn/android/officeDocument/2013/mofficeCustomData" xmlns:mcd="http://www.wps.cn/android/officeDocument/2013/mofficeCustomData" version="2">
  <mcd:comments/>
</mcd:customData>
</file>

<file path=customXml/item148.xml><?xml version="1.0" encoding="utf-8"?>
<mcd:customData xmlns="http://www.wps.cn/android/officeDocument/2013/mofficeCustomData" xmlns:mcd="http://www.wps.cn/android/officeDocument/2013/mofficeCustomData" version="2">
  <mcd:comments/>
</mcd:customData>
</file>

<file path=customXml/item149.xml><?xml version="1.0" encoding="utf-8"?>
<mcd:customData xmlns="http://www.wps.cn/android/officeDocument/2013/mofficeCustomData" xmlns:mcd="http://www.wps.cn/android/officeDocument/2013/mofficeCustomData" version="2">
  <mcd:comments/>
</mcd:customData>
</file>

<file path=customXml/item15.xml><?xml version="1.0" encoding="utf-8"?>
<mcd:customData xmlns="http://www.wps.cn/android/officeDocument/2013/mofficeCustomData" xmlns:mcd="http://www.wps.cn/android/officeDocument/2013/mofficeCustomData" version="2">
  <mcd:comments/>
</mcd:customData>
</file>

<file path=customXml/item150.xml><?xml version="1.0" encoding="utf-8"?>
<mcd:customData xmlns="http://www.wps.cn/android/officeDocument/2013/mofficeCustomData" xmlns:mcd="http://www.wps.cn/android/officeDocument/2013/mofficeCustomData" version="2">
  <mcd:comments/>
</mcd:customData>
</file>

<file path=customXml/item151.xml><?xml version="1.0" encoding="utf-8"?>
<mcd:customData xmlns="http://www.wps.cn/android/officeDocument/2013/mofficeCustomData" xmlns:mcd="http://www.wps.cn/android/officeDocument/2013/mofficeCustomData" version="2">
  <mcd:comments/>
</mcd:customData>
</file>

<file path=customXml/item152.xml><?xml version="1.0" encoding="utf-8"?>
<mcd:customData xmlns="http://www.wps.cn/android/officeDocument/2013/mofficeCustomData" xmlns:mcd="http://www.wps.cn/android/officeDocument/2013/mofficeCustomData" version="2">
  <mcd:comments/>
</mcd:customData>
</file>

<file path=customXml/item153.xml><?xml version="1.0" encoding="utf-8"?>
<mcd:customData xmlns="http://www.wps.cn/android/officeDocument/2013/mofficeCustomData" xmlns:mcd="http://www.wps.cn/android/officeDocument/2013/mofficeCustomData" version="2">
  <mcd:comments/>
</mcd:customData>
</file>

<file path=customXml/item154.xml><?xml version="1.0" encoding="utf-8"?>
<mcd:customData xmlns="http://www.wps.cn/android/officeDocument/2013/mofficeCustomData" xmlns:mcd="http://www.wps.cn/android/officeDocument/2013/mofficeCustomData" version="2">
  <mcd:comments/>
</mcd:customData>
</file>

<file path=customXml/item155.xml><?xml version="1.0" encoding="utf-8"?>
<mcd:customData xmlns="http://www.wps.cn/android/officeDocument/2013/mofficeCustomData" xmlns:mcd="http://www.wps.cn/android/officeDocument/2013/mofficeCustomData" version="2">
  <mcd:comments/>
</mcd:customData>
</file>

<file path=customXml/item156.xml><?xml version="1.0" encoding="utf-8"?>
<mcd:customData xmlns="http://www.wps.cn/android/officeDocument/2013/mofficeCustomData" xmlns:mcd="http://www.wps.cn/android/officeDocument/2013/mofficeCustomData" version="2">
  <mcd:comments/>
</mcd:customData>
</file>

<file path=customXml/item157.xml><?xml version="1.0" encoding="utf-8"?>
<mcd:customData xmlns="http://www.wps.cn/android/officeDocument/2013/mofficeCustomData" xmlns:mcd="http://www.wps.cn/android/officeDocument/2013/mofficeCustomData" version="2">
  <mcd:comments/>
</mcd:customData>
</file>

<file path=customXml/item158.xml><?xml version="1.0" encoding="utf-8"?>
<mcd:customData xmlns="http://www.wps.cn/android/officeDocument/2013/mofficeCustomData" xmlns:mcd="http://www.wps.cn/android/officeDocument/2013/mofficeCustomData" version="2">
  <mcd:comments/>
</mcd:customData>
</file>

<file path=customXml/item159.xml><?xml version="1.0" encoding="utf-8"?>
<mcd:customData xmlns="http://www.wps.cn/android/officeDocument/2013/mofficeCustomData" xmlns:mcd="http://www.wps.cn/android/officeDocument/2013/mofficeCustomData" version="2">
  <mcd:comments/>
</mcd:customData>
</file>

<file path=customXml/item16.xml><?xml version="1.0" encoding="utf-8"?>
<mcd:customData xmlns="http://www.wps.cn/android/officeDocument/2013/mofficeCustomData" xmlns:mcd="http://www.wps.cn/android/officeDocument/2013/mofficeCustomData" version="2">
  <mcd:comments/>
</mcd:customData>
</file>

<file path=customXml/item160.xml><?xml version="1.0" encoding="utf-8"?>
<mcd:customData xmlns="http://www.wps.cn/android/officeDocument/2013/mofficeCustomData" xmlns:mcd="http://www.wps.cn/android/officeDocument/2013/mofficeCustomData" version="2">
  <mcd:comments/>
</mcd:customData>
</file>

<file path=customXml/item161.xml><?xml version="1.0" encoding="utf-8"?>
<mcd:customData xmlns="http://www.wps.cn/android/officeDocument/2013/mofficeCustomData" xmlns:mcd="http://www.wps.cn/android/officeDocument/2013/mofficeCustomData" version="2">
  <mcd:comments/>
</mcd:customData>
</file>

<file path=customXml/item162.xml><?xml version="1.0" encoding="utf-8"?>
<mcd:customData xmlns="http://www.wps.cn/android/officeDocument/2013/mofficeCustomData" xmlns:mcd="http://www.wps.cn/android/officeDocument/2013/mofficeCustomData" version="2">
  <mcd:comments/>
</mcd:customData>
</file>

<file path=customXml/item163.xml><?xml version="1.0" encoding="utf-8"?>
<mcd:customData xmlns="http://www.wps.cn/android/officeDocument/2013/mofficeCustomData" xmlns:mcd="http://www.wps.cn/android/officeDocument/2013/mofficeCustomData" version="2">
  <mcd:comments/>
</mcd:customData>
</file>

<file path=customXml/item164.xml><?xml version="1.0" encoding="utf-8"?>
<mcd:customData xmlns="http://www.wps.cn/android/officeDocument/2013/mofficeCustomData" xmlns:mcd="http://www.wps.cn/android/officeDocument/2013/mofficeCustomData" version="2">
  <mcd:comments/>
</mcd:customData>
</file>

<file path=customXml/item165.xml><?xml version="1.0" encoding="utf-8"?>
<mcd:customData xmlns="http://www.wps.cn/android/officeDocument/2013/mofficeCustomData" xmlns:mcd="http://www.wps.cn/android/officeDocument/2013/mofficeCustomData" version="2">
  <mcd:comments/>
</mcd:customData>
</file>

<file path=customXml/item166.xml><?xml version="1.0" encoding="utf-8"?>
<mcd:customData xmlns="http://www.wps.cn/android/officeDocument/2013/mofficeCustomData" xmlns:mcd="http://www.wps.cn/android/officeDocument/2013/mofficeCustomData" version="2">
  <mcd:comments/>
</mcd:customData>
</file>

<file path=customXml/item167.xml><?xml version="1.0" encoding="utf-8"?>
<mcd:customData xmlns="http://www.wps.cn/android/officeDocument/2013/mofficeCustomData" xmlns:mcd="http://www.wps.cn/android/officeDocument/2013/mofficeCustomData" version="2">
  <mcd:comments/>
</mcd:customData>
</file>

<file path=customXml/item168.xml><?xml version="1.0" encoding="utf-8"?>
<mcd:customData xmlns="http://www.wps.cn/android/officeDocument/2013/mofficeCustomData" xmlns:mcd="http://www.wps.cn/android/officeDocument/2013/mofficeCustomData" version="2">
  <mcd:comments/>
</mcd:customData>
</file>

<file path=customXml/item169.xml><?xml version="1.0" encoding="utf-8"?>
<mcd:customData xmlns="http://www.wps.cn/android/officeDocument/2013/mofficeCustomData" xmlns:mcd="http://www.wps.cn/android/officeDocument/2013/mofficeCustomData" version="2">
  <mcd:comments/>
</mcd:customData>
</file>

<file path=customXml/item17.xml><?xml version="1.0" encoding="utf-8"?>
<mcd:customData xmlns="http://www.wps.cn/android/officeDocument/2013/mofficeCustomData" xmlns:mcd="http://www.wps.cn/android/officeDocument/2013/mofficeCustomData" version="2">
  <mcd:comments/>
</mcd:customData>
</file>

<file path=customXml/item170.xml><?xml version="1.0" encoding="utf-8"?>
<mcd:customData xmlns="http://www.wps.cn/android/officeDocument/2013/mofficeCustomData" xmlns:mcd="http://www.wps.cn/android/officeDocument/2013/mofficeCustomData" version="2">
  <mcd:comments/>
</mcd:customData>
</file>

<file path=customXml/item171.xml><?xml version="1.0" encoding="utf-8"?>
<mcd:customData xmlns="http://www.wps.cn/android/officeDocument/2013/mofficeCustomData" xmlns:mcd="http://www.wps.cn/android/officeDocument/2013/mofficeCustomData" version="2">
  <mcd:comments/>
</mcd:customData>
</file>

<file path=customXml/item172.xml><?xml version="1.0" encoding="utf-8"?>
<mcd:customData xmlns="http://www.wps.cn/android/officeDocument/2013/mofficeCustomData" xmlns:mcd="http://www.wps.cn/android/officeDocument/2013/mofficeCustomData" version="2">
  <mcd:comments/>
</mcd:customData>
</file>

<file path=customXml/item173.xml><?xml version="1.0" encoding="utf-8"?>
<mcd:customData xmlns="http://www.wps.cn/android/officeDocument/2013/mofficeCustomData" xmlns:mcd="http://www.wps.cn/android/officeDocument/2013/mofficeCustomData" version="2">
  <mcd:comments/>
</mcd:customData>
</file>

<file path=customXml/item174.xml><?xml version="1.0" encoding="utf-8"?>
<mcd:customData xmlns="http://www.wps.cn/android/officeDocument/2013/mofficeCustomData" xmlns:mcd="http://www.wps.cn/android/officeDocument/2013/mofficeCustomData" version="2">
  <mcd:comments/>
</mcd:customData>
</file>

<file path=customXml/item175.xml><?xml version="1.0" encoding="utf-8"?>
<mcd:customData xmlns="http://www.wps.cn/android/officeDocument/2013/mofficeCustomData" xmlns:mcd="http://www.wps.cn/android/officeDocument/2013/mofficeCustomData" version="2">
  <mcd:comments/>
</mcd:customData>
</file>

<file path=customXml/item176.xml><?xml version="1.0" encoding="utf-8"?>
<mcd:customData xmlns="http://www.wps.cn/android/officeDocument/2013/mofficeCustomData" xmlns:mcd="http://www.wps.cn/android/officeDocument/2013/mofficeCustomData" version="2">
  <mcd:comments/>
</mcd:customData>
</file>

<file path=customXml/item177.xml><?xml version="1.0" encoding="utf-8"?>
<mcd:customData xmlns="http://www.wps.cn/android/officeDocument/2013/mofficeCustomData" xmlns:mcd="http://www.wps.cn/android/officeDocument/2013/mofficeCustomData" version="2">
  <mcd:comments/>
</mcd:customData>
</file>

<file path=customXml/item178.xml><?xml version="1.0" encoding="utf-8"?>
<mcd:customData xmlns="http://www.wps.cn/android/officeDocument/2013/mofficeCustomData" xmlns:mcd="http://www.wps.cn/android/officeDocument/2013/mofficeCustomData" version="2">
  <mcd:comments/>
</mcd:customData>
</file>

<file path=customXml/item179.xml><?xml version="1.0" encoding="utf-8"?>
<mcd:customData xmlns="http://www.wps.cn/android/officeDocument/2013/mofficeCustomData" xmlns:mcd="http://www.wps.cn/android/officeDocument/2013/mofficeCustomData" version="2">
  <mcd:comments/>
</mcd:customData>
</file>

<file path=customXml/item18.xml><?xml version="1.0" encoding="utf-8"?>
<mcd:customData xmlns="http://www.wps.cn/android/officeDocument/2013/mofficeCustomData" xmlns:mcd="http://www.wps.cn/android/officeDocument/2013/mofficeCustomData" version="2">
  <mcd:comments/>
</mcd:customData>
</file>

<file path=customXml/item180.xml><?xml version="1.0" encoding="utf-8"?>
<mcd:customData xmlns="http://www.wps.cn/android/officeDocument/2013/mofficeCustomData" xmlns:mcd="http://www.wps.cn/android/officeDocument/2013/mofficeCustomData" version="2">
  <mcd:comments/>
</mcd:customData>
</file>

<file path=customXml/item181.xml><?xml version="1.0" encoding="utf-8"?>
<b:Sources xmlns:b="http://schemas.openxmlformats.org/officeDocument/2006/bibliography" xmlns="http://schemas.openxmlformats.org/officeDocument/2006/bibliography" SelectedStyle="\APASixthEditionOfficeOnline.xsl" StyleName="APA" Version="6"/>
</file>

<file path=customXml/item19.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20.xml><?xml version="1.0" encoding="utf-8"?>
<mcd:customData xmlns="http://www.wps.cn/android/officeDocument/2013/mofficeCustomData" xmlns:mcd="http://www.wps.cn/android/officeDocument/2013/mofficeCustomData" version="2">
  <mcd:comments/>
</mcd:customData>
</file>

<file path=customXml/item21.xml><?xml version="1.0" encoding="utf-8"?>
<mcd:customData xmlns="http://www.wps.cn/android/officeDocument/2013/mofficeCustomData" xmlns:mcd="http://www.wps.cn/android/officeDocument/2013/mofficeCustomData" version="2">
  <mcd:comments/>
</mcd:customData>
</file>

<file path=customXml/item22.xml><?xml version="1.0" encoding="utf-8"?>
<mcd:customData xmlns="http://www.wps.cn/android/officeDocument/2013/mofficeCustomData" xmlns:mcd="http://www.wps.cn/android/officeDocument/2013/mofficeCustomData" version="2">
  <mcd:comments/>
</mcd:customData>
</file>

<file path=customXml/item23.xml><?xml version="1.0" encoding="utf-8"?>
<mcd:customData xmlns="http://www.wps.cn/android/officeDocument/2013/mofficeCustomData" xmlns:mcd="http://www.wps.cn/android/officeDocument/2013/mofficeCustomData" version="2">
  <mcd:comments/>
</mcd:customData>
</file>

<file path=customXml/item24.xml><?xml version="1.0" encoding="utf-8"?>
<mcd:customData xmlns="http://www.wps.cn/android/officeDocument/2013/mofficeCustomData" xmlns:mcd="http://www.wps.cn/android/officeDocument/2013/mofficeCustomData" version="2">
  <mcd:comments/>
</mcd:customData>
</file>

<file path=customXml/item25.xml><?xml version="1.0" encoding="utf-8"?>
<mcd:customData xmlns="http://www.wps.cn/android/officeDocument/2013/mofficeCustomData" xmlns:mcd="http://www.wps.cn/android/officeDocument/2013/mofficeCustomData" version="2">
  <mcd:comments/>
</mcd:customData>
</file>

<file path=customXml/item26.xml><?xml version="1.0" encoding="utf-8"?>
<mcd:customData xmlns="http://www.wps.cn/android/officeDocument/2013/mofficeCustomData" xmlns:mcd="http://www.wps.cn/android/officeDocument/2013/mofficeCustomData" version="2">
  <mcd:comments/>
</mcd:customData>
</file>

<file path=customXml/item27.xml><?xml version="1.0" encoding="utf-8"?>
<mcd:customData xmlns="http://www.wps.cn/android/officeDocument/2013/mofficeCustomData" xmlns:mcd="http://www.wps.cn/android/officeDocument/2013/mofficeCustomData" version="2">
  <mcd:comments/>
</mcd:customData>
</file>

<file path=customXml/item28.xml><?xml version="1.0" encoding="utf-8"?>
<mcd:customData xmlns="http://www.wps.cn/android/officeDocument/2013/mofficeCustomData" xmlns:mcd="http://www.wps.cn/android/officeDocument/2013/mofficeCustomData" version="2">
  <mcd:comments/>
</mcd:customData>
</file>

<file path=customXml/item29.xml><?xml version="1.0" encoding="utf-8"?>
<mcd:customData xmlns="http://www.wps.cn/android/officeDocument/2013/mofficeCustomData" xmlns:mcd="http://www.wps.cn/android/officeDocument/2013/mofficeCustomData" version="2">
  <mcd:comments/>
</mcd:customData>
</file>

<file path=customXml/item3.xml><?xml version="1.0" encoding="utf-8"?>
<mcd:customData xmlns="http://www.wps.cn/android/officeDocument/2013/mofficeCustomData" xmlns:mcd="http://www.wps.cn/android/officeDocument/2013/mofficeCustomData" version="2">
  <mcd:comments/>
</mcd:customData>
</file>

<file path=customXml/item30.xml><?xml version="1.0" encoding="utf-8"?>
<mcd:customData xmlns="http://www.wps.cn/android/officeDocument/2013/mofficeCustomData" xmlns:mcd="http://www.wps.cn/android/officeDocument/2013/mofficeCustomData" version="2">
  <mcd:comments/>
</mcd:customData>
</file>

<file path=customXml/item31.xml><?xml version="1.0" encoding="utf-8"?>
<mcd:customData xmlns="http://www.wps.cn/android/officeDocument/2013/mofficeCustomData" xmlns:mcd="http://www.wps.cn/android/officeDocument/2013/mofficeCustomData" version="2">
  <mcd:comments/>
</mcd:customData>
</file>

<file path=customXml/item32.xml><?xml version="1.0" encoding="utf-8"?>
<mcd:customData xmlns="http://www.wps.cn/android/officeDocument/2013/mofficeCustomData" xmlns:mcd="http://www.wps.cn/android/officeDocument/2013/mofficeCustomData" version="2">
  <mcd:comments/>
</mcd:customData>
</file>

<file path=customXml/item33.xml><?xml version="1.0" encoding="utf-8"?>
<mcd:customData xmlns="http://www.wps.cn/android/officeDocument/2013/mofficeCustomData" xmlns:mcd="http://www.wps.cn/android/officeDocument/2013/mofficeCustomData" version="2">
  <mcd:comments/>
</mcd:customData>
</file>

<file path=customXml/item34.xml><?xml version="1.0" encoding="utf-8"?>
<mcd:customData xmlns="http://www.wps.cn/android/officeDocument/2013/mofficeCustomData" xmlns:mcd="http://www.wps.cn/android/officeDocument/2013/mofficeCustomData" version="2">
  <mcd:comments/>
</mcd:customData>
</file>

<file path=customXml/item35.xml><?xml version="1.0" encoding="utf-8"?>
<mcd:customData xmlns="http://www.wps.cn/android/officeDocument/2013/mofficeCustomData" xmlns:mcd="http://www.wps.cn/android/officeDocument/2013/mofficeCustomData" version="2">
  <mcd:comments/>
</mcd:customData>
</file>

<file path=customXml/item36.xml><?xml version="1.0" encoding="utf-8"?>
<mcd:customData xmlns="http://www.wps.cn/android/officeDocument/2013/mofficeCustomData" xmlns:mcd="http://www.wps.cn/android/officeDocument/2013/mofficeCustomData" version="2">
  <mcd:comments/>
</mcd:customData>
</file>

<file path=customXml/item37.xml><?xml version="1.0" encoding="utf-8"?>
<mcd:customData xmlns="http://www.wps.cn/android/officeDocument/2013/mofficeCustomData" xmlns:mcd="http://www.wps.cn/android/officeDocument/2013/mofficeCustomData" version="2">
  <mcd:comments/>
</mcd:customData>
</file>

<file path=customXml/item38.xml><?xml version="1.0" encoding="utf-8"?>
<mcd:customData xmlns="http://www.wps.cn/android/officeDocument/2013/mofficeCustomData" xmlns:mcd="http://www.wps.cn/android/officeDocument/2013/mofficeCustomData" version="2">
  <mcd:comments/>
</mcd:customData>
</file>

<file path=customXml/item39.xml><?xml version="1.0" encoding="utf-8"?>
<mcd:customData xmlns="http://www.wps.cn/android/officeDocument/2013/mofficeCustomData" xmlns:mcd="http://www.wps.cn/android/officeDocument/2013/mofficeCustomData" version="2">
  <mcd:comments/>
</mcd:customData>
</file>

<file path=customXml/item4.xml><?xml version="1.0" encoding="utf-8"?>
<mcd:customData xmlns="http://www.wps.cn/android/officeDocument/2013/mofficeCustomData" xmlns:mcd="http://www.wps.cn/android/officeDocument/2013/mofficeCustomData" version="2">
  <mcd:comments/>
</mcd:customData>
</file>

<file path=customXml/item40.xml><?xml version="1.0" encoding="utf-8"?>
<mcd:customData xmlns="http://www.wps.cn/android/officeDocument/2013/mofficeCustomData" xmlns:mcd="http://www.wps.cn/android/officeDocument/2013/mofficeCustomData" version="2">
  <mcd:comments/>
</mcd:customData>
</file>

<file path=customXml/item41.xml><?xml version="1.0" encoding="utf-8"?>
<mcd:customData xmlns="http://www.wps.cn/android/officeDocument/2013/mofficeCustomData" xmlns:mcd="http://www.wps.cn/android/officeDocument/2013/mofficeCustomData" version="2">
  <mcd:comments/>
</mcd:customData>
</file>

<file path=customXml/item42.xml><?xml version="1.0" encoding="utf-8"?>
<mcd:customData xmlns="http://www.wps.cn/android/officeDocument/2013/mofficeCustomData" xmlns:mcd="http://www.wps.cn/android/officeDocument/2013/mofficeCustomData" version="2">
  <mcd:comments/>
</mcd:customData>
</file>

<file path=customXml/item43.xml><?xml version="1.0" encoding="utf-8"?>
<mcd:customData xmlns="http://www.wps.cn/android/officeDocument/2013/mofficeCustomData" xmlns:mcd="http://www.wps.cn/android/officeDocument/2013/mofficeCustomData" version="2">
  <mcd:comments/>
</mcd:customData>
</file>

<file path=customXml/item44.xml><?xml version="1.0" encoding="utf-8"?>
<mcd:customData xmlns="http://www.wps.cn/android/officeDocument/2013/mofficeCustomData" xmlns:mcd="http://www.wps.cn/android/officeDocument/2013/mofficeCustomData" version="2">
  <mcd:comments/>
</mcd:customData>
</file>

<file path=customXml/item45.xml><?xml version="1.0" encoding="utf-8"?>
<mcd:customData xmlns="http://www.wps.cn/android/officeDocument/2013/mofficeCustomData" xmlns:mcd="http://www.wps.cn/android/officeDocument/2013/mofficeCustomData" version="2">
  <mcd:comments/>
</mcd:customData>
</file>

<file path=customXml/item46.xml><?xml version="1.0" encoding="utf-8"?>
<mcd:customData xmlns="http://www.wps.cn/android/officeDocument/2013/mofficeCustomData" xmlns:mcd="http://www.wps.cn/android/officeDocument/2013/mofficeCustomData" version="2">
  <mcd:comments/>
</mcd:customData>
</file>

<file path=customXml/item47.xml><?xml version="1.0" encoding="utf-8"?>
<mcd:customData xmlns="http://www.wps.cn/android/officeDocument/2013/mofficeCustomData" xmlns:mcd="http://www.wps.cn/android/officeDocument/2013/mofficeCustomData" version="2">
  <mcd:comments/>
</mcd:customData>
</file>

<file path=customXml/item48.xml><?xml version="1.0" encoding="utf-8"?>
<mcd:customData xmlns="http://www.wps.cn/android/officeDocument/2013/mofficeCustomData" xmlns:mcd="http://www.wps.cn/android/officeDocument/2013/mofficeCustomData" version="2">
  <mcd:comments/>
</mcd:customData>
</file>

<file path=customXml/item49.xml><?xml version="1.0" encoding="utf-8"?>
<mcd:customData xmlns="http://www.wps.cn/android/officeDocument/2013/mofficeCustomData" xmlns:mcd="http://www.wps.cn/android/officeDocument/2013/mofficeCustomData" version="2">
  <mcd:comments/>
</mcd:customData>
</file>

<file path=customXml/item5.xml><?xml version="1.0" encoding="utf-8"?>
<mcd:customData xmlns="http://www.wps.cn/android/officeDocument/2013/mofficeCustomData" xmlns:mcd="http://www.wps.cn/android/officeDocument/2013/mofficeCustomData" version="2">
  <mcd:comments/>
</mcd:customData>
</file>

<file path=customXml/item50.xml><?xml version="1.0" encoding="utf-8"?>
<mcd:customData xmlns="http://www.wps.cn/android/officeDocument/2013/mofficeCustomData" xmlns:mcd="http://www.wps.cn/android/officeDocument/2013/mofficeCustomData" version="2">
  <mcd:comments/>
</mcd:customData>
</file>

<file path=customXml/item51.xml><?xml version="1.0" encoding="utf-8"?>
<mcd:customData xmlns="http://www.wps.cn/android/officeDocument/2013/mofficeCustomData" xmlns:mcd="http://www.wps.cn/android/officeDocument/2013/mofficeCustomData" version="2">
  <mcd:comments/>
</mcd:customData>
</file>

<file path=customXml/item52.xml><?xml version="1.0" encoding="utf-8"?>
<mcd:customData xmlns="http://www.wps.cn/android/officeDocument/2013/mofficeCustomData" xmlns:mcd="http://www.wps.cn/android/officeDocument/2013/mofficeCustomData" version="2">
  <mcd:comments/>
</mcd:customData>
</file>

<file path=customXml/item53.xml><?xml version="1.0" encoding="utf-8"?>
<mcd:customData xmlns="http://www.wps.cn/android/officeDocument/2013/mofficeCustomData" xmlns:mcd="http://www.wps.cn/android/officeDocument/2013/mofficeCustomData" version="2">
  <mcd:comments/>
</mcd:customData>
</file>

<file path=customXml/item54.xml><?xml version="1.0" encoding="utf-8"?>
<mcd:customData xmlns="http://www.wps.cn/android/officeDocument/2013/mofficeCustomData" xmlns:mcd="http://www.wps.cn/android/officeDocument/2013/mofficeCustomData" version="2">
  <mcd:comments/>
</mcd:customData>
</file>

<file path=customXml/item55.xml><?xml version="1.0" encoding="utf-8"?>
<mcd:customData xmlns="http://www.wps.cn/android/officeDocument/2013/mofficeCustomData" xmlns:mcd="http://www.wps.cn/android/officeDocument/2013/mofficeCustomData" version="2">
  <mcd:comments/>
</mcd:customData>
</file>

<file path=customXml/item56.xml><?xml version="1.0" encoding="utf-8"?>
<mcd:customData xmlns="http://www.wps.cn/android/officeDocument/2013/mofficeCustomData" xmlns:mcd="http://www.wps.cn/android/officeDocument/2013/mofficeCustomData" version="2">
  <mcd:comments/>
</mcd:customData>
</file>

<file path=customXml/item57.xml><?xml version="1.0" encoding="utf-8"?>
<mcd:customData xmlns="http://www.wps.cn/android/officeDocument/2013/mofficeCustomData" xmlns:mcd="http://www.wps.cn/android/officeDocument/2013/mofficeCustomData" version="2">
  <mcd:comments/>
</mcd:customData>
</file>

<file path=customXml/item58.xml><?xml version="1.0" encoding="utf-8"?>
<mcd:customData xmlns="http://www.wps.cn/android/officeDocument/2013/mofficeCustomData" xmlns:mcd="http://www.wps.cn/android/officeDocument/2013/mofficeCustomData" version="2">
  <mcd:comments/>
</mcd:customData>
</file>

<file path=customXml/item59.xml><?xml version="1.0" encoding="utf-8"?>
<mcd:customData xmlns="http://www.wps.cn/android/officeDocument/2013/mofficeCustomData" xmlns:mcd="http://www.wps.cn/android/officeDocument/2013/mofficeCustomData" version="2">
  <mcd:comments/>
</mcd:customData>
</file>

<file path=customXml/item6.xml><?xml version="1.0" encoding="utf-8"?>
<mcd:customData xmlns="http://www.wps.cn/android/officeDocument/2013/mofficeCustomData" xmlns:mcd="http://www.wps.cn/android/officeDocument/2013/mofficeCustomData" version="2">
  <mcd:comments/>
</mcd:customData>
</file>

<file path=customXml/item60.xml><?xml version="1.0" encoding="utf-8"?>
<mcd:customData xmlns="http://www.wps.cn/android/officeDocument/2013/mofficeCustomData" xmlns:mcd="http://www.wps.cn/android/officeDocument/2013/mofficeCustomData" version="2">
  <mcd:comments/>
</mcd:customData>
</file>

<file path=customXml/item61.xml><?xml version="1.0" encoding="utf-8"?>
<mcd:customData xmlns="http://www.wps.cn/android/officeDocument/2013/mofficeCustomData" xmlns:mcd="http://www.wps.cn/android/officeDocument/2013/mofficeCustomData" version="2">
  <mcd:comments/>
</mcd:customData>
</file>

<file path=customXml/item62.xml><?xml version="1.0" encoding="utf-8"?>
<mcd:customData xmlns="http://www.wps.cn/android/officeDocument/2013/mofficeCustomData" xmlns:mcd="http://www.wps.cn/android/officeDocument/2013/mofficeCustomData" version="2">
  <mcd:comments/>
</mcd:customData>
</file>

<file path=customXml/item63.xml><?xml version="1.0" encoding="utf-8"?>
<mcd:customData xmlns="http://www.wps.cn/android/officeDocument/2013/mofficeCustomData" xmlns:mcd="http://www.wps.cn/android/officeDocument/2013/mofficeCustomData" version="2">
  <mcd:comments/>
</mcd:customData>
</file>

<file path=customXml/item64.xml><?xml version="1.0" encoding="utf-8"?>
<mcd:customData xmlns="http://www.wps.cn/android/officeDocument/2013/mofficeCustomData" xmlns:mcd="http://www.wps.cn/android/officeDocument/2013/mofficeCustomData" version="2">
  <mcd:comments/>
</mcd:customData>
</file>

<file path=customXml/item65.xml><?xml version="1.0" encoding="utf-8"?>
<mcd:customData xmlns="http://www.wps.cn/android/officeDocument/2013/mofficeCustomData" xmlns:mcd="http://www.wps.cn/android/officeDocument/2013/mofficeCustomData" version="2">
  <mcd:comments/>
</mcd:customData>
</file>

<file path=customXml/item66.xml><?xml version="1.0" encoding="utf-8"?>
<mcd:customData xmlns="http://www.wps.cn/android/officeDocument/2013/mofficeCustomData" xmlns:mcd="http://www.wps.cn/android/officeDocument/2013/mofficeCustomData" version="2">
  <mcd:comments/>
</mcd:customData>
</file>

<file path=customXml/item67.xml><?xml version="1.0" encoding="utf-8"?>
<mcd:customData xmlns="http://www.wps.cn/android/officeDocument/2013/mofficeCustomData" xmlns:mcd="http://www.wps.cn/android/officeDocument/2013/mofficeCustomData" version="2">
  <mcd:comments/>
</mcd:customData>
</file>

<file path=customXml/item68.xml><?xml version="1.0" encoding="utf-8"?>
<mcd:customData xmlns="http://www.wps.cn/android/officeDocument/2013/mofficeCustomData" xmlns:mcd="http://www.wps.cn/android/officeDocument/2013/mofficeCustomData" version="2">
  <mcd:comments/>
</mcd:customData>
</file>

<file path=customXml/item69.xml><?xml version="1.0" encoding="utf-8"?>
<mcd:customData xmlns="http://www.wps.cn/android/officeDocument/2013/mofficeCustomData" xmlns:mcd="http://www.wps.cn/android/officeDocument/2013/mofficeCustomData" version="2">
  <mcd:comments/>
</mcd:customData>
</file>

<file path=customXml/item7.xml><?xml version="1.0" encoding="utf-8"?>
<mcd:customData xmlns="http://www.wps.cn/android/officeDocument/2013/mofficeCustomData" xmlns:mcd="http://www.wps.cn/android/officeDocument/2013/mofficeCustomData" version="2">
  <mcd:comments/>
</mcd:customData>
</file>

<file path=customXml/item70.xml><?xml version="1.0" encoding="utf-8"?>
<mcd:customData xmlns="http://www.wps.cn/android/officeDocument/2013/mofficeCustomData" xmlns:mcd="http://www.wps.cn/android/officeDocument/2013/mofficeCustomData" version="2">
  <mcd:comments/>
</mcd:customData>
</file>

<file path=customXml/item71.xml><?xml version="1.0" encoding="utf-8"?>
<mcd:customData xmlns="http://www.wps.cn/android/officeDocument/2013/mofficeCustomData" xmlns:mcd="http://www.wps.cn/android/officeDocument/2013/mofficeCustomData" version="2">
  <mcd:comments/>
</mcd:customData>
</file>

<file path=customXml/item72.xml><?xml version="1.0" encoding="utf-8"?>
<mcd:customData xmlns="http://www.wps.cn/android/officeDocument/2013/mofficeCustomData" xmlns:mcd="http://www.wps.cn/android/officeDocument/2013/mofficeCustomData" version="2">
  <mcd:comments/>
</mcd:customData>
</file>

<file path=customXml/item73.xml><?xml version="1.0" encoding="utf-8"?>
<mcd:customData xmlns="http://www.wps.cn/android/officeDocument/2013/mofficeCustomData" xmlns:mcd="http://www.wps.cn/android/officeDocument/2013/mofficeCustomData" version="2">
  <mcd:comments/>
</mcd:customData>
</file>

<file path=customXml/item74.xml><?xml version="1.0" encoding="utf-8"?>
<mcd:customData xmlns="http://www.wps.cn/android/officeDocument/2013/mofficeCustomData" xmlns:mcd="http://www.wps.cn/android/officeDocument/2013/mofficeCustomData" version="2">
  <mcd:comments/>
</mcd:customData>
</file>

<file path=customXml/item75.xml><?xml version="1.0" encoding="utf-8"?>
<mcd:customData xmlns="http://www.wps.cn/android/officeDocument/2013/mofficeCustomData" xmlns:mcd="http://www.wps.cn/android/officeDocument/2013/mofficeCustomData" version="2">
  <mcd:comments/>
</mcd:customData>
</file>

<file path=customXml/item76.xml><?xml version="1.0" encoding="utf-8"?>
<mcd:customData xmlns="http://www.wps.cn/android/officeDocument/2013/mofficeCustomData" xmlns:mcd="http://www.wps.cn/android/officeDocument/2013/mofficeCustomData" version="2">
  <mcd:comments/>
</mcd:customData>
</file>

<file path=customXml/item77.xml><?xml version="1.0" encoding="utf-8"?>
<mcd:customData xmlns="http://www.wps.cn/android/officeDocument/2013/mofficeCustomData" xmlns:mcd="http://www.wps.cn/android/officeDocument/2013/mofficeCustomData" version="2">
  <mcd:comments/>
</mcd:customData>
</file>

<file path=customXml/item78.xml><?xml version="1.0" encoding="utf-8"?>
<mcd:customData xmlns="http://www.wps.cn/android/officeDocument/2013/mofficeCustomData" xmlns:mcd="http://www.wps.cn/android/officeDocument/2013/mofficeCustomData" version="2">
  <mcd:comments/>
</mcd:customData>
</file>

<file path=customXml/item79.xml><?xml version="1.0" encoding="utf-8"?>
<mcd:customData xmlns="http://www.wps.cn/android/officeDocument/2013/mofficeCustomData" xmlns:mcd="http://www.wps.cn/android/officeDocument/2013/mofficeCustomData" version="2">
  <mcd:comments/>
</mcd:customData>
</file>

<file path=customXml/item8.xml><?xml version="1.0" encoding="utf-8"?>
<mcd:customData xmlns="http://www.wps.cn/android/officeDocument/2013/mofficeCustomData" xmlns:mcd="http://www.wps.cn/android/officeDocument/2013/mofficeCustomData" version="2">
  <mcd:comments/>
</mcd:customData>
</file>

<file path=customXml/item80.xml><?xml version="1.0" encoding="utf-8"?>
<mcd:customData xmlns="http://www.wps.cn/android/officeDocument/2013/mofficeCustomData" xmlns:mcd="http://www.wps.cn/android/officeDocument/2013/mofficeCustomData" version="2">
  <mcd:comments/>
</mcd:customData>
</file>

<file path=customXml/item81.xml><?xml version="1.0" encoding="utf-8"?>
<mcd:customData xmlns="http://www.wps.cn/android/officeDocument/2013/mofficeCustomData" xmlns:mcd="http://www.wps.cn/android/officeDocument/2013/mofficeCustomData" version="2">
  <mcd:comments/>
</mcd:customData>
</file>

<file path=customXml/item82.xml><?xml version="1.0" encoding="utf-8"?>
<mcd:customData xmlns="http://www.wps.cn/android/officeDocument/2013/mofficeCustomData" xmlns:mcd="http://www.wps.cn/android/officeDocument/2013/mofficeCustomData" version="2">
  <mcd:comments/>
</mcd:customData>
</file>

<file path=customXml/item83.xml><?xml version="1.0" encoding="utf-8"?>
<mcd:customData xmlns="http://www.wps.cn/android/officeDocument/2013/mofficeCustomData" xmlns:mcd="http://www.wps.cn/android/officeDocument/2013/mofficeCustomData" version="2">
  <mcd:comments/>
</mcd:customData>
</file>

<file path=customXml/item84.xml><?xml version="1.0" encoding="utf-8"?>
<mcd:customData xmlns="http://www.wps.cn/android/officeDocument/2013/mofficeCustomData" xmlns:mcd="http://www.wps.cn/android/officeDocument/2013/mofficeCustomData" version="2">
  <mcd:comments/>
</mcd:customData>
</file>

<file path=customXml/item85.xml><?xml version="1.0" encoding="utf-8"?>
<mcd:customData xmlns="http://www.wps.cn/android/officeDocument/2013/mofficeCustomData" xmlns:mcd="http://www.wps.cn/android/officeDocument/2013/mofficeCustomData" version="2">
  <mcd:comments/>
</mcd:customData>
</file>

<file path=customXml/item86.xml><?xml version="1.0" encoding="utf-8"?>
<mcd:customData xmlns="http://www.wps.cn/android/officeDocument/2013/mofficeCustomData" xmlns:mcd="http://www.wps.cn/android/officeDocument/2013/mofficeCustomData" version="2">
  <mcd:comments/>
</mcd:customData>
</file>

<file path=customXml/item87.xml><?xml version="1.0" encoding="utf-8"?>
<mcd:customData xmlns="http://www.wps.cn/android/officeDocument/2013/mofficeCustomData" xmlns:mcd="http://www.wps.cn/android/officeDocument/2013/mofficeCustomData" version="2">
  <mcd:comments/>
</mcd:customData>
</file>

<file path=customXml/item88.xml><?xml version="1.0" encoding="utf-8"?>
<mcd:customData xmlns="http://www.wps.cn/android/officeDocument/2013/mofficeCustomData" xmlns:mcd="http://www.wps.cn/android/officeDocument/2013/mofficeCustomData" version="2">
  <mcd:comments/>
</mcd:customData>
</file>

<file path=customXml/item89.xml><?xml version="1.0" encoding="utf-8"?>
<mcd:customData xmlns="http://www.wps.cn/android/officeDocument/2013/mofficeCustomData" xmlns:mcd="http://www.wps.cn/android/officeDocument/2013/mofficeCustomData" version="2">
  <mcd:comments/>
</mcd:customData>
</file>

<file path=customXml/item9.xml><?xml version="1.0" encoding="utf-8"?>
<mcd:customData xmlns="http://www.wps.cn/android/officeDocument/2013/mofficeCustomData" xmlns:mcd="http://www.wps.cn/android/officeDocument/2013/mofficeCustomData" version="2">
  <mcd:comments/>
</mcd:customData>
</file>

<file path=customXml/item90.xml><?xml version="1.0" encoding="utf-8"?>
<mcd:customData xmlns="http://www.wps.cn/android/officeDocument/2013/mofficeCustomData" xmlns:mcd="http://www.wps.cn/android/officeDocument/2013/mofficeCustomData" version="2">
  <mcd:comments/>
</mcd:customData>
</file>

<file path=customXml/item91.xml><?xml version="1.0" encoding="utf-8"?>
<mcd:customData xmlns="http://www.wps.cn/android/officeDocument/2013/mofficeCustomData" xmlns:mcd="http://www.wps.cn/android/officeDocument/2013/mofficeCustomData" version="2">
  <mcd:comments/>
</mcd:customData>
</file>

<file path=customXml/item92.xml><?xml version="1.0" encoding="utf-8"?>
<mcd:customData xmlns="http://www.wps.cn/android/officeDocument/2013/mofficeCustomData" xmlns:mcd="http://www.wps.cn/android/officeDocument/2013/mofficeCustomData" version="2">
  <mcd:comments/>
</mcd:customData>
</file>

<file path=customXml/item93.xml><?xml version="1.0" encoding="utf-8"?>
<mcd:customData xmlns="http://www.wps.cn/android/officeDocument/2013/mofficeCustomData" xmlns:mcd="http://www.wps.cn/android/officeDocument/2013/mofficeCustomData" version="2">
  <mcd:comments/>
</mcd:customData>
</file>

<file path=customXml/item94.xml><?xml version="1.0" encoding="utf-8"?>
<mcd:customData xmlns="http://www.wps.cn/android/officeDocument/2013/mofficeCustomData" xmlns:mcd="http://www.wps.cn/android/officeDocument/2013/mofficeCustomData" version="2">
  <mcd:comments/>
</mcd:customData>
</file>

<file path=customXml/item95.xml><?xml version="1.0" encoding="utf-8"?>
<mcd:customData xmlns="http://www.wps.cn/android/officeDocument/2013/mofficeCustomData" xmlns:mcd="http://www.wps.cn/android/officeDocument/2013/mofficeCustomData" version="2">
  <mcd:comments/>
</mcd:customData>
</file>

<file path=customXml/item96.xml><?xml version="1.0" encoding="utf-8"?>
<mcd:customData xmlns="http://www.wps.cn/android/officeDocument/2013/mofficeCustomData" xmlns:mcd="http://www.wps.cn/android/officeDocument/2013/mofficeCustomData" version="2">
  <mcd:comments/>
</mcd:customData>
</file>

<file path=customXml/item97.xml><?xml version="1.0" encoding="utf-8"?>
<mcd:customData xmlns="http://www.wps.cn/android/officeDocument/2013/mofficeCustomData" xmlns:mcd="http://www.wps.cn/android/officeDocument/2013/mofficeCustomData" version="2">
  <mcd:comments/>
</mcd:customData>
</file>

<file path=customXml/item98.xml><?xml version="1.0" encoding="utf-8"?>
<mcd:customData xmlns="http://www.wps.cn/android/officeDocument/2013/mofficeCustomData" xmlns:mcd="http://www.wps.cn/android/officeDocument/2013/mofficeCustomData" version="2">
  <mcd:comments/>
</mcd:customData>
</file>

<file path=customXml/item99.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B34C30C9-A4B0-4A42-BF23-467DF42D163C}">
  <ds:schemaRefs>
    <ds:schemaRef ds:uri="http://www.wps.cn/android/officeDocument/2013/mofficeCustomData"/>
  </ds:schemaRefs>
</ds:datastoreItem>
</file>

<file path=customXml/itemProps10.xml><?xml version="1.0" encoding="utf-8"?>
<ds:datastoreItem xmlns:ds="http://schemas.openxmlformats.org/officeDocument/2006/customXml" ds:itemID="{2F99E0C6-3C68-4D36-A6F4-BC38CE91CF9C}">
  <ds:schemaRefs>
    <ds:schemaRef ds:uri="http://www.wps.cn/android/officeDocument/2013/mofficeCustomData"/>
  </ds:schemaRefs>
</ds:datastoreItem>
</file>

<file path=customXml/itemProps100.xml><?xml version="1.0" encoding="utf-8"?>
<ds:datastoreItem xmlns:ds="http://schemas.openxmlformats.org/officeDocument/2006/customXml" ds:itemID="{A91D8959-7CF5-4520-ADFB-7C155779C49A}">
  <ds:schemaRefs>
    <ds:schemaRef ds:uri="http://www.wps.cn/android/officeDocument/2013/mofficeCustomData"/>
  </ds:schemaRefs>
</ds:datastoreItem>
</file>

<file path=customXml/itemProps101.xml><?xml version="1.0" encoding="utf-8"?>
<ds:datastoreItem xmlns:ds="http://schemas.openxmlformats.org/officeDocument/2006/customXml" ds:itemID="{CF093EA0-1AED-41A0-8BA9-ACF7C7BF7C30}">
  <ds:schemaRefs>
    <ds:schemaRef ds:uri="http://www.wps.cn/android/officeDocument/2013/mofficeCustomData"/>
  </ds:schemaRefs>
</ds:datastoreItem>
</file>

<file path=customXml/itemProps102.xml><?xml version="1.0" encoding="utf-8"?>
<ds:datastoreItem xmlns:ds="http://schemas.openxmlformats.org/officeDocument/2006/customXml" ds:itemID="{177DA21B-6AC7-463A-837A-AD430A1547FA}">
  <ds:schemaRefs>
    <ds:schemaRef ds:uri="http://www.wps.cn/android/officeDocument/2013/mofficeCustomData"/>
  </ds:schemaRefs>
</ds:datastoreItem>
</file>

<file path=customXml/itemProps103.xml><?xml version="1.0" encoding="utf-8"?>
<ds:datastoreItem xmlns:ds="http://schemas.openxmlformats.org/officeDocument/2006/customXml" ds:itemID="{C7BDFDB7-A6D6-48D9-9757-39794FAB0F69}">
  <ds:schemaRefs>
    <ds:schemaRef ds:uri="http://www.wps.cn/android/officeDocument/2013/mofficeCustomData"/>
  </ds:schemaRefs>
</ds:datastoreItem>
</file>

<file path=customXml/itemProps104.xml><?xml version="1.0" encoding="utf-8"?>
<ds:datastoreItem xmlns:ds="http://schemas.openxmlformats.org/officeDocument/2006/customXml" ds:itemID="{42304894-507F-4A58-B796-72470D133468}">
  <ds:schemaRefs>
    <ds:schemaRef ds:uri="http://www.wps.cn/android/officeDocument/2013/mofficeCustomData"/>
  </ds:schemaRefs>
</ds:datastoreItem>
</file>

<file path=customXml/itemProps105.xml><?xml version="1.0" encoding="utf-8"?>
<ds:datastoreItem xmlns:ds="http://schemas.openxmlformats.org/officeDocument/2006/customXml" ds:itemID="{C1F110BF-6451-414B-9796-7479871DB24D}">
  <ds:schemaRefs>
    <ds:schemaRef ds:uri="http://www.wps.cn/android/officeDocument/2013/mofficeCustomData"/>
  </ds:schemaRefs>
</ds:datastoreItem>
</file>

<file path=customXml/itemProps106.xml><?xml version="1.0" encoding="utf-8"?>
<ds:datastoreItem xmlns:ds="http://schemas.openxmlformats.org/officeDocument/2006/customXml" ds:itemID="{566C35D3-CCC6-4DF5-AAA7-9212DC990C45}">
  <ds:schemaRefs>
    <ds:schemaRef ds:uri="http://www.wps.cn/android/officeDocument/2013/mofficeCustomData"/>
  </ds:schemaRefs>
</ds:datastoreItem>
</file>

<file path=customXml/itemProps107.xml><?xml version="1.0" encoding="utf-8"?>
<ds:datastoreItem xmlns:ds="http://schemas.openxmlformats.org/officeDocument/2006/customXml" ds:itemID="{0C13AC07-4F21-468F-9604-1E6D90BE6946}">
  <ds:schemaRefs>
    <ds:schemaRef ds:uri="http://www.wps.cn/android/officeDocument/2013/mofficeCustomData"/>
  </ds:schemaRefs>
</ds:datastoreItem>
</file>

<file path=customXml/itemProps108.xml><?xml version="1.0" encoding="utf-8"?>
<ds:datastoreItem xmlns:ds="http://schemas.openxmlformats.org/officeDocument/2006/customXml" ds:itemID="{73FF71DB-C818-4DF3-B133-E0C74E3E5035}">
  <ds:schemaRefs>
    <ds:schemaRef ds:uri="http://www.wps.cn/android/officeDocument/2013/mofficeCustomData"/>
  </ds:schemaRefs>
</ds:datastoreItem>
</file>

<file path=customXml/itemProps109.xml><?xml version="1.0" encoding="utf-8"?>
<ds:datastoreItem xmlns:ds="http://schemas.openxmlformats.org/officeDocument/2006/customXml" ds:itemID="{DE187E89-9EF6-456F-AD6E-B51D3AEA4D30}">
  <ds:schemaRefs>
    <ds:schemaRef ds:uri="http://www.wps.cn/android/officeDocument/2013/mofficeCustomData"/>
  </ds:schemaRefs>
</ds:datastoreItem>
</file>

<file path=customXml/itemProps11.xml><?xml version="1.0" encoding="utf-8"?>
<ds:datastoreItem xmlns:ds="http://schemas.openxmlformats.org/officeDocument/2006/customXml" ds:itemID="{F389B31A-584B-4106-8108-69B55185E4B8}">
  <ds:schemaRefs>
    <ds:schemaRef ds:uri="http://www.wps.cn/android/officeDocument/2013/mofficeCustomData"/>
  </ds:schemaRefs>
</ds:datastoreItem>
</file>

<file path=customXml/itemProps110.xml><?xml version="1.0" encoding="utf-8"?>
<ds:datastoreItem xmlns:ds="http://schemas.openxmlformats.org/officeDocument/2006/customXml" ds:itemID="{4FEA7385-26B7-4E17-A9CF-20EFF7442A2E}">
  <ds:schemaRefs>
    <ds:schemaRef ds:uri="http://www.wps.cn/android/officeDocument/2013/mofficeCustomData"/>
  </ds:schemaRefs>
</ds:datastoreItem>
</file>

<file path=customXml/itemProps111.xml><?xml version="1.0" encoding="utf-8"?>
<ds:datastoreItem xmlns:ds="http://schemas.openxmlformats.org/officeDocument/2006/customXml" ds:itemID="{413280F1-7298-49FE-AF12-626EFCDBF086}">
  <ds:schemaRefs>
    <ds:schemaRef ds:uri="http://www.wps.cn/android/officeDocument/2013/mofficeCustomData"/>
  </ds:schemaRefs>
</ds:datastoreItem>
</file>

<file path=customXml/itemProps112.xml><?xml version="1.0" encoding="utf-8"?>
<ds:datastoreItem xmlns:ds="http://schemas.openxmlformats.org/officeDocument/2006/customXml" ds:itemID="{C9E2E84E-DC35-4E5C-90A4-1580109CE8C0}">
  <ds:schemaRefs>
    <ds:schemaRef ds:uri="http://www.wps.cn/android/officeDocument/2013/mofficeCustomData"/>
  </ds:schemaRefs>
</ds:datastoreItem>
</file>

<file path=customXml/itemProps113.xml><?xml version="1.0" encoding="utf-8"?>
<ds:datastoreItem xmlns:ds="http://schemas.openxmlformats.org/officeDocument/2006/customXml" ds:itemID="{A06F80F8-1E2F-4B56-BA8D-97357C2BCE6A}">
  <ds:schemaRefs>
    <ds:schemaRef ds:uri="http://www.wps.cn/android/officeDocument/2013/mofficeCustomData"/>
  </ds:schemaRefs>
</ds:datastoreItem>
</file>

<file path=customXml/itemProps114.xml><?xml version="1.0" encoding="utf-8"?>
<ds:datastoreItem xmlns:ds="http://schemas.openxmlformats.org/officeDocument/2006/customXml" ds:itemID="{CC18953F-F952-47A9-B76F-9EFEBC074AD2}">
  <ds:schemaRefs>
    <ds:schemaRef ds:uri="http://www.wps.cn/android/officeDocument/2013/mofficeCustomData"/>
  </ds:schemaRefs>
</ds:datastoreItem>
</file>

<file path=customXml/itemProps115.xml><?xml version="1.0" encoding="utf-8"?>
<ds:datastoreItem xmlns:ds="http://schemas.openxmlformats.org/officeDocument/2006/customXml" ds:itemID="{DE6CA694-5576-4B98-B108-B3BC54D8161E}">
  <ds:schemaRefs>
    <ds:schemaRef ds:uri="http://www.wps.cn/android/officeDocument/2013/mofficeCustomData"/>
  </ds:schemaRefs>
</ds:datastoreItem>
</file>

<file path=customXml/itemProps116.xml><?xml version="1.0" encoding="utf-8"?>
<ds:datastoreItem xmlns:ds="http://schemas.openxmlformats.org/officeDocument/2006/customXml" ds:itemID="{A12F4A94-BCD0-4F08-95C0-F98DFA725C67}">
  <ds:schemaRefs>
    <ds:schemaRef ds:uri="http://www.wps.cn/android/officeDocument/2013/mofficeCustomData"/>
  </ds:schemaRefs>
</ds:datastoreItem>
</file>

<file path=customXml/itemProps117.xml><?xml version="1.0" encoding="utf-8"?>
<ds:datastoreItem xmlns:ds="http://schemas.openxmlformats.org/officeDocument/2006/customXml" ds:itemID="{62836F4F-F320-4D1C-AE3E-F27661DE23A9}">
  <ds:schemaRefs>
    <ds:schemaRef ds:uri="http://www.wps.cn/android/officeDocument/2013/mofficeCustomData"/>
  </ds:schemaRefs>
</ds:datastoreItem>
</file>

<file path=customXml/itemProps118.xml><?xml version="1.0" encoding="utf-8"?>
<ds:datastoreItem xmlns:ds="http://schemas.openxmlformats.org/officeDocument/2006/customXml" ds:itemID="{BEF75535-5AFD-46CB-8A03-FF953BBAB382}">
  <ds:schemaRefs>
    <ds:schemaRef ds:uri="http://www.wps.cn/android/officeDocument/2013/mofficeCustomData"/>
  </ds:schemaRefs>
</ds:datastoreItem>
</file>

<file path=customXml/itemProps119.xml><?xml version="1.0" encoding="utf-8"?>
<ds:datastoreItem xmlns:ds="http://schemas.openxmlformats.org/officeDocument/2006/customXml" ds:itemID="{824B3492-FA09-4F05-9757-CE31D4C9408F}">
  <ds:schemaRefs>
    <ds:schemaRef ds:uri="http://www.wps.cn/android/officeDocument/2013/mofficeCustomData"/>
  </ds:schemaRefs>
</ds:datastoreItem>
</file>

<file path=customXml/itemProps12.xml><?xml version="1.0" encoding="utf-8"?>
<ds:datastoreItem xmlns:ds="http://schemas.openxmlformats.org/officeDocument/2006/customXml" ds:itemID="{9F4DA586-F61E-4CAD-8EDC-B037D80DA96E}">
  <ds:schemaRefs>
    <ds:schemaRef ds:uri="http://www.wps.cn/android/officeDocument/2013/mofficeCustomData"/>
  </ds:schemaRefs>
</ds:datastoreItem>
</file>

<file path=customXml/itemProps120.xml><?xml version="1.0" encoding="utf-8"?>
<ds:datastoreItem xmlns:ds="http://schemas.openxmlformats.org/officeDocument/2006/customXml" ds:itemID="{C6956074-7B2C-42E6-ACE9-3CE547F07E2A}">
  <ds:schemaRefs>
    <ds:schemaRef ds:uri="http://www.wps.cn/android/officeDocument/2013/mofficeCustomData"/>
  </ds:schemaRefs>
</ds:datastoreItem>
</file>

<file path=customXml/itemProps121.xml><?xml version="1.0" encoding="utf-8"?>
<ds:datastoreItem xmlns:ds="http://schemas.openxmlformats.org/officeDocument/2006/customXml" ds:itemID="{BDB6303B-BA38-4DE3-8CCE-028807B9DA1B}">
  <ds:schemaRefs>
    <ds:schemaRef ds:uri="http://www.wps.cn/android/officeDocument/2013/mofficeCustomData"/>
  </ds:schemaRefs>
</ds:datastoreItem>
</file>

<file path=customXml/itemProps122.xml><?xml version="1.0" encoding="utf-8"?>
<ds:datastoreItem xmlns:ds="http://schemas.openxmlformats.org/officeDocument/2006/customXml" ds:itemID="{D88D2D89-C7F5-4720-B601-8DA38CD7A8DA}">
  <ds:schemaRefs>
    <ds:schemaRef ds:uri="http://www.wps.cn/android/officeDocument/2013/mofficeCustomData"/>
  </ds:schemaRefs>
</ds:datastoreItem>
</file>

<file path=customXml/itemProps123.xml><?xml version="1.0" encoding="utf-8"?>
<ds:datastoreItem xmlns:ds="http://schemas.openxmlformats.org/officeDocument/2006/customXml" ds:itemID="{4CB507F8-D63E-44F3-AEAA-C1CFF3119778}">
  <ds:schemaRefs>
    <ds:schemaRef ds:uri="http://www.wps.cn/android/officeDocument/2013/mofficeCustomData"/>
  </ds:schemaRefs>
</ds:datastoreItem>
</file>

<file path=customXml/itemProps124.xml><?xml version="1.0" encoding="utf-8"?>
<ds:datastoreItem xmlns:ds="http://schemas.openxmlformats.org/officeDocument/2006/customXml" ds:itemID="{349EA78C-ABAF-418F-BC7B-1AB7EC44C857}">
  <ds:schemaRefs>
    <ds:schemaRef ds:uri="http://www.wps.cn/android/officeDocument/2013/mofficeCustomData"/>
  </ds:schemaRefs>
</ds:datastoreItem>
</file>

<file path=customXml/itemProps125.xml><?xml version="1.0" encoding="utf-8"?>
<ds:datastoreItem xmlns:ds="http://schemas.openxmlformats.org/officeDocument/2006/customXml" ds:itemID="{68268EFC-D2BD-40D5-B6DF-50944F83A841}">
  <ds:schemaRefs>
    <ds:schemaRef ds:uri="http://www.wps.cn/android/officeDocument/2013/mofficeCustomData"/>
  </ds:schemaRefs>
</ds:datastoreItem>
</file>

<file path=customXml/itemProps126.xml><?xml version="1.0" encoding="utf-8"?>
<ds:datastoreItem xmlns:ds="http://schemas.openxmlformats.org/officeDocument/2006/customXml" ds:itemID="{99813913-FAE9-4F50-BE7C-417795265FC8}">
  <ds:schemaRefs>
    <ds:schemaRef ds:uri="http://www.wps.cn/android/officeDocument/2013/mofficeCustomData"/>
  </ds:schemaRefs>
</ds:datastoreItem>
</file>

<file path=customXml/itemProps127.xml><?xml version="1.0" encoding="utf-8"?>
<ds:datastoreItem xmlns:ds="http://schemas.openxmlformats.org/officeDocument/2006/customXml" ds:itemID="{5EC527FB-3565-45CD-AA00-04AF000A0A1B}">
  <ds:schemaRefs>
    <ds:schemaRef ds:uri="http://www.wps.cn/android/officeDocument/2013/mofficeCustomData"/>
  </ds:schemaRefs>
</ds:datastoreItem>
</file>

<file path=customXml/itemProps128.xml><?xml version="1.0" encoding="utf-8"?>
<ds:datastoreItem xmlns:ds="http://schemas.openxmlformats.org/officeDocument/2006/customXml" ds:itemID="{85283CFB-DD28-4D08-AC6E-936327A103B2}">
  <ds:schemaRefs>
    <ds:schemaRef ds:uri="http://www.wps.cn/android/officeDocument/2013/mofficeCustomData"/>
  </ds:schemaRefs>
</ds:datastoreItem>
</file>

<file path=customXml/itemProps129.xml><?xml version="1.0" encoding="utf-8"?>
<ds:datastoreItem xmlns:ds="http://schemas.openxmlformats.org/officeDocument/2006/customXml" ds:itemID="{E95B6709-B089-4C67-94D4-CAA030E9C778}">
  <ds:schemaRefs>
    <ds:schemaRef ds:uri="http://www.wps.cn/android/officeDocument/2013/mofficeCustomData"/>
  </ds:schemaRefs>
</ds:datastoreItem>
</file>

<file path=customXml/itemProps13.xml><?xml version="1.0" encoding="utf-8"?>
<ds:datastoreItem xmlns:ds="http://schemas.openxmlformats.org/officeDocument/2006/customXml" ds:itemID="{BFF86C66-1ACC-4725-8DD1-A1646CF92BC3}">
  <ds:schemaRefs>
    <ds:schemaRef ds:uri="http://www.wps.cn/android/officeDocument/2013/mofficeCustomData"/>
  </ds:schemaRefs>
</ds:datastoreItem>
</file>

<file path=customXml/itemProps130.xml><?xml version="1.0" encoding="utf-8"?>
<ds:datastoreItem xmlns:ds="http://schemas.openxmlformats.org/officeDocument/2006/customXml" ds:itemID="{60E4EE84-E1DC-4127-9EA2-4A81D4E7F783}">
  <ds:schemaRefs>
    <ds:schemaRef ds:uri="http://www.wps.cn/android/officeDocument/2013/mofficeCustomData"/>
  </ds:schemaRefs>
</ds:datastoreItem>
</file>

<file path=customXml/itemProps131.xml><?xml version="1.0" encoding="utf-8"?>
<ds:datastoreItem xmlns:ds="http://schemas.openxmlformats.org/officeDocument/2006/customXml" ds:itemID="{AEE3A27E-81CA-4B20-8219-E4891E523BFA}">
  <ds:schemaRefs>
    <ds:schemaRef ds:uri="http://www.wps.cn/android/officeDocument/2013/mofficeCustomData"/>
  </ds:schemaRefs>
</ds:datastoreItem>
</file>

<file path=customXml/itemProps132.xml><?xml version="1.0" encoding="utf-8"?>
<ds:datastoreItem xmlns:ds="http://schemas.openxmlformats.org/officeDocument/2006/customXml" ds:itemID="{015C470C-D248-47DF-B1F1-CFB9FD47C579}">
  <ds:schemaRefs>
    <ds:schemaRef ds:uri="http://www.wps.cn/android/officeDocument/2013/mofficeCustomData"/>
  </ds:schemaRefs>
</ds:datastoreItem>
</file>

<file path=customXml/itemProps133.xml><?xml version="1.0" encoding="utf-8"?>
<ds:datastoreItem xmlns:ds="http://schemas.openxmlformats.org/officeDocument/2006/customXml" ds:itemID="{17BB4160-C3E5-43BF-A2BD-29208201B1B9}">
  <ds:schemaRefs>
    <ds:schemaRef ds:uri="http://www.wps.cn/android/officeDocument/2013/mofficeCustomData"/>
  </ds:schemaRefs>
</ds:datastoreItem>
</file>

<file path=customXml/itemProps134.xml><?xml version="1.0" encoding="utf-8"?>
<ds:datastoreItem xmlns:ds="http://schemas.openxmlformats.org/officeDocument/2006/customXml" ds:itemID="{2EA558C4-8F59-4463-B9F4-2A099C09354D}">
  <ds:schemaRefs>
    <ds:schemaRef ds:uri="http://www.wps.cn/android/officeDocument/2013/mofficeCustomData"/>
  </ds:schemaRefs>
</ds:datastoreItem>
</file>

<file path=customXml/itemProps135.xml><?xml version="1.0" encoding="utf-8"?>
<ds:datastoreItem xmlns:ds="http://schemas.openxmlformats.org/officeDocument/2006/customXml" ds:itemID="{BCD9ACA4-621E-407A-ADF4-6D938280B096}">
  <ds:schemaRefs>
    <ds:schemaRef ds:uri="http://www.wps.cn/android/officeDocument/2013/mofficeCustomData"/>
  </ds:schemaRefs>
</ds:datastoreItem>
</file>

<file path=customXml/itemProps136.xml><?xml version="1.0" encoding="utf-8"?>
<ds:datastoreItem xmlns:ds="http://schemas.openxmlformats.org/officeDocument/2006/customXml" ds:itemID="{783681E9-E227-46EE-BB71-4CBE42844D5C}">
  <ds:schemaRefs>
    <ds:schemaRef ds:uri="http://www.wps.cn/android/officeDocument/2013/mofficeCustomData"/>
  </ds:schemaRefs>
</ds:datastoreItem>
</file>

<file path=customXml/itemProps137.xml><?xml version="1.0" encoding="utf-8"?>
<ds:datastoreItem xmlns:ds="http://schemas.openxmlformats.org/officeDocument/2006/customXml" ds:itemID="{48C72363-B09C-4AB6-9EC6-5A1A1CDA88A8}">
  <ds:schemaRefs>
    <ds:schemaRef ds:uri="http://www.wps.cn/android/officeDocument/2013/mofficeCustomData"/>
  </ds:schemaRefs>
</ds:datastoreItem>
</file>

<file path=customXml/itemProps138.xml><?xml version="1.0" encoding="utf-8"?>
<ds:datastoreItem xmlns:ds="http://schemas.openxmlformats.org/officeDocument/2006/customXml" ds:itemID="{A3A5CDEB-1C0B-4555-834B-9678B2E19C82}">
  <ds:schemaRefs>
    <ds:schemaRef ds:uri="http://www.wps.cn/android/officeDocument/2013/mofficeCustomData"/>
  </ds:schemaRefs>
</ds:datastoreItem>
</file>

<file path=customXml/itemProps139.xml><?xml version="1.0" encoding="utf-8"?>
<ds:datastoreItem xmlns:ds="http://schemas.openxmlformats.org/officeDocument/2006/customXml" ds:itemID="{9B7311F4-F5C9-4012-8741-9406BA6F3AB0}">
  <ds:schemaRefs>
    <ds:schemaRef ds:uri="http://www.wps.cn/android/officeDocument/2013/mofficeCustomData"/>
  </ds:schemaRefs>
</ds:datastoreItem>
</file>

<file path=customXml/itemProps14.xml><?xml version="1.0" encoding="utf-8"?>
<ds:datastoreItem xmlns:ds="http://schemas.openxmlformats.org/officeDocument/2006/customXml" ds:itemID="{8ADC1DA8-DB0F-466A-9D53-6F1426DB8D9E}">
  <ds:schemaRefs>
    <ds:schemaRef ds:uri="http://www.wps.cn/android/officeDocument/2013/mofficeCustomData"/>
  </ds:schemaRefs>
</ds:datastoreItem>
</file>

<file path=customXml/itemProps140.xml><?xml version="1.0" encoding="utf-8"?>
<ds:datastoreItem xmlns:ds="http://schemas.openxmlformats.org/officeDocument/2006/customXml" ds:itemID="{DDF2E567-4B91-416C-A4F8-4FBA436360DE}">
  <ds:schemaRefs>
    <ds:schemaRef ds:uri="http://www.wps.cn/android/officeDocument/2013/mofficeCustomData"/>
  </ds:schemaRefs>
</ds:datastoreItem>
</file>

<file path=customXml/itemProps141.xml><?xml version="1.0" encoding="utf-8"?>
<ds:datastoreItem xmlns:ds="http://schemas.openxmlformats.org/officeDocument/2006/customXml" ds:itemID="{289A6724-9B11-4C10-8A92-B0F9A3B21001}">
  <ds:schemaRefs>
    <ds:schemaRef ds:uri="http://www.wps.cn/android/officeDocument/2013/mofficeCustomData"/>
  </ds:schemaRefs>
</ds:datastoreItem>
</file>

<file path=customXml/itemProps142.xml><?xml version="1.0" encoding="utf-8"?>
<ds:datastoreItem xmlns:ds="http://schemas.openxmlformats.org/officeDocument/2006/customXml" ds:itemID="{E6C309CD-176A-45DD-8F17-74DAD46C73B6}">
  <ds:schemaRefs>
    <ds:schemaRef ds:uri="http://www.wps.cn/android/officeDocument/2013/mofficeCustomData"/>
  </ds:schemaRefs>
</ds:datastoreItem>
</file>

<file path=customXml/itemProps143.xml><?xml version="1.0" encoding="utf-8"?>
<ds:datastoreItem xmlns:ds="http://schemas.openxmlformats.org/officeDocument/2006/customXml" ds:itemID="{F67AE544-3F4F-4613-9E80-81FEC65799C3}">
  <ds:schemaRefs>
    <ds:schemaRef ds:uri="http://www.wps.cn/android/officeDocument/2013/mofficeCustomData"/>
  </ds:schemaRefs>
</ds:datastoreItem>
</file>

<file path=customXml/itemProps144.xml><?xml version="1.0" encoding="utf-8"?>
<ds:datastoreItem xmlns:ds="http://schemas.openxmlformats.org/officeDocument/2006/customXml" ds:itemID="{5D3238ED-E2E3-455D-8D39-E4ACE73D8D19}">
  <ds:schemaRefs>
    <ds:schemaRef ds:uri="http://www.wps.cn/android/officeDocument/2013/mofficeCustomData"/>
  </ds:schemaRefs>
</ds:datastoreItem>
</file>

<file path=customXml/itemProps145.xml><?xml version="1.0" encoding="utf-8"?>
<ds:datastoreItem xmlns:ds="http://schemas.openxmlformats.org/officeDocument/2006/customXml" ds:itemID="{0A1D3778-00A1-405B-9EA2-9E90680F73FB}">
  <ds:schemaRefs>
    <ds:schemaRef ds:uri="http://www.wps.cn/android/officeDocument/2013/mofficeCustomData"/>
  </ds:schemaRefs>
</ds:datastoreItem>
</file>

<file path=customXml/itemProps146.xml><?xml version="1.0" encoding="utf-8"?>
<ds:datastoreItem xmlns:ds="http://schemas.openxmlformats.org/officeDocument/2006/customXml" ds:itemID="{5F12E527-3A58-4D79-84E3-4C45DC8ED129}">
  <ds:schemaRefs>
    <ds:schemaRef ds:uri="http://www.wps.cn/android/officeDocument/2013/mofficeCustomData"/>
  </ds:schemaRefs>
</ds:datastoreItem>
</file>

<file path=customXml/itemProps147.xml><?xml version="1.0" encoding="utf-8"?>
<ds:datastoreItem xmlns:ds="http://schemas.openxmlformats.org/officeDocument/2006/customXml" ds:itemID="{176D259C-76FD-429E-A1E9-D5DD9F4E4BC1}">
  <ds:schemaRefs>
    <ds:schemaRef ds:uri="http://www.wps.cn/android/officeDocument/2013/mofficeCustomData"/>
  </ds:schemaRefs>
</ds:datastoreItem>
</file>

<file path=customXml/itemProps148.xml><?xml version="1.0" encoding="utf-8"?>
<ds:datastoreItem xmlns:ds="http://schemas.openxmlformats.org/officeDocument/2006/customXml" ds:itemID="{BA4DE9F3-961D-4897-AEA5-59CEEF63F195}">
  <ds:schemaRefs>
    <ds:schemaRef ds:uri="http://www.wps.cn/android/officeDocument/2013/mofficeCustomData"/>
  </ds:schemaRefs>
</ds:datastoreItem>
</file>

<file path=customXml/itemProps149.xml><?xml version="1.0" encoding="utf-8"?>
<ds:datastoreItem xmlns:ds="http://schemas.openxmlformats.org/officeDocument/2006/customXml" ds:itemID="{98F8BB8B-7EC6-47DF-9C6E-644576535CDC}">
  <ds:schemaRefs>
    <ds:schemaRef ds:uri="http://www.wps.cn/android/officeDocument/2013/mofficeCustomData"/>
  </ds:schemaRefs>
</ds:datastoreItem>
</file>

<file path=customXml/itemProps15.xml><?xml version="1.0" encoding="utf-8"?>
<ds:datastoreItem xmlns:ds="http://schemas.openxmlformats.org/officeDocument/2006/customXml" ds:itemID="{DAEA7555-1E87-43B6-B9E7-3D73224DC3D5}">
  <ds:schemaRefs>
    <ds:schemaRef ds:uri="http://www.wps.cn/android/officeDocument/2013/mofficeCustomData"/>
  </ds:schemaRefs>
</ds:datastoreItem>
</file>

<file path=customXml/itemProps150.xml><?xml version="1.0" encoding="utf-8"?>
<ds:datastoreItem xmlns:ds="http://schemas.openxmlformats.org/officeDocument/2006/customXml" ds:itemID="{CF158B50-CB0A-48CC-AC5F-C298B4A797E1}">
  <ds:schemaRefs>
    <ds:schemaRef ds:uri="http://www.wps.cn/android/officeDocument/2013/mofficeCustomData"/>
  </ds:schemaRefs>
</ds:datastoreItem>
</file>

<file path=customXml/itemProps151.xml><?xml version="1.0" encoding="utf-8"?>
<ds:datastoreItem xmlns:ds="http://schemas.openxmlformats.org/officeDocument/2006/customXml" ds:itemID="{4FC02FB8-9CE9-4B66-A583-14AD3561CE9B}">
  <ds:schemaRefs>
    <ds:schemaRef ds:uri="http://www.wps.cn/android/officeDocument/2013/mofficeCustomData"/>
  </ds:schemaRefs>
</ds:datastoreItem>
</file>

<file path=customXml/itemProps152.xml><?xml version="1.0" encoding="utf-8"?>
<ds:datastoreItem xmlns:ds="http://schemas.openxmlformats.org/officeDocument/2006/customXml" ds:itemID="{330730E6-3F36-4514-A0DD-CA639D128364}">
  <ds:schemaRefs>
    <ds:schemaRef ds:uri="http://www.wps.cn/android/officeDocument/2013/mofficeCustomData"/>
  </ds:schemaRefs>
</ds:datastoreItem>
</file>

<file path=customXml/itemProps153.xml><?xml version="1.0" encoding="utf-8"?>
<ds:datastoreItem xmlns:ds="http://schemas.openxmlformats.org/officeDocument/2006/customXml" ds:itemID="{97CA5189-17EB-4808-BE50-1C9E7485CA88}">
  <ds:schemaRefs>
    <ds:schemaRef ds:uri="http://www.wps.cn/android/officeDocument/2013/mofficeCustomData"/>
  </ds:schemaRefs>
</ds:datastoreItem>
</file>

<file path=customXml/itemProps154.xml><?xml version="1.0" encoding="utf-8"?>
<ds:datastoreItem xmlns:ds="http://schemas.openxmlformats.org/officeDocument/2006/customXml" ds:itemID="{AD916EEA-2AF5-47FC-A219-746E0D10C776}">
  <ds:schemaRefs>
    <ds:schemaRef ds:uri="http://www.wps.cn/android/officeDocument/2013/mofficeCustomData"/>
  </ds:schemaRefs>
</ds:datastoreItem>
</file>

<file path=customXml/itemProps155.xml><?xml version="1.0" encoding="utf-8"?>
<ds:datastoreItem xmlns:ds="http://schemas.openxmlformats.org/officeDocument/2006/customXml" ds:itemID="{454D69D8-AB32-459E-BE41-165AB9494810}">
  <ds:schemaRefs>
    <ds:schemaRef ds:uri="http://www.wps.cn/android/officeDocument/2013/mofficeCustomData"/>
  </ds:schemaRefs>
</ds:datastoreItem>
</file>

<file path=customXml/itemProps156.xml><?xml version="1.0" encoding="utf-8"?>
<ds:datastoreItem xmlns:ds="http://schemas.openxmlformats.org/officeDocument/2006/customXml" ds:itemID="{14AC213C-46B3-413B-B0AF-C17E181F603C}">
  <ds:schemaRefs>
    <ds:schemaRef ds:uri="http://www.wps.cn/android/officeDocument/2013/mofficeCustomData"/>
  </ds:schemaRefs>
</ds:datastoreItem>
</file>

<file path=customXml/itemProps157.xml><?xml version="1.0" encoding="utf-8"?>
<ds:datastoreItem xmlns:ds="http://schemas.openxmlformats.org/officeDocument/2006/customXml" ds:itemID="{8A06ADD5-DED7-4520-90CA-6470870F527F}">
  <ds:schemaRefs>
    <ds:schemaRef ds:uri="http://www.wps.cn/android/officeDocument/2013/mofficeCustomData"/>
  </ds:schemaRefs>
</ds:datastoreItem>
</file>

<file path=customXml/itemProps158.xml><?xml version="1.0" encoding="utf-8"?>
<ds:datastoreItem xmlns:ds="http://schemas.openxmlformats.org/officeDocument/2006/customXml" ds:itemID="{10C3F2B1-58DD-4995-81B6-B75FAA4F3C58}">
  <ds:schemaRefs>
    <ds:schemaRef ds:uri="http://www.wps.cn/android/officeDocument/2013/mofficeCustomData"/>
  </ds:schemaRefs>
</ds:datastoreItem>
</file>

<file path=customXml/itemProps159.xml><?xml version="1.0" encoding="utf-8"?>
<ds:datastoreItem xmlns:ds="http://schemas.openxmlformats.org/officeDocument/2006/customXml" ds:itemID="{675F891B-6868-43B0-9C81-1453BE5EAB85}">
  <ds:schemaRefs>
    <ds:schemaRef ds:uri="http://www.wps.cn/android/officeDocument/2013/mofficeCustomData"/>
  </ds:schemaRefs>
</ds:datastoreItem>
</file>

<file path=customXml/itemProps16.xml><?xml version="1.0" encoding="utf-8"?>
<ds:datastoreItem xmlns:ds="http://schemas.openxmlformats.org/officeDocument/2006/customXml" ds:itemID="{0BD0F70F-FCB3-468C-A858-191D945C7763}">
  <ds:schemaRefs>
    <ds:schemaRef ds:uri="http://www.wps.cn/android/officeDocument/2013/mofficeCustomData"/>
  </ds:schemaRefs>
</ds:datastoreItem>
</file>

<file path=customXml/itemProps160.xml><?xml version="1.0" encoding="utf-8"?>
<ds:datastoreItem xmlns:ds="http://schemas.openxmlformats.org/officeDocument/2006/customXml" ds:itemID="{60233999-C163-4DA7-A68A-B198F3E2D2BA}">
  <ds:schemaRefs>
    <ds:schemaRef ds:uri="http://www.wps.cn/android/officeDocument/2013/mofficeCustomData"/>
  </ds:schemaRefs>
</ds:datastoreItem>
</file>

<file path=customXml/itemProps161.xml><?xml version="1.0" encoding="utf-8"?>
<ds:datastoreItem xmlns:ds="http://schemas.openxmlformats.org/officeDocument/2006/customXml" ds:itemID="{A7C5FDCC-6C02-43AA-B324-03BF030C4B82}">
  <ds:schemaRefs>
    <ds:schemaRef ds:uri="http://www.wps.cn/android/officeDocument/2013/mofficeCustomData"/>
  </ds:schemaRefs>
</ds:datastoreItem>
</file>

<file path=customXml/itemProps162.xml><?xml version="1.0" encoding="utf-8"?>
<ds:datastoreItem xmlns:ds="http://schemas.openxmlformats.org/officeDocument/2006/customXml" ds:itemID="{55D77306-0F51-4A8B-81A5-CB876DA4C500}">
  <ds:schemaRefs>
    <ds:schemaRef ds:uri="http://www.wps.cn/android/officeDocument/2013/mofficeCustomData"/>
  </ds:schemaRefs>
</ds:datastoreItem>
</file>

<file path=customXml/itemProps163.xml><?xml version="1.0" encoding="utf-8"?>
<ds:datastoreItem xmlns:ds="http://schemas.openxmlformats.org/officeDocument/2006/customXml" ds:itemID="{92973EE7-EC6A-46B3-857E-EEB07F0A96E7}">
  <ds:schemaRefs>
    <ds:schemaRef ds:uri="http://www.wps.cn/android/officeDocument/2013/mofficeCustomData"/>
  </ds:schemaRefs>
</ds:datastoreItem>
</file>

<file path=customXml/itemProps164.xml><?xml version="1.0" encoding="utf-8"?>
<ds:datastoreItem xmlns:ds="http://schemas.openxmlformats.org/officeDocument/2006/customXml" ds:itemID="{F350AF70-C374-48E6-8393-99F94F0F928C}">
  <ds:schemaRefs>
    <ds:schemaRef ds:uri="http://www.wps.cn/android/officeDocument/2013/mofficeCustomData"/>
  </ds:schemaRefs>
</ds:datastoreItem>
</file>

<file path=customXml/itemProps165.xml><?xml version="1.0" encoding="utf-8"?>
<ds:datastoreItem xmlns:ds="http://schemas.openxmlformats.org/officeDocument/2006/customXml" ds:itemID="{43928AD0-2A35-41AD-90FC-42889B857078}">
  <ds:schemaRefs>
    <ds:schemaRef ds:uri="http://www.wps.cn/android/officeDocument/2013/mofficeCustomData"/>
  </ds:schemaRefs>
</ds:datastoreItem>
</file>

<file path=customXml/itemProps166.xml><?xml version="1.0" encoding="utf-8"?>
<ds:datastoreItem xmlns:ds="http://schemas.openxmlformats.org/officeDocument/2006/customXml" ds:itemID="{19B85E3B-D9F3-4E77-BF60-79B1D0E3AEE6}">
  <ds:schemaRefs>
    <ds:schemaRef ds:uri="http://www.wps.cn/android/officeDocument/2013/mofficeCustomData"/>
  </ds:schemaRefs>
</ds:datastoreItem>
</file>

<file path=customXml/itemProps167.xml><?xml version="1.0" encoding="utf-8"?>
<ds:datastoreItem xmlns:ds="http://schemas.openxmlformats.org/officeDocument/2006/customXml" ds:itemID="{D99759AD-220F-49D6-B1DE-AD87D3DEF9B8}">
  <ds:schemaRefs>
    <ds:schemaRef ds:uri="http://www.wps.cn/android/officeDocument/2013/mofficeCustomData"/>
  </ds:schemaRefs>
</ds:datastoreItem>
</file>

<file path=customXml/itemProps168.xml><?xml version="1.0" encoding="utf-8"?>
<ds:datastoreItem xmlns:ds="http://schemas.openxmlformats.org/officeDocument/2006/customXml" ds:itemID="{86D0F680-F4F2-4291-BA28-9D167DA4D3A2}">
  <ds:schemaRefs>
    <ds:schemaRef ds:uri="http://www.wps.cn/android/officeDocument/2013/mofficeCustomData"/>
  </ds:schemaRefs>
</ds:datastoreItem>
</file>

<file path=customXml/itemProps169.xml><?xml version="1.0" encoding="utf-8"?>
<ds:datastoreItem xmlns:ds="http://schemas.openxmlformats.org/officeDocument/2006/customXml" ds:itemID="{8ABBDBF5-C03C-43FB-97A4-74873F1F1ECA}">
  <ds:schemaRefs>
    <ds:schemaRef ds:uri="http://www.wps.cn/android/officeDocument/2013/mofficeCustomData"/>
  </ds:schemaRefs>
</ds:datastoreItem>
</file>

<file path=customXml/itemProps17.xml><?xml version="1.0" encoding="utf-8"?>
<ds:datastoreItem xmlns:ds="http://schemas.openxmlformats.org/officeDocument/2006/customXml" ds:itemID="{A292BD45-59E6-466D-8C6E-9C48C8153F96}">
  <ds:schemaRefs>
    <ds:schemaRef ds:uri="http://www.wps.cn/android/officeDocument/2013/mofficeCustomData"/>
  </ds:schemaRefs>
</ds:datastoreItem>
</file>

<file path=customXml/itemProps170.xml><?xml version="1.0" encoding="utf-8"?>
<ds:datastoreItem xmlns:ds="http://schemas.openxmlformats.org/officeDocument/2006/customXml" ds:itemID="{EBA7A10A-7931-451F-9281-FF9C99E6B669}">
  <ds:schemaRefs>
    <ds:schemaRef ds:uri="http://www.wps.cn/android/officeDocument/2013/mofficeCustomData"/>
  </ds:schemaRefs>
</ds:datastoreItem>
</file>

<file path=customXml/itemProps171.xml><?xml version="1.0" encoding="utf-8"?>
<ds:datastoreItem xmlns:ds="http://schemas.openxmlformats.org/officeDocument/2006/customXml" ds:itemID="{0E0E3CCC-5ECE-4242-B3F0-33BA315934B9}">
  <ds:schemaRefs>
    <ds:schemaRef ds:uri="http://www.wps.cn/android/officeDocument/2013/mofficeCustomData"/>
  </ds:schemaRefs>
</ds:datastoreItem>
</file>

<file path=customXml/itemProps172.xml><?xml version="1.0" encoding="utf-8"?>
<ds:datastoreItem xmlns:ds="http://schemas.openxmlformats.org/officeDocument/2006/customXml" ds:itemID="{7842D363-0C46-4CF9-BBF1-F4C71C117F2C}">
  <ds:schemaRefs>
    <ds:schemaRef ds:uri="http://www.wps.cn/android/officeDocument/2013/mofficeCustomData"/>
  </ds:schemaRefs>
</ds:datastoreItem>
</file>

<file path=customXml/itemProps173.xml><?xml version="1.0" encoding="utf-8"?>
<ds:datastoreItem xmlns:ds="http://schemas.openxmlformats.org/officeDocument/2006/customXml" ds:itemID="{F9FD6EED-3526-4DA9-9820-4C8B83A36F6E}">
  <ds:schemaRefs>
    <ds:schemaRef ds:uri="http://www.wps.cn/android/officeDocument/2013/mofficeCustomData"/>
  </ds:schemaRefs>
</ds:datastoreItem>
</file>

<file path=customXml/itemProps174.xml><?xml version="1.0" encoding="utf-8"?>
<ds:datastoreItem xmlns:ds="http://schemas.openxmlformats.org/officeDocument/2006/customXml" ds:itemID="{6D6B9766-D040-4D26-99D2-5B954584655D}">
  <ds:schemaRefs>
    <ds:schemaRef ds:uri="http://www.wps.cn/android/officeDocument/2013/mofficeCustomData"/>
  </ds:schemaRefs>
</ds:datastoreItem>
</file>

<file path=customXml/itemProps175.xml><?xml version="1.0" encoding="utf-8"?>
<ds:datastoreItem xmlns:ds="http://schemas.openxmlformats.org/officeDocument/2006/customXml" ds:itemID="{DA5752A7-704E-4EDA-A6F3-66A78E72B20B}">
  <ds:schemaRefs>
    <ds:schemaRef ds:uri="http://www.wps.cn/android/officeDocument/2013/mofficeCustomData"/>
  </ds:schemaRefs>
</ds:datastoreItem>
</file>

<file path=customXml/itemProps176.xml><?xml version="1.0" encoding="utf-8"?>
<ds:datastoreItem xmlns:ds="http://schemas.openxmlformats.org/officeDocument/2006/customXml" ds:itemID="{3D4BA3B2-7757-4C95-95FF-3BE8B6565715}">
  <ds:schemaRefs>
    <ds:schemaRef ds:uri="http://www.wps.cn/android/officeDocument/2013/mofficeCustomData"/>
  </ds:schemaRefs>
</ds:datastoreItem>
</file>

<file path=customXml/itemProps177.xml><?xml version="1.0" encoding="utf-8"?>
<ds:datastoreItem xmlns:ds="http://schemas.openxmlformats.org/officeDocument/2006/customXml" ds:itemID="{3E5E3EF6-BC42-4168-88D1-C027FA1BC1E4}">
  <ds:schemaRefs>
    <ds:schemaRef ds:uri="http://www.wps.cn/android/officeDocument/2013/mofficeCustomData"/>
  </ds:schemaRefs>
</ds:datastoreItem>
</file>

<file path=customXml/itemProps178.xml><?xml version="1.0" encoding="utf-8"?>
<ds:datastoreItem xmlns:ds="http://schemas.openxmlformats.org/officeDocument/2006/customXml" ds:itemID="{6283E261-49F8-4734-A242-7F41A7384603}">
  <ds:schemaRefs>
    <ds:schemaRef ds:uri="http://www.wps.cn/android/officeDocument/2013/mofficeCustomData"/>
  </ds:schemaRefs>
</ds:datastoreItem>
</file>

<file path=customXml/itemProps179.xml><?xml version="1.0" encoding="utf-8"?>
<ds:datastoreItem xmlns:ds="http://schemas.openxmlformats.org/officeDocument/2006/customXml" ds:itemID="{6802CEA9-75BE-4820-BA5F-424487F3B52D}">
  <ds:schemaRefs>
    <ds:schemaRef ds:uri="http://www.wps.cn/android/officeDocument/2013/mofficeCustomData"/>
  </ds:schemaRefs>
</ds:datastoreItem>
</file>

<file path=customXml/itemProps18.xml><?xml version="1.0" encoding="utf-8"?>
<ds:datastoreItem xmlns:ds="http://schemas.openxmlformats.org/officeDocument/2006/customXml" ds:itemID="{7630E0DF-3AE7-4B18-8018-270EB2330C51}">
  <ds:schemaRefs>
    <ds:schemaRef ds:uri="http://www.wps.cn/android/officeDocument/2013/mofficeCustomData"/>
  </ds:schemaRefs>
</ds:datastoreItem>
</file>

<file path=customXml/itemProps180.xml><?xml version="1.0" encoding="utf-8"?>
<ds:datastoreItem xmlns:ds="http://schemas.openxmlformats.org/officeDocument/2006/customXml" ds:itemID="{07BC3A31-637D-421E-9A47-2E59CE52CA20}">
  <ds:schemaRefs>
    <ds:schemaRef ds:uri="http://www.wps.cn/android/officeDocument/2013/mofficeCustomData"/>
  </ds:schemaRefs>
</ds:datastoreItem>
</file>

<file path=customXml/itemProps181.xml><?xml version="1.0" encoding="utf-8"?>
<ds:datastoreItem xmlns:ds="http://schemas.openxmlformats.org/officeDocument/2006/customXml" ds:itemID="{A2524DE6-CA36-40EE-AEEF-16E7E96B8BBD}">
  <ds:schemaRefs>
    <ds:schemaRef ds:uri="http://schemas.openxmlformats.org/officeDocument/2006/bibliography"/>
  </ds:schemaRefs>
</ds:datastoreItem>
</file>

<file path=customXml/itemProps19.xml><?xml version="1.0" encoding="utf-8"?>
<ds:datastoreItem xmlns:ds="http://schemas.openxmlformats.org/officeDocument/2006/customXml" ds:itemID="{D288D87E-74BF-482D-9198-4D380D07B8D5}">
  <ds:schemaRefs>
    <ds:schemaRef ds:uri="http://www.wps.cn/android/officeDocument/2013/mofficeCustomData"/>
  </ds:schemaRefs>
</ds:datastoreItem>
</file>

<file path=customXml/itemProps2.xml><?xml version="1.0" encoding="utf-8"?>
<ds:datastoreItem xmlns:ds="http://schemas.openxmlformats.org/officeDocument/2006/customXml" ds:itemID="{C956D624-6074-462B-9E06-A888EE5D41C1}">
  <ds:schemaRefs>
    <ds:schemaRef ds:uri="http://www.wps.cn/android/officeDocument/2013/mofficeCustomData"/>
  </ds:schemaRefs>
</ds:datastoreItem>
</file>

<file path=customXml/itemProps20.xml><?xml version="1.0" encoding="utf-8"?>
<ds:datastoreItem xmlns:ds="http://schemas.openxmlformats.org/officeDocument/2006/customXml" ds:itemID="{10BFDA34-474C-45F1-9C69-3740B7BA1695}">
  <ds:schemaRefs>
    <ds:schemaRef ds:uri="http://www.wps.cn/android/officeDocument/2013/mofficeCustomData"/>
  </ds:schemaRefs>
</ds:datastoreItem>
</file>

<file path=customXml/itemProps21.xml><?xml version="1.0" encoding="utf-8"?>
<ds:datastoreItem xmlns:ds="http://schemas.openxmlformats.org/officeDocument/2006/customXml" ds:itemID="{D0C1DD7F-8644-44EB-A8F8-EEC79F304BFA}">
  <ds:schemaRefs>
    <ds:schemaRef ds:uri="http://www.wps.cn/android/officeDocument/2013/mofficeCustomData"/>
  </ds:schemaRefs>
</ds:datastoreItem>
</file>

<file path=customXml/itemProps22.xml><?xml version="1.0" encoding="utf-8"?>
<ds:datastoreItem xmlns:ds="http://schemas.openxmlformats.org/officeDocument/2006/customXml" ds:itemID="{F636969C-52D9-4E46-9EA3-36A40F5A77CB}">
  <ds:schemaRefs>
    <ds:schemaRef ds:uri="http://www.wps.cn/android/officeDocument/2013/mofficeCustomData"/>
  </ds:schemaRefs>
</ds:datastoreItem>
</file>

<file path=customXml/itemProps23.xml><?xml version="1.0" encoding="utf-8"?>
<ds:datastoreItem xmlns:ds="http://schemas.openxmlformats.org/officeDocument/2006/customXml" ds:itemID="{7123A27B-7991-4FF6-BF1E-55E6DA85CED7}">
  <ds:schemaRefs>
    <ds:schemaRef ds:uri="http://www.wps.cn/android/officeDocument/2013/mofficeCustomData"/>
  </ds:schemaRefs>
</ds:datastoreItem>
</file>

<file path=customXml/itemProps24.xml><?xml version="1.0" encoding="utf-8"?>
<ds:datastoreItem xmlns:ds="http://schemas.openxmlformats.org/officeDocument/2006/customXml" ds:itemID="{0F619938-BDB2-4E44-A741-DA8749E620E9}">
  <ds:schemaRefs>
    <ds:schemaRef ds:uri="http://www.wps.cn/android/officeDocument/2013/mofficeCustomData"/>
  </ds:schemaRefs>
</ds:datastoreItem>
</file>

<file path=customXml/itemProps25.xml><?xml version="1.0" encoding="utf-8"?>
<ds:datastoreItem xmlns:ds="http://schemas.openxmlformats.org/officeDocument/2006/customXml" ds:itemID="{E7DEB044-E445-4DD8-B116-A8C7EFADBF9F}">
  <ds:schemaRefs>
    <ds:schemaRef ds:uri="http://www.wps.cn/android/officeDocument/2013/mofficeCustomData"/>
  </ds:schemaRefs>
</ds:datastoreItem>
</file>

<file path=customXml/itemProps26.xml><?xml version="1.0" encoding="utf-8"?>
<ds:datastoreItem xmlns:ds="http://schemas.openxmlformats.org/officeDocument/2006/customXml" ds:itemID="{EC8FB5C9-8910-4299-AD1A-DEAF0469EFDC}">
  <ds:schemaRefs>
    <ds:schemaRef ds:uri="http://www.wps.cn/android/officeDocument/2013/mofficeCustomData"/>
  </ds:schemaRefs>
</ds:datastoreItem>
</file>

<file path=customXml/itemProps27.xml><?xml version="1.0" encoding="utf-8"?>
<ds:datastoreItem xmlns:ds="http://schemas.openxmlformats.org/officeDocument/2006/customXml" ds:itemID="{75D60610-6F27-433F-82E6-D544291D6C7A}">
  <ds:schemaRefs>
    <ds:schemaRef ds:uri="http://www.wps.cn/android/officeDocument/2013/mofficeCustomData"/>
  </ds:schemaRefs>
</ds:datastoreItem>
</file>

<file path=customXml/itemProps28.xml><?xml version="1.0" encoding="utf-8"?>
<ds:datastoreItem xmlns:ds="http://schemas.openxmlformats.org/officeDocument/2006/customXml" ds:itemID="{C89F9266-4906-4BBD-A36F-E815791A3FE9}">
  <ds:schemaRefs>
    <ds:schemaRef ds:uri="http://www.wps.cn/android/officeDocument/2013/mofficeCustomData"/>
  </ds:schemaRefs>
</ds:datastoreItem>
</file>

<file path=customXml/itemProps29.xml><?xml version="1.0" encoding="utf-8"?>
<ds:datastoreItem xmlns:ds="http://schemas.openxmlformats.org/officeDocument/2006/customXml" ds:itemID="{B48FB381-6247-47E7-A720-1FA7B5001328}">
  <ds:schemaRefs>
    <ds:schemaRef ds:uri="http://www.wps.cn/android/officeDocument/2013/mofficeCustomData"/>
  </ds:schemaRefs>
</ds:datastoreItem>
</file>

<file path=customXml/itemProps3.xml><?xml version="1.0" encoding="utf-8"?>
<ds:datastoreItem xmlns:ds="http://schemas.openxmlformats.org/officeDocument/2006/customXml" ds:itemID="{9098D46B-94F8-43B4-AA53-D41A39E87ADA}">
  <ds:schemaRefs>
    <ds:schemaRef ds:uri="http://www.wps.cn/android/officeDocument/2013/mofficeCustomData"/>
  </ds:schemaRefs>
</ds:datastoreItem>
</file>

<file path=customXml/itemProps30.xml><?xml version="1.0" encoding="utf-8"?>
<ds:datastoreItem xmlns:ds="http://schemas.openxmlformats.org/officeDocument/2006/customXml" ds:itemID="{D639EA23-029E-40B0-AD2C-3E23D5FC6C77}">
  <ds:schemaRefs>
    <ds:schemaRef ds:uri="http://www.wps.cn/android/officeDocument/2013/mofficeCustomData"/>
  </ds:schemaRefs>
</ds:datastoreItem>
</file>

<file path=customXml/itemProps31.xml><?xml version="1.0" encoding="utf-8"?>
<ds:datastoreItem xmlns:ds="http://schemas.openxmlformats.org/officeDocument/2006/customXml" ds:itemID="{88AEC15F-572D-4058-A9AE-9A1ED931112A}">
  <ds:schemaRefs>
    <ds:schemaRef ds:uri="http://www.wps.cn/android/officeDocument/2013/mofficeCustomData"/>
  </ds:schemaRefs>
</ds:datastoreItem>
</file>

<file path=customXml/itemProps32.xml><?xml version="1.0" encoding="utf-8"?>
<ds:datastoreItem xmlns:ds="http://schemas.openxmlformats.org/officeDocument/2006/customXml" ds:itemID="{0F5C3237-E41D-46BD-94BE-13F619987256}">
  <ds:schemaRefs>
    <ds:schemaRef ds:uri="http://www.wps.cn/android/officeDocument/2013/mofficeCustomData"/>
  </ds:schemaRefs>
</ds:datastoreItem>
</file>

<file path=customXml/itemProps33.xml><?xml version="1.0" encoding="utf-8"?>
<ds:datastoreItem xmlns:ds="http://schemas.openxmlformats.org/officeDocument/2006/customXml" ds:itemID="{0AC7A54E-DCE4-4144-AE0C-71ABB5580ED2}">
  <ds:schemaRefs>
    <ds:schemaRef ds:uri="http://www.wps.cn/android/officeDocument/2013/mofficeCustomData"/>
  </ds:schemaRefs>
</ds:datastoreItem>
</file>

<file path=customXml/itemProps34.xml><?xml version="1.0" encoding="utf-8"?>
<ds:datastoreItem xmlns:ds="http://schemas.openxmlformats.org/officeDocument/2006/customXml" ds:itemID="{37E3488C-F480-4222-AFF6-DDFC5B9BBB21}">
  <ds:schemaRefs>
    <ds:schemaRef ds:uri="http://www.wps.cn/android/officeDocument/2013/mofficeCustomData"/>
  </ds:schemaRefs>
</ds:datastoreItem>
</file>

<file path=customXml/itemProps35.xml><?xml version="1.0" encoding="utf-8"?>
<ds:datastoreItem xmlns:ds="http://schemas.openxmlformats.org/officeDocument/2006/customXml" ds:itemID="{0F8CA49D-135E-4496-AF07-E6FBEAC19D18}">
  <ds:schemaRefs>
    <ds:schemaRef ds:uri="http://www.wps.cn/android/officeDocument/2013/mofficeCustomData"/>
  </ds:schemaRefs>
</ds:datastoreItem>
</file>

<file path=customXml/itemProps36.xml><?xml version="1.0" encoding="utf-8"?>
<ds:datastoreItem xmlns:ds="http://schemas.openxmlformats.org/officeDocument/2006/customXml" ds:itemID="{1C696F4B-CF20-4561-AED0-BDEDD7F351C5}">
  <ds:schemaRefs>
    <ds:schemaRef ds:uri="http://www.wps.cn/android/officeDocument/2013/mofficeCustomData"/>
  </ds:schemaRefs>
</ds:datastoreItem>
</file>

<file path=customXml/itemProps37.xml><?xml version="1.0" encoding="utf-8"?>
<ds:datastoreItem xmlns:ds="http://schemas.openxmlformats.org/officeDocument/2006/customXml" ds:itemID="{49BF7EBE-78FC-4DE8-835F-3C0A246AFF89}">
  <ds:schemaRefs>
    <ds:schemaRef ds:uri="http://www.wps.cn/android/officeDocument/2013/mofficeCustomData"/>
  </ds:schemaRefs>
</ds:datastoreItem>
</file>

<file path=customXml/itemProps38.xml><?xml version="1.0" encoding="utf-8"?>
<ds:datastoreItem xmlns:ds="http://schemas.openxmlformats.org/officeDocument/2006/customXml" ds:itemID="{CF90A12E-1823-404B-8A83-04CF6D885CB8}">
  <ds:schemaRefs>
    <ds:schemaRef ds:uri="http://www.wps.cn/android/officeDocument/2013/mofficeCustomData"/>
  </ds:schemaRefs>
</ds:datastoreItem>
</file>

<file path=customXml/itemProps39.xml><?xml version="1.0" encoding="utf-8"?>
<ds:datastoreItem xmlns:ds="http://schemas.openxmlformats.org/officeDocument/2006/customXml" ds:itemID="{762FA846-0C61-4AC9-8819-56DF30B5C2BF}">
  <ds:schemaRefs>
    <ds:schemaRef ds:uri="http://www.wps.cn/android/officeDocument/2013/mofficeCustomData"/>
  </ds:schemaRefs>
</ds:datastoreItem>
</file>

<file path=customXml/itemProps4.xml><?xml version="1.0" encoding="utf-8"?>
<ds:datastoreItem xmlns:ds="http://schemas.openxmlformats.org/officeDocument/2006/customXml" ds:itemID="{6506C0D8-8D37-4BD6-BD03-43982EA0CCAA}">
  <ds:schemaRefs>
    <ds:schemaRef ds:uri="http://www.wps.cn/android/officeDocument/2013/mofficeCustomData"/>
  </ds:schemaRefs>
</ds:datastoreItem>
</file>

<file path=customXml/itemProps40.xml><?xml version="1.0" encoding="utf-8"?>
<ds:datastoreItem xmlns:ds="http://schemas.openxmlformats.org/officeDocument/2006/customXml" ds:itemID="{945F2C2B-30ED-4CA2-9238-3DC79F966BAF}">
  <ds:schemaRefs>
    <ds:schemaRef ds:uri="http://www.wps.cn/android/officeDocument/2013/mofficeCustomData"/>
  </ds:schemaRefs>
</ds:datastoreItem>
</file>

<file path=customXml/itemProps41.xml><?xml version="1.0" encoding="utf-8"?>
<ds:datastoreItem xmlns:ds="http://schemas.openxmlformats.org/officeDocument/2006/customXml" ds:itemID="{4561F4C4-F0BF-45CA-A03F-7CB1DDA3BF5B}">
  <ds:schemaRefs>
    <ds:schemaRef ds:uri="http://www.wps.cn/android/officeDocument/2013/mofficeCustomData"/>
  </ds:schemaRefs>
</ds:datastoreItem>
</file>

<file path=customXml/itemProps42.xml><?xml version="1.0" encoding="utf-8"?>
<ds:datastoreItem xmlns:ds="http://schemas.openxmlformats.org/officeDocument/2006/customXml" ds:itemID="{FF3FF537-359E-4D86-869F-B1C0CCD80976}">
  <ds:schemaRefs>
    <ds:schemaRef ds:uri="http://www.wps.cn/android/officeDocument/2013/mofficeCustomData"/>
  </ds:schemaRefs>
</ds:datastoreItem>
</file>

<file path=customXml/itemProps43.xml><?xml version="1.0" encoding="utf-8"?>
<ds:datastoreItem xmlns:ds="http://schemas.openxmlformats.org/officeDocument/2006/customXml" ds:itemID="{55560D4C-5888-46B4-AFBC-C7D80A88864A}">
  <ds:schemaRefs>
    <ds:schemaRef ds:uri="http://www.wps.cn/android/officeDocument/2013/mofficeCustomData"/>
  </ds:schemaRefs>
</ds:datastoreItem>
</file>

<file path=customXml/itemProps44.xml><?xml version="1.0" encoding="utf-8"?>
<ds:datastoreItem xmlns:ds="http://schemas.openxmlformats.org/officeDocument/2006/customXml" ds:itemID="{72C87C58-EDF3-45F0-920A-8F595A8AE369}">
  <ds:schemaRefs>
    <ds:schemaRef ds:uri="http://www.wps.cn/android/officeDocument/2013/mofficeCustomData"/>
  </ds:schemaRefs>
</ds:datastoreItem>
</file>

<file path=customXml/itemProps45.xml><?xml version="1.0" encoding="utf-8"?>
<ds:datastoreItem xmlns:ds="http://schemas.openxmlformats.org/officeDocument/2006/customXml" ds:itemID="{DBE62DB0-6C98-47E2-8C15-0A5BD35C1A7C}">
  <ds:schemaRefs>
    <ds:schemaRef ds:uri="http://www.wps.cn/android/officeDocument/2013/mofficeCustomData"/>
  </ds:schemaRefs>
</ds:datastoreItem>
</file>

<file path=customXml/itemProps46.xml><?xml version="1.0" encoding="utf-8"?>
<ds:datastoreItem xmlns:ds="http://schemas.openxmlformats.org/officeDocument/2006/customXml" ds:itemID="{E523CBC6-8848-4EF3-974D-E2453E89FD80}">
  <ds:schemaRefs>
    <ds:schemaRef ds:uri="http://www.wps.cn/android/officeDocument/2013/mofficeCustomData"/>
  </ds:schemaRefs>
</ds:datastoreItem>
</file>

<file path=customXml/itemProps47.xml><?xml version="1.0" encoding="utf-8"?>
<ds:datastoreItem xmlns:ds="http://schemas.openxmlformats.org/officeDocument/2006/customXml" ds:itemID="{969E212B-815E-424E-B276-A3F441198E96}">
  <ds:schemaRefs>
    <ds:schemaRef ds:uri="http://www.wps.cn/android/officeDocument/2013/mofficeCustomData"/>
  </ds:schemaRefs>
</ds:datastoreItem>
</file>

<file path=customXml/itemProps48.xml><?xml version="1.0" encoding="utf-8"?>
<ds:datastoreItem xmlns:ds="http://schemas.openxmlformats.org/officeDocument/2006/customXml" ds:itemID="{BCF3EB21-6A41-4BDF-A28E-CE2F85AD624D}">
  <ds:schemaRefs>
    <ds:schemaRef ds:uri="http://www.wps.cn/android/officeDocument/2013/mofficeCustomData"/>
  </ds:schemaRefs>
</ds:datastoreItem>
</file>

<file path=customXml/itemProps49.xml><?xml version="1.0" encoding="utf-8"?>
<ds:datastoreItem xmlns:ds="http://schemas.openxmlformats.org/officeDocument/2006/customXml" ds:itemID="{4CD349F3-57C3-4814-9C05-C0D35E09ADE7}">
  <ds:schemaRefs>
    <ds:schemaRef ds:uri="http://www.wps.cn/android/officeDocument/2013/mofficeCustomData"/>
  </ds:schemaRefs>
</ds:datastoreItem>
</file>

<file path=customXml/itemProps5.xml><?xml version="1.0" encoding="utf-8"?>
<ds:datastoreItem xmlns:ds="http://schemas.openxmlformats.org/officeDocument/2006/customXml" ds:itemID="{DA479493-9E25-4B50-8385-BB899C4A8180}">
  <ds:schemaRefs>
    <ds:schemaRef ds:uri="http://www.wps.cn/android/officeDocument/2013/mofficeCustomData"/>
  </ds:schemaRefs>
</ds:datastoreItem>
</file>

<file path=customXml/itemProps50.xml><?xml version="1.0" encoding="utf-8"?>
<ds:datastoreItem xmlns:ds="http://schemas.openxmlformats.org/officeDocument/2006/customXml" ds:itemID="{00D81B31-D37A-43E1-AF6F-359997610432}">
  <ds:schemaRefs>
    <ds:schemaRef ds:uri="http://www.wps.cn/android/officeDocument/2013/mofficeCustomData"/>
  </ds:schemaRefs>
</ds:datastoreItem>
</file>

<file path=customXml/itemProps51.xml><?xml version="1.0" encoding="utf-8"?>
<ds:datastoreItem xmlns:ds="http://schemas.openxmlformats.org/officeDocument/2006/customXml" ds:itemID="{745A8DEE-B6A0-4133-9774-32D570AA07E0}">
  <ds:schemaRefs>
    <ds:schemaRef ds:uri="http://www.wps.cn/android/officeDocument/2013/mofficeCustomData"/>
  </ds:schemaRefs>
</ds:datastoreItem>
</file>

<file path=customXml/itemProps52.xml><?xml version="1.0" encoding="utf-8"?>
<ds:datastoreItem xmlns:ds="http://schemas.openxmlformats.org/officeDocument/2006/customXml" ds:itemID="{3FDBB450-42AA-418E-A1EC-5E731B27ED86}">
  <ds:schemaRefs>
    <ds:schemaRef ds:uri="http://www.wps.cn/android/officeDocument/2013/mofficeCustomData"/>
  </ds:schemaRefs>
</ds:datastoreItem>
</file>

<file path=customXml/itemProps53.xml><?xml version="1.0" encoding="utf-8"?>
<ds:datastoreItem xmlns:ds="http://schemas.openxmlformats.org/officeDocument/2006/customXml" ds:itemID="{4C7A348F-7D79-4EB4-B84F-E28B0AE98024}">
  <ds:schemaRefs>
    <ds:schemaRef ds:uri="http://www.wps.cn/android/officeDocument/2013/mofficeCustomData"/>
  </ds:schemaRefs>
</ds:datastoreItem>
</file>

<file path=customXml/itemProps54.xml><?xml version="1.0" encoding="utf-8"?>
<ds:datastoreItem xmlns:ds="http://schemas.openxmlformats.org/officeDocument/2006/customXml" ds:itemID="{80BFBF69-CB4D-44A2-83BC-536EDFBC0315}">
  <ds:schemaRefs>
    <ds:schemaRef ds:uri="http://www.wps.cn/android/officeDocument/2013/mofficeCustomData"/>
  </ds:schemaRefs>
</ds:datastoreItem>
</file>

<file path=customXml/itemProps55.xml><?xml version="1.0" encoding="utf-8"?>
<ds:datastoreItem xmlns:ds="http://schemas.openxmlformats.org/officeDocument/2006/customXml" ds:itemID="{92AC8F61-873D-4B41-B857-78F2EE4CFF0F}">
  <ds:schemaRefs>
    <ds:schemaRef ds:uri="http://www.wps.cn/android/officeDocument/2013/mofficeCustomData"/>
  </ds:schemaRefs>
</ds:datastoreItem>
</file>

<file path=customXml/itemProps56.xml><?xml version="1.0" encoding="utf-8"?>
<ds:datastoreItem xmlns:ds="http://schemas.openxmlformats.org/officeDocument/2006/customXml" ds:itemID="{A7261619-9ADA-48B3-8E15-3663CAC445CD}">
  <ds:schemaRefs>
    <ds:schemaRef ds:uri="http://www.wps.cn/android/officeDocument/2013/mofficeCustomData"/>
  </ds:schemaRefs>
</ds:datastoreItem>
</file>

<file path=customXml/itemProps57.xml><?xml version="1.0" encoding="utf-8"?>
<ds:datastoreItem xmlns:ds="http://schemas.openxmlformats.org/officeDocument/2006/customXml" ds:itemID="{1A1DFA41-3FA4-40E5-B212-48C8D20EAB78}">
  <ds:schemaRefs>
    <ds:schemaRef ds:uri="http://www.wps.cn/android/officeDocument/2013/mofficeCustomData"/>
  </ds:schemaRefs>
</ds:datastoreItem>
</file>

<file path=customXml/itemProps58.xml><?xml version="1.0" encoding="utf-8"?>
<ds:datastoreItem xmlns:ds="http://schemas.openxmlformats.org/officeDocument/2006/customXml" ds:itemID="{CD5AC9BE-5C25-4141-88EE-17FBB16DB656}">
  <ds:schemaRefs>
    <ds:schemaRef ds:uri="http://www.wps.cn/android/officeDocument/2013/mofficeCustomData"/>
  </ds:schemaRefs>
</ds:datastoreItem>
</file>

<file path=customXml/itemProps59.xml><?xml version="1.0" encoding="utf-8"?>
<ds:datastoreItem xmlns:ds="http://schemas.openxmlformats.org/officeDocument/2006/customXml" ds:itemID="{27380E0C-703E-4CA1-A806-0862C6A482B2}">
  <ds:schemaRefs>
    <ds:schemaRef ds:uri="http://www.wps.cn/android/officeDocument/2013/mofficeCustomData"/>
  </ds:schemaRefs>
</ds:datastoreItem>
</file>

<file path=customXml/itemProps6.xml><?xml version="1.0" encoding="utf-8"?>
<ds:datastoreItem xmlns:ds="http://schemas.openxmlformats.org/officeDocument/2006/customXml" ds:itemID="{12730A4B-615D-4E75-B3DC-8E2F76C1414A}">
  <ds:schemaRefs>
    <ds:schemaRef ds:uri="http://www.wps.cn/android/officeDocument/2013/mofficeCustomData"/>
  </ds:schemaRefs>
</ds:datastoreItem>
</file>

<file path=customXml/itemProps60.xml><?xml version="1.0" encoding="utf-8"?>
<ds:datastoreItem xmlns:ds="http://schemas.openxmlformats.org/officeDocument/2006/customXml" ds:itemID="{C4C1772D-A9AD-4B13-A0C9-10283559DE97}">
  <ds:schemaRefs>
    <ds:schemaRef ds:uri="http://www.wps.cn/android/officeDocument/2013/mofficeCustomData"/>
  </ds:schemaRefs>
</ds:datastoreItem>
</file>

<file path=customXml/itemProps61.xml><?xml version="1.0" encoding="utf-8"?>
<ds:datastoreItem xmlns:ds="http://schemas.openxmlformats.org/officeDocument/2006/customXml" ds:itemID="{3BEE3311-F052-4769-8461-42F128D28FEF}">
  <ds:schemaRefs>
    <ds:schemaRef ds:uri="http://www.wps.cn/android/officeDocument/2013/mofficeCustomData"/>
  </ds:schemaRefs>
</ds:datastoreItem>
</file>

<file path=customXml/itemProps62.xml><?xml version="1.0" encoding="utf-8"?>
<ds:datastoreItem xmlns:ds="http://schemas.openxmlformats.org/officeDocument/2006/customXml" ds:itemID="{ABA6224E-24A2-443B-84A3-EFB4FAF33AE4}">
  <ds:schemaRefs>
    <ds:schemaRef ds:uri="http://www.wps.cn/android/officeDocument/2013/mofficeCustomData"/>
  </ds:schemaRefs>
</ds:datastoreItem>
</file>

<file path=customXml/itemProps63.xml><?xml version="1.0" encoding="utf-8"?>
<ds:datastoreItem xmlns:ds="http://schemas.openxmlformats.org/officeDocument/2006/customXml" ds:itemID="{BA33559A-AFD4-412B-8238-386F8F7A0C67}">
  <ds:schemaRefs>
    <ds:schemaRef ds:uri="http://www.wps.cn/android/officeDocument/2013/mofficeCustomData"/>
  </ds:schemaRefs>
</ds:datastoreItem>
</file>

<file path=customXml/itemProps64.xml><?xml version="1.0" encoding="utf-8"?>
<ds:datastoreItem xmlns:ds="http://schemas.openxmlformats.org/officeDocument/2006/customXml" ds:itemID="{FB96C91C-CD32-462B-A3B4-DFC5EA7816AC}">
  <ds:schemaRefs>
    <ds:schemaRef ds:uri="http://www.wps.cn/android/officeDocument/2013/mofficeCustomData"/>
  </ds:schemaRefs>
</ds:datastoreItem>
</file>

<file path=customXml/itemProps65.xml><?xml version="1.0" encoding="utf-8"?>
<ds:datastoreItem xmlns:ds="http://schemas.openxmlformats.org/officeDocument/2006/customXml" ds:itemID="{76AADFFC-0201-409A-BE8B-AE5985D0B847}">
  <ds:schemaRefs>
    <ds:schemaRef ds:uri="http://www.wps.cn/android/officeDocument/2013/mofficeCustomData"/>
  </ds:schemaRefs>
</ds:datastoreItem>
</file>

<file path=customXml/itemProps66.xml><?xml version="1.0" encoding="utf-8"?>
<ds:datastoreItem xmlns:ds="http://schemas.openxmlformats.org/officeDocument/2006/customXml" ds:itemID="{A3A72AD9-D86E-4907-BF97-8C22A2C6E7AC}">
  <ds:schemaRefs>
    <ds:schemaRef ds:uri="http://www.wps.cn/android/officeDocument/2013/mofficeCustomData"/>
  </ds:schemaRefs>
</ds:datastoreItem>
</file>

<file path=customXml/itemProps67.xml><?xml version="1.0" encoding="utf-8"?>
<ds:datastoreItem xmlns:ds="http://schemas.openxmlformats.org/officeDocument/2006/customXml" ds:itemID="{7F51D08F-228E-4ABB-AC38-8AB5270CDC0D}">
  <ds:schemaRefs>
    <ds:schemaRef ds:uri="http://www.wps.cn/android/officeDocument/2013/mofficeCustomData"/>
  </ds:schemaRefs>
</ds:datastoreItem>
</file>

<file path=customXml/itemProps68.xml><?xml version="1.0" encoding="utf-8"?>
<ds:datastoreItem xmlns:ds="http://schemas.openxmlformats.org/officeDocument/2006/customXml" ds:itemID="{D5EF44CF-BEB4-4BC7-ADE1-FE9E4A223D69}">
  <ds:schemaRefs>
    <ds:schemaRef ds:uri="http://www.wps.cn/android/officeDocument/2013/mofficeCustomData"/>
  </ds:schemaRefs>
</ds:datastoreItem>
</file>

<file path=customXml/itemProps69.xml><?xml version="1.0" encoding="utf-8"?>
<ds:datastoreItem xmlns:ds="http://schemas.openxmlformats.org/officeDocument/2006/customXml" ds:itemID="{7EC5CBE4-64ED-45B4-9155-B5DE4EE9E7B5}">
  <ds:schemaRefs>
    <ds:schemaRef ds:uri="http://www.wps.cn/android/officeDocument/2013/mofficeCustomData"/>
  </ds:schemaRefs>
</ds:datastoreItem>
</file>

<file path=customXml/itemProps7.xml><?xml version="1.0" encoding="utf-8"?>
<ds:datastoreItem xmlns:ds="http://schemas.openxmlformats.org/officeDocument/2006/customXml" ds:itemID="{2D707FA6-BA0C-46A8-8FF6-09EC78FF4A7A}">
  <ds:schemaRefs>
    <ds:schemaRef ds:uri="http://www.wps.cn/android/officeDocument/2013/mofficeCustomData"/>
  </ds:schemaRefs>
</ds:datastoreItem>
</file>

<file path=customXml/itemProps70.xml><?xml version="1.0" encoding="utf-8"?>
<ds:datastoreItem xmlns:ds="http://schemas.openxmlformats.org/officeDocument/2006/customXml" ds:itemID="{00C924A6-FD22-490A-93F9-650A7C7A8EDF}">
  <ds:schemaRefs>
    <ds:schemaRef ds:uri="http://www.wps.cn/android/officeDocument/2013/mofficeCustomData"/>
  </ds:schemaRefs>
</ds:datastoreItem>
</file>

<file path=customXml/itemProps71.xml><?xml version="1.0" encoding="utf-8"?>
<ds:datastoreItem xmlns:ds="http://schemas.openxmlformats.org/officeDocument/2006/customXml" ds:itemID="{4CFB74BB-95F9-4BFC-9802-00D868A55C1D}">
  <ds:schemaRefs>
    <ds:schemaRef ds:uri="http://www.wps.cn/android/officeDocument/2013/mofficeCustomData"/>
  </ds:schemaRefs>
</ds:datastoreItem>
</file>

<file path=customXml/itemProps72.xml><?xml version="1.0" encoding="utf-8"?>
<ds:datastoreItem xmlns:ds="http://schemas.openxmlformats.org/officeDocument/2006/customXml" ds:itemID="{FA1CCCF0-3BD7-44B8-9FF8-9F9988DC46C9}">
  <ds:schemaRefs>
    <ds:schemaRef ds:uri="http://www.wps.cn/android/officeDocument/2013/mofficeCustomData"/>
  </ds:schemaRefs>
</ds:datastoreItem>
</file>

<file path=customXml/itemProps73.xml><?xml version="1.0" encoding="utf-8"?>
<ds:datastoreItem xmlns:ds="http://schemas.openxmlformats.org/officeDocument/2006/customXml" ds:itemID="{0F82B058-63DA-4E9D-9B25-3051EB8C731C}">
  <ds:schemaRefs>
    <ds:schemaRef ds:uri="http://www.wps.cn/android/officeDocument/2013/mofficeCustomData"/>
  </ds:schemaRefs>
</ds:datastoreItem>
</file>

<file path=customXml/itemProps74.xml><?xml version="1.0" encoding="utf-8"?>
<ds:datastoreItem xmlns:ds="http://schemas.openxmlformats.org/officeDocument/2006/customXml" ds:itemID="{CC655CDD-279C-470E-9849-67D6D7708085}">
  <ds:schemaRefs>
    <ds:schemaRef ds:uri="http://www.wps.cn/android/officeDocument/2013/mofficeCustomData"/>
  </ds:schemaRefs>
</ds:datastoreItem>
</file>

<file path=customXml/itemProps75.xml><?xml version="1.0" encoding="utf-8"?>
<ds:datastoreItem xmlns:ds="http://schemas.openxmlformats.org/officeDocument/2006/customXml" ds:itemID="{5AF1B35E-C22B-4537-A1B7-62DE258742CB}">
  <ds:schemaRefs>
    <ds:schemaRef ds:uri="http://www.wps.cn/android/officeDocument/2013/mofficeCustomData"/>
  </ds:schemaRefs>
</ds:datastoreItem>
</file>

<file path=customXml/itemProps76.xml><?xml version="1.0" encoding="utf-8"?>
<ds:datastoreItem xmlns:ds="http://schemas.openxmlformats.org/officeDocument/2006/customXml" ds:itemID="{62EA76E1-AC09-4FA2-80A7-C1845BD5A7F6}">
  <ds:schemaRefs>
    <ds:schemaRef ds:uri="http://www.wps.cn/android/officeDocument/2013/mofficeCustomData"/>
  </ds:schemaRefs>
</ds:datastoreItem>
</file>

<file path=customXml/itemProps77.xml><?xml version="1.0" encoding="utf-8"?>
<ds:datastoreItem xmlns:ds="http://schemas.openxmlformats.org/officeDocument/2006/customXml" ds:itemID="{739977C6-B5E1-4711-902A-071D67D869E4}">
  <ds:schemaRefs>
    <ds:schemaRef ds:uri="http://www.wps.cn/android/officeDocument/2013/mofficeCustomData"/>
  </ds:schemaRefs>
</ds:datastoreItem>
</file>

<file path=customXml/itemProps78.xml><?xml version="1.0" encoding="utf-8"?>
<ds:datastoreItem xmlns:ds="http://schemas.openxmlformats.org/officeDocument/2006/customXml" ds:itemID="{D669E807-8E69-42D7-A705-68D6E42A14B0}">
  <ds:schemaRefs>
    <ds:schemaRef ds:uri="http://www.wps.cn/android/officeDocument/2013/mofficeCustomData"/>
  </ds:schemaRefs>
</ds:datastoreItem>
</file>

<file path=customXml/itemProps79.xml><?xml version="1.0" encoding="utf-8"?>
<ds:datastoreItem xmlns:ds="http://schemas.openxmlformats.org/officeDocument/2006/customXml" ds:itemID="{5BB49B71-F2FE-4C06-927F-CEF09EC223E5}">
  <ds:schemaRefs>
    <ds:schemaRef ds:uri="http://www.wps.cn/android/officeDocument/2013/mofficeCustomData"/>
  </ds:schemaRefs>
</ds:datastoreItem>
</file>

<file path=customXml/itemProps8.xml><?xml version="1.0" encoding="utf-8"?>
<ds:datastoreItem xmlns:ds="http://schemas.openxmlformats.org/officeDocument/2006/customXml" ds:itemID="{04CC85D2-4B4E-4F09-8322-9E46E48468F5}">
  <ds:schemaRefs>
    <ds:schemaRef ds:uri="http://www.wps.cn/android/officeDocument/2013/mofficeCustomData"/>
  </ds:schemaRefs>
</ds:datastoreItem>
</file>

<file path=customXml/itemProps80.xml><?xml version="1.0" encoding="utf-8"?>
<ds:datastoreItem xmlns:ds="http://schemas.openxmlformats.org/officeDocument/2006/customXml" ds:itemID="{26EF31A1-75BF-42C4-8EE4-7512C0B7B893}">
  <ds:schemaRefs>
    <ds:schemaRef ds:uri="http://www.wps.cn/android/officeDocument/2013/mofficeCustomData"/>
  </ds:schemaRefs>
</ds:datastoreItem>
</file>

<file path=customXml/itemProps81.xml><?xml version="1.0" encoding="utf-8"?>
<ds:datastoreItem xmlns:ds="http://schemas.openxmlformats.org/officeDocument/2006/customXml" ds:itemID="{6CB6A325-C2A7-42B0-871D-D35BC8059E0F}">
  <ds:schemaRefs>
    <ds:schemaRef ds:uri="http://www.wps.cn/android/officeDocument/2013/mofficeCustomData"/>
  </ds:schemaRefs>
</ds:datastoreItem>
</file>

<file path=customXml/itemProps82.xml><?xml version="1.0" encoding="utf-8"?>
<ds:datastoreItem xmlns:ds="http://schemas.openxmlformats.org/officeDocument/2006/customXml" ds:itemID="{B68FDA16-1B58-412E-A74E-FCF7F72262E9}">
  <ds:schemaRefs>
    <ds:schemaRef ds:uri="http://www.wps.cn/android/officeDocument/2013/mofficeCustomData"/>
  </ds:schemaRefs>
</ds:datastoreItem>
</file>

<file path=customXml/itemProps83.xml><?xml version="1.0" encoding="utf-8"?>
<ds:datastoreItem xmlns:ds="http://schemas.openxmlformats.org/officeDocument/2006/customXml" ds:itemID="{A4EC887F-8D2F-49BF-B048-C7A8E05F6485}">
  <ds:schemaRefs>
    <ds:schemaRef ds:uri="http://www.wps.cn/android/officeDocument/2013/mofficeCustomData"/>
  </ds:schemaRefs>
</ds:datastoreItem>
</file>

<file path=customXml/itemProps84.xml><?xml version="1.0" encoding="utf-8"?>
<ds:datastoreItem xmlns:ds="http://schemas.openxmlformats.org/officeDocument/2006/customXml" ds:itemID="{C9B6970D-3224-4656-9EA1-C7428AF6809A}">
  <ds:schemaRefs>
    <ds:schemaRef ds:uri="http://www.wps.cn/android/officeDocument/2013/mofficeCustomData"/>
  </ds:schemaRefs>
</ds:datastoreItem>
</file>

<file path=customXml/itemProps85.xml><?xml version="1.0" encoding="utf-8"?>
<ds:datastoreItem xmlns:ds="http://schemas.openxmlformats.org/officeDocument/2006/customXml" ds:itemID="{48B7BDEC-E637-4242-A4AB-F975969ACFC9}">
  <ds:schemaRefs>
    <ds:schemaRef ds:uri="http://www.wps.cn/android/officeDocument/2013/mofficeCustomData"/>
  </ds:schemaRefs>
</ds:datastoreItem>
</file>

<file path=customXml/itemProps86.xml><?xml version="1.0" encoding="utf-8"?>
<ds:datastoreItem xmlns:ds="http://schemas.openxmlformats.org/officeDocument/2006/customXml" ds:itemID="{38B37B96-7B19-4F9E-A0CF-2BE5CE4B9830}">
  <ds:schemaRefs>
    <ds:schemaRef ds:uri="http://www.wps.cn/android/officeDocument/2013/mofficeCustomData"/>
  </ds:schemaRefs>
</ds:datastoreItem>
</file>

<file path=customXml/itemProps87.xml><?xml version="1.0" encoding="utf-8"?>
<ds:datastoreItem xmlns:ds="http://schemas.openxmlformats.org/officeDocument/2006/customXml" ds:itemID="{AD3ECF67-75EA-4970-9726-AAA93CA187D9}">
  <ds:schemaRefs>
    <ds:schemaRef ds:uri="http://www.wps.cn/android/officeDocument/2013/mofficeCustomData"/>
  </ds:schemaRefs>
</ds:datastoreItem>
</file>

<file path=customXml/itemProps88.xml><?xml version="1.0" encoding="utf-8"?>
<ds:datastoreItem xmlns:ds="http://schemas.openxmlformats.org/officeDocument/2006/customXml" ds:itemID="{9ED284EC-3C2E-4324-9804-29AF35499386}">
  <ds:schemaRefs>
    <ds:schemaRef ds:uri="http://www.wps.cn/android/officeDocument/2013/mofficeCustomData"/>
  </ds:schemaRefs>
</ds:datastoreItem>
</file>

<file path=customXml/itemProps89.xml><?xml version="1.0" encoding="utf-8"?>
<ds:datastoreItem xmlns:ds="http://schemas.openxmlformats.org/officeDocument/2006/customXml" ds:itemID="{BC3BDFFE-A2ED-4B8B-97B6-F079F668AABA}">
  <ds:schemaRefs>
    <ds:schemaRef ds:uri="http://www.wps.cn/android/officeDocument/2013/mofficeCustomData"/>
  </ds:schemaRefs>
</ds:datastoreItem>
</file>

<file path=customXml/itemProps9.xml><?xml version="1.0" encoding="utf-8"?>
<ds:datastoreItem xmlns:ds="http://schemas.openxmlformats.org/officeDocument/2006/customXml" ds:itemID="{1378E6B0-5E46-4637-898A-7D6AFDE94CD3}">
  <ds:schemaRefs>
    <ds:schemaRef ds:uri="http://www.wps.cn/android/officeDocument/2013/mofficeCustomData"/>
  </ds:schemaRefs>
</ds:datastoreItem>
</file>

<file path=customXml/itemProps90.xml><?xml version="1.0" encoding="utf-8"?>
<ds:datastoreItem xmlns:ds="http://schemas.openxmlformats.org/officeDocument/2006/customXml" ds:itemID="{64A18241-6B52-4FF9-865B-13247FAEB26C}">
  <ds:schemaRefs>
    <ds:schemaRef ds:uri="http://www.wps.cn/android/officeDocument/2013/mofficeCustomData"/>
  </ds:schemaRefs>
</ds:datastoreItem>
</file>

<file path=customXml/itemProps91.xml><?xml version="1.0" encoding="utf-8"?>
<ds:datastoreItem xmlns:ds="http://schemas.openxmlformats.org/officeDocument/2006/customXml" ds:itemID="{A7358A61-054F-40B2-96AE-F54430969C62}">
  <ds:schemaRefs>
    <ds:schemaRef ds:uri="http://www.wps.cn/android/officeDocument/2013/mofficeCustomData"/>
  </ds:schemaRefs>
</ds:datastoreItem>
</file>

<file path=customXml/itemProps92.xml><?xml version="1.0" encoding="utf-8"?>
<ds:datastoreItem xmlns:ds="http://schemas.openxmlformats.org/officeDocument/2006/customXml" ds:itemID="{4743E2EF-FE20-4B19-89E8-D96BFFC4F7D0}">
  <ds:schemaRefs>
    <ds:schemaRef ds:uri="http://www.wps.cn/android/officeDocument/2013/mofficeCustomData"/>
  </ds:schemaRefs>
</ds:datastoreItem>
</file>

<file path=customXml/itemProps93.xml><?xml version="1.0" encoding="utf-8"?>
<ds:datastoreItem xmlns:ds="http://schemas.openxmlformats.org/officeDocument/2006/customXml" ds:itemID="{0066B00D-1EE5-4383-88F9-6FCCBD25A40A}">
  <ds:schemaRefs>
    <ds:schemaRef ds:uri="http://www.wps.cn/android/officeDocument/2013/mofficeCustomData"/>
  </ds:schemaRefs>
</ds:datastoreItem>
</file>

<file path=customXml/itemProps94.xml><?xml version="1.0" encoding="utf-8"?>
<ds:datastoreItem xmlns:ds="http://schemas.openxmlformats.org/officeDocument/2006/customXml" ds:itemID="{76C9A9FA-C949-4B98-B2D5-67E3B09BF1C2}">
  <ds:schemaRefs>
    <ds:schemaRef ds:uri="http://www.wps.cn/android/officeDocument/2013/mofficeCustomData"/>
  </ds:schemaRefs>
</ds:datastoreItem>
</file>

<file path=customXml/itemProps95.xml><?xml version="1.0" encoding="utf-8"?>
<ds:datastoreItem xmlns:ds="http://schemas.openxmlformats.org/officeDocument/2006/customXml" ds:itemID="{575C63BE-8A7C-426D-91EA-4A029C8FB286}">
  <ds:schemaRefs>
    <ds:schemaRef ds:uri="http://www.wps.cn/android/officeDocument/2013/mofficeCustomData"/>
  </ds:schemaRefs>
</ds:datastoreItem>
</file>

<file path=customXml/itemProps96.xml><?xml version="1.0" encoding="utf-8"?>
<ds:datastoreItem xmlns:ds="http://schemas.openxmlformats.org/officeDocument/2006/customXml" ds:itemID="{F7D0D6B4-C698-4B96-BE93-3779DA9FDFFE}">
  <ds:schemaRefs>
    <ds:schemaRef ds:uri="http://www.wps.cn/android/officeDocument/2013/mofficeCustomData"/>
  </ds:schemaRefs>
</ds:datastoreItem>
</file>

<file path=customXml/itemProps97.xml><?xml version="1.0" encoding="utf-8"?>
<ds:datastoreItem xmlns:ds="http://schemas.openxmlformats.org/officeDocument/2006/customXml" ds:itemID="{60F2DF66-EC16-4937-9759-AC1D308F5007}">
  <ds:schemaRefs>
    <ds:schemaRef ds:uri="http://www.wps.cn/android/officeDocument/2013/mofficeCustomData"/>
  </ds:schemaRefs>
</ds:datastoreItem>
</file>

<file path=customXml/itemProps98.xml><?xml version="1.0" encoding="utf-8"?>
<ds:datastoreItem xmlns:ds="http://schemas.openxmlformats.org/officeDocument/2006/customXml" ds:itemID="{1F0D338E-35E8-441A-BFC2-727B74558F29}">
  <ds:schemaRefs>
    <ds:schemaRef ds:uri="http://www.wps.cn/android/officeDocument/2013/mofficeCustomData"/>
  </ds:schemaRefs>
</ds:datastoreItem>
</file>

<file path=customXml/itemProps99.xml><?xml version="1.0" encoding="utf-8"?>
<ds:datastoreItem xmlns:ds="http://schemas.openxmlformats.org/officeDocument/2006/customXml" ds:itemID="{DBB6B8BC-7DB0-43E0-9E01-65F2FB035E85}">
  <ds:schemaRefs>
    <ds:schemaRef ds:uri="http://www.wps.cn/android/officeDocument/2013/moffice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2058</TotalTime>
  <Pages>43</Pages>
  <Words>34102</Words>
  <Characters>194385</Characters>
  <Application>Microsoft Office Word</Application>
  <DocSecurity>0</DocSecurity>
  <Lines>1619</Lines>
  <Paragraphs>456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228031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Thike</dc:creator>
  <cp:keywords/>
  <dc:description/>
  <cp:lastModifiedBy>Jason Ove</cp:lastModifiedBy>
  <cp:revision>3</cp:revision>
  <dcterms:created xsi:type="dcterms:W3CDTF">2019-07-30T10:06:00Z</dcterms:created>
  <dcterms:modified xsi:type="dcterms:W3CDTF">2019-08-04T13:50:00Z</dcterms:modified>
</cp:coreProperties>
</file>