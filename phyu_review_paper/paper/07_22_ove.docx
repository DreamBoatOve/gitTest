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Phyu Hnin Thike,</w:t>
      </w:r>
      <w:r w:rsidRPr="00BD264A">
        <w:rPr>
          <w:rFonts w:ascii="Times New Roman" w:hAnsi="Times New Roman"/>
          <w:w w:val="89"/>
          <w:sz w:val="21"/>
          <w:szCs w:val="21"/>
        </w:rPr>
        <w:t xml:space="preserve"> </w:t>
      </w:r>
      <w:r w:rsidR="00457D78" w:rsidRPr="00457D78">
        <w:rPr>
          <w:rFonts w:ascii="Times New Roman" w:hAnsi="Times New Roman"/>
          <w:w w:val="89"/>
          <w:sz w:val="21"/>
          <w:szCs w:val="21"/>
        </w:rPr>
        <w:t>Zhaoyang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4729007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72CBF1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materials performance prediction, </w:t>
      </w:r>
      <w:del w:id="6" w:author="Thike" w:date="2019-07-03T15:23:00Z">
        <w:r w:rsidDel="002A0880">
          <w:rPr>
            <w:rFonts w:ascii="Times New Roman" w:hAnsi="Times New Roman" w:cs="Times New Roman"/>
            <w:sz w:val="24"/>
            <w:szCs w:val="24"/>
          </w:rPr>
          <w:delText>artificial neural network</w:delText>
        </w:r>
      </w:del>
      <w:ins w:id="7"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multilayer perceptron</w:t>
      </w:r>
      <w:r w:rsidR="00AC4E30">
        <w:rPr>
          <w:rFonts w:ascii="Times New Roman" w:hAnsi="Times New Roman" w:cs="Times New Roman"/>
          <w:sz w:val="24"/>
          <w:szCs w:val="24"/>
        </w:rPr>
        <w:t xml:space="preserve"> </w:t>
      </w:r>
      <w:ins w:id="8" w:author="Thike" w:date="2019-07-03T16:27:00Z">
        <w:r w:rsidR="002A082C">
          <w:rPr>
            <w:rFonts w:ascii="Times New Roman" w:hAnsi="Times New Roman" w:cs="Times New Roman"/>
            <w:sz w:val="24"/>
            <w:szCs w:val="24"/>
          </w:rPr>
          <w:t>(</w:t>
        </w:r>
        <w:r w:rsidR="002A082C">
          <w:rPr>
            <w:rFonts w:ascii="Times New Roman" w:hAnsi="Times New Roman" w:cs="Times New Roman" w:hint="eastAsia"/>
            <w:sz w:val="24"/>
            <w:szCs w:val="28"/>
          </w:rPr>
          <w:t>M</w:t>
        </w:r>
        <w:r w:rsidR="002A082C">
          <w:rPr>
            <w:rFonts w:ascii="Times New Roman" w:hAnsi="Times New Roman" w:cs="Times New Roman"/>
            <w:sz w:val="24"/>
            <w:szCs w:val="28"/>
          </w:rPr>
          <w:t>LP)</w:t>
        </w:r>
      </w:ins>
      <w:r>
        <w:rPr>
          <w:rFonts w:ascii="Times New Roman" w:hAnsi="Times New Roman" w:cs="Times New Roman"/>
          <w:sz w:val="24"/>
          <w:szCs w:val="24"/>
        </w:rPr>
        <w:t xml:space="preserve">, </w:t>
      </w:r>
      <w:commentRangeStart w:id="9"/>
      <w:r>
        <w:rPr>
          <w:rFonts w:ascii="Times New Roman" w:hAnsi="Times New Roman" w:cs="Times New Roman"/>
          <w:sz w:val="24"/>
          <w:szCs w:val="24"/>
        </w:rPr>
        <w:t>backpropagation</w:t>
      </w:r>
      <w:r w:rsidR="00687359">
        <w:rPr>
          <w:rFonts w:ascii="Times New Roman" w:hAnsi="Times New Roman" w:cs="Times New Roman"/>
          <w:sz w:val="24"/>
          <w:szCs w:val="24"/>
        </w:rPr>
        <w:t xml:space="preserve"> </w:t>
      </w:r>
      <w:r w:rsidR="00AC4E30">
        <w:rPr>
          <w:rFonts w:ascii="Times New Roman" w:hAnsi="Times New Roman" w:cs="Times New Roman"/>
          <w:sz w:val="24"/>
          <w:szCs w:val="24"/>
        </w:rPr>
        <w:t xml:space="preserve">neural network </w:t>
      </w:r>
      <w:r w:rsidR="00687359">
        <w:rPr>
          <w:rFonts w:ascii="Times New Roman" w:hAnsi="Times New Roman" w:cs="Times New Roman"/>
          <w:sz w:val="24"/>
          <w:szCs w:val="24"/>
        </w:rPr>
        <w:t>(BP</w:t>
      </w:r>
      <w:r w:rsidR="00AC4E30">
        <w:rPr>
          <w:rFonts w:ascii="Times New Roman" w:hAnsi="Times New Roman" w:cs="Times New Roman"/>
          <w:sz w:val="24"/>
          <w:szCs w:val="24"/>
        </w:rPr>
        <w:t>NN</w:t>
      </w:r>
      <w:r w:rsidR="00687359">
        <w:rPr>
          <w:rFonts w:ascii="Times New Roman" w:hAnsi="Times New Roman" w:cs="Times New Roman"/>
          <w:sz w:val="24"/>
          <w:szCs w:val="24"/>
        </w:rPr>
        <w:t>)</w:t>
      </w:r>
      <w:commentRangeEnd w:id="9"/>
      <w:r w:rsidR="00DE006C">
        <w:rPr>
          <w:rStyle w:val="a6"/>
        </w:rPr>
        <w:commentReference w:id="9"/>
      </w:r>
      <w:r>
        <w:rPr>
          <w:rFonts w:ascii="Times New Roman" w:hAnsi="Times New Roman" w:cs="Times New Roman"/>
          <w:sz w:val="24"/>
          <w:szCs w:val="24"/>
        </w:rPr>
        <w:t xml:space="preserve">, </w:t>
      </w:r>
      <w:commentRangeStart w:id="10"/>
      <w:r>
        <w:rPr>
          <w:rFonts w:ascii="Times New Roman" w:hAnsi="Times New Roman" w:cs="Times New Roman"/>
          <w:sz w:val="24"/>
          <w:szCs w:val="24"/>
        </w:rPr>
        <w:t>feedforward</w:t>
      </w:r>
      <w:commentRangeEnd w:id="10"/>
      <w:r w:rsidR="00DE006C">
        <w:rPr>
          <w:rStyle w:val="a6"/>
        </w:rPr>
        <w:commentReference w:id="10"/>
      </w:r>
      <w:r w:rsidR="005F19BB">
        <w:rPr>
          <w:rFonts w:ascii="Times New Roman" w:hAnsi="Times New Roman" w:cs="Times New Roman"/>
          <w:sz w:val="24"/>
          <w:szCs w:val="24"/>
        </w:rPr>
        <w:t xml:space="preserve">, </w:t>
      </w:r>
      <w:commentRangeStart w:id="11"/>
      <w:r w:rsidR="005F19BB">
        <w:rPr>
          <w:rFonts w:ascii="Times New Roman" w:hAnsi="Times New Roman" w:cs="Times New Roman"/>
          <w:sz w:val="24"/>
          <w:szCs w:val="24"/>
        </w:rPr>
        <w:t>radial basis function</w:t>
      </w:r>
      <w:r w:rsidR="00AC4E30">
        <w:rPr>
          <w:rFonts w:ascii="Times New Roman" w:hAnsi="Times New Roman" w:cs="Times New Roman"/>
          <w:sz w:val="24"/>
          <w:szCs w:val="24"/>
        </w:rPr>
        <w:t xml:space="preserve"> neural network</w:t>
      </w:r>
      <w:r w:rsidR="00687359">
        <w:rPr>
          <w:rFonts w:ascii="Times New Roman" w:hAnsi="Times New Roman" w:cs="Times New Roman"/>
          <w:sz w:val="24"/>
          <w:szCs w:val="24"/>
        </w:rPr>
        <w:t xml:space="preserve"> (RBF</w:t>
      </w:r>
      <w:r w:rsidR="00AC4E30">
        <w:rPr>
          <w:rFonts w:ascii="Times New Roman" w:hAnsi="Times New Roman" w:cs="Times New Roman"/>
          <w:sz w:val="24"/>
          <w:szCs w:val="24"/>
        </w:rPr>
        <w:t>NN</w:t>
      </w:r>
      <w:r w:rsidR="00687359">
        <w:rPr>
          <w:rFonts w:ascii="Times New Roman" w:hAnsi="Times New Roman" w:cs="Times New Roman"/>
          <w:sz w:val="24"/>
          <w:szCs w:val="24"/>
        </w:rPr>
        <w:t>)</w:t>
      </w:r>
      <w:commentRangeEnd w:id="11"/>
      <w:r w:rsidR="00DE006C">
        <w:rPr>
          <w:rStyle w:val="a6"/>
        </w:rPr>
        <w:commentReference w:id="11"/>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782B6F8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w:t>
      </w:r>
      <w:del w:id="12" w:author="Thike" w:date="2019-07-03T15:23:00Z">
        <w:r w:rsidDel="002A0880">
          <w:rPr>
            <w:rFonts w:ascii="Times New Roman" w:hAnsi="Times New Roman" w:cs="Times New Roman"/>
            <w:sz w:val="24"/>
            <w:szCs w:val="24"/>
          </w:rPr>
          <w:delText>artificial neural network (</w:delText>
        </w:r>
      </w:del>
      <w:r>
        <w:rPr>
          <w:rFonts w:ascii="Times New Roman" w:hAnsi="Times New Roman" w:cs="Times New Roman"/>
          <w:sz w:val="24"/>
          <w:szCs w:val="24"/>
        </w:rPr>
        <w:t>ANN</w:t>
      </w:r>
      <w:del w:id="13" w:author="Thike" w:date="2019-07-03T15:23:00Z">
        <w:r w:rsidDel="002A0880">
          <w:rPr>
            <w:rFonts w:ascii="Times New Roman" w:hAnsi="Times New Roman" w:cs="Times New Roman"/>
            <w:sz w:val="24"/>
            <w:szCs w:val="24"/>
          </w:rPr>
          <w:delText>)</w:delText>
        </w:r>
      </w:del>
      <w:r>
        <w:rPr>
          <w:rFonts w:ascii="Times New Roman" w:hAnsi="Times New Roman" w:cs="Times New Roman"/>
          <w:sz w:val="24"/>
          <w:szCs w:val="24"/>
        </w:rPr>
        <w:t xml:space="preserve"> was evolved as an efficient way. </w:t>
      </w:r>
      <w:r>
        <w:rPr>
          <w:rFonts w:ascii="Times New Roman" w:hAnsi="Times New Roman" w:cs="Times New Roman"/>
          <w:sz w:val="24"/>
          <w:szCs w:val="24"/>
        </w:rPr>
        <w:lastRenderedPageBreak/>
        <w:t xml:space="preserve">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689AF0B7"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&lt;EndNote&gt;&lt;Cite&gt;&lt;Author&gt;Bhadeshia&lt;/Author&gt;&lt;Year&gt;2009&lt;/Year&gt;&lt;RecNum&gt;496&lt;/RecNum&gt;&lt;DisplayText&gt;[3]&lt;/DisplayText&gt;&lt;record&gt;&lt;rec-number&gt;496&lt;/rec-number&gt;&lt;foreign-keys&gt;&lt;key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496" w:history="1">
        <w:r w:rsidR="00671DCC">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&lt;EndNote&gt;&lt;Cite&gt;&lt;Author&gt;Vera&lt;/Author&gt;&lt;Year&gt;2014&lt;/Year&gt;&lt;RecNum&gt;472&lt;/RecNum&gt;&lt;DisplayText&gt;[4]&lt;/DisplayText&gt;&lt;record&gt;&lt;rec-number&gt;472&lt;/rec-number&gt;&lt;foreign-keys&gt;&lt;key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472" w:history="1">
        <w:r w:rsidR="00671DCC">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14"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14"/>
      <w:r>
        <w:rPr>
          <w:rFonts w:ascii="Times New Roman" w:hAnsi="Times New Roman" w:cs="Times New Roman"/>
          <w:sz w:val="24"/>
          <w:szCs w:val="24"/>
        </w:rPr>
        <w:t xml:space="preserve"> </w:t>
      </w:r>
    </w:p>
    <w:p w14:paraId="65E5C207" w14:textId="450E6028"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w:t>
      </w:r>
      <w:ins w:id="15" w:author="Thike" w:date="2019-07-01T18:54:00Z">
        <w:r w:rsidR="00B93D73">
          <w:rPr>
            <w:rFonts w:ascii="Times New Roman" w:hAnsi="Times New Roman" w:cs="Times New Roman"/>
            <w:sz w:val="24"/>
            <w:szCs w:val="24"/>
          </w:rPr>
          <w:t xml:space="preserve">, </w:t>
        </w:r>
      </w:ins>
      <w:del w:id="16" w:author="Thike" w:date="2019-07-01T18:54:00Z">
        <w:r w:rsidR="007B33F5" w:rsidDel="00B93D73">
          <w:rPr>
            <w:rFonts w:ascii="Times New Roman" w:hAnsi="Times New Roman" w:cs="Times New Roman"/>
            <w:sz w:val="24"/>
            <w:szCs w:val="24"/>
          </w:rPr>
          <w:delText xml:space="preserve"> </w:delText>
        </w:r>
      </w:del>
      <w:ins w:id="17" w:author="Thike" w:date="2019-07-01T18:54:00Z">
        <w:r w:rsidR="00B93D73">
          <w:rPr>
            <w:rFonts w:ascii="Times New Roman" w:hAnsi="Times New Roman" w:cs="Times New Roman"/>
            <w:sz w:val="24"/>
            <w:szCs w:val="24"/>
          </w:rPr>
          <w:t xml:space="preserve">discussed </w:t>
        </w:r>
      </w:ins>
      <w:ins w:id="18" w:author="Thike" w:date="2019-07-01T18:53:00Z">
        <w:r w:rsidR="00B93D73">
          <w:rPr>
            <w:rFonts w:ascii="Times New Roman" w:hAnsi="Times New Roman" w:cs="Times New Roman"/>
            <w:sz w:val="24"/>
            <w:szCs w:val="24"/>
          </w:rPr>
          <w:t xml:space="preserve">with </w:t>
        </w:r>
      </w:ins>
      <w:del w:id="19" w:author="Thike" w:date="2019-07-01T18:54:00Z">
        <w:r w:rsidR="007B33F5" w:rsidDel="00B93D73">
          <w:rPr>
            <w:rFonts w:ascii="Times New Roman" w:hAnsi="Times New Roman" w:cs="Times New Roman"/>
            <w:sz w:val="24"/>
            <w:szCs w:val="24"/>
          </w:rPr>
          <w:delText xml:space="preserve">followed by </w:delText>
        </w:r>
      </w:del>
      <w:r w:rsidR="007B33F5">
        <w:rPr>
          <w:rFonts w:ascii="Times New Roman" w:hAnsi="Times New Roman" w:cs="Times New Roman"/>
          <w:sz w:val="24"/>
          <w:szCs w:val="24"/>
        </w:rPr>
        <w:t>the principal idea of ANN, the simplest ANN model, various activation functions used in ANNs and different classifications of ANN models</w:t>
      </w:r>
      <w:ins w:id="20" w:author="Thike" w:date="2019-07-01T18:55:00Z">
        <w:r w:rsidR="00B93D73">
          <w:rPr>
            <w:rFonts w:ascii="Times New Roman" w:hAnsi="Times New Roman" w:cs="Times New Roman"/>
            <w:sz w:val="24"/>
            <w:szCs w:val="24"/>
          </w:rPr>
          <w:t>,</w:t>
        </w:r>
      </w:ins>
      <w:r w:rsidR="007B33F5">
        <w:rPr>
          <w:rFonts w:ascii="Times New Roman" w:hAnsi="Times New Roman" w:cs="Times New Roman"/>
          <w:sz w:val="24"/>
          <w:szCs w:val="24"/>
        </w:rPr>
        <w:t xml:space="preserve">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21"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21"/>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01631E7C" w:rsidR="00CF1552" w:rsidRDefault="00205DC2" w:rsidP="00E0463D">
      <w:pPr>
        <w:widowControl w:val="0"/>
        <w:spacing w:before="240" w:line="360" w:lineRule="auto"/>
        <w:jc w:val="both"/>
        <w:rPr>
          <w:rFonts w:ascii="Times New Roman" w:hAnsi="Times New Roman" w:cs="Times New Roman"/>
          <w:sz w:val="24"/>
          <w:szCs w:val="24"/>
        </w:rPr>
      </w:pPr>
      <w:del w:id="22" w:author="Thike" w:date="2019-07-03T15:23:00Z">
        <w:r w:rsidDel="002A0880">
          <w:rPr>
            <w:rFonts w:ascii="Times New Roman" w:hAnsi="Times New Roman" w:cs="Times New Roman"/>
            <w:sz w:val="24"/>
            <w:szCs w:val="24"/>
          </w:rPr>
          <w:delText>Artificial neural network</w:delText>
        </w:r>
      </w:del>
      <w:ins w:id="23"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xml:space="preserve"> is one kind of network model established in mathematical way that is </w:t>
      </w:r>
      <w:del w:id="24" w:author="Thike" w:date="2019-07-02T02:36:00Z">
        <w:r w:rsidDel="002C0891">
          <w:rPr>
            <w:rFonts w:ascii="Times New Roman" w:hAnsi="Times New Roman" w:cs="Times New Roman"/>
            <w:sz w:val="24"/>
            <w:szCs w:val="24"/>
          </w:rPr>
          <w:delText xml:space="preserve">based </w:delText>
        </w:r>
        <w:r w:rsidR="00CD3778" w:rsidDel="002C0891">
          <w:rPr>
            <w:rFonts w:ascii="Times New Roman" w:hAnsi="Times New Roman" w:cs="Times New Roman" w:hint="eastAsia"/>
            <w:sz w:val="24"/>
            <w:szCs w:val="24"/>
          </w:rPr>
          <w:delText>upon</w:delText>
        </w:r>
      </w:del>
      <w:ins w:id="25" w:author="Thike" w:date="2019-07-03T02:08:00Z">
        <w:r w:rsidR="00715BB8">
          <w:rPr>
            <w:rFonts w:ascii="Times New Roman" w:hAnsi="Times New Roman" w:cs="Times New Roman"/>
            <w:sz w:val="24"/>
            <w:szCs w:val="24"/>
          </w:rPr>
          <w:t xml:space="preserve">based </w:t>
        </w:r>
        <w:commentRangeStart w:id="26"/>
        <w:r w:rsidR="00715BB8">
          <w:rPr>
            <w:rFonts w:ascii="Times New Roman" w:hAnsi="Times New Roman" w:cs="Times New Roman"/>
            <w:sz w:val="24"/>
            <w:szCs w:val="24"/>
          </w:rPr>
          <w:t>upon</w:t>
        </w:r>
        <w:commentRangeEnd w:id="26"/>
        <w:r w:rsidR="00661322">
          <w:rPr>
            <w:rStyle w:val="a6"/>
          </w:rPr>
          <w:commentReference w:id="26"/>
        </w:r>
      </w:ins>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w:t>
      </w:r>
      <w:r w:rsidRPr="00700ED9">
        <w:rPr>
          <w:rFonts w:ascii="Times New Roman" w:hAnsi="Times New Roman" w:cs="Times New Roman"/>
          <w:sz w:val="24"/>
          <w:szCs w:val="24"/>
        </w:rPr>
        <w:lastRenderedPageBreak/>
        <w:t xml:space="preserve">layer that will do </w:t>
      </w:r>
      <w:r w:rsidR="000951AF">
        <w:rPr>
          <w:rFonts w:ascii="Times New Roman" w:hAnsi="Times New Roman" w:cs="Times New Roman"/>
          <w:sz w:val="24"/>
          <w:szCs w:val="24"/>
        </w:rPr>
        <w:t xml:space="preserve">linear/non-linear </w:t>
      </w:r>
      <w:r w:rsidRPr="00700ED9">
        <w:rPr>
          <w:rFonts w:ascii="Times New Roman" w:hAnsi="Times New Roman" w:cs="Times New Roman"/>
          <w:sz w:val="24"/>
          <w:szCs w:val="24"/>
        </w:rPr>
        <w:t xml:space="preserve">processing to produce the final output to output layer. </w:t>
      </w:r>
      <w:r w:rsidRPr="00EF33B3">
        <w:rPr>
          <w:rFonts w:ascii="Times New Roman" w:hAnsi="Times New Roman" w:cs="Times New Roman"/>
          <w:sz w:val="24"/>
          <w:szCs w:val="24"/>
        </w:rPr>
        <w:t>That kind of movement from the input layer to the output layer is known as feed forward propagation. When there is error between the actual output and the expected output at the output layer, the weights and biases of neurons will be updated to reduce 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&lt;EndNote&gt;&lt;Cite&gt;&lt;Author&gt;Rojas&lt;/Author&gt;&lt;Year&gt;1996&lt;/Year&gt;&lt;RecNum&gt;504&lt;/RecNum&gt;&lt;DisplayText&gt;[6]&lt;/DisplayText&gt;&lt;record&gt;&lt;rec-number&gt;504&lt;/rec-number&gt;&lt;foreign-keys&gt;&lt;key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4" w:history="1">
        <w:r w:rsidR="00671DCC">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&lt;EndNote&gt;&lt;Cite&gt;&lt;Author&gt;Demuth&lt;/Author&gt;&lt;Year&gt;2014&lt;/Year&gt;&lt;RecNum&gt;505&lt;/RecNum&gt;&lt;DisplayText&gt;[7]&lt;/DisplayText&gt;&lt;record&gt;&lt;rec-number&gt;505&lt;/rec-number&gt;&lt;foreign-keys&gt;&lt;key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505" w:history="1">
        <w:r w:rsidR="00671DCC">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&lt;EndNote&gt;&lt;Cite&gt;&lt;Author&gt;Fausett&lt;/Author&gt;&lt;Year&gt;1994&lt;/Year&gt;&lt;RecNum&gt;506&lt;/RecNum&gt;&lt;DisplayText&gt;[8]&lt;/DisplayText&gt;&lt;record&gt;&lt;rec-number&gt;506&lt;/rec-number&gt;&lt;foreign-keys&gt;&lt;key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506" w:history="1">
        <w:r w:rsidR="00671DCC">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478FC5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del w:id="27" w:author="Thike" w:date="2019-07-01T19:18:00Z">
        <w:r w:rsidDel="00CB5C4A">
          <w:rPr>
            <w:rFonts w:ascii="Times New Roman" w:hAnsi="Times New Roman" w:cs="Times New Roman"/>
            <w:sz w:val="24"/>
            <w:szCs w:val="24"/>
          </w:rPr>
          <w:delText xml:space="preserve">also </w:delText>
        </w:r>
      </w:del>
      <w:ins w:id="28" w:author="Thike" w:date="2019-07-01T19:18:00Z">
        <w:r w:rsidR="00CB5C4A">
          <w:rPr>
            <w:rFonts w:ascii="Times New Roman" w:hAnsi="Times New Roman" w:cs="Times New Roman"/>
            <w:sz w:val="24"/>
            <w:szCs w:val="24"/>
          </w:rPr>
          <w:t xml:space="preserve">generally </w:t>
        </w:r>
      </w:ins>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29" w:name="_Hlk3226792"/>
      <w:r>
        <w:rPr>
          <w:rFonts w:ascii="Times New Roman" w:hAnsi="Times New Roman" w:cs="Times New Roman"/>
          <w:sz w:val="24"/>
          <w:szCs w:val="24"/>
        </w:rPr>
        <w:t xml:space="preserve">Fig 1 </w:t>
      </w:r>
      <w:bookmarkEnd w:id="29"/>
      <w:r>
        <w:rPr>
          <w:rFonts w:ascii="Times New Roman" w:hAnsi="Times New Roman" w:cs="Times New Roman"/>
          <w:sz w:val="24"/>
          <w:szCs w:val="24"/>
        </w:rPr>
        <w:t xml:space="preserve">demonstrates a single layer </w:t>
      </w:r>
      <w:ins w:id="30" w:author="Thike" w:date="2019-07-01T19:48:00Z">
        <w:r w:rsidR="00C57B9C">
          <w:rPr>
            <w:rFonts w:ascii="Times New Roman" w:hAnsi="Times New Roman" w:cs="Times New Roman"/>
            <w:sz w:val="24"/>
            <w:szCs w:val="24"/>
          </w:rPr>
          <w:t xml:space="preserve">perceptron </w:t>
        </w:r>
      </w:ins>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F97BCC">
        <w:rPr>
          <w:rFonts w:ascii="Times New Roman" w:hAnsi="Times New Roman" w:cs="Times New Roman"/>
          <w:sz w:val="24"/>
          <w:szCs w:val="24"/>
        </w:rPr>
        <w:t xml:space="preserve"> and </w:t>
      </w:r>
      <w:r>
        <w:rPr>
          <w:rFonts w:ascii="Times New Roman" w:hAnsi="Times New Roman" w:cs="Times New Roman"/>
          <w:sz w:val="24"/>
          <w:szCs w:val="24"/>
        </w:rPr>
        <w:t xml:space="preserve">the number of neuron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y</w:t>
      </w:r>
      <w:r w:rsidR="00FB1887" w:rsidRPr="00FB1887">
        <w:rPr>
          <w:rFonts w:ascii="Times New Roman" w:hAnsi="Times New Roman" w:cs="Times New Roman"/>
          <w:sz w:val="24"/>
          <w:szCs w:val="24"/>
          <w:vertAlign w:val="subscript"/>
        </w:rPr>
        <w:t>i</w:t>
      </w:r>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commentRangeStart w:id="31"/>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221.1pt" o:ole="">
            <v:imagedata r:id="rId191" o:title=""/>
          </v:shape>
          <o:OLEObject Type="Embed" ProgID="Visio.Drawing.11" ShapeID="_x0000_i1025" DrawAspect="Content" ObjectID="_1625340621" r:id="rId192"/>
        </w:object>
      </w:r>
      <w:commentRangeEnd w:id="31"/>
      <w:r w:rsidR="00017EF7">
        <w:rPr>
          <w:rStyle w:val="a6"/>
        </w:rPr>
        <w:commentReference w:id="31"/>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32"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32"/>
    </w:p>
    <w:p w14:paraId="7B859B49" w14:textId="60764FEE"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w:t>
      </w:r>
      <w:del w:id="33" w:author="Thike" w:date="2019-07-01T19:48:00Z">
        <w:r w:rsidDel="00C57B9C">
          <w:rPr>
            <w:rFonts w:ascii="Times New Roman" w:hAnsi="Times New Roman" w:cs="Times New Roman"/>
            <w:sz w:val="24"/>
            <w:szCs w:val="24"/>
          </w:rPr>
          <w:delText>in a single layer perceptron network</w:delText>
        </w:r>
      </w:del>
      <w:ins w:id="34" w:author="Thike" w:date="2019-07-01T19:48:00Z">
        <w:r w:rsidR="00C57B9C">
          <w:rPr>
            <w:rFonts w:ascii="Times New Roman" w:hAnsi="Times New Roman" w:cs="Times New Roman"/>
            <w:sz w:val="24"/>
            <w:szCs w:val="24"/>
          </w:rPr>
          <w:t>Fig 1</w:t>
        </w:r>
      </w:ins>
      <w:r>
        <w:rPr>
          <w:rFonts w:ascii="Times New Roman" w:hAnsi="Times New Roman" w:cs="Times New Roman"/>
          <w:sz w:val="24"/>
          <w:szCs w:val="24"/>
        </w:rPr>
        <w:t xml:space="preserve">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35"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 x</w:t>
      </w:r>
      <w:r>
        <w:rPr>
          <w:rFonts w:ascii="Times New Roman" w:hAnsi="Times New Roman" w:cs="Times New Roman"/>
          <w:sz w:val="24"/>
          <w:szCs w:val="24"/>
          <w:vertAlign w:val="subscript"/>
        </w:rPr>
        <w:t>m</w:t>
      </w:r>
      <w:r>
        <w:rPr>
          <w:rFonts w:ascii="Times New Roman" w:hAnsi="Times New Roman" w:cs="Times New Roman"/>
          <w:sz w:val="24"/>
          <w:szCs w:val="24"/>
        </w:rPr>
        <w:t xml:space="preserve">) </w:t>
      </w:r>
      <w:bookmarkEnd w:id="35"/>
      <w:r>
        <w:rPr>
          <w:rFonts w:ascii="Times New Roman" w:hAnsi="Times New Roman" w:cs="Times New Roman"/>
          <w:sz w:val="24"/>
          <w:szCs w:val="24"/>
        </w:rPr>
        <w:t xml:space="preserve">are </w:t>
      </w:r>
      <w:r>
        <w:rPr>
          <w:rFonts w:ascii="Times New Roman" w:hAnsi="Times New Roman" w:cs="Times New Roman"/>
          <w:sz w:val="24"/>
          <w:szCs w:val="24"/>
        </w:rPr>
        <w:lastRenderedPageBreak/>
        <w:t xml:space="preserve">connected to the neurons of the single layer via their corresponding weights </w:t>
      </w:r>
      <w:bookmarkStart w:id="36"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nm</w:t>
      </w:r>
      <w:r>
        <w:rPr>
          <w:rFonts w:ascii="Times New Roman" w:hAnsi="Times New Roman" w:cs="Times New Roman"/>
          <w:sz w:val="24"/>
          <w:szCs w:val="24"/>
        </w:rPr>
        <w:t>)</w:t>
      </w:r>
      <w:bookmarkEnd w:id="36"/>
      <w:r>
        <w:rPr>
          <w:rFonts w:ascii="Times New Roman" w:hAnsi="Times New Roman" w:cs="Times New Roman"/>
          <w:sz w:val="24"/>
          <w:szCs w:val="24"/>
        </w:rPr>
        <w:t xml:space="preserve"> so that every neuron has the corresponding weight value for each input signal respectively.  It can be seen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 x</w:t>
      </w:r>
      <w:r>
        <w:rPr>
          <w:rFonts w:ascii="Times New Roman" w:hAnsi="Times New Roman" w:cs="Times New Roman"/>
          <w:sz w:val="24"/>
          <w:szCs w:val="24"/>
          <w:vertAlign w:val="subscript"/>
        </w:rPr>
        <w:t>m</w:t>
      </w:r>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euron-2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 x</w:t>
      </w:r>
      <w:r>
        <w:rPr>
          <w:rFonts w:ascii="Times New Roman" w:hAnsi="Times New Roman" w:cs="Times New Roman"/>
          <w:sz w:val="24"/>
          <w:szCs w:val="24"/>
          <w:vertAlign w:val="subscript"/>
        </w:rPr>
        <w:t>m</w:t>
      </w:r>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 w</w:t>
      </w:r>
      <w:r>
        <w:rPr>
          <w:rFonts w:ascii="Times New Roman" w:hAnsi="Times New Roman" w:cs="Times New Roman"/>
          <w:sz w:val="24"/>
          <w:szCs w:val="24"/>
          <w:vertAlign w:val="subscript"/>
        </w:rPr>
        <w:t>nm</w:t>
      </w:r>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37"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37"/>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input.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lastRenderedPageBreak/>
        <w:t xml:space="preserve"> </w:t>
      </w:r>
      <w:r w:rsidR="00661719">
        <w:object w:dxaOrig="12164" w:dyaOrig="7146" w14:anchorId="680C48F1">
          <v:shape id="_x0000_i1026" type="#_x0000_t75" style="width:409.45pt;height:213.8pt" o:ole="">
            <v:imagedata r:id="rId193" o:title=""/>
          </v:shape>
          <o:OLEObject Type="Embed" ProgID="Visio.Drawing.11" ShapeID="_x0000_i1026" DrawAspect="Content" ObjectID="_1625340622"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econd step accepts the sum as the input to the activation function that will produce the output. The net</w:t>
      </w:r>
      <w:r>
        <w:rPr>
          <w:rFonts w:ascii="Times New Roman" w:hAnsi="Times New Roman" w:cs="Times New Roman"/>
          <w:sz w:val="24"/>
          <w:szCs w:val="24"/>
          <w:vertAlign w:val="subscript"/>
        </w:rPr>
        <w:t>input</w:t>
      </w:r>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r w:rsidRPr="0019536D">
        <w:rPr>
          <w:rFonts w:ascii="Times New Roman" w:hAnsi="Times New Roman" w:cs="Times New Roman"/>
          <w:b/>
          <w:bCs/>
          <w:i/>
          <w:iCs/>
          <w:sz w:val="24"/>
          <w:szCs w:val="24"/>
        </w:rPr>
        <w:t>= WX =</w:t>
      </w:r>
      <w:bookmarkStart w:id="38"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38"/>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w</w:t>
      </w:r>
      <w:r w:rsidRPr="0019536D">
        <w:rPr>
          <w:rFonts w:ascii="Times New Roman" w:hAnsi="Times New Roman" w:cs="Times New Roman"/>
          <w:b/>
          <w:bCs/>
          <w:i/>
          <w:iCs/>
          <w:sz w:val="24"/>
          <w:szCs w:val="24"/>
          <w:vertAlign w:val="subscript"/>
        </w:rPr>
        <w:t>n</w:t>
      </w:r>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 xml:space="preserve">m      </w:t>
      </w:r>
      <w:r w:rsidRPr="007804AE">
        <w:rPr>
          <w:rFonts w:ascii="Times New Roman" w:hAnsi="Times New Roman" w:cs="Times New Roman"/>
          <w:b/>
          <w:bCs/>
          <w:sz w:val="24"/>
          <w:szCs w:val="24"/>
        </w:rPr>
        <w:t>(3)</w:t>
      </w:r>
    </w:p>
    <w:p w14:paraId="663871D8" w14:textId="3B9DA9D6" w:rsidR="00CF1552" w:rsidDel="004B4379" w:rsidRDefault="00205DC2" w:rsidP="0041599D">
      <w:pPr>
        <w:widowControl w:val="0"/>
        <w:spacing w:before="240" w:line="360" w:lineRule="auto"/>
        <w:jc w:val="both"/>
        <w:rPr>
          <w:moveFrom w:id="39" w:author="Thike" w:date="2019-07-01T19:53:00Z"/>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w:t>
      </w:r>
      <w:moveFromRangeStart w:id="40" w:author="Thike" w:date="2019-07-01T19:53:00Z" w:name="move12903217"/>
      <w:moveFrom w:id="41" w:author="Thike" w:date="2019-07-01T19:53:00Z">
        <w:r w:rsidDel="004B4379">
          <w:rPr>
            <w:rFonts w:ascii="Times New Roman" w:hAnsi="Times New Roman" w:cs="Times New Roman"/>
            <w:sz w:val="24"/>
            <w:szCs w:val="24"/>
          </w:rPr>
          <w:t xml:space="preserve"> The output of the neuron can be calculated as</w:t>
        </w:r>
      </w:moveFrom>
    </w:p>
    <w:p w14:paraId="1E745F03" w14:textId="50EE839F" w:rsidR="00CF1552" w:rsidDel="004B4379" w:rsidRDefault="001A4BA0">
      <w:pPr>
        <w:widowControl w:val="0"/>
        <w:spacing w:before="240" w:line="360" w:lineRule="auto"/>
        <w:jc w:val="both"/>
        <w:rPr>
          <w:del w:id="42" w:author="Thike" w:date="2019-07-01T19:52:00Z"/>
          <w:rFonts w:ascii="Times New Roman" w:hAnsi="Times New Roman" w:cs="Times New Roman"/>
          <w:b/>
          <w:bCs/>
          <w:sz w:val="24"/>
          <w:szCs w:val="24"/>
        </w:rPr>
        <w:pPrChange w:id="43" w:author="Thike" w:date="2019-07-01T19:52:00Z">
          <w:pPr>
            <w:widowControl w:val="0"/>
            <w:spacing w:before="240" w:line="360" w:lineRule="auto"/>
            <w:jc w:val="center"/>
          </w:pPr>
        </w:pPrChange>
      </w:pPr>
      <w:moveFrom w:id="44" w:author="Thike" w:date="2019-07-01T19:53:00Z">
        <w:r w:rsidDel="004B4379">
          <w:rPr>
            <w:rFonts w:ascii="Times New Roman" w:hAnsi="Times New Roman" w:cs="Times New Roman"/>
            <w:b/>
            <w:bCs/>
            <w:i/>
            <w:iCs/>
            <w:sz w:val="24"/>
            <w:szCs w:val="24"/>
          </w:rPr>
          <w:t xml:space="preserve">                                         </w:t>
        </w:r>
        <w:r w:rsidR="00205DC2" w:rsidDel="004B4379">
          <w:rPr>
            <w:rFonts w:ascii="Times New Roman" w:hAnsi="Times New Roman" w:cs="Times New Roman"/>
            <w:b/>
            <w:bCs/>
            <w:i/>
            <w:iCs/>
            <w:sz w:val="24"/>
            <w:szCs w:val="24"/>
          </w:rPr>
          <w:t>Output</w:t>
        </w:r>
        <w:r w:rsidR="00205DC2" w:rsidDel="004B4379">
          <w:rPr>
            <w:rFonts w:ascii="Times New Roman" w:hAnsi="Times New Roman" w:cs="Times New Roman"/>
            <w:b/>
            <w:bCs/>
            <w:sz w:val="24"/>
            <w:szCs w:val="24"/>
            <w:vertAlign w:val="subscript"/>
          </w:rPr>
          <w:t>n</w:t>
        </w:r>
        <w:r w:rsidR="00205DC2" w:rsidDel="004B4379">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sidDel="004B4379">
          <w:rPr>
            <w:rFonts w:ascii="Times New Roman" w:hAnsi="Times New Roman" w:cs="Times New Roman"/>
            <w:b/>
            <w:bCs/>
            <w:sz w:val="24"/>
            <w:szCs w:val="24"/>
          </w:rPr>
          <w:t xml:space="preserve"> </w:t>
        </w:r>
        <w:r w:rsidDel="004B4379">
          <w:rPr>
            <w:rFonts w:ascii="Times New Roman" w:hAnsi="Times New Roman" w:cs="Times New Roman"/>
            <w:b/>
            <w:bCs/>
            <w:sz w:val="24"/>
            <w:szCs w:val="24"/>
          </w:rPr>
          <w:t xml:space="preserve">  </w:t>
        </w:r>
      </w:moveFrom>
      <w:moveFromRangeEnd w:id="40"/>
      <w:ins w:id="45" w:author="Thike" w:date="2019-07-01T19:52:00Z">
        <w:r w:rsidR="004B4379">
          <w:rPr>
            <w:rFonts w:ascii="Times New Roman" w:hAnsi="Times New Roman" w:cs="Times New Roman"/>
            <w:b/>
            <w:bCs/>
            <w:sz w:val="24"/>
            <w:szCs w:val="24"/>
          </w:rPr>
          <w:t xml:space="preserve"> </w:t>
        </w:r>
      </w:ins>
      <w:del w:id="46" w:author="Thike" w:date="2019-07-01T19:52:00Z">
        <w:r w:rsidDel="004B4379">
          <w:rPr>
            <w:rFonts w:ascii="Times New Roman" w:hAnsi="Times New Roman" w:cs="Times New Roman"/>
            <w:b/>
            <w:bCs/>
            <w:sz w:val="24"/>
            <w:szCs w:val="24"/>
          </w:rPr>
          <w:delText xml:space="preserve">                                             (4)</w:delText>
        </w:r>
      </w:del>
    </w:p>
    <w:p w14:paraId="716DAD02" w14:textId="141DA924" w:rsidR="00CF1552" w:rsidRDefault="00205DC2" w:rsidP="00E0463D">
      <w:pPr>
        <w:widowControl w:val="0"/>
        <w:spacing w:before="240" w:line="360" w:lineRule="auto"/>
        <w:jc w:val="both"/>
        <w:rPr>
          <w:rFonts w:ascii="Times New Roman" w:hAnsi="Times New Roman" w:cs="Times New Roman"/>
          <w:sz w:val="24"/>
          <w:szCs w:val="24"/>
        </w:rPr>
      </w:pPr>
      <w:del w:id="47" w:author="Thike" w:date="2019-07-01T19:52:00Z">
        <w:r w:rsidDel="004B4379">
          <w:rPr>
            <w:rFonts w:ascii="Times New Roman" w:hAnsi="Times New Roman" w:cs="Times New Roman"/>
            <w:sz w:val="24"/>
            <w:szCs w:val="24"/>
          </w:rPr>
          <w:delText>T</w:delText>
        </w:r>
      </w:del>
      <w:ins w:id="48" w:author="Thike" w:date="2019-07-01T19:52:00Z">
        <w:r w:rsidR="004B4379">
          <w:rPr>
            <w:rFonts w:ascii="Times New Roman" w:hAnsi="Times New Roman" w:cs="Times New Roman"/>
            <w:sz w:val="24"/>
            <w:szCs w:val="24"/>
          </w:rPr>
          <w:t>T</w:t>
        </w:r>
      </w:ins>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289209A4"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                                        </w:t>
      </w:r>
      <w:r w:rsidR="00205DC2">
        <w:rPr>
          <w:rFonts w:ascii="Times New Roman" w:hAnsi="Times New Roman" w:cs="Times New Roman"/>
          <w:b/>
          <w:bCs/>
          <w:i/>
          <w:iCs/>
          <w:sz w:val="24"/>
          <w:szCs w:val="24"/>
        </w:rPr>
        <w:t>y= (Net</w:t>
      </w:r>
      <w:r w:rsidR="00205DC2">
        <w:rPr>
          <w:rFonts w:ascii="Times New Roman" w:hAnsi="Times New Roman" w:cs="Times New Roman"/>
          <w:b/>
          <w:bCs/>
          <w:i/>
          <w:iCs/>
          <w:sz w:val="24"/>
          <w:szCs w:val="24"/>
          <w:vertAlign w:val="subscript"/>
        </w:rPr>
        <w:t xml:space="preserve">out </w:t>
      </w:r>
      <w:r w:rsidR="00205DC2">
        <w:rPr>
          <w:rFonts w:ascii="Times New Roman" w:hAnsi="Times New Roman" w:cs="Times New Roman"/>
          <w:b/>
          <w:bCs/>
          <w:i/>
          <w:iCs/>
          <w:sz w:val="24"/>
          <w:szCs w:val="24"/>
        </w:rPr>
        <w:t>= F(net</w:t>
      </w:r>
      <w:r w:rsidR="00205DC2">
        <w:rPr>
          <w:rFonts w:ascii="Times New Roman" w:hAnsi="Times New Roman" w:cs="Times New Roman"/>
          <w:b/>
          <w:bCs/>
          <w:i/>
          <w:iCs/>
          <w:sz w:val="24"/>
          <w:szCs w:val="24"/>
          <w:vertAlign w:val="subscript"/>
        </w:rPr>
        <w:t>input</w:t>
      </w:r>
      <w:r w:rsidR="00205DC2">
        <w:rPr>
          <w:rFonts w:ascii="Times New Roman" w:hAnsi="Times New Roman" w:cs="Times New Roman"/>
          <w:b/>
          <w:bCs/>
          <w:i/>
          <w:iCs/>
          <w:sz w:val="24"/>
          <w:szCs w:val="24"/>
        </w:rPr>
        <w:t>) =F (WX))</w:t>
      </w:r>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ins w:id="49" w:author="Thike" w:date="2019-07-01T19:54:00Z">
        <w:r w:rsidR="004B4379">
          <w:rPr>
            <w:rFonts w:ascii="Times New Roman" w:hAnsi="Times New Roman" w:cs="Times New Roman"/>
            <w:b/>
            <w:bCs/>
            <w:sz w:val="24"/>
            <w:szCs w:val="24"/>
          </w:rPr>
          <w:t>4</w:t>
        </w:r>
      </w:ins>
      <w:del w:id="50" w:author="Thike" w:date="2019-07-01T19:54:00Z">
        <w:r w:rsidRPr="001A4BA0" w:rsidDel="004B4379">
          <w:rPr>
            <w:rFonts w:ascii="Times New Roman" w:hAnsi="Times New Roman" w:cs="Times New Roman"/>
            <w:b/>
            <w:bCs/>
            <w:sz w:val="24"/>
            <w:szCs w:val="24"/>
          </w:rPr>
          <w:delText>5</w:delText>
        </w:r>
      </w:del>
      <w:r w:rsidRPr="001A4BA0">
        <w:rPr>
          <w:rFonts w:ascii="Times New Roman" w:hAnsi="Times New Roman" w:cs="Times New Roman"/>
          <w:b/>
          <w:bCs/>
          <w:sz w:val="24"/>
          <w:szCs w:val="24"/>
        </w:rPr>
        <w:t>)</w:t>
      </w:r>
    </w:p>
    <w:p w14:paraId="5343A585" w14:textId="5E9FD217" w:rsidR="004B4379" w:rsidRDefault="00205DC2" w:rsidP="004B4379">
      <w:pPr>
        <w:widowControl w:val="0"/>
        <w:spacing w:before="240" w:line="360" w:lineRule="auto"/>
        <w:jc w:val="both"/>
        <w:rPr>
          <w:moveTo w:id="51" w:author="Thike" w:date="2019-07-01T19:53:00Z"/>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ins w:id="52" w:author="Thike" w:date="2019-07-01T19:53:00Z">
        <w:r w:rsidR="004B4379">
          <w:rPr>
            <w:rFonts w:ascii="Times New Roman" w:hAnsi="Times New Roman" w:cs="Times New Roman"/>
            <w:sz w:val="24"/>
            <w:szCs w:val="24"/>
          </w:rPr>
          <w:t>s</w:t>
        </w:r>
      </w:ins>
      <w:del w:id="53" w:author="Thike" w:date="2019-07-01T19:53:00Z">
        <w:r w:rsidDel="004B4379">
          <w:rPr>
            <w:rFonts w:ascii="Times New Roman" w:hAnsi="Times New Roman" w:cs="Times New Roman"/>
            <w:sz w:val="24"/>
            <w:szCs w:val="24"/>
          </w:rPr>
          <w:delText>s</w:delText>
        </w:r>
      </w:del>
      <w:moveToRangeStart w:id="54" w:author="Thike" w:date="2019-07-01T19:53:00Z" w:name="move12903217"/>
      <w:moveTo w:id="55" w:author="Thike" w:date="2019-07-01T19:53:00Z">
        <w:del w:id="56" w:author="Thike" w:date="2019-07-01T19:53:00Z">
          <w:r w:rsidR="004B4379" w:rsidDel="004B4379">
            <w:rPr>
              <w:rFonts w:ascii="Times New Roman" w:hAnsi="Times New Roman" w:cs="Times New Roman"/>
              <w:sz w:val="24"/>
              <w:szCs w:val="24"/>
            </w:rPr>
            <w:delText>The output of the neuron can be calculated as</w:delText>
          </w:r>
        </w:del>
      </w:moveTo>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moveTo w:id="57" w:author="Thike" w:date="2019-07-01T19:53:00Z">
        <w:r>
          <w:rPr>
            <w:rFonts w:ascii="Times New Roman" w:hAnsi="Times New Roman" w:cs="Times New Roman"/>
            <w:b/>
            <w:bCs/>
            <w:i/>
            <w:iCs/>
            <w:sz w:val="24"/>
            <w:szCs w:val="24"/>
          </w:rPr>
          <w:t xml:space="preserve">                                        </w:t>
        </w:r>
      </w:moveTo>
      <w:ins w:id="58" w:author="Thike" w:date="2019-07-01T19:53:00Z">
        <w:r>
          <w:rPr>
            <w:rFonts w:ascii="Times New Roman" w:hAnsi="Times New Roman" w:cs="Times New Roman"/>
            <w:b/>
            <w:bCs/>
            <w:i/>
            <w:iCs/>
            <w:sz w:val="24"/>
            <w:szCs w:val="24"/>
          </w:rPr>
          <w:tab/>
        </w:r>
      </w:ins>
      <w:moveTo w:id="59" w:author="Thike" w:date="2019-07-01T19:53:00Z">
        <w:r>
          <w:rPr>
            <w:rFonts w:ascii="Times New Roman" w:hAnsi="Times New Roman" w:cs="Times New Roman"/>
            <w:b/>
            <w:bCs/>
            <w:i/>
            <w:iCs/>
            <w:sz w:val="24"/>
            <w:szCs w:val="24"/>
          </w:rPr>
          <w:t xml:space="preserve"> Output</w:t>
        </w:r>
        <w:r>
          <w:rPr>
            <w:rFonts w:ascii="Times New Roman" w:hAnsi="Times New Roman" w:cs="Times New Roman"/>
            <w:b/>
            <w:bCs/>
            <w:sz w:val="24"/>
            <w:szCs w:val="24"/>
            <w:vertAlign w:val="subscript"/>
          </w:rPr>
          <w:t>n</w:t>
        </w:r>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moveTo>
      <w:moveToRangeEnd w:id="54"/>
      <w:ins w:id="60" w:author="Thike" w:date="2019-07-01T19:54:00Z">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ins>
    </w:p>
    <w:p w14:paraId="60043CC2" w14:textId="149291F6"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ins w:id="61" w:author="Thike" w:date="2019-07-01T19:53:00Z">
        <w:r w:rsidR="004B4379">
          <w:rPr>
            <w:rFonts w:ascii="Times New Roman" w:hAnsi="Times New Roman" w:cs="Times New Roman"/>
            <w:b/>
            <w:bCs/>
            <w:i/>
            <w:iCs/>
            <w:sz w:val="24"/>
            <w:szCs w:val="24"/>
          </w:rPr>
          <w:t xml:space="preserve">     </w:t>
        </w:r>
      </w:ins>
      <w:del w:id="62" w:author="Thike" w:date="2019-07-01T19:53:00Z">
        <w:r w:rsidDel="004B4379">
          <w:rPr>
            <w:rFonts w:ascii="Times New Roman" w:hAnsi="Times New Roman" w:cs="Times New Roman"/>
            <w:b/>
            <w:bCs/>
            <w:i/>
            <w:iCs/>
            <w:sz w:val="24"/>
            <w:szCs w:val="24"/>
          </w:rPr>
          <w:delText xml:space="preserve">       </w:delText>
        </w:r>
      </w:del>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ƒ(net</w:t>
      </w:r>
      <w:r w:rsidR="00205DC2">
        <w:rPr>
          <w:rFonts w:ascii="Times New Roman" w:hAnsi="Times New Roman" w:cs="Times New Roman"/>
          <w:b/>
          <w:bCs/>
          <w:i/>
          <w:iCs/>
          <w:sz w:val="24"/>
          <w:szCs w:val="24"/>
          <w:vertAlign w:val="subscript"/>
        </w:rPr>
        <w:t>input</w:t>
      </w:r>
      <w:r w:rsidR="00205DC2">
        <w:rPr>
          <w:rFonts w:ascii="Times New Roman" w:hAnsi="Times New Roman" w:cs="Times New Roman"/>
          <w:b/>
          <w:bCs/>
          <w:i/>
          <w:iCs/>
          <w:sz w:val="24"/>
          <w:szCs w:val="24"/>
        </w:rPr>
        <w:t>) = ƒ(WX+b)</w:t>
      </w:r>
      <w:r>
        <w:rPr>
          <w:rFonts w:ascii="Times New Roman" w:hAnsi="Times New Roman" w:cs="Times New Roman"/>
          <w:b/>
          <w:bCs/>
          <w:i/>
          <w:iCs/>
          <w:sz w:val="24"/>
          <w:szCs w:val="24"/>
        </w:rPr>
        <w:t xml:space="preserve">                                   </w:t>
      </w:r>
      <w:ins w:id="63" w:author="Thike" w:date="2019-07-01T19:53:00Z">
        <w:r w:rsidR="004B4379">
          <w:rPr>
            <w:rFonts w:ascii="Times New Roman" w:hAnsi="Times New Roman" w:cs="Times New Roman"/>
            <w:b/>
            <w:bCs/>
            <w:i/>
            <w:iCs/>
            <w:sz w:val="24"/>
            <w:szCs w:val="24"/>
          </w:rPr>
          <w:t xml:space="preserve">     </w:t>
        </w:r>
      </w:ins>
      <w:del w:id="64" w:author="Thike" w:date="2019-07-01T19:54:00Z">
        <w:r w:rsidDel="004B4379">
          <w:rPr>
            <w:rFonts w:ascii="Times New Roman" w:hAnsi="Times New Roman" w:cs="Times New Roman"/>
            <w:b/>
            <w:bCs/>
            <w:i/>
            <w:iCs/>
            <w:sz w:val="24"/>
            <w:szCs w:val="24"/>
          </w:rPr>
          <w:delText xml:space="preserve"> </w:delText>
        </w:r>
        <w:r w:rsidRPr="001A4BA0" w:rsidDel="004B4379">
          <w:rPr>
            <w:rFonts w:ascii="Times New Roman" w:hAnsi="Times New Roman" w:cs="Times New Roman"/>
            <w:b/>
            <w:bCs/>
            <w:sz w:val="24"/>
            <w:szCs w:val="24"/>
          </w:rPr>
          <w:delText>(6</w:delText>
        </w:r>
      </w:del>
      <w:ins w:id="65" w:author="Thike" w:date="2019-07-01T19:54:00Z">
        <w:r w:rsidR="004B4379">
          <w:rPr>
            <w:rFonts w:ascii="Times New Roman" w:hAnsi="Times New Roman" w:cs="Times New Roman"/>
            <w:b/>
            <w:bCs/>
            <w:sz w:val="24"/>
            <w:szCs w:val="24"/>
          </w:rPr>
          <w:t>(6)</w:t>
        </w:r>
      </w:ins>
      <w:del w:id="66" w:author="Thike" w:date="2019-07-01T19:54:00Z">
        <w:r w:rsidRPr="001A4BA0" w:rsidDel="004B4379">
          <w:rPr>
            <w:rFonts w:ascii="Times New Roman" w:hAnsi="Times New Roman" w:cs="Times New Roman"/>
            <w:b/>
            <w:bCs/>
            <w:sz w:val="24"/>
            <w:szCs w:val="24"/>
          </w:rPr>
          <w:delText>)</w:delText>
        </w:r>
      </w:del>
    </w:p>
    <w:p w14:paraId="1D9BC80E" w14:textId="2BA188C1" w:rsidR="00CF1552" w:rsidRDefault="00205DC2" w:rsidP="00E0463D">
      <w:pPr>
        <w:pStyle w:val="2"/>
        <w:widowControl w:val="0"/>
        <w:spacing w:after="240"/>
        <w:rPr>
          <w:sz w:val="24"/>
          <w:szCs w:val="24"/>
        </w:rPr>
      </w:pPr>
      <w:r>
        <w:rPr>
          <w:sz w:val="24"/>
          <w:szCs w:val="24"/>
        </w:rPr>
        <w:t>Activation</w:t>
      </w:r>
      <w:ins w:id="67" w:author="Thike" w:date="2019-07-03T01:10:00Z">
        <w:r w:rsidR="0033312E">
          <w:rPr>
            <w:sz w:val="24"/>
            <w:szCs w:val="24"/>
          </w:rPr>
          <w:t xml:space="preserve"> / Transfer</w:t>
        </w:r>
      </w:ins>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3A4B97" w:rsidRDefault="00205DC2" w:rsidP="00E0463D">
            <w:pPr>
              <w:widowControl w:val="0"/>
              <w:spacing w:before="240" w:line="360" w:lineRule="auto"/>
              <w:jc w:val="center"/>
              <w:rPr>
                <w:rFonts w:ascii="Times New Roman" w:hAnsi="Times New Roman" w:cs="Times New Roman"/>
                <w:b/>
                <w:bCs/>
                <w:sz w:val="24"/>
                <w:szCs w:val="24"/>
                <w:rPrChange w:id="68" w:author="Thike" w:date="2019-07-01T17:02:00Z">
                  <w:rPr>
                    <w:rFonts w:ascii="Times New Roman" w:hAnsi="Times New Roman" w:cs="Times New Roman"/>
                    <w:b/>
                    <w:bCs/>
                    <w:sz w:val="24"/>
                    <w:szCs w:val="24"/>
                    <w:highlight w:val="yellow"/>
                  </w:rPr>
                </w:rPrChange>
              </w:rPr>
            </w:pPr>
            <w:r w:rsidRPr="003A4B97">
              <w:rPr>
                <w:rFonts w:ascii="Times New Roman" w:hAnsi="Times New Roman" w:cs="Times New Roman"/>
                <w:b/>
                <w:bCs/>
                <w:sz w:val="24"/>
                <w:szCs w:val="24"/>
                <w:rPrChange w:id="69" w:author="Thike" w:date="2019-07-01T17:02:00Z">
                  <w:rPr>
                    <w:rFonts w:ascii="Times New Roman" w:hAnsi="Times New Roman" w:cs="Times New Roman"/>
                    <w:b/>
                    <w:bCs/>
                    <w:sz w:val="24"/>
                    <w:szCs w:val="24"/>
                    <w:highlight w:val="yellow"/>
                  </w:rPr>
                </w:rPrChange>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3A4B97" w:rsidRDefault="00BF0B8D" w:rsidP="00E0463D">
            <w:pPr>
              <w:widowControl w:val="0"/>
              <w:spacing w:before="240" w:line="360" w:lineRule="auto"/>
              <w:jc w:val="both"/>
              <w:rPr>
                <w:rFonts w:ascii="Times New Roman" w:hAnsi="Times New Roman" w:cs="Times New Roman"/>
                <w:sz w:val="24"/>
                <w:szCs w:val="24"/>
                <w:rPrChange w:id="70"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71"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2"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3"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4"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5" w:author="Thike" w:date="2019-07-01T17:02:00Z">
                      <w:rPr>
                        <w:rFonts w:ascii="Cambria Math" w:hAnsi="Cambria Math" w:cs="Times New Roman"/>
                        <w:sz w:val="24"/>
                        <w:szCs w:val="24"/>
                        <w:highlight w:val="yellow"/>
                      </w:rPr>
                    </w:rPrChange>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3A4B97" w:rsidRDefault="00BF0B8D" w:rsidP="00E0463D">
            <w:pPr>
              <w:widowControl w:val="0"/>
              <w:spacing w:before="240" w:line="360" w:lineRule="auto"/>
              <w:jc w:val="both"/>
              <w:rPr>
                <w:rFonts w:ascii="Times New Roman" w:hAnsi="Times New Roman" w:cs="Times New Roman"/>
                <w:sz w:val="24"/>
                <w:szCs w:val="24"/>
                <w:rPrChange w:id="76"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77"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78"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9" w:author="Thike" w:date="2019-07-01T17:02:00Z">
                      <w:rPr>
                        <w:rFonts w:ascii="Cambria Math" w:hAnsi="Cambria Math" w:cs="Times New Roman"/>
                        <w:sz w:val="24"/>
                        <w:szCs w:val="24"/>
                        <w:highlight w:val="yellow"/>
                      </w:rPr>
                    </w:rPrChange>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3A4B97" w:rsidRDefault="005F3B84" w:rsidP="00E0463D">
            <w:pPr>
              <w:widowControl w:val="0"/>
              <w:spacing w:before="240" w:line="360" w:lineRule="auto"/>
              <w:jc w:val="both"/>
              <w:rPr>
                <w:rFonts w:ascii="Times New Roman" w:hAnsi="Times New Roman" w:cs="Times New Roman"/>
                <w:sz w:val="24"/>
                <w:szCs w:val="24"/>
                <w:rPrChange w:id="80" w:author="Thike" w:date="2019-07-01T17:02:00Z">
                  <w:rPr>
                    <w:rFonts w:ascii="Times New Roman" w:hAnsi="Times New Roman" w:cs="Times New Roman"/>
                    <w:sz w:val="24"/>
                    <w:szCs w:val="24"/>
                    <w:highlight w:val="yellow"/>
                  </w:rPr>
                </w:rPrChange>
              </w:rPr>
            </w:pPr>
            <m:oMathPara>
              <m:oMath>
                <m:r>
                  <w:ins w:id="81" w:author="Thike" w:date="2019-07-01T16:38:00Z">
                    <w:rPr>
                      <w:rFonts w:ascii="Cambria Math" w:hAnsi="Cambria Math" w:cs="Times New Roman"/>
                      <w:sz w:val="24"/>
                      <w:szCs w:val="24"/>
                      <w:rPrChange w:id="82"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3" w:author="Thike" w:date="2019-07-01T17:02:00Z">
                      <w:rPr>
                        <w:rFonts w:ascii="Cambria Math" w:hAnsi="Cambria Math" w:cs="Times New Roman"/>
                        <w:sz w:val="24"/>
                        <w:szCs w:val="24"/>
                        <w:highlight w:val="yellow"/>
                      </w:rPr>
                    </w:rPrChange>
                  </w:rPr>
                  <m:t>0,1</m:t>
                </m:r>
                <m:r>
                  <w:ins w:id="84" w:author="Thike" w:date="2019-07-01T16:38:00Z">
                    <w:rPr>
                      <w:rFonts w:ascii="Cambria Math" w:hAnsi="Cambria Math" w:cs="Times New Roman"/>
                      <w:sz w:val="24"/>
                      <w:szCs w:val="24"/>
                      <w:rPrChange w:id="85" w:author="Thike" w:date="2019-07-01T17:02:00Z">
                        <w:rPr>
                          <w:rFonts w:ascii="Cambria Math" w:hAnsi="Cambria Math" w:cs="Times New Roman"/>
                          <w:sz w:val="24"/>
                          <w:szCs w:val="24"/>
                          <w:highlight w:val="yellow"/>
                        </w:rPr>
                      </w:rPrChange>
                    </w:rPr>
                    <m:t>)</m:t>
                  </w:ins>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3A4B97" w:rsidRDefault="005F3B84" w:rsidP="00E0463D">
            <w:pPr>
              <w:widowControl w:val="0"/>
              <w:spacing w:before="240" w:line="360" w:lineRule="auto"/>
              <w:jc w:val="both"/>
              <w:rPr>
                <w:rFonts w:ascii="Times New Roman" w:hAnsi="Times New Roman" w:cs="Times New Roman"/>
                <w:sz w:val="24"/>
                <w:szCs w:val="24"/>
                <w:rPrChange w:id="86" w:author="Thike" w:date="2019-07-01T17:02:00Z">
                  <w:rPr>
                    <w:rFonts w:ascii="Times New Roman" w:hAnsi="Times New Roman" w:cs="Times New Roman"/>
                    <w:sz w:val="24"/>
                    <w:szCs w:val="24"/>
                    <w:highlight w:val="yellow"/>
                  </w:rPr>
                </w:rPrChange>
              </w:rPr>
            </w:pPr>
            <m:oMathPara>
              <m:oMath>
                <m:r>
                  <w:ins w:id="87" w:author="Thike" w:date="2019-07-01T16:38:00Z">
                    <w:rPr>
                      <w:rFonts w:ascii="Cambria Math" w:hAnsi="Cambria Math" w:cs="Times New Roman"/>
                      <w:sz w:val="24"/>
                      <w:szCs w:val="24"/>
                      <w:rPrChange w:id="88"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9" w:author="Thike" w:date="2019-07-01T17:02:00Z">
                      <w:rPr>
                        <w:rFonts w:ascii="Cambria Math" w:hAnsi="Cambria Math" w:cs="Times New Roman"/>
                        <w:sz w:val="24"/>
                        <w:szCs w:val="24"/>
                        <w:highlight w:val="yellow"/>
                      </w:rPr>
                    </w:rPrChange>
                  </w:rPr>
                  <m:t>-1,1</m:t>
                </m:r>
                <m:r>
                  <w:ins w:id="90" w:author="Thike" w:date="2019-07-01T16:38:00Z">
                    <w:rPr>
                      <w:rFonts w:ascii="Cambria Math" w:hAnsi="Cambria Math" w:cs="Times New Roman"/>
                      <w:sz w:val="24"/>
                      <w:szCs w:val="24"/>
                      <w:rPrChange w:id="91" w:author="Thike" w:date="2019-07-01T17:02:00Z">
                        <w:rPr>
                          <w:rFonts w:ascii="Cambria Math" w:hAnsi="Cambria Math" w:cs="Times New Roman"/>
                          <w:sz w:val="24"/>
                          <w:szCs w:val="24"/>
                          <w:highlight w:val="yellow"/>
                        </w:rPr>
                      </w:rPrChange>
                    </w:rPr>
                    <m:t>)</m:t>
                  </w:ins>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3A4B97" w:rsidRDefault="005F3B84" w:rsidP="00E0463D">
            <w:pPr>
              <w:widowControl w:val="0"/>
              <w:spacing w:before="240" w:line="360" w:lineRule="auto"/>
              <w:jc w:val="both"/>
              <w:rPr>
                <w:rFonts w:ascii="Times New Roman" w:hAnsi="Times New Roman" w:cs="Times New Roman"/>
                <w:sz w:val="24"/>
                <w:szCs w:val="24"/>
                <w:rPrChange w:id="92" w:author="Thike" w:date="2019-07-01T17:02:00Z">
                  <w:rPr>
                    <w:rFonts w:ascii="Times New Roman" w:hAnsi="Times New Roman" w:cs="Times New Roman"/>
                    <w:sz w:val="24"/>
                    <w:szCs w:val="24"/>
                    <w:highlight w:val="yellow"/>
                  </w:rPr>
                </w:rPrChange>
              </w:rPr>
            </w:pPr>
            <m:oMathPara>
              <m:oMath>
                <m:r>
                  <w:ins w:id="93" w:author="Thike" w:date="2019-07-01T16:38:00Z">
                    <w:rPr>
                      <w:rFonts w:ascii="Cambria Math" w:hAnsi="Cambria Math" w:cs="Times New Roman"/>
                      <w:sz w:val="24"/>
                      <w:szCs w:val="24"/>
                      <w:rPrChange w:id="94"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5"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96" w:author="Thike" w:date="2019-07-01T17:02:00Z">
                      <w:rPr>
                        <w:rFonts w:ascii="Cambria Math" w:hAnsi="Cambria Math" w:cs="Times New Roman" w:hint="eastAsia"/>
                        <w:sz w:val="24"/>
                        <w:szCs w:val="24"/>
                        <w:highlight w:val="yellow"/>
                      </w:rPr>
                    </w:rPrChange>
                  </w:rPr>
                  <m:t>∞</m:t>
                </m:r>
                <m:r>
                  <w:ins w:id="97" w:author="Thike" w:date="2019-07-01T16:38:00Z">
                    <w:rPr>
                      <w:rFonts w:ascii="Cambria Math" w:hAnsi="Cambria Math" w:cs="Times New Roman"/>
                      <w:sz w:val="24"/>
                      <w:szCs w:val="24"/>
                      <w:rPrChange w:id="98" w:author="Thike" w:date="2019-07-01T17:02:00Z">
                        <w:rPr>
                          <w:rFonts w:ascii="Cambria Math" w:hAnsi="Cambria Math" w:cs="Times New Roman"/>
                          <w:sz w:val="24"/>
                          <w:szCs w:val="24"/>
                          <w:highlight w:val="yellow"/>
                        </w:rPr>
                      </w:rPrChange>
                    </w:rPr>
                    <m:t>)</m:t>
                  </w:ins>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3A4B97" w:rsidRDefault="005F3B84" w:rsidP="00E0463D">
            <w:pPr>
              <w:widowControl w:val="0"/>
              <w:spacing w:before="240" w:line="360" w:lineRule="auto"/>
              <w:jc w:val="both"/>
              <w:rPr>
                <w:rFonts w:ascii="Times New Roman" w:hAnsi="Times New Roman" w:cs="Times New Roman"/>
                <w:sz w:val="24"/>
                <w:szCs w:val="24"/>
                <w:rPrChange w:id="99" w:author="Thike" w:date="2019-07-01T17:02:00Z">
                  <w:rPr>
                    <w:rFonts w:ascii="Times New Roman" w:hAnsi="Times New Roman" w:cs="Times New Roman"/>
                    <w:sz w:val="24"/>
                    <w:szCs w:val="24"/>
                    <w:highlight w:val="yellow"/>
                  </w:rPr>
                </w:rPrChange>
              </w:rPr>
            </w:pPr>
            <m:oMathPara>
              <m:oMath>
                <m:r>
                  <w:ins w:id="100" w:author="Thike" w:date="2019-07-01T16:38:00Z">
                    <w:rPr>
                      <w:rFonts w:ascii="Cambria Math" w:hAnsi="Cambria Math" w:cs="Times New Roman"/>
                      <w:sz w:val="24"/>
                      <w:szCs w:val="24"/>
                      <w:rPrChange w:id="101"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02" w:author="Thike" w:date="2019-07-01T17:02:00Z">
                      <w:rPr>
                        <w:rFonts w:ascii="Cambria Math" w:hAnsi="Cambria Math" w:cs="Times New Roman"/>
                        <w:sz w:val="24"/>
                        <w:szCs w:val="24"/>
                        <w:highlight w:val="yellow"/>
                      </w:rPr>
                    </w:rPrChange>
                  </w:rPr>
                  <m:t>-1,1</m:t>
                </m:r>
                <m:r>
                  <w:ins w:id="103" w:author="Thike" w:date="2019-07-01T16:38:00Z">
                    <w:rPr>
                      <w:rFonts w:ascii="Cambria Math" w:hAnsi="Cambria Math" w:cs="Times New Roman"/>
                      <w:sz w:val="24"/>
                      <w:szCs w:val="24"/>
                      <w:rPrChange w:id="104" w:author="Thike" w:date="2019-07-01T17:02:00Z">
                        <w:rPr>
                          <w:rFonts w:ascii="Cambria Math" w:hAnsi="Cambria Math" w:cs="Times New Roman"/>
                          <w:sz w:val="24"/>
                          <w:szCs w:val="24"/>
                          <w:highlight w:val="yellow"/>
                        </w:rPr>
                      </w:rPrChange>
                    </w:rPr>
                    <m:t>)</m:t>
                  </w:ins>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3A4B97" w:rsidRDefault="005F3B84" w:rsidP="00E0463D">
            <w:pPr>
              <w:widowControl w:val="0"/>
              <w:spacing w:before="240" w:line="360" w:lineRule="auto"/>
              <w:jc w:val="both"/>
              <w:rPr>
                <w:rFonts w:ascii="Times New Roman" w:hAnsi="Times New Roman" w:cs="Times New Roman"/>
                <w:sz w:val="24"/>
                <w:szCs w:val="24"/>
                <w:rPrChange w:id="105" w:author="Thike" w:date="2019-07-01T17:02:00Z">
                  <w:rPr>
                    <w:rFonts w:ascii="Times New Roman" w:hAnsi="Times New Roman" w:cs="Times New Roman"/>
                    <w:sz w:val="24"/>
                    <w:szCs w:val="24"/>
                    <w:highlight w:val="yellow"/>
                  </w:rPr>
                </w:rPrChange>
              </w:rPr>
            </w:pPr>
            <m:oMathPara>
              <m:oMath>
                <m:r>
                  <w:ins w:id="106" w:author="Thike" w:date="2019-07-01T16:45:00Z">
                    <w:rPr>
                      <w:rFonts w:ascii="Cambria Math" w:hAnsi="Cambria Math" w:cs="Times New Roman"/>
                      <w:sz w:val="24"/>
                      <w:szCs w:val="24"/>
                      <w:rPrChange w:id="107"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08" w:author="Thike" w:date="2019-07-01T17:02:00Z">
                      <w:rPr>
                        <w:rFonts w:ascii="Cambria Math" w:hAnsi="Cambria Math" w:cs="Times New Roman"/>
                        <w:sz w:val="24"/>
                        <w:szCs w:val="24"/>
                        <w:highlight w:val="yellow"/>
                      </w:rPr>
                    </w:rPrChange>
                  </w:rPr>
                  <m:t>-1,1</m:t>
                </m:r>
                <m:r>
                  <w:ins w:id="109" w:author="Thike" w:date="2019-07-01T16:39:00Z">
                    <w:rPr>
                      <w:rFonts w:ascii="Cambria Math" w:hAnsi="Cambria Math" w:cs="Times New Roman"/>
                      <w:sz w:val="24"/>
                      <w:szCs w:val="24"/>
                      <w:rPrChange w:id="110" w:author="Thike" w:date="2019-07-01T17:02:00Z">
                        <w:rPr>
                          <w:rFonts w:ascii="Cambria Math" w:hAnsi="Cambria Math" w:cs="Times New Roman"/>
                          <w:sz w:val="24"/>
                          <w:szCs w:val="24"/>
                          <w:highlight w:val="yellow"/>
                        </w:rPr>
                      </w:rPrChange>
                    </w:rPr>
                    <m:t>)</m:t>
                  </w:ins>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3A4B97" w:rsidRDefault="005F3B84" w:rsidP="00E0463D">
            <w:pPr>
              <w:widowControl w:val="0"/>
              <w:spacing w:before="240" w:line="360" w:lineRule="auto"/>
              <w:jc w:val="both"/>
              <w:rPr>
                <w:rFonts w:ascii="Times New Roman" w:hAnsi="Times New Roman" w:cs="Times New Roman"/>
                <w:sz w:val="24"/>
                <w:szCs w:val="24"/>
                <w:rPrChange w:id="111" w:author="Thike" w:date="2019-07-01T17:02:00Z">
                  <w:rPr>
                    <w:rFonts w:ascii="Times New Roman" w:hAnsi="Times New Roman" w:cs="Times New Roman"/>
                    <w:sz w:val="24"/>
                    <w:szCs w:val="24"/>
                    <w:highlight w:val="yellow"/>
                  </w:rPr>
                </w:rPrChange>
              </w:rPr>
            </w:pPr>
            <m:oMathPara>
              <m:oMath>
                <m:r>
                  <w:ins w:id="112" w:author="Thike" w:date="2019-07-01T16:45:00Z">
                    <w:rPr>
                      <w:rFonts w:ascii="Cambria Math" w:hAnsi="Cambria Math" w:cs="Times New Roman"/>
                      <w:sz w:val="24"/>
                      <w:szCs w:val="24"/>
                      <w:rPrChange w:id="113"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4" w:author="Thike" w:date="2019-07-01T17:02:00Z">
                      <w:rPr>
                        <w:rFonts w:ascii="Cambria Math" w:hAnsi="Cambria Math" w:cs="Times New Roman"/>
                        <w:sz w:val="24"/>
                        <w:szCs w:val="24"/>
                        <w:highlight w:val="yellow"/>
                      </w:rPr>
                    </w:rPrChange>
                  </w:rPr>
                  <m:t>-1,1</m:t>
                </m:r>
                <m:r>
                  <w:ins w:id="115" w:author="Thike" w:date="2019-07-01T16:45:00Z">
                    <w:rPr>
                      <w:rFonts w:ascii="Cambria Math" w:hAnsi="Cambria Math" w:cs="Times New Roman"/>
                      <w:sz w:val="24"/>
                      <w:szCs w:val="24"/>
                      <w:rPrChange w:id="116" w:author="Thike" w:date="2019-07-01T17:02:00Z">
                        <w:rPr>
                          <w:rFonts w:ascii="Cambria Math" w:hAnsi="Cambria Math" w:cs="Times New Roman"/>
                          <w:sz w:val="24"/>
                          <w:szCs w:val="24"/>
                          <w:highlight w:val="yellow"/>
                        </w:rPr>
                      </w:rPrChange>
                    </w:rPr>
                    <m:t>)</m:t>
                  </w:ins>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3A4B97" w:rsidRDefault="00742622" w:rsidP="00E0463D">
            <w:pPr>
              <w:widowControl w:val="0"/>
              <w:spacing w:before="240" w:line="360" w:lineRule="auto"/>
              <w:jc w:val="both"/>
              <w:rPr>
                <w:rFonts w:ascii="Times New Roman" w:hAnsi="Times New Roman" w:cs="Times New Roman"/>
                <w:sz w:val="24"/>
                <w:szCs w:val="24"/>
                <w:rPrChange w:id="117" w:author="Thike" w:date="2019-07-01T17:02:00Z">
                  <w:rPr>
                    <w:rFonts w:ascii="Times New Roman" w:hAnsi="Times New Roman" w:cs="Times New Roman"/>
                    <w:sz w:val="24"/>
                    <w:szCs w:val="24"/>
                    <w:highlight w:val="yellow"/>
                  </w:rPr>
                </w:rPrChange>
              </w:rPr>
            </w:pPr>
            <m:oMathPara>
              <m:oMath>
                <m:r>
                  <w:ins w:id="118" w:author="Thike" w:date="2019-07-01T16:49:00Z">
                    <w:rPr>
                      <w:rFonts w:ascii="Cambria Math" w:hAnsi="Cambria Math" w:cs="Times New Roman"/>
                      <w:sz w:val="24"/>
                      <w:szCs w:val="24"/>
                      <w:rPrChange w:id="119"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20" w:author="Thike" w:date="2019-07-01T17:02:00Z">
                      <w:rPr>
                        <w:rFonts w:ascii="Cambria Math" w:hAnsi="Cambria Math" w:cs="Times New Roman"/>
                        <w:sz w:val="24"/>
                        <w:szCs w:val="24"/>
                        <w:highlight w:val="yellow"/>
                      </w:rPr>
                    </w:rPrChange>
                  </w:rPr>
                  <m:t>0,1</m:t>
                </m:r>
                <m:r>
                  <w:ins w:id="121" w:author="Thike" w:date="2019-07-01T17:02:00Z">
                    <w:rPr>
                      <w:rFonts w:ascii="Cambria Math" w:hAnsi="Cambria Math" w:cs="Times New Roman"/>
                      <w:sz w:val="24"/>
                      <w:szCs w:val="24"/>
                      <w:rPrChange w:id="122" w:author="Thike" w:date="2019-07-01T17:02:00Z">
                        <w:rPr>
                          <w:rFonts w:ascii="Cambria Math" w:hAnsi="Cambria Math" w:cs="Times New Roman"/>
                          <w:sz w:val="24"/>
                          <w:szCs w:val="24"/>
                          <w:highlight w:val="yellow"/>
                        </w:rPr>
                      </w:rPrChange>
                    </w:rPr>
                    <m:t>)</m:t>
                  </w:ins>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3A4B97" w:rsidRDefault="005F3B84" w:rsidP="00E0463D">
            <w:pPr>
              <w:widowControl w:val="0"/>
              <w:spacing w:before="240" w:line="360" w:lineRule="auto"/>
              <w:jc w:val="both"/>
              <w:rPr>
                <w:rFonts w:ascii="Times New Roman" w:hAnsi="Times New Roman" w:cs="Times New Roman"/>
                <w:sz w:val="24"/>
                <w:szCs w:val="24"/>
                <w:rPrChange w:id="123" w:author="Thike" w:date="2019-07-01T17:02:00Z">
                  <w:rPr>
                    <w:rFonts w:ascii="Times New Roman" w:hAnsi="Times New Roman" w:cs="Times New Roman"/>
                    <w:sz w:val="24"/>
                    <w:szCs w:val="24"/>
                    <w:highlight w:val="yellow"/>
                  </w:rPr>
                </w:rPrChange>
              </w:rPr>
            </w:pPr>
            <m:oMathPara>
              <m:oMath>
                <m:r>
                  <w:ins w:id="124" w:author="Thike" w:date="2019-07-01T16:45:00Z">
                    <w:rPr>
                      <w:rFonts w:ascii="Cambria Math" w:hAnsi="Cambria Math" w:cs="Times New Roman"/>
                      <w:sz w:val="24"/>
                      <w:szCs w:val="24"/>
                      <w:rPrChange w:id="125"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26"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27" w:author="Thike" w:date="2019-07-01T17:02:00Z">
                      <w:rPr>
                        <w:rFonts w:ascii="Cambria Math" w:hAnsi="Cambria Math" w:cs="Times New Roman" w:hint="eastAsia"/>
                        <w:sz w:val="24"/>
                        <w:szCs w:val="24"/>
                        <w:highlight w:val="yellow"/>
                      </w:rPr>
                    </w:rPrChange>
                  </w:rPr>
                  <m:t>∞</m:t>
                </m:r>
                <m:r>
                  <w:ins w:id="128" w:author="Thike" w:date="2019-07-01T16:45:00Z">
                    <w:rPr>
                      <w:rFonts w:ascii="Cambria Math" w:hAnsi="Cambria Math" w:cs="Times New Roman"/>
                      <w:sz w:val="24"/>
                      <w:szCs w:val="24"/>
                      <w:rPrChange w:id="129" w:author="Thike" w:date="2019-07-01T17:02:00Z">
                        <w:rPr>
                          <w:rFonts w:ascii="Cambria Math" w:hAnsi="Cambria Math" w:cs="Times New Roman"/>
                          <w:sz w:val="24"/>
                          <w:szCs w:val="24"/>
                          <w:highlight w:val="yellow"/>
                        </w:rPr>
                      </w:rPrChange>
                    </w:rPr>
                    <m:t>)</m:t>
                  </w:ins>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3A4B97" w:rsidRDefault="003A4B97" w:rsidP="00E0463D">
            <w:pPr>
              <w:widowControl w:val="0"/>
              <w:spacing w:before="240" w:line="360" w:lineRule="auto"/>
              <w:jc w:val="both"/>
              <w:rPr>
                <w:rFonts w:ascii="Times New Roman" w:hAnsi="Times New Roman" w:cs="Times New Roman"/>
                <w:sz w:val="24"/>
                <w:szCs w:val="24"/>
                <w:rPrChange w:id="130" w:author="Thike" w:date="2019-07-01T17:02:00Z">
                  <w:rPr>
                    <w:rFonts w:ascii="Times New Roman" w:hAnsi="Times New Roman" w:cs="Times New Roman"/>
                    <w:sz w:val="24"/>
                    <w:szCs w:val="24"/>
                    <w:highlight w:val="yellow"/>
                  </w:rPr>
                </w:rPrChange>
              </w:rPr>
            </w:pPr>
            <m:oMathPara>
              <m:oMath>
                <m:r>
                  <w:ins w:id="131" w:author="Thike" w:date="2019-07-01T17:03:00Z">
                    <w:rPr>
                      <w:rFonts w:ascii="Cambria Math" w:hAnsi="Cambria Math" w:cs="Times New Roman"/>
                      <w:sz w:val="24"/>
                      <w:szCs w:val="24"/>
                    </w:rPr>
                    <m:t>(</m:t>
                  </w:ins>
                </m:r>
                <m:r>
                  <w:rPr>
                    <w:rFonts w:ascii="Cambria Math" w:hAnsi="Cambria Math" w:cs="Times New Roman"/>
                    <w:sz w:val="24"/>
                    <w:szCs w:val="24"/>
                    <w:rPrChange w:id="132" w:author="Thike" w:date="2019-07-01T17:02:00Z">
                      <w:rPr>
                        <w:rFonts w:ascii="Cambria Math" w:hAnsi="Cambria Math" w:cs="Times New Roman"/>
                        <w:sz w:val="24"/>
                        <w:szCs w:val="24"/>
                        <w:highlight w:val="yellow"/>
                      </w:rPr>
                    </w:rPrChange>
                  </w:rPr>
                  <m:t>-1,1</m:t>
                </m:r>
                <m:r>
                  <w:ins w:id="133" w:author="Thike" w:date="2019-07-01T17:03:00Z">
                    <w:rPr>
                      <w:rFonts w:ascii="Cambria Math" w:hAnsi="Cambria Math" w:cs="Times New Roman"/>
                      <w:sz w:val="24"/>
                      <w:szCs w:val="24"/>
                    </w:rPr>
                    <m:t>)</m:t>
                  </w:ins>
                </m:r>
              </m:oMath>
            </m:oMathPara>
          </w:p>
        </w:tc>
      </w:tr>
      <w:tr w:rsidR="00CF1552" w:rsidDel="002021AA" w14:paraId="0EC84F17" w14:textId="0EED392B" w:rsidTr="00810566">
        <w:trPr>
          <w:trHeight w:val="866"/>
          <w:del w:id="134" w:author="Thike" w:date="2019-07-01T19:56:00Z"/>
        </w:trPr>
        <w:tc>
          <w:tcPr>
            <w:tcW w:w="3933" w:type="dxa"/>
          </w:tcPr>
          <w:p w14:paraId="5D82B73C" w14:textId="30BAACF1" w:rsidR="00CF1552" w:rsidDel="002021AA" w:rsidRDefault="00205DC2" w:rsidP="00E0463D">
            <w:pPr>
              <w:widowControl w:val="0"/>
              <w:spacing w:before="240" w:line="360" w:lineRule="auto"/>
              <w:jc w:val="both"/>
              <w:rPr>
                <w:del w:id="135" w:author="Thike" w:date="2019-07-01T19:56:00Z"/>
                <w:rFonts w:ascii="Times New Roman" w:hAnsi="Times New Roman" w:cs="Times New Roman"/>
                <w:sz w:val="24"/>
                <w:szCs w:val="24"/>
              </w:rPr>
            </w:pPr>
            <w:del w:id="136" w:author="Thike" w:date="2019-07-01T19:56:00Z">
              <w:r w:rsidDel="002021AA">
                <w:rPr>
                  <w:rFonts w:ascii="Times New Roman" w:hAnsi="Times New Roman" w:cs="Times New Roman"/>
                  <w:b/>
                  <w:bCs/>
                  <w:sz w:val="24"/>
                  <w:szCs w:val="24"/>
                </w:rPr>
                <w:delText>Quadratic</w:delText>
              </w:r>
            </w:del>
          </w:p>
        </w:tc>
        <w:tc>
          <w:tcPr>
            <w:tcW w:w="3623" w:type="dxa"/>
          </w:tcPr>
          <w:p w14:paraId="7ABC6A76" w14:textId="19335338" w:rsidR="00CF1552" w:rsidDel="002021AA" w:rsidRDefault="00205DC2" w:rsidP="00E0463D">
            <w:pPr>
              <w:widowControl w:val="0"/>
              <w:spacing w:before="240" w:line="360" w:lineRule="auto"/>
              <w:jc w:val="both"/>
              <w:rPr>
                <w:del w:id="137" w:author="Thike" w:date="2019-07-01T19:56:00Z"/>
                <w:rFonts w:ascii="Times New Roman" w:hAnsi="Times New Roman" w:cs="Times New Roman"/>
                <w:sz w:val="24"/>
                <w:szCs w:val="24"/>
              </w:rPr>
            </w:pPr>
            <m:oMathPara>
              <m:oMath>
                <m:r>
                  <w:del w:id="138" w:author="Thike" w:date="2019-07-01T19:56:00Z">
                    <w:rPr>
                      <w:rFonts w:ascii="Cambria Math" w:hAnsi="Cambria Math" w:cs="Times New Roman"/>
                      <w:sz w:val="24"/>
                      <w:szCs w:val="24"/>
                    </w:rPr>
                    <m:t>f</m:t>
                  </w:del>
                </m:r>
                <m:d>
                  <m:dPr>
                    <m:ctrlPr>
                      <w:del w:id="139" w:author="Thike" w:date="2019-07-01T19:56:00Z">
                        <w:rPr>
                          <w:rFonts w:ascii="Cambria Math" w:hAnsi="Cambria Math" w:cs="Times New Roman"/>
                          <w:i/>
                          <w:sz w:val="24"/>
                          <w:szCs w:val="24"/>
                        </w:rPr>
                      </w:del>
                    </m:ctrlPr>
                  </m:dPr>
                  <m:e>
                    <m:r>
                      <w:del w:id="140" w:author="Thike" w:date="2019-07-01T19:56:00Z">
                        <w:rPr>
                          <w:rFonts w:ascii="Cambria Math" w:hAnsi="Cambria Math" w:cs="Times New Roman"/>
                          <w:sz w:val="24"/>
                          <w:szCs w:val="24"/>
                        </w:rPr>
                        <m:t>x</m:t>
                      </w:del>
                    </m:r>
                  </m:e>
                </m:d>
                <m:r>
                  <w:del w:id="141" w:author="Thike" w:date="2019-07-01T19:56:00Z">
                    <w:rPr>
                      <w:rFonts w:ascii="Cambria Math" w:hAnsi="Cambria Math" w:cs="Times New Roman"/>
                      <w:sz w:val="24"/>
                      <w:szCs w:val="24"/>
                    </w:rPr>
                    <m:t>=</m:t>
                  </w:del>
                </m:r>
                <m:sSup>
                  <m:sSupPr>
                    <m:ctrlPr>
                      <w:del w:id="142" w:author="Thike" w:date="2019-07-01T19:56:00Z">
                        <w:rPr>
                          <w:rFonts w:ascii="Cambria Math" w:hAnsi="Cambria Math" w:cs="Times New Roman"/>
                          <w:i/>
                          <w:sz w:val="24"/>
                          <w:szCs w:val="24"/>
                        </w:rPr>
                      </w:del>
                    </m:ctrlPr>
                  </m:sSupPr>
                  <m:e>
                    <m:r>
                      <w:del w:id="143" w:author="Thike" w:date="2019-07-01T19:56:00Z">
                        <w:rPr>
                          <w:rFonts w:ascii="Cambria Math" w:hAnsi="Cambria Math" w:cs="Times New Roman"/>
                          <w:sz w:val="24"/>
                          <w:szCs w:val="24"/>
                        </w:rPr>
                        <m:t>x</m:t>
                      </w:del>
                    </m:r>
                  </m:e>
                  <m:sup>
                    <m:r>
                      <w:del w:id="144" w:author="Thike" w:date="2019-07-01T19:56:00Z">
                        <w:rPr>
                          <w:rFonts w:ascii="Cambria Math" w:hAnsi="Cambria Math" w:cs="Times New Roman"/>
                          <w:sz w:val="24"/>
                          <w:szCs w:val="24"/>
                        </w:rPr>
                        <m:t>2</m:t>
                      </w:del>
                    </m:r>
                  </m:sup>
                </m:sSup>
              </m:oMath>
            </m:oMathPara>
          </w:p>
        </w:tc>
        <w:tc>
          <w:tcPr>
            <w:tcW w:w="1656" w:type="dxa"/>
          </w:tcPr>
          <w:p w14:paraId="294D1FC3" w14:textId="555A9404" w:rsidR="00CF1552" w:rsidRPr="003A4B97" w:rsidDel="002021AA" w:rsidRDefault="00205DC2">
            <w:pPr>
              <w:widowControl w:val="0"/>
              <w:spacing w:before="240" w:line="360" w:lineRule="auto"/>
              <w:jc w:val="center"/>
              <w:rPr>
                <w:del w:id="145" w:author="Thike" w:date="2019-07-01T19:56:00Z"/>
                <w:rFonts w:ascii="Times New Roman" w:hAnsi="Times New Roman" w:cs="Times New Roman"/>
                <w:sz w:val="24"/>
                <w:szCs w:val="24"/>
                <w:rPrChange w:id="146" w:author="Thike" w:date="2019-07-01T17:02:00Z">
                  <w:rPr>
                    <w:del w:id="147" w:author="Thike" w:date="2019-07-01T19:56:00Z"/>
                    <w:rFonts w:ascii="Times New Roman" w:hAnsi="Times New Roman" w:cs="Times New Roman"/>
                    <w:sz w:val="24"/>
                    <w:szCs w:val="24"/>
                    <w:highlight w:val="yellow"/>
                  </w:rPr>
                </w:rPrChange>
              </w:rPr>
              <w:pPrChange w:id="148" w:author="Thike" w:date="2019-07-01T17:11:00Z">
                <w:pPr>
                  <w:widowControl w:val="0"/>
                  <w:spacing w:before="240" w:line="360" w:lineRule="auto"/>
                  <w:jc w:val="both"/>
                </w:pPr>
              </w:pPrChange>
            </w:pPr>
            <m:oMathPara>
              <m:oMath>
                <m:r>
                  <w:del w:id="149" w:author="Thike" w:date="2019-07-01T19:56:00Z">
                    <w:rPr>
                      <w:rFonts w:ascii="Cambria Math" w:hAnsi="Cambria Math" w:cs="Times New Roman"/>
                      <w:sz w:val="24"/>
                      <w:szCs w:val="24"/>
                      <w:rPrChange w:id="150" w:author="Thike" w:date="2019-07-01T17:02:00Z">
                        <w:rPr>
                          <w:rFonts w:ascii="Cambria Math" w:hAnsi="Cambria Math" w:cs="Times New Roman"/>
                          <w:sz w:val="24"/>
                          <w:szCs w:val="24"/>
                          <w:highlight w:val="yellow"/>
                        </w:rPr>
                      </w:rPrChange>
                    </w:rPr>
                    <m:t>0,</m:t>
                  </w:del>
                </m:r>
                <m:r>
                  <w:del w:id="151" w:author="Thike" w:date="2019-07-01T19:56:00Z">
                    <w:rPr>
                      <w:rFonts w:ascii="Cambria Math" w:hAnsi="Cambria Math" w:cs="Times New Roman" w:hint="eastAsia"/>
                      <w:sz w:val="24"/>
                      <w:szCs w:val="24"/>
                      <w:rPrChange w:id="152" w:author="Thike" w:date="2019-07-01T17:02:00Z">
                        <w:rPr>
                          <w:rFonts w:ascii="Cambria Math" w:hAnsi="Cambria Math" w:cs="Times New Roman" w:hint="eastAsia"/>
                          <w:sz w:val="24"/>
                          <w:szCs w:val="24"/>
                          <w:highlight w:val="yellow"/>
                        </w:rPr>
                      </w:rPrChange>
                    </w:rPr>
                    <m:t>∞</m:t>
                  </w:del>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ReLu</w:t>
            </w:r>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3A4B97" w:rsidRDefault="00335D13" w:rsidP="00E0463D">
            <w:pPr>
              <w:widowControl w:val="0"/>
              <w:spacing w:before="240" w:line="360" w:lineRule="auto"/>
              <w:jc w:val="both"/>
              <w:rPr>
                <w:rFonts w:ascii="Times New Roman" w:hAnsi="Times New Roman" w:cs="Times New Roman"/>
                <w:sz w:val="24"/>
                <w:szCs w:val="24"/>
                <w:rPrChange w:id="153" w:author="Thike" w:date="2019-07-01T17:02:00Z">
                  <w:rPr>
                    <w:rFonts w:ascii="Times New Roman" w:hAnsi="Times New Roman" w:cs="Times New Roman"/>
                    <w:sz w:val="24"/>
                    <w:szCs w:val="24"/>
                    <w:highlight w:val="yellow"/>
                  </w:rPr>
                </w:rPrChange>
              </w:rPr>
            </w:pPr>
            <m:oMathPara>
              <m:oMath>
                <m:r>
                  <w:ins w:id="154" w:author="Thike" w:date="2019-07-01T17:11:00Z">
                    <w:rPr>
                      <w:rFonts w:ascii="Cambria Math" w:hAnsi="Cambria Math" w:cs="Times New Roman"/>
                      <w:sz w:val="24"/>
                      <w:szCs w:val="24"/>
                    </w:rPr>
                    <m:t>(</m:t>
                  </w:ins>
                </m:r>
                <m:r>
                  <w:rPr>
                    <w:rFonts w:ascii="Cambria Math" w:hAnsi="Cambria Math" w:cs="Times New Roman"/>
                    <w:sz w:val="24"/>
                    <w:szCs w:val="24"/>
                    <w:rPrChange w:id="155"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56" w:author="Thike" w:date="2019-07-01T17:02:00Z">
                      <w:rPr>
                        <w:rFonts w:ascii="Cambria Math" w:hAnsi="Cambria Math" w:cs="Times New Roman" w:hint="eastAsia"/>
                        <w:sz w:val="24"/>
                        <w:szCs w:val="24"/>
                        <w:highlight w:val="yellow"/>
                      </w:rPr>
                    </w:rPrChange>
                  </w:rPr>
                  <m:t>∞</m:t>
                </m:r>
                <m:r>
                  <w:ins w:id="157" w:author="Thike" w:date="2019-07-01T17:11:00Z">
                    <w:rPr>
                      <w:rFonts w:ascii="Cambria Math" w:hAnsi="Cambria Math" w:cs="Times New Roman"/>
                      <w:sz w:val="24"/>
                      <w:szCs w:val="24"/>
                    </w:rPr>
                    <m:t>)</m:t>
                  </w:ins>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Leaky ReLu</w:t>
            </w:r>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3A4B97" w:rsidRDefault="00335D13" w:rsidP="00E0463D">
            <w:pPr>
              <w:widowControl w:val="0"/>
              <w:spacing w:before="240" w:line="360" w:lineRule="auto"/>
              <w:jc w:val="both"/>
              <w:rPr>
                <w:rFonts w:ascii="Times New Roman" w:hAnsi="Times New Roman" w:cs="Times New Roman"/>
                <w:sz w:val="24"/>
                <w:szCs w:val="24"/>
                <w:rPrChange w:id="158" w:author="Thike" w:date="2019-07-01T17:02:00Z">
                  <w:rPr>
                    <w:rFonts w:ascii="Times New Roman" w:hAnsi="Times New Roman" w:cs="Times New Roman"/>
                    <w:sz w:val="24"/>
                    <w:szCs w:val="24"/>
                    <w:highlight w:val="yellow"/>
                  </w:rPr>
                </w:rPrChange>
              </w:rPr>
            </w:pPr>
            <m:oMathPara>
              <m:oMath>
                <m:r>
                  <w:ins w:id="159" w:author="Thike" w:date="2019-07-01T17:11:00Z">
                    <w:rPr>
                      <w:rFonts w:ascii="Cambria Math" w:hAnsi="Cambria Math" w:cs="Times New Roman"/>
                      <w:sz w:val="24"/>
                      <w:szCs w:val="24"/>
                    </w:rPr>
                    <m:t>(</m:t>
                  </w:ins>
                </m:r>
                <m:r>
                  <w:rPr>
                    <w:rFonts w:ascii="Cambria Math" w:hAnsi="Cambria Math" w:cs="Times New Roman"/>
                    <w:sz w:val="24"/>
                    <w:szCs w:val="24"/>
                    <w:rPrChange w:id="160"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61"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162"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63" w:author="Thike" w:date="2019-07-01T17:02:00Z">
                      <w:rPr>
                        <w:rFonts w:ascii="Cambria Math" w:hAnsi="Cambria Math" w:cs="Times New Roman" w:hint="eastAsia"/>
                        <w:sz w:val="24"/>
                        <w:szCs w:val="24"/>
                        <w:highlight w:val="yellow"/>
                      </w:rPr>
                    </w:rPrChange>
                  </w:rPr>
                  <m:t>∞</m:t>
                </m:r>
                <m:r>
                  <w:ins w:id="164" w:author="Thike" w:date="2019-07-01T17:11:00Z">
                    <w:rPr>
                      <w:rFonts w:ascii="Cambria Math" w:hAnsi="Cambria Math" w:cs="Times New Roman"/>
                      <w:sz w:val="24"/>
                      <w:szCs w:val="24"/>
                    </w:rPr>
                    <m:t>)</m:t>
                  </w:ins>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3A4B97" w:rsidRDefault="00335D13" w:rsidP="00E0463D">
            <w:pPr>
              <w:widowControl w:val="0"/>
              <w:spacing w:before="240" w:line="360" w:lineRule="auto"/>
              <w:jc w:val="both"/>
              <w:rPr>
                <w:rFonts w:ascii="Times New Roman" w:hAnsi="Times New Roman" w:cs="Times New Roman"/>
                <w:sz w:val="24"/>
                <w:szCs w:val="24"/>
                <w:rPrChange w:id="165" w:author="Thike" w:date="2019-07-01T17:02:00Z">
                  <w:rPr>
                    <w:rFonts w:ascii="Times New Roman" w:hAnsi="Times New Roman" w:cs="Times New Roman"/>
                    <w:sz w:val="24"/>
                    <w:szCs w:val="24"/>
                    <w:highlight w:val="yellow"/>
                  </w:rPr>
                </w:rPrChange>
              </w:rPr>
            </w:pPr>
            <m:oMathPara>
              <m:oMath>
                <m:r>
                  <w:ins w:id="166" w:author="Thike" w:date="2019-07-01T17:12:00Z">
                    <w:rPr>
                      <w:rFonts w:ascii="Cambria Math" w:hAnsi="Cambria Math" w:cs="Times New Roman"/>
                      <w:sz w:val="24"/>
                      <w:szCs w:val="24"/>
                    </w:rPr>
                    <m:t>(</m:t>
                  </w:ins>
                </m:r>
                <m:r>
                  <w:rPr>
                    <w:rFonts w:ascii="Cambria Math" w:hAnsi="Cambria Math" w:cs="Times New Roman"/>
                    <w:sz w:val="24"/>
                    <w:szCs w:val="24"/>
                    <w:rPrChange w:id="167" w:author="Thike" w:date="2019-07-01T17:02:00Z">
                      <w:rPr>
                        <w:rFonts w:ascii="Cambria Math" w:hAnsi="Cambria Math" w:cs="Times New Roman"/>
                        <w:sz w:val="24"/>
                        <w:szCs w:val="24"/>
                        <w:highlight w:val="yellow"/>
                      </w:rPr>
                    </w:rPrChange>
                  </w:rPr>
                  <m:t>0,1</m:t>
                </m:r>
                <m:r>
                  <w:ins w:id="168" w:author="Thike" w:date="2019-07-01T17:12:00Z">
                    <w:rPr>
                      <w:rFonts w:ascii="Cambria Math" w:hAnsi="Cambria Math" w:cs="Times New Roman"/>
                      <w:sz w:val="24"/>
                      <w:szCs w:val="24"/>
                    </w:rPr>
                    <m:t>)</m:t>
                  </w:ins>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lastRenderedPageBreak/>
              <w:t>Softmax</w:t>
            </w:r>
          </w:p>
        </w:tc>
        <w:tc>
          <w:tcPr>
            <w:tcW w:w="3623" w:type="dxa"/>
          </w:tcPr>
          <w:p w14:paraId="2900BFC4" w14:textId="77777777" w:rsidR="00CF1552" w:rsidRPr="000E07A4" w:rsidRDefault="00DE006C"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3A4B97" w:rsidRDefault="00335D13" w:rsidP="00E0463D">
            <w:pPr>
              <w:widowControl w:val="0"/>
              <w:spacing w:before="240" w:line="360" w:lineRule="auto"/>
              <w:jc w:val="both"/>
              <w:rPr>
                <w:rFonts w:ascii="Times New Roman" w:hAnsi="Times New Roman" w:cs="Times New Roman"/>
                <w:sz w:val="24"/>
                <w:szCs w:val="24"/>
                <w:rPrChange w:id="169" w:author="Thike" w:date="2019-07-01T17:02:00Z">
                  <w:rPr>
                    <w:rFonts w:ascii="Times New Roman" w:hAnsi="Times New Roman" w:cs="Times New Roman"/>
                    <w:sz w:val="24"/>
                    <w:szCs w:val="24"/>
                    <w:highlight w:val="yellow"/>
                  </w:rPr>
                </w:rPrChange>
              </w:rPr>
            </w:pPr>
            <m:oMathPara>
              <m:oMath>
                <m:r>
                  <w:ins w:id="170" w:author="Thike" w:date="2019-07-01T17:12:00Z">
                    <w:rPr>
                      <w:rFonts w:ascii="Cambria Math" w:hAnsi="Cambria Math" w:cs="Times New Roman"/>
                      <w:sz w:val="24"/>
                      <w:szCs w:val="24"/>
                    </w:rPr>
                    <m:t>(</m:t>
                  </w:ins>
                </m:r>
                <m:r>
                  <w:rPr>
                    <w:rFonts w:ascii="Cambria Math" w:hAnsi="Cambria Math" w:cs="Times New Roman"/>
                    <w:sz w:val="24"/>
                    <w:szCs w:val="24"/>
                    <w:rPrChange w:id="171" w:author="Thike" w:date="2019-07-01T17:02:00Z">
                      <w:rPr>
                        <w:rFonts w:ascii="Cambria Math" w:hAnsi="Cambria Math" w:cs="Times New Roman"/>
                        <w:sz w:val="24"/>
                        <w:szCs w:val="24"/>
                        <w:highlight w:val="yellow"/>
                      </w:rPr>
                    </w:rPrChange>
                  </w:rPr>
                  <m:t>0,1</m:t>
                </m:r>
                <m:r>
                  <w:ins w:id="172" w:author="Thike" w:date="2019-07-01T17:12:00Z">
                    <w:rPr>
                      <w:rFonts w:ascii="Cambria Math" w:hAnsi="Cambria Math" w:cs="Times New Roman"/>
                      <w:sz w:val="24"/>
                      <w:szCs w:val="24"/>
                    </w:rPr>
                    <m:t>)</m:t>
                  </w:ins>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2A5424D0" w:rsidR="00CF1552" w:rsidRDefault="00205DC2" w:rsidP="00E0463D">
      <w:pPr>
        <w:widowControl w:val="0"/>
        <w:spacing w:before="240" w:line="360" w:lineRule="auto"/>
        <w:jc w:val="both"/>
        <w:rPr>
          <w:rFonts w:ascii="Times New Roman" w:hAnsi="Times New Roman" w:cs="Times New Roman"/>
          <w:sz w:val="24"/>
          <w:szCs w:val="24"/>
        </w:rPr>
      </w:pPr>
      <w:bookmarkStart w:id="173"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ins w:id="174" w:author="Thike" w:date="2019-07-01T19:57:00Z">
        <w:r w:rsidR="000900FE">
          <w:rPr>
            <w:rFonts w:ascii="Times New Roman" w:hAnsi="Times New Roman" w:cs="Times New Roman"/>
            <w:sz w:val="24"/>
            <w:szCs w:val="24"/>
          </w:rPr>
          <w:t xml:space="preserve"> the number of </w:t>
        </w:r>
      </w:ins>
      <w:del w:id="175" w:author="Thike" w:date="2019-07-01T20:00:00Z">
        <w:r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layer</w:delText>
        </w:r>
      </w:del>
      <w:ins w:id="176" w:author="Thike" w:date="2019-07-01T20:00:00Z">
        <w:r w:rsidR="000900FE">
          <w:rPr>
            <w:rFonts w:ascii="Times New Roman" w:hAnsi="Times New Roman" w:cs="Times New Roman"/>
            <w:sz w:val="24"/>
            <w:szCs w:val="24"/>
          </w:rPr>
          <w:t>layers</w:t>
        </w:r>
      </w:ins>
      <w:del w:id="177" w:author="Thike" w:date="2019-07-01T19:57:00Z">
        <w:r w:rsidR="006C65BD"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number</w:delText>
        </w:r>
      </w:del>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ins w:id="178" w:author="Thike" w:date="2019-07-03T02:37:00Z">
        <w:r w:rsidR="007974CB">
          <w:rPr>
            <w:rFonts w:ascii="Times New Roman" w:hAnsi="Times New Roman" w:cs="Times New Roman"/>
            <w:sz w:val="24"/>
            <w:szCs w:val="24"/>
          </w:rPr>
          <w:t xml:space="preserve">type of </w:t>
        </w:r>
      </w:ins>
      <w:del w:id="179" w:author="Thike" w:date="2019-07-03T02:37:00Z">
        <w:r w:rsidDel="007974CB">
          <w:rPr>
            <w:rFonts w:ascii="Times New Roman" w:hAnsi="Times New Roman" w:cs="Times New Roman"/>
            <w:sz w:val="24"/>
            <w:szCs w:val="24"/>
          </w:rPr>
          <w:delText xml:space="preserve">feedback </w:delText>
        </w:r>
      </w:del>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73E0D4A3"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Pr>
          <w:rFonts w:ascii="Times New Roman" w:hAnsi="Times New Roman" w:cs="Times New Roman"/>
          <w:sz w:val="24"/>
          <w:szCs w:val="24"/>
        </w:rPr>
        <w:t xml:space="preserve">unfully connected. Fully connected network means that every neuron of each layer is connected to all the neurons of </w:t>
      </w:r>
      <w:ins w:id="180" w:author="Thike" w:date="2019-07-01T19:58:00Z">
        <w:r w:rsidR="000900FE">
          <w:rPr>
            <w:rFonts w:ascii="Times New Roman" w:hAnsi="Times New Roman" w:cs="Times New Roman"/>
            <w:sz w:val="24"/>
            <w:szCs w:val="24"/>
          </w:rPr>
          <w:t xml:space="preserve">a </w:t>
        </w:r>
      </w:ins>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del w:id="181" w:author="Thike" w:date="2019-07-01T17:12:00Z">
        <w:r w:rsidDel="00041B95">
          <w:rPr>
            <w:rFonts w:ascii="Times New Roman" w:hAnsi="Times New Roman" w:cs="Times New Roman"/>
            <w:sz w:val="24"/>
            <w:szCs w:val="24"/>
          </w:rPr>
          <w:delText>hopfield</w:delText>
        </w:r>
      </w:del>
      <w:ins w:id="182" w:author="Thike" w:date="2019-07-01T17:12:00Z">
        <w:r w:rsidR="00041B95">
          <w:rPr>
            <w:rFonts w:ascii="Times New Roman" w:hAnsi="Times New Roman" w:cs="Times New Roman"/>
            <w:sz w:val="24"/>
            <w:szCs w:val="24"/>
          </w:rPr>
          <w:t>Hopfield</w:t>
        </w:r>
      </w:ins>
      <w:r>
        <w:rPr>
          <w:rFonts w:ascii="Times New Roman" w:hAnsi="Times New Roman" w:cs="Times New Roman"/>
          <w:sz w:val="24"/>
          <w:szCs w:val="24"/>
        </w:rPr>
        <w:t xml:space="preserve"> network</w:t>
      </w:r>
      <w:ins w:id="183" w:author="Thike" w:date="2019-07-01T19:58:00Z">
        <w:r w:rsidR="000900FE">
          <w:rPr>
            <w:rFonts w:ascii="Times New Roman" w:hAnsi="Times New Roman" w:cs="Times New Roman"/>
            <w:sz w:val="24"/>
            <w:szCs w:val="24"/>
          </w:rPr>
          <w:t xml:space="preserve"> </w:t>
        </w:r>
      </w:ins>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 Taylor&lt;/Author&gt;&lt;Year&gt;2006&lt;/Year&gt;&lt;RecNum&gt;510&lt;/RecNum&gt;&lt;DisplayText&gt;[9]&lt;/DisplayText&gt;&lt;record&gt;&lt;rec-number&gt;510&lt;/rec-number&gt;&lt;foreign-keys&gt;&lt;key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510" w:history="1">
        <w:r w:rsidR="00671DCC">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unfully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from </w:t>
      </w:r>
      <w:ins w:id="184" w:author="Thike" w:date="2019-07-01T19:58:00Z">
        <w:r w:rsidR="000900FE">
          <w:rPr>
            <w:rFonts w:ascii="Times New Roman" w:hAnsi="Times New Roman" w:cs="Times New Roman"/>
            <w:sz w:val="24"/>
            <w:szCs w:val="24"/>
          </w:rPr>
          <w:t xml:space="preserve">the </w:t>
        </w:r>
      </w:ins>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3186DE8E" w:rsidR="004A69A7" w:rsidRDefault="004A69A7" w:rsidP="00E0463D">
      <w:pPr>
        <w:pStyle w:val="3"/>
        <w:widowControl w:val="0"/>
      </w:pPr>
      <w:r>
        <w:t xml:space="preserve">From </w:t>
      </w:r>
      <w:ins w:id="185" w:author="Thike" w:date="2019-07-01T19:59:00Z">
        <w:r w:rsidR="000900FE">
          <w:t xml:space="preserve">the number of </w:t>
        </w:r>
      </w:ins>
      <w:del w:id="186" w:author="Thike" w:date="2019-07-01T20:00:00Z">
        <w:r w:rsidDel="000900FE">
          <w:delText>layer</w:delText>
        </w:r>
      </w:del>
      <w:ins w:id="187" w:author="Thike" w:date="2019-07-01T20:00:00Z">
        <w:r w:rsidR="000900FE">
          <w:t>layers</w:t>
        </w:r>
      </w:ins>
      <w:r>
        <w:t xml:space="preserve"> </w:t>
      </w:r>
      <w:del w:id="188" w:author="Thike" w:date="2019-07-01T19:59:00Z">
        <w:r w:rsidDel="000900FE">
          <w:delText>number</w:delText>
        </w:r>
      </w:del>
    </w:p>
    <w:p w14:paraId="69442D1C" w14:textId="5D1ED25F"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del w:id="189" w:author="Thike" w:date="2019-07-01T23:17:00Z">
        <w:r w:rsidDel="001309F8">
          <w:rPr>
            <w:rFonts w:ascii="Times New Roman" w:hAnsi="Times New Roman" w:cs="Times New Roman"/>
            <w:sz w:val="24"/>
            <w:szCs w:val="24"/>
          </w:rPr>
          <w:delText xml:space="preserve">on </w:delText>
        </w:r>
      </w:del>
      <w:ins w:id="190" w:author="Thike" w:date="2019-07-01T23:17:00Z">
        <w:r w:rsidR="001309F8">
          <w:rPr>
            <w:rFonts w:ascii="Times New Roman" w:hAnsi="Times New Roman" w:cs="Times New Roman"/>
            <w:sz w:val="24"/>
            <w:szCs w:val="24"/>
          </w:rPr>
          <w:t xml:space="preserve">in </w:t>
        </w:r>
      </w:ins>
      <w:del w:id="191" w:author="Thike" w:date="2019-07-01T23:18:00Z">
        <w:r w:rsidDel="001309F8">
          <w:rPr>
            <w:rFonts w:ascii="Times New Roman" w:hAnsi="Times New Roman" w:cs="Times New Roman"/>
            <w:sz w:val="24"/>
            <w:szCs w:val="24"/>
          </w:rPr>
          <w:delText xml:space="preserve">the </w:delText>
        </w:r>
      </w:del>
      <w:ins w:id="192" w:author="Thike" w:date="2019-07-01T23:18:00Z">
        <w:r w:rsidR="001309F8">
          <w:rPr>
            <w:rFonts w:ascii="Times New Roman" w:hAnsi="Times New Roman" w:cs="Times New Roman"/>
            <w:sz w:val="24"/>
            <w:szCs w:val="24"/>
          </w:rPr>
          <w:t xml:space="preserve">a </w:t>
        </w:r>
      </w:ins>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ins w:id="193" w:author="Thike" w:date="2019-07-01T19:59:00Z">
        <w:r w:rsidR="000900FE">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73"/>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w:t>
      </w:r>
      <w:r w:rsidR="00205DC2">
        <w:rPr>
          <w:rFonts w:ascii="Times New Roman" w:hAnsi="Times New Roman" w:cs="Times New Roman"/>
          <w:sz w:val="24"/>
          <w:szCs w:val="24"/>
        </w:rPr>
        <w:lastRenderedPageBreak/>
        <w:t>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3FDE019E" w:rsidR="00CF1552" w:rsidRDefault="004E56F2" w:rsidP="0051038F">
      <w:pPr>
        <w:widowControl w:val="0"/>
        <w:spacing w:after="0" w:line="360" w:lineRule="auto"/>
        <w:jc w:val="both"/>
        <w:rPr>
          <w:rFonts w:ascii="Times New Roman" w:hAnsi="Times New Roman" w:cs="Times New Roman"/>
          <w:sz w:val="24"/>
          <w:szCs w:val="24"/>
        </w:rPr>
      </w:pPr>
      <w:bookmarkStart w:id="194"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r w:rsidR="007A6CF7" w:rsidRPr="007A6CF7">
        <w:rPr>
          <w:rFonts w:ascii="Times New Roman" w:hAnsi="Times New Roman" w:cs="Times New Roman"/>
          <w:sz w:val="24"/>
          <w:szCs w:val="24"/>
        </w:rPr>
        <w:t>Weingaertner</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707" w:history="1">
        <w:r w:rsidR="00671DCC">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94"/>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ins w:id="195" w:author="Thike" w:date="2019-07-01T23:38:00Z">
        <w:r w:rsidR="00781192">
          <w:rPr>
            <w:rFonts w:ascii="Times New Roman" w:hAnsi="Times New Roman" w:cs="Times New Roman"/>
            <w:sz w:val="24"/>
            <w:szCs w:val="24"/>
          </w:rPr>
          <w:t>,</w:t>
        </w:r>
      </w:ins>
      <w:del w:id="196" w:author="Thike" w:date="2019-07-01T23:38:00Z">
        <w:r w:rsidR="00205DC2" w:rsidRPr="007A6CF7" w:rsidDel="00781192">
          <w:rPr>
            <w:rFonts w:ascii="Times New Roman" w:hAnsi="Times New Roman" w:cs="Times New Roman"/>
            <w:sz w:val="24"/>
            <w:szCs w:val="24"/>
          </w:rPr>
          <w:delText xml:space="preserve"> and</w:delText>
        </w:r>
      </w:del>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w:t>
      </w:r>
      <w:del w:id="197" w:author="Thike" w:date="2019-07-01T23:38:00Z">
        <w:r w:rsidR="00205DC2" w:rsidRPr="007A6CF7" w:rsidDel="00781192">
          <w:rPr>
            <w:rFonts w:ascii="Times New Roman" w:hAnsi="Times New Roman" w:cs="Times New Roman"/>
            <w:sz w:val="24"/>
            <w:szCs w:val="24"/>
          </w:rPr>
          <w:delText xml:space="preserve"> </w:delText>
        </w:r>
      </w:del>
      <w:del w:id="198" w:author="Thike" w:date="2019-07-01T23:37:00Z">
        <w:r w:rsidR="00205DC2" w:rsidRPr="007A6CF7" w:rsidDel="00781192">
          <w:rPr>
            <w:rFonts w:ascii="Times New Roman" w:hAnsi="Times New Roman" w:cs="Times New Roman"/>
            <w:sz w:val="24"/>
            <w:szCs w:val="24"/>
          </w:rPr>
          <w:delText>also extends to</w:delText>
        </w:r>
      </w:del>
      <w:r w:rsidR="00205DC2" w:rsidRPr="007A6CF7">
        <w:rPr>
          <w:rFonts w:ascii="Times New Roman" w:hAnsi="Times New Roman" w:cs="Times New Roman"/>
          <w:sz w:val="24"/>
          <w:szCs w:val="24"/>
        </w:rPr>
        <w:t xml:space="preserve">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71DCC">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75BE9C3F" w:rsidR="00CF1552" w:rsidRDefault="00205DC2" w:rsidP="00E0463D">
      <w:pPr>
        <w:pStyle w:val="3"/>
        <w:widowControl w:val="0"/>
        <w:spacing w:after="240"/>
      </w:pPr>
      <w:bookmarkStart w:id="199" w:name="_Hlk534668065"/>
      <w:bookmarkStart w:id="200" w:name="_Hlk534790983"/>
      <w:r>
        <w:t xml:space="preserve">From </w:t>
      </w:r>
      <w:ins w:id="201" w:author="Thike" w:date="2019-07-03T02:35:00Z">
        <w:r w:rsidR="007974CB">
          <w:t>connection type</w:t>
        </w:r>
      </w:ins>
      <w:del w:id="202" w:author="Thike" w:date="2019-07-03T02:35:00Z">
        <w:r w:rsidDel="007974CB">
          <w:delText>feedback direction</w:delText>
        </w:r>
      </w:del>
    </w:p>
    <w:p w14:paraId="0BE977E3" w14:textId="57BC379A" w:rsidR="00CF1552" w:rsidDel="00E354AD" w:rsidRDefault="00205DC2">
      <w:pPr>
        <w:widowControl w:val="0"/>
        <w:spacing w:line="360" w:lineRule="auto"/>
        <w:jc w:val="both"/>
        <w:rPr>
          <w:del w:id="203" w:author="Thike" w:date="2019-07-02T01:06:00Z"/>
          <w:rFonts w:ascii="Times New Roman" w:hAnsi="Times New Roman" w:cs="Times New Roman"/>
          <w:sz w:val="24"/>
          <w:szCs w:val="24"/>
        </w:rPr>
        <w:pPrChange w:id="204" w:author="Thike" w:date="2019-07-02T01:12:00Z">
          <w:pPr>
            <w:widowControl w:val="0"/>
            <w:spacing w:after="0" w:line="360" w:lineRule="auto"/>
            <w:jc w:val="both"/>
          </w:pPr>
        </w:pPrChange>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ins w:id="205" w:author="Thike" w:date="2019-07-02T01:11:00Z">
        <w:r w:rsidR="00E354AD">
          <w:rPr>
            <w:rFonts w:ascii="Times New Roman" w:hAnsi="Times New Roman" w:cs="Times New Roman"/>
            <w:sz w:val="24"/>
            <w:szCs w:val="24"/>
          </w:rPr>
          <w:t>to calculate the output</w:t>
        </w:r>
      </w:ins>
      <w:del w:id="206" w:author="Thike" w:date="2019-07-02T01:11:00Z">
        <w:r w:rsidDel="00E354AD">
          <w:rPr>
            <w:rFonts w:ascii="Times New Roman" w:hAnsi="Times New Roman" w:cs="Times New Roman"/>
            <w:sz w:val="24"/>
            <w:szCs w:val="24"/>
          </w:rPr>
          <w:delText>without feedback connection</w:delText>
        </w:r>
      </w:del>
      <w:r>
        <w:rPr>
          <w:rFonts w:ascii="Times New Roman" w:hAnsi="Times New Roman" w:cs="Times New Roman"/>
          <w:sz w:val="24"/>
          <w:szCs w:val="24"/>
        </w:rPr>
        <w:t>.</w:t>
      </w:r>
      <w:ins w:id="207" w:author="Thike" w:date="2019-07-02T01:12:00Z">
        <w:r w:rsidR="00E354AD">
          <w:rPr>
            <w:rFonts w:ascii="Times New Roman" w:hAnsi="Times New Roman" w:cs="Times New Roman"/>
            <w:sz w:val="24"/>
            <w:szCs w:val="24"/>
          </w:rPr>
          <w:t xml:space="preserve"> </w:t>
        </w:r>
      </w:ins>
      <w:del w:id="208" w:author="Thike" w:date="2019-07-02T01:11:00Z">
        <w:r w:rsidDel="00E354AD">
          <w:rPr>
            <w:rFonts w:ascii="Times New Roman" w:hAnsi="Times New Roman" w:cs="Times New Roman"/>
            <w:sz w:val="24"/>
            <w:szCs w:val="24"/>
          </w:rPr>
          <w:delText xml:space="preserve"> </w:delText>
        </w:r>
      </w:del>
    </w:p>
    <w:moveFromRangeStart w:id="209" w:author="Thike" w:date="2019-07-02T01:05:00Z" w:name="move12921953"/>
    <w:p w14:paraId="3BD07DC8" w14:textId="7E3D476C" w:rsidR="0051038F" w:rsidDel="00E354AD" w:rsidRDefault="0051038F">
      <w:pPr>
        <w:widowControl w:val="0"/>
        <w:spacing w:before="240" w:after="0" w:line="360" w:lineRule="auto"/>
        <w:jc w:val="both"/>
        <w:rPr>
          <w:del w:id="210" w:author="Thike" w:date="2019-07-02T01:11:00Z"/>
        </w:rPr>
        <w:pPrChange w:id="211" w:author="Thike" w:date="2019-07-02T01:12:00Z">
          <w:pPr>
            <w:widowControl w:val="0"/>
            <w:spacing w:after="0" w:line="360" w:lineRule="auto"/>
            <w:jc w:val="both"/>
          </w:pPr>
        </w:pPrChange>
      </w:pPr>
      <w:moveFrom w:id="212" w:author="Thike" w:date="2019-07-02T01:05:00Z">
        <w:r w:rsidDel="00E354AD">
          <w:object w:dxaOrig="18273" w:dyaOrig="9853" w14:anchorId="4876410A">
            <v:shape id="_x0000_i1042" type="#_x0000_t75" style="width:467.65pt;height:276.35pt" o:ole="">
              <v:imagedata r:id="rId195" o:title=""/>
            </v:shape>
            <o:OLEObject Type="Embed" ProgID="Visio.Drawing.11" ShapeID="_x0000_i1042" DrawAspect="Content" ObjectID="_1625340623" r:id="rId196"/>
          </w:object>
        </w:r>
      </w:moveFrom>
      <w:moveFromRangeEnd w:id="209"/>
    </w:p>
    <w:p w14:paraId="17A81381" w14:textId="324D00B5" w:rsidR="0051038F" w:rsidRPr="004D1704" w:rsidDel="00E354AD" w:rsidRDefault="0051038F" w:rsidP="0041599D">
      <w:pPr>
        <w:widowControl w:val="0"/>
        <w:spacing w:before="240" w:line="360" w:lineRule="auto"/>
        <w:jc w:val="center"/>
        <w:rPr>
          <w:del w:id="213" w:author="Thike" w:date="2019-07-02T01:05:00Z"/>
          <w:rFonts w:ascii="Times New Roman" w:hAnsi="Times New Roman" w:cs="Times New Roman"/>
          <w:bCs/>
          <w:sz w:val="24"/>
          <w:szCs w:val="24"/>
        </w:rPr>
      </w:pPr>
      <w:del w:id="214" w:author="Thike" w:date="2019-07-02T01:05:00Z">
        <w:r w:rsidRPr="004D1704" w:rsidDel="00E354AD">
          <w:rPr>
            <w:rFonts w:ascii="Times New Roman" w:hAnsi="Times New Roman" w:cs="Times New Roman"/>
            <w:b/>
            <w:sz w:val="24"/>
            <w:szCs w:val="24"/>
          </w:rPr>
          <w:delText>Fig 3</w:delText>
        </w:r>
        <w:r w:rsidRPr="004D1704" w:rsidDel="00E354AD">
          <w:rPr>
            <w:rFonts w:ascii="Times New Roman" w:hAnsi="Times New Roman" w:cs="Times New Roman"/>
            <w:bCs/>
            <w:sz w:val="24"/>
            <w:szCs w:val="24"/>
          </w:rPr>
          <w:delText>. Types of Artificial Neural Network Classified by Feeding Direction</w:delText>
        </w:r>
      </w:del>
    </w:p>
    <w:p w14:paraId="16A8F4BE" w14:textId="14A28614" w:rsidR="00CF1552" w:rsidRDefault="00205DC2" w:rsidP="00A91067">
      <w:pPr>
        <w:widowControl w:val="0"/>
        <w:spacing w:after="0" w:line="360" w:lineRule="auto"/>
        <w:jc w:val="both"/>
        <w:rPr>
          <w:ins w:id="215" w:author="Thike" w:date="2019-07-02T01:05:00Z"/>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ins w:id="216" w:author="Thike" w:date="2019-07-02T02:06:00Z">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ins>
      <w:r>
        <w:rPr>
          <w:rFonts w:ascii="Times New Roman" w:hAnsi="Times New Roman" w:cs="Times New Roman"/>
          <w:sz w:val="24"/>
          <w:szCs w:val="24"/>
        </w:rPr>
        <w:t xml:space="preserve"> </w:t>
      </w:r>
      <w:ins w:id="217" w:author="Thike" w:date="2019-07-02T02:05:00Z">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ins>
      <w:r>
        <w:rPr>
          <w:rFonts w:ascii="Times New Roman" w:hAnsi="Times New Roman" w:cs="Times New Roman"/>
          <w:sz w:val="24"/>
          <w:szCs w:val="24"/>
        </w:rPr>
        <w:t>in network in both directions, which are powerful and have more complicated structure. One of popular network models with feedback connection are known as recurrent networks (dynamic networks)</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71DCC">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del w:id="218" w:author="Thike" w:date="2019-07-02T02:08:00Z">
        <w:r w:rsidR="00C37E57" w:rsidDel="00CD06D4">
          <w:rPr>
            <w:rFonts w:ascii="Times New Roman" w:hAnsi="Times New Roman" w:cs="Times New Roman"/>
            <w:sz w:val="24"/>
            <w:szCs w:val="24"/>
          </w:rPr>
          <w:delText xml:space="preserve">current </w:delText>
        </w:r>
      </w:del>
      <w:ins w:id="219" w:author="Thike" w:date="2019-07-02T02:08:00Z">
        <w:r w:rsidR="00CD06D4">
          <w:rPr>
            <w:rFonts w:ascii="Times New Roman" w:hAnsi="Times New Roman" w:cs="Times New Roman"/>
            <w:sz w:val="24"/>
            <w:szCs w:val="24"/>
          </w:rPr>
          <w:t xml:space="preserve">existing </w:t>
        </w:r>
      </w:ins>
      <w:r w:rsidR="00C37E57">
        <w:rPr>
          <w:rFonts w:ascii="Times New Roman" w:hAnsi="Times New Roman" w:cs="Times New Roman"/>
          <w:sz w:val="24"/>
          <w:szCs w:val="24"/>
        </w:rPr>
        <w:t xml:space="preserve">neural network models based on </w:t>
      </w:r>
      <w:del w:id="220" w:author="Thike" w:date="2019-07-02T02:09:00Z">
        <w:r w:rsidR="00C37E57" w:rsidDel="00CD06D4">
          <w:rPr>
            <w:rFonts w:ascii="Times New Roman" w:hAnsi="Times New Roman" w:cs="Times New Roman"/>
            <w:sz w:val="24"/>
            <w:szCs w:val="24"/>
          </w:rPr>
          <w:delText xml:space="preserve">those </w:delText>
        </w:r>
      </w:del>
      <w:r w:rsidR="00C37E57">
        <w:rPr>
          <w:rFonts w:ascii="Times New Roman" w:hAnsi="Times New Roman" w:cs="Times New Roman"/>
          <w:sz w:val="24"/>
          <w:szCs w:val="24"/>
        </w:rPr>
        <w:t xml:space="preserve">two classes of feed forward </w:t>
      </w:r>
      <w:del w:id="221" w:author="Thike" w:date="2019-07-02T02:08:00Z">
        <w:r w:rsidR="00C37E57" w:rsidDel="00CD06D4">
          <w:rPr>
            <w:rFonts w:ascii="Times New Roman" w:hAnsi="Times New Roman" w:cs="Times New Roman"/>
            <w:sz w:val="24"/>
            <w:szCs w:val="24"/>
          </w:rPr>
          <w:delText xml:space="preserve">neural network </w:delText>
        </w:r>
      </w:del>
      <w:r w:rsidR="00C37E57">
        <w:rPr>
          <w:rFonts w:ascii="Times New Roman" w:hAnsi="Times New Roman" w:cs="Times New Roman"/>
          <w:sz w:val="24"/>
          <w:szCs w:val="24"/>
        </w:rPr>
        <w:t xml:space="preserve">and feedback neural network </w:t>
      </w:r>
      <w:ins w:id="222" w:author="Thike" w:date="2019-07-02T02:09:00Z">
        <w:r w:rsidR="00CD06D4">
          <w:rPr>
            <w:rFonts w:ascii="Times New Roman" w:hAnsi="Times New Roman" w:cs="Times New Roman"/>
            <w:sz w:val="24"/>
            <w:szCs w:val="24"/>
          </w:rPr>
          <w:t xml:space="preserve">in </w:t>
        </w:r>
      </w:ins>
      <w:r w:rsidR="007254D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&lt;EndNote&gt;&lt;Cite&gt;&lt;Author&gt;Jain&lt;/Author&gt;&lt;Year&gt;1996&lt;/Year&gt;&lt;RecNum&gt;722&lt;/RecNum&gt;&lt;DisplayText&gt;[13]&lt;/DisplayText&gt;&lt;record&gt;&lt;rec-number&gt;722&lt;/rec-number&gt;&lt;foreign-keys&gt;&lt;key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722" w:history="1">
        <w:r w:rsidR="00671DCC">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ins w:id="223" w:author="Thike" w:date="2019-07-03T02:56:00Z">
        <w:r w:rsidR="00F520BF">
          <w:rPr>
            <w:rFonts w:ascii="Times New Roman" w:hAnsi="Times New Roman" w:cs="Times New Roman"/>
            <w:sz w:val="24"/>
            <w:szCs w:val="24"/>
          </w:rPr>
          <w:t xml:space="preserve"> and types of ANN in </w:t>
        </w:r>
      </w:ins>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71DCC">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99"/>
      <w:bookmarkEnd w:id="200"/>
      <w:r w:rsidR="002D1EF0">
        <w:rPr>
          <w:rFonts w:ascii="Times New Roman" w:hAnsi="Times New Roman" w:cs="Times New Roman"/>
          <w:sz w:val="24"/>
          <w:szCs w:val="24"/>
        </w:rPr>
        <w:t xml:space="preserve"> </w:t>
      </w:r>
    </w:p>
    <w:moveToRangeStart w:id="224" w:author="Thike" w:date="2019-07-02T01:05:00Z" w:name="move12921953"/>
    <w:commentRangeStart w:id="225"/>
    <w:p w14:paraId="3A892288" w14:textId="25FBDE14" w:rsidR="00E354AD" w:rsidRDefault="00E354AD" w:rsidP="00E0463D">
      <w:pPr>
        <w:widowControl w:val="0"/>
        <w:spacing w:after="0" w:line="360" w:lineRule="auto"/>
        <w:jc w:val="both"/>
        <w:rPr>
          <w:ins w:id="226" w:author="Thike" w:date="2019-07-02T01:06:00Z"/>
        </w:rPr>
      </w:pPr>
      <w:moveTo w:id="227" w:author="Thike" w:date="2019-07-02T01:05:00Z">
        <w:del w:id="228" w:author="Thike" w:date="2019-07-03T03:10:00Z">
          <w:r w:rsidDel="004A4E11">
            <w:object w:dxaOrig="18273" w:dyaOrig="9853" w14:anchorId="39FE7E65">
              <v:shape id="_x0000_i1028" type="#_x0000_t75" style="width:467.65pt;height:276.35pt" o:ole="">
                <v:imagedata r:id="rId195" o:title=""/>
              </v:shape>
              <o:OLEObject Type="Embed" ProgID="Visio.Drawing.11" ShapeID="_x0000_i1028" DrawAspect="Content" ObjectID="_1625340624" r:id="rId197"/>
            </w:object>
          </w:r>
        </w:del>
      </w:moveTo>
      <w:moveToRangeEnd w:id="224"/>
      <w:ins w:id="229" w:author="Thike" w:date="2019-07-03T03:11:00Z">
        <w:r w:rsidR="004A4E11" w:rsidRPr="004A4E11">
          <w:t xml:space="preserve"> </w:t>
        </w:r>
      </w:ins>
      <w:ins w:id="230" w:author="Thike" w:date="2019-07-03T03:11:00Z">
        <w:r w:rsidR="004A4E11">
          <w:object w:dxaOrig="16897" w:dyaOrig="9273" w14:anchorId="6BC8BAB5">
            <v:shape id="_x0000_i1029" type="#_x0000_t75" style="width:466.9pt;height:256.75pt" o:ole="">
              <v:imagedata r:id="rId198" o:title=""/>
            </v:shape>
            <o:OLEObject Type="Embed" ProgID="Visio.Drawing.11" ShapeID="_x0000_i1029" DrawAspect="Content" ObjectID="_1625340625" r:id="rId199"/>
          </w:object>
        </w:r>
      </w:ins>
    </w:p>
    <w:p w14:paraId="0D80BF99" w14:textId="56531DCF" w:rsidR="00E354AD" w:rsidRPr="004D1704" w:rsidRDefault="00E354AD" w:rsidP="00E354AD">
      <w:pPr>
        <w:widowControl w:val="0"/>
        <w:spacing w:before="240" w:line="360" w:lineRule="auto"/>
        <w:jc w:val="center"/>
        <w:rPr>
          <w:ins w:id="231" w:author="Thike" w:date="2019-07-02T01:06:00Z"/>
          <w:rFonts w:ascii="Times New Roman" w:hAnsi="Times New Roman" w:cs="Times New Roman"/>
          <w:bCs/>
          <w:sz w:val="24"/>
          <w:szCs w:val="24"/>
        </w:rPr>
      </w:pPr>
      <w:ins w:id="232"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33" w:author="Thike" w:date="2019-07-03T15:24:00Z">
        <w:r w:rsidR="002A0880">
          <w:rPr>
            <w:rFonts w:ascii="Times New Roman" w:hAnsi="Times New Roman" w:cs="Times New Roman"/>
            <w:bCs/>
            <w:sz w:val="24"/>
            <w:szCs w:val="24"/>
          </w:rPr>
          <w:t>ANN</w:t>
        </w:r>
      </w:ins>
      <w:ins w:id="234" w:author="Thike" w:date="2019-07-02T01:06:00Z">
        <w:r w:rsidRPr="004D1704">
          <w:rPr>
            <w:rFonts w:ascii="Times New Roman" w:hAnsi="Times New Roman" w:cs="Times New Roman"/>
            <w:bCs/>
            <w:sz w:val="24"/>
            <w:szCs w:val="24"/>
          </w:rPr>
          <w:t xml:space="preserve"> Classified by </w:t>
        </w:r>
      </w:ins>
      <w:ins w:id="235"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36" w:author="Thike" w:date="2019-07-03T03:12:00Z">
        <w:r w:rsidR="004A4E11">
          <w:rPr>
            <w:rFonts w:ascii="Times New Roman" w:hAnsi="Times New Roman" w:cs="Times New Roman"/>
            <w:bCs/>
            <w:sz w:val="24"/>
            <w:szCs w:val="24"/>
          </w:rPr>
          <w:t>T</w:t>
        </w:r>
      </w:ins>
      <w:ins w:id="237" w:author="Thike" w:date="2019-07-03T03:11:00Z">
        <w:r w:rsidR="004A4E11" w:rsidRPr="004A4E11">
          <w:rPr>
            <w:rFonts w:ascii="Times New Roman" w:hAnsi="Times New Roman" w:cs="Times New Roman"/>
            <w:bCs/>
            <w:sz w:val="24"/>
            <w:szCs w:val="24"/>
          </w:rPr>
          <w:t>ype</w:t>
        </w:r>
      </w:ins>
      <w:commentRangeEnd w:id="225"/>
      <w:r w:rsidR="00A476A7">
        <w:rPr>
          <w:rStyle w:val="a6"/>
        </w:rPr>
        <w:commentReference w:id="225"/>
      </w:r>
    </w:p>
    <w:p w14:paraId="6FAF3210" w14:textId="1F4319B7" w:rsidR="00E354AD" w:rsidDel="00E354AD" w:rsidRDefault="00E354AD" w:rsidP="00E0463D">
      <w:pPr>
        <w:widowControl w:val="0"/>
        <w:spacing w:after="0" w:line="360" w:lineRule="auto"/>
        <w:jc w:val="both"/>
        <w:rPr>
          <w:del w:id="238" w:author="Thike" w:date="2019-07-02T01:06:00Z"/>
          <w:rFonts w:ascii="Times New Roman" w:hAnsi="Times New Roman" w:cs="Times New Roman"/>
          <w:sz w:val="24"/>
          <w:szCs w:val="24"/>
        </w:rPr>
      </w:pPr>
    </w:p>
    <w:p w14:paraId="6AC1D61E" w14:textId="45687B8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ins w:id="239" w:author="Thike" w:date="2019-07-09T07:16:00Z">
        <w:r w:rsidR="00D561F4">
          <w:rPr>
            <w:rFonts w:ascii="Times New Roman" w:hAnsi="Times New Roman" w:cs="Times New Roman"/>
            <w:sz w:val="24"/>
            <w:szCs w:val="24"/>
          </w:rPr>
          <w:t xml:space="preserve">two or more </w:t>
        </w:r>
      </w:ins>
      <w:del w:id="240" w:author="Thike" w:date="2019-07-09T07:15:00Z">
        <w:r w:rsidDel="00D561F4">
          <w:rPr>
            <w:rFonts w:ascii="Times New Roman" w:hAnsi="Times New Roman" w:cs="Times New Roman"/>
            <w:sz w:val="24"/>
            <w:szCs w:val="24"/>
          </w:rPr>
          <w:delText xml:space="preserve">ANN can also combine </w:delText>
        </w:r>
      </w:del>
      <w:r>
        <w:rPr>
          <w:rFonts w:ascii="Times New Roman" w:hAnsi="Times New Roman" w:cs="Times New Roman"/>
          <w:sz w:val="24"/>
          <w:szCs w:val="24"/>
        </w:rPr>
        <w:lastRenderedPageBreak/>
        <w:t>different types of neural networks</w:t>
      </w:r>
      <w:ins w:id="241" w:author="Thike" w:date="2019-07-09T07:16:00Z">
        <w:r w:rsidR="00D561F4">
          <w:rPr>
            <w:rFonts w:ascii="Times New Roman" w:hAnsi="Times New Roman" w:cs="Times New Roman"/>
            <w:sz w:val="24"/>
            <w:szCs w:val="24"/>
          </w:rPr>
          <w:t xml:space="preserve"> above</w:t>
        </w:r>
      </w:ins>
      <w:ins w:id="242" w:author="Thike" w:date="2019-07-09T07:15:00Z">
        <w:r w:rsidR="00D561F4">
          <w:rPr>
            <w:rFonts w:ascii="Times New Roman" w:hAnsi="Times New Roman" w:cs="Times New Roman"/>
            <w:sz w:val="24"/>
            <w:szCs w:val="24"/>
          </w:rPr>
          <w:t xml:space="preserve"> can be combined</w:t>
        </w:r>
      </w:ins>
      <w:del w:id="243" w:author="Thike" w:date="2019-07-09T07:15:00Z">
        <w:r w:rsidDel="00D561F4">
          <w:rPr>
            <w:rFonts w:ascii="Times New Roman" w:hAnsi="Times New Roman" w:cs="Times New Roman"/>
            <w:sz w:val="24"/>
            <w:szCs w:val="24"/>
          </w:rPr>
          <w:delText xml:space="preserve"> together</w:delText>
        </w:r>
      </w:del>
      <w:r>
        <w:rPr>
          <w:rFonts w:ascii="Times New Roman" w:hAnsi="Times New Roman" w:cs="Times New Roman"/>
          <w:sz w:val="24"/>
          <w:szCs w:val="24"/>
        </w:rPr>
        <w:t xml:space="preserve"> for special purpose</w:t>
      </w:r>
      <w:del w:id="244" w:author="Thike" w:date="2019-07-09T07:16:00Z">
        <w:r w:rsidDel="00D561F4">
          <w:rPr>
            <w:rFonts w:ascii="Times New Roman" w:hAnsi="Times New Roman" w:cs="Times New Roman"/>
            <w:sz w:val="24"/>
            <w:szCs w:val="24"/>
          </w:rPr>
          <w:delText>. It combines two or more different neural networks above</w:delText>
        </w:r>
      </w:del>
      <w:r>
        <w:rPr>
          <w:rFonts w:ascii="Times New Roman" w:hAnsi="Times New Roman" w:cs="Times New Roman"/>
          <w:sz w:val="24"/>
          <w:szCs w:val="24"/>
        </w:rPr>
        <w:t>, known as hybrid neural network. Such kind of neural networks are multilayer neural networks composed of multiple layers with different separate topologies and a special learning algorithm is needed for hybrid neural networks</w:t>
      </w:r>
      <w:bookmarkStart w:id="245" w:name="_Hlk534803254"/>
      <w:r>
        <w:rPr>
          <w:rFonts w:ascii="Times New Roman" w:hAnsi="Times New Roman" w:cs="Times New Roman"/>
          <w:sz w:val="24"/>
          <w:szCs w:val="24"/>
        </w:rPr>
        <w:t>.</w:t>
      </w:r>
    </w:p>
    <w:bookmarkEnd w:id="245"/>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56FE8E77" w:rsidR="00CF1552" w:rsidRDefault="00205DC2" w:rsidP="00E0463D">
      <w:pPr>
        <w:widowControl w:val="0"/>
        <w:spacing w:before="240" w:line="360" w:lineRule="auto"/>
        <w:jc w:val="both"/>
        <w:rPr>
          <w:rFonts w:ascii="Times New Roman" w:hAnsi="Times New Roman" w:cs="Times New Roman"/>
          <w:sz w:val="24"/>
          <w:szCs w:val="24"/>
        </w:rPr>
      </w:pPr>
      <w:bookmarkStart w:id="246"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71DCC">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del w:id="247" w:author="Thike" w:date="2019-07-08T20:54:00Z">
        <w:r w:rsidDel="005444B6">
          <w:rPr>
            <w:rFonts w:ascii="Times New Roman" w:hAnsi="Times New Roman" w:cs="Times New Roman"/>
            <w:sz w:val="24"/>
            <w:szCs w:val="24"/>
          </w:rPr>
          <w:delText xml:space="preserve">wear </w:delText>
        </w:r>
        <w:r w:rsidDel="005444B6">
          <w:rPr>
            <w:rFonts w:ascii="Times New Roman" w:hAnsi="Times New Roman" w:cs="Times New Roman"/>
            <w:sz w:val="24"/>
            <w:szCs w:val="24"/>
          </w:rPr>
          <w:fldChar w:fldCharType="begin"/>
        </w:r>
        <w:r w:rsidR="00F520BF" w:rsidDel="005444B6">
          <w:rPr>
            <w:rFonts w:ascii="Times New Roman" w:hAnsi="Times New Roman" w:cs="Times New Roman"/>
            <w:sz w:val="24"/>
            <w:szCs w:val="24"/>
          </w:rPr>
          <w:delInstrText xml:space="preserve"> ADDIN EN.CITE &lt;EndNote&gt;&lt;Cite&gt;&lt;Author&gt;Xu&lt;/Author&gt;&lt;Year&gt;2007&lt;/Year&gt;&lt;RecNum&gt;713&lt;/RecNum&gt;&lt;DisplayText&gt;[18]&lt;/DisplayText&gt;&lt;record&gt;&lt;rec-number&gt;713&lt;/rec-number&gt;&lt;foreign-keys&gt;&lt;key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delInstrText>
        </w:r>
        <w:r w:rsidDel="005444B6">
          <w:rPr>
            <w:rFonts w:ascii="Times New Roman" w:hAnsi="Times New Roman" w:cs="Times New Roman"/>
            <w:sz w:val="24"/>
            <w:szCs w:val="24"/>
          </w:rPr>
          <w:fldChar w:fldCharType="separate"/>
        </w:r>
        <w:r w:rsidR="00F520BF" w:rsidDel="005444B6">
          <w:rPr>
            <w:rFonts w:ascii="Times New Roman" w:hAnsi="Times New Roman" w:cs="Times New Roman"/>
            <w:noProof/>
            <w:sz w:val="24"/>
            <w:szCs w:val="24"/>
          </w:rPr>
          <w:delText>[</w:delText>
        </w:r>
      </w:del>
      <w:r w:rsidR="00D6662D">
        <w:rPr>
          <w:rFonts w:ascii="Times New Roman" w:hAnsi="Times New Roman" w:cs="Times New Roman"/>
          <w:noProof/>
          <w:sz w:val="24"/>
          <w:szCs w:val="24"/>
        </w:rPr>
        <w:fldChar w:fldCharType="begin"/>
      </w:r>
      <w:r w:rsidR="00D6662D">
        <w:rPr>
          <w:rFonts w:ascii="Times New Roman" w:hAnsi="Times New Roman" w:cs="Times New Roman"/>
          <w:noProof/>
          <w:sz w:val="24"/>
          <w:szCs w:val="24"/>
        </w:rPr>
        <w:instrText xml:space="preserve"> HYPERLINK \l "_ENREF_18" \o "Xu, 2007 #713" </w:instrText>
      </w:r>
      <w:r w:rsidR="00D6662D">
        <w:rPr>
          <w:rFonts w:ascii="Times New Roman" w:hAnsi="Times New Roman" w:cs="Times New Roman"/>
          <w:noProof/>
          <w:sz w:val="24"/>
          <w:szCs w:val="24"/>
        </w:rPr>
        <w:fldChar w:fldCharType="separate"/>
      </w:r>
      <w:del w:id="248" w:author="Thike" w:date="2019-07-08T20:54:00Z">
        <w:r w:rsidR="00D6662D" w:rsidDel="005444B6">
          <w:rPr>
            <w:rFonts w:ascii="Times New Roman" w:hAnsi="Times New Roman" w:cs="Times New Roman"/>
            <w:noProof/>
            <w:sz w:val="24"/>
            <w:szCs w:val="24"/>
          </w:rPr>
          <w:delText>18</w:delText>
        </w:r>
      </w:del>
      <w:r w:rsidR="00D6662D">
        <w:rPr>
          <w:rFonts w:ascii="Times New Roman" w:hAnsi="Times New Roman" w:cs="Times New Roman"/>
          <w:noProof/>
          <w:sz w:val="24"/>
          <w:szCs w:val="24"/>
        </w:rPr>
        <w:fldChar w:fldCharType="end"/>
      </w:r>
      <w:del w:id="249" w:author="Thike" w:date="2019-07-08T20:54:00Z">
        <w:r w:rsidR="00F520BF" w:rsidDel="005444B6">
          <w:rPr>
            <w:rFonts w:ascii="Times New Roman" w:hAnsi="Times New Roman" w:cs="Times New Roman"/>
            <w:noProof/>
            <w:sz w:val="24"/>
            <w:szCs w:val="24"/>
          </w:rPr>
          <w:delText>]</w:delText>
        </w:r>
        <w:r w:rsidDel="005444B6">
          <w:rPr>
            <w:rFonts w:ascii="Times New Roman" w:hAnsi="Times New Roman" w:cs="Times New Roman"/>
            <w:sz w:val="24"/>
            <w:szCs w:val="24"/>
          </w:rPr>
          <w:fldChar w:fldCharType="end"/>
        </w:r>
        <w:r w:rsidDel="005444B6">
          <w:rPr>
            <w:rFonts w:ascii="Times New Roman" w:hAnsi="Times New Roman" w:cs="Times New Roman"/>
            <w:sz w:val="24"/>
            <w:szCs w:val="24"/>
          </w:rPr>
          <w:delText xml:space="preserve">, </w:delText>
        </w:r>
      </w:del>
      <w:r>
        <w:rPr>
          <w:rFonts w:ascii="Times New Roman" w:hAnsi="Times New Roman" w:cs="Times New Roman"/>
          <w:sz w:val="24"/>
          <w:szCs w:val="24"/>
        </w:rPr>
        <w:t xml:space="preserve">hydrological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&lt;EndNote&gt;&lt;Cite&gt;&lt;Author&gt;Maier&lt;/Author&gt;&lt;Year&gt;2000&lt;/Year&gt;&lt;RecNum&gt;497&lt;/RecNum&gt;&lt;DisplayText&gt;[16]&lt;/DisplayText&gt;&lt;record&gt;&lt;rec-number&gt;497&lt;/rec-number&gt;&lt;foreign-keys&gt;&lt;key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6" w:tooltip="Maier, 2000 #497" w:history="1">
        <w:r w:rsidR="00671DCC">
          <w:rPr>
            <w:rFonts w:ascii="Times New Roman" w:hAnsi="Times New Roman" w:cs="Times New Roman"/>
            <w:noProof/>
            <w:sz w:val="24"/>
            <w:szCs w:val="24"/>
          </w:rPr>
          <w:t>16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&lt;EndNote&gt;&lt;Cite&gt;&lt;Author&gt;Pintos&lt;/Author&gt;&lt;Year&gt;2000&lt;/Year&gt;&lt;RecNum&gt;490&lt;/RecNum&gt;&lt;DisplayText&gt;[17]&lt;/DisplayText&gt;&lt;record&gt;&lt;rec-number&gt;490&lt;/rec-number&gt;&lt;foreign-keys&gt;&lt;key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7" w:tooltip="Pintos, 2000 #490" w:history="1">
        <w:r w:rsidR="00671DCC">
          <w:rPr>
            <w:rFonts w:ascii="Times New Roman" w:hAnsi="Times New Roman" w:cs="Times New Roman"/>
            <w:noProof/>
            <w:sz w:val="24"/>
            <w:szCs w:val="24"/>
          </w:rPr>
          <w:t>17</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&lt;EndNote&gt;&lt;Cite&gt;&lt;Author&gt;Zhang&lt;/Author&gt;&lt;Year&gt;2011&lt;/Year&gt;&lt;RecNum&gt;712&lt;/RecNum&gt;&lt;DisplayText&gt;[18]&lt;/DisplayText&gt;&lt;record&gt;&lt;rec-number&gt;712&lt;/rec-number&gt;&lt;foreign-keys&gt;&lt;key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8" w:tooltip="Zhang, 2011 #712" w:history="1">
        <w:r w:rsidR="00671DCC">
          <w:rPr>
            <w:rFonts w:ascii="Times New Roman" w:hAnsi="Times New Roman" w:cs="Times New Roman"/>
            <w:noProof/>
            <w:sz w:val="24"/>
            <w:szCs w:val="24"/>
          </w:rPr>
          <w:t>18</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9" w:tooltip="Sadowski, 2013 #647" w:history="1">
        <w:r w:rsidR="00671DCC">
          <w:rPr>
            <w:rFonts w:ascii="Times New Roman" w:hAnsi="Times New Roman" w:cs="Times New Roman"/>
            <w:noProof/>
            <w:sz w:val="24"/>
            <w:szCs w:val="24"/>
          </w:rPr>
          <w:t>19</w:t>
        </w:r>
      </w:hyperlink>
      <w:r w:rsidR="00671DCC">
        <w:rPr>
          <w:rFonts w:ascii="Times New Roman" w:hAnsi="Times New Roman" w:cs="Times New Roman"/>
          <w:noProof/>
          <w:sz w:val="24"/>
          <w:szCs w:val="24"/>
        </w:rPr>
        <w:t>]</w:t>
      </w:r>
      <w:r w:rsidR="0047680F">
        <w:rPr>
          <w:rFonts w:ascii="Times New Roman" w:hAnsi="Times New Roman" w:cs="Times New Roman"/>
          <w:sz w:val="24"/>
          <w:szCs w:val="24"/>
        </w:rPr>
        <w:fldChar w:fldCharType="end"/>
      </w:r>
      <w:ins w:id="250" w:author="Thike" w:date="2019-07-07T17:24:00Z">
        <w:r w:rsidR="00DA49AA">
          <w:rPr>
            <w:rFonts w:ascii="Times New Roman" w:hAnsi="Times New Roman" w:cs="Times New Roman"/>
            <w:sz w:val="24"/>
            <w:szCs w:val="24"/>
          </w:rPr>
          <w:t xml:space="preserve"> </w:t>
        </w:r>
      </w:ins>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51"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w:t>
      </w:r>
      <w:commentRangeStart w:id="252"/>
      <w:r>
        <w:rPr>
          <w:rFonts w:ascii="Times New Roman" w:hAnsi="Times New Roman" w:cs="Times New Roman"/>
          <w:sz w:val="24"/>
          <w:szCs w:val="24"/>
        </w:rPr>
        <w:t xml:space="preserve">several application areas </w:t>
      </w:r>
      <w:commentRangeEnd w:id="252"/>
      <w:r w:rsidR="00287EFA">
        <w:rPr>
          <w:rStyle w:val="a6"/>
        </w:rPr>
        <w:commentReference w:id="252"/>
      </w:r>
      <w:r>
        <w:rPr>
          <w:rFonts w:ascii="Times New Roman" w:hAnsi="Times New Roman" w:cs="Times New Roman"/>
          <w:sz w:val="24"/>
          <w:szCs w:val="24"/>
        </w:rPr>
        <w:t>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del w:id="253" w:author="Thike" w:date="2019-07-09T14:25:00Z">
        <w:r w:rsidR="00FF03B1" w:rsidDel="00455B9E">
          <w:rPr>
            <w:rFonts w:ascii="Times New Roman" w:hAnsi="Times New Roman" w:cs="Times New Roman"/>
            <w:sz w:val="24"/>
            <w:szCs w:val="24"/>
          </w:rPr>
          <w:delText xml:space="preserve"> </w:delText>
        </w:r>
      </w:del>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ins w:id="254" w:author="Thike" w:date="2019-07-07T17:28:00Z">
        <w:r w:rsidR="00DA49AA">
          <w:rPr>
            <w:rFonts w:ascii="Times New Roman" w:hAnsi="Times New Roman" w:cs="Times New Roman"/>
            <w:sz w:val="24"/>
            <w:szCs w:val="24"/>
          </w:rPr>
          <w:t xml:space="preserve"> </w:t>
        </w:r>
      </w:ins>
      <w:r w:rsidR="002B357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&lt;EndNote&gt;&lt;Cite&gt;&lt;Author&gt;Ghaisari&lt;/Author&gt;&lt;Year&gt;2012&lt;/Year&gt;&lt;RecNum&gt;448&lt;/RecNum&gt;&lt;DisplayText&gt;[27]&lt;/DisplayText&gt;&lt;record&gt;&lt;rec-number&gt;448&lt;/rec-number&gt;&lt;foreign-keys&gt;&lt;key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w:t>
      </w:r>
      <w:r w:rsidR="002B3572">
        <w:rPr>
          <w:rFonts w:ascii="Times New Roman" w:hAnsi="Times New Roman" w:cs="Times New Roman"/>
          <w:sz w:val="24"/>
          <w:szCs w:val="24"/>
        </w:rPr>
        <w:fldChar w:fldCharType="end"/>
      </w:r>
      <w:ins w:id="255" w:author="Thike" w:date="2019-07-09T14:24:00Z">
        <w:r w:rsidR="00455B9E">
          <w:rPr>
            <w:rFonts w:ascii="Times New Roman" w:hAnsi="Times New Roman" w:cs="Times New Roman"/>
            <w:sz w:val="24"/>
            <w:szCs w:val="24"/>
          </w:rPr>
          <w:t xml:space="preserve">, </w:t>
        </w:r>
      </w:ins>
      <w:del w:id="256" w:author="Thike" w:date="2019-07-09T14:24:00Z">
        <w:r w:rsidR="002B3572" w:rsidDel="00455B9E">
          <w:rPr>
            <w:rFonts w:ascii="Times New Roman" w:hAnsi="Times New Roman" w:cs="Times New Roman"/>
            <w:sz w:val="24"/>
            <w:szCs w:val="24"/>
          </w:rPr>
          <w:delText xml:space="preserve"> </w:delText>
        </w:r>
        <w:r w:rsidDel="00455B9E">
          <w:rPr>
            <w:rFonts w:ascii="Times New Roman" w:hAnsi="Times New Roman" w:cs="Times New Roman"/>
            <w:sz w:val="24"/>
            <w:szCs w:val="24"/>
          </w:rPr>
          <w:delText xml:space="preserve">and </w:delText>
        </w:r>
      </w:del>
      <w:r w:rsidR="00852E20">
        <w:rPr>
          <w:rFonts w:ascii="Times New Roman" w:hAnsi="Times New Roman" w:cs="Times New Roman"/>
          <w:sz w:val="24"/>
          <w:szCs w:val="24"/>
        </w:rPr>
        <w:t>etc</w:t>
      </w:r>
      <w:r>
        <w:rPr>
          <w:rFonts w:ascii="Times New Roman" w:hAnsi="Times New Roman" w:cs="Times New Roman"/>
          <w:sz w:val="24"/>
          <w:szCs w:val="24"/>
        </w:rPr>
        <w:t xml:space="preserve">. </w:t>
      </w:r>
      <w:commentRangeStart w:id="257"/>
      <w:r>
        <w:rPr>
          <w:rFonts w:ascii="Times New Roman" w:hAnsi="Times New Roman" w:cs="Times New Roman"/>
          <w:sz w:val="24"/>
          <w:szCs w:val="24"/>
        </w:rPr>
        <w:t>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sidRPr="006728C6">
        <w:rPr>
          <w:rFonts w:ascii="Times New Roman" w:hAnsi="Times New Roman" w:cs="Times New Roman"/>
          <w:color w:val="FF0000"/>
          <w:sz w:val="24"/>
          <w:szCs w:val="24"/>
        </w:rPr>
        <w:t xml:space="preserve">different </w:t>
      </w:r>
      <w:ins w:id="258" w:author="Thike" w:date="2019-07-08T21:03:00Z">
        <w:r w:rsidR="00683862" w:rsidRPr="006728C6">
          <w:rPr>
            <w:rFonts w:ascii="Times New Roman" w:hAnsi="Times New Roman" w:cs="Times New Roman"/>
            <w:color w:val="FF0000"/>
            <w:sz w:val="24"/>
            <w:szCs w:val="24"/>
          </w:rPr>
          <w:t xml:space="preserve">corrosive </w:t>
        </w:r>
      </w:ins>
      <w:r w:rsidRPr="006728C6">
        <w:rPr>
          <w:rFonts w:ascii="Times New Roman" w:hAnsi="Times New Roman" w:cs="Times New Roman"/>
          <w:color w:val="FF0000"/>
          <w:sz w:val="24"/>
          <w:szCs w:val="24"/>
        </w:rPr>
        <w:t>environment</w:t>
      </w:r>
      <w:r w:rsidR="00963ECF" w:rsidRPr="006728C6">
        <w:rPr>
          <w:rFonts w:ascii="Times New Roman" w:hAnsi="Times New Roman" w:cs="Times New Roman"/>
          <w:color w:val="FF0000"/>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ins w:id="259" w:author="Thike" w:date="2019-07-07T17:28:00Z">
        <w:r w:rsidR="00DA49AA">
          <w:rPr>
            <w:rFonts w:ascii="Times New Roman" w:hAnsi="Times New Roman" w:cs="Times New Roman"/>
            <w:sz w:val="24"/>
            <w:szCs w:val="24"/>
          </w:rPr>
          <w:t xml:space="preserve"> </w:t>
        </w:r>
      </w:ins>
      <w:r w:rsidR="00CE55F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8" w:tooltip="Seidl, 2012 #657" w:history="1">
        <w:r w:rsidR="00671DCC">
          <w:rPr>
            <w:rFonts w:ascii="Times New Roman" w:hAnsi="Times New Roman" w:cs="Times New Roman"/>
            <w:noProof/>
            <w:sz w:val="24"/>
            <w:szCs w:val="24"/>
          </w:rPr>
          <w:t>28</w:t>
        </w:r>
      </w:hyperlink>
      <w:r w:rsidR="00671DCC">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ins w:id="260" w:author="Thike" w:date="2019-07-07T17:28:00Z">
        <w:r w:rsidR="00DA49AA">
          <w:rPr>
            <w:rFonts w:ascii="Times New Roman" w:hAnsi="Times New Roman" w:cs="Times New Roman"/>
            <w:sz w:val="24"/>
            <w:szCs w:val="24"/>
          </w:rPr>
          <w:t xml:space="preserve"> </w:t>
        </w:r>
      </w:ins>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9" w:tooltip="Jiang, 2016 #451" w:history="1">
        <w:r w:rsidR="00671DCC">
          <w:rPr>
            <w:rFonts w:ascii="Times New Roman" w:hAnsi="Times New Roman" w:cs="Times New Roman"/>
            <w:noProof/>
            <w:sz w:val="24"/>
            <w:szCs w:val="24"/>
          </w:rPr>
          <w:t>29</w:t>
        </w:r>
      </w:hyperlink>
      <w:r w:rsidR="00671DCC">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ins w:id="261" w:author="Thike" w:date="2019-07-07T17:28:00Z">
        <w:r w:rsidR="00DA49AA">
          <w:rPr>
            <w:rFonts w:ascii="Times New Roman" w:hAnsi="Times New Roman" w:cs="Times New Roman"/>
            <w:sz w:val="24"/>
            <w:szCs w:val="24"/>
          </w:rPr>
          <w:t xml:space="preserve"> </w:t>
        </w:r>
      </w:ins>
      <w:r w:rsidR="00DF6EB0">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ins w:id="262" w:author="Thike" w:date="2019-07-07T17:28:00Z">
        <w:r w:rsidR="00DA49AA">
          <w:rPr>
            <w:rFonts w:ascii="Times New Roman" w:hAnsi="Times New Roman" w:cs="Times New Roman"/>
            <w:sz w:val="24"/>
            <w:szCs w:val="24"/>
          </w:rPr>
          <w:t xml:space="preserve"> </w:t>
        </w:r>
      </w:ins>
      <w:r w:rsidR="00963EC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&lt;EndNote&gt;&lt;Cite&gt;&lt;Author&gt;Osgerby&lt;/Author&gt;&lt;Year&gt;2007&lt;/Year&gt;&lt;RecNum&gt;721&lt;/RecNum&gt;&lt;DisplayText&gt;[30]&lt;/DisplayText&gt;&lt;record&gt;&lt;rec-number&gt;721&lt;/rec-number&gt;&lt;foreign-keys&gt;&lt;key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0" w:tooltip="Osgerby, 2007 #721" w:history="1">
        <w:r w:rsidR="00671DCC">
          <w:rPr>
            <w:rFonts w:ascii="Times New Roman" w:hAnsi="Times New Roman" w:cs="Times New Roman"/>
            <w:noProof/>
            <w:sz w:val="24"/>
            <w:szCs w:val="24"/>
          </w:rPr>
          <w:t>30</w:t>
        </w:r>
      </w:hyperlink>
      <w:r w:rsidR="00671DCC">
        <w:rPr>
          <w:rFonts w:ascii="Times New Roman" w:hAnsi="Times New Roman" w:cs="Times New Roman"/>
          <w:noProof/>
          <w:sz w:val="24"/>
          <w:szCs w:val="24"/>
        </w:rPr>
        <w:t>]</w:t>
      </w:r>
      <w:r w:rsidR="00963ECF">
        <w:rPr>
          <w:rFonts w:ascii="Times New Roman" w:hAnsi="Times New Roman" w:cs="Times New Roman"/>
          <w:sz w:val="24"/>
          <w:szCs w:val="24"/>
        </w:rPr>
        <w:fldChar w:fldCharType="end"/>
      </w:r>
      <w:r w:rsidR="006728C6">
        <w:rPr>
          <w:rFonts w:ascii="Times New Roman" w:hAnsi="Times New Roman" w:cs="Times New Roman"/>
          <w:sz w:val="24"/>
          <w:szCs w:val="24"/>
        </w:rPr>
        <w:t>,</w:t>
      </w:r>
      <w:r>
        <w:rPr>
          <w:rFonts w:ascii="Times New Roman" w:hAnsi="Times New Roman" w:cs="Times New Roman"/>
          <w:sz w:val="24"/>
          <w:szCs w:val="24"/>
        </w:rPr>
        <w:t xml:space="preserve"> </w:t>
      </w:r>
      <w:r w:rsidR="00963ECF">
        <w:rPr>
          <w:rFonts w:ascii="Times New Roman" w:hAnsi="Times New Roman" w:cs="Times New Roman"/>
          <w:sz w:val="24"/>
          <w:szCs w:val="24"/>
        </w:rPr>
        <w:t>and so on</w:t>
      </w:r>
      <w:r w:rsidR="006728C6">
        <w:rPr>
          <w:rFonts w:ascii="Times New Roman" w:hAnsi="Times New Roman" w:cs="Times New Roman"/>
          <w:sz w:val="24"/>
          <w:szCs w:val="24"/>
        </w:rPr>
        <w:t>.</w:t>
      </w:r>
      <w:r w:rsidR="00963ECF">
        <w:rPr>
          <w:rFonts w:ascii="Times New Roman" w:hAnsi="Times New Roman" w:cs="Times New Roman"/>
          <w:sz w:val="24"/>
          <w:szCs w:val="24"/>
        </w:rPr>
        <w:t xml:space="preserve">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w:t>
      </w:r>
      <w:r w:rsidRPr="006728C6">
        <w:rPr>
          <w:rFonts w:ascii="Times New Roman" w:hAnsi="Times New Roman" w:cs="Times New Roman"/>
          <w:color w:val="FF0000"/>
          <w:sz w:val="24"/>
          <w:szCs w:val="24"/>
        </w:rPr>
        <w:t>failure forms</w:t>
      </w:r>
      <w:r>
        <w:rPr>
          <w:rFonts w:ascii="Times New Roman" w:hAnsi="Times New Roman" w:cs="Times New Roman"/>
          <w:sz w:val="24"/>
          <w:szCs w:val="24"/>
        </w:rPr>
        <w:t xml:space="preserve">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1" w:tooltip="Haque, 2001 #486" w:history="1">
        <w:r w:rsidR="00671DCC">
          <w:rPr>
            <w:rFonts w:ascii="Times New Roman" w:hAnsi="Times New Roman" w:cs="Times New Roman"/>
            <w:noProof/>
            <w:sz w:val="24"/>
            <w:szCs w:val="24"/>
          </w:rPr>
          <w:t>31</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&lt;EndNote&gt;&lt;Cite&gt;&lt;Author&gt;Jiménez-Come&lt;/Author&gt;&lt;Year&gt;2015&lt;/Year&gt;&lt;RecNum&gt;438&lt;/RecNum&gt;&lt;DisplayText&gt;[32]&lt;/DisplayText&gt;&lt;record&gt;&lt;rec-number&gt;438&lt;/rec-number&gt;&lt;foreign-keys&gt;&lt;key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2" w:tooltip="Jiménez-Come, 2015 #438" w:history="1">
        <w:r w:rsidR="00671DCC">
          <w:rPr>
            <w:rFonts w:ascii="Times New Roman" w:hAnsi="Times New Roman" w:cs="Times New Roman"/>
            <w:noProof/>
            <w:sz w:val="24"/>
            <w:szCs w:val="24"/>
          </w:rPr>
          <w:t>32</w:t>
        </w:r>
      </w:hyperlink>
      <w:r w:rsidR="00671DCC">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3" w:tooltip="Evans, 1999 #720" w:history="1">
        <w:r w:rsidR="00671DCC">
          <w:rPr>
            <w:rFonts w:ascii="Times New Roman" w:hAnsi="Times New Roman" w:cs="Times New Roman"/>
            <w:noProof/>
            <w:sz w:val="24"/>
            <w:szCs w:val="24"/>
          </w:rPr>
          <w:t>33</w:t>
        </w:r>
      </w:hyperlink>
      <w:r w:rsidR="00671DCC">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ins w:id="263" w:author="Thike" w:date="2019-07-07T17:25:00Z">
        <w:r w:rsidR="00DA49AA">
          <w:rPr>
            <w:rFonts w:ascii="Times New Roman" w:hAnsi="Times New Roman" w:cs="Times New Roman"/>
            <w:sz w:val="24"/>
            <w:szCs w:val="24"/>
          </w:rPr>
          <w:t xml:space="preserve"> </w:t>
        </w:r>
      </w:ins>
      <w:r w:rsidR="00717D1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&lt;EndNote&gt;&lt;Cite&gt;&lt;Author&gt;Xu&lt;/Author&gt;&lt;Year&gt;2007&lt;/Year&gt;&lt;RecNum&gt;713&lt;/RecNum&gt;&lt;DisplayText&gt;[35]&lt;/DisplayText&gt;&lt;record&gt;&lt;rec-number&gt;713&lt;/rec-number&gt;&lt;foreign-keys&gt;&lt;key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5" w:tooltip="Xu, 2007 #713" w:history="1">
        <w:r w:rsidR="00671DCC">
          <w:rPr>
            <w:rFonts w:ascii="Times New Roman" w:hAnsi="Times New Roman" w:cs="Times New Roman"/>
            <w:noProof/>
            <w:sz w:val="24"/>
            <w:szCs w:val="24"/>
          </w:rPr>
          <w:t>35</w:t>
        </w:r>
      </w:hyperlink>
      <w:r w:rsidR="00671DCC">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ins w:id="264" w:author="Thike" w:date="2019-07-07T17:25:00Z">
        <w:r w:rsidR="00DA49AA">
          <w:rPr>
            <w:rFonts w:ascii="Times New Roman" w:hAnsi="Times New Roman" w:cs="Times New Roman"/>
            <w:sz w:val="24"/>
            <w:szCs w:val="24"/>
          </w:rPr>
          <w:t xml:space="preserve"> </w:t>
        </w:r>
      </w:ins>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6" w:tooltip="Asteris, 2017 #30" w:history="1">
        <w:r w:rsidR="00671DCC">
          <w:rPr>
            <w:rFonts w:ascii="Times New Roman" w:hAnsi="Times New Roman" w:cs="Times New Roman"/>
            <w:noProof/>
            <w:sz w:val="24"/>
            <w:szCs w:val="24"/>
          </w:rPr>
          <w:t>36</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7" w:tooltip="Faizabadi, 2014 #636" w:history="1">
        <w:r w:rsidR="00671DCC">
          <w:rPr>
            <w:rFonts w:ascii="Times New Roman" w:hAnsi="Times New Roman" w:cs="Times New Roman"/>
            <w:noProof/>
            <w:sz w:val="24"/>
            <w:szCs w:val="24"/>
          </w:rPr>
          <w:t>37</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&lt;EndNote&gt;&lt;Cite&gt;&lt;Author&gt;Yao&lt;/Author&gt;&lt;Year&gt;2013&lt;/Year&gt;&lt;RecNum&gt;719&lt;/RecNum&gt;&lt;DisplayText&gt;[38]&lt;/DisplayText&gt;&lt;record&gt;&lt;rec-number&gt;719&lt;/rec-number&gt;&lt;foreign-keys&gt;&lt;key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8" w:tooltip="Yao, 2013 #719" w:history="1">
        <w:r w:rsidR="00671DCC">
          <w:rPr>
            <w:rFonts w:ascii="Times New Roman" w:hAnsi="Times New Roman" w:cs="Times New Roman"/>
            <w:noProof/>
            <w:sz w:val="24"/>
            <w:szCs w:val="24"/>
          </w:rPr>
          <w:t>38</w:t>
        </w:r>
      </w:hyperlink>
      <w:r w:rsidR="00671DCC">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&lt;EndNote&gt;&lt;Cite&gt;&lt;Author&gt;Birbilis&lt;/Author&gt;&lt;Year&gt;2011&lt;/Year&gt;&lt;RecNum&gt;444&lt;/RecNum&gt;&lt;DisplayText&gt;[39]&lt;/DisplayText&gt;&lt;record&gt;&lt;rec-number&gt;444&lt;/rec-number&gt;&lt;foreign-keys&gt;&lt;key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9" w:tooltip="Birbilis, 2011 #444" w:history="1">
        <w:r w:rsidR="00671DCC">
          <w:rPr>
            <w:rFonts w:ascii="Times New Roman" w:hAnsi="Times New Roman" w:cs="Times New Roman"/>
            <w:noProof/>
            <w:sz w:val="24"/>
            <w:szCs w:val="24"/>
          </w:rPr>
          <w:t>39</w:t>
        </w:r>
      </w:hyperlink>
      <w:r w:rsidR="00671DCC">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etc.</w:t>
      </w:r>
      <w:commentRangeEnd w:id="257"/>
      <w:r w:rsidR="00A476A7">
        <w:rPr>
          <w:rStyle w:val="a6"/>
        </w:rPr>
        <w:commentReference w:id="257"/>
      </w:r>
      <w:bookmarkEnd w:id="251"/>
    </w:p>
    <w:p w14:paraId="27B5CD4F" w14:textId="605FDC79"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ins w:id="265" w:author="Thike" w:date="2019-07-07T17:25: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1" w:tooltip="Parthiban, 2005 #475" w:history="1">
        <w:r w:rsidR="00671DCC">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ins w:id="266" w:author="Thike" w:date="2019-07-07T17:28: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ins w:id="267" w:author="Thike" w:date="2019-07-07T17:25: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ins w:id="268" w:author="Thike" w:date="2019-07-07T17:28:00Z">
        <w:r w:rsidR="00DA49AA">
          <w:rPr>
            <w:rFonts w:ascii="Times New Roman" w:hAnsi="Times New Roman" w:cs="Times New Roman"/>
            <w:sz w:val="24"/>
            <w:szCs w:val="24"/>
          </w:rPr>
          <w:t xml:space="preserve"> </w:t>
        </w:r>
      </w:ins>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ins w:id="269" w:author="Thike" w:date="2019-07-07T17:27: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484" w:history="1">
        <w:r w:rsidR="00671DCC">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270" w:author="Thike" w:date="2019-07-07T17:25:00Z">
        <w:r w:rsidR="00DA49AA">
          <w:rPr>
            <w:rFonts w:ascii="Times New Roman" w:hAnsi="Times New Roman" w:cs="Times New Roman"/>
            <w:sz w:val="24"/>
            <w:szCs w:val="24"/>
          </w:rPr>
          <w:t xml:space="preserve"> </w:t>
        </w:r>
      </w:ins>
      <w:r>
        <w:rPr>
          <w:rFonts w:ascii="Times New Roman" w:hAnsi="Times New Roman" w:cs="Times New Roman"/>
          <w:sz w:val="24"/>
          <w:szCs w:val="24"/>
        </w:rPr>
        <w:t xml:space="preserve">and so on. The majority of materials related applications are </w:t>
      </w:r>
      <w:del w:id="271" w:author="Thike" w:date="2019-07-07T17:26:00Z">
        <w:r w:rsidDel="00DA49AA">
          <w:rPr>
            <w:rFonts w:ascii="Times New Roman" w:hAnsi="Times New Roman" w:cs="Times New Roman"/>
            <w:sz w:val="24"/>
            <w:szCs w:val="24"/>
          </w:rPr>
          <w:delText xml:space="preserve">focused </w:delText>
        </w:r>
      </w:del>
      <w:ins w:id="272" w:author="Thike" w:date="2019-07-07T17:26:00Z">
        <w:r w:rsidR="00DA49AA">
          <w:rPr>
            <w:rFonts w:ascii="Times New Roman" w:hAnsi="Times New Roman" w:cs="Times New Roman"/>
            <w:sz w:val="24"/>
            <w:szCs w:val="24"/>
          </w:rPr>
          <w:t xml:space="preserve">focused </w:t>
        </w:r>
      </w:ins>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del w:id="273" w:author="Thike" w:date="2019-07-03T15:28:00Z">
        <w:r w:rsidDel="002A0880">
          <w:rPr>
            <w:rFonts w:ascii="Times New Roman" w:hAnsi="Times New Roman" w:cs="Times New Roman"/>
            <w:sz w:val="24"/>
            <w:szCs w:val="24"/>
          </w:rPr>
          <w:delText>backpropagation neural networks</w:delText>
        </w:r>
      </w:del>
      <w:ins w:id="274" w:author="Thike" w:date="2019-07-03T15:25:00Z">
        <w:r w:rsidR="002A0880">
          <w:rPr>
            <w:rFonts w:ascii="Times New Roman" w:hAnsi="Times New Roman" w:cs="Times New Roman"/>
            <w:sz w:val="24"/>
            <w:szCs w:val="24"/>
          </w:rPr>
          <w:t>BPNN</w:t>
        </w:r>
      </w:ins>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ins w:id="275" w:author="Thike" w:date="2019-07-07T17:51:00Z">
        <w:r w:rsidR="008657B1">
          <w:rPr>
            <w:rFonts w:ascii="Times New Roman" w:hAnsi="Times New Roman" w:cs="Times New Roman"/>
            <w:sz w:val="24"/>
            <w:szCs w:val="24"/>
          </w:rPr>
          <w:t xml:space="preserve"> </w:t>
        </w:r>
      </w:ins>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ins w:id="276" w:author="Thike" w:date="2019-07-07T17:54:00Z">
        <w:r w:rsidR="008657B1">
          <w:rPr>
            <w:rFonts w:ascii="Times New Roman" w:hAnsi="Times New Roman" w:cs="Times New Roman"/>
            <w:sz w:val="24"/>
            <w:szCs w:val="24"/>
          </w:rPr>
          <w:t xml:space="preserve"> </w:t>
        </w:r>
      </w:ins>
      <w:r>
        <w:rPr>
          <w:rFonts w:ascii="Times New Roman" w:hAnsi="Times New Roman" w:cs="Times New Roman"/>
          <w:sz w:val="24"/>
          <w:szCs w:val="24"/>
        </w:rPr>
        <w:t xml:space="preserve">can also give satisfactory prediction. </w:t>
      </w:r>
      <w:ins w:id="277" w:author="Thike" w:date="2019-07-08T20:52:00Z">
        <w:r w:rsidR="005444B6">
          <w:rPr>
            <w:rFonts w:ascii="Times New Roman" w:hAnsi="Times New Roman" w:cs="Times New Roman"/>
            <w:sz w:val="24"/>
            <w:szCs w:val="24"/>
          </w:rPr>
          <w:t xml:space="preserve">The dataset for </w:t>
        </w:r>
      </w:ins>
      <w:ins w:id="278" w:author="Thike" w:date="2019-07-08T20:53:00Z">
        <w:r w:rsidR="005444B6">
          <w:rPr>
            <w:rFonts w:ascii="Times New Roman" w:hAnsi="Times New Roman" w:cs="Times New Roman"/>
            <w:sz w:val="24"/>
            <w:szCs w:val="24"/>
          </w:rPr>
          <w:t xml:space="preserve">all those </w:t>
        </w:r>
      </w:ins>
      <w:ins w:id="279" w:author="Thike" w:date="2019-07-08T20:52:00Z">
        <w:r w:rsidR="005444B6">
          <w:rPr>
            <w:rFonts w:ascii="Times New Roman" w:hAnsi="Times New Roman" w:cs="Times New Roman"/>
            <w:sz w:val="24"/>
            <w:szCs w:val="24"/>
          </w:rPr>
          <w:t>ANN modelling</w:t>
        </w:r>
      </w:ins>
      <w:ins w:id="280" w:author="Thike" w:date="2019-07-08T20:53:00Z">
        <w:r w:rsidR="005444B6">
          <w:rPr>
            <w:rFonts w:ascii="Times New Roman" w:hAnsi="Times New Roman" w:cs="Times New Roman"/>
            <w:sz w:val="24"/>
            <w:szCs w:val="24"/>
          </w:rPr>
          <w:t>s</w:t>
        </w:r>
      </w:ins>
      <w:ins w:id="281" w:author="Thike" w:date="2019-07-08T20:52:00Z">
        <w:r w:rsidR="005444B6">
          <w:rPr>
            <w:rFonts w:ascii="Times New Roman" w:hAnsi="Times New Roman" w:cs="Times New Roman"/>
            <w:sz w:val="24"/>
            <w:szCs w:val="24"/>
          </w:rPr>
          <w:t xml:space="preserve"> </w:t>
        </w:r>
      </w:ins>
      <w:ins w:id="282" w:author="Thike" w:date="2019-07-08T20:53:00Z">
        <w:r w:rsidR="005444B6">
          <w:rPr>
            <w:rFonts w:ascii="Times New Roman" w:hAnsi="Times New Roman" w:cs="Times New Roman"/>
            <w:sz w:val="24"/>
            <w:szCs w:val="24"/>
          </w:rPr>
          <w:t>were</w:t>
        </w:r>
      </w:ins>
      <w:ins w:id="283" w:author="Thike" w:date="2019-07-08T20:52:00Z">
        <w:r w:rsidR="005444B6">
          <w:rPr>
            <w:rFonts w:ascii="Times New Roman" w:hAnsi="Times New Roman" w:cs="Times New Roman"/>
            <w:sz w:val="24"/>
            <w:szCs w:val="24"/>
          </w:rPr>
          <w:t xml:space="preserve"> obtained from experiments as well as from some references. </w:t>
        </w:r>
      </w:ins>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71DCC">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71DCC">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&lt;EndNote&gt;&lt;Cite&gt;&lt;Author&gt;Fu&lt;/Author&gt;&lt;Year&gt;2010&lt;/Year&gt;&lt;RecNum&gt;447&lt;/RecNum&gt;&lt;DisplayText&gt;[52]&lt;/DisplayText&gt;&lt;record&gt;&lt;rec-number&gt;447&lt;/rec-number&gt;&lt;foreign-keys&gt;&lt;key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447" w:history="1">
        <w:r w:rsidR="00671DCC">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&lt;EndNote&gt;&lt;Cite&gt;&lt;Author&gt;Aliofkhazraei&lt;/Author&gt;&lt;Year&gt;2008&lt;/Year&gt;&lt;RecNum&gt;442&lt;/RecNum&gt;&lt;DisplayText&gt;[53]&lt;/DisplayText&gt;&lt;record&gt;&lt;rec-number&gt;442&lt;/rec-number&gt;&lt;foreign-keys&gt;&lt;key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42" w:history="1">
        <w:r w:rsidR="00671DCC">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w:t>
      </w:r>
      <w:r>
        <w:rPr>
          <w:rFonts w:ascii="Times New Roman" w:hAnsi="Times New Roman" w:cs="Times New Roman"/>
          <w:sz w:val="24"/>
          <w:szCs w:val="24"/>
        </w:rPr>
        <w:lastRenderedPageBreak/>
        <w:t xml:space="preserve">analysis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&lt;EndNote&gt;&lt;Cite&gt;&lt;Author&gt;Weckman&lt;/Author&gt;&lt;Year&gt;2010&lt;/Year&gt;&lt;RecNum&gt;492&lt;/RecNum&gt;&lt;DisplayText&gt;[54]&lt;/DisplayText&gt;&lt;record&gt;&lt;rec-number&gt;492&lt;/rec-number&gt;&lt;foreign-keys&gt;&lt;key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492" w:history="1">
        <w:r w:rsidR="00671DCC">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46"/>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 xml:space="preserve">such as linear model (LM) (simplest form of ANN), </w:t>
      </w:r>
      <w:del w:id="284" w:author="Thike" w:date="2019-07-03T16:27:00Z">
        <w:r w:rsidDel="002A082C">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285" w:author="Thike" w:date="2019-07-03T16:27:00Z">
        <w:r w:rsidDel="002A082C">
          <w:rPr>
            <w:rFonts w:ascii="Times New Roman" w:hAnsi="Times New Roman" w:cs="Times New Roman"/>
            <w:sz w:val="24"/>
            <w:szCs w:val="24"/>
          </w:rPr>
          <w:delText>)</w:delText>
        </w:r>
      </w:del>
      <w:r>
        <w:rPr>
          <w:rFonts w:ascii="Times New Roman" w:hAnsi="Times New Roman" w:cs="Times New Roman"/>
          <w:sz w:val="24"/>
          <w:szCs w:val="24"/>
        </w:rPr>
        <w:t>,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71DCC">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71DCC">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w:t>
      </w:r>
      <w:ins w:id="286" w:author="Thike" w:date="2019-07-07T17:38:00Z">
        <w:r w:rsidR="00AE2D10">
          <w:rPr>
            <w:rFonts w:ascii="Times New Roman" w:hAnsi="Times New Roman" w:cs="Times New Roman"/>
            <w:sz w:val="24"/>
            <w:szCs w:val="24"/>
          </w:rPr>
          <w:t xml:space="preserve"> with experimental results</w:t>
        </w:r>
      </w:ins>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04921FE0" w14:textId="64371BC4" w:rsidR="00CF1552" w:rsidRDefault="00205DC2" w:rsidP="00E0463D">
      <w:pPr>
        <w:widowControl w:val="0"/>
        <w:spacing w:line="360" w:lineRule="auto"/>
        <w:jc w:val="both"/>
        <w:rPr>
          <w:rFonts w:ascii="Times New Roman" w:hAnsi="Times New Roman" w:cs="Times New Roman"/>
          <w:sz w:val="24"/>
          <w:szCs w:val="24"/>
        </w:rPr>
      </w:pPr>
      <w:bookmarkStart w:id="287" w:name="_Hlk534709764"/>
      <w:bookmarkStart w:id="288" w:name="_Hlk534790661"/>
      <w:r>
        <w:rPr>
          <w:rFonts w:ascii="Times New Roman" w:hAnsi="Times New Roman" w:cs="Times New Roman"/>
          <w:noProof/>
          <w:sz w:val="24"/>
          <w:szCs w:val="24"/>
        </w:rPr>
        <w:t>Bhadeshia</w:t>
      </w:r>
      <w:bookmarkEnd w:id="287"/>
      <w:r>
        <w:rPr>
          <w:rFonts w:ascii="Times New Roman" w:hAnsi="Times New Roman" w:cs="Times New Roman"/>
          <w:noProof/>
          <w:sz w:val="24"/>
          <w:szCs w:val="24"/>
        </w:rPr>
        <w:t xml:space="preserve"> </w:t>
      </w:r>
      <w:bookmarkEnd w:id="288"/>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&lt;EndNote&gt;&lt;Cite&gt;&lt;Author&gt;Bhadeshia&lt;/Author&gt;&lt;Year&gt;2008&lt;/Year&gt;&lt;RecNum&gt;495&lt;/RecNum&gt;&lt;DisplayText&gt;[58]&lt;/DisplayText&gt;&lt;record&gt;&lt;rec-number&gt;495&lt;/rec-number&gt;&lt;foreign-keys&gt;&lt;key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95" w:history="1">
        <w:r w:rsidR="00671DCC">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ins w:id="289" w:author="Thike" w:date="2019-07-03T17:44:00Z">
        <w:r w:rsidR="00F13291">
          <w:rPr>
            <w:rFonts w:ascii="Times New Roman" w:hAnsi="Times New Roman" w:cs="Times New Roman"/>
            <w:sz w:val="24"/>
            <w:szCs w:val="24"/>
          </w:rPr>
          <w:t>The definition of s</w:t>
        </w:r>
      </w:ins>
      <w:ins w:id="290" w:author="Thike" w:date="2019-07-03T17:43:00Z">
        <w:r w:rsidR="00F13291">
          <w:rPr>
            <w:rFonts w:ascii="Times New Roman" w:hAnsi="Times New Roman" w:cs="Times New Roman"/>
            <w:sz w:val="24"/>
            <w:szCs w:val="24"/>
          </w:rPr>
          <w:t>ome</w:t>
        </w:r>
      </w:ins>
      <w:ins w:id="291" w:author="Thike" w:date="2019-07-03T14:29:00Z">
        <w:r w:rsidR="00C05DCB">
          <w:rPr>
            <w:rFonts w:ascii="Times New Roman" w:hAnsi="Times New Roman" w:cs="Times New Roman"/>
            <w:sz w:val="24"/>
            <w:szCs w:val="24"/>
          </w:rPr>
          <w:t xml:space="preserve"> </w:t>
        </w:r>
      </w:ins>
      <w:ins w:id="292" w:author="Thike" w:date="2019-07-07T17:59:00Z">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ins>
      <w:ins w:id="293" w:author="Thike" w:date="2019-07-05T02:47:00Z">
        <w:r w:rsidR="0090276E">
          <w:rPr>
            <w:rFonts w:ascii="Times New Roman" w:hAnsi="Times New Roman" w:cs="Times New Roman"/>
            <w:sz w:val="24"/>
            <w:szCs w:val="24"/>
          </w:rPr>
          <w:t>defined by researchers were</w:t>
        </w:r>
      </w:ins>
      <w:ins w:id="294" w:author="Thike" w:date="2019-07-03T17:44:00Z">
        <w:r w:rsidR="00F13291">
          <w:rPr>
            <w:rFonts w:ascii="Times New Roman" w:hAnsi="Times New Roman" w:cs="Times New Roman"/>
            <w:sz w:val="24"/>
            <w:szCs w:val="24"/>
          </w:rPr>
          <w:t xml:space="preserve"> </w:t>
        </w:r>
      </w:ins>
      <w:ins w:id="295" w:author="Thike" w:date="2019-07-03T14:29:00Z">
        <w:r w:rsidR="00C05DCB">
          <w:rPr>
            <w:rFonts w:ascii="Times New Roman" w:hAnsi="Times New Roman" w:cs="Times New Roman"/>
            <w:sz w:val="24"/>
            <w:szCs w:val="24"/>
          </w:rPr>
          <w:t>summarized in Appendix.</w:t>
        </w:r>
      </w:ins>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296"/>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296"/>
      <w:r w:rsidR="0090276E">
        <w:rPr>
          <w:rStyle w:val="a6"/>
        </w:rPr>
        <w:commentReference w:id="296"/>
      </w:r>
    </w:p>
    <w:tbl>
      <w:tblPr>
        <w:tblStyle w:val="ListTable2-Accent51"/>
        <w:tblW w:w="0" w:type="auto"/>
        <w:tblLook w:val="04A0" w:firstRow="1" w:lastRow="0" w:firstColumn="1" w:lastColumn="0" w:noHBand="0" w:noVBand="1"/>
      </w:tblPr>
      <w:tblGrid>
        <w:gridCol w:w="784"/>
        <w:gridCol w:w="671"/>
        <w:gridCol w:w="558"/>
        <w:gridCol w:w="954"/>
        <w:gridCol w:w="116"/>
        <w:gridCol w:w="1120"/>
        <w:gridCol w:w="422"/>
        <w:gridCol w:w="422"/>
        <w:gridCol w:w="435"/>
        <w:gridCol w:w="447"/>
        <w:gridCol w:w="426"/>
        <w:gridCol w:w="626"/>
        <w:gridCol w:w="116"/>
        <w:gridCol w:w="565"/>
        <w:gridCol w:w="621"/>
        <w:gridCol w:w="1077"/>
        <w:tblGridChange w:id="297">
          <w:tblGrid>
            <w:gridCol w:w="784"/>
            <w:gridCol w:w="296"/>
            <w:gridCol w:w="933"/>
            <w:gridCol w:w="327"/>
            <w:gridCol w:w="627"/>
            <w:gridCol w:w="116"/>
            <w:gridCol w:w="517"/>
            <w:gridCol w:w="603"/>
            <w:gridCol w:w="657"/>
            <w:gridCol w:w="187"/>
            <w:gridCol w:w="435"/>
            <w:gridCol w:w="447"/>
            <w:gridCol w:w="101"/>
            <w:gridCol w:w="325"/>
            <w:gridCol w:w="742"/>
            <w:gridCol w:w="283"/>
            <w:gridCol w:w="282"/>
            <w:gridCol w:w="621"/>
            <w:gridCol w:w="267"/>
            <w:gridCol w:w="810"/>
            <w:gridCol w:w="1260"/>
          </w:tblGrid>
        </w:tblGridChange>
      </w:tblGrid>
      <w:tr w:rsidR="00184F29" w:rsidRPr="00586C90" w14:paraId="1338C6A4" w14:textId="77777777" w:rsidTr="00184F29">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auto"/>
            <w:gridSpan w:val="2"/>
            <w:tcBorders>
              <w:top w:val="single" w:sz="4" w:space="0" w:color="auto"/>
            </w:tcBorders>
          </w:tcPr>
          <w:p w14:paraId="28C57124" w14:textId="118C0E4C"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298"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Applied Area</w:t>
            </w:r>
            <w:del w:id="299" w:author="Thike" w:date="2019-07-07T16:24:00Z">
              <w:r w:rsidRPr="00586C90" w:rsidDel="009A6D1A">
                <w:rPr>
                  <w:rFonts w:ascii="Times New Roman" w:hAnsi="Times New Roman" w:cs="Times New Roman"/>
                  <w:sz w:val="20"/>
                  <w:szCs w:val="20"/>
                </w:rPr>
                <w:delText xml:space="preserve">/ Environment </w:delText>
              </w:r>
              <w:r w:rsidRPr="00586C90" w:rsidDel="009A6D1A">
                <w:rPr>
                  <w:rFonts w:ascii="Times New Roman" w:hAnsi="Times New Roman" w:cs="Times New Roman"/>
                  <w:sz w:val="20"/>
                  <w:szCs w:val="20"/>
                  <w:rPrChange w:id="300" w:author="Thike" w:date="2019-07-03T16:51:00Z">
                    <w:rPr>
                      <w:rFonts w:ascii="Times New Roman" w:hAnsi="Times New Roman" w:cs="Times New Roman"/>
                      <w:color w:val="FF0000"/>
                      <w:sz w:val="20"/>
                      <w:szCs w:val="20"/>
                    </w:rPr>
                  </w:rPrChange>
                </w:rPr>
                <w:delText>Type</w:delText>
              </w:r>
            </w:del>
          </w:p>
        </w:tc>
        <w:tc>
          <w:tcPr>
            <w:tcW w:w="0" w:type="auto"/>
            <w:gridSpan w:val="4"/>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01" w:author="Thike" w:date="2019-07-08T21:02:00Z">
              <w:r>
                <w:rPr>
                  <w:rFonts w:ascii="Times New Roman" w:hAnsi="Times New Roman" w:cs="Times New Roman"/>
                  <w:sz w:val="20"/>
                  <w:szCs w:val="20"/>
                </w:rPr>
                <w:t>Experimental</w:t>
              </w:r>
            </w:ins>
            <w:ins w:id="302" w:author="Thike" w:date="2019-07-08T21:03:00Z">
              <w:r>
                <w:rPr>
                  <w:rFonts w:ascii="Times New Roman" w:hAnsi="Times New Roman" w:cs="Times New Roman"/>
                  <w:sz w:val="20"/>
                  <w:szCs w:val="20"/>
                </w:rPr>
                <w:t xml:space="preserve"> </w:t>
              </w:r>
            </w:ins>
            <w:commentRangeStart w:id="303"/>
            <w:commentRangeStart w:id="304"/>
            <w:ins w:id="305" w:author="Thike" w:date="2019-07-07T16:31:00Z">
              <w:r w:rsidR="00CC1D8F">
                <w:rPr>
                  <w:rFonts w:ascii="Times New Roman" w:hAnsi="Times New Roman" w:cs="Times New Roman"/>
                  <w:sz w:val="20"/>
                  <w:szCs w:val="20"/>
                </w:rPr>
                <w:t>Environment</w:t>
              </w:r>
            </w:ins>
            <w:commentRangeEnd w:id="303"/>
            <w:ins w:id="306" w:author="Thike" w:date="2019-07-07T18:31:00Z">
              <w:r w:rsidR="00983AF8">
                <w:rPr>
                  <w:rStyle w:val="a6"/>
                  <w:b w:val="0"/>
                  <w:bCs w:val="0"/>
                </w:rPr>
                <w:commentReference w:id="303"/>
              </w:r>
            </w:ins>
            <w:commentRangeEnd w:id="304"/>
            <w:ins w:id="307" w:author="Thike" w:date="2019-07-08T23:23:00Z">
              <w:r w:rsidR="00641261">
                <w:rPr>
                  <w:rStyle w:val="a6"/>
                  <w:b w:val="0"/>
                  <w:bCs w:val="0"/>
                </w:rPr>
                <w:commentReference w:id="304"/>
              </w:r>
            </w:ins>
            <w:ins w:id="308" w:author="Thike" w:date="2019-07-07T18:50:00Z">
              <w:r w:rsidR="00553DA1">
                <w:rPr>
                  <w:rFonts w:ascii="Times New Roman" w:hAnsi="Times New Roman" w:cs="Times New Roman"/>
                  <w:sz w:val="20"/>
                  <w:szCs w:val="20"/>
                </w:rPr>
                <w:t>(that produce</w:t>
              </w:r>
            </w:ins>
            <w:ins w:id="309" w:author="Thike" w:date="2019-07-07T23:29:00Z">
              <w:r w:rsidR="005417B0">
                <w:rPr>
                  <w:rFonts w:ascii="Times New Roman" w:hAnsi="Times New Roman" w:cs="Times New Roman"/>
                  <w:sz w:val="20"/>
                  <w:szCs w:val="20"/>
                </w:rPr>
                <w:t xml:space="preserve"> </w:t>
              </w:r>
            </w:ins>
            <w:ins w:id="310" w:author="Thike" w:date="2019-07-07T18:50:00Z">
              <w:r w:rsidR="00553DA1">
                <w:rPr>
                  <w:rFonts w:ascii="Times New Roman" w:hAnsi="Times New Roman" w:cs="Times New Roman"/>
                  <w:sz w:val="20"/>
                  <w:szCs w:val="20"/>
                </w:rPr>
                <w:t>data</w:t>
              </w:r>
            </w:ins>
            <w:ins w:id="311" w:author="Thike" w:date="2019-07-07T23:28:00Z">
              <w:r w:rsidR="005417B0">
                <w:rPr>
                  <w:rFonts w:ascii="Times New Roman" w:hAnsi="Times New Roman" w:cs="Times New Roman"/>
                  <w:sz w:val="20"/>
                  <w:szCs w:val="20"/>
                </w:rPr>
                <w:t xml:space="preserve"> for ANN model</w:t>
              </w:r>
            </w:ins>
            <w:ins w:id="312" w:author="Thike" w:date="2019-07-07T18:51:00Z">
              <w:r w:rsidR="00553DA1">
                <w:rPr>
                  <w:rFonts w:ascii="Times New Roman" w:hAnsi="Times New Roman" w:cs="Times New Roman"/>
                  <w:sz w:val="20"/>
                  <w:szCs w:val="20"/>
                </w:rPr>
                <w:t>)</w:t>
              </w:r>
            </w:ins>
          </w:p>
        </w:tc>
        <w:tc>
          <w:tcPr>
            <w:tcW w:w="0" w:type="auto"/>
            <w:gridSpan w:val="2"/>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auto"/>
            <w:gridSpan w:val="2"/>
            <w:tcBorders>
              <w:top w:val="single" w:sz="4" w:space="0" w:color="auto"/>
            </w:tcBorders>
          </w:tcPr>
          <w:p w14:paraId="3974EAB4"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313"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Change w:id="314" w:author="Thike" w:date="2019-07-03T16:51:00Z">
                  <w:rPr>
                    <w:rFonts w:ascii="Times New Roman" w:hAnsi="Times New Roman" w:cs="Times New Roman"/>
                    <w:sz w:val="19"/>
                    <w:szCs w:val="19"/>
                  </w:rPr>
                </w:rPrChange>
              </w:rPr>
              <w:t>Activation Function</w:t>
            </w:r>
          </w:p>
        </w:tc>
        <w:tc>
          <w:tcPr>
            <w:tcW w:w="0" w:type="auto"/>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auto"/>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0" w:type="auto"/>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983AF8" w:rsidRPr="00586C90" w14:paraId="5D59401D" w14:textId="77777777" w:rsidTr="00184F29">
        <w:tblPrEx>
          <w:tblW w:w="0" w:type="auto"/>
          <w:tblPrExChange w:id="315"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FFFFFF"/>
            <w:tcPrChange w:id="316" w:author="Thike" w:date="2019-07-07T16:31:00Z">
              <w:tcPr>
                <w:tcW w:w="1080" w:type="dxa"/>
                <w:gridSpan w:val="2"/>
                <w:shd w:val="clear" w:color="auto" w:fill="FFFFFF"/>
              </w:tcPr>
            </w:tcPrChange>
          </w:tcPr>
          <w:p w14:paraId="042938CE" w14:textId="5090092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b w:val="0"/>
                <w:bCs w:val="0"/>
                <w:sz w:val="20"/>
                <w:szCs w:val="20"/>
                <w:rPrChange w:id="317"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"_ENREF_42" \o "Cai, 1999 #491"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42</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5"/>
            <w:shd w:val="clear" w:color="auto" w:fill="FFFFFF"/>
            <w:tcPrChange w:id="318" w:author="Thike" w:date="2019-07-07T16:31:00Z">
              <w:tcPr>
                <w:tcW w:w="1260" w:type="dxa"/>
                <w:gridSpan w:val="2"/>
                <w:shd w:val="clear" w:color="auto" w:fill="FFFFFF"/>
              </w:tcPr>
            </w:tcPrChange>
          </w:tcPr>
          <w:p w14:paraId="3C74E54B" w14:textId="2AABB7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19" w:author="Thike" w:date="2019-07-07T18:34:00Z">
              <w:r w:rsidRPr="00525427" w:rsidDel="00983AF8">
                <w:rPr>
                  <w:rFonts w:ascii="Times New Roman" w:hAnsi="Times New Roman" w:cs="Times New Roman"/>
                  <w:sz w:val="20"/>
                  <w:szCs w:val="20"/>
                </w:rPr>
                <w:delText>I</w:delText>
              </w:r>
            </w:del>
            <w:ins w:id="320" w:author="Thike" w:date="2019-07-07T18:34:00Z">
              <w:r>
                <w:rPr>
                  <w:rFonts w:ascii="Times New Roman" w:hAnsi="Times New Roman" w:cs="Times New Roman"/>
                  <w:sz w:val="20"/>
                  <w:szCs w:val="20"/>
                </w:rPr>
                <w:t>i</w:t>
              </w:r>
            </w:ins>
            <w:r w:rsidRPr="00586C90">
              <w:rPr>
                <w:rFonts w:ascii="Times New Roman" w:hAnsi="Times New Roman" w:cs="Times New Roman"/>
                <w:sz w:val="20"/>
                <w:szCs w:val="20"/>
                <w:rPrChange w:id="321" w:author="Thike" w:date="2019-07-03T16:51:00Z">
                  <w:rPr>
                    <w:rFonts w:ascii="Times New Roman" w:hAnsi="Times New Roman" w:cs="Times New Roman"/>
                    <w:color w:val="FF0000"/>
                    <w:sz w:val="20"/>
                    <w:szCs w:val="20"/>
                  </w:rPr>
                </w:rPrChange>
              </w:rPr>
              <w:t>ndustrial</w:t>
            </w:r>
            <w:ins w:id="322" w:author="Thike" w:date="2019-07-07T05:29:00Z">
              <w:r>
                <w:rPr>
                  <w:rFonts w:ascii="Times New Roman" w:hAnsi="Times New Roman" w:cs="Times New Roman"/>
                  <w:sz w:val="20"/>
                  <w:szCs w:val="20"/>
                </w:rPr>
                <w:t xml:space="preserve"> applications</w:t>
              </w:r>
            </w:ins>
          </w:p>
        </w:tc>
        <w:tc>
          <w:tcPr>
            <w:tcW w:w="0" w:type="auto"/>
            <w:gridSpan w:val="2"/>
            <w:shd w:val="clear" w:color="auto" w:fill="FFFFFF"/>
            <w:tcPrChange w:id="323" w:author="Thike" w:date="2019-07-07T16:31:00Z">
              <w:tcPr>
                <w:tcW w:w="1260" w:type="dxa"/>
                <w:gridSpan w:val="3"/>
                <w:shd w:val="clear" w:color="auto" w:fill="FFFFFF"/>
              </w:tcPr>
            </w:tcPrChange>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4" w:author="Thike" w:date="2019-07-07T18:34:00Z">
              <w:r w:rsidRPr="00586C90">
                <w:rPr>
                  <w:rFonts w:ascii="Times New Roman" w:hAnsi="Times New Roman" w:cs="Times New Roman"/>
                  <w:sz w:val="20"/>
                  <w:szCs w:val="20"/>
                </w:rPr>
                <w:t>atmospheric environment</w:t>
              </w:r>
            </w:ins>
          </w:p>
        </w:tc>
        <w:tc>
          <w:tcPr>
            <w:tcW w:w="0" w:type="auto"/>
            <w:gridSpan w:val="2"/>
            <w:shd w:val="clear" w:color="auto" w:fill="FFFFFF"/>
            <w:tcPrChange w:id="325" w:author="Thike" w:date="2019-07-07T16:31:00Z">
              <w:tcPr>
                <w:tcW w:w="1260" w:type="dxa"/>
                <w:gridSpan w:val="2"/>
                <w:shd w:val="clear" w:color="auto" w:fill="FFFFFF"/>
              </w:tcPr>
            </w:tcPrChange>
          </w:tcPr>
          <w:p w14:paraId="6B8D3966" w14:textId="20A0294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6" w:author="Thike" w:date="2019-07-03T16:39:00Z">
              <w:r w:rsidRPr="00586C90">
                <w:rPr>
                  <w:rFonts w:ascii="Times New Roman" w:hAnsi="Times New Roman" w:cs="Times New Roman"/>
                  <w:sz w:val="20"/>
                  <w:szCs w:val="20"/>
                  <w:rPrChange w:id="327" w:author="Thike" w:date="2019-07-03T16:51:00Z">
                    <w:rPr>
                      <w:rFonts w:ascii="Times New Roman" w:hAnsi="Times New Roman" w:cs="Times New Roman"/>
                      <w:sz w:val="24"/>
                      <w:szCs w:val="28"/>
                    </w:rPr>
                  </w:rPrChange>
                </w:rPr>
                <w:t>T</w:t>
              </w:r>
            </w:ins>
            <w:del w:id="328" w:author="Thike" w:date="2019-07-03T16:39: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del w:id="329" w:author="Thike" w:date="2019-07-03T16:44:00Z">
              <w:r w:rsidRPr="00586C90" w:rsidDel="006C681F">
                <w:rPr>
                  <w:rFonts w:ascii="Times New Roman" w:hAnsi="Times New Roman" w:cs="Times New Roman"/>
                  <w:sz w:val="20"/>
                  <w:szCs w:val="20"/>
                  <w:rPrChange w:id="330" w:author="Thike" w:date="2019-07-03T16:51:00Z">
                    <w:rPr>
                      <w:rFonts w:ascii="Times New Roman" w:hAnsi="Times New Roman" w:cs="Times New Roman"/>
                      <w:color w:val="FF0000"/>
                      <w:sz w:val="20"/>
                      <w:szCs w:val="20"/>
                    </w:rPr>
                  </w:rPrChange>
                </w:rPr>
                <w:delText xml:space="preserve">time of wetness </w:delText>
              </w:r>
            </w:del>
            <w:r w:rsidRPr="00586C90">
              <w:rPr>
                <w:rFonts w:ascii="Times New Roman" w:hAnsi="Times New Roman" w:cs="Times New Roman"/>
                <w:sz w:val="20"/>
                <w:szCs w:val="20"/>
              </w:rPr>
              <w:t xml:space="preserve">TOW, </w:t>
            </w:r>
            <w:r w:rsidRPr="00054AC8">
              <w:rPr>
                <w:rFonts w:ascii="Times New Roman" w:hAnsi="Times New Roman" w:cs="Times New Roman"/>
                <w:sz w:val="20"/>
                <w:szCs w:val="20"/>
              </w:rPr>
              <w:t xml:space="preserve">exposure time, </w:t>
            </w:r>
            <w:ins w:id="331"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332" w:author="Thike" w:date="2019-07-03T17:20:00Z">
              <w:r w:rsidRPr="00586C90" w:rsidDel="00DD2788">
                <w:rPr>
                  <w:rFonts w:ascii="Times New Roman" w:hAnsi="Times New Roman" w:cs="Times New Roman"/>
                  <w:sz w:val="20"/>
                  <w:szCs w:val="20"/>
                  <w:rPrChange w:id="333" w:author="Thike" w:date="2019-07-03T16:51:00Z">
                    <w:rPr>
                      <w:rFonts w:ascii="Times New Roman" w:hAnsi="Times New Roman" w:cs="Times New Roman"/>
                      <w:color w:val="FF0000"/>
                      <w:sz w:val="20"/>
                      <w:szCs w:val="20"/>
                    </w:rPr>
                  </w:rPrChange>
                </w:rPr>
                <w:delText>Sulphur dioxide</w:delText>
              </w:r>
            </w:del>
            <w:r w:rsidRPr="00586C90">
              <w:rPr>
                <w:rFonts w:ascii="Times New Roman" w:hAnsi="Times New Roman" w:cs="Times New Roman"/>
                <w:sz w:val="20"/>
                <w:szCs w:val="20"/>
                <w:rPrChange w:id="334" w:author="Thike" w:date="2019-07-03T16:51:00Z">
                  <w:rPr>
                    <w:rFonts w:ascii="Times New Roman" w:hAnsi="Times New Roman" w:cs="Times New Roman"/>
                    <w:color w:val="FF0000"/>
                    <w:sz w:val="20"/>
                    <w:szCs w:val="20"/>
                  </w:rPr>
                </w:rPrChange>
              </w:rPr>
              <w:t xml:space="preserve"> </w:t>
            </w:r>
            <w:del w:id="335" w:author="Thike" w:date="2019-07-05T02:48:00Z">
              <w:r w:rsidRPr="00586C90" w:rsidDel="0090276E">
                <w:rPr>
                  <w:rFonts w:ascii="Times New Roman" w:hAnsi="Times New Roman" w:cs="Times New Roman"/>
                  <w:sz w:val="20"/>
                  <w:szCs w:val="20"/>
                  <w:rPrChange w:id="336" w:author="Thike" w:date="2019-07-03T16:51:00Z">
                    <w:rPr>
                      <w:rFonts w:ascii="Times New Roman" w:hAnsi="Times New Roman" w:cs="Times New Roman"/>
                      <w:color w:val="FF0000"/>
                      <w:sz w:val="20"/>
                      <w:szCs w:val="20"/>
                    </w:rPr>
                  </w:rPrChange>
                </w:rPr>
                <w:delText>concentration</w:delText>
              </w:r>
              <w:r w:rsidRPr="00586C90" w:rsidDel="0090276E">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w:t>
            </w:r>
            <w:ins w:id="337" w:author="Thike" w:date="2019-07-04T15:23:00Z">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ins>
            <w:del w:id="338" w:author="Thike" w:date="2019-07-04T15:23:00Z">
              <w:r w:rsidRPr="00586C90" w:rsidDel="007F799A">
                <w:rPr>
                  <w:rFonts w:ascii="Times New Roman" w:hAnsi="Times New Roman" w:cs="Times New Roman"/>
                  <w:sz w:val="20"/>
                  <w:szCs w:val="20"/>
                  <w:rPrChange w:id="339" w:author="Thike" w:date="2019-07-03T16:51:00Z">
                    <w:rPr>
                      <w:rFonts w:ascii="Times New Roman" w:hAnsi="Times New Roman" w:cs="Times New Roman"/>
                      <w:color w:val="FF0000"/>
                      <w:sz w:val="20"/>
                      <w:szCs w:val="20"/>
                    </w:rPr>
                  </w:rPrChange>
                </w:rPr>
                <w:delText xml:space="preserve">chloride </w:delText>
              </w:r>
            </w:del>
            <w:del w:id="340" w:author="Thike" w:date="2019-07-05T02:48:00Z">
              <w:r w:rsidRPr="00586C90" w:rsidDel="0090276E">
                <w:rPr>
                  <w:rFonts w:ascii="Times New Roman" w:hAnsi="Times New Roman" w:cs="Times New Roman"/>
                  <w:sz w:val="20"/>
                  <w:szCs w:val="20"/>
                  <w:rPrChange w:id="341" w:author="Thike" w:date="2019-07-03T16:51:00Z">
                    <w:rPr>
                      <w:rFonts w:ascii="Times New Roman" w:hAnsi="Times New Roman" w:cs="Times New Roman"/>
                      <w:color w:val="FF0000"/>
                      <w:sz w:val="20"/>
                      <w:szCs w:val="20"/>
                    </w:rPr>
                  </w:rPrChange>
                </w:rPr>
                <w:delText>concentration</w:delText>
              </w:r>
            </w:del>
          </w:p>
        </w:tc>
        <w:tc>
          <w:tcPr>
            <w:tcW w:w="0" w:type="auto"/>
            <w:shd w:val="clear" w:color="auto" w:fill="FFFFFF"/>
            <w:tcPrChange w:id="342" w:author="Thike" w:date="2019-07-07T16:31:00Z">
              <w:tcPr>
                <w:tcW w:w="1170" w:type="dxa"/>
                <w:gridSpan w:val="4"/>
                <w:shd w:val="clear" w:color="auto" w:fill="FFFFFF"/>
              </w:tcPr>
            </w:tcPrChange>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Change w:id="343" w:author="Thike" w:date="2019-07-07T16:31:00Z">
              <w:tcPr>
                <w:tcW w:w="1350" w:type="dxa"/>
                <w:gridSpan w:val="3"/>
                <w:shd w:val="clear" w:color="auto" w:fill="FFFFFF"/>
              </w:tcPr>
            </w:tcPrChange>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auto"/>
            <w:shd w:val="clear" w:color="auto" w:fill="FFFFFF"/>
            <w:tcPrChange w:id="344" w:author="Thike" w:date="2019-07-07T16:31:00Z">
              <w:tcPr>
                <w:tcW w:w="1170" w:type="dxa"/>
                <w:gridSpan w:val="3"/>
                <w:shd w:val="clear" w:color="auto" w:fill="FFFFFF"/>
              </w:tcPr>
            </w:tcPrChange>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345" w:author="Thike" w:date="2019-07-07T16:31:00Z">
              <w:tcPr>
                <w:tcW w:w="2070" w:type="dxa"/>
                <w:gridSpan w:val="2"/>
                <w:shd w:val="clear" w:color="auto" w:fill="FFFFFF"/>
              </w:tcPr>
            </w:tcPrChange>
          </w:tcPr>
          <w:p w14:paraId="2DD4F21E" w14:textId="0D9DB0E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46" w:author="Thike" w:date="2019-07-03T16:28:00Z">
              <w:r w:rsidRPr="00586C90">
                <w:rPr>
                  <w:rFonts w:ascii="Times New Roman" w:hAnsi="Times New Roman" w:cs="Times New Roman"/>
                  <w:sz w:val="20"/>
                  <w:szCs w:val="20"/>
                  <w:rPrChange w:id="347" w:author="Thike" w:date="2019-07-03T16:51:00Z">
                    <w:rPr>
                      <w:rFonts w:ascii="Times New Roman" w:hAnsi="Times New Roman" w:cs="Times New Roman"/>
                      <w:sz w:val="24"/>
                      <w:szCs w:val="28"/>
                    </w:rPr>
                  </w:rPrChange>
                </w:rPr>
                <w:t>MLP</w:t>
              </w:r>
            </w:ins>
            <w:del w:id="348" w:author="Thike" w:date="2019-07-03T16:28:00Z">
              <w:r w:rsidRPr="00586C90" w:rsidDel="002A082C">
                <w:rPr>
                  <w:rFonts w:ascii="Times New Roman" w:hAnsi="Times New Roman" w:cs="Times New Roman"/>
                  <w:sz w:val="20"/>
                  <w:szCs w:val="20"/>
                  <w:rPrChange w:id="349" w:author="Thike" w:date="2019-07-03T16:51:00Z">
                    <w:rPr>
                      <w:rFonts w:ascii="Times New Roman" w:hAnsi="Times New Roman" w:cs="Times New Roman"/>
                      <w:color w:val="FF0000"/>
                      <w:sz w:val="20"/>
                      <w:szCs w:val="20"/>
                    </w:rPr>
                  </w:rPrChange>
                </w:rPr>
                <w:delText>multilayer perceptron</w:delText>
              </w:r>
            </w:del>
          </w:p>
        </w:tc>
      </w:tr>
      <w:tr w:rsidR="00983AF8" w:rsidRPr="00586C90" w14:paraId="248C714E" w14:textId="77777777" w:rsidTr="00184F29">
        <w:tblPrEx>
          <w:tblW w:w="0" w:type="auto"/>
          <w:tblPrExChange w:id="350" w:author="Thike" w:date="2019-07-07T16:31:00Z">
            <w:tblPrEx>
              <w:tblW w:w="0" w:type="auto"/>
              <w:tblLayout w:type="fixed"/>
            </w:tblPrEx>
          </w:tblPrExChange>
        </w:tblPrEx>
        <w:tc>
          <w:tcPr>
            <w:cnfStyle w:val="001000000000" w:firstRow="0" w:lastRow="0" w:firstColumn="1" w:lastColumn="0" w:oddVBand="0" w:evenVBand="0" w:oddHBand="0" w:evenHBand="0" w:firstRowFirstColumn="0" w:firstRowLastColumn="0" w:lastRowFirstColumn="0" w:lastRowLastColumn="0"/>
            <w:tcW w:w="0" w:type="auto"/>
            <w:tcPrChange w:id="351" w:author="Thike" w:date="2019-07-07T16:31:00Z">
              <w:tcPr>
                <w:tcW w:w="1080" w:type="dxa"/>
                <w:gridSpan w:val="2"/>
              </w:tcPr>
            </w:tcPrChange>
          </w:tcPr>
          <w:p w14:paraId="43FD82DC" w14:textId="617F3648"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304 Stainless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b w:val="0"/>
                <w:bCs w:val="0"/>
                <w:sz w:val="20"/>
                <w:szCs w:val="20"/>
                <w:rPrChange w:id="352"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"_ENREF_24" \o "Lajevardi, 2009 #452"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24</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Change w:id="353" w:author="Thike" w:date="2019-07-07T16:31:00Z">
              <w:tcPr>
                <w:tcW w:w="1260" w:type="dxa"/>
                <w:gridSpan w:val="2"/>
              </w:tcPr>
            </w:tcPrChange>
          </w:tcPr>
          <w:p w14:paraId="6F920218" w14:textId="1981D4A8"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354" w:author="Thike" w:date="2019-07-07T16:24:00Z"/>
                <w:rFonts w:ascii="Times New Roman" w:hAnsi="Times New Roman" w:cs="Times New Roman"/>
                <w:sz w:val="20"/>
                <w:szCs w:val="20"/>
                <w:rPrChange w:id="355" w:author="Thike" w:date="2019-07-03T16:51:00Z">
                  <w:rPr>
                    <w:del w:id="356" w:author="Thike" w:date="2019-07-07T16:24:00Z"/>
                    <w:rFonts w:ascii="Times New Roman" w:hAnsi="Times New Roman" w:cs="Times New Roman"/>
                    <w:color w:val="FF0000"/>
                    <w:sz w:val="20"/>
                    <w:szCs w:val="20"/>
                  </w:rPr>
                </w:rPrChange>
              </w:rPr>
            </w:pPr>
            <w:ins w:id="357" w:author="Thike" w:date="2019-07-07T18:34:00Z">
              <w:r>
                <w:rPr>
                  <w:rFonts w:ascii="Times New Roman" w:hAnsi="Times New Roman" w:cs="Times New Roman"/>
                  <w:sz w:val="20"/>
                  <w:szCs w:val="20"/>
                </w:rPr>
                <w:t>i</w:t>
              </w:r>
            </w:ins>
            <w:ins w:id="358" w:author="Thike" w:date="2019-07-07T16:24:00Z">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ins>
            <w:del w:id="359" w:author="Thike" w:date="2019-07-07T16:24:00Z">
              <w:r w:rsidRPr="005D6B22" w:rsidDel="009A6D1A">
                <w:rPr>
                  <w:rFonts w:ascii="Times New Roman" w:hAnsi="Times New Roman" w:cs="Times New Roman"/>
                  <w:sz w:val="20"/>
                  <w:szCs w:val="20"/>
                  <w:highlight w:val="yellow"/>
                  <w:rPrChange w:id="360" w:author="Thike" w:date="2019-07-06T04:47:00Z">
                    <w:rPr>
                      <w:rFonts w:ascii="Times New Roman" w:hAnsi="Times New Roman" w:cs="Times New Roman"/>
                      <w:color w:val="FF0000"/>
                      <w:sz w:val="20"/>
                      <w:szCs w:val="20"/>
                    </w:rPr>
                  </w:rPrChange>
                </w:rPr>
                <w:delText>aqueous chloride solution</w:delText>
              </w:r>
            </w:del>
          </w:p>
          <w:p w14:paraId="4F673A3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Change w:id="361" w:author="Thike" w:date="2019-07-07T16:31:00Z">
              <w:tcPr>
                <w:tcW w:w="1260" w:type="dxa"/>
                <w:gridSpan w:val="3"/>
              </w:tcPr>
            </w:tcPrChange>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2" w:author="Thike" w:date="2019-07-07T18:39:00Z">
              <w:r w:rsidRPr="00396F14">
                <w:rPr>
                  <w:rFonts w:ascii="Times New Roman" w:hAnsi="Times New Roman" w:cs="Times New Roman"/>
                  <w:sz w:val="20"/>
                  <w:szCs w:val="20"/>
                </w:rPr>
                <w:t>aqueous chloride solution</w:t>
              </w:r>
            </w:ins>
          </w:p>
        </w:tc>
        <w:tc>
          <w:tcPr>
            <w:tcW w:w="0" w:type="auto"/>
            <w:gridSpan w:val="2"/>
            <w:tcPrChange w:id="363" w:author="Thike" w:date="2019-07-07T16:31:00Z">
              <w:tcPr>
                <w:tcW w:w="1260" w:type="dxa"/>
                <w:gridSpan w:val="2"/>
              </w:tcPr>
            </w:tcPrChange>
          </w:tcPr>
          <w:p w14:paraId="46306429" w14:textId="6506B29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4" w:author="Thike" w:date="2019-07-03T16:40:00Z">
              <w:r w:rsidRPr="00586C90">
                <w:rPr>
                  <w:rFonts w:ascii="Times New Roman" w:hAnsi="Times New Roman" w:cs="Times New Roman"/>
                  <w:sz w:val="20"/>
                  <w:szCs w:val="20"/>
                  <w:rPrChange w:id="365" w:author="Thike" w:date="2019-07-03T16:51:00Z">
                    <w:rPr>
                      <w:rFonts w:ascii="Times New Roman" w:hAnsi="Times New Roman" w:cs="Times New Roman"/>
                      <w:sz w:val="24"/>
                      <w:szCs w:val="28"/>
                    </w:rPr>
                  </w:rPrChange>
                </w:rPr>
                <w:t>T</w:t>
              </w:r>
            </w:ins>
            <w:del w:id="366" w:author="Thike" w:date="2019-07-03T16:40: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367" w:author="Thike" w:date="2019-07-03T15:29:00Z">
              <w:r w:rsidRPr="00586C90">
                <w:rPr>
                  <w:rFonts w:ascii="Times New Roman" w:hAnsi="Times New Roman" w:cs="Times New Roman"/>
                  <w:sz w:val="20"/>
                  <w:szCs w:val="20"/>
                  <w:rPrChange w:id="368" w:author="Thike" w:date="2019-07-03T16:51:00Z">
                    <w:rPr>
                      <w:rFonts w:ascii="Times New Roman" w:hAnsi="Times New Roman" w:cs="Times New Roman"/>
                      <w:sz w:val="24"/>
                      <w:szCs w:val="28"/>
                    </w:rPr>
                  </w:rPrChange>
                </w:rPr>
                <w:t>Cl</w:t>
              </w:r>
              <w:r w:rsidRPr="00586C90">
                <w:rPr>
                  <w:rFonts w:ascii="Times New Roman" w:hAnsi="Times New Roman" w:cs="Times New Roman"/>
                  <w:sz w:val="20"/>
                  <w:szCs w:val="20"/>
                  <w:vertAlign w:val="superscript"/>
                  <w:rPrChange w:id="369" w:author="Thike" w:date="2019-07-03T16:51:00Z">
                    <w:rPr>
                      <w:rFonts w:ascii="Times New Roman" w:hAnsi="Times New Roman" w:cs="Times New Roman"/>
                      <w:sz w:val="24"/>
                      <w:szCs w:val="28"/>
                      <w:vertAlign w:val="superscript"/>
                    </w:rPr>
                  </w:rPrChange>
                </w:rPr>
                <w:t>-</w:t>
              </w:r>
            </w:ins>
            <w:del w:id="370" w:author="Thike" w:date="2019-07-03T15:29:00Z">
              <w:r w:rsidRPr="00586C90" w:rsidDel="009473D0">
                <w:rPr>
                  <w:rFonts w:ascii="Times New Roman" w:hAnsi="Times New Roman" w:cs="Times New Roman"/>
                  <w:sz w:val="20"/>
                  <w:szCs w:val="20"/>
                </w:rPr>
                <w:delText xml:space="preserve">Chloride ions concentrations </w:delText>
              </w:r>
            </w:del>
            <w:ins w:id="371" w:author="Thike" w:date="2019-07-03T15:29: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372" w:author="Thike" w:date="2019-07-03T16:35:00Z">
              <w:r w:rsidRPr="00586C90">
                <w:rPr>
                  <w:rFonts w:ascii="Times New Roman" w:hAnsi="Times New Roman" w:cs="Times New Roman"/>
                  <w:sz w:val="20"/>
                  <w:szCs w:val="20"/>
                  <w:rPrChange w:id="373" w:author="Thike" w:date="2019-07-03T16:51:00Z">
                    <w:rPr>
                      <w:rFonts w:ascii="Times New Roman" w:hAnsi="Times New Roman" w:cs="Times New Roman"/>
                      <w:sz w:val="24"/>
                      <w:szCs w:val="28"/>
                    </w:rPr>
                  </w:rPrChange>
                </w:rPr>
                <w:t>P</w:t>
              </w:r>
            </w:ins>
            <w:del w:id="374" w:author="Thike" w:date="2019-07-03T16:35:00Z">
              <w:r w:rsidRPr="00586C90" w:rsidDel="00990898">
                <w:rPr>
                  <w:rFonts w:ascii="Times New Roman" w:hAnsi="Times New Roman" w:cs="Times New Roman"/>
                  <w:sz w:val="20"/>
                  <w:szCs w:val="20"/>
                  <w:rPrChange w:id="375" w:author="Thike" w:date="2019-07-03T16:51:00Z">
                    <w:rPr>
                      <w:rFonts w:ascii="Times New Roman" w:hAnsi="Times New Roman" w:cs="Times New Roman"/>
                      <w:color w:val="FF0000"/>
                      <w:sz w:val="20"/>
                      <w:szCs w:val="20"/>
                    </w:rPr>
                  </w:rPrChange>
                </w:rPr>
                <w:delText>applied stress(P)</w:delText>
              </w:r>
            </w:del>
          </w:p>
        </w:tc>
        <w:tc>
          <w:tcPr>
            <w:tcW w:w="0" w:type="auto"/>
            <w:gridSpan w:val="2"/>
            <w:tcPrChange w:id="376" w:author="Thike" w:date="2019-07-07T16:31:00Z">
              <w:tcPr>
                <w:tcW w:w="1170" w:type="dxa"/>
                <w:gridSpan w:val="4"/>
              </w:tcPr>
            </w:tcPrChange>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tcPrChange w:id="377" w:author="Thike" w:date="2019-07-07T16:31:00Z">
              <w:tcPr>
                <w:tcW w:w="1350" w:type="dxa"/>
                <w:gridSpan w:val="3"/>
              </w:tcPr>
            </w:tcPrChange>
          </w:tcPr>
          <w:p w14:paraId="32654130" w14:textId="4394162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del w:id="378" w:author="Thike" w:date="2019-07-05T02:59:00Z">
              <w:r w:rsidRPr="00586C90" w:rsidDel="007F48C1">
                <w:rPr>
                  <w:rFonts w:ascii="Times New Roman" w:hAnsi="Times New Roman" w:cs="Times New Roman"/>
                  <w:sz w:val="20"/>
                  <w:szCs w:val="20"/>
                </w:rPr>
                <w:delText>stress corrosion cracking</w:delText>
              </w:r>
            </w:del>
            <w:ins w:id="379" w:author="Thike" w:date="2019-07-05T02:59:00Z">
              <w:r w:rsidRPr="007F48C1">
                <w:rPr>
                  <w:rFonts w:ascii="Times New Roman" w:hAnsi="Times New Roman" w:cs="Times New Roman"/>
                  <w:sz w:val="20"/>
                  <w:szCs w:val="20"/>
                </w:rPr>
                <w:t>SCC</w:t>
              </w:r>
            </w:ins>
          </w:p>
        </w:tc>
        <w:tc>
          <w:tcPr>
            <w:tcW w:w="0" w:type="auto"/>
            <w:gridSpan w:val="5"/>
            <w:tcPrChange w:id="380" w:author="Thike" w:date="2019-07-07T16:31:00Z">
              <w:tcPr>
                <w:tcW w:w="1170" w:type="dxa"/>
                <w:gridSpan w:val="3"/>
              </w:tcPr>
            </w:tcPrChange>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tcPrChange w:id="381" w:author="Thike" w:date="2019-07-07T16:31:00Z">
              <w:tcPr>
                <w:tcW w:w="2070" w:type="dxa"/>
                <w:gridSpan w:val="2"/>
              </w:tcPr>
            </w:tcPrChange>
          </w:tcPr>
          <w:p w14:paraId="3C1FA1BC" w14:textId="35C8FA0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82" w:author="Thike" w:date="2019-07-03T16:29:00Z">
              <w:r w:rsidRPr="00586C90">
                <w:rPr>
                  <w:rFonts w:ascii="Times New Roman" w:hAnsi="Times New Roman" w:cs="Times New Roman"/>
                  <w:sz w:val="20"/>
                  <w:szCs w:val="20"/>
                  <w:rPrChange w:id="383" w:author="Thike" w:date="2019-07-03T16:51:00Z">
                    <w:rPr>
                      <w:rFonts w:ascii="Times New Roman" w:hAnsi="Times New Roman" w:cs="Times New Roman"/>
                      <w:sz w:val="24"/>
                      <w:szCs w:val="28"/>
                    </w:rPr>
                  </w:rPrChange>
                </w:rPr>
                <w:t>MLP</w:t>
              </w:r>
            </w:ins>
            <w:del w:id="384" w:author="Thike" w:date="2019-07-03T16:29:00Z">
              <w:r w:rsidRPr="00586C90" w:rsidDel="00990898">
                <w:rPr>
                  <w:rFonts w:ascii="Times New Roman" w:hAnsi="Times New Roman" w:cs="Times New Roman"/>
                  <w:sz w:val="20"/>
                  <w:szCs w:val="20"/>
                </w:rPr>
                <w:delText xml:space="preserve">multilayer perceptron </w:delText>
              </w:r>
            </w:del>
          </w:p>
        </w:tc>
      </w:tr>
      <w:tr w:rsidR="00983AF8" w:rsidRPr="00586C90" w14:paraId="2A2871D5" w14:textId="77777777" w:rsidTr="00184F29">
        <w:tblPrEx>
          <w:tblW w:w="0" w:type="auto"/>
          <w:tblPrExChange w:id="385"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386" w:author="Thike" w:date="2019-07-07T16:31:00Z">
              <w:tcPr>
                <w:tcW w:w="1080" w:type="dxa"/>
                <w:gridSpan w:val="2"/>
                <w:shd w:val="clear" w:color="auto" w:fill="FFFFFF"/>
              </w:tcPr>
            </w:tcPrChange>
          </w:tcPr>
          <w:p w14:paraId="3AE3862B" w14:textId="5224D884"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b w:val="0"/>
                <w:bCs w:val="0"/>
                <w:sz w:val="20"/>
                <w:szCs w:val="20"/>
                <w:rPrChange w:id="387"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"_ENREF_23" \o "Kenny, 2009 #489"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23</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388" w:author="Thike" w:date="2019-07-07T16:31:00Z">
              <w:tcPr>
                <w:tcW w:w="1260" w:type="dxa"/>
                <w:gridSpan w:val="2"/>
                <w:shd w:val="clear" w:color="auto" w:fill="FFFFFF"/>
              </w:tcPr>
            </w:tcPrChange>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89" w:author="Thike" w:date="2019-07-03T16:51:00Z">
                  <w:rPr>
                    <w:rFonts w:ascii="Times New Roman" w:hAnsi="Times New Roman" w:cs="Times New Roman"/>
                    <w:color w:val="FF0000"/>
                    <w:sz w:val="20"/>
                    <w:szCs w:val="20"/>
                  </w:rPr>
                </w:rPrChange>
              </w:rPr>
              <w:t>distribution and transmission electric energy lines</w:t>
            </w:r>
          </w:p>
        </w:tc>
        <w:tc>
          <w:tcPr>
            <w:tcW w:w="0" w:type="auto"/>
            <w:shd w:val="clear" w:color="auto" w:fill="FFFFFF"/>
            <w:tcPrChange w:id="390" w:author="Thike" w:date="2019-07-07T16:31:00Z">
              <w:tcPr>
                <w:tcW w:w="1260" w:type="dxa"/>
                <w:gridSpan w:val="3"/>
                <w:shd w:val="clear" w:color="auto" w:fill="FFFFFF"/>
              </w:tcPr>
            </w:tcPrChange>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91" w:author="Thike" w:date="2019-07-07T18:43:00Z">
              <w:r w:rsidRPr="00586C90">
                <w:rPr>
                  <w:rFonts w:ascii="Times New Roman" w:hAnsi="Times New Roman" w:cs="Times New Roman"/>
                  <w:sz w:val="20"/>
                  <w:szCs w:val="20"/>
                </w:rPr>
                <w:t>atmospheric environment</w:t>
              </w:r>
            </w:ins>
          </w:p>
        </w:tc>
        <w:tc>
          <w:tcPr>
            <w:tcW w:w="0" w:type="auto"/>
            <w:gridSpan w:val="2"/>
            <w:shd w:val="clear" w:color="auto" w:fill="FFFFFF"/>
            <w:tcPrChange w:id="392" w:author="Thike" w:date="2019-07-07T16:31:00Z">
              <w:tcPr>
                <w:tcW w:w="1260" w:type="dxa"/>
                <w:gridSpan w:val="2"/>
                <w:shd w:val="clear" w:color="auto" w:fill="FFFFFF"/>
              </w:tcPr>
            </w:tcPrChange>
          </w:tcPr>
          <w:p w14:paraId="7C459306" w14:textId="3E311AD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93" w:author="Thike" w:date="2019-07-03T16:51:00Z">
                  <w:rPr>
                    <w:rFonts w:ascii="Times New Roman" w:hAnsi="Times New Roman" w:cs="Times New Roman"/>
                    <w:color w:val="FF0000"/>
                    <w:sz w:val="20"/>
                    <w:szCs w:val="20"/>
                  </w:rPr>
                </w:rPrChange>
              </w:rPr>
              <w:t>environmental parameters(</w:t>
            </w:r>
            <w:ins w:id="394" w:author="Thike" w:date="2019-07-04T18:09:00Z">
              <w:r w:rsidRPr="00054AC8">
                <w:rPr>
                  <w:rFonts w:ascii="Times New Roman" w:hAnsi="Times New Roman" w:cs="Times New Roman"/>
                  <w:sz w:val="20"/>
                  <w:szCs w:val="20"/>
                </w:rPr>
                <w:t>exposure time</w:t>
              </w:r>
            </w:ins>
            <w:del w:id="395" w:author="Thike" w:date="2019-07-04T18:09:00Z">
              <w:r w:rsidRPr="00586C90" w:rsidDel="00054AC8">
                <w:rPr>
                  <w:rFonts w:ascii="Times New Roman" w:hAnsi="Times New Roman" w:cs="Times New Roman" w:hint="eastAsia"/>
                  <w:sz w:val="20"/>
                  <w:szCs w:val="20"/>
                  <w:rPrChange w:id="396" w:author="Thike" w:date="2019-07-03T16:51:00Z">
                    <w:rPr>
                      <w:rFonts w:ascii="AdvGulliv-R" w:hAnsi="AdvGulliv-R" w:hint="eastAsia"/>
                      <w:color w:val="000000"/>
                      <w:sz w:val="16"/>
                      <w:szCs w:val="16"/>
                    </w:rPr>
                  </w:rPrChange>
                </w:rPr>
                <w:delText>time of exposure</w:delText>
              </w:r>
            </w:del>
            <w:r w:rsidRPr="00586C90">
              <w:rPr>
                <w:rFonts w:ascii="Times New Roman" w:hAnsi="Times New Roman" w:cs="Times New Roman" w:hint="eastAsia"/>
                <w:sz w:val="20"/>
                <w:szCs w:val="20"/>
                <w:rPrChange w:id="397" w:author="Thike" w:date="2019-07-03T16:51:00Z">
                  <w:rPr>
                    <w:rFonts w:ascii="AdvGulliv-R" w:hAnsi="AdvGulliv-R" w:hint="eastAsia"/>
                    <w:color w:val="000000"/>
                    <w:sz w:val="16"/>
                    <w:szCs w:val="16"/>
                  </w:rPr>
                </w:rPrChange>
              </w:rPr>
              <w:t xml:space="preserve">, </w:t>
            </w:r>
            <w:ins w:id="398" w:author="Thike" w:date="2019-07-03T16:40:00Z">
              <w:r w:rsidRPr="00586C90">
                <w:rPr>
                  <w:rFonts w:ascii="Times New Roman" w:hAnsi="Times New Roman" w:cs="Times New Roman"/>
                  <w:sz w:val="20"/>
                  <w:szCs w:val="20"/>
                  <w:rPrChange w:id="399" w:author="Thike" w:date="2019-07-03T16:51:00Z">
                    <w:rPr>
                      <w:rFonts w:ascii="Times New Roman" w:hAnsi="Times New Roman" w:cs="Times New Roman"/>
                      <w:sz w:val="24"/>
                      <w:szCs w:val="28"/>
                    </w:rPr>
                  </w:rPrChange>
                </w:rPr>
                <w:t>T</w:t>
              </w:r>
            </w:ins>
            <w:del w:id="400" w:author="Thike" w:date="2019-07-03T16:40:00Z">
              <w:r w:rsidRPr="00586C90" w:rsidDel="006C681F">
                <w:rPr>
                  <w:rFonts w:ascii="Times New Roman" w:hAnsi="Times New Roman" w:cs="Times New Roman" w:hint="eastAsia"/>
                  <w:sz w:val="20"/>
                  <w:szCs w:val="20"/>
                  <w:rPrChange w:id="401" w:author="Thike" w:date="2019-07-03T16:51:00Z">
                    <w:rPr>
                      <w:rFonts w:ascii="AdvGulliv-R" w:hAnsi="AdvGulliv-R" w:hint="eastAsia"/>
                      <w:color w:val="000000"/>
                      <w:sz w:val="16"/>
                      <w:szCs w:val="16"/>
                    </w:rPr>
                  </w:rPrChange>
                </w:rPr>
                <w:delText>temperature</w:delText>
              </w:r>
            </w:del>
            <w:r w:rsidRPr="00586C90">
              <w:rPr>
                <w:rFonts w:ascii="Times New Roman" w:hAnsi="Times New Roman" w:cs="Times New Roman" w:hint="eastAsia"/>
                <w:sz w:val="20"/>
                <w:szCs w:val="20"/>
                <w:rPrChange w:id="402" w:author="Thike" w:date="2019-07-03T16:51:00Z">
                  <w:rPr>
                    <w:rFonts w:ascii="AdvGulliv-R" w:hAnsi="AdvGulliv-R" w:hint="eastAsia"/>
                    <w:color w:val="000000"/>
                    <w:sz w:val="16"/>
                    <w:szCs w:val="16"/>
                  </w:rPr>
                </w:rPrChange>
              </w:rPr>
              <w:t xml:space="preserve">, </w:t>
            </w:r>
            <w:ins w:id="403" w:author="Thike" w:date="2019-07-03T16:45:00Z">
              <w:r w:rsidRPr="00586C90">
                <w:rPr>
                  <w:rFonts w:ascii="Times New Roman" w:hAnsi="Times New Roman" w:cs="Times New Roman"/>
                  <w:sz w:val="20"/>
                  <w:szCs w:val="20"/>
                  <w:rPrChange w:id="404" w:author="Thike" w:date="2019-07-03T16:51:00Z">
                    <w:rPr>
                      <w:rFonts w:ascii="Times New Roman" w:hAnsi="Times New Roman" w:cs="Times New Roman"/>
                      <w:sz w:val="24"/>
                      <w:szCs w:val="28"/>
                    </w:rPr>
                  </w:rPrChange>
                </w:rPr>
                <w:t>RH</w:t>
              </w:r>
            </w:ins>
            <w:del w:id="405" w:author="Thike" w:date="2019-07-03T16:45:00Z">
              <w:r w:rsidRPr="00586C90" w:rsidDel="006C681F">
                <w:rPr>
                  <w:rFonts w:ascii="Times New Roman" w:hAnsi="Times New Roman" w:cs="Times New Roman" w:hint="eastAsia"/>
                  <w:sz w:val="20"/>
                  <w:szCs w:val="20"/>
                  <w:rPrChange w:id="406" w:author="Thike" w:date="2019-07-03T16:51:00Z">
                    <w:rPr>
                      <w:rFonts w:ascii="AdvGulliv-R" w:hAnsi="AdvGulliv-R" w:hint="eastAsia"/>
                      <w:color w:val="FF0000"/>
                      <w:sz w:val="16"/>
                      <w:szCs w:val="16"/>
                    </w:rPr>
                  </w:rPrChange>
                </w:rPr>
                <w:delText>relative humidity</w:delText>
              </w:r>
            </w:del>
            <w:r w:rsidRPr="00586C90">
              <w:rPr>
                <w:rFonts w:ascii="Times New Roman" w:hAnsi="Times New Roman" w:cs="Times New Roman" w:hint="eastAsia"/>
                <w:sz w:val="20"/>
                <w:szCs w:val="20"/>
                <w:rPrChange w:id="407" w:author="Thike" w:date="2019-07-03T16:51:00Z">
                  <w:rPr>
                    <w:rFonts w:ascii="AdvGulliv-R" w:hAnsi="AdvGulliv-R" w:hint="eastAsia"/>
                    <w:color w:val="000000"/>
                    <w:sz w:val="16"/>
                    <w:szCs w:val="16"/>
                  </w:rPr>
                </w:rPrChange>
              </w:rPr>
              <w:t xml:space="preserve">, precipitation, </w:t>
            </w:r>
            <w:ins w:id="408" w:author="Thike" w:date="2019-07-03T16:44:00Z">
              <w:r w:rsidRPr="00586C90">
                <w:rPr>
                  <w:rFonts w:ascii="Times New Roman" w:hAnsi="Times New Roman" w:cs="Times New Roman" w:hint="eastAsia"/>
                  <w:sz w:val="20"/>
                  <w:szCs w:val="20"/>
                  <w:rPrChange w:id="409" w:author="Thike" w:date="2019-07-03T16:51:00Z">
                    <w:rPr>
                      <w:rFonts w:ascii="AdvGulliv-R" w:hAnsi="AdvGulliv-R" w:hint="eastAsia"/>
                      <w:color w:val="000000"/>
                      <w:sz w:val="16"/>
                      <w:szCs w:val="16"/>
                    </w:rPr>
                  </w:rPrChange>
                </w:rPr>
                <w:t>TOW</w:t>
              </w:r>
            </w:ins>
            <w:del w:id="410" w:author="Thike" w:date="2019-07-03T16:44:00Z">
              <w:r w:rsidRPr="00586C90" w:rsidDel="006C681F">
                <w:rPr>
                  <w:rFonts w:ascii="Times New Roman" w:hAnsi="Times New Roman" w:cs="Times New Roman" w:hint="eastAsia"/>
                  <w:sz w:val="20"/>
                  <w:szCs w:val="20"/>
                  <w:rPrChange w:id="411" w:author="Thike" w:date="2019-07-03T16:51:00Z">
                    <w:rPr>
                      <w:rFonts w:ascii="AdvGulliv-R" w:hAnsi="AdvGulliv-R" w:hint="eastAsia"/>
                      <w:color w:val="000000"/>
                      <w:sz w:val="16"/>
                      <w:szCs w:val="16"/>
                    </w:rPr>
                  </w:rPrChange>
                </w:rPr>
                <w:delText>time of wetness</w:delText>
              </w:r>
            </w:del>
            <w:r w:rsidRPr="00586C90">
              <w:rPr>
                <w:rFonts w:ascii="Times New Roman" w:hAnsi="Times New Roman" w:cs="Times New Roman" w:hint="eastAsia"/>
                <w:sz w:val="20"/>
                <w:szCs w:val="20"/>
                <w:rPrChange w:id="412" w:author="Thike" w:date="2019-07-03T16:51:00Z">
                  <w:rPr>
                    <w:rFonts w:ascii="AdvGulliv-R" w:hAnsi="AdvGulliv-R" w:hint="eastAsia"/>
                    <w:color w:val="000000"/>
                    <w:sz w:val="16"/>
                    <w:szCs w:val="16"/>
                  </w:rPr>
                </w:rPrChange>
              </w:rPr>
              <w:t xml:space="preserve">, </w:t>
            </w:r>
            <w:del w:id="413" w:author="Thike" w:date="2019-07-03T16:49:00Z">
              <w:r w:rsidRPr="00586C90" w:rsidDel="00586C90">
                <w:rPr>
                  <w:rFonts w:ascii="Times New Roman" w:hAnsi="Times New Roman" w:cs="Times New Roman" w:hint="eastAsia"/>
                  <w:sz w:val="20"/>
                  <w:szCs w:val="20"/>
                  <w:rPrChange w:id="414" w:author="Thike" w:date="2019-07-03T16:51:00Z">
                    <w:rPr>
                      <w:rFonts w:ascii="AdvGulliv-R" w:hAnsi="AdvGulliv-R" w:hint="eastAsia"/>
                      <w:color w:val="000000"/>
                      <w:sz w:val="16"/>
                      <w:szCs w:val="16"/>
                    </w:rPr>
                  </w:rPrChange>
                </w:rPr>
                <w:delText>wind velocity</w:delText>
              </w:r>
            </w:del>
            <w:r w:rsidRPr="00586C90">
              <w:rPr>
                <w:rFonts w:ascii="Times New Roman" w:hAnsi="Times New Roman" w:cs="Times New Roman" w:hint="eastAsia"/>
                <w:sz w:val="20"/>
                <w:szCs w:val="20"/>
                <w:rPrChange w:id="415" w:author="Thike" w:date="2019-07-03T16:51:00Z">
                  <w:rPr>
                    <w:rFonts w:ascii="AdvGulliv-R" w:hAnsi="AdvGulliv-R" w:hint="eastAsia"/>
                    <w:color w:val="000000"/>
                    <w:sz w:val="16"/>
                    <w:szCs w:val="16"/>
                  </w:rPr>
                </w:rPrChange>
              </w:rPr>
              <w:t>WV, solar radiation</w:t>
            </w:r>
            <w:del w:id="416" w:author="Thike" w:date="2019-07-05T03:09:00Z">
              <w:r w:rsidRPr="00586C90" w:rsidDel="00BE743A">
                <w:rPr>
                  <w:rFonts w:ascii="Times New Roman" w:hAnsi="Times New Roman" w:cs="Times New Roman" w:hint="eastAsia"/>
                  <w:sz w:val="20"/>
                  <w:szCs w:val="20"/>
                  <w:rPrChange w:id="417" w:author="Thike" w:date="2019-07-03T16:51:00Z">
                    <w:rPr>
                      <w:rFonts w:ascii="AdvGulliv-R" w:hAnsi="AdvGulliv-R" w:hint="eastAsia"/>
                      <w:color w:val="000000"/>
                      <w:sz w:val="16"/>
                      <w:szCs w:val="16"/>
                    </w:rPr>
                  </w:rPrChange>
                </w:rPr>
                <w:delText>SR</w:delText>
              </w:r>
            </w:del>
            <w:r w:rsidRPr="00586C90">
              <w:rPr>
                <w:rFonts w:ascii="Times New Roman" w:hAnsi="Times New Roman" w:cs="Times New Roman" w:hint="eastAsia"/>
                <w:sz w:val="20"/>
                <w:szCs w:val="20"/>
                <w:rPrChange w:id="418" w:author="Thike" w:date="2019-07-03T16:51:00Z">
                  <w:rPr>
                    <w:rFonts w:ascii="AdvGulliv-R" w:hAnsi="AdvGulliv-R" w:hint="eastAsia"/>
                    <w:color w:val="000000"/>
                    <w:sz w:val="16"/>
                    <w:szCs w:val="16"/>
                  </w:rPr>
                </w:rPrChange>
              </w:rPr>
              <w:t>,</w:t>
            </w:r>
            <w:ins w:id="419" w:author="Thike" w:date="2019-07-05T03:10:00Z">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ins>
            <w:del w:id="420" w:author="Thike" w:date="2019-07-05T03:10:00Z">
              <w:r w:rsidRPr="00586C90" w:rsidDel="00BE743A">
                <w:rPr>
                  <w:rFonts w:ascii="Times New Roman" w:hAnsi="Times New Roman" w:cs="Times New Roman" w:hint="eastAsia"/>
                  <w:sz w:val="20"/>
                  <w:szCs w:val="20"/>
                  <w:rPrChange w:id="421" w:author="Thike" w:date="2019-07-03T16:51:00Z">
                    <w:rPr>
                      <w:rFonts w:ascii="AdvGulliv-R" w:hAnsi="AdvGulliv-R" w:hint="eastAsia"/>
                      <w:color w:val="000000"/>
                      <w:sz w:val="16"/>
                      <w:szCs w:val="16"/>
                    </w:rPr>
                  </w:rPrChange>
                </w:rPr>
                <w:delText xml:space="preserve"> </w:delText>
              </w:r>
            </w:del>
            <w:del w:id="422" w:author="Thike" w:date="2019-07-05T03:09:00Z">
              <w:r w:rsidRPr="00586C90" w:rsidDel="00BE743A">
                <w:rPr>
                  <w:rFonts w:ascii="Times New Roman" w:hAnsi="Times New Roman" w:cs="Times New Roman" w:hint="eastAsia"/>
                  <w:sz w:val="20"/>
                  <w:szCs w:val="20"/>
                  <w:rPrChange w:id="423" w:author="Thike" w:date="2019-07-03T16:51:00Z">
                    <w:rPr>
                      <w:rFonts w:ascii="AdvGulliv-R" w:hAnsi="AdvGulliv-R" w:hint="eastAsia"/>
                      <w:color w:val="000000"/>
                      <w:sz w:val="16"/>
                      <w:szCs w:val="16"/>
                    </w:rPr>
                  </w:rPrChange>
                </w:rPr>
                <w:delText>chloride</w:delText>
              </w:r>
              <w:r w:rsidRPr="00586C90" w:rsidDel="00BE743A">
                <w:rPr>
                  <w:rFonts w:ascii="Times New Roman" w:hAnsi="Times New Roman" w:cs="Times New Roman" w:hint="eastAsia"/>
                  <w:sz w:val="20"/>
                  <w:szCs w:val="20"/>
                  <w:rPrChange w:id="424" w:author="Thike" w:date="2019-07-03T16:51:00Z">
                    <w:rPr>
                      <w:rFonts w:ascii="AdvGulliv-R" w:hAnsi="AdvGulliv-R" w:hint="eastAsia"/>
                      <w:color w:val="000000"/>
                      <w:sz w:val="16"/>
                      <w:szCs w:val="16"/>
                    </w:rPr>
                  </w:rPrChange>
                </w:rPr>
                <w:br/>
                <w:delText>ions</w:delText>
              </w:r>
            </w:del>
            <w:r w:rsidRPr="00586C90">
              <w:rPr>
                <w:rFonts w:ascii="Times New Roman" w:hAnsi="Times New Roman" w:cs="Times New Roman" w:hint="eastAsia"/>
                <w:sz w:val="20"/>
                <w:szCs w:val="20"/>
                <w:rPrChange w:id="425" w:author="Thike" w:date="2019-07-03T16:51:00Z">
                  <w:rPr>
                    <w:rFonts w:ascii="AdvGulliv-R" w:hAnsi="AdvGulliv-R" w:hint="eastAsia"/>
                    <w:color w:val="000000"/>
                    <w:sz w:val="16"/>
                    <w:szCs w:val="16"/>
                  </w:rPr>
                </w:rPrChange>
              </w:rPr>
              <w:t>, sulfur compounds and dustfall)</w:t>
            </w:r>
          </w:p>
        </w:tc>
        <w:tc>
          <w:tcPr>
            <w:tcW w:w="0" w:type="auto"/>
            <w:gridSpan w:val="2"/>
            <w:shd w:val="clear" w:color="auto" w:fill="FFFFFF"/>
            <w:tcPrChange w:id="426" w:author="Thike" w:date="2019-07-07T16:31:00Z">
              <w:tcPr>
                <w:tcW w:w="1170" w:type="dxa"/>
                <w:gridSpan w:val="4"/>
                <w:shd w:val="clear" w:color="auto" w:fill="FFFFFF"/>
              </w:tcPr>
            </w:tcPrChange>
          </w:tcPr>
          <w:p w14:paraId="1426397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427"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linear and sigmoidal tangent, logarithmic</w:t>
            </w:r>
          </w:p>
        </w:tc>
        <w:tc>
          <w:tcPr>
            <w:tcW w:w="0" w:type="auto"/>
            <w:gridSpan w:val="2"/>
            <w:shd w:val="clear" w:color="auto" w:fill="FFFFFF"/>
            <w:tcPrChange w:id="428" w:author="Thike" w:date="2019-07-07T16:31:00Z">
              <w:tcPr>
                <w:tcW w:w="1350" w:type="dxa"/>
                <w:gridSpan w:val="3"/>
                <w:shd w:val="clear" w:color="auto" w:fill="FFFFFF"/>
              </w:tcPr>
            </w:tcPrChange>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0" w:type="auto"/>
            <w:gridSpan w:val="5"/>
            <w:shd w:val="clear" w:color="auto" w:fill="FFFFFF"/>
            <w:tcPrChange w:id="429" w:author="Thike" w:date="2019-07-07T16:31:00Z">
              <w:tcPr>
                <w:tcW w:w="1170" w:type="dxa"/>
                <w:gridSpan w:val="3"/>
                <w:shd w:val="clear" w:color="auto" w:fill="FFFFFF"/>
              </w:tcPr>
            </w:tcPrChange>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430" w:author="Thike" w:date="2019-07-07T16:31:00Z">
              <w:tcPr>
                <w:tcW w:w="2070" w:type="dxa"/>
                <w:gridSpan w:val="2"/>
                <w:shd w:val="clear" w:color="auto" w:fill="FFFFFF"/>
              </w:tcPr>
            </w:tcPrChange>
          </w:tcPr>
          <w:p w14:paraId="08226279" w14:textId="192544D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31" w:author="Thike" w:date="2019-07-03T16:29:00Z">
              <w:r w:rsidRPr="00586C90">
                <w:rPr>
                  <w:rFonts w:ascii="Times New Roman" w:hAnsi="Times New Roman" w:cs="Times New Roman"/>
                  <w:sz w:val="20"/>
                  <w:szCs w:val="20"/>
                  <w:rPrChange w:id="432" w:author="Thike" w:date="2019-07-03T16:51:00Z">
                    <w:rPr>
                      <w:rFonts w:ascii="Times New Roman" w:hAnsi="Times New Roman" w:cs="Times New Roman"/>
                      <w:sz w:val="24"/>
                      <w:szCs w:val="28"/>
                    </w:rPr>
                  </w:rPrChange>
                </w:rPr>
                <w:t>MLP</w:t>
              </w:r>
            </w:ins>
            <w:del w:id="433"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097E59E2" w14:textId="77777777" w:rsidTr="00184F29">
        <w:tblPrEx>
          <w:tblW w:w="0" w:type="auto"/>
          <w:tblPrExChange w:id="434" w:author="Thike" w:date="2019-07-07T16:31:00Z">
            <w:tblPrEx>
              <w:tblW w:w="0" w:type="auto"/>
              <w:tblLayout w:type="fixed"/>
            </w:tblPrEx>
          </w:tblPrExChange>
        </w:tblPrEx>
        <w:tc>
          <w:tcPr>
            <w:cnfStyle w:val="001000000000" w:firstRow="0" w:lastRow="0" w:firstColumn="1" w:lastColumn="0" w:oddVBand="0" w:evenVBand="0" w:oddHBand="0" w:evenHBand="0" w:firstRowFirstColumn="0" w:firstRowLastColumn="0" w:lastRowFirstColumn="0" w:lastRowLastColumn="0"/>
            <w:tcW w:w="0" w:type="auto"/>
            <w:tcPrChange w:id="435" w:author="Thike" w:date="2019-07-07T16:31:00Z">
              <w:tcPr>
                <w:tcW w:w="1080" w:type="dxa"/>
                <w:gridSpan w:val="2"/>
              </w:tcPr>
            </w:tcPrChange>
          </w:tcPr>
          <w:p w14:paraId="6CA3C2DB" w14:textId="04A994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b w:val="0"/>
                <w:bCs w:val="0"/>
                <w:sz w:val="20"/>
                <w:szCs w:val="20"/>
                <w:rPrChange w:id="436"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"_ENREF_44" \o "Kamrunnahar, 2010 #487"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44</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Change w:id="437" w:author="Thike" w:date="2019-07-07T16:31:00Z">
              <w:tcPr>
                <w:tcW w:w="1260" w:type="dxa"/>
                <w:gridSpan w:val="2"/>
              </w:tcPr>
            </w:tcPrChange>
          </w:tcPr>
          <w:p w14:paraId="61773A87" w14:textId="5C37163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38" w:author="Thike" w:date="2019-07-07T05:29:00Z">
              <w:r>
                <w:rPr>
                  <w:rFonts w:ascii="Times New Roman" w:hAnsi="Times New Roman" w:cs="Times New Roman"/>
                  <w:sz w:val="20"/>
                  <w:szCs w:val="20"/>
                </w:rPr>
                <w:t>i</w:t>
              </w:r>
            </w:ins>
            <w:del w:id="439" w:author="Thike" w:date="2019-07-07T05:29:00Z">
              <w:r w:rsidRPr="00586C90" w:rsidDel="00F4156F">
                <w:rPr>
                  <w:rFonts w:ascii="Times New Roman" w:hAnsi="Times New Roman" w:cs="Times New Roman"/>
                  <w:sz w:val="20"/>
                  <w:szCs w:val="20"/>
                </w:rPr>
                <w:delText>I</w:delText>
              </w:r>
            </w:del>
            <w:r w:rsidRPr="00586C90">
              <w:rPr>
                <w:rFonts w:ascii="Times New Roman" w:hAnsi="Times New Roman" w:cs="Times New Roman"/>
                <w:sz w:val="20"/>
                <w:szCs w:val="20"/>
              </w:rPr>
              <w:t>ndustrial</w:t>
            </w:r>
            <w:ins w:id="440" w:author="Thike" w:date="2019-07-07T05:29:00Z">
              <w:r>
                <w:rPr>
                  <w:rFonts w:ascii="Times New Roman" w:hAnsi="Times New Roman" w:cs="Times New Roman"/>
                  <w:sz w:val="20"/>
                  <w:szCs w:val="20"/>
                </w:rPr>
                <w:t xml:space="preserve"> applications</w:t>
              </w:r>
            </w:ins>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Change w:id="441" w:author="Thike" w:date="2019-07-07T16:31:00Z">
              <w:tcPr>
                <w:tcW w:w="1260" w:type="dxa"/>
                <w:gridSpan w:val="3"/>
              </w:tcPr>
            </w:tcPrChange>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42" w:author="Thike" w:date="2019-07-07T18:58:00Z">
              <w:r>
                <w:rPr>
                  <w:rFonts w:ascii="Times New Roman" w:hAnsi="Times New Roman" w:cs="Times New Roman"/>
                  <w:sz w:val="20"/>
                  <w:szCs w:val="20"/>
                </w:rPr>
                <w:t>a</w:t>
              </w:r>
            </w:ins>
            <w:ins w:id="443" w:author="Thike" w:date="2019-07-07T18:54:00Z">
              <w:r w:rsidR="00553DA1" w:rsidRPr="00553DA1">
                <w:rPr>
                  <w:rFonts w:ascii="Times New Roman" w:hAnsi="Times New Roman" w:cs="Times New Roman"/>
                  <w:sz w:val="20"/>
                  <w:szCs w:val="20"/>
                </w:rPr>
                <w:t>tmospheric</w:t>
              </w:r>
            </w:ins>
            <w:ins w:id="444" w:author="Thike" w:date="2019-07-07T18:58:00Z">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ins>
          </w:p>
        </w:tc>
        <w:tc>
          <w:tcPr>
            <w:tcW w:w="0" w:type="auto"/>
            <w:gridSpan w:val="2"/>
            <w:tcPrChange w:id="445" w:author="Thike" w:date="2019-07-07T16:31:00Z">
              <w:tcPr>
                <w:tcW w:w="1260" w:type="dxa"/>
                <w:gridSpan w:val="2"/>
              </w:tcPr>
            </w:tcPrChange>
          </w:tcPr>
          <w:p w14:paraId="31AABD00" w14:textId="3118CAE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446" w:author="Thike" w:date="2019-07-03T16:51:00Z">
                  <w:rPr>
                    <w:rFonts w:ascii="Times New Roman" w:hAnsi="Times New Roman" w:cs="Times New Roman"/>
                    <w:color w:val="FF0000"/>
                    <w:sz w:val="20"/>
                    <w:szCs w:val="20"/>
                  </w:rPr>
                </w:rPrChange>
              </w:rPr>
              <w:t xml:space="preserve">Mo content </w:t>
            </w:r>
            <w:r w:rsidRPr="00586C90">
              <w:rPr>
                <w:rFonts w:ascii="Times New Roman" w:hAnsi="Times New Roman" w:cs="Times New Roman"/>
                <w:sz w:val="20"/>
                <w:szCs w:val="20"/>
              </w:rPr>
              <w:t xml:space="preserve">x, Ni content (14 x), (x + 1), </w:t>
            </w:r>
            <w:commentRangeStart w:id="447"/>
            <w:r w:rsidRPr="00465724">
              <w:rPr>
                <w:rFonts w:ascii="Times New Roman" w:hAnsi="Times New Roman" w:cs="Times New Roman"/>
                <w:sz w:val="20"/>
                <w:szCs w:val="20"/>
              </w:rPr>
              <w:t>HCl, H</w:t>
            </w:r>
            <w:r w:rsidRPr="002C1800">
              <w:rPr>
                <w:rFonts w:ascii="Times New Roman" w:hAnsi="Times New Roman" w:cs="Times New Roman"/>
                <w:sz w:val="20"/>
                <w:szCs w:val="20"/>
                <w:vertAlign w:val="subscript"/>
                <w:rPrChange w:id="448" w:author="Thike" w:date="2019-07-05T11:22:00Z">
                  <w:rPr>
                    <w:rFonts w:ascii="Times New Roman" w:hAnsi="Times New Roman" w:cs="Times New Roman"/>
                    <w:sz w:val="18"/>
                    <w:szCs w:val="18"/>
                    <w:vertAlign w:val="subscript"/>
                  </w:rPr>
                </w:rPrChange>
              </w:rPr>
              <w:t>2</w:t>
            </w:r>
            <w:r w:rsidRPr="00465724">
              <w:rPr>
                <w:rFonts w:ascii="Times New Roman" w:hAnsi="Times New Roman" w:cs="Times New Roman"/>
                <w:sz w:val="20"/>
                <w:szCs w:val="20"/>
              </w:rPr>
              <w:t>SO</w:t>
            </w:r>
            <w:r w:rsidRPr="002C1800">
              <w:rPr>
                <w:rFonts w:ascii="Times New Roman" w:hAnsi="Times New Roman" w:cs="Times New Roman"/>
                <w:sz w:val="20"/>
                <w:szCs w:val="20"/>
                <w:vertAlign w:val="subscript"/>
                <w:rPrChange w:id="449" w:author="Thike" w:date="2019-07-05T11:22:00Z">
                  <w:rPr>
                    <w:rFonts w:ascii="Times New Roman" w:hAnsi="Times New Roman" w:cs="Times New Roman"/>
                    <w:sz w:val="18"/>
                    <w:szCs w:val="18"/>
                    <w:vertAlign w:val="subscript"/>
                  </w:rPr>
                </w:rPrChange>
              </w:rPr>
              <w:t>4</w:t>
            </w:r>
            <w:r w:rsidRPr="00586C90">
              <w:rPr>
                <w:rFonts w:ascii="Times New Roman" w:hAnsi="Times New Roman" w:cs="Times New Roman"/>
                <w:sz w:val="20"/>
                <w:szCs w:val="20"/>
              </w:rPr>
              <w:t xml:space="preserve">, </w:t>
            </w:r>
            <w:commentRangeEnd w:id="447"/>
            <w:r w:rsidR="009766A1">
              <w:rPr>
                <w:rStyle w:val="a6"/>
              </w:rPr>
              <w:commentReference w:id="447"/>
            </w:r>
            <w:del w:id="450" w:author="Thike" w:date="2019-07-05T03:17:00Z">
              <w:r w:rsidRPr="00586C90" w:rsidDel="00BE743A">
                <w:rPr>
                  <w:rFonts w:ascii="Times New Roman" w:hAnsi="Times New Roman" w:cs="Times New Roman"/>
                  <w:sz w:val="20"/>
                  <w:szCs w:val="20"/>
                </w:rPr>
                <w:delText>potential (</w:delText>
              </w:r>
            </w:del>
            <w:r w:rsidRPr="00586C90">
              <w:rPr>
                <w:rFonts w:ascii="Times New Roman" w:hAnsi="Times New Roman" w:cs="Times New Roman"/>
                <w:sz w:val="20"/>
                <w:szCs w:val="20"/>
              </w:rPr>
              <w:t>E</w:t>
            </w:r>
            <w:del w:id="451" w:author="Thike" w:date="2019-07-05T03:17:00Z">
              <w:r w:rsidRPr="00586C90" w:rsidDel="00BE743A">
                <w:rPr>
                  <w:rFonts w:ascii="Times New Roman" w:hAnsi="Times New Roman" w:cs="Times New Roman"/>
                  <w:sz w:val="20"/>
                  <w:szCs w:val="20"/>
                </w:rPr>
                <w:delText>)</w:delText>
              </w:r>
            </w:del>
            <w:r w:rsidRPr="00586C90">
              <w:rPr>
                <w:rFonts w:ascii="Times New Roman" w:hAnsi="Times New Roman" w:cs="Times New Roman"/>
                <w:sz w:val="20"/>
                <w:szCs w:val="20"/>
              </w:rPr>
              <w:t>, dE</w:t>
            </w:r>
            <w:ins w:id="452" w:author="Thike" w:date="2019-07-05T03:19:00Z">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ins>
            <w:ins w:id="453" w:author="Thike" w:date="2019-07-05T03:21:00Z">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ins>
            <w:ins w:id="454" w:author="Thike" w:date="2019-07-05T03:19:00Z">
              <w:r w:rsidRPr="00586C90">
                <w:rPr>
                  <w:rFonts w:ascii="Times New Roman" w:hAnsi="Times New Roman" w:cs="Times New Roman"/>
                  <w:sz w:val="20"/>
                  <w:szCs w:val="20"/>
                </w:rPr>
                <w:t>)</w:t>
              </w:r>
            </w:ins>
            <w:del w:id="455" w:author="Thike" w:date="2019-07-05T03:19: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7E2169A9" w14:textId="3D56DA6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 xml:space="preserve">Ni, P, S, Si, </w:t>
            </w:r>
            <w:r w:rsidRPr="00525427">
              <w:rPr>
                <w:rFonts w:ascii="Times New Roman" w:hAnsi="Times New Roman" w:cs="Times New Roman"/>
                <w:sz w:val="20"/>
                <w:szCs w:val="20"/>
              </w:rPr>
              <w:lastRenderedPageBreak/>
              <w:t>Ti, and V</w:t>
            </w:r>
            <w:r w:rsidRPr="00586C90">
              <w:rPr>
                <w:rFonts w:ascii="Times New Roman" w:hAnsi="Times New Roman" w:cs="Times New Roman"/>
                <w:sz w:val="20"/>
                <w:szCs w:val="20"/>
              </w:rPr>
              <w:t xml:space="preserve">), </w:t>
            </w:r>
            <w:del w:id="456" w:author="Thike" w:date="2019-07-05T03:13:00Z">
              <w:r w:rsidRPr="00586C90" w:rsidDel="00BE743A">
                <w:rPr>
                  <w:rFonts w:ascii="Times New Roman" w:hAnsi="Times New Roman" w:cs="Times New Roman"/>
                  <w:sz w:val="20"/>
                  <w:szCs w:val="20"/>
                  <w:rPrChange w:id="457" w:author="Thike" w:date="2019-07-03T16:51:00Z">
                    <w:rPr>
                      <w:rFonts w:ascii="Times New Roman" w:hAnsi="Times New Roman" w:cs="Times New Roman"/>
                      <w:color w:val="FF0000"/>
                      <w:sz w:val="20"/>
                      <w:szCs w:val="20"/>
                    </w:rPr>
                  </w:rPrChange>
                </w:rPr>
                <w:delText>duration of exposure</w:delText>
              </w:r>
            </w:del>
            <w:ins w:id="458" w:author="Thike" w:date="2019-07-05T03:13:00Z">
              <w:r>
                <w:rPr>
                  <w:rFonts w:ascii="Times New Roman" w:hAnsi="Times New Roman" w:cs="Times New Roman"/>
                  <w:sz w:val="20"/>
                  <w:szCs w:val="20"/>
                </w:rPr>
                <w:t>exposure time</w:t>
              </w:r>
            </w:ins>
            <w:r w:rsidRPr="00586C90">
              <w:rPr>
                <w:rFonts w:ascii="Times New Roman" w:hAnsi="Times New Roman" w:cs="Times New Roman"/>
                <w:sz w:val="20"/>
                <w:szCs w:val="20"/>
              </w:rPr>
              <w:t>, log (</w:t>
            </w:r>
            <w:del w:id="459" w:author="Thike" w:date="2019-07-05T03:13:00Z">
              <w:r w:rsidRPr="00586C90" w:rsidDel="00BE743A">
                <w:rPr>
                  <w:rFonts w:ascii="Times New Roman" w:hAnsi="Times New Roman" w:cs="Times New Roman"/>
                  <w:sz w:val="20"/>
                  <w:szCs w:val="20"/>
                </w:rPr>
                <w:delText xml:space="preserve">duration of </w:delText>
              </w:r>
            </w:del>
            <w:r w:rsidRPr="00586C90">
              <w:rPr>
                <w:rFonts w:ascii="Times New Roman" w:hAnsi="Times New Roman" w:cs="Times New Roman"/>
                <w:sz w:val="20"/>
                <w:szCs w:val="20"/>
              </w:rPr>
              <w:t>exposure</w:t>
            </w:r>
            <w:ins w:id="460" w:author="Thike" w:date="2019-07-05T03:13:00Z">
              <w:r>
                <w:rPr>
                  <w:rFonts w:ascii="Times New Roman" w:hAnsi="Times New Roman" w:cs="Times New Roman"/>
                  <w:sz w:val="20"/>
                  <w:szCs w:val="20"/>
                </w:rPr>
                <w:t xml:space="preserve"> time</w:t>
              </w:r>
            </w:ins>
            <w:r w:rsidRPr="00586C90">
              <w:rPr>
                <w:rFonts w:ascii="Times New Roman" w:hAnsi="Times New Roman" w:cs="Times New Roman"/>
                <w:sz w:val="20"/>
                <w:szCs w:val="20"/>
              </w:rPr>
              <w:t>)</w:t>
            </w:r>
            <w:ins w:id="461" w:author="Thike" w:date="2019-07-05T03:22:00Z">
              <w:r w:rsidRPr="00586C90">
                <w:rPr>
                  <w:rFonts w:ascii="Times New Roman" w:hAnsi="Times New Roman" w:cs="Times New Roman"/>
                  <w:sz w:val="20"/>
                  <w:szCs w:val="20"/>
                </w:rPr>
                <w:t xml:space="preserv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ins>
            <w:del w:id="462" w:author="Thike" w:date="2019-07-05T03:22: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2DF6F3B" w14:textId="02C3FC7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incubation period and the duration of </w:t>
            </w:r>
            <w:del w:id="463" w:author="Thike" w:date="2019-07-05T03:25:00Z">
              <w:r w:rsidRPr="00586C90" w:rsidDel="00FC252D">
                <w:rPr>
                  <w:rFonts w:ascii="Times New Roman" w:hAnsi="Times New Roman" w:cs="Times New Roman"/>
                  <w:sz w:val="20"/>
                  <w:szCs w:val="20"/>
                </w:rPr>
                <w:delText>experiments</w:delText>
              </w:r>
            </w:del>
            <w:ins w:id="464" w:author="Thike" w:date="2019-07-05T03:25:00Z">
              <w:r w:rsidRPr="00586C90">
                <w:rPr>
                  <w:rFonts w:ascii="Times New Roman" w:hAnsi="Times New Roman" w:cs="Times New Roman"/>
                  <w:sz w:val="20"/>
                  <w:szCs w:val="20"/>
                </w:rPr>
                <w:t>experiments</w:t>
              </w:r>
              <w:r>
                <w:rPr>
                  <w:rFonts w:ascii="Times New Roman" w:hAnsi="Times New Roman" w:cs="Times New Roman"/>
                  <w:sz w:val="20"/>
                  <w:szCs w:val="20"/>
                </w:rPr>
                <w:t xml:space="preserve"> (</w:t>
              </w:r>
            </w:ins>
            <w:ins w:id="465" w:author="Thike" w:date="2019-07-05T03:23:00Z">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ins>
          </w:p>
        </w:tc>
        <w:tc>
          <w:tcPr>
            <w:tcW w:w="0" w:type="auto"/>
            <w:gridSpan w:val="2"/>
            <w:tcPrChange w:id="466" w:author="Thike" w:date="2019-07-07T16:31:00Z">
              <w:tcPr>
                <w:tcW w:w="1170" w:type="dxa"/>
                <w:gridSpan w:val="4"/>
              </w:tcPr>
            </w:tcPrChange>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tcPrChange w:id="467" w:author="Thike" w:date="2019-07-07T16:31:00Z">
              <w:tcPr>
                <w:tcW w:w="1350" w:type="dxa"/>
                <w:gridSpan w:val="3"/>
              </w:tcPr>
            </w:tcPrChange>
          </w:tcPr>
          <w:p w14:paraId="121E3D6A" w14:textId="45B94D2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log(i), </w:t>
            </w:r>
            <w:del w:id="468" w:author="Thike" w:date="2019-07-03T15:30:00Z">
              <w:r w:rsidRPr="00586C90" w:rsidDel="009473D0">
                <w:rPr>
                  <w:rFonts w:ascii="Times New Roman" w:hAnsi="Times New Roman" w:cs="Times New Roman"/>
                  <w:sz w:val="20"/>
                  <w:szCs w:val="20"/>
                  <w:rPrChange w:id="469" w:author="Thike" w:date="2019-07-03T16:51:00Z">
                    <w:rPr>
                      <w:rFonts w:ascii="Times New Roman" w:hAnsi="Times New Roman" w:cs="Times New Roman"/>
                      <w:color w:val="FF0000"/>
                      <w:sz w:val="20"/>
                      <w:szCs w:val="20"/>
                    </w:rPr>
                  </w:rPrChange>
                </w:rPr>
                <w:delText xml:space="preserve">corrosion potential </w:delText>
              </w:r>
            </w:del>
            <w:r w:rsidRPr="00586C90">
              <w:rPr>
                <w:rFonts w:ascii="Times New Roman" w:hAnsi="Times New Roman" w:cs="Times New Roman"/>
                <w:sz w:val="20"/>
                <w:szCs w:val="20"/>
                <w:rPrChange w:id="470" w:author="Thike" w:date="2019-07-03T16:51:00Z">
                  <w:rPr>
                    <w:rFonts w:ascii="Times New Roman" w:hAnsi="Times New Roman" w:cs="Times New Roman"/>
                    <w:color w:val="FF0000"/>
                    <w:sz w:val="20"/>
                    <w:szCs w:val="20"/>
                  </w:rPr>
                </w:rPrChange>
              </w:rPr>
              <w:t>E</w:t>
            </w:r>
            <w:r w:rsidRPr="00586C90">
              <w:rPr>
                <w:rFonts w:ascii="Times New Roman" w:hAnsi="Times New Roman" w:cs="Times New Roman"/>
                <w:sz w:val="20"/>
                <w:szCs w:val="20"/>
                <w:vertAlign w:val="subscript"/>
                <w:rPrChange w:id="471" w:author="Thike" w:date="2019-07-03T16:51:00Z">
                  <w:rPr>
                    <w:rFonts w:ascii="Times New Roman" w:hAnsi="Times New Roman" w:cs="Times New Roman"/>
                    <w:color w:val="FF0000"/>
                    <w:sz w:val="20"/>
                    <w:szCs w:val="20"/>
                    <w:vertAlign w:val="subscript"/>
                  </w:rPr>
                </w:rPrChange>
              </w:rPr>
              <w:t>corr</w:t>
            </w:r>
            <w:r w:rsidRPr="00586C90">
              <w:rPr>
                <w:rFonts w:ascii="Times New Roman" w:hAnsi="Times New Roman" w:cs="Times New Roman"/>
                <w:sz w:val="20"/>
                <w:szCs w:val="20"/>
                <w:rPrChange w:id="472" w:author="Thike" w:date="2019-07-03T16:51:00Z">
                  <w:rPr>
                    <w:rFonts w:ascii="Times New Roman" w:hAnsi="Times New Roman" w:cs="Times New Roman"/>
                    <w:color w:val="FF0000"/>
                    <w:sz w:val="20"/>
                    <w:szCs w:val="20"/>
                  </w:rPr>
                </w:rPrChange>
              </w:rPr>
              <w:t xml:space="preserve">, </w:t>
            </w:r>
            <w:del w:id="473" w:author="Thike" w:date="2019-07-03T15:33:00Z">
              <w:r w:rsidRPr="00586C90" w:rsidDel="0036574C">
                <w:rPr>
                  <w:rFonts w:ascii="Times New Roman" w:hAnsi="Times New Roman" w:cs="Times New Roman"/>
                  <w:sz w:val="20"/>
                  <w:szCs w:val="20"/>
                  <w:rPrChange w:id="474" w:author="Thike" w:date="2019-07-03T16:51:00Z">
                    <w:rPr>
                      <w:rFonts w:ascii="Times New Roman" w:hAnsi="Times New Roman" w:cs="Times New Roman"/>
                      <w:color w:val="FF0000"/>
                      <w:sz w:val="20"/>
                      <w:szCs w:val="20"/>
                    </w:rPr>
                  </w:rPrChange>
                </w:rPr>
                <w:delText xml:space="preserve">corrosion current </w:delText>
              </w:r>
            </w:del>
            <w:r w:rsidRPr="00586C90">
              <w:rPr>
                <w:rFonts w:ascii="Times New Roman" w:hAnsi="Times New Roman" w:cs="Times New Roman"/>
                <w:sz w:val="20"/>
                <w:szCs w:val="20"/>
                <w:rPrChange w:id="475" w:author="Thike" w:date="2019-07-03T16:51:00Z">
                  <w:rPr>
                    <w:rFonts w:ascii="Times New Roman" w:hAnsi="Times New Roman" w:cs="Times New Roman"/>
                    <w:color w:val="FF0000"/>
                    <w:sz w:val="20"/>
                    <w:szCs w:val="20"/>
                  </w:rPr>
                </w:rPrChange>
              </w:rPr>
              <w:t>i</w:t>
            </w:r>
            <w:r w:rsidRPr="00586C90">
              <w:rPr>
                <w:rFonts w:ascii="Times New Roman" w:hAnsi="Times New Roman" w:cs="Times New Roman"/>
                <w:sz w:val="20"/>
                <w:szCs w:val="20"/>
                <w:vertAlign w:val="subscript"/>
                <w:rPrChange w:id="476" w:author="Thike" w:date="2019-07-03T16:51:00Z">
                  <w:rPr>
                    <w:rFonts w:ascii="Times New Roman" w:hAnsi="Times New Roman" w:cs="Times New Roman"/>
                    <w:color w:val="FF0000"/>
                    <w:sz w:val="20"/>
                    <w:szCs w:val="20"/>
                    <w:vertAlign w:val="subscript"/>
                  </w:rPr>
                </w:rPrChange>
              </w:rPr>
              <w:t>corr</w:t>
            </w:r>
            <w:r w:rsidRPr="00586C90">
              <w:rPr>
                <w:rFonts w:ascii="Times New Roman" w:hAnsi="Times New Roman" w:cs="Times New Roman"/>
                <w:sz w:val="20"/>
                <w:szCs w:val="20"/>
                <w:rPrChange w:id="477" w:author="Thike" w:date="2019-07-03T16:51:00Z">
                  <w:rPr>
                    <w:rFonts w:ascii="Times New Roman" w:hAnsi="Times New Roman" w:cs="Times New Roman"/>
                    <w:color w:val="FF0000"/>
                    <w:sz w:val="20"/>
                    <w:szCs w:val="20"/>
                  </w:rPr>
                </w:rPrChange>
              </w:rPr>
              <w:t xml:space="preserve">, </w:t>
            </w:r>
            <w:r w:rsidRPr="00586C90">
              <w:rPr>
                <w:rFonts w:ascii="Times New Roman" w:hAnsi="Times New Roman" w:cs="Times New Roman"/>
                <w:sz w:val="20"/>
                <w:szCs w:val="20"/>
              </w:rPr>
              <w:t xml:space="preserve">and </w:t>
            </w:r>
            <w:del w:id="478" w:author="Thike" w:date="2019-07-03T16:46:00Z">
              <w:r w:rsidRPr="00586C90" w:rsidDel="006C681F">
                <w:rPr>
                  <w:rFonts w:ascii="Times New Roman" w:hAnsi="Times New Roman" w:cs="Times New Roman"/>
                  <w:sz w:val="20"/>
                  <w:szCs w:val="20"/>
                </w:rPr>
                <w:delText xml:space="preserve">polarization resistance </w:delText>
              </w:r>
            </w:del>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 xml:space="preserve">p   </w:t>
            </w:r>
            <w:r w:rsidRPr="00586C90">
              <w:rPr>
                <w:rFonts w:ascii="Times New Roman" w:hAnsi="Times New Roman" w:cs="Times New Roman"/>
                <w:sz w:val="20"/>
                <w:szCs w:val="20"/>
              </w:rPr>
              <w:t>(general corrosion</w:t>
            </w:r>
            <w:ins w:id="479" w:author="Thike" w:date="2019-07-05T03:21:00Z">
              <w:r w:rsidRPr="00FC252D">
                <w:rPr>
                  <w:rFonts w:ascii="Times New Roman" w:hAnsi="Times New Roman" w:cs="Times New Roman"/>
                  <w:sz w:val="20"/>
                  <w:szCs w:val="20"/>
                </w:rPr>
                <w:t xml:space="preserve"> DC data on </w:t>
              </w:r>
              <w:r w:rsidRPr="00FC252D">
                <w:rPr>
                  <w:rFonts w:ascii="Times New Roman" w:hAnsi="Times New Roman" w:cs="Times New Roman"/>
                  <w:sz w:val="20"/>
                  <w:szCs w:val="20"/>
                </w:rPr>
                <w:lastRenderedPageBreak/>
                <w:t>iron-alloy</w:t>
              </w:r>
            </w:ins>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rate and log (corrosion rate) (general corrosion</w:t>
            </w:r>
            <w:ins w:id="480" w:author="Thike" w:date="2019-07-05T03:22:00Z">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ins>
            <w:r w:rsidRPr="00586C90">
              <w:rPr>
                <w:rFonts w:ascii="Times New Roman" w:hAnsi="Times New Roman" w:cs="Times New Roman"/>
                <w:sz w:val="20"/>
                <w:szCs w:val="20"/>
              </w:rPr>
              <w:t>)</w:t>
            </w:r>
          </w:p>
          <w:p w14:paraId="43FAC9E4" w14:textId="3328CBB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81" w:name="_Hlk13189606"/>
            <w:del w:id="482" w:author="Thike" w:date="2019-07-05T03:29:00Z">
              <w:r w:rsidRPr="00586C90" w:rsidDel="00E07637">
                <w:rPr>
                  <w:rFonts w:ascii="Times New Roman" w:hAnsi="Times New Roman" w:cs="Times New Roman"/>
                  <w:sz w:val="20"/>
                  <w:szCs w:val="20"/>
                </w:rPr>
                <w:delText xml:space="preserve">maximum pit depth </w:delText>
              </w:r>
            </w:del>
            <w:r w:rsidRPr="00586C90">
              <w:rPr>
                <w:rFonts w:ascii="Times New Roman" w:hAnsi="Times New Roman" w:cs="Times New Roman"/>
                <w:sz w:val="20"/>
                <w:szCs w:val="20"/>
              </w:rPr>
              <w:t xml:space="preserve">Dmax, </w:t>
            </w:r>
            <w:del w:id="483" w:author="Thike" w:date="2019-07-05T03:29:00Z">
              <w:r w:rsidRPr="00586C90" w:rsidDel="00D164E4">
                <w:rPr>
                  <w:rFonts w:ascii="Times New Roman" w:hAnsi="Times New Roman" w:cs="Times New Roman"/>
                  <w:sz w:val="20"/>
                  <w:szCs w:val="20"/>
                </w:rPr>
                <w:delText xml:space="preserve">sample weight change </w:delText>
              </w:r>
            </w:del>
            <w:r w:rsidRPr="00586C90">
              <w:rPr>
                <w:rFonts w:ascii="Times New Roman" w:hAnsi="Times New Roman" w:cs="Times New Roman"/>
                <w:sz w:val="20"/>
                <w:szCs w:val="20"/>
              </w:rPr>
              <w:t xml:space="preserve">W, </w:t>
            </w:r>
            <w:del w:id="484" w:author="Thike" w:date="2019-07-05T03:30:00Z">
              <w:r w:rsidRPr="00586C90" w:rsidDel="00D164E4">
                <w:rPr>
                  <w:rFonts w:ascii="Times New Roman" w:hAnsi="Times New Roman" w:cs="Times New Roman"/>
                  <w:sz w:val="20"/>
                  <w:szCs w:val="20"/>
                </w:rPr>
                <w:delText xml:space="preserve">charge amount </w:delText>
              </w:r>
            </w:del>
            <w:r w:rsidRPr="00586C90">
              <w:rPr>
                <w:rFonts w:ascii="Times New Roman" w:hAnsi="Times New Roman" w:cs="Times New Roman"/>
                <w:sz w:val="20"/>
                <w:szCs w:val="20"/>
              </w:rPr>
              <w:t>Q, ratio Q/W</w:t>
            </w:r>
            <w:bookmarkEnd w:id="481"/>
            <w:r w:rsidRPr="00586C90">
              <w:rPr>
                <w:rFonts w:ascii="Times New Roman" w:hAnsi="Times New Roman" w:cs="Times New Roman"/>
                <w:sz w:val="20"/>
                <w:szCs w:val="20"/>
              </w:rPr>
              <w:t>, O2 consumed, log (Dmax), log (W), log (Q), log (Q/W), and log (O2consumed) (</w:t>
            </w:r>
            <w:ins w:id="485" w:author="Thike" w:date="2019-07-05T03:24:00Z">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ins>
            <w:del w:id="486" w:author="Thike" w:date="2019-07-05T03:24:00Z">
              <w:r w:rsidRPr="00586C90" w:rsidDel="00FC252D">
                <w:rPr>
                  <w:rFonts w:ascii="Times New Roman" w:hAnsi="Times New Roman" w:cs="Times New Roman"/>
                  <w:sz w:val="20"/>
                  <w:szCs w:val="20"/>
                </w:rPr>
                <w:delText>loc</w:delText>
              </w:r>
              <w:r w:rsidRPr="00586C90" w:rsidDel="00FC252D">
                <w:rPr>
                  <w:rFonts w:ascii="Times New Roman" w:hAnsi="Times New Roman" w:cs="Times New Roman"/>
                  <w:sz w:val="20"/>
                  <w:szCs w:val="20"/>
                </w:rPr>
                <w:lastRenderedPageBreak/>
                <w:delText>alized corrosion</w:delText>
              </w:r>
            </w:del>
            <w:r w:rsidRPr="00586C90">
              <w:rPr>
                <w:rFonts w:ascii="Times New Roman" w:hAnsi="Times New Roman" w:cs="Times New Roman"/>
                <w:sz w:val="20"/>
                <w:szCs w:val="20"/>
              </w:rPr>
              <w:t>)</w:t>
            </w:r>
          </w:p>
        </w:tc>
        <w:tc>
          <w:tcPr>
            <w:tcW w:w="0" w:type="auto"/>
            <w:gridSpan w:val="5"/>
            <w:tcPrChange w:id="487" w:author="Thike" w:date="2019-07-07T16:31:00Z">
              <w:tcPr>
                <w:tcW w:w="1170" w:type="dxa"/>
                <w:gridSpan w:val="3"/>
              </w:tcPr>
            </w:tcPrChange>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tcPrChange w:id="488" w:author="Thike" w:date="2019-07-07T16:31:00Z">
              <w:tcPr>
                <w:tcW w:w="2070" w:type="dxa"/>
                <w:gridSpan w:val="2"/>
              </w:tcPr>
            </w:tcPrChange>
          </w:tcPr>
          <w:p w14:paraId="70C9D1B1" w14:textId="368D383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89" w:author="Thike" w:date="2019-07-03T16:29:00Z">
              <w:r w:rsidRPr="00586C90">
                <w:rPr>
                  <w:rFonts w:ascii="Times New Roman" w:hAnsi="Times New Roman" w:cs="Times New Roman"/>
                  <w:sz w:val="20"/>
                  <w:szCs w:val="20"/>
                  <w:rPrChange w:id="490" w:author="Thike" w:date="2019-07-03T16:51:00Z">
                    <w:rPr>
                      <w:rFonts w:ascii="Times New Roman" w:hAnsi="Times New Roman" w:cs="Times New Roman"/>
                      <w:sz w:val="24"/>
                      <w:szCs w:val="28"/>
                    </w:rPr>
                  </w:rPrChange>
                </w:rPr>
                <w:t>MLP</w:t>
              </w:r>
            </w:ins>
            <w:del w:id="491"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458C9F52" w14:textId="77777777" w:rsidTr="00184F29">
        <w:tblPrEx>
          <w:tblW w:w="0" w:type="auto"/>
          <w:tblPrExChange w:id="492"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493" w:author="Thike" w:date="2019-07-07T16:31:00Z">
              <w:tcPr>
                <w:tcW w:w="1080" w:type="dxa"/>
                <w:gridSpan w:val="2"/>
                <w:shd w:val="clear" w:color="auto" w:fill="FFFFFF"/>
              </w:tcPr>
            </w:tcPrChange>
          </w:tcPr>
          <w:p w14:paraId="4F4AD9D7" w14:textId="3B98FC6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nickel-based alloy 22</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b w:val="0"/>
                <w:bCs w:val="0"/>
                <w:sz w:val="20"/>
                <w:szCs w:val="20"/>
                <w:rPrChange w:id="494"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"_ENREF_25" \o "Kamrunnahar, 2011 #470"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25</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495" w:author="Thike" w:date="2019-07-07T16:31:00Z">
              <w:tcPr>
                <w:tcW w:w="1260" w:type="dxa"/>
                <w:gridSpan w:val="2"/>
                <w:shd w:val="clear" w:color="auto" w:fill="FFFFFF"/>
              </w:tcPr>
            </w:tcPrChange>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Change w:id="496" w:author="Thike" w:date="2019-07-07T16:31:00Z">
              <w:tcPr>
                <w:tcW w:w="1260" w:type="dxa"/>
                <w:gridSpan w:val="3"/>
                <w:shd w:val="clear" w:color="auto" w:fill="FFFFFF"/>
              </w:tcPr>
            </w:tcPrChange>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ins w:id="497" w:author="Thike" w:date="2019-07-07T19:10:00Z"/>
                <w:rFonts w:ascii="Times New Roman" w:hAnsi="Times New Roman" w:cs="Times New Roman"/>
                <w:sz w:val="20"/>
                <w:szCs w:val="20"/>
              </w:rPr>
            </w:pPr>
            <w:ins w:id="498" w:author="Thike" w:date="2019-07-07T19:03:00Z">
              <w:r w:rsidRPr="005A1D16">
                <w:rPr>
                  <w:rFonts w:ascii="Times New Roman" w:hAnsi="Times New Roman" w:cs="Times New Roman"/>
                  <w:sz w:val="20"/>
                  <w:szCs w:val="20"/>
                </w:rPr>
                <w:t>BSW</w:t>
              </w:r>
            </w:ins>
            <w:ins w:id="499" w:author="Thike" w:date="2019-07-07T19:04:00Z">
              <w:r>
                <w:rPr>
                  <w:rFonts w:ascii="Times New Roman" w:hAnsi="Times New Roman" w:cs="Times New Roman"/>
                  <w:sz w:val="20"/>
                  <w:szCs w:val="20"/>
                </w:rPr>
                <w:t>-12,</w:t>
              </w:r>
            </w:ins>
            <w:ins w:id="500" w:author="Thike" w:date="2019-07-07T19:07:00Z">
              <w:r>
                <w:rPr>
                  <w:rFonts w:ascii="Times New Roman" w:hAnsi="Times New Roman" w:cs="Times New Roman"/>
                  <w:sz w:val="20"/>
                  <w:szCs w:val="20"/>
                </w:rPr>
                <w:t xml:space="preserve">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ins>
            <w:ins w:id="501" w:author="Thike" w:date="2019-07-07T19:09:00Z">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ins>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02" w:author="Thike" w:date="2019-07-07T19:10:00Z">
              <w:r>
                <w:rPr>
                  <w:rFonts w:ascii="Times New Roman" w:hAnsi="Times New Roman" w:cs="Times New Roman"/>
                  <w:sz w:val="20"/>
                  <w:szCs w:val="20"/>
                </w:rPr>
                <w:t>(</w:t>
              </w:r>
              <w:commentRangeStart w:id="503"/>
              <w:r w:rsidRPr="00A3432F">
                <w:rPr>
                  <w:rFonts w:ascii="Times New Roman" w:hAnsi="Times New Roman" w:cs="Times New Roman"/>
                  <w:sz w:val="20"/>
                  <w:szCs w:val="20"/>
                </w:rPr>
                <w:t>chemically defined environments</w:t>
              </w:r>
              <w:commentRangeEnd w:id="503"/>
              <w:r>
                <w:rPr>
                  <w:rStyle w:val="a6"/>
                </w:rPr>
                <w:commentReference w:id="503"/>
              </w:r>
              <w:r>
                <w:rPr>
                  <w:rFonts w:ascii="Times New Roman" w:hAnsi="Times New Roman" w:cs="Times New Roman"/>
                  <w:sz w:val="20"/>
                  <w:szCs w:val="20"/>
                </w:rPr>
                <w:t>)</w:t>
              </w:r>
            </w:ins>
          </w:p>
        </w:tc>
        <w:tc>
          <w:tcPr>
            <w:tcW w:w="0" w:type="auto"/>
            <w:gridSpan w:val="2"/>
            <w:shd w:val="clear" w:color="auto" w:fill="FFFFFF"/>
            <w:tcPrChange w:id="504" w:author="Thike" w:date="2019-07-07T16:31:00Z">
              <w:tcPr>
                <w:tcW w:w="1260" w:type="dxa"/>
                <w:gridSpan w:val="2"/>
                <w:shd w:val="clear" w:color="auto" w:fill="FFFFFF"/>
              </w:tcPr>
            </w:tcPrChange>
          </w:tcPr>
          <w:p w14:paraId="32161A06" w14:textId="6A16FA9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05" w:author="Thike" w:date="2019-07-03T16:40:00Z">
              <w:r w:rsidRPr="00586C90">
                <w:rPr>
                  <w:rFonts w:ascii="Times New Roman" w:hAnsi="Times New Roman" w:cs="Times New Roman"/>
                  <w:sz w:val="20"/>
                  <w:szCs w:val="20"/>
                  <w:rPrChange w:id="506" w:author="Thike" w:date="2019-07-03T16:51:00Z">
                    <w:rPr>
                      <w:rFonts w:ascii="Times New Roman" w:hAnsi="Times New Roman" w:cs="Times New Roman"/>
                      <w:sz w:val="24"/>
                      <w:szCs w:val="28"/>
                    </w:rPr>
                  </w:rPrChange>
                </w:rPr>
                <w:t>T</w:t>
              </w:r>
              <w:r w:rsidRPr="00586C90" w:rsidDel="006C681F">
                <w:rPr>
                  <w:rFonts w:ascii="Times New Roman" w:hAnsi="Times New Roman" w:cs="Times New Roman"/>
                  <w:sz w:val="20"/>
                  <w:szCs w:val="20"/>
                </w:rPr>
                <w:t xml:space="preserve"> </w:t>
              </w:r>
            </w:ins>
            <w:del w:id="507" w:author="Thike" w:date="2019-07-03T16:40:00Z">
              <w:r w:rsidRPr="00586C90" w:rsidDel="006C681F">
                <w:rPr>
                  <w:rFonts w:ascii="Times New Roman" w:hAnsi="Times New Roman" w:cs="Times New Roman"/>
                  <w:sz w:val="20"/>
                  <w:szCs w:val="20"/>
                </w:rPr>
                <w:delText xml:space="preserve">temperature </w:delText>
              </w:r>
            </w:del>
            <w:r w:rsidRPr="00586C90">
              <w:rPr>
                <w:rFonts w:ascii="Times New Roman" w:hAnsi="Times New Roman" w:cs="Times New Roman"/>
                <w:sz w:val="20"/>
                <w:szCs w:val="20"/>
              </w:rPr>
              <w:t xml:space="preserve">values, sample treatment types: welded or annealed, and </w:t>
            </w:r>
            <w:del w:id="508" w:author="Thike" w:date="2019-07-05T03:31:00Z">
              <w:r w:rsidRPr="00586C90" w:rsidDel="00D94107">
                <w:rPr>
                  <w:rFonts w:ascii="Times New Roman" w:hAnsi="Times New Roman" w:cs="Times New Roman"/>
                  <w:sz w:val="20"/>
                  <w:szCs w:val="20"/>
                </w:rPr>
                <w:delText xml:space="preserve">the </w:delText>
              </w:r>
            </w:del>
            <w:r w:rsidRPr="00586C90">
              <w:rPr>
                <w:rFonts w:ascii="Times New Roman" w:hAnsi="Times New Roman" w:cs="Times New Roman"/>
                <w:sz w:val="20"/>
                <w:szCs w:val="20"/>
              </w:rPr>
              <w:t>exposure time</w:t>
            </w:r>
            <w:ins w:id="509" w:author="Thike" w:date="2019-07-05T03:34:00Z">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ins>
            <w:del w:id="510" w:author="Thike" w:date="2019-07-05T03:34:00Z">
              <w:r w:rsidRPr="00586C90" w:rsidDel="00D94107">
                <w:rPr>
                  <w:rFonts w:ascii="Times New Roman" w:hAnsi="Times New Roman" w:cs="Times New Roman"/>
                  <w:sz w:val="20"/>
                  <w:szCs w:val="20"/>
                </w:rPr>
                <w:delText xml:space="preserve">, </w:delText>
              </w:r>
            </w:del>
          </w:p>
          <w:p w14:paraId="14F114CD" w14:textId="7A825E0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treatments: welded or annealed, </w:t>
            </w:r>
            <w:ins w:id="511" w:author="Thike" w:date="2019-07-03T16:41:00Z">
              <w:r w:rsidRPr="00586C90">
                <w:rPr>
                  <w:rFonts w:ascii="Times New Roman" w:hAnsi="Times New Roman" w:cs="Times New Roman"/>
                  <w:sz w:val="20"/>
                  <w:szCs w:val="20"/>
                  <w:rPrChange w:id="512" w:author="Thike" w:date="2019-07-03T16:51:00Z">
                    <w:rPr>
                      <w:rFonts w:ascii="Times New Roman" w:hAnsi="Times New Roman" w:cs="Times New Roman"/>
                      <w:sz w:val="24"/>
                      <w:szCs w:val="28"/>
                    </w:rPr>
                  </w:rPrChange>
                </w:rPr>
                <w:t>T</w:t>
              </w:r>
            </w:ins>
            <w:del w:id="513"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ins w:id="514" w:author="Thike" w:date="2019-07-08T22:09:00Z">
              <w:r w:rsidR="00710140">
                <w:rPr>
                  <w:rFonts w:ascii="Times New Roman" w:hAnsi="Times New Roman" w:cs="Times New Roman"/>
                  <w:sz w:val="20"/>
                  <w:szCs w:val="20"/>
                </w:rPr>
                <w:t>: general or localized</w:t>
              </w:r>
            </w:ins>
            <w:ins w:id="515" w:author="Thike" w:date="2019-07-05T03:38:00Z">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ins>
            <w:ins w:id="516" w:author="Thike" w:date="2019-07-08T22:10:00Z">
              <w:r w:rsidR="00710140">
                <w:rPr>
                  <w:rFonts w:ascii="Times New Roman" w:hAnsi="Times New Roman" w:cs="Times New Roman"/>
                  <w:sz w:val="20"/>
                  <w:szCs w:val="20"/>
                </w:rPr>
                <w:t>(service)</w:t>
              </w:r>
            </w:ins>
            <w:ins w:id="517" w:author="Thike" w:date="2019-07-05T03:38:00Z">
              <w:r w:rsidRPr="00D94107">
                <w:rPr>
                  <w:rFonts w:ascii="Times New Roman" w:hAnsi="Times New Roman" w:cs="Times New Roman"/>
                  <w:sz w:val="20"/>
                  <w:szCs w:val="20"/>
                </w:rPr>
                <w:t>corrosion</w:t>
              </w:r>
              <w:r>
                <w:rPr>
                  <w:rFonts w:ascii="Times New Roman" w:hAnsi="Times New Roman" w:cs="Times New Roman"/>
                  <w:sz w:val="20"/>
                  <w:szCs w:val="20"/>
                </w:rPr>
                <w:t>)</w:t>
              </w:r>
            </w:ins>
          </w:p>
          <w:p w14:paraId="7FB7ADEC" w14:textId="12F072EC"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18" w:author="Thike" w:date="2019-07-09T14:17:00Z">
              <w:r w:rsidRPr="00586C90" w:rsidDel="0020062D">
                <w:rPr>
                  <w:rFonts w:ascii="Times New Roman" w:hAnsi="Times New Roman" w:cs="Times New Roman"/>
                  <w:sz w:val="20"/>
                  <w:szCs w:val="20"/>
                </w:rPr>
                <w:delText>frequency (</w:delText>
              </w:r>
            </w:del>
            <w:r w:rsidRPr="00586C90">
              <w:rPr>
                <w:rFonts w:ascii="Times New Roman" w:hAnsi="Times New Roman" w:cs="Times New Roman"/>
                <w:sz w:val="20"/>
                <w:szCs w:val="20"/>
              </w:rPr>
              <w:t>w</w:t>
            </w:r>
            <w:del w:id="519" w:author="Thike" w:date="2019-07-09T14:17:00Z">
              <w:r w:rsidRPr="00586C90" w:rsidDel="0020062D">
                <w:rPr>
                  <w:rFonts w:ascii="Times New Roman" w:hAnsi="Times New Roman" w:cs="Times New Roman"/>
                  <w:sz w:val="20"/>
                  <w:szCs w:val="20"/>
                </w:rPr>
                <w:delText>)</w:delText>
              </w:r>
            </w:del>
            <w:r w:rsidRPr="00586C90">
              <w:rPr>
                <w:rFonts w:ascii="Times New Roman" w:hAnsi="Times New Roman" w:cs="Times New Roman"/>
                <w:sz w:val="20"/>
                <w:szCs w:val="20"/>
              </w:rPr>
              <w:t xml:space="preserve"> and log(w)</w:t>
            </w:r>
            <w:ins w:id="520" w:author="Thike" w:date="2019-07-08T22:11:00Z">
              <w:r w:rsidR="00710140">
                <w:rPr>
                  <w:rFonts w:ascii="Times New Roman" w:hAnsi="Times New Roman" w:cs="Times New Roman"/>
                  <w:sz w:val="20"/>
                  <w:szCs w:val="20"/>
                </w:rPr>
                <w:t xml:space="preserve"> </w:t>
              </w:r>
            </w:ins>
            <w:ins w:id="521" w:author="Thike" w:date="2019-07-08T22:10:00Z">
              <w:r w:rsidR="00710140">
                <w:rPr>
                  <w:rFonts w:ascii="Times New Roman" w:hAnsi="Times New Roman" w:cs="Times New Roman"/>
                  <w:sz w:val="20"/>
                  <w:szCs w:val="20"/>
                </w:rPr>
                <w:t>(localized corrosion)</w:t>
              </w:r>
            </w:ins>
          </w:p>
        </w:tc>
        <w:tc>
          <w:tcPr>
            <w:tcW w:w="0" w:type="auto"/>
            <w:gridSpan w:val="2"/>
            <w:shd w:val="clear" w:color="auto" w:fill="FFFFFF"/>
            <w:tcPrChange w:id="522" w:author="Thike" w:date="2019-07-07T16:31:00Z">
              <w:tcPr>
                <w:tcW w:w="1170" w:type="dxa"/>
                <w:gridSpan w:val="4"/>
                <w:shd w:val="clear" w:color="auto" w:fill="FFFFFF"/>
              </w:tcPr>
            </w:tcPrChange>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hyperbolic tangent</w:t>
            </w:r>
          </w:p>
        </w:tc>
        <w:tc>
          <w:tcPr>
            <w:tcW w:w="0" w:type="auto"/>
            <w:gridSpan w:val="2"/>
            <w:shd w:val="clear" w:color="auto" w:fill="FFFFFF"/>
            <w:tcPrChange w:id="523" w:author="Thike" w:date="2019-07-07T16:31:00Z">
              <w:tcPr>
                <w:tcW w:w="1350" w:type="dxa"/>
                <w:gridSpan w:val="3"/>
                <w:shd w:val="clear" w:color="auto" w:fill="FFFFFF"/>
              </w:tcPr>
            </w:tcPrChange>
          </w:tcPr>
          <w:p w14:paraId="1DD3EEB2" w14:textId="626D49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w:t>
            </w:r>
            <w:del w:id="524" w:author="Thike" w:date="2019-07-05T03:36:00Z">
              <w:r w:rsidRPr="00586C90" w:rsidDel="00D94107">
                <w:rPr>
                  <w:rFonts w:ascii="Times New Roman" w:hAnsi="Times New Roman" w:cs="Times New Roman"/>
                  <w:sz w:val="20"/>
                  <w:szCs w:val="20"/>
                </w:rPr>
                <w:delText xml:space="preserve">in mg </w:delText>
              </w:r>
            </w:del>
            <w:r w:rsidRPr="00586C90">
              <w:rPr>
                <w:rFonts w:ascii="Times New Roman" w:hAnsi="Times New Roman" w:cs="Times New Roman"/>
                <w:sz w:val="20"/>
                <w:szCs w:val="20"/>
              </w:rPr>
              <w:t>(general corrosion)</w:t>
            </w:r>
            <w:del w:id="525" w:author="Thike" w:date="2019-07-05T03:36:00Z">
              <w:r w:rsidRPr="00586C90" w:rsidDel="00D94107">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repassivation potential (localized corrosion), </w:t>
            </w:r>
          </w:p>
          <w:p w14:paraId="48456C03" w14:textId="72BE69F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Zr</w:t>
            </w:r>
            <w:ins w:id="526" w:author="Thike" w:date="2019-07-05T03:48:00Z">
              <w:r>
                <w:rPr>
                  <w:rFonts w:ascii="Times New Roman" w:hAnsi="Times New Roman" w:cs="Times New Roman"/>
                  <w:sz w:val="20"/>
                  <w:szCs w:val="20"/>
                </w:rPr>
                <w:t>,</w:t>
              </w:r>
            </w:ins>
            <w:del w:id="527" w:author="Thike" w:date="2019-07-05T03:48:00Z">
              <w:r w:rsidRPr="00586C90" w:rsidDel="005E7306">
                <w:rPr>
                  <w:rFonts w:ascii="Times New Roman" w:hAnsi="Times New Roman" w:cs="Times New Roman"/>
                  <w:sz w:val="20"/>
                  <w:szCs w:val="20"/>
                </w:rPr>
                <w:delText xml:space="preserve"> and</w:delText>
              </w:r>
            </w:del>
            <w:r w:rsidRPr="00586C90">
              <w:rPr>
                <w:rFonts w:ascii="Times New Roman" w:hAnsi="Times New Roman" w:cs="Times New Roman"/>
                <w:sz w:val="20"/>
                <w:szCs w:val="20"/>
              </w:rPr>
              <w:t xml:space="preserve"> Zi</w:t>
            </w:r>
            <w:del w:id="528" w:author="Thike" w:date="2019-07-05T03:48:00Z">
              <w:r w:rsidRPr="00586C90" w:rsidDel="005E7306">
                <w:rPr>
                  <w:rFonts w:ascii="Times New Roman" w:hAnsi="Times New Roman" w:cs="Times New Roman"/>
                  <w:sz w:val="20"/>
                  <w:szCs w:val="20"/>
                </w:rPr>
                <w:delText xml:space="preserve"> i.e. real and imaginary impedances</w:delText>
              </w:r>
            </w:del>
            <w:r w:rsidRPr="00586C90">
              <w:rPr>
                <w:rFonts w:ascii="Times New Roman" w:hAnsi="Times New Roman" w:cs="Times New Roman"/>
                <w:sz w:val="20"/>
                <w:szCs w:val="20"/>
              </w:rPr>
              <w:t xml:space="preserve">, </w:t>
            </w:r>
            <w:del w:id="529" w:author="Thike" w:date="2019-07-05T03:48:00Z">
              <w:r w:rsidRPr="00586C90" w:rsidDel="005E7306">
                <w:rPr>
                  <w:rFonts w:ascii="Times New Roman" w:hAnsi="Times New Roman" w:cs="Times New Roman"/>
                  <w:sz w:val="20"/>
                  <w:szCs w:val="20"/>
                </w:rPr>
                <w:delText xml:space="preserve">respectively, </w:delText>
              </w:r>
            </w:del>
            <w:r w:rsidRPr="00586C90">
              <w:rPr>
                <w:rFonts w:ascii="Times New Roman" w:hAnsi="Times New Roman" w:cs="Times New Roman"/>
                <w:sz w:val="20"/>
                <w:szCs w:val="20"/>
              </w:rPr>
              <w:t>abs(Z), and Phase (localized corrosion)</w:t>
            </w:r>
          </w:p>
        </w:tc>
        <w:tc>
          <w:tcPr>
            <w:tcW w:w="0" w:type="auto"/>
            <w:gridSpan w:val="5"/>
            <w:shd w:val="clear" w:color="auto" w:fill="FFFFFF"/>
            <w:tcPrChange w:id="530" w:author="Thike" w:date="2019-07-07T16:31:00Z">
              <w:tcPr>
                <w:tcW w:w="1170" w:type="dxa"/>
                <w:gridSpan w:val="3"/>
                <w:shd w:val="clear" w:color="auto" w:fill="FFFFFF"/>
              </w:tcPr>
            </w:tcPrChange>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531" w:author="Thike" w:date="2019-07-07T16:31:00Z">
              <w:tcPr>
                <w:tcW w:w="2070" w:type="dxa"/>
                <w:gridSpan w:val="2"/>
                <w:shd w:val="clear" w:color="auto" w:fill="FFFFFF"/>
              </w:tcPr>
            </w:tcPrChange>
          </w:tcPr>
          <w:p w14:paraId="7C683A2C" w14:textId="2BB6AD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2" w:author="Thike" w:date="2019-07-03T16:29:00Z">
              <w:r w:rsidRPr="00586C90">
                <w:rPr>
                  <w:rFonts w:ascii="Times New Roman" w:hAnsi="Times New Roman" w:cs="Times New Roman"/>
                  <w:sz w:val="20"/>
                  <w:szCs w:val="20"/>
                  <w:rPrChange w:id="533" w:author="Thike" w:date="2019-07-03T16:51:00Z">
                    <w:rPr>
                      <w:rFonts w:ascii="Times New Roman" w:hAnsi="Times New Roman" w:cs="Times New Roman"/>
                      <w:sz w:val="24"/>
                      <w:szCs w:val="28"/>
                    </w:rPr>
                  </w:rPrChange>
                </w:rPr>
                <w:t>MLP</w:t>
              </w:r>
            </w:ins>
            <w:del w:id="534"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0AB1BC8F" w14:textId="77777777" w:rsidTr="00184F29">
        <w:tblPrEx>
          <w:tblW w:w="0" w:type="auto"/>
          <w:tblPrExChange w:id="535" w:author="Thike" w:date="2019-07-07T16:31:00Z">
            <w:tblPrEx>
              <w:tblW w:w="0" w:type="auto"/>
              <w:tblLayout w:type="fixed"/>
            </w:tblPrEx>
          </w:tblPrExChange>
        </w:tblPrEx>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536" w:author="Thike" w:date="2019-07-07T16:31:00Z">
              <w:tcPr>
                <w:tcW w:w="1080" w:type="dxa"/>
                <w:gridSpan w:val="2"/>
                <w:shd w:val="clear" w:color="auto" w:fill="FFFFFF"/>
              </w:tcPr>
            </w:tcPrChange>
          </w:tcPr>
          <w:p w14:paraId="3EC8F803" w14:textId="09FF18C0" w:rsidR="00983AF8" w:rsidRPr="00586C90" w:rsidRDefault="00983AF8" w:rsidP="00983AF8">
            <w:pPr>
              <w:widowControl w:val="0"/>
              <w:rPr>
                <w:rFonts w:ascii="Times New Roman" w:hAnsi="Times New Roman" w:cs="Times New Roman"/>
                <w:sz w:val="20"/>
                <w:szCs w:val="20"/>
              </w:rPr>
            </w:pPr>
            <w:commentRangeStart w:id="537"/>
            <w:r w:rsidRPr="00586C90">
              <w:rPr>
                <w:rFonts w:ascii="Times New Roman" w:hAnsi="Times New Roman" w:cs="Times New Roman"/>
                <w:sz w:val="20"/>
                <w:szCs w:val="20"/>
              </w:rPr>
              <w:t>A357 alloy</w:t>
            </w:r>
            <w:ins w:id="538" w:author="Thike" w:date="2019-07-09T07:19:00Z">
              <w:r w:rsidR="00C04130">
                <w:rPr>
                  <w:rFonts w:ascii="Times New Roman" w:hAnsi="Times New Roman" w:cs="Times New Roman"/>
                  <w:sz w:val="20"/>
                  <w:szCs w:val="20"/>
                </w:rPr>
                <w:t xml:space="preserve"> </w:t>
              </w:r>
            </w:ins>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b w:val="0"/>
                <w:bCs w:val="0"/>
                <w:sz w:val="20"/>
                <w:szCs w:val="20"/>
                <w:rPrChange w:id="539"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"_ENREF_21" \o "Yang, 2012 #467"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21</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commentRangeEnd w:id="537"/>
            <w:r>
              <w:rPr>
                <w:rStyle w:val="a6"/>
                <w:b w:val="0"/>
                <w:bCs w:val="0"/>
              </w:rPr>
              <w:commentReference w:id="537"/>
            </w:r>
          </w:p>
        </w:tc>
        <w:tc>
          <w:tcPr>
            <w:tcW w:w="0" w:type="auto"/>
            <w:gridSpan w:val="2"/>
            <w:shd w:val="clear" w:color="auto" w:fill="FFFFFF"/>
            <w:tcPrChange w:id="540" w:author="Thike" w:date="2019-07-07T16:31:00Z">
              <w:tcPr>
                <w:tcW w:w="1260" w:type="dxa"/>
                <w:gridSpan w:val="2"/>
                <w:shd w:val="clear" w:color="auto" w:fill="FFFFFF"/>
              </w:tcPr>
            </w:tcPrChange>
          </w:tcPr>
          <w:p w14:paraId="3EDF6228" w14:textId="2507A5AA"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541" w:author="Thike" w:date="2019-07-07T16:27:00Z"/>
                <w:rFonts w:ascii="Times New Roman" w:hAnsi="Times New Roman" w:cs="Times New Roman"/>
                <w:sz w:val="20"/>
                <w:szCs w:val="20"/>
                <w:rPrChange w:id="542" w:author="Thike" w:date="2019-07-03T16:51:00Z">
                  <w:rPr>
                    <w:del w:id="543" w:author="Thike" w:date="2019-07-07T16:27:00Z"/>
                    <w:rFonts w:ascii="Times New Roman" w:hAnsi="Times New Roman" w:cs="Times New Roman"/>
                    <w:color w:val="FF0000"/>
                    <w:sz w:val="20"/>
                    <w:szCs w:val="20"/>
                  </w:rPr>
                </w:rPrChange>
              </w:rPr>
            </w:pPr>
            <w:ins w:id="544" w:author="Thike" w:date="2019-07-07T16:27:00Z">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ins>
            <w:del w:id="545" w:author="Thike" w:date="2019-07-07T16:27:00Z">
              <w:r w:rsidRPr="005D6B22" w:rsidDel="009A6D1A">
                <w:rPr>
                  <w:rFonts w:ascii="Times New Roman" w:hAnsi="Times New Roman" w:cs="Times New Roman"/>
                  <w:sz w:val="20"/>
                  <w:szCs w:val="20"/>
                  <w:highlight w:val="yellow"/>
                  <w:rPrChange w:id="546" w:author="Thike" w:date="2019-07-06T04:47:00Z">
                    <w:rPr>
                      <w:rFonts w:ascii="Times New Roman" w:hAnsi="Times New Roman" w:cs="Times New Roman"/>
                      <w:color w:val="FF0000"/>
                      <w:sz w:val="20"/>
                      <w:szCs w:val="20"/>
                    </w:rPr>
                  </w:rPrChange>
                </w:rPr>
                <w:delText>quenching operation</w:delText>
              </w:r>
            </w:del>
          </w:p>
          <w:p w14:paraId="1AC574E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Change w:id="547" w:author="Thike" w:date="2019-07-07T16:31:00Z">
              <w:tcPr>
                <w:tcW w:w="1260" w:type="dxa"/>
                <w:gridSpan w:val="3"/>
                <w:shd w:val="clear" w:color="auto" w:fill="FFFFFF"/>
              </w:tcPr>
            </w:tcPrChange>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48" w:author="Thike" w:date="2019-07-07T16:52:00Z">
              <w:r w:rsidRPr="00B022AB">
                <w:rPr>
                  <w:rFonts w:ascii="Times New Roman" w:hAnsi="Times New Roman" w:cs="Times New Roman"/>
                  <w:sz w:val="20"/>
                  <w:szCs w:val="20"/>
                </w:rPr>
                <w:t>quenching operation</w:t>
              </w:r>
            </w:ins>
          </w:p>
        </w:tc>
        <w:tc>
          <w:tcPr>
            <w:tcW w:w="0" w:type="auto"/>
            <w:gridSpan w:val="2"/>
            <w:shd w:val="clear" w:color="auto" w:fill="FFFFFF"/>
            <w:tcPrChange w:id="549" w:author="Thike" w:date="2019-07-07T16:31:00Z">
              <w:tcPr>
                <w:tcW w:w="1260" w:type="dxa"/>
                <w:gridSpan w:val="2"/>
                <w:shd w:val="clear" w:color="auto" w:fill="FFFFFF"/>
              </w:tcPr>
            </w:tcPrChange>
          </w:tcPr>
          <w:p w14:paraId="242333CA" w14:textId="699F47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ins w:id="550" w:author="Thike" w:date="2019-07-03T16:49:00Z">
              <w:r w:rsidRPr="00586C90">
                <w:rPr>
                  <w:rFonts w:ascii="Times New Roman" w:hAnsi="Times New Roman" w:cs="Times New Roman"/>
                  <w:sz w:val="20"/>
                  <w:szCs w:val="20"/>
                  <w:rPrChange w:id="551" w:author="Thike" w:date="2019-07-03T16:51:00Z">
                    <w:rPr>
                      <w:rFonts w:ascii="Times New Roman" w:hAnsi="Times New Roman" w:cs="Times New Roman"/>
                      <w:sz w:val="24"/>
                      <w:szCs w:val="28"/>
                    </w:rPr>
                  </w:rPrChange>
                </w:rPr>
                <w:t>SR</w:t>
              </w:r>
            </w:ins>
            <w:del w:id="552"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553" w:author="Thike" w:date="2019-07-03T16:47:00Z">
              <w:r w:rsidRPr="00586C90">
                <w:rPr>
                  <w:rFonts w:ascii="Times New Roman" w:hAnsi="Times New Roman" w:cs="Times New Roman"/>
                  <w:sz w:val="20"/>
                  <w:szCs w:val="20"/>
                  <w:rPrChange w:id="554" w:author="Thike" w:date="2019-07-03T16:51:00Z">
                    <w:rPr>
                      <w:rFonts w:ascii="Times New Roman" w:hAnsi="Times New Roman" w:cs="Times New Roman"/>
                      <w:sz w:val="24"/>
                      <w:szCs w:val="28"/>
                    </w:rPr>
                  </w:rPrChange>
                </w:rPr>
                <w:t>S</w:t>
              </w:r>
            </w:ins>
            <w:del w:id="555" w:author="Thike" w:date="2019-07-03T16:47:00Z">
              <w:r w:rsidRPr="00586C90" w:rsidDel="00586C90">
                <w:rPr>
                  <w:rFonts w:ascii="Times New Roman" w:hAnsi="Times New Roman" w:cs="Times New Roman"/>
                  <w:sz w:val="20"/>
                  <w:szCs w:val="20"/>
                </w:rPr>
                <w:delText>strain</w:delText>
              </w:r>
            </w:del>
          </w:p>
        </w:tc>
        <w:tc>
          <w:tcPr>
            <w:tcW w:w="0" w:type="auto"/>
            <w:gridSpan w:val="2"/>
            <w:shd w:val="clear" w:color="auto" w:fill="FFFFFF"/>
            <w:tcPrChange w:id="556" w:author="Thike" w:date="2019-07-07T16:31:00Z">
              <w:tcPr>
                <w:tcW w:w="1170" w:type="dxa"/>
                <w:gridSpan w:val="4"/>
                <w:shd w:val="clear" w:color="auto" w:fill="FFFFFF"/>
              </w:tcPr>
            </w:tcPrChange>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0" w:type="auto"/>
            <w:gridSpan w:val="2"/>
            <w:shd w:val="clear" w:color="auto" w:fill="FFFFFF"/>
            <w:tcPrChange w:id="557" w:author="Thike" w:date="2019-07-07T16:31:00Z">
              <w:tcPr>
                <w:tcW w:w="1350" w:type="dxa"/>
                <w:gridSpan w:val="3"/>
                <w:shd w:val="clear" w:color="auto" w:fill="FFFFFF"/>
              </w:tcPr>
            </w:tcPrChange>
          </w:tcPr>
          <w:p w14:paraId="45D2565A" w14:textId="2C5720F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58" w:author="Thike" w:date="2019-07-07T16:49:00Z">
              <w:r w:rsidRPr="00586C90" w:rsidDel="00A36A6A">
                <w:rPr>
                  <w:rFonts w:ascii="Times New Roman" w:hAnsi="Times New Roman" w:cs="Times New Roman"/>
                  <w:sz w:val="20"/>
                  <w:szCs w:val="20"/>
                </w:rPr>
                <w:delText xml:space="preserve">thermal </w:delText>
              </w:r>
            </w:del>
            <w:r w:rsidRPr="00586C90">
              <w:rPr>
                <w:rFonts w:ascii="Times New Roman" w:hAnsi="Times New Roman" w:cs="Times New Roman"/>
                <w:sz w:val="20"/>
                <w:szCs w:val="20"/>
              </w:rPr>
              <w:t>flow stress</w:t>
            </w:r>
          </w:p>
        </w:tc>
        <w:tc>
          <w:tcPr>
            <w:tcW w:w="0" w:type="auto"/>
            <w:gridSpan w:val="5"/>
            <w:shd w:val="clear" w:color="auto" w:fill="FFFFFF"/>
            <w:tcPrChange w:id="559" w:author="Thike" w:date="2019-07-07T16:31:00Z">
              <w:tcPr>
                <w:tcW w:w="1170" w:type="dxa"/>
                <w:gridSpan w:val="3"/>
                <w:shd w:val="clear" w:color="auto" w:fill="FFFFFF"/>
              </w:tcPr>
            </w:tcPrChange>
          </w:tcPr>
          <w:p w14:paraId="314781F4" w14:textId="67D789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0" w:author="Thike" w:date="2019-07-07T16:49:00Z">
              <w:r w:rsidRPr="00586C90" w:rsidDel="00A36A6A">
                <w:rPr>
                  <w:rFonts w:ascii="Times New Roman" w:hAnsi="Times New Roman" w:cs="Times New Roman"/>
                  <w:sz w:val="20"/>
                  <w:szCs w:val="20"/>
                </w:rPr>
                <w:delText>thermal</w:delText>
              </w:r>
            </w:del>
            <w:ins w:id="561" w:author="Thike" w:date="2019-07-07T16:49:00Z">
              <w:r>
                <w:rPr>
                  <w:rFonts w:ascii="Times New Roman" w:hAnsi="Times New Roman" w:cs="Times New Roman"/>
                  <w:sz w:val="20"/>
                  <w:szCs w:val="20"/>
                </w:rPr>
                <w:t>mechanical</w:t>
              </w:r>
            </w:ins>
          </w:p>
        </w:tc>
        <w:tc>
          <w:tcPr>
            <w:tcW w:w="0" w:type="auto"/>
            <w:shd w:val="clear" w:color="auto" w:fill="FFFFFF"/>
            <w:tcPrChange w:id="562" w:author="Thike" w:date="2019-07-07T16:31:00Z">
              <w:tcPr>
                <w:tcW w:w="2070" w:type="dxa"/>
                <w:gridSpan w:val="2"/>
                <w:shd w:val="clear" w:color="auto" w:fill="FFFFFF"/>
              </w:tcPr>
            </w:tcPrChange>
          </w:tcPr>
          <w:p w14:paraId="1F513D84" w14:textId="114EC2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3" w:author="Thike" w:date="2019-07-03T15:25:00Z">
              <w:r w:rsidRPr="00586C90" w:rsidDel="002A0880">
                <w:rPr>
                  <w:rFonts w:ascii="Times New Roman" w:hAnsi="Times New Roman" w:cs="Times New Roman"/>
                  <w:sz w:val="20"/>
                  <w:szCs w:val="20"/>
                </w:rPr>
                <w:delText>backpropagation Neural Network</w:delText>
              </w:r>
            </w:del>
            <w:bookmarkStart w:id="564" w:name="_Hlk13060122"/>
            <w:ins w:id="565" w:author="Thike" w:date="2019-07-03T15:25:00Z">
              <w:r w:rsidRPr="00586C90">
                <w:rPr>
                  <w:rFonts w:ascii="Times New Roman" w:hAnsi="Times New Roman" w:cs="Times New Roman"/>
                  <w:sz w:val="20"/>
                  <w:szCs w:val="20"/>
                </w:rPr>
                <w:t>BPNN</w:t>
              </w:r>
            </w:ins>
            <w:bookmarkEnd w:id="564"/>
          </w:p>
        </w:tc>
      </w:tr>
      <w:tr w:rsidR="00983AF8" w:rsidRPr="00586C90" w14:paraId="4A77693B" w14:textId="77777777" w:rsidTr="00184F29">
        <w:tblPrEx>
          <w:tblW w:w="0" w:type="auto"/>
          <w:tblPrExChange w:id="566"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567" w:author="Thike" w:date="2019-07-07T16:31:00Z">
              <w:tcPr>
                <w:tcW w:w="1080" w:type="dxa"/>
                <w:gridSpan w:val="2"/>
                <w:shd w:val="clear" w:color="auto" w:fill="FFFFFF"/>
              </w:tcPr>
            </w:tcPrChange>
          </w:tcPr>
          <w:p w14:paraId="5F9B77FD" w14:textId="7DFFCDC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b w:val="0"/>
                <w:bCs w:val="0"/>
                <w:sz w:val="20"/>
                <w:szCs w:val="20"/>
                <w:rPrChange w:id="568"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"_ENREF_20" \o "Shi, 2015 #465"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20</w:t>
            </w:r>
            <w:r w:rsidR="00671DCC">
              <w:rPr>
                <w:rFonts w:ascii="Times New Roman" w:hAnsi="Times New Roman" w:cs="Times New Roman"/>
                <w:noProof/>
                <w:sz w:val="20"/>
                <w:szCs w:val="20"/>
              </w:rPr>
              <w:lastRenderedPageBreak/>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569" w:author="Thike" w:date="2019-07-07T16:31:00Z">
              <w:tcPr>
                <w:tcW w:w="1260" w:type="dxa"/>
                <w:gridSpan w:val="2"/>
                <w:shd w:val="clear" w:color="auto" w:fill="FFFFFF"/>
              </w:tcPr>
            </w:tcPrChange>
          </w:tcPr>
          <w:p w14:paraId="6255BFF7" w14:textId="583B3620" w:rsidR="00983AF8" w:rsidRPr="00783555" w:rsidRDefault="00983AF8" w:rsidP="00783555">
            <w:pPr>
              <w:widowControl w:val="0"/>
              <w:cnfStyle w:val="000000100000" w:firstRow="0" w:lastRow="0" w:firstColumn="0" w:lastColumn="0" w:oddVBand="0" w:evenVBand="0" w:oddHBand="1" w:evenHBand="0" w:firstRowFirstColumn="0" w:firstRowLastColumn="0" w:lastRowFirstColumn="0" w:lastRowLastColumn="0"/>
              <w:rPr>
                <w:rPrChange w:id="570" w:author="Thike" w:date="2019-07-07T19:18:00Z">
                  <w:rPr>
                    <w:rFonts w:ascii="Times New Roman" w:hAnsi="Times New Roman" w:cs="Times New Roman"/>
                    <w:sz w:val="20"/>
                    <w:szCs w:val="20"/>
                  </w:rPr>
                </w:rPrChange>
              </w:rPr>
            </w:pPr>
            <w:r w:rsidRPr="00586C90">
              <w:rPr>
                <w:rFonts w:ascii="Times New Roman" w:hAnsi="Times New Roman" w:cs="Times New Roman"/>
                <w:sz w:val="20"/>
                <w:szCs w:val="20"/>
              </w:rPr>
              <w:lastRenderedPageBreak/>
              <w:t xml:space="preserve">pressurized water </w:t>
            </w:r>
            <w:r w:rsidRPr="00586C90">
              <w:rPr>
                <w:rFonts w:ascii="Times New Roman" w:hAnsi="Times New Roman" w:cs="Times New Roman"/>
                <w:sz w:val="20"/>
                <w:szCs w:val="20"/>
              </w:rPr>
              <w:lastRenderedPageBreak/>
              <w:t>reactors (PWR)</w:t>
            </w:r>
            <w:ins w:id="571" w:author="Thike" w:date="2019-07-07T19:18:00Z">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ins>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Change w:id="572" w:author="Thike" w:date="2019-07-07T16:31:00Z">
              <w:tcPr>
                <w:tcW w:w="1260" w:type="dxa"/>
                <w:gridSpan w:val="3"/>
                <w:shd w:val="clear" w:color="auto" w:fill="FFFFFF"/>
              </w:tcPr>
            </w:tcPrChange>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3" w:author="Thike" w:date="2019-07-07T19:29:00Z">
              <w:r w:rsidRPr="00783555">
                <w:rPr>
                  <w:rFonts w:ascii="Times New Roman" w:hAnsi="Times New Roman" w:cs="Times New Roman"/>
                  <w:sz w:val="20"/>
                  <w:szCs w:val="20"/>
                </w:rPr>
                <w:lastRenderedPageBreak/>
                <w:t>PWR environ</w:t>
              </w:r>
              <w:r w:rsidRPr="00783555">
                <w:rPr>
                  <w:rFonts w:ascii="Times New Roman" w:hAnsi="Times New Roman" w:cs="Times New Roman"/>
                  <w:sz w:val="20"/>
                  <w:szCs w:val="20"/>
                </w:rPr>
                <w:lastRenderedPageBreak/>
                <w:t>ments</w:t>
              </w:r>
            </w:ins>
          </w:p>
        </w:tc>
        <w:tc>
          <w:tcPr>
            <w:tcW w:w="0" w:type="auto"/>
            <w:gridSpan w:val="2"/>
            <w:shd w:val="clear" w:color="auto" w:fill="FFFFFF"/>
            <w:tcPrChange w:id="574" w:author="Thike" w:date="2019-07-07T16:31:00Z">
              <w:tcPr>
                <w:tcW w:w="1260" w:type="dxa"/>
                <w:gridSpan w:val="2"/>
                <w:shd w:val="clear" w:color="auto" w:fill="FFFFFF"/>
              </w:tcPr>
            </w:tcPrChange>
          </w:tcPr>
          <w:p w14:paraId="3F92B352" w14:textId="2BCE730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5" w:author="Thike" w:date="2019-07-03T16:41:00Z">
              <w:r w:rsidRPr="00586C90">
                <w:rPr>
                  <w:rFonts w:ascii="Times New Roman" w:hAnsi="Times New Roman" w:cs="Times New Roman"/>
                  <w:sz w:val="20"/>
                  <w:szCs w:val="20"/>
                  <w:rPrChange w:id="576" w:author="Thike" w:date="2019-07-03T16:51:00Z">
                    <w:rPr>
                      <w:rFonts w:ascii="Times New Roman" w:hAnsi="Times New Roman" w:cs="Times New Roman"/>
                      <w:sz w:val="24"/>
                      <w:szCs w:val="28"/>
                    </w:rPr>
                  </w:rPrChange>
                </w:rPr>
                <w:lastRenderedPageBreak/>
                <w:t>T</w:t>
              </w:r>
            </w:ins>
            <w:del w:id="577"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K</w:t>
            </w:r>
            <w:r w:rsidRPr="003F28D0">
              <w:rPr>
                <w:rFonts w:ascii="Times New Roman" w:hAnsi="Times New Roman" w:cs="Times New Roman"/>
                <w:sz w:val="20"/>
                <w:szCs w:val="20"/>
                <w:vertAlign w:val="subscript"/>
                <w:rPrChange w:id="578" w:author="Thike" w:date="2019-07-05T04:27:00Z">
                  <w:rPr>
                    <w:rFonts w:ascii="Times New Roman" w:hAnsi="Times New Roman" w:cs="Times New Roman"/>
                    <w:sz w:val="20"/>
                    <w:szCs w:val="20"/>
                  </w:rPr>
                </w:rPrChange>
              </w:rPr>
              <w:t>I</w:t>
            </w:r>
            <w:r w:rsidRPr="00586C90">
              <w:rPr>
                <w:rFonts w:ascii="Times New Roman" w:hAnsi="Times New Roman" w:cs="Times New Roman"/>
                <w:sz w:val="20"/>
                <w:szCs w:val="20"/>
              </w:rPr>
              <w:t xml:space="preserve">, pH, </w:t>
            </w:r>
            <w:r w:rsidRPr="00586C90">
              <w:rPr>
                <w:rFonts w:ascii="Times New Roman" w:hAnsi="Times New Roman" w:cs="Times New Roman"/>
                <w:sz w:val="20"/>
                <w:szCs w:val="20"/>
              </w:rPr>
              <w:lastRenderedPageBreak/>
              <w:t xml:space="preserve">Conductivity, ECP, </w:t>
            </w:r>
            <w:ins w:id="579" w:author="Thike" w:date="2019-07-05T11:48:00Z">
              <w:r w:rsidRPr="00176FE5">
                <w:rPr>
                  <w:rFonts w:ascii="Times New Roman" w:hAnsi="Times New Roman" w:cs="Times New Roman"/>
                  <w:sz w:val="24"/>
                  <w:szCs w:val="28"/>
                </w:rPr>
                <w:t>YS</w:t>
              </w:r>
            </w:ins>
            <w:del w:id="580"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ins w:id="581" w:author="Thike" w:date="2019-07-05T04:30:00Z">
              <w:r w:rsidRPr="003F28D0">
                <w:rPr>
                  <w:rFonts w:ascii="Times New Roman" w:hAnsi="Times New Roman" w:cs="Times New Roman"/>
                  <w:sz w:val="20"/>
                  <w:szCs w:val="20"/>
                </w:rPr>
                <w:t>B</w:t>
              </w:r>
              <w:r w:rsidRPr="003F28D0">
                <w:rPr>
                  <w:rFonts w:ascii="Times New Roman" w:hAnsi="Times New Roman" w:cs="Times New Roman"/>
                  <w:sz w:val="20"/>
                  <w:szCs w:val="20"/>
                  <w:vertAlign w:val="subscript"/>
                  <w:rPrChange w:id="582" w:author="Thike" w:date="2019-07-05T04:30:00Z">
                    <w:rPr>
                      <w:rFonts w:ascii="Times New Roman" w:hAnsi="Times New Roman" w:cs="Times New Roman"/>
                      <w:sz w:val="20"/>
                      <w:szCs w:val="20"/>
                    </w:rPr>
                  </w:rPrChange>
                </w:rPr>
                <w:t>3</w:t>
              </w:r>
              <w:r w:rsidRPr="003F28D0">
                <w:rPr>
                  <w:rFonts w:ascii="Times New Roman" w:hAnsi="Times New Roman" w:cs="Times New Roman"/>
                  <w:sz w:val="20"/>
                  <w:szCs w:val="20"/>
                </w:rPr>
                <w:t>(OH)</w:t>
              </w:r>
              <w:r w:rsidRPr="003F28D0">
                <w:rPr>
                  <w:rFonts w:ascii="Times New Roman" w:hAnsi="Times New Roman" w:cs="Times New Roman"/>
                  <w:sz w:val="20"/>
                  <w:szCs w:val="20"/>
                  <w:vertAlign w:val="subscript"/>
                  <w:rPrChange w:id="583" w:author="Thike" w:date="2019-07-05T04:30:00Z">
                    <w:rPr>
                      <w:rFonts w:ascii="Times New Roman" w:hAnsi="Times New Roman" w:cs="Times New Roman"/>
                      <w:sz w:val="20"/>
                      <w:szCs w:val="20"/>
                    </w:rPr>
                  </w:rPrChange>
                </w:rPr>
                <w:t>3</w:t>
              </w:r>
            </w:ins>
            <w:del w:id="584" w:author="Thike" w:date="2019-07-05T04:30:00Z">
              <w:r w:rsidRPr="00586C90" w:rsidDel="003F28D0">
                <w:rPr>
                  <w:rFonts w:ascii="Times New Roman" w:hAnsi="Times New Roman" w:cs="Times New Roman"/>
                  <w:sz w:val="20"/>
                  <w:szCs w:val="20"/>
                </w:rPr>
                <w:delText>B(OH)3</w:delText>
              </w:r>
            </w:del>
            <w:r w:rsidRPr="00586C90">
              <w:rPr>
                <w:rFonts w:ascii="Times New Roman" w:hAnsi="Times New Roman" w:cs="Times New Roman"/>
                <w:sz w:val="20"/>
                <w:szCs w:val="20"/>
              </w:rPr>
              <w:t xml:space="preserve">, </w:t>
            </w:r>
            <w:ins w:id="585" w:author="Thike" w:date="2019-07-05T04:31:00Z">
              <w:r w:rsidRPr="003F28D0">
                <w:rPr>
                  <w:rFonts w:ascii="Times New Roman" w:hAnsi="Times New Roman" w:cs="Times New Roman"/>
                  <w:sz w:val="20"/>
                  <w:szCs w:val="20"/>
                </w:rPr>
                <w:t>Li</w:t>
              </w:r>
            </w:ins>
            <w:del w:id="586" w:author="Thike" w:date="2019-07-05T04:31:00Z">
              <w:r w:rsidRPr="00586C90" w:rsidDel="003F28D0">
                <w:rPr>
                  <w:rFonts w:ascii="Times New Roman" w:hAnsi="Times New Roman" w:cs="Times New Roman"/>
                  <w:sz w:val="20"/>
                  <w:szCs w:val="20"/>
                </w:rPr>
                <w:delText>LiOH</w:delText>
              </w:r>
            </w:del>
          </w:p>
        </w:tc>
        <w:tc>
          <w:tcPr>
            <w:tcW w:w="0" w:type="auto"/>
            <w:gridSpan w:val="2"/>
            <w:shd w:val="clear" w:color="auto" w:fill="FFFFFF"/>
            <w:tcPrChange w:id="587" w:author="Thike" w:date="2019-07-07T16:31:00Z">
              <w:tcPr>
                <w:tcW w:w="1170" w:type="dxa"/>
                <w:gridSpan w:val="4"/>
                <w:shd w:val="clear" w:color="auto" w:fill="FFFFFF"/>
              </w:tcPr>
            </w:tcPrChange>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588" w:author="Thike" w:date="2019-07-03T16:51:00Z">
                  <w:rPr>
                    <w:rFonts w:ascii="Times New Roman" w:hAnsi="Times New Roman" w:cs="Times New Roman"/>
                    <w:color w:val="FF0000"/>
                    <w:sz w:val="20"/>
                    <w:szCs w:val="20"/>
                  </w:rPr>
                </w:rPrChange>
              </w:rPr>
              <w:lastRenderedPageBreak/>
              <w:t xml:space="preserve">hyperbolic tan </w:t>
            </w:r>
            <w:r w:rsidRPr="00586C90">
              <w:rPr>
                <w:rFonts w:ascii="Times New Roman" w:hAnsi="Times New Roman" w:cs="Times New Roman"/>
                <w:sz w:val="20"/>
                <w:szCs w:val="20"/>
                <w:rPrChange w:id="589" w:author="Thike" w:date="2019-07-03T16:51:00Z">
                  <w:rPr>
                    <w:rFonts w:ascii="Times New Roman" w:hAnsi="Times New Roman" w:cs="Times New Roman"/>
                    <w:color w:val="FF0000"/>
                    <w:sz w:val="20"/>
                    <w:szCs w:val="20"/>
                  </w:rPr>
                </w:rPrChange>
              </w:rPr>
              <w:lastRenderedPageBreak/>
              <w:t>(tanh), linear</w:t>
            </w:r>
          </w:p>
        </w:tc>
        <w:tc>
          <w:tcPr>
            <w:tcW w:w="0" w:type="auto"/>
            <w:gridSpan w:val="2"/>
            <w:shd w:val="clear" w:color="auto" w:fill="FFFFFF"/>
            <w:tcPrChange w:id="590" w:author="Thike" w:date="2019-07-07T16:31:00Z">
              <w:tcPr>
                <w:tcW w:w="1350" w:type="dxa"/>
                <w:gridSpan w:val="3"/>
                <w:shd w:val="clear" w:color="auto" w:fill="FFFFFF"/>
              </w:tcPr>
            </w:tcPrChange>
          </w:tcPr>
          <w:p w14:paraId="720528B8" w14:textId="174F075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91" w:author="Thike" w:date="2019-07-05T04:01:00Z">
              <w:r w:rsidRPr="00586C90" w:rsidDel="00923573">
                <w:rPr>
                  <w:rFonts w:ascii="Times New Roman" w:hAnsi="Times New Roman" w:cs="Times New Roman"/>
                  <w:sz w:val="20"/>
                  <w:szCs w:val="20"/>
                </w:rPr>
                <w:lastRenderedPageBreak/>
                <w:delText xml:space="preserve">crack growth </w:delText>
              </w:r>
              <w:r w:rsidRPr="00586C90" w:rsidDel="00923573">
                <w:rPr>
                  <w:rFonts w:ascii="Times New Roman" w:hAnsi="Times New Roman" w:cs="Times New Roman"/>
                  <w:sz w:val="20"/>
                  <w:szCs w:val="20"/>
                </w:rPr>
                <w:lastRenderedPageBreak/>
                <w:delText>rate (</w:delText>
              </w:r>
            </w:del>
            <w:r w:rsidRPr="00586C90">
              <w:rPr>
                <w:rFonts w:ascii="Times New Roman" w:hAnsi="Times New Roman" w:cs="Times New Roman"/>
                <w:sz w:val="20"/>
                <w:szCs w:val="20"/>
              </w:rPr>
              <w:t>CGR</w:t>
            </w:r>
            <w:del w:id="592" w:author="Thike" w:date="2019-07-05T04:01:00Z">
              <w:r w:rsidRPr="00586C90" w:rsidDel="00923573">
                <w:rPr>
                  <w:rFonts w:ascii="Times New Roman" w:hAnsi="Times New Roman" w:cs="Times New Roman"/>
                  <w:sz w:val="20"/>
                  <w:szCs w:val="20"/>
                </w:rPr>
                <w:delText>)</w:delText>
              </w:r>
            </w:del>
          </w:p>
        </w:tc>
        <w:tc>
          <w:tcPr>
            <w:tcW w:w="0" w:type="auto"/>
            <w:gridSpan w:val="5"/>
            <w:shd w:val="clear" w:color="auto" w:fill="FFFFFF"/>
            <w:tcPrChange w:id="593" w:author="Thike" w:date="2019-07-07T16:31:00Z">
              <w:tcPr>
                <w:tcW w:w="1170" w:type="dxa"/>
                <w:gridSpan w:val="3"/>
                <w:shd w:val="clear" w:color="auto" w:fill="FFFFFF"/>
              </w:tcPr>
            </w:tcPrChange>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0" w:type="auto"/>
            <w:shd w:val="clear" w:color="auto" w:fill="FFFFFF"/>
            <w:tcPrChange w:id="594" w:author="Thike" w:date="2019-07-07T16:31:00Z">
              <w:tcPr>
                <w:tcW w:w="2070" w:type="dxa"/>
                <w:gridSpan w:val="2"/>
                <w:shd w:val="clear" w:color="auto" w:fill="FFFFFF"/>
              </w:tcPr>
            </w:tcPrChange>
          </w:tcPr>
          <w:p w14:paraId="2B99E874" w14:textId="20E89C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5" w:author="Thike" w:date="2019-07-03T15:25:00Z">
              <w:r w:rsidRPr="00586C90">
                <w:rPr>
                  <w:rFonts w:ascii="Times New Roman" w:hAnsi="Times New Roman" w:cs="Times New Roman"/>
                  <w:sz w:val="20"/>
                  <w:szCs w:val="20"/>
                </w:rPr>
                <w:t>BPNN</w:t>
              </w:r>
            </w:ins>
            <w:del w:id="596" w:author="Thike" w:date="2019-07-03T15:25:00Z">
              <w:r w:rsidRPr="00586C90" w:rsidDel="002A0880">
                <w:rPr>
                  <w:rFonts w:ascii="Times New Roman" w:hAnsi="Times New Roman" w:cs="Times New Roman"/>
                  <w:sz w:val="20"/>
                  <w:szCs w:val="20"/>
                </w:rPr>
                <w:delText>backpropagati</w:delText>
              </w:r>
              <w:r w:rsidRPr="00586C90" w:rsidDel="002A0880">
                <w:rPr>
                  <w:rFonts w:ascii="Times New Roman" w:hAnsi="Times New Roman" w:cs="Times New Roman"/>
                  <w:sz w:val="20"/>
                  <w:szCs w:val="20"/>
                </w:rPr>
                <w:lastRenderedPageBreak/>
                <w:delText>on Neural Network</w:delText>
              </w:r>
            </w:del>
          </w:p>
        </w:tc>
      </w:tr>
      <w:tr w:rsidR="00983AF8" w:rsidRPr="00586C90" w14:paraId="68471787" w14:textId="77777777" w:rsidTr="00184F29">
        <w:tblPrEx>
          <w:tblW w:w="0" w:type="auto"/>
          <w:tblPrExChange w:id="597" w:author="Thike" w:date="2019-07-07T16:31:00Z">
            <w:tblPrEx>
              <w:tblW w:w="0" w:type="auto"/>
              <w:tblLayout w:type="fixed"/>
            </w:tblPrEx>
          </w:tblPrExChange>
        </w:tblPrEx>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598" w:author="Thike" w:date="2019-07-07T16:31:00Z">
              <w:tcPr>
                <w:tcW w:w="1080" w:type="dxa"/>
                <w:gridSpan w:val="2"/>
                <w:shd w:val="clear" w:color="auto" w:fill="FFFFFF"/>
              </w:tcPr>
            </w:tcPrChange>
          </w:tcPr>
          <w:p w14:paraId="620CD406" w14:textId="7DD58AAB"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Sn-Ag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b w:val="0"/>
                <w:bCs w:val="0"/>
                <w:sz w:val="20"/>
                <w:szCs w:val="20"/>
                <w:rPrChange w:id="599"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"_ENREF_46" \o "Li, 2007 #469"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46</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600" w:author="Thike" w:date="2019-07-07T16:31:00Z">
              <w:tcPr>
                <w:tcW w:w="1260" w:type="dxa"/>
                <w:gridSpan w:val="2"/>
                <w:shd w:val="clear" w:color="auto" w:fill="FFFFFF"/>
              </w:tcPr>
            </w:tcPrChange>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601" w:author="Thike" w:date="2019-07-03T16:51:00Z">
                  <w:rPr>
                    <w:rFonts w:ascii="Times New Roman" w:hAnsi="Times New Roman" w:cs="Times New Roman"/>
                    <w:color w:val="FF0000"/>
                    <w:sz w:val="20"/>
                    <w:szCs w:val="20"/>
                  </w:rPr>
                </w:rPrChange>
              </w:rPr>
              <w:t>electronics industry</w:t>
            </w:r>
          </w:p>
        </w:tc>
        <w:tc>
          <w:tcPr>
            <w:tcW w:w="0" w:type="auto"/>
            <w:shd w:val="clear" w:color="auto" w:fill="FFFFFF"/>
            <w:tcPrChange w:id="602" w:author="Thike" w:date="2019-07-07T16:31:00Z">
              <w:tcPr>
                <w:tcW w:w="1260" w:type="dxa"/>
                <w:gridSpan w:val="3"/>
                <w:shd w:val="clear" w:color="auto" w:fill="FFFFFF"/>
              </w:tcPr>
            </w:tcPrChange>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ins w:id="603" w:author="Thike" w:date="2019-07-07T19:44:00Z"/>
                <w:rFonts w:ascii="Times New Roman" w:hAnsi="Times New Roman" w:cs="Times New Roman"/>
                <w:sz w:val="20"/>
                <w:szCs w:val="20"/>
              </w:rPr>
            </w:pPr>
            <w:ins w:id="604" w:author="Thike" w:date="2019-07-07T19:44:00Z">
              <w:r>
                <w:rPr>
                  <w:rFonts w:ascii="Times New Roman" w:hAnsi="Times New Roman" w:cs="Times New Roman"/>
                  <w:sz w:val="20"/>
                  <w:szCs w:val="20"/>
                </w:rPr>
                <w:t>i</w:t>
              </w:r>
            </w:ins>
            <w:ins w:id="605" w:author="Thike" w:date="2019-07-07T19:43:00Z">
              <w:r w:rsidR="00BC6003">
                <w:rPr>
                  <w:rFonts w:ascii="Times New Roman" w:hAnsi="Times New Roman" w:cs="Times New Roman"/>
                  <w:sz w:val="20"/>
                  <w:szCs w:val="20"/>
                </w:rPr>
                <w:t>nhibitor</w:t>
              </w:r>
            </w:ins>
            <w:ins w:id="606" w:author="Thike" w:date="2019-07-07T19:44:00Z">
              <w:r>
                <w:rPr>
                  <w:rFonts w:ascii="Times New Roman" w:hAnsi="Times New Roman" w:cs="Times New Roman"/>
                  <w:sz w:val="20"/>
                  <w:szCs w:val="20"/>
                </w:rPr>
                <w:t xml:space="preserve"> addition</w:t>
              </w:r>
            </w:ins>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607"/>
            <w:ins w:id="608" w:author="Thike" w:date="2019-07-07T19:44:00Z">
              <w:r>
                <w:rPr>
                  <w:rFonts w:ascii="Times New Roman" w:hAnsi="Times New Roman" w:cs="Times New Roman"/>
                  <w:sz w:val="20"/>
                  <w:szCs w:val="20"/>
                </w:rPr>
                <w:t>(chemical environment)</w:t>
              </w:r>
              <w:commentRangeEnd w:id="607"/>
              <w:r>
                <w:rPr>
                  <w:rStyle w:val="a6"/>
                </w:rPr>
                <w:commentReference w:id="607"/>
              </w:r>
            </w:ins>
          </w:p>
        </w:tc>
        <w:tc>
          <w:tcPr>
            <w:tcW w:w="0" w:type="auto"/>
            <w:gridSpan w:val="2"/>
            <w:shd w:val="clear" w:color="auto" w:fill="FFFFFF"/>
            <w:tcPrChange w:id="609" w:author="Thike" w:date="2019-07-07T16:31:00Z">
              <w:tcPr>
                <w:tcW w:w="1260" w:type="dxa"/>
                <w:gridSpan w:val="2"/>
                <w:shd w:val="clear" w:color="auto" w:fill="FFFFFF"/>
              </w:tcPr>
            </w:tcPrChange>
          </w:tcPr>
          <w:p w14:paraId="1C140F1E" w14:textId="29B93F9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610" w:author="Thike" w:date="2019-07-03T16:51:00Z">
                  <w:rPr>
                    <w:rFonts w:ascii="Times New Roman" w:hAnsi="Times New Roman" w:cs="Times New Roman"/>
                    <w:color w:val="FF0000"/>
                    <w:sz w:val="20"/>
                    <w:szCs w:val="20"/>
                  </w:rPr>
                </w:rPrChange>
              </w:rPr>
            </w:pPr>
            <w:r w:rsidRPr="00586C90">
              <w:rPr>
                <w:rFonts w:ascii="Times New Roman" w:hAnsi="Times New Roman" w:cs="Times New Roman"/>
                <w:sz w:val="20"/>
                <w:szCs w:val="20"/>
                <w:rPrChange w:id="611" w:author="Thike" w:date="2019-07-03T16:51:00Z">
                  <w:rPr>
                    <w:rFonts w:ascii="Times New Roman" w:hAnsi="Times New Roman" w:cs="Times New Roman"/>
                    <w:color w:val="FF0000"/>
                    <w:sz w:val="20"/>
                    <w:szCs w:val="20"/>
                  </w:rPr>
                </w:rPrChange>
              </w:rPr>
              <w:t xml:space="preserve">the contents of In. </w:t>
            </w:r>
            <w:r w:rsidRPr="00615ADC">
              <w:rPr>
                <w:rFonts w:ascii="Times New Roman" w:hAnsi="Times New Roman" w:cs="Times New Roman"/>
                <w:sz w:val="20"/>
                <w:szCs w:val="20"/>
                <w:rPrChange w:id="612" w:author="Thike" w:date="2019-07-05T11:19:00Z">
                  <w:rPr>
                    <w:rFonts w:ascii="Times New Roman" w:hAnsi="Times New Roman" w:cs="Times New Roman"/>
                    <w:color w:val="FF0000"/>
                    <w:sz w:val="20"/>
                    <w:szCs w:val="20"/>
                  </w:rPr>
                </w:rPrChange>
              </w:rPr>
              <w:t>Bi, Sb, RE, Sn, Ag, Cu</w:t>
            </w:r>
            <w:del w:id="613" w:author="Thike" w:date="2019-07-03T16:50:00Z">
              <w:r w:rsidRPr="00586C90" w:rsidDel="00586C90">
                <w:rPr>
                  <w:rFonts w:ascii="Times New Roman" w:hAnsi="Times New Roman" w:cs="Times New Roman"/>
                  <w:sz w:val="20"/>
                  <w:szCs w:val="20"/>
                  <w:rPrChange w:id="614" w:author="Thike" w:date="2019-07-03T16:51:00Z">
                    <w:rPr>
                      <w:rFonts w:ascii="Times New Roman" w:hAnsi="Times New Roman" w:cs="Times New Roman"/>
                      <w:color w:val="FF0000"/>
                      <w:sz w:val="20"/>
                      <w:szCs w:val="20"/>
                    </w:rPr>
                  </w:rPrChange>
                </w:rPr>
                <w:delText>,</w:delText>
              </w:r>
            </w:del>
          </w:p>
        </w:tc>
        <w:tc>
          <w:tcPr>
            <w:tcW w:w="0" w:type="auto"/>
            <w:gridSpan w:val="2"/>
            <w:shd w:val="clear" w:color="auto" w:fill="FFFFFF"/>
            <w:tcPrChange w:id="615" w:author="Thike" w:date="2019-07-07T16:31:00Z">
              <w:tcPr>
                <w:tcW w:w="1170" w:type="dxa"/>
                <w:gridSpan w:val="4"/>
                <w:shd w:val="clear" w:color="auto" w:fill="FFFFFF"/>
              </w:tcPr>
            </w:tcPrChange>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purelin</w:t>
            </w:r>
          </w:p>
        </w:tc>
        <w:tc>
          <w:tcPr>
            <w:tcW w:w="0" w:type="auto"/>
            <w:gridSpan w:val="2"/>
            <w:shd w:val="clear" w:color="auto" w:fill="FFFFFF"/>
            <w:tcPrChange w:id="616" w:author="Thike" w:date="2019-07-07T16:31:00Z">
              <w:tcPr>
                <w:tcW w:w="1350" w:type="dxa"/>
                <w:gridSpan w:val="3"/>
                <w:shd w:val="clear" w:color="auto" w:fill="FFFFFF"/>
              </w:tcPr>
            </w:tcPrChange>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auto"/>
            <w:gridSpan w:val="5"/>
            <w:shd w:val="clear" w:color="auto" w:fill="FFFFFF"/>
            <w:tcPrChange w:id="617" w:author="Thike" w:date="2019-07-07T16:31:00Z">
              <w:tcPr>
                <w:tcW w:w="1170" w:type="dxa"/>
                <w:gridSpan w:val="3"/>
                <w:shd w:val="clear" w:color="auto" w:fill="FFFFFF"/>
              </w:tcPr>
            </w:tcPrChange>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618" w:author="Thike" w:date="2019-07-07T16:31:00Z">
              <w:tcPr>
                <w:tcW w:w="2070" w:type="dxa"/>
                <w:gridSpan w:val="2"/>
                <w:shd w:val="clear" w:color="auto" w:fill="FFFFFF"/>
              </w:tcPr>
            </w:tcPrChange>
          </w:tcPr>
          <w:p w14:paraId="5B1C5072" w14:textId="45AA785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19" w:author="Thike" w:date="2019-07-03T15:25:00Z">
              <w:r w:rsidRPr="00586C90">
                <w:rPr>
                  <w:rFonts w:ascii="Times New Roman" w:hAnsi="Times New Roman" w:cs="Times New Roman"/>
                  <w:sz w:val="20"/>
                  <w:szCs w:val="20"/>
                </w:rPr>
                <w:t>BPNN</w:t>
              </w:r>
            </w:ins>
            <w:del w:id="620" w:author="Thike" w:date="2019-07-03T15:25:00Z">
              <w:r w:rsidRPr="00586C90" w:rsidDel="002A0880">
                <w:rPr>
                  <w:rFonts w:ascii="Times New Roman" w:hAnsi="Times New Roman" w:cs="Times New Roman"/>
                  <w:sz w:val="20"/>
                  <w:szCs w:val="20"/>
                </w:rPr>
                <w:delText>backpropagation Neural Network</w:delText>
              </w:r>
            </w:del>
          </w:p>
        </w:tc>
      </w:tr>
      <w:tr w:rsidR="00983AF8" w:rsidRPr="00586C90" w14:paraId="5F884B00" w14:textId="77777777" w:rsidTr="00184F29">
        <w:tblPrEx>
          <w:tblW w:w="0" w:type="auto"/>
          <w:tblPrExChange w:id="621"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62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623" w:author="Thike" w:date="2019-07-07T16:31:00Z">
              <w:tcPr>
                <w:tcW w:w="1080" w:type="dxa"/>
                <w:gridSpan w:val="2"/>
                <w:shd w:val="clear" w:color="auto" w:fill="FFFFFF"/>
              </w:tcPr>
            </w:tcPrChange>
          </w:tcPr>
          <w:p w14:paraId="0A5E8863" w14:textId="02ABAE36"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b w:val="0"/>
                <w:bCs w:val="0"/>
                <w:sz w:val="20"/>
                <w:szCs w:val="20"/>
                <w:rPrChange w:id="62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"_ENREF_47" \o "Li, 1998 #484"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47</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625" w:author="Thike" w:date="2019-07-07T16:31:00Z">
              <w:tcPr>
                <w:tcW w:w="1260" w:type="dxa"/>
                <w:gridSpan w:val="2"/>
                <w:shd w:val="clear" w:color="auto" w:fill="FFFFFF"/>
              </w:tcPr>
            </w:tcPrChange>
          </w:tcPr>
          <w:p w14:paraId="67A2F87B" w14:textId="14056C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26" w:author="Thike" w:date="2019-07-07T19:55:00Z">
              <w:r w:rsidRPr="005D6B22" w:rsidDel="0047413A">
                <w:rPr>
                  <w:rFonts w:ascii="Times New Roman" w:hAnsi="Times New Roman" w:cs="Times New Roman"/>
                  <w:sz w:val="20"/>
                  <w:szCs w:val="20"/>
                  <w:highlight w:val="yellow"/>
                  <w:rPrChange w:id="627" w:author="Thike" w:date="2019-07-06T04:46:00Z">
                    <w:rPr>
                      <w:rFonts w:ascii="Times New Roman" w:hAnsi="Times New Roman" w:cs="Times New Roman"/>
                      <w:sz w:val="20"/>
                      <w:szCs w:val="20"/>
                    </w:rPr>
                  </w:rPrChange>
                </w:rPr>
                <w:delText>elevated temperature</w:delText>
              </w:r>
            </w:del>
            <w:ins w:id="628" w:author="Thike" w:date="2019-07-07T19:55:00Z">
              <w:r w:rsidR="0047413A">
                <w:rPr>
                  <w:rFonts w:ascii="Times New Roman" w:hAnsi="Times New Roman" w:cs="Times New Roman"/>
                  <w:sz w:val="20"/>
                  <w:szCs w:val="20"/>
                </w:rPr>
                <w:t>industrial applications</w:t>
              </w:r>
            </w:ins>
          </w:p>
        </w:tc>
        <w:tc>
          <w:tcPr>
            <w:tcW w:w="0" w:type="auto"/>
            <w:shd w:val="clear" w:color="auto" w:fill="FFFFFF"/>
            <w:tcPrChange w:id="629" w:author="Thike" w:date="2019-07-07T16:31:00Z">
              <w:tcPr>
                <w:tcW w:w="1260" w:type="dxa"/>
                <w:gridSpan w:val="3"/>
                <w:shd w:val="clear" w:color="auto" w:fill="FFFFFF"/>
              </w:tcPr>
            </w:tcPrChange>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ins w:id="630" w:author="Thike" w:date="2019-07-07T19:52:00Z"/>
                <w:rFonts w:ascii="Times New Roman" w:hAnsi="Times New Roman" w:cs="Times New Roman"/>
                <w:sz w:val="20"/>
                <w:szCs w:val="20"/>
              </w:rPr>
            </w:pPr>
            <w:ins w:id="631" w:author="Thike" w:date="2019-07-07T19:49:00Z">
              <w:r w:rsidRPr="0047413A">
                <w:rPr>
                  <w:rFonts w:ascii="Times New Roman" w:hAnsi="Times New Roman" w:cs="Times New Roman"/>
                  <w:sz w:val="20"/>
                  <w:szCs w:val="20"/>
                </w:rPr>
                <w:t>elevated temperature</w:t>
              </w:r>
            </w:ins>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32" w:author="Thike" w:date="2019-07-07T19:52:00Z">
              <w:r>
                <w:rPr>
                  <w:rFonts w:ascii="Times New Roman" w:hAnsi="Times New Roman" w:cs="Times New Roman"/>
                  <w:sz w:val="20"/>
                  <w:szCs w:val="20"/>
                </w:rPr>
                <w:t xml:space="preserve">(on </w:t>
              </w:r>
              <w:r w:rsidRPr="0047413A">
                <w:rPr>
                  <w:rFonts w:ascii="Times New Roman" w:hAnsi="Times New Roman" w:cs="Times New Roman"/>
                  <w:sz w:val="20"/>
                  <w:szCs w:val="20"/>
                </w:rPr>
                <w:t>Thermechmastor-Z hot simulator</w:t>
              </w:r>
              <w:r>
                <w:rPr>
                  <w:rFonts w:ascii="Times New Roman" w:hAnsi="Times New Roman" w:cs="Times New Roman"/>
                  <w:sz w:val="20"/>
                  <w:szCs w:val="20"/>
                </w:rPr>
                <w:t>)</w:t>
              </w:r>
            </w:ins>
          </w:p>
        </w:tc>
        <w:tc>
          <w:tcPr>
            <w:tcW w:w="0" w:type="auto"/>
            <w:gridSpan w:val="2"/>
            <w:shd w:val="clear" w:color="auto" w:fill="FFFFFF"/>
            <w:tcPrChange w:id="633" w:author="Thike" w:date="2019-07-07T16:31:00Z">
              <w:tcPr>
                <w:tcW w:w="1260" w:type="dxa"/>
                <w:gridSpan w:val="2"/>
                <w:shd w:val="clear" w:color="auto" w:fill="FFFFFF"/>
              </w:tcPr>
            </w:tcPrChange>
          </w:tcPr>
          <w:p w14:paraId="72238190" w14:textId="508CE10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equivalent </w:t>
            </w:r>
            <w:ins w:id="634" w:author="Thike" w:date="2019-07-03T16:49:00Z">
              <w:r w:rsidRPr="00586C90">
                <w:rPr>
                  <w:rFonts w:ascii="Times New Roman" w:hAnsi="Times New Roman" w:cs="Times New Roman"/>
                  <w:sz w:val="20"/>
                  <w:szCs w:val="20"/>
                  <w:rPrChange w:id="635" w:author="Thike" w:date="2019-07-03T16:51:00Z">
                    <w:rPr>
                      <w:rFonts w:ascii="Times New Roman" w:hAnsi="Times New Roman" w:cs="Times New Roman"/>
                      <w:sz w:val="24"/>
                      <w:szCs w:val="28"/>
                    </w:rPr>
                  </w:rPrChange>
                </w:rPr>
                <w:t>SR</w:t>
              </w:r>
            </w:ins>
            <w:del w:id="636"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equivalent </w:t>
            </w:r>
            <w:ins w:id="637" w:author="Thike" w:date="2019-07-03T16:48:00Z">
              <w:r w:rsidRPr="00586C90">
                <w:rPr>
                  <w:rFonts w:ascii="Times New Roman" w:hAnsi="Times New Roman" w:cs="Times New Roman"/>
                  <w:sz w:val="20"/>
                  <w:szCs w:val="20"/>
                  <w:rPrChange w:id="638" w:author="Thike" w:date="2019-07-03T16:51:00Z">
                    <w:rPr>
                      <w:rFonts w:ascii="Times New Roman" w:hAnsi="Times New Roman" w:cs="Times New Roman"/>
                      <w:sz w:val="24"/>
                      <w:szCs w:val="28"/>
                    </w:rPr>
                  </w:rPrChange>
                </w:rPr>
                <w:t>S</w:t>
              </w:r>
            </w:ins>
            <w:del w:id="639" w:author="Thike" w:date="2019-07-03T16:48:00Z">
              <w:r w:rsidRPr="00586C90" w:rsidDel="00586C90">
                <w:rPr>
                  <w:rFonts w:ascii="Times New Roman" w:hAnsi="Times New Roman" w:cs="Times New Roman"/>
                  <w:sz w:val="20"/>
                  <w:szCs w:val="20"/>
                </w:rPr>
                <w:delText>strain</w:delText>
              </w:r>
            </w:del>
            <w:r w:rsidRPr="00586C90">
              <w:rPr>
                <w:rFonts w:ascii="Times New Roman" w:hAnsi="Times New Roman" w:cs="Times New Roman"/>
                <w:sz w:val="20"/>
                <w:szCs w:val="20"/>
              </w:rPr>
              <w:t>,</w:t>
            </w:r>
          </w:p>
        </w:tc>
        <w:tc>
          <w:tcPr>
            <w:tcW w:w="0" w:type="auto"/>
            <w:gridSpan w:val="2"/>
            <w:shd w:val="clear" w:color="auto" w:fill="FFFFFF"/>
            <w:tcPrChange w:id="640" w:author="Thike" w:date="2019-07-07T16:31:00Z">
              <w:tcPr>
                <w:tcW w:w="1170" w:type="dxa"/>
                <w:gridSpan w:val="4"/>
                <w:shd w:val="clear" w:color="auto" w:fill="FFFFFF"/>
              </w:tcPr>
            </w:tcPrChange>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0" w:type="auto"/>
            <w:gridSpan w:val="2"/>
            <w:shd w:val="clear" w:color="auto" w:fill="FFFFFF"/>
            <w:tcPrChange w:id="641" w:author="Thike" w:date="2019-07-07T16:31:00Z">
              <w:tcPr>
                <w:tcW w:w="1350" w:type="dxa"/>
                <w:gridSpan w:val="3"/>
                <w:shd w:val="clear" w:color="auto" w:fill="FFFFFF"/>
              </w:tcPr>
            </w:tcPrChange>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Change w:id="642" w:author="Thike" w:date="2019-07-07T16:31:00Z">
              <w:tcPr>
                <w:tcW w:w="1170" w:type="dxa"/>
                <w:gridSpan w:val="3"/>
                <w:shd w:val="clear" w:color="auto" w:fill="FFFFFF"/>
              </w:tcPr>
            </w:tcPrChange>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643" w:author="Thike" w:date="2019-07-07T16:31:00Z">
              <w:tcPr>
                <w:tcW w:w="2070" w:type="dxa"/>
                <w:gridSpan w:val="2"/>
                <w:shd w:val="clear" w:color="auto" w:fill="FFFFFF"/>
              </w:tcPr>
            </w:tcPrChange>
          </w:tcPr>
          <w:p w14:paraId="482571B7" w14:textId="36CF9A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44" w:author="Thike" w:date="2019-07-03T15:26:00Z">
              <w:r w:rsidRPr="00586C90">
                <w:rPr>
                  <w:rFonts w:ascii="Times New Roman" w:hAnsi="Times New Roman" w:cs="Times New Roman"/>
                  <w:sz w:val="20"/>
                  <w:szCs w:val="20"/>
                </w:rPr>
                <w:t>BPNN</w:t>
              </w:r>
            </w:ins>
            <w:del w:id="645"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64F26EC0" w14:textId="77777777" w:rsidTr="00184F29">
        <w:tblPrEx>
          <w:tblW w:w="0" w:type="auto"/>
          <w:tblPrExChange w:id="646" w:author="Thike" w:date="2019-07-07T16:31:00Z">
            <w:tblPrEx>
              <w:tblW w:w="0" w:type="auto"/>
              <w:tblLayout w:type="fixed"/>
            </w:tblPrEx>
          </w:tblPrExChange>
        </w:tblPrEx>
        <w:trPr>
          <w:trHeight w:val="440"/>
          <w:trPrChange w:id="647"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648" w:author="Thike" w:date="2019-07-07T16:31:00Z">
              <w:tcPr>
                <w:tcW w:w="1080" w:type="dxa"/>
                <w:gridSpan w:val="2"/>
                <w:shd w:val="clear" w:color="auto" w:fill="FFFFFF"/>
              </w:tcPr>
            </w:tcPrChange>
          </w:tcPr>
          <w:p w14:paraId="0AB230D2" w14:textId="1588356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b w:val="0"/>
                <w:bCs w:val="0"/>
                <w:sz w:val="20"/>
                <w:szCs w:val="20"/>
                <w:rPrChange w:id="649"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"_ENREF_41" \o "Parthiban, 2005 #475"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41</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650" w:author="Thike" w:date="2019-07-07T16:31:00Z">
              <w:tcPr>
                <w:tcW w:w="1260" w:type="dxa"/>
                <w:gridSpan w:val="2"/>
                <w:shd w:val="clear" w:color="auto" w:fill="FFFFFF"/>
              </w:tcPr>
            </w:tcPrChange>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0" w:type="auto"/>
            <w:shd w:val="clear" w:color="auto" w:fill="FFFFFF"/>
            <w:tcPrChange w:id="651" w:author="Thike" w:date="2019-07-07T16:31:00Z">
              <w:tcPr>
                <w:tcW w:w="1260" w:type="dxa"/>
                <w:gridSpan w:val="3"/>
                <w:shd w:val="clear" w:color="auto" w:fill="FFFFFF"/>
              </w:tcPr>
            </w:tcPrChange>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52" w:author="Thike" w:date="2019-07-07T19:58:00Z">
              <w:r w:rsidRPr="003C3D11">
                <w:rPr>
                  <w:rFonts w:ascii="Times New Roman" w:hAnsi="Times New Roman" w:cs="Times New Roman"/>
                  <w:sz w:val="20"/>
                  <w:szCs w:val="20"/>
                </w:rPr>
                <w:t>open atmosphere</w:t>
              </w:r>
            </w:ins>
          </w:p>
        </w:tc>
        <w:tc>
          <w:tcPr>
            <w:tcW w:w="0" w:type="auto"/>
            <w:gridSpan w:val="2"/>
            <w:shd w:val="clear" w:color="auto" w:fill="FFFFFF"/>
            <w:tcPrChange w:id="653" w:author="Thike" w:date="2019-07-07T16:31:00Z">
              <w:tcPr>
                <w:tcW w:w="1260" w:type="dxa"/>
                <w:gridSpan w:val="2"/>
                <w:shd w:val="clear" w:color="auto" w:fill="FFFFFF"/>
              </w:tcPr>
            </w:tcPrChange>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auto"/>
            <w:gridSpan w:val="2"/>
            <w:shd w:val="clear" w:color="auto" w:fill="FFFFFF"/>
            <w:tcPrChange w:id="654" w:author="Thike" w:date="2019-07-07T16:31:00Z">
              <w:tcPr>
                <w:tcW w:w="1170" w:type="dxa"/>
                <w:gridSpan w:val="4"/>
                <w:shd w:val="clear" w:color="auto" w:fill="FFFFFF"/>
              </w:tcPr>
            </w:tcPrChange>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Change w:id="655" w:author="Thike" w:date="2019-07-07T16:31:00Z">
              <w:tcPr>
                <w:tcW w:w="1350" w:type="dxa"/>
                <w:gridSpan w:val="3"/>
                <w:shd w:val="clear" w:color="auto" w:fill="FFFFFF"/>
              </w:tcPr>
            </w:tcPrChange>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auto"/>
            <w:gridSpan w:val="5"/>
            <w:shd w:val="clear" w:color="auto" w:fill="FFFFFF"/>
            <w:tcPrChange w:id="656" w:author="Thike" w:date="2019-07-07T16:31:00Z">
              <w:tcPr>
                <w:tcW w:w="1170" w:type="dxa"/>
                <w:gridSpan w:val="3"/>
                <w:shd w:val="clear" w:color="auto" w:fill="FFFFFF"/>
              </w:tcPr>
            </w:tcPrChange>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657" w:author="Thike" w:date="2019-07-07T16:31:00Z">
              <w:tcPr>
                <w:tcW w:w="2070" w:type="dxa"/>
                <w:gridSpan w:val="2"/>
                <w:shd w:val="clear" w:color="auto" w:fill="FFFFFF"/>
              </w:tcPr>
            </w:tcPrChange>
          </w:tcPr>
          <w:p w14:paraId="0455A6F3" w14:textId="56CEA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58" w:author="Thike" w:date="2019-07-03T15:26:00Z">
              <w:r w:rsidRPr="00586C90">
                <w:rPr>
                  <w:rFonts w:ascii="Times New Roman" w:hAnsi="Times New Roman" w:cs="Times New Roman"/>
                  <w:sz w:val="20"/>
                  <w:szCs w:val="20"/>
                </w:rPr>
                <w:t>BPNN</w:t>
              </w:r>
            </w:ins>
            <w:del w:id="659"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190848B8" w14:textId="77777777" w:rsidTr="00184F29">
        <w:tblPrEx>
          <w:tblW w:w="0" w:type="auto"/>
          <w:tblPrExChange w:id="660"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661"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662" w:author="Thike" w:date="2019-07-07T16:31:00Z">
              <w:tcPr>
                <w:tcW w:w="1080" w:type="dxa"/>
                <w:gridSpan w:val="2"/>
                <w:shd w:val="clear" w:color="auto" w:fill="FFFFFF"/>
              </w:tcPr>
            </w:tcPrChange>
          </w:tcPr>
          <w:p w14:paraId="438F979D" w14:textId="4CF02089"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dual-phase (DP) steels</w:t>
            </w:r>
            <w:r w:rsidRPr="003E3C1F">
              <w:rPr>
                <w:rFonts w:ascii="Times New Roman" w:hAnsi="Times New Roman" w:cs="Times New Roman"/>
                <w:b w:val="0"/>
                <w:bCs w:val="0"/>
                <w:sz w:val="20"/>
                <w:szCs w:val="20"/>
                <w:rPrChange w:id="663" w:author="Thike" w:date="2019-07-08T23:36: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3E3C1F">
              <w:rPr>
                <w:rFonts w:ascii="Times New Roman" w:hAnsi="Times New Roman" w:cs="Times New Roman"/>
                <w:b w:val="0"/>
                <w:bCs w:val="0"/>
                <w:sz w:val="20"/>
                <w:szCs w:val="20"/>
                <w:rPrChange w:id="664" w:author="Thike" w:date="2019-07-08T23:36: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"_ENREF_31" \o "Haque, 2001 #486"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31</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3E3C1F">
              <w:rPr>
                <w:rFonts w:ascii="Times New Roman" w:hAnsi="Times New Roman" w:cs="Times New Roman"/>
                <w:b w:val="0"/>
                <w:bCs w:val="0"/>
                <w:sz w:val="20"/>
                <w:szCs w:val="20"/>
                <w:rPrChange w:id="665" w:author="Thike" w:date="2019-07-08T23:36:00Z">
                  <w:rPr>
                    <w:rFonts w:ascii="Times New Roman" w:hAnsi="Times New Roman" w:cs="Times New Roman"/>
                    <w:color w:val="242021"/>
                    <w:sz w:val="20"/>
                    <w:szCs w:val="20"/>
                  </w:rPr>
                </w:rPrChange>
              </w:rPr>
              <w:fldChar w:fldCharType="end"/>
            </w:r>
          </w:p>
        </w:tc>
        <w:tc>
          <w:tcPr>
            <w:tcW w:w="0" w:type="auto"/>
            <w:gridSpan w:val="2"/>
            <w:shd w:val="clear" w:color="auto" w:fill="FFFFFF"/>
            <w:tcPrChange w:id="666" w:author="Thike" w:date="2019-07-07T16:31:00Z">
              <w:tcPr>
                <w:tcW w:w="1260" w:type="dxa"/>
                <w:gridSpan w:val="2"/>
                <w:shd w:val="clear" w:color="auto" w:fill="FFFFFF"/>
              </w:tcPr>
            </w:tcPrChange>
          </w:tcPr>
          <w:p w14:paraId="76B83008" w14:textId="5DD004AF"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67" w:author="Thike" w:date="2019-07-07T20:06:00Z">
              <w:r w:rsidRPr="00D0352E">
                <w:rPr>
                  <w:rFonts w:ascii="Times New Roman" w:hAnsi="Times New Roman" w:cs="Times New Roman"/>
                  <w:sz w:val="20"/>
                  <w:szCs w:val="20"/>
                </w:rPr>
                <w:t>earthmoving machineries</w:t>
              </w:r>
              <w:r>
                <w:rPr>
                  <w:rFonts w:ascii="Times New Roman" w:hAnsi="Times New Roman" w:cs="Times New Roman"/>
                  <w:sz w:val="20"/>
                  <w:szCs w:val="20"/>
                </w:rPr>
                <w:t>,</w:t>
              </w:r>
            </w:ins>
            <w:ins w:id="668" w:author="Thike" w:date="2019-07-07T20:07:00Z">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ins>
            <w:del w:id="669" w:author="Thike" w:date="2019-07-07T20:06:00Z">
              <w:r w:rsidR="00983AF8" w:rsidRPr="00586C90" w:rsidDel="003C3D11">
                <w:rPr>
                  <w:rFonts w:ascii="Times New Roman" w:hAnsi="Times New Roman" w:cs="Times New Roman"/>
                  <w:sz w:val="20"/>
                  <w:szCs w:val="20"/>
                </w:rPr>
                <w:delText>corrosive</w:delText>
              </w:r>
              <w:r w:rsidR="00983AF8" w:rsidRPr="00586C90" w:rsidDel="003C3D11">
                <w:rPr>
                  <w:rFonts w:ascii="Times New Roman" w:hAnsi="Times New Roman" w:cs="Times New Roman"/>
                  <w:sz w:val="20"/>
                  <w:szCs w:val="20"/>
                </w:rPr>
                <w:br/>
              </w:r>
              <w:r w:rsidR="00983AF8" w:rsidRPr="00586C90" w:rsidDel="003C3D11">
                <w:rPr>
                  <w:rFonts w:ascii="Times New Roman" w:hAnsi="Times New Roman" w:cs="Times New Roman"/>
                  <w:sz w:val="20"/>
                  <w:szCs w:val="20"/>
                </w:rPr>
                <w:lastRenderedPageBreak/>
                <w:delText>environment</w:delText>
              </w:r>
            </w:del>
          </w:p>
        </w:tc>
        <w:tc>
          <w:tcPr>
            <w:tcW w:w="0" w:type="auto"/>
            <w:shd w:val="clear" w:color="auto" w:fill="FFFFFF"/>
            <w:tcPrChange w:id="670" w:author="Thike" w:date="2019-07-07T16:31:00Z">
              <w:tcPr>
                <w:tcW w:w="1260" w:type="dxa"/>
                <w:gridSpan w:val="3"/>
                <w:shd w:val="clear" w:color="auto" w:fill="FFFFFF"/>
              </w:tcPr>
            </w:tcPrChange>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71" w:author="Thike" w:date="2019-07-07T20:06:00Z">
              <w:r w:rsidRPr="00586C90">
                <w:rPr>
                  <w:rFonts w:ascii="Times New Roman" w:hAnsi="Times New Roman" w:cs="Times New Roman"/>
                  <w:sz w:val="20"/>
                  <w:szCs w:val="20"/>
                </w:rPr>
                <w:lastRenderedPageBreak/>
                <w:t>corrosive</w:t>
              </w:r>
              <w:r w:rsidRPr="00586C90">
                <w:rPr>
                  <w:rFonts w:ascii="Times New Roman" w:hAnsi="Times New Roman" w:cs="Times New Roman"/>
                  <w:sz w:val="20"/>
                  <w:szCs w:val="20"/>
                </w:rPr>
                <w:br/>
                <w:t>environment</w:t>
              </w:r>
            </w:ins>
          </w:p>
        </w:tc>
        <w:tc>
          <w:tcPr>
            <w:tcW w:w="0" w:type="auto"/>
            <w:gridSpan w:val="2"/>
            <w:shd w:val="clear" w:color="auto" w:fill="FFFFFF"/>
            <w:tcPrChange w:id="672" w:author="Thike" w:date="2019-07-07T16:31:00Z">
              <w:tcPr>
                <w:tcW w:w="1260" w:type="dxa"/>
                <w:gridSpan w:val="2"/>
                <w:shd w:val="clear" w:color="auto" w:fill="FFFFFF"/>
              </w:tcPr>
            </w:tcPrChange>
          </w:tcPr>
          <w:p w14:paraId="1317A67C" w14:textId="254684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73" w:author="Thike" w:date="2019-07-05T05:04:00Z">
              <w:r w:rsidRPr="00586C90">
                <w:rPr>
                  <w:rFonts w:ascii="Times New Roman" w:hAnsi="Times New Roman" w:cs="Times New Roman"/>
                  <w:sz w:val="20"/>
                  <w:szCs w:val="20"/>
                </w:rPr>
                <w:t xml:space="preserve">SIF </w:t>
              </w:r>
            </w:ins>
            <w:del w:id="674" w:author="Thike" w:date="2019-07-05T05:04:00Z">
              <w:r w:rsidRPr="00586C90" w:rsidDel="004F7E9E">
                <w:rPr>
                  <w:rFonts w:ascii="Times New Roman" w:hAnsi="Times New Roman" w:cs="Times New Roman"/>
                  <w:sz w:val="20"/>
                  <w:szCs w:val="20"/>
                </w:rPr>
                <w:delText xml:space="preserve">stress intensity factor </w:delText>
              </w:r>
            </w:del>
            <w:r w:rsidRPr="00586C90">
              <w:rPr>
                <w:rFonts w:ascii="Times New Roman" w:hAnsi="Times New Roman" w:cs="Times New Roman"/>
                <w:sz w:val="20"/>
                <w:szCs w:val="20"/>
              </w:rPr>
              <w:t>(</w:t>
            </w:r>
            <w:ins w:id="675" w:author="Thike" w:date="2019-07-05T05:06:00Z">
              <w:r>
                <w:rPr>
                  <w:rFonts w:cs="Calibri"/>
                </w:rPr>
                <w:t>Δ</w:t>
              </w:r>
            </w:ins>
            <w:ins w:id="676" w:author="Thike" w:date="2019-07-05T05:05:00Z">
              <w:r w:rsidRPr="004F7E9E">
                <w:rPr>
                  <w:rFonts w:ascii="Times New Roman" w:hAnsi="Times New Roman" w:cs="Times New Roman"/>
                  <w:sz w:val="20"/>
                  <w:szCs w:val="20"/>
                </w:rPr>
                <w:t>K</w:t>
              </w:r>
            </w:ins>
            <w:del w:id="677" w:author="Thike" w:date="2019-07-05T05:05:00Z">
              <w:r w:rsidRPr="00586C90" w:rsidDel="004F7E9E">
                <w:rPr>
                  <w:rFonts w:ascii="Times New Roman" w:hAnsi="Times New Roman" w:cs="Times New Roman"/>
                  <w:sz w:val="20"/>
                  <w:szCs w:val="20"/>
                </w:rPr>
                <w:delText>DK</w:delText>
              </w:r>
            </w:del>
            <w:r w:rsidRPr="00586C90">
              <w:rPr>
                <w:rFonts w:ascii="Times New Roman" w:hAnsi="Times New Roman" w:cs="Times New Roman"/>
                <w:sz w:val="20"/>
                <w:szCs w:val="20"/>
              </w:rPr>
              <w:t xml:space="preserve">), and volume % of martensite content </w:t>
            </w:r>
            <w:r w:rsidRPr="00586C90">
              <w:rPr>
                <w:rFonts w:ascii="Times New Roman" w:hAnsi="Times New Roman" w:cs="Times New Roman"/>
                <w:sz w:val="20"/>
                <w:szCs w:val="20"/>
              </w:rPr>
              <w:lastRenderedPageBreak/>
              <w:t>(%M)</w:t>
            </w:r>
          </w:p>
        </w:tc>
        <w:tc>
          <w:tcPr>
            <w:tcW w:w="0" w:type="auto"/>
            <w:gridSpan w:val="2"/>
            <w:shd w:val="clear" w:color="auto" w:fill="FFFFFF"/>
            <w:tcPrChange w:id="678" w:author="Thike" w:date="2019-07-07T16:31:00Z">
              <w:tcPr>
                <w:tcW w:w="1170" w:type="dxa"/>
                <w:gridSpan w:val="4"/>
                <w:shd w:val="clear" w:color="auto" w:fill="FFFFFF"/>
              </w:tcPr>
            </w:tcPrChange>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gaussian</w:t>
            </w:r>
          </w:p>
        </w:tc>
        <w:tc>
          <w:tcPr>
            <w:tcW w:w="0" w:type="auto"/>
            <w:gridSpan w:val="2"/>
            <w:shd w:val="clear" w:color="auto" w:fill="FFFFFF"/>
            <w:tcPrChange w:id="679" w:author="Thike" w:date="2019-07-07T16:31:00Z">
              <w:tcPr>
                <w:tcW w:w="1350" w:type="dxa"/>
                <w:gridSpan w:val="3"/>
                <w:shd w:val="clear" w:color="auto" w:fill="FFFFFF"/>
              </w:tcPr>
            </w:tcPrChange>
          </w:tcPr>
          <w:p w14:paraId="6713E6F0" w14:textId="3327719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80" w:author="Thike" w:date="2019-07-05T04:58:00Z">
              <w:r w:rsidRPr="00586C90" w:rsidDel="00064DE9">
                <w:rPr>
                  <w:rFonts w:ascii="Times New Roman" w:hAnsi="Times New Roman" w:cs="Times New Roman"/>
                  <w:sz w:val="20"/>
                  <w:szCs w:val="20"/>
                </w:rPr>
                <w:delText>fatigue crack growth rate</w:delText>
              </w:r>
            </w:del>
            <w:ins w:id="681" w:author="Thike" w:date="2019-07-05T04:57:00Z">
              <w:r w:rsidRPr="00064DE9">
                <w:rPr>
                  <w:rFonts w:ascii="Times New Roman" w:hAnsi="Times New Roman" w:cs="Times New Roman"/>
                  <w:sz w:val="20"/>
                  <w:szCs w:val="20"/>
                </w:rPr>
                <w:t>FCGR</w:t>
              </w:r>
            </w:ins>
            <w:r w:rsidRPr="00586C90">
              <w:rPr>
                <w:rFonts w:ascii="Times New Roman" w:hAnsi="Times New Roman" w:cs="Times New Roman"/>
                <w:sz w:val="20"/>
                <w:szCs w:val="20"/>
              </w:rPr>
              <w:t xml:space="preserve"> (da/dN)</w:t>
            </w:r>
          </w:p>
        </w:tc>
        <w:tc>
          <w:tcPr>
            <w:tcW w:w="0" w:type="auto"/>
            <w:gridSpan w:val="5"/>
            <w:shd w:val="clear" w:color="auto" w:fill="FFFFFF"/>
            <w:tcPrChange w:id="682" w:author="Thike" w:date="2019-07-07T16:31:00Z">
              <w:tcPr>
                <w:tcW w:w="1170" w:type="dxa"/>
                <w:gridSpan w:val="3"/>
                <w:shd w:val="clear" w:color="auto" w:fill="FFFFFF"/>
              </w:tcPr>
            </w:tcPrChange>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683" w:author="Thike" w:date="2019-07-07T16:31:00Z">
              <w:tcPr>
                <w:tcW w:w="2070" w:type="dxa"/>
                <w:gridSpan w:val="2"/>
                <w:shd w:val="clear" w:color="auto" w:fill="FFFFFF"/>
              </w:tcPr>
            </w:tcPrChange>
          </w:tcPr>
          <w:p w14:paraId="75069829" w14:textId="4C8728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84" w:author="Thike" w:date="2019-07-03T15:26:00Z">
              <w:r w:rsidRPr="00586C90">
                <w:rPr>
                  <w:rFonts w:ascii="Times New Roman" w:hAnsi="Times New Roman" w:cs="Times New Roman"/>
                  <w:sz w:val="20"/>
                  <w:szCs w:val="20"/>
                </w:rPr>
                <w:t>BPNN</w:t>
              </w:r>
            </w:ins>
            <w:del w:id="685"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3169C624" w14:textId="77777777" w:rsidTr="00184F29">
        <w:tblPrEx>
          <w:tblW w:w="0" w:type="auto"/>
          <w:tblPrExChange w:id="686" w:author="Thike" w:date="2019-07-07T16:31:00Z">
            <w:tblPrEx>
              <w:tblW w:w="0" w:type="auto"/>
              <w:tblLayout w:type="fixed"/>
            </w:tblPrEx>
          </w:tblPrExChange>
        </w:tblPrEx>
        <w:trPr>
          <w:trHeight w:val="440"/>
          <w:trPrChange w:id="687"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688" w:author="Thike" w:date="2019-07-07T16:31:00Z">
              <w:tcPr>
                <w:tcW w:w="1080" w:type="dxa"/>
                <w:gridSpan w:val="2"/>
                <w:shd w:val="clear" w:color="auto" w:fill="FFFFFF"/>
              </w:tcPr>
            </w:tcPrChange>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76806C50" w:rsidR="00983AF8" w:rsidRPr="00586C90" w:rsidRDefault="00983AF8" w:rsidP="00983AF8">
            <w:pPr>
              <w:widowControl w:val="0"/>
              <w:rPr>
                <w:rFonts w:ascii="Times New Roman" w:hAnsi="Times New Roman" w:cs="Times New Roman"/>
                <w:sz w:val="20"/>
                <w:szCs w:val="20"/>
                <w:rPrChange w:id="689" w:author="Thike" w:date="2019-07-03T16:51:00Z">
                  <w:rPr>
                    <w:rFonts w:ascii="Times New Roman" w:hAnsi="Times New Roman" w:cs="Times New Roman"/>
                    <w:color w:val="242021"/>
                    <w:sz w:val="20"/>
                    <w:szCs w:val="20"/>
                  </w:rPr>
                </w:rPrChange>
              </w:rPr>
            </w:pPr>
            <w:r w:rsidRPr="00586C90">
              <w:rPr>
                <w:rFonts w:ascii="Times New Roman" w:hAnsi="Times New Roman" w:cs="Times New Roman"/>
                <w:sz w:val="20"/>
                <w:szCs w:val="20"/>
              </w:rPr>
              <w:t>350 WT steel</w:t>
            </w:r>
            <w:r w:rsidRPr="00C04130">
              <w:rPr>
                <w:rFonts w:ascii="Times New Roman" w:hAnsi="Times New Roman" w:cs="Times New Roman"/>
                <w:b w:val="0"/>
                <w:bCs w:val="0"/>
                <w:sz w:val="20"/>
                <w:szCs w:val="20"/>
                <w:rPrChange w:id="690" w:author="Thike" w:date="2019-07-09T07:20: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C04130">
              <w:rPr>
                <w:rFonts w:ascii="Times New Roman" w:hAnsi="Times New Roman" w:cs="Times New Roman"/>
                <w:b w:val="0"/>
                <w:bCs w:val="0"/>
                <w:sz w:val="20"/>
                <w:szCs w:val="20"/>
                <w:rPrChange w:id="691" w:author="Thike" w:date="2019-07-09T07:20: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"_ENREF_26" \o "Zhang, 2016 #72"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26</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C04130">
              <w:rPr>
                <w:rFonts w:ascii="Times New Roman" w:hAnsi="Times New Roman" w:cs="Times New Roman"/>
                <w:b w:val="0"/>
                <w:bCs w:val="0"/>
                <w:sz w:val="20"/>
                <w:szCs w:val="20"/>
                <w:rPrChange w:id="692" w:author="Thike" w:date="2019-07-09T07:20:00Z">
                  <w:rPr>
                    <w:rFonts w:ascii="Times New Roman" w:hAnsi="Times New Roman" w:cs="Times New Roman"/>
                    <w:color w:val="242021"/>
                    <w:sz w:val="20"/>
                    <w:szCs w:val="20"/>
                  </w:rPr>
                </w:rPrChange>
              </w:rPr>
              <w:fldChar w:fldCharType="end"/>
            </w:r>
          </w:p>
        </w:tc>
        <w:tc>
          <w:tcPr>
            <w:tcW w:w="0" w:type="auto"/>
            <w:gridSpan w:val="2"/>
            <w:shd w:val="clear" w:color="auto" w:fill="FFFFFF"/>
            <w:tcPrChange w:id="693" w:author="Thike" w:date="2019-07-07T16:31:00Z">
              <w:tcPr>
                <w:tcW w:w="1260" w:type="dxa"/>
                <w:gridSpan w:val="2"/>
                <w:shd w:val="clear" w:color="auto" w:fill="FFFFFF"/>
              </w:tcPr>
            </w:tcPrChange>
          </w:tcPr>
          <w:p w14:paraId="073A7AFE" w14:textId="5C0C406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del w:id="694" w:author="Thike" w:date="2019-07-07T20:13:00Z">
              <w:r w:rsidRPr="00586C90" w:rsidDel="00D0352E">
                <w:rPr>
                  <w:rFonts w:ascii="Times New Roman" w:hAnsi="Times New Roman" w:cs="Times New Roman"/>
                  <w:sz w:val="20"/>
                  <w:szCs w:val="20"/>
                </w:rPr>
                <w:delText>sectors</w:delText>
              </w:r>
            </w:del>
            <w:ins w:id="695" w:author="Thike" w:date="2019-07-07T20:13:00Z">
              <w:r w:rsidR="00D0352E">
                <w:rPr>
                  <w:rFonts w:ascii="Times New Roman" w:hAnsi="Times New Roman" w:cs="Times New Roman"/>
                  <w:sz w:val="20"/>
                  <w:szCs w:val="20"/>
                </w:rPr>
                <w:t>industry</w:t>
              </w:r>
            </w:ins>
          </w:p>
        </w:tc>
        <w:tc>
          <w:tcPr>
            <w:tcW w:w="0" w:type="auto"/>
            <w:shd w:val="clear" w:color="auto" w:fill="FFFFFF"/>
            <w:tcPrChange w:id="696" w:author="Thike" w:date="2019-07-07T16:31:00Z">
              <w:tcPr>
                <w:tcW w:w="1260" w:type="dxa"/>
                <w:gridSpan w:val="3"/>
                <w:shd w:val="clear" w:color="auto" w:fill="FFFFFF"/>
              </w:tcPr>
            </w:tcPrChange>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ins w:id="697" w:author="Thike" w:date="2019-07-08T23:56:00Z"/>
                <w:rFonts w:ascii="Times New Roman" w:hAnsi="Times New Roman" w:cs="Times New Roman"/>
                <w:sz w:val="20"/>
                <w:szCs w:val="20"/>
                <w:highlight w:val="yellow"/>
              </w:rPr>
            </w:pPr>
            <w:ins w:id="698" w:author="Thike" w:date="2019-07-08T23:56:00Z">
              <w:r w:rsidRPr="000B679F">
                <w:rPr>
                  <w:rFonts w:ascii="Times New Roman" w:hAnsi="Times New Roman" w:cs="Times New Roman"/>
                  <w:sz w:val="20"/>
                  <w:szCs w:val="20"/>
                </w:rPr>
                <w:t>constant amplitude loading</w:t>
              </w:r>
            </w:ins>
          </w:p>
          <w:p w14:paraId="59494160" w14:textId="1A19B0DB" w:rsidR="00983AF8" w:rsidRPr="00C63437"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Change w:id="699" w:author="Thike" w:date="2019-07-08T23:45:00Z">
                  <w:rPr>
                    <w:rFonts w:ascii="Times New Roman" w:hAnsi="Times New Roman" w:cs="Times New Roman"/>
                    <w:sz w:val="20"/>
                    <w:szCs w:val="20"/>
                  </w:rPr>
                </w:rPrChange>
              </w:rPr>
            </w:pPr>
            <w:ins w:id="700" w:author="Thike" w:date="2019-07-08T23:44:00Z">
              <w:r w:rsidRPr="00C63437">
                <w:rPr>
                  <w:rFonts w:ascii="Times New Roman" w:hAnsi="Times New Roman" w:cs="Times New Roman"/>
                  <w:sz w:val="20"/>
                  <w:szCs w:val="20"/>
                  <w:highlight w:val="yellow"/>
                  <w:rPrChange w:id="701" w:author="Thike" w:date="2019-07-08T23:45:00Z">
                    <w:rPr>
                      <w:rFonts w:ascii="Times New Roman" w:hAnsi="Times New Roman" w:cs="Times New Roman"/>
                      <w:sz w:val="20"/>
                      <w:szCs w:val="20"/>
                    </w:rPr>
                  </w:rPrChange>
                </w:rPr>
                <w:t xml:space="preserve">(from </w:t>
              </w:r>
            </w:ins>
            <w:ins w:id="702" w:author="Thike" w:date="2019-07-08T23:45:00Z">
              <w:r>
                <w:rPr>
                  <w:rFonts w:ascii="Times New Roman" w:hAnsi="Times New Roman" w:cs="Times New Roman"/>
                  <w:sz w:val="20"/>
                  <w:szCs w:val="20"/>
                  <w:highlight w:val="yellow"/>
                </w:rPr>
                <w:t xml:space="preserve">other </w:t>
              </w:r>
            </w:ins>
            <w:ins w:id="703" w:author="Thike" w:date="2019-07-08T23:44:00Z">
              <w:r w:rsidRPr="00C63437">
                <w:rPr>
                  <w:rFonts w:ascii="Times New Roman" w:hAnsi="Times New Roman" w:cs="Times New Roman"/>
                  <w:sz w:val="20"/>
                  <w:szCs w:val="20"/>
                  <w:highlight w:val="yellow"/>
                  <w:rPrChange w:id="704" w:author="Thike" w:date="2019-07-08T23:45:00Z">
                    <w:rPr>
                      <w:rFonts w:ascii="Times New Roman" w:hAnsi="Times New Roman" w:cs="Times New Roman"/>
                      <w:sz w:val="20"/>
                      <w:szCs w:val="20"/>
                    </w:rPr>
                  </w:rPrChange>
                </w:rPr>
                <w:t>reference)</w:t>
              </w:r>
            </w:ins>
          </w:p>
        </w:tc>
        <w:tc>
          <w:tcPr>
            <w:tcW w:w="0" w:type="auto"/>
            <w:gridSpan w:val="2"/>
            <w:shd w:val="clear" w:color="auto" w:fill="FFFFFF"/>
            <w:tcPrChange w:id="705" w:author="Thike" w:date="2019-07-07T16:31:00Z">
              <w:tcPr>
                <w:tcW w:w="1260" w:type="dxa"/>
                <w:gridSpan w:val="2"/>
                <w:shd w:val="clear" w:color="auto" w:fill="FFFFFF"/>
              </w:tcPr>
            </w:tcPrChange>
          </w:tcPr>
          <w:p w14:paraId="698D1A3E" w14:textId="641D761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706" w:name="_Hlk13195438"/>
            <w:r w:rsidRPr="00586C90">
              <w:rPr>
                <w:rFonts w:ascii="Times New Roman" w:hAnsi="Times New Roman" w:cs="Times New Roman"/>
                <w:sz w:val="20"/>
                <w:szCs w:val="20"/>
              </w:rPr>
              <w:t>SIF</w:t>
            </w:r>
            <w:del w:id="707" w:author="Thike" w:date="2019-07-05T05:06:00Z">
              <w:r w:rsidRPr="00586C90" w:rsidDel="004F7E9E">
                <w:rPr>
                  <w:rFonts w:ascii="Times New Roman" w:hAnsi="Times New Roman" w:cs="Times New Roman"/>
                  <w:sz w:val="20"/>
                  <w:szCs w:val="20"/>
                </w:rPr>
                <w:delText xml:space="preserve"> (stress intensity factor)</w:delText>
              </w:r>
            </w:del>
            <w:r w:rsidRPr="00586C90">
              <w:rPr>
                <w:rFonts w:ascii="Times New Roman" w:hAnsi="Times New Roman" w:cs="Times New Roman"/>
                <w:sz w:val="20"/>
                <w:szCs w:val="20"/>
              </w:rPr>
              <w:t xml:space="preserve">, </w:t>
            </w:r>
            <w:bookmarkEnd w:id="706"/>
            <w:r w:rsidRPr="00586C90">
              <w:rPr>
                <w:rFonts w:ascii="Times New Roman" w:hAnsi="Times New Roman" w:cs="Times New Roman"/>
                <w:sz w:val="20"/>
                <w:szCs w:val="20"/>
              </w:rPr>
              <w:t>stress ratio</w:t>
            </w:r>
          </w:p>
        </w:tc>
        <w:tc>
          <w:tcPr>
            <w:tcW w:w="0" w:type="auto"/>
            <w:gridSpan w:val="2"/>
            <w:shd w:val="clear" w:color="auto" w:fill="FFFFFF"/>
            <w:tcPrChange w:id="708" w:author="Thike" w:date="2019-07-07T16:31:00Z">
              <w:tcPr>
                <w:tcW w:w="1170" w:type="dxa"/>
                <w:gridSpan w:val="4"/>
                <w:shd w:val="clear" w:color="auto" w:fill="FFFFFF"/>
              </w:tcPr>
            </w:tcPrChange>
          </w:tcPr>
          <w:p w14:paraId="6534B0A9" w14:textId="295FA7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709" w:author="Thike" w:date="2019-07-06T05:24:00Z">
              <w:r w:rsidRPr="00586C90" w:rsidDel="007F2027">
                <w:rPr>
                  <w:rFonts w:ascii="Times New Roman" w:hAnsi="Times New Roman" w:cs="Times New Roman"/>
                  <w:sz w:val="20"/>
                  <w:szCs w:val="20"/>
                </w:rPr>
                <w:delText>functi</w:delText>
              </w:r>
              <w:r w:rsidRPr="00054AC8" w:rsidDel="007F2027">
                <w:rPr>
                  <w:rFonts w:ascii="Times New Roman" w:hAnsi="Times New Roman" w:cs="Times New Roman"/>
                  <w:sz w:val="20"/>
                  <w:szCs w:val="20"/>
                </w:rPr>
                <w:delText>on</w:delText>
              </w:r>
            </w:del>
          </w:p>
        </w:tc>
        <w:tc>
          <w:tcPr>
            <w:tcW w:w="0" w:type="auto"/>
            <w:gridSpan w:val="2"/>
            <w:shd w:val="clear" w:color="auto" w:fill="FFFFFF"/>
            <w:tcPrChange w:id="710" w:author="Thike" w:date="2019-07-07T16:31:00Z">
              <w:tcPr>
                <w:tcW w:w="1350" w:type="dxa"/>
                <w:gridSpan w:val="3"/>
                <w:shd w:val="clear" w:color="auto" w:fill="FFFFFF"/>
              </w:tcPr>
            </w:tcPrChange>
          </w:tcPr>
          <w:p w14:paraId="316A3211" w14:textId="604CA1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11" w:author="Thike" w:date="2019-07-05T05:10:00Z">
              <w:r w:rsidRPr="00586C90">
                <w:rPr>
                  <w:rFonts w:ascii="Times New Roman" w:hAnsi="Times New Roman" w:cs="Times New Roman"/>
                  <w:sz w:val="20"/>
                  <w:szCs w:val="20"/>
                </w:rPr>
                <w:t>CGR</w:t>
              </w:r>
            </w:ins>
            <w:del w:id="712" w:author="Thike" w:date="2019-07-05T05:10:00Z">
              <w:r w:rsidRPr="00586C90" w:rsidDel="004F7E9E">
                <w:rPr>
                  <w:rFonts w:ascii="Times New Roman" w:hAnsi="Times New Roman" w:cs="Times New Roman"/>
                  <w:sz w:val="20"/>
                  <w:szCs w:val="20"/>
                </w:rPr>
                <w:delText>crack growth rate</w:delText>
              </w:r>
            </w:del>
          </w:p>
        </w:tc>
        <w:tc>
          <w:tcPr>
            <w:tcW w:w="0" w:type="auto"/>
            <w:gridSpan w:val="5"/>
            <w:shd w:val="clear" w:color="auto" w:fill="FFFFFF"/>
            <w:tcPrChange w:id="713" w:author="Thike" w:date="2019-07-07T16:31:00Z">
              <w:tcPr>
                <w:tcW w:w="1170" w:type="dxa"/>
                <w:gridSpan w:val="3"/>
                <w:shd w:val="clear" w:color="auto" w:fill="FFFFFF"/>
              </w:tcPr>
            </w:tcPrChange>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714" w:author="Thike" w:date="2019-07-07T16:31:00Z">
              <w:tcPr>
                <w:tcW w:w="2070" w:type="dxa"/>
                <w:gridSpan w:val="2"/>
                <w:shd w:val="clear" w:color="auto" w:fill="FFFFFF"/>
              </w:tcPr>
            </w:tcPrChange>
          </w:tcPr>
          <w:p w14:paraId="35F5CA97" w14:textId="285E2F2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15" w:author="Thike" w:date="2019-07-03T16:47:00Z">
              <w:r w:rsidRPr="00586C90">
                <w:rPr>
                  <w:rFonts w:ascii="Times New Roman" w:hAnsi="Times New Roman" w:cs="Times New Roman"/>
                  <w:sz w:val="20"/>
                  <w:szCs w:val="20"/>
                  <w:rPrChange w:id="716" w:author="Thike" w:date="2019-07-03T16:51:00Z">
                    <w:rPr>
                      <w:rFonts w:ascii="Times New Roman" w:hAnsi="Times New Roman" w:cs="Times New Roman"/>
                      <w:sz w:val="24"/>
                      <w:szCs w:val="28"/>
                    </w:rPr>
                  </w:rPrChange>
                </w:rPr>
                <w:t>RBFNN</w:t>
              </w:r>
            </w:ins>
            <w:del w:id="717" w:author="Thike" w:date="2019-07-03T16:47:00Z">
              <w:r w:rsidRPr="00586C90" w:rsidDel="00586C90">
                <w:rPr>
                  <w:rFonts w:ascii="Times New Roman" w:hAnsi="Times New Roman" w:cs="Times New Roman"/>
                  <w:sz w:val="20"/>
                  <w:szCs w:val="20"/>
                </w:rPr>
                <w:delText>radial basis function neural network</w:delText>
              </w:r>
            </w:del>
          </w:p>
        </w:tc>
      </w:tr>
      <w:tr w:rsidR="00983AF8" w:rsidRPr="00586C90" w14:paraId="767C8F38" w14:textId="77777777" w:rsidTr="00184F29">
        <w:tblPrEx>
          <w:tblW w:w="0" w:type="auto"/>
          <w:tblPrExChange w:id="718"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71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720" w:author="Thike" w:date="2019-07-07T16:31:00Z">
              <w:tcPr>
                <w:tcW w:w="1080" w:type="dxa"/>
                <w:gridSpan w:val="2"/>
                <w:shd w:val="clear" w:color="auto" w:fill="FFFFFF"/>
              </w:tcPr>
            </w:tcPrChange>
          </w:tcPr>
          <w:p w14:paraId="41E33143" w14:textId="0B206C46"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721" w:name="_Hlk2622627"/>
            <w:r w:rsidRPr="00586C90">
              <w:rPr>
                <w:rFonts w:ascii="Times New Roman" w:hAnsi="Times New Roman" w:cs="Times New Roman"/>
                <w:sz w:val="20"/>
                <w:szCs w:val="20"/>
              </w:rPr>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"_ENREF_59" \o ",  #241" </w:instrText>
            </w:r>
            <w:r w:rsidR="00671DCC">
              <w:rPr>
                <w:rFonts w:ascii="Times New Roman" w:hAnsi="Times New Roman" w:cs="Times New Roman"/>
                <w:noProof/>
                <w:sz w:val="20"/>
                <w:szCs w:val="20"/>
              </w:rPr>
              <w:fldChar w:fldCharType="separate"/>
            </w:r>
            <w:r w:rsidR="00671DCC">
              <w:rPr>
                <w:rFonts w:ascii="Times New Roman" w:hAnsi="Times New Roman" w:cs="Times New Roman"/>
                <w:noProof/>
                <w:sz w:val="20"/>
                <w:szCs w:val="20"/>
              </w:rPr>
              <w:t>59</w:t>
            </w:r>
            <w:r w:rsidR="00671DCC">
              <w:rPr>
                <w:rFonts w:ascii="Times New Roman" w:hAnsi="Times New Roman" w:cs="Times New Roman"/>
                <w:noProof/>
                <w:sz w:val="20"/>
                <w:szCs w:val="20"/>
              </w:rPr>
              <w:fldChar w:fldCharType="end"/>
            </w:r>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auto"/>
            <w:gridSpan w:val="2"/>
            <w:shd w:val="clear" w:color="auto" w:fill="FFFFFF"/>
            <w:tcPrChange w:id="722" w:author="Thike" w:date="2019-07-07T16:31:00Z">
              <w:tcPr>
                <w:tcW w:w="1260" w:type="dxa"/>
                <w:gridSpan w:val="2"/>
                <w:shd w:val="clear" w:color="auto" w:fill="FFFFFF"/>
              </w:tcPr>
            </w:tcPrChange>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0" w:type="auto"/>
            <w:shd w:val="clear" w:color="auto" w:fill="FFFFFF"/>
            <w:tcPrChange w:id="723" w:author="Thike" w:date="2019-07-07T16:31:00Z">
              <w:tcPr>
                <w:tcW w:w="1260" w:type="dxa"/>
                <w:gridSpan w:val="3"/>
                <w:shd w:val="clear" w:color="auto" w:fill="FFFFFF"/>
              </w:tcPr>
            </w:tcPrChange>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24" w:author="Thike" w:date="2019-07-07T21:19:00Z">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ins>
          </w:p>
        </w:tc>
        <w:tc>
          <w:tcPr>
            <w:tcW w:w="0" w:type="auto"/>
            <w:gridSpan w:val="2"/>
            <w:shd w:val="clear" w:color="auto" w:fill="FFFFFF"/>
            <w:tcPrChange w:id="725" w:author="Thike" w:date="2019-07-07T16:31:00Z">
              <w:tcPr>
                <w:tcW w:w="1260" w:type="dxa"/>
                <w:gridSpan w:val="2"/>
                <w:shd w:val="clear" w:color="auto" w:fill="FFFFFF"/>
              </w:tcPr>
            </w:tcPrChange>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726"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726"/>
            <w:r w:rsidRPr="00525427">
              <w:rPr>
                <w:rFonts w:ascii="Times New Roman" w:hAnsi="Times New Roman" w:cs="Times New Roman"/>
                <w:sz w:val="20"/>
                <w:szCs w:val="20"/>
              </w:rPr>
              <w:t>,</w:t>
            </w:r>
            <w:r w:rsidRPr="003737E6">
              <w:rPr>
                <w:rFonts w:ascii="Times New Roman" w:hAnsi="Times New Roman" w:cs="Times New Roman"/>
                <w:sz w:val="20"/>
                <w:szCs w:val="20"/>
                <w:rPrChange w:id="727" w:author="Thike" w:date="2019-07-05T11:26:00Z">
                  <w:rPr>
                    <w:rFonts w:ascii="Times New Roman" w:hAnsi="Times New Roman" w:cs="Times New Roman"/>
                    <w:color w:val="000000"/>
                    <w:sz w:val="20"/>
                    <w:szCs w:val="20"/>
                  </w:rPr>
                </w:rPrChange>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Graphite), Testing conditions (Sliding speed, Applied pressure)</w:t>
            </w:r>
          </w:p>
        </w:tc>
        <w:tc>
          <w:tcPr>
            <w:tcW w:w="0" w:type="auto"/>
            <w:gridSpan w:val="2"/>
            <w:shd w:val="clear" w:color="auto" w:fill="FFFFFF"/>
            <w:tcPrChange w:id="728" w:author="Thike" w:date="2019-07-07T16:31:00Z">
              <w:tcPr>
                <w:tcW w:w="1170" w:type="dxa"/>
                <w:gridSpan w:val="4"/>
                <w:shd w:val="clear" w:color="auto" w:fill="FFFFFF"/>
              </w:tcPr>
            </w:tcPrChange>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tansig,</w:t>
            </w:r>
            <w:r w:rsidRPr="00586C90">
              <w:rPr>
                <w:rFonts w:ascii="Times New Roman" w:hAnsi="Times New Roman" w:cs="Times New Roman"/>
                <w:sz w:val="20"/>
                <w:szCs w:val="20"/>
                <w:rPrChange w:id="729" w:author="Thike" w:date="2019-07-03T16:51:00Z">
                  <w:rPr>
                    <w:rFonts w:ascii="Times New Roman" w:hAnsi="Times New Roman" w:cs="Times New Roman"/>
                    <w:color w:val="000000"/>
                    <w:sz w:val="20"/>
                    <w:szCs w:val="20"/>
                  </w:rPr>
                </w:rPrChange>
              </w:rPr>
              <w:t xml:space="preserve"> </w:t>
            </w:r>
            <w:r w:rsidRPr="00586C90">
              <w:rPr>
                <w:rFonts w:ascii="Times New Roman" w:hAnsi="Times New Roman" w:cs="Times New Roman"/>
                <w:sz w:val="20"/>
                <w:szCs w:val="20"/>
              </w:rPr>
              <w:t>purelin</w:t>
            </w:r>
          </w:p>
        </w:tc>
        <w:tc>
          <w:tcPr>
            <w:tcW w:w="0" w:type="auto"/>
            <w:gridSpan w:val="2"/>
            <w:shd w:val="clear" w:color="auto" w:fill="FFFFFF"/>
            <w:tcPrChange w:id="730" w:author="Thike" w:date="2019-07-07T16:31:00Z">
              <w:tcPr>
                <w:tcW w:w="1350" w:type="dxa"/>
                <w:gridSpan w:val="3"/>
                <w:shd w:val="clear" w:color="auto" w:fill="FFFFFF"/>
              </w:tcPr>
            </w:tcPrChange>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0" w:type="auto"/>
            <w:gridSpan w:val="5"/>
            <w:shd w:val="clear" w:color="auto" w:fill="FFFFFF"/>
            <w:tcPrChange w:id="731" w:author="Thike" w:date="2019-07-07T16:31:00Z">
              <w:tcPr>
                <w:tcW w:w="1170" w:type="dxa"/>
                <w:gridSpan w:val="3"/>
                <w:shd w:val="clear" w:color="auto" w:fill="FFFFFF"/>
              </w:tcPr>
            </w:tcPrChange>
          </w:tcPr>
          <w:p w14:paraId="4B8E4723" w14:textId="1A92593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32" w:author="Thike" w:date="2019-07-09T14:20:00Z">
              <w:r w:rsidRPr="00586C90" w:rsidDel="006C1282">
                <w:rPr>
                  <w:rFonts w:ascii="Times New Roman" w:hAnsi="Times New Roman" w:cs="Times New Roman"/>
                  <w:sz w:val="20"/>
                  <w:szCs w:val="20"/>
                </w:rPr>
                <w:delText xml:space="preserve">tribological </w:delText>
              </w:r>
            </w:del>
            <w:ins w:id="733" w:author="Thike" w:date="2019-07-09T14:20:00Z">
              <w:r w:rsidR="006C1282">
                <w:rPr>
                  <w:rFonts w:ascii="Times New Roman" w:hAnsi="Times New Roman" w:cs="Times New Roman"/>
                  <w:sz w:val="20"/>
                  <w:szCs w:val="20"/>
                </w:rPr>
                <w:t>mechanical</w:t>
              </w:r>
              <w:r w:rsidR="006C1282" w:rsidRPr="00586C90">
                <w:rPr>
                  <w:rFonts w:ascii="Times New Roman" w:hAnsi="Times New Roman" w:cs="Times New Roman"/>
                  <w:sz w:val="20"/>
                  <w:szCs w:val="20"/>
                </w:rPr>
                <w:t xml:space="preserve"> </w:t>
              </w:r>
            </w:ins>
          </w:p>
        </w:tc>
        <w:tc>
          <w:tcPr>
            <w:tcW w:w="0" w:type="auto"/>
            <w:shd w:val="clear" w:color="auto" w:fill="FFFFFF"/>
            <w:tcPrChange w:id="734" w:author="Thike" w:date="2019-07-07T16:31:00Z">
              <w:tcPr>
                <w:tcW w:w="2070" w:type="dxa"/>
                <w:gridSpan w:val="2"/>
                <w:shd w:val="clear" w:color="auto" w:fill="FFFFFF"/>
              </w:tcPr>
            </w:tcPrChange>
          </w:tcPr>
          <w:p w14:paraId="2C4BE428" w14:textId="7EC1D21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35" w:author="Thike" w:date="2019-07-03T15:26:00Z">
              <w:r w:rsidRPr="00586C90">
                <w:rPr>
                  <w:rFonts w:ascii="Times New Roman" w:hAnsi="Times New Roman" w:cs="Times New Roman"/>
                  <w:sz w:val="20"/>
                  <w:szCs w:val="20"/>
                </w:rPr>
                <w:t>BPNN</w:t>
              </w:r>
            </w:ins>
            <w:del w:id="736" w:author="Thike" w:date="2019-07-03T15:26:00Z">
              <w:r w:rsidRPr="00586C90" w:rsidDel="002A0880">
                <w:rPr>
                  <w:rFonts w:ascii="Times New Roman" w:hAnsi="Times New Roman" w:cs="Times New Roman"/>
                  <w:sz w:val="20"/>
                  <w:szCs w:val="20"/>
                </w:rPr>
                <w:delText>backpropagation Neural Network</w:delText>
              </w:r>
            </w:del>
          </w:p>
        </w:tc>
      </w:tr>
      <w:bookmarkEnd w:id="721"/>
      <w:tr w:rsidR="00983AF8" w:rsidRPr="00586C90" w14:paraId="07D5E4F9" w14:textId="77777777" w:rsidTr="00184F29">
        <w:tblPrEx>
          <w:tblW w:w="0" w:type="auto"/>
          <w:tblPrExChange w:id="737" w:author="Thike" w:date="2019-07-07T16:31:00Z">
            <w:tblPrEx>
              <w:tblW w:w="0" w:type="auto"/>
              <w:tblLayout w:type="fixed"/>
            </w:tblPrEx>
          </w:tblPrExChange>
        </w:tblPrEx>
        <w:trPr>
          <w:trHeight w:val="440"/>
          <w:trPrChange w:id="738"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739" w:author="Thike" w:date="2019-07-07T16:31:00Z">
              <w:tcPr>
                <w:tcW w:w="1080" w:type="dxa"/>
                <w:gridSpan w:val="2"/>
                <w:shd w:val="clear" w:color="auto" w:fill="FFFFFF"/>
              </w:tcPr>
            </w:tcPrChange>
          </w:tcPr>
          <w:p w14:paraId="238F5C7E" w14:textId="1ED6CE25"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microalloyed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b w:val="0"/>
                <w:bCs w:val="0"/>
                <w:sz w:val="20"/>
                <w:szCs w:val="20"/>
                <w:rPrChange w:id="740"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"_ENREF_60" \o "Narimani, 2015 #635"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60</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741" w:author="Thike" w:date="2019-07-07T16:31:00Z">
              <w:tcPr>
                <w:tcW w:w="1260" w:type="dxa"/>
                <w:gridSpan w:val="2"/>
                <w:shd w:val="clear" w:color="auto" w:fill="FFFFFF"/>
              </w:tcPr>
            </w:tcPrChange>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0" w:type="auto"/>
            <w:shd w:val="clear" w:color="auto" w:fill="FFFFFF"/>
            <w:tcPrChange w:id="742" w:author="Thike" w:date="2019-07-07T16:31:00Z">
              <w:tcPr>
                <w:tcW w:w="1260" w:type="dxa"/>
                <w:gridSpan w:val="3"/>
                <w:shd w:val="clear" w:color="auto" w:fill="FFFFFF"/>
              </w:tcPr>
            </w:tcPrChange>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43" w:author="Thike" w:date="2019-07-07T21:28:00Z">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ins>
            <w:ins w:id="744" w:author="Thike" w:date="2019-07-07T21:32:00Z">
              <w:r>
                <w:rPr>
                  <w:rFonts w:ascii="Times New Roman" w:hAnsi="Times New Roman" w:cs="Times New Roman"/>
                  <w:sz w:val="20"/>
                  <w:szCs w:val="20"/>
                </w:rPr>
                <w:t xml:space="preserve"> </w:t>
              </w:r>
            </w:ins>
          </w:p>
        </w:tc>
        <w:tc>
          <w:tcPr>
            <w:tcW w:w="0" w:type="auto"/>
            <w:gridSpan w:val="2"/>
            <w:shd w:val="clear" w:color="auto" w:fill="FFFFFF"/>
            <w:tcPrChange w:id="745" w:author="Thike" w:date="2019-07-07T16:31:00Z">
              <w:tcPr>
                <w:tcW w:w="1260" w:type="dxa"/>
                <w:gridSpan w:val="2"/>
                <w:shd w:val="clear" w:color="auto" w:fill="FFFFFF"/>
              </w:tcPr>
            </w:tcPrChange>
          </w:tcPr>
          <w:p w14:paraId="10A0D274" w14:textId="157A721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ins w:id="746" w:author="Thike" w:date="2019-07-05T10:41:00Z">
              <w:r w:rsidRPr="00B449A7">
                <w:rPr>
                  <w:rFonts w:ascii="Times New Roman" w:hAnsi="Times New Roman" w:cs="Times New Roman"/>
                  <w:sz w:val="20"/>
                  <w:szCs w:val="20"/>
                </w:rPr>
                <w:t>C, Mn, Nb, Ti,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B449A7">
                <w:rPr>
                  <w:rFonts w:ascii="Times New Roman" w:hAnsi="Times New Roman" w:cs="Times New Roman"/>
                  <w:sz w:val="20"/>
                  <w:szCs w:val="20"/>
                  <w:vertAlign w:val="subscript"/>
                  <w:rPrChange w:id="747" w:author="Thike" w:date="2019-07-05T10:43:00Z">
                    <w:rPr>
                      <w:rFonts w:ascii="Times New Roman" w:hAnsi="Times New Roman" w:cs="Times New Roman"/>
                      <w:sz w:val="20"/>
                      <w:szCs w:val="20"/>
                    </w:rPr>
                  </w:rPrChange>
                </w:rPr>
                <w:t>EIIW</w:t>
              </w:r>
            </w:ins>
            <w:commentRangeStart w:id="748"/>
            <w:del w:id="749" w:author="Thike" w:date="2019-07-05T10:41:00Z">
              <w:r w:rsidRPr="00586C90" w:rsidDel="00B449A7">
                <w:rPr>
                  <w:rFonts w:ascii="Times New Roman" w:hAnsi="Times New Roman" w:cs="Times New Roman"/>
                  <w:sz w:val="20"/>
                  <w:szCs w:val="20"/>
                </w:rPr>
                <w:delText xml:space="preserve">carbon, magnesium, niobium, titanium, nitrogen, molybdenum, nickel, aluminum, copper, chromium, </w:delText>
              </w:r>
              <w:r w:rsidRPr="00586C90" w:rsidDel="00B449A7">
                <w:rPr>
                  <w:rFonts w:ascii="Times New Roman" w:hAnsi="Times New Roman" w:cs="Times New Roman"/>
                  <w:sz w:val="20"/>
                  <w:szCs w:val="20"/>
                </w:rPr>
                <w:lastRenderedPageBreak/>
                <w:delText>vanadium</w:delText>
              </w:r>
              <w:r w:rsidRPr="00586C90" w:rsidDel="00B449A7">
                <w:rPr>
                  <w:rFonts w:ascii="Times New Roman" w:hAnsi="Times New Roman" w:cs="Times New Roman"/>
                  <w:sz w:val="20"/>
                  <w:szCs w:val="20"/>
                </w:rPr>
                <w:br/>
                <w:delText>and carbon equivalent</w:delText>
              </w:r>
              <w:commentRangeEnd w:id="748"/>
              <w:r w:rsidDel="00B449A7">
                <w:rPr>
                  <w:rStyle w:val="a6"/>
                </w:rPr>
                <w:commentReference w:id="748"/>
              </w:r>
            </w:del>
            <w:r w:rsidRPr="00586C90">
              <w:rPr>
                <w:rFonts w:ascii="Times New Roman" w:hAnsi="Times New Roman" w:cs="Times New Roman"/>
                <w:sz w:val="20"/>
                <w:szCs w:val="20"/>
              </w:rPr>
              <w:t>)</w:t>
            </w:r>
            <w:ins w:id="750" w:author="Thike" w:date="2019-07-05T08:46:00Z">
              <w:r w:rsidRPr="002F3712">
                <w:rPr>
                  <w:rFonts w:ascii="AdvGulliv-R" w:hAnsi="AdvGulliv-R"/>
                  <w:color w:val="000000"/>
                  <w:sz w:val="16"/>
                  <w:szCs w:val="16"/>
                </w:rPr>
                <w:t xml:space="preserve">, </w:t>
              </w:r>
              <w:r w:rsidRPr="00B449A7">
                <w:rPr>
                  <w:rFonts w:ascii="Times New Roman" w:hAnsi="Times New Roman" w:cs="Times New Roman" w:hint="eastAsia"/>
                  <w:sz w:val="20"/>
                  <w:szCs w:val="20"/>
                  <w:rPrChange w:id="751" w:author="Thike" w:date="2019-07-05T10:44:00Z">
                    <w:rPr>
                      <w:rFonts w:ascii="AdvGulliv-R" w:hAnsi="AdvGulliv-R" w:hint="eastAsia"/>
                      <w:color w:val="000000"/>
                      <w:sz w:val="16"/>
                      <w:szCs w:val="16"/>
                    </w:rPr>
                  </w:rPrChange>
                </w:rPr>
                <w:t>microstructure consist of</w:t>
              </w:r>
              <w:r w:rsidRPr="00B449A7">
                <w:rPr>
                  <w:rFonts w:ascii="Times New Roman" w:hAnsi="Times New Roman" w:cs="Times New Roman" w:hint="eastAsia"/>
                  <w:sz w:val="20"/>
                  <w:szCs w:val="20"/>
                  <w:rPrChange w:id="752" w:author="Thike" w:date="2019-07-05T10:44:00Z">
                    <w:rPr>
                      <w:rFonts w:ascii="AdvGulliv-R" w:hAnsi="AdvGulliv-R" w:hint="eastAsia"/>
                      <w:color w:val="000000"/>
                      <w:sz w:val="16"/>
                      <w:szCs w:val="16"/>
                    </w:rPr>
                  </w:rPrChange>
                </w:rPr>
                <w:br/>
              </w:r>
              <w:r w:rsidRPr="00B449A7">
                <w:rPr>
                  <w:rFonts w:ascii="Times New Roman" w:hAnsi="Times New Roman" w:cs="Times New Roman" w:hint="eastAsia"/>
                  <w:sz w:val="20"/>
                  <w:szCs w:val="20"/>
                  <w:rPrChange w:id="753" w:author="Thike" w:date="2019-07-05T10:44:00Z">
                    <w:rPr>
                      <w:rFonts w:ascii="AdvGulliv-I" w:hAnsi="AdvGulliv-I" w:hint="eastAsia"/>
                      <w:color w:val="000000"/>
                      <w:sz w:val="16"/>
                      <w:szCs w:val="16"/>
                    </w:rPr>
                  </w:rPrChange>
                </w:rPr>
                <w:t>diffusion (ferrite/pearlite) and shear (bainite/martensite)</w:t>
              </w:r>
              <w:r w:rsidRPr="00B449A7">
                <w:rPr>
                  <w:rFonts w:ascii="Times New Roman" w:hAnsi="Times New Roman" w:cs="Times New Roman" w:hint="eastAsia"/>
                  <w:sz w:val="20"/>
                  <w:szCs w:val="20"/>
                  <w:rPrChange w:id="754" w:author="Thike" w:date="2019-07-05T10:44:00Z">
                    <w:rPr>
                      <w:rFonts w:ascii="AdvGulliv-I" w:hAnsi="AdvGulliv-I" w:hint="eastAsia"/>
                      <w:color w:val="000000"/>
                      <w:sz w:val="16"/>
                      <w:szCs w:val="16"/>
                    </w:rPr>
                  </w:rPrChange>
                </w:rPr>
                <w:br/>
                <w:t>transformations</w:t>
              </w:r>
              <w:r w:rsidRPr="002F3712">
                <w:rPr>
                  <w:rFonts w:ascii="AdvGulliv-R" w:hAnsi="AdvGulliv-R"/>
                  <w:color w:val="000000"/>
                  <w:sz w:val="16"/>
                  <w:szCs w:val="16"/>
                </w:rPr>
                <w:t xml:space="preserve">, </w:t>
              </w:r>
            </w:ins>
            <w:del w:id="755" w:author="Thike" w:date="2019-07-05T10:42:00Z">
              <w:r w:rsidRPr="00586C90" w:rsidDel="00B449A7">
                <w:rPr>
                  <w:rFonts w:ascii="Times New Roman" w:hAnsi="Times New Roman" w:cs="Times New Roman"/>
                  <w:sz w:val="20"/>
                  <w:szCs w:val="20"/>
                </w:rPr>
                <w:delText xml:space="preserve"> </w:delText>
              </w:r>
            </w:del>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ins w:id="756" w:author="Thike" w:date="2019-07-03T16:41:00Z">
              <w:r w:rsidRPr="00586C90">
                <w:rPr>
                  <w:rFonts w:ascii="Times New Roman" w:hAnsi="Times New Roman" w:cs="Times New Roman"/>
                  <w:sz w:val="20"/>
                  <w:szCs w:val="20"/>
                  <w:rPrChange w:id="757" w:author="Thike" w:date="2019-07-03T16:51:00Z">
                    <w:rPr>
                      <w:rFonts w:ascii="Times New Roman" w:hAnsi="Times New Roman" w:cs="Times New Roman"/>
                      <w:sz w:val="24"/>
                      <w:szCs w:val="28"/>
                    </w:rPr>
                  </w:rPrChange>
                </w:rPr>
                <w:t>T</w:t>
              </w:r>
            </w:ins>
            <w:del w:id="758"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759" w:author="Thike" w:date="2019-07-05T10:50: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760" w:author="Thike" w:date="2019-07-05T10:50:00Z">
                    <w:rPr>
                      <w:rFonts w:ascii="Times New Roman" w:hAnsi="Times New Roman" w:cs="Times New Roman"/>
                      <w:sz w:val="20"/>
                      <w:szCs w:val="20"/>
                    </w:rPr>
                  </w:rPrChange>
                </w:rPr>
                <w:t>O2</w:t>
              </w:r>
            </w:ins>
            <w:del w:id="761" w:author="Thike" w:date="2019-07-05T10:49:00Z">
              <w:r w:rsidRPr="00586C90" w:rsidDel="004F378F">
                <w:rPr>
                  <w:rFonts w:ascii="Times New Roman" w:hAnsi="Times New Roman" w:cs="Times New Roman"/>
                  <w:sz w:val="20"/>
                  <w:szCs w:val="20"/>
                </w:rPr>
                <w:delText>relative pressure of oxygen</w:delText>
              </w:r>
            </w:del>
            <w:r w:rsidRPr="00586C90">
              <w:rPr>
                <w:rFonts w:ascii="Times New Roman" w:hAnsi="Times New Roman" w:cs="Times New Roman"/>
                <w:sz w:val="20"/>
                <w:szCs w:val="20"/>
              </w:rPr>
              <w:t xml:space="preserve">, </w:t>
            </w:r>
            <w:ins w:id="762" w:author="Thike" w:date="2019-07-05T10:51: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763" w:author="Thike" w:date="2019-07-05T10:51:00Z">
                    <w:rPr>
                      <w:rFonts w:ascii="Times New Roman" w:hAnsi="Times New Roman" w:cs="Times New Roman"/>
                      <w:sz w:val="20"/>
                      <w:szCs w:val="20"/>
                    </w:rPr>
                  </w:rPrChange>
                </w:rPr>
                <w:t>CO2</w:t>
              </w:r>
            </w:ins>
            <w:del w:id="764" w:author="Thike" w:date="2019-07-05T10:53:00Z">
              <w:r w:rsidRPr="00586C90" w:rsidDel="004F378F">
                <w:rPr>
                  <w:rFonts w:ascii="Times New Roman" w:hAnsi="Times New Roman" w:cs="Times New Roman"/>
                  <w:sz w:val="20"/>
                  <w:szCs w:val="20"/>
                </w:rPr>
                <w:delText>pressure of</w:delText>
              </w:r>
              <w:r w:rsidRPr="00586C90" w:rsidDel="004F378F">
                <w:rPr>
                  <w:rFonts w:ascii="Times New Roman" w:hAnsi="Times New Roman" w:cs="Times New Roman"/>
                  <w:sz w:val="20"/>
                  <w:szCs w:val="20"/>
                </w:rPr>
                <w:br/>
                <w:delText>purged CO</w:delText>
              </w:r>
              <w:r w:rsidRPr="00586C90" w:rsidDel="004F378F">
                <w:rPr>
                  <w:rFonts w:ascii="Times New Roman" w:hAnsi="Times New Roman" w:cs="Times New Roman"/>
                  <w:sz w:val="20"/>
                  <w:szCs w:val="20"/>
                  <w:vertAlign w:val="subscript"/>
                </w:rPr>
                <w:delText>2</w:delText>
              </w:r>
            </w:del>
            <w:r w:rsidRPr="00586C90">
              <w:rPr>
                <w:rFonts w:ascii="Times New Roman" w:hAnsi="Times New Roman" w:cs="Times New Roman"/>
                <w:sz w:val="20"/>
                <w:szCs w:val="20"/>
              </w:rPr>
              <w:t xml:space="preserve">, </w:t>
            </w:r>
            <w:commentRangeStart w:id="765"/>
            <w:ins w:id="766" w:author="Thike" w:date="2019-07-05T10:55:00Z">
              <w:r w:rsidRPr="004F378F">
                <w:rPr>
                  <w:rFonts w:ascii="Times New Roman" w:hAnsi="Times New Roman" w:cs="Times New Roman"/>
                  <w:sz w:val="20"/>
                  <w:szCs w:val="20"/>
                </w:rPr>
                <w:t>NaCl</w:t>
              </w:r>
            </w:ins>
            <w:commentRangeEnd w:id="765"/>
            <w:ins w:id="767" w:author="Thike" w:date="2019-07-05T10:56:00Z">
              <w:r>
                <w:rPr>
                  <w:rStyle w:val="a6"/>
                </w:rPr>
                <w:commentReference w:id="765"/>
              </w:r>
            </w:ins>
            <w:del w:id="768" w:author="Thike" w:date="2019-07-05T05:17:00Z">
              <w:r w:rsidRPr="00586C90" w:rsidDel="002E0AE1">
                <w:rPr>
                  <w:rFonts w:ascii="Times New Roman" w:hAnsi="Times New Roman" w:cs="Times New Roman"/>
                  <w:sz w:val="20"/>
                  <w:szCs w:val="20"/>
                </w:rPr>
                <w:delText>chloride ion</w:delText>
              </w:r>
            </w:del>
            <w:r w:rsidRPr="00586C90">
              <w:rPr>
                <w:rFonts w:ascii="Times New Roman" w:hAnsi="Times New Roman" w:cs="Times New Roman"/>
                <w:sz w:val="20"/>
                <w:szCs w:val="20"/>
              </w:rPr>
              <w:t>, bicarbonate concentration)</w:t>
            </w:r>
          </w:p>
        </w:tc>
        <w:tc>
          <w:tcPr>
            <w:tcW w:w="0" w:type="auto"/>
            <w:gridSpan w:val="2"/>
            <w:shd w:val="clear" w:color="auto" w:fill="FFFFFF"/>
            <w:tcPrChange w:id="769" w:author="Thike" w:date="2019-07-07T16:31:00Z">
              <w:tcPr>
                <w:tcW w:w="1170" w:type="dxa"/>
                <w:gridSpan w:val="4"/>
                <w:shd w:val="clear" w:color="auto" w:fill="FFFFFF"/>
              </w:tcPr>
            </w:tcPrChange>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sigmoid, linear</w:t>
            </w:r>
          </w:p>
        </w:tc>
        <w:tc>
          <w:tcPr>
            <w:tcW w:w="0" w:type="auto"/>
            <w:gridSpan w:val="2"/>
            <w:shd w:val="clear" w:color="auto" w:fill="FFFFFF"/>
            <w:tcPrChange w:id="770" w:author="Thike" w:date="2019-07-07T16:31:00Z">
              <w:tcPr>
                <w:tcW w:w="1350" w:type="dxa"/>
                <w:gridSpan w:val="3"/>
                <w:shd w:val="clear" w:color="auto" w:fill="FFFFFF"/>
              </w:tcPr>
            </w:tcPrChange>
          </w:tcPr>
          <w:p w14:paraId="0C7D2A8F" w14:textId="1393BA24"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771" w:author="Thike" w:date="2019-07-05T10:48:00Z"/>
                <w:rFonts w:ascii="Times New Roman" w:hAnsi="Times New Roman" w:cs="Times New Roman"/>
                <w:sz w:val="20"/>
                <w:szCs w:val="20"/>
              </w:rPr>
            </w:pPr>
            <w:ins w:id="772" w:author="Thike" w:date="2019-07-05T10:57:00Z">
              <w:r w:rsidRPr="004F378F">
                <w:rPr>
                  <w:rFonts w:ascii="Times New Roman" w:hAnsi="Times New Roman" w:cs="Times New Roman"/>
                  <w:sz w:val="20"/>
                  <w:szCs w:val="20"/>
                </w:rPr>
                <w:t>I</w:t>
              </w:r>
              <w:r w:rsidRPr="004F378F">
                <w:rPr>
                  <w:rFonts w:ascii="Times New Roman" w:hAnsi="Times New Roman" w:cs="Times New Roman"/>
                  <w:sz w:val="20"/>
                  <w:szCs w:val="20"/>
                  <w:vertAlign w:val="subscript"/>
                  <w:rPrChange w:id="773" w:author="Thike" w:date="2019-07-05T10:57:00Z">
                    <w:rPr>
                      <w:rFonts w:ascii="Times New Roman" w:hAnsi="Times New Roman" w:cs="Times New Roman"/>
                      <w:sz w:val="20"/>
                      <w:szCs w:val="20"/>
                    </w:rPr>
                  </w:rPrChange>
                </w:rPr>
                <w:t>corr</w:t>
              </w:r>
              <w:r w:rsidRPr="004F378F" w:rsidDel="004F378F">
                <w:rPr>
                  <w:rFonts w:ascii="Times New Roman" w:hAnsi="Times New Roman" w:cs="Times New Roman"/>
                  <w:sz w:val="20"/>
                  <w:szCs w:val="20"/>
                </w:rPr>
                <w:t xml:space="preserve"> </w:t>
              </w:r>
            </w:ins>
            <w:commentRangeStart w:id="774"/>
            <w:del w:id="775" w:author="Thike" w:date="2019-07-05T10:57:00Z">
              <w:r w:rsidRPr="00586C90" w:rsidDel="004F378F">
                <w:rPr>
                  <w:rFonts w:ascii="Times New Roman" w:hAnsi="Times New Roman" w:cs="Times New Roman"/>
                  <w:sz w:val="20"/>
                  <w:szCs w:val="20"/>
                </w:rPr>
                <w:delText>corrosion current</w:delText>
              </w:r>
              <w:commentRangeEnd w:id="774"/>
              <w:r w:rsidRPr="00586C90" w:rsidDel="004F378F">
                <w:rPr>
                  <w:rStyle w:val="a6"/>
                  <w:rFonts w:ascii="Times New Roman" w:hAnsi="Times New Roman" w:cs="Times New Roman"/>
                  <w:sz w:val="20"/>
                  <w:szCs w:val="20"/>
                  <w:rPrChange w:id="776" w:author="Thike" w:date="2019-07-03T16:51:00Z">
                    <w:rPr>
                      <w:rStyle w:val="a6"/>
                    </w:rPr>
                  </w:rPrChange>
                </w:rPr>
                <w:commentReference w:id="774"/>
              </w:r>
              <w:r w:rsidRPr="00586C90" w:rsidDel="004F378F">
                <w:rPr>
                  <w:rFonts w:ascii="Times New Roman" w:hAnsi="Times New Roman" w:cs="Times New Roman"/>
                  <w:sz w:val="20"/>
                  <w:szCs w:val="20"/>
                </w:rPr>
                <w:delText xml:space="preserve"> density </w:delText>
              </w:r>
            </w:del>
            <w:r w:rsidRPr="00586C90">
              <w:rPr>
                <w:rFonts w:ascii="Times New Roman" w:hAnsi="Times New Roman" w:cs="Times New Roman"/>
                <w:sz w:val="20"/>
                <w:szCs w:val="20"/>
              </w:rPr>
              <w:t xml:space="preserve">and </w:t>
            </w:r>
            <w:ins w:id="777" w:author="Thike" w:date="2019-07-05T10:57:00Z">
              <w:r w:rsidRPr="004F378F">
                <w:rPr>
                  <w:rFonts w:ascii="Times New Roman" w:hAnsi="Times New Roman" w:cs="Times New Roman"/>
                  <w:sz w:val="20"/>
                  <w:szCs w:val="20"/>
                </w:rPr>
                <w:t>E</w:t>
              </w:r>
              <w:r w:rsidRPr="004F378F">
                <w:rPr>
                  <w:rFonts w:ascii="Times New Roman" w:hAnsi="Times New Roman" w:cs="Times New Roman"/>
                  <w:sz w:val="20"/>
                  <w:szCs w:val="20"/>
                  <w:vertAlign w:val="subscript"/>
                  <w:rPrChange w:id="778" w:author="Thike" w:date="2019-07-05T10:57:00Z">
                    <w:rPr>
                      <w:rFonts w:ascii="Times New Roman" w:hAnsi="Times New Roman" w:cs="Times New Roman"/>
                      <w:sz w:val="20"/>
                      <w:szCs w:val="20"/>
                    </w:rPr>
                  </w:rPrChange>
                </w:rPr>
                <w:t>corr</w:t>
              </w:r>
            </w:ins>
            <w:del w:id="779" w:author="Thike" w:date="2019-07-05T10:57:00Z">
              <w:r w:rsidRPr="00586C90" w:rsidDel="004F378F">
                <w:rPr>
                  <w:rFonts w:ascii="Times New Roman" w:hAnsi="Times New Roman" w:cs="Times New Roman"/>
                  <w:sz w:val="20"/>
                  <w:szCs w:val="20"/>
                </w:rPr>
                <w:delText>corrosion</w:delText>
              </w:r>
              <w:r w:rsidRPr="00586C90" w:rsidDel="004F378F">
                <w:rPr>
                  <w:rFonts w:ascii="Times New Roman" w:hAnsi="Times New Roman" w:cs="Times New Roman"/>
                  <w:sz w:val="20"/>
                  <w:szCs w:val="20"/>
                </w:rPr>
                <w:br/>
                <w:delText>potential</w:delText>
              </w:r>
            </w:del>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gridSpan w:val="5"/>
            <w:shd w:val="clear" w:color="auto" w:fill="FFFFFF"/>
            <w:tcPrChange w:id="780" w:author="Thike" w:date="2019-07-07T16:31:00Z">
              <w:tcPr>
                <w:tcW w:w="1170" w:type="dxa"/>
                <w:gridSpan w:val="3"/>
                <w:shd w:val="clear" w:color="auto" w:fill="FFFFFF"/>
              </w:tcPr>
            </w:tcPrChange>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781" w:author="Thike" w:date="2019-07-07T16:31:00Z">
              <w:tcPr>
                <w:tcW w:w="2070" w:type="dxa"/>
                <w:gridSpan w:val="2"/>
                <w:shd w:val="clear" w:color="auto" w:fill="FFFFFF"/>
              </w:tcPr>
            </w:tcPrChange>
          </w:tcPr>
          <w:p w14:paraId="2B702205" w14:textId="36F53C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82" w:author="Thike" w:date="2019-07-03T15:26:00Z">
              <w:r w:rsidRPr="00586C90">
                <w:rPr>
                  <w:rFonts w:ascii="Times New Roman" w:hAnsi="Times New Roman" w:cs="Times New Roman"/>
                  <w:sz w:val="20"/>
                  <w:szCs w:val="20"/>
                </w:rPr>
                <w:t>BPNN</w:t>
              </w:r>
            </w:ins>
            <w:del w:id="783"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4776D0B5" w14:textId="77777777" w:rsidTr="00184F29">
        <w:tblPrEx>
          <w:tblW w:w="0" w:type="auto"/>
          <w:tblPrExChange w:id="784"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78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786" w:author="Thike" w:date="2019-07-07T16:31:00Z">
              <w:tcPr>
                <w:tcW w:w="1080" w:type="dxa"/>
                <w:gridSpan w:val="2"/>
                <w:shd w:val="clear" w:color="auto" w:fill="FFFFFF"/>
              </w:tcPr>
            </w:tcPrChange>
          </w:tcPr>
          <w:p w14:paraId="33BDDF0D" w14:textId="04D605E3"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microalloyed</w:t>
            </w:r>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b w:val="0"/>
                <w:bCs w:val="0"/>
                <w:sz w:val="20"/>
                <w:szCs w:val="20"/>
                <w:rPrChange w:id="787"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"_ENREF_37" \o "Faizabadi, 2014 #636"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37</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788" w:author="Thike" w:date="2019-07-07T16:31:00Z">
              <w:tcPr>
                <w:tcW w:w="1260" w:type="dxa"/>
                <w:gridSpan w:val="2"/>
                <w:shd w:val="clear" w:color="auto" w:fill="FFFFFF"/>
              </w:tcPr>
            </w:tcPrChange>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0" w:type="auto"/>
            <w:shd w:val="clear" w:color="auto" w:fill="FFFFFF"/>
            <w:tcPrChange w:id="789" w:author="Thike" w:date="2019-07-07T16:31:00Z">
              <w:tcPr>
                <w:tcW w:w="1260" w:type="dxa"/>
                <w:gridSpan w:val="3"/>
                <w:shd w:val="clear" w:color="auto" w:fill="FFFFFF"/>
              </w:tcPr>
            </w:tcPrChange>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90" w:author="Thike" w:date="2019-07-07T22:03:00Z">
              <w:r w:rsidRPr="001016D7">
                <w:rPr>
                  <w:rFonts w:ascii="Times New Roman" w:hAnsi="Times New Roman" w:cs="Times New Roman" w:hint="eastAsia"/>
                  <w:sz w:val="20"/>
                  <w:szCs w:val="20"/>
                  <w:rPrChange w:id="791" w:author="Thike" w:date="2019-07-07T22:04:00Z">
                    <w:rPr>
                      <w:rFonts w:ascii="AdvGulliv-R" w:hAnsi="AdvGulliv-R" w:hint="eastAsia"/>
                      <w:color w:val="000000"/>
                      <w:sz w:val="16"/>
                      <w:szCs w:val="16"/>
                    </w:rPr>
                  </w:rPrChange>
                </w:rPr>
                <w:t>thermomechanical processing</w:t>
              </w:r>
            </w:ins>
            <w:ins w:id="792" w:author="Thike" w:date="2019-07-07T22:04:00Z">
              <w:r>
                <w:rPr>
                  <w:rFonts w:ascii="Times New Roman" w:hAnsi="Times New Roman" w:cs="Times New Roman"/>
                  <w:sz w:val="20"/>
                  <w:szCs w:val="20"/>
                </w:rPr>
                <w:t xml:space="preserve"> environment</w:t>
              </w:r>
            </w:ins>
          </w:p>
        </w:tc>
        <w:tc>
          <w:tcPr>
            <w:tcW w:w="0" w:type="auto"/>
            <w:gridSpan w:val="2"/>
            <w:shd w:val="clear" w:color="auto" w:fill="FFFFFF"/>
            <w:tcPrChange w:id="793" w:author="Thike" w:date="2019-07-07T16:31:00Z">
              <w:tcPr>
                <w:tcW w:w="1260" w:type="dxa"/>
                <w:gridSpan w:val="2"/>
                <w:shd w:val="clear" w:color="auto" w:fill="FFFFFF"/>
              </w:tcPr>
            </w:tcPrChange>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ins w:id="794" w:author="Thike" w:date="2019-07-05T11:30:00Z">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r>
                <w:rPr>
                  <w:rStyle w:val="fontstyle01"/>
                </w:rPr>
                <w:t>CE</w:t>
              </w:r>
              <w:r>
                <w:rPr>
                  <w:rStyle w:val="fontstyle01"/>
                  <w:sz w:val="14"/>
                  <w:szCs w:val="14"/>
                </w:rPr>
                <w:t>Pcm</w:t>
              </w:r>
              <w:r>
                <w:rPr>
                  <w:rFonts w:ascii="Times New Roman" w:hAnsi="Times New Roman" w:cs="Times New Roman"/>
                  <w:sz w:val="20"/>
                  <w:szCs w:val="20"/>
                </w:rPr>
                <w:t xml:space="preserve">, </w:t>
              </w:r>
              <w:r>
                <w:rPr>
                  <w:rStyle w:val="fontstyle01"/>
                </w:rPr>
                <w:t>VTiNb</w:t>
              </w:r>
            </w:ins>
            <w:ins w:id="795" w:author="Thike" w:date="2019-07-05T11:31:00Z">
              <w:r>
                <w:rPr>
                  <w:rFonts w:ascii="Times New Roman" w:hAnsi="Times New Roman" w:cs="Times New Roman"/>
                  <w:sz w:val="20"/>
                  <w:szCs w:val="20"/>
                </w:rPr>
                <w:t xml:space="preserve">, </w:t>
              </w:r>
              <w:r>
                <w:rPr>
                  <w:rStyle w:val="fontstyle01"/>
                </w:rPr>
                <w:t>NbV</w:t>
              </w:r>
              <w:r>
                <w:rPr>
                  <w:rFonts w:ascii="Times New Roman" w:hAnsi="Times New Roman" w:cs="Times New Roman"/>
                  <w:sz w:val="20"/>
                  <w:szCs w:val="20"/>
                </w:rPr>
                <w:t xml:space="preserve">, </w:t>
              </w:r>
              <w:r>
                <w:rPr>
                  <w:rStyle w:val="fontstyle01"/>
                </w:rPr>
                <w:t>CrMoNiCu</w:t>
              </w:r>
            </w:ins>
            <w:ins w:id="796" w:author="Thike" w:date="2019-07-05T11:32:00Z">
              <w:r>
                <w:rPr>
                  <w:rStyle w:val="fontstyle01"/>
                </w:rPr>
                <w:t xml:space="preserve">) </w:t>
              </w:r>
            </w:ins>
            <w:r w:rsidRPr="00586C90">
              <w:rPr>
                <w:rFonts w:ascii="Times New Roman" w:hAnsi="Times New Roman" w:cs="Times New Roman"/>
                <w:sz w:val="20"/>
                <w:szCs w:val="20"/>
              </w:rPr>
              <w:t>and tensile properties</w:t>
            </w:r>
            <w:ins w:id="797" w:author="Thike" w:date="2019-07-05T11:32:00Z">
              <w:r>
                <w:rPr>
                  <w:rFonts w:ascii="Times New Roman" w:hAnsi="Times New Roman" w:cs="Times New Roman"/>
                  <w:sz w:val="20"/>
                  <w:szCs w:val="20"/>
                </w:rPr>
                <w:t xml:space="preserve"> (</w:t>
              </w:r>
              <w:r>
                <w:rPr>
                  <w:rStyle w:val="fontstyle01"/>
                </w:rPr>
                <w:t>YS, UTS, El)</w:t>
              </w:r>
            </w:ins>
          </w:p>
        </w:tc>
        <w:tc>
          <w:tcPr>
            <w:tcW w:w="0" w:type="auto"/>
            <w:gridSpan w:val="2"/>
            <w:shd w:val="clear" w:color="auto" w:fill="FFFFFF"/>
            <w:tcPrChange w:id="798" w:author="Thike" w:date="2019-07-07T16:31:00Z">
              <w:tcPr>
                <w:tcW w:w="1170" w:type="dxa"/>
                <w:gridSpan w:val="4"/>
                <w:shd w:val="clear" w:color="auto" w:fill="FFFFFF"/>
              </w:tcPr>
            </w:tcPrChange>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0" w:type="auto"/>
            <w:gridSpan w:val="2"/>
            <w:shd w:val="clear" w:color="auto" w:fill="FFFFFF"/>
            <w:tcPrChange w:id="799" w:author="Thike" w:date="2019-07-07T16:31:00Z">
              <w:tcPr>
                <w:tcW w:w="1350" w:type="dxa"/>
                <w:gridSpan w:val="3"/>
                <w:shd w:val="clear" w:color="auto" w:fill="FFFFFF"/>
              </w:tcPr>
            </w:tcPrChange>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0" w:type="auto"/>
            <w:gridSpan w:val="5"/>
            <w:shd w:val="clear" w:color="auto" w:fill="FFFFFF"/>
            <w:tcPrChange w:id="800" w:author="Thike" w:date="2019-07-07T16:31:00Z">
              <w:tcPr>
                <w:tcW w:w="1170" w:type="dxa"/>
                <w:gridSpan w:val="3"/>
                <w:shd w:val="clear" w:color="auto" w:fill="FFFFFF"/>
              </w:tcPr>
            </w:tcPrChange>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801" w:author="Thike" w:date="2019-07-07T16:31:00Z">
              <w:tcPr>
                <w:tcW w:w="2070" w:type="dxa"/>
                <w:gridSpan w:val="2"/>
                <w:shd w:val="clear" w:color="auto" w:fill="FFFFFF"/>
              </w:tcPr>
            </w:tcPrChange>
          </w:tcPr>
          <w:p w14:paraId="48AD9D42" w14:textId="347E9D2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02" w:author="Thike" w:date="2019-07-03T15:26:00Z">
              <w:r w:rsidRPr="00586C90">
                <w:rPr>
                  <w:rFonts w:ascii="Times New Roman" w:hAnsi="Times New Roman" w:cs="Times New Roman"/>
                  <w:sz w:val="20"/>
                  <w:szCs w:val="20"/>
                </w:rPr>
                <w:t>BPNN</w:t>
              </w:r>
            </w:ins>
            <w:del w:id="803"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7F7721CA" w14:textId="77777777" w:rsidTr="00184F29">
        <w:tblPrEx>
          <w:tblW w:w="0" w:type="auto"/>
          <w:tblPrExChange w:id="804" w:author="Thike" w:date="2019-07-07T16:31:00Z">
            <w:tblPrEx>
              <w:tblW w:w="0" w:type="auto"/>
              <w:tblLayout w:type="fixed"/>
            </w:tblPrEx>
          </w:tblPrExChange>
        </w:tblPrEx>
        <w:trPr>
          <w:trHeight w:val="440"/>
          <w:trPrChange w:id="80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806" w:author="Thike" w:date="2019-07-07T16:31:00Z">
              <w:tcPr>
                <w:tcW w:w="1080" w:type="dxa"/>
                <w:gridSpan w:val="2"/>
                <w:shd w:val="clear" w:color="auto" w:fill="FFFFFF"/>
              </w:tcPr>
            </w:tcPrChange>
          </w:tcPr>
          <w:p w14:paraId="34318E2A" w14:textId="171FE58B"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 xml:space="preserve">Ni–SiC </w:t>
            </w:r>
            <w:r w:rsidRPr="00586C90">
              <w:rPr>
                <w:rFonts w:ascii="Times New Roman" w:hAnsi="Times New Roman" w:cs="Times New Roman"/>
                <w:sz w:val="20"/>
                <w:szCs w:val="20"/>
              </w:rPr>
              <w:lastRenderedPageBreak/>
              <w:t>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b w:val="0"/>
                <w:bCs w:val="0"/>
                <w:sz w:val="20"/>
                <w:szCs w:val="20"/>
                <w:rPrChange w:id="807" w:author="Thike" w:date="2019-07-03T16:51:00Z">
                  <w:rPr>
                    <w:rFonts w:ascii="Times New Roman" w:hAnsi="Times New Roman" w:cs="Times New Roman"/>
                    <w:sz w:val="20"/>
                    <w:szCs w:val="20"/>
                  </w:rPr>
                </w:rPrChange>
              </w:rPr>
              <w:fldChar w:fldCharType="separate"/>
            </w:r>
            <w:r w:rsidR="00F5227B">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"_ENREF_61" \o "Xu, 2014 #648"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61</w:t>
            </w:r>
            <w:r w:rsidR="00671DCC">
              <w:rPr>
                <w:rFonts w:ascii="Times New Roman" w:hAnsi="Times New Roman" w:cs="Times New Roman"/>
                <w:noProof/>
                <w:sz w:val="20"/>
                <w:szCs w:val="20"/>
              </w:rPr>
              <w:fldChar w:fldCharType="end"/>
            </w:r>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808" w:author="Thike" w:date="2019-07-07T16:31:00Z">
              <w:tcPr>
                <w:tcW w:w="1260" w:type="dxa"/>
                <w:gridSpan w:val="2"/>
                <w:shd w:val="clear" w:color="auto" w:fill="FFFFFF"/>
              </w:tcPr>
            </w:tcPrChange>
          </w:tcPr>
          <w:p w14:paraId="6C27B600" w14:textId="3911CB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809" w:author="Thike" w:date="2019-07-07T22:46:00Z">
              <w:r w:rsidRPr="00586C90" w:rsidDel="00221934">
                <w:rPr>
                  <w:rFonts w:ascii="Times New Roman" w:hAnsi="Times New Roman" w:cs="Times New Roman"/>
                  <w:sz w:val="20"/>
                  <w:szCs w:val="20"/>
                </w:rPr>
                <w:lastRenderedPageBreak/>
                <w:delText xml:space="preserve">various applications </w:delText>
              </w:r>
              <w:r w:rsidRPr="00586C90" w:rsidDel="00221934">
                <w:rPr>
                  <w:rFonts w:ascii="Times New Roman" w:hAnsi="Times New Roman" w:cs="Times New Roman"/>
                  <w:sz w:val="20"/>
                  <w:szCs w:val="20"/>
                </w:rPr>
                <w:lastRenderedPageBreak/>
                <w:delText>which need</w:delText>
              </w:r>
              <w:r w:rsidRPr="00586C90" w:rsidDel="00221934">
                <w:rPr>
                  <w:rFonts w:ascii="Times New Roman" w:hAnsi="Times New Roman" w:cs="Times New Roman" w:hint="eastAsia"/>
                  <w:sz w:val="20"/>
                  <w:szCs w:val="20"/>
                  <w:rPrChange w:id="810" w:author="Thike" w:date="2019-07-03T16:51:00Z">
                    <w:rPr>
                      <w:rFonts w:ascii="AdvOTf9433e2d" w:hAnsi="AdvOTf9433e2d" w:hint="eastAsia"/>
                      <w:color w:val="242021"/>
                      <w:sz w:val="20"/>
                      <w:szCs w:val="20"/>
                    </w:rPr>
                  </w:rPrChange>
                </w:rPr>
                <w:delText xml:space="preserve"> </w:delText>
              </w:r>
              <w:r w:rsidRPr="00586C90" w:rsidDel="00221934">
                <w:rPr>
                  <w:rFonts w:ascii="Times New Roman" w:hAnsi="Times New Roman" w:cs="Times New Roman"/>
                  <w:sz w:val="20"/>
                  <w:szCs w:val="20"/>
                </w:rPr>
                <w:delText>enhanced microhardness, better wear and corrosion resistance</w:delText>
              </w:r>
            </w:del>
            <w:ins w:id="811" w:author="Thike" w:date="2019-07-07T22:46:00Z">
              <w:r w:rsidR="00221934">
                <w:rPr>
                  <w:rFonts w:ascii="Times New Roman" w:hAnsi="Times New Roman" w:cs="Times New Roman"/>
                  <w:sz w:val="20"/>
                  <w:szCs w:val="20"/>
                </w:rPr>
                <w:t>industrial applications</w:t>
              </w:r>
            </w:ins>
            <w:r w:rsidRPr="00586C90">
              <w:rPr>
                <w:rFonts w:ascii="Times New Roman" w:hAnsi="Times New Roman" w:cs="Times New Roman"/>
                <w:sz w:val="20"/>
                <w:szCs w:val="20"/>
              </w:rPr>
              <w:t xml:space="preserve"> </w:t>
            </w:r>
          </w:p>
        </w:tc>
        <w:tc>
          <w:tcPr>
            <w:tcW w:w="0" w:type="auto"/>
            <w:shd w:val="clear" w:color="auto" w:fill="FFFFFF"/>
            <w:tcPrChange w:id="812" w:author="Thike" w:date="2019-07-07T16:31:00Z">
              <w:tcPr>
                <w:tcW w:w="1260" w:type="dxa"/>
                <w:gridSpan w:val="3"/>
                <w:shd w:val="clear" w:color="auto" w:fill="FFFFFF"/>
              </w:tcPr>
            </w:tcPrChange>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ins w:id="813" w:author="Thike" w:date="2019-07-07T22:47:00Z">
              <w:r w:rsidRPr="00221934">
                <w:rPr>
                  <w:rFonts w:ascii="Times New Roman" w:hAnsi="Times New Roman" w:cs="Times New Roman" w:hint="eastAsia"/>
                  <w:sz w:val="20"/>
                  <w:szCs w:val="20"/>
                  <w:rPrChange w:id="814" w:author="Thike" w:date="2019-07-07T22:47:00Z">
                    <w:rPr>
                      <w:rFonts w:ascii="AdvOTf9433e2d" w:hAnsi="AdvOTf9433e2d" w:hint="eastAsia"/>
                      <w:color w:val="242021"/>
                      <w:sz w:val="16"/>
                      <w:szCs w:val="16"/>
                    </w:rPr>
                  </w:rPrChange>
                </w:rPr>
                <w:lastRenderedPageBreak/>
                <w:t xml:space="preserve">ultrasonic </w:t>
              </w:r>
              <w:r w:rsidRPr="00221934">
                <w:rPr>
                  <w:rFonts w:ascii="Times New Roman" w:hAnsi="Times New Roman" w:cs="Times New Roman" w:hint="eastAsia"/>
                  <w:sz w:val="20"/>
                  <w:szCs w:val="20"/>
                  <w:rPrChange w:id="815" w:author="Thike" w:date="2019-07-07T22:47:00Z">
                    <w:rPr>
                      <w:rFonts w:ascii="AdvOTf9433e2d" w:hAnsi="AdvOTf9433e2d" w:hint="eastAsia"/>
                      <w:color w:val="242021"/>
                      <w:sz w:val="16"/>
                      <w:szCs w:val="16"/>
                    </w:rPr>
                  </w:rPrChange>
                </w:rPr>
                <w:lastRenderedPageBreak/>
                <w:t>electrodeposition cell</w:t>
              </w:r>
            </w:ins>
          </w:p>
        </w:tc>
        <w:tc>
          <w:tcPr>
            <w:tcW w:w="0" w:type="auto"/>
            <w:gridSpan w:val="2"/>
            <w:shd w:val="clear" w:color="auto" w:fill="FFFFFF"/>
            <w:tcPrChange w:id="816" w:author="Thike" w:date="2019-07-07T16:31:00Z">
              <w:tcPr>
                <w:tcW w:w="1260" w:type="dxa"/>
                <w:gridSpan w:val="2"/>
                <w:shd w:val="clear" w:color="auto" w:fill="FFFFFF"/>
              </w:tcPr>
            </w:tcPrChange>
          </w:tcPr>
          <w:p w14:paraId="3D1C7B92" w14:textId="0B07E8FE"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817" w:author="Thike" w:date="2019-07-06T03:13:00Z"/>
                <w:rFonts w:ascii="Times New Roman" w:hAnsi="Times New Roman" w:cs="Times New Roman"/>
                <w:sz w:val="20"/>
                <w:szCs w:val="20"/>
              </w:rPr>
            </w:pPr>
            <w:ins w:id="818" w:author="Thike" w:date="2019-07-06T03:15:00Z">
              <w:r w:rsidRPr="00D0298C">
                <w:rPr>
                  <w:rFonts w:ascii="Times New Roman" w:hAnsi="Times New Roman" w:cs="Times New Roman"/>
                  <w:sz w:val="24"/>
                  <w:szCs w:val="28"/>
                </w:rPr>
                <w:lastRenderedPageBreak/>
                <w:t>U</w:t>
              </w:r>
              <w:r w:rsidRPr="00D83938">
                <w:rPr>
                  <w:rFonts w:ascii="Times New Roman" w:hAnsi="Times New Roman" w:cs="Times New Roman"/>
                  <w:sz w:val="24"/>
                  <w:szCs w:val="28"/>
                  <w:vertAlign w:val="subscript"/>
                </w:rPr>
                <w:t>p</w:t>
              </w:r>
            </w:ins>
            <w:del w:id="819" w:author="Thike" w:date="2019-07-06T03:15:00Z">
              <w:r w:rsidRPr="00586C90" w:rsidDel="00D0298C">
                <w:rPr>
                  <w:rFonts w:ascii="Times New Roman" w:hAnsi="Times New Roman" w:cs="Times New Roman"/>
                  <w:sz w:val="20"/>
                  <w:szCs w:val="20"/>
                </w:rPr>
                <w:delText>ultrasonic power</w:delText>
              </w:r>
            </w:del>
            <w:r w:rsidRPr="00586C90">
              <w:rPr>
                <w:rFonts w:ascii="Times New Roman" w:hAnsi="Times New Roman" w:cs="Times New Roman"/>
                <w:sz w:val="20"/>
                <w:szCs w:val="20"/>
              </w:rPr>
              <w:t xml:space="preserve">, </w:t>
            </w:r>
            <w:ins w:id="820" w:author="Thike" w:date="2019-07-06T03:16:00Z">
              <w:r w:rsidRPr="00D0298C">
                <w:rPr>
                  <w:rFonts w:ascii="Times New Roman" w:hAnsi="Times New Roman" w:cs="Times New Roman"/>
                  <w:sz w:val="20"/>
                  <w:szCs w:val="20"/>
                </w:rPr>
                <w:lastRenderedPageBreak/>
                <w:t>C</w:t>
              </w:r>
              <w:r w:rsidRPr="00D0298C">
                <w:rPr>
                  <w:rFonts w:ascii="Times New Roman" w:hAnsi="Times New Roman" w:cs="Times New Roman"/>
                  <w:sz w:val="20"/>
                  <w:szCs w:val="20"/>
                  <w:vertAlign w:val="subscript"/>
                  <w:rPrChange w:id="821" w:author="Thike" w:date="2019-07-06T03:17:00Z">
                    <w:rPr>
                      <w:rFonts w:ascii="Times New Roman" w:hAnsi="Times New Roman" w:cs="Times New Roman"/>
                      <w:sz w:val="20"/>
                      <w:szCs w:val="20"/>
                    </w:rPr>
                  </w:rPrChange>
                </w:rPr>
                <w:t>sic</w:t>
              </w:r>
            </w:ins>
            <w:del w:id="822" w:author="Thike" w:date="2019-07-06T03:16:00Z">
              <w:r w:rsidRPr="00586C90" w:rsidDel="00D0298C">
                <w:rPr>
                  <w:rFonts w:ascii="Times New Roman" w:hAnsi="Times New Roman" w:cs="Times New Roman"/>
                  <w:sz w:val="20"/>
                  <w:szCs w:val="20"/>
                </w:rPr>
                <w:delText>SiC particle concentration</w:delText>
              </w:r>
            </w:del>
            <w:r w:rsidRPr="00586C90">
              <w:rPr>
                <w:rFonts w:ascii="Times New Roman" w:hAnsi="Times New Roman" w:cs="Times New Roman"/>
                <w:sz w:val="20"/>
                <w:szCs w:val="20"/>
              </w:rPr>
              <w:t xml:space="preserve">, and </w:t>
            </w:r>
            <w:ins w:id="823" w:author="Thike" w:date="2019-07-06T03:17: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824" w:author="Thike" w:date="2019-07-06T03:17:00Z">
                    <w:rPr>
                      <w:rFonts w:ascii="Times New Roman" w:hAnsi="Times New Roman" w:cs="Times New Roman"/>
                      <w:sz w:val="20"/>
                      <w:szCs w:val="20"/>
                    </w:rPr>
                  </w:rPrChange>
                </w:rPr>
                <w:t>d</w:t>
              </w:r>
            </w:ins>
            <w:del w:id="825" w:author="Thike" w:date="2019-07-06T03:17:00Z">
              <w:r w:rsidRPr="00586C90" w:rsidDel="00D0298C">
                <w:rPr>
                  <w:rFonts w:ascii="Times New Roman" w:hAnsi="Times New Roman" w:cs="Times New Roman"/>
                  <w:sz w:val="20"/>
                  <w:szCs w:val="20"/>
                </w:rPr>
                <w:delText xml:space="preserve">current density </w:delText>
              </w:r>
            </w:del>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gridSpan w:val="2"/>
            <w:shd w:val="clear" w:color="auto" w:fill="FFFFFF"/>
            <w:tcPrChange w:id="826" w:author="Thike" w:date="2019-07-07T16:31:00Z">
              <w:tcPr>
                <w:tcW w:w="1170" w:type="dxa"/>
                <w:gridSpan w:val="4"/>
                <w:shd w:val="clear" w:color="auto" w:fill="FFFFFF"/>
              </w:tcPr>
            </w:tcPrChange>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lastRenderedPageBreak/>
              <w:t xml:space="preserve">not clearly </w:t>
            </w:r>
            <w:r w:rsidRPr="00586C90">
              <w:rPr>
                <w:rFonts w:ascii="Times New Roman" w:hAnsi="Times New Roman" w:cs="Times New Roman"/>
                <w:sz w:val="20"/>
                <w:szCs w:val="20"/>
              </w:rPr>
              <w:lastRenderedPageBreak/>
              <w:t>defined</w:t>
            </w:r>
          </w:p>
        </w:tc>
        <w:tc>
          <w:tcPr>
            <w:tcW w:w="0" w:type="auto"/>
            <w:gridSpan w:val="2"/>
            <w:shd w:val="clear" w:color="auto" w:fill="FFFFFF"/>
            <w:tcPrChange w:id="827" w:author="Thike" w:date="2019-07-07T16:31:00Z">
              <w:tcPr>
                <w:tcW w:w="1350" w:type="dxa"/>
                <w:gridSpan w:val="3"/>
                <w:shd w:val="clear" w:color="auto" w:fill="FFFFFF"/>
              </w:tcPr>
            </w:tcPrChange>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weight </w:t>
            </w:r>
            <w:r w:rsidRPr="00586C90">
              <w:rPr>
                <w:rFonts w:ascii="Times New Roman" w:hAnsi="Times New Roman" w:cs="Times New Roman"/>
                <w:sz w:val="20"/>
                <w:szCs w:val="20"/>
              </w:rPr>
              <w:lastRenderedPageBreak/>
              <w:t>loss</w:t>
            </w:r>
          </w:p>
        </w:tc>
        <w:tc>
          <w:tcPr>
            <w:tcW w:w="0" w:type="auto"/>
            <w:gridSpan w:val="5"/>
            <w:shd w:val="clear" w:color="auto" w:fill="FFFFFF"/>
            <w:tcPrChange w:id="828" w:author="Thike" w:date="2019-07-07T16:31:00Z">
              <w:tcPr>
                <w:tcW w:w="1170" w:type="dxa"/>
                <w:gridSpan w:val="3"/>
                <w:shd w:val="clear" w:color="auto" w:fill="FFFFFF"/>
              </w:tcPr>
            </w:tcPrChange>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Change w:id="829" w:author="Thike" w:date="2019-07-07T16:31:00Z">
              <w:tcPr>
                <w:tcW w:w="2070" w:type="dxa"/>
                <w:gridSpan w:val="2"/>
                <w:shd w:val="clear" w:color="auto" w:fill="FFFFFF"/>
              </w:tcPr>
            </w:tcPrChange>
          </w:tcPr>
          <w:p w14:paraId="7AF761FD" w14:textId="4D09FF0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30" w:author="Thike" w:date="2019-07-03T16:29:00Z">
              <w:r w:rsidRPr="00586C90">
                <w:rPr>
                  <w:rFonts w:ascii="Times New Roman" w:hAnsi="Times New Roman" w:cs="Times New Roman"/>
                  <w:sz w:val="20"/>
                  <w:szCs w:val="20"/>
                  <w:rPrChange w:id="831" w:author="Thike" w:date="2019-07-03T16:51:00Z">
                    <w:rPr>
                      <w:rFonts w:ascii="Times New Roman" w:hAnsi="Times New Roman" w:cs="Times New Roman"/>
                      <w:sz w:val="24"/>
                      <w:szCs w:val="28"/>
                    </w:rPr>
                  </w:rPrChange>
                </w:rPr>
                <w:t>MLP</w:t>
              </w:r>
            </w:ins>
            <w:del w:id="832" w:author="Thike" w:date="2019-07-03T16:29:00Z">
              <w:r w:rsidRPr="00586C90" w:rsidDel="00990898">
                <w:rPr>
                  <w:rFonts w:ascii="Times New Roman" w:hAnsi="Times New Roman" w:cs="Times New Roman"/>
                  <w:sz w:val="20"/>
                  <w:szCs w:val="20"/>
                </w:rPr>
                <w:delText xml:space="preserve">multilayer </w:delText>
              </w:r>
              <w:r w:rsidRPr="00586C90" w:rsidDel="00990898">
                <w:rPr>
                  <w:rFonts w:ascii="Times New Roman" w:hAnsi="Times New Roman" w:cs="Times New Roman"/>
                  <w:sz w:val="20"/>
                  <w:szCs w:val="20"/>
                </w:rPr>
                <w:lastRenderedPageBreak/>
                <w:delText>perceptron</w:delText>
              </w:r>
            </w:del>
          </w:p>
        </w:tc>
      </w:tr>
      <w:tr w:rsidR="00983AF8" w:rsidRPr="00586C90" w14:paraId="7660DA2B" w14:textId="77777777" w:rsidTr="00184F29">
        <w:tblPrEx>
          <w:tblW w:w="0" w:type="auto"/>
          <w:tblPrExChange w:id="833"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83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835" w:author="Thike" w:date="2019-07-07T16:31:00Z">
              <w:tcPr>
                <w:tcW w:w="1080" w:type="dxa"/>
                <w:gridSpan w:val="2"/>
                <w:shd w:val="clear" w:color="auto" w:fill="FFFFFF"/>
              </w:tcPr>
            </w:tcPrChange>
          </w:tcPr>
          <w:p w14:paraId="18583E64" w14:textId="2C53B84D"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836" w:name="_Hlk13183402"/>
            <w:r w:rsidRPr="00586C90">
              <w:rPr>
                <w:rFonts w:ascii="Times New Roman" w:hAnsi="Times New Roman" w:cs="Times New Roman"/>
                <w:sz w:val="20"/>
                <w:szCs w:val="20"/>
              </w:rPr>
              <w:lastRenderedPageBreak/>
              <w:t>prestressed,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b w:val="0"/>
                <w:bCs w:val="0"/>
                <w:sz w:val="20"/>
                <w:szCs w:val="20"/>
                <w:rPrChange w:id="83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"_ENREF_62" \o "Lu, 2009 #643"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62</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838" w:author="Thike" w:date="2019-07-07T16:31:00Z">
              <w:tcPr>
                <w:tcW w:w="1260" w:type="dxa"/>
                <w:gridSpan w:val="2"/>
                <w:shd w:val="clear" w:color="auto" w:fill="FFFFFF"/>
              </w:tcPr>
            </w:tcPrChange>
          </w:tcPr>
          <w:p w14:paraId="0C5E4D7C" w14:textId="7D8DC78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civil </w:t>
            </w:r>
            <w:del w:id="839" w:author="Thike" w:date="2019-07-06T03:16:00Z">
              <w:r w:rsidRPr="00586C90" w:rsidDel="00D0298C">
                <w:rPr>
                  <w:rFonts w:ascii="Times New Roman" w:hAnsi="Times New Roman" w:cs="Times New Roman"/>
                  <w:sz w:val="20"/>
                  <w:szCs w:val="20"/>
                </w:rPr>
                <w:delText xml:space="preserve">engineering </w:delText>
              </w:r>
            </w:del>
            <w:r w:rsidRPr="00586C90">
              <w:rPr>
                <w:rFonts w:ascii="Times New Roman" w:hAnsi="Times New Roman" w:cs="Times New Roman"/>
                <w:sz w:val="20"/>
                <w:szCs w:val="20"/>
              </w:rPr>
              <w:t>and structural engineering applications</w:t>
            </w:r>
          </w:p>
        </w:tc>
        <w:tc>
          <w:tcPr>
            <w:tcW w:w="0" w:type="auto"/>
            <w:shd w:val="clear" w:color="auto" w:fill="FFFFFF"/>
            <w:tcPrChange w:id="840" w:author="Thike" w:date="2019-07-07T16:31:00Z">
              <w:tcPr>
                <w:tcW w:w="1260" w:type="dxa"/>
                <w:gridSpan w:val="3"/>
                <w:shd w:val="clear" w:color="auto" w:fill="FFFFFF"/>
              </w:tcPr>
            </w:tcPrChange>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41" w:author="Thike" w:date="2019-07-07T22:53:00Z">
              <w:r w:rsidRPr="008F3AB0">
                <w:rPr>
                  <w:rFonts w:ascii="Times New Roman" w:hAnsi="Times New Roman" w:cs="Times New Roman"/>
                  <w:sz w:val="20"/>
                  <w:szCs w:val="20"/>
                </w:rPr>
                <w:t>accelerated carbonation experiment</w:t>
              </w:r>
            </w:ins>
          </w:p>
        </w:tc>
        <w:tc>
          <w:tcPr>
            <w:tcW w:w="0" w:type="auto"/>
            <w:gridSpan w:val="2"/>
            <w:shd w:val="clear" w:color="auto" w:fill="FFFFFF"/>
            <w:tcPrChange w:id="842" w:author="Thike" w:date="2019-07-07T16:31:00Z">
              <w:tcPr>
                <w:tcW w:w="1260" w:type="dxa"/>
                <w:gridSpan w:val="2"/>
                <w:shd w:val="clear" w:color="auto" w:fill="FFFFFF"/>
              </w:tcPr>
            </w:tcPrChange>
          </w:tcPr>
          <w:p w14:paraId="08C59546" w14:textId="2028B279"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43" w:author="Thike" w:date="2019-07-05T01:41:00Z"/>
                <w:rFonts w:ascii="Times New Roman" w:hAnsi="Times New Roman" w:cs="Times New Roman"/>
                <w:sz w:val="20"/>
                <w:szCs w:val="20"/>
              </w:rPr>
            </w:pPr>
            <w:ins w:id="844" w:author="Thike" w:date="2019-07-05T01:47:00Z">
              <w:r w:rsidRPr="0061353F">
                <w:rPr>
                  <w:rFonts w:ascii="Times New Roman" w:hAnsi="Times New Roman" w:cs="Times New Roman"/>
                  <w:sz w:val="20"/>
                  <w:szCs w:val="20"/>
                  <w:rPrChange w:id="845" w:author="Thike" w:date="2019-07-05T01:50:00Z">
                    <w:rPr>
                      <w:rFonts w:ascii="Times New Roman" w:hAnsi="Times New Roman" w:cs="Times New Roman"/>
                      <w:sz w:val="24"/>
                      <w:szCs w:val="28"/>
                    </w:rPr>
                  </w:rPrChange>
                </w:rPr>
                <w:t>SL</w:t>
              </w:r>
            </w:ins>
            <w:del w:id="846" w:author="Thike" w:date="2019-07-05T01:47:00Z">
              <w:r w:rsidRPr="00586C90" w:rsidDel="006C3A15">
                <w:rPr>
                  <w:rFonts w:ascii="Times New Roman" w:hAnsi="Times New Roman" w:cs="Times New Roman"/>
                  <w:sz w:val="20"/>
                  <w:szCs w:val="20"/>
                </w:rPr>
                <w:delText>stress level of concrete</w:delText>
              </w:r>
            </w:del>
            <w:r w:rsidRPr="00586C90">
              <w:rPr>
                <w:rFonts w:ascii="Times New Roman" w:hAnsi="Times New Roman" w:cs="Times New Roman"/>
                <w:sz w:val="20"/>
                <w:szCs w:val="20"/>
              </w:rPr>
              <w:t xml:space="preserve">, </w:t>
            </w:r>
            <w:ins w:id="847" w:author="Thike" w:date="2019-07-05T01:50:00Z">
              <w:r w:rsidRPr="0061353F">
                <w:rPr>
                  <w:rFonts w:ascii="Times New Roman" w:hAnsi="Times New Roman" w:cs="Times New Roman"/>
                  <w:sz w:val="20"/>
                  <w:szCs w:val="20"/>
                </w:rPr>
                <w:t>W/C</w:t>
              </w:r>
            </w:ins>
            <w:del w:id="848" w:author="Thike" w:date="2019-07-05T01:50:00Z">
              <w:r w:rsidRPr="00586C90" w:rsidDel="0061353F">
                <w:rPr>
                  <w:rFonts w:ascii="Times New Roman" w:hAnsi="Times New Roman" w:cs="Times New Roman"/>
                  <w:sz w:val="20"/>
                  <w:szCs w:val="20"/>
                </w:rPr>
                <w:delText>water-cement ratio</w:delText>
              </w:r>
            </w:del>
            <w:r w:rsidRPr="00586C90">
              <w:rPr>
                <w:rFonts w:ascii="Times New Roman" w:hAnsi="Times New Roman" w:cs="Times New Roman"/>
                <w:sz w:val="20"/>
                <w:szCs w:val="20"/>
              </w:rPr>
              <w:t xml:space="preserve">, </w:t>
            </w:r>
            <w:ins w:id="849" w:author="Thike" w:date="2019-07-05T01:50:00Z">
              <w:r w:rsidRPr="0061353F">
                <w:rPr>
                  <w:rFonts w:ascii="Times New Roman" w:hAnsi="Times New Roman" w:cs="Times New Roman"/>
                  <w:sz w:val="20"/>
                  <w:szCs w:val="20"/>
                </w:rPr>
                <w:t>C/FA</w:t>
              </w:r>
            </w:ins>
            <w:del w:id="850" w:author="Thike" w:date="2019-07-05T01:50:00Z">
              <w:r w:rsidRPr="00586C90" w:rsidDel="0061353F">
                <w:rPr>
                  <w:rFonts w:ascii="Times New Roman" w:hAnsi="Times New Roman" w:cs="Times New Roman"/>
                  <w:sz w:val="20"/>
                  <w:szCs w:val="20"/>
                </w:rPr>
                <w:delText>cement-fine aggregate</w:delText>
              </w:r>
            </w:del>
            <w:r w:rsidRPr="00586C90">
              <w:rPr>
                <w:rFonts w:ascii="Times New Roman" w:hAnsi="Times New Roman" w:cs="Times New Roman"/>
                <w:sz w:val="20"/>
                <w:szCs w:val="20"/>
              </w:rPr>
              <w:t xml:space="preserve">, </w:t>
            </w:r>
            <w:ins w:id="851" w:author="Thike" w:date="2019-07-05T01:51:00Z">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ins>
            <w:del w:id="852" w:author="Thike" w:date="2019-07-05T01:51:00Z">
              <w:r w:rsidRPr="00586C90" w:rsidDel="0061353F">
                <w:rPr>
                  <w:rFonts w:ascii="Times New Roman" w:hAnsi="Times New Roman" w:cs="Times New Roman"/>
                  <w:sz w:val="20"/>
                  <w:szCs w:val="20"/>
                </w:rPr>
                <w:delText xml:space="preserve">cement-coarse aggregate ratio </w:delText>
              </w:r>
            </w:del>
            <w:r w:rsidRPr="00586C90">
              <w:rPr>
                <w:rFonts w:ascii="Times New Roman" w:hAnsi="Times New Roman" w:cs="Times New Roman"/>
                <w:sz w:val="20"/>
                <w:szCs w:val="20"/>
              </w:rPr>
              <w:t xml:space="preserve">and </w:t>
            </w:r>
            <w:ins w:id="853" w:author="Thike" w:date="2019-07-05T01:49:00Z">
              <w:r w:rsidRPr="0061353F">
                <w:rPr>
                  <w:rFonts w:ascii="Times New Roman" w:hAnsi="Times New Roman" w:cs="Times New Roman"/>
                  <w:sz w:val="20"/>
                  <w:szCs w:val="20"/>
                </w:rPr>
                <w:t>TA</w:t>
              </w:r>
            </w:ins>
            <w:del w:id="854" w:author="Thike" w:date="2019-07-05T01:49:00Z">
              <w:r w:rsidRPr="00586C90" w:rsidDel="0061353F">
                <w:rPr>
                  <w:rFonts w:ascii="Times New Roman" w:hAnsi="Times New Roman" w:cs="Times New Roman"/>
                  <w:sz w:val="20"/>
                  <w:szCs w:val="20"/>
                </w:rPr>
                <w:delText>testing age</w:delText>
              </w:r>
            </w:del>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55" w:author="Thike" w:date="2019-07-05T01:41:00Z"/>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2"/>
            <w:shd w:val="clear" w:color="auto" w:fill="FFFFFF"/>
            <w:tcPrChange w:id="856" w:author="Thike" w:date="2019-07-07T16:31:00Z">
              <w:tcPr>
                <w:tcW w:w="1170" w:type="dxa"/>
                <w:gridSpan w:val="4"/>
                <w:shd w:val="clear" w:color="auto" w:fill="FFFFFF"/>
              </w:tcPr>
            </w:tcPrChange>
          </w:tcPr>
          <w:p w14:paraId="63229710" w14:textId="7A86D8D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57" w:author="Thike" w:date="2019-07-06T03:40:00Z">
              <w:r>
                <w:rPr>
                  <w:rFonts w:ascii="Times New Roman" w:hAnsi="Times New Roman" w:cs="Times New Roman"/>
                  <w:sz w:val="20"/>
                  <w:szCs w:val="20"/>
                </w:rPr>
                <w:t>not clearly defined for BPNN, radial basis function for RBFNN</w:t>
              </w:r>
              <w:r w:rsidRPr="00586C90" w:rsidDel="00083343">
                <w:rPr>
                  <w:rFonts w:ascii="Times New Roman" w:hAnsi="Times New Roman" w:cs="Times New Roman"/>
                  <w:sz w:val="20"/>
                  <w:szCs w:val="20"/>
                </w:rPr>
                <w:t xml:space="preserve"> </w:t>
              </w:r>
            </w:ins>
            <w:del w:id="858" w:author="Thike" w:date="2019-07-06T03:40:00Z">
              <w:r w:rsidRPr="00586C90" w:rsidDel="00083343">
                <w:rPr>
                  <w:rFonts w:ascii="Times New Roman" w:hAnsi="Times New Roman" w:cs="Times New Roman"/>
                  <w:sz w:val="20"/>
                  <w:szCs w:val="20"/>
                </w:rPr>
                <w:delText xml:space="preserve">not clearly defined </w:delText>
              </w:r>
            </w:del>
            <w:del w:id="859" w:author="Thike" w:date="2019-07-05T02:45:00Z">
              <w:r w:rsidRPr="00586C90" w:rsidDel="0090276E">
                <w:rPr>
                  <w:rFonts w:ascii="Times New Roman" w:hAnsi="Times New Roman" w:cs="Times New Roman"/>
                  <w:sz w:val="20"/>
                  <w:szCs w:val="20"/>
                </w:rPr>
                <w:delText>for BPNN, radial basis function for RBFNN</w:delText>
              </w:r>
            </w:del>
          </w:p>
        </w:tc>
        <w:tc>
          <w:tcPr>
            <w:tcW w:w="0" w:type="auto"/>
            <w:gridSpan w:val="2"/>
            <w:shd w:val="clear" w:color="auto" w:fill="FFFFFF"/>
            <w:tcPrChange w:id="860" w:author="Thike" w:date="2019-07-07T16:31:00Z">
              <w:tcPr>
                <w:tcW w:w="1350" w:type="dxa"/>
                <w:gridSpan w:val="3"/>
                <w:shd w:val="clear" w:color="auto" w:fill="FFFFFF"/>
              </w:tcPr>
            </w:tcPrChange>
          </w:tcPr>
          <w:p w14:paraId="410A38B3" w14:textId="3BACE85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61" w:author="Thike" w:date="2019-07-05T02:24:00Z">
              <w:r w:rsidRPr="00586C90" w:rsidDel="005D12C7">
                <w:rPr>
                  <w:rFonts w:ascii="Times New Roman" w:hAnsi="Times New Roman" w:cs="Times New Roman"/>
                  <w:sz w:val="20"/>
                  <w:szCs w:val="20"/>
                </w:rPr>
                <w:delText>carbonation depth</w:delText>
              </w:r>
            </w:del>
            <w:ins w:id="862" w:author="Thike" w:date="2019-07-05T01:42:00Z">
              <w:r w:rsidRPr="006C3A15">
                <w:rPr>
                  <w:rFonts w:ascii="Minion-Regular" w:hAnsi="Minion-Regular"/>
                  <w:color w:val="242021"/>
                  <w:sz w:val="20"/>
                  <w:szCs w:val="20"/>
                </w:rPr>
                <w:t>DC</w:t>
              </w:r>
            </w:ins>
          </w:p>
        </w:tc>
        <w:tc>
          <w:tcPr>
            <w:tcW w:w="0" w:type="auto"/>
            <w:gridSpan w:val="5"/>
            <w:shd w:val="clear" w:color="auto" w:fill="FFFFFF"/>
            <w:tcPrChange w:id="863" w:author="Thike" w:date="2019-07-07T16:31:00Z">
              <w:tcPr>
                <w:tcW w:w="1170" w:type="dxa"/>
                <w:gridSpan w:val="3"/>
                <w:shd w:val="clear" w:color="auto" w:fill="FFFFFF"/>
              </w:tcPr>
            </w:tcPrChange>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864" w:author="Thike" w:date="2019-07-07T16:31:00Z">
              <w:tcPr>
                <w:tcW w:w="2070" w:type="dxa"/>
                <w:gridSpan w:val="2"/>
                <w:shd w:val="clear" w:color="auto" w:fill="FFFFFF"/>
              </w:tcPr>
            </w:tcPrChange>
          </w:tcPr>
          <w:p w14:paraId="3E55A327" w14:textId="18C75D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65" w:author="Thike" w:date="2019-07-03T15:26:00Z">
              <w:r w:rsidRPr="00586C90">
                <w:rPr>
                  <w:rFonts w:ascii="Times New Roman" w:hAnsi="Times New Roman" w:cs="Times New Roman"/>
                  <w:sz w:val="20"/>
                  <w:szCs w:val="20"/>
                </w:rPr>
                <w:t>BPNN</w:t>
              </w:r>
            </w:ins>
            <w:del w:id="866" w:author="Thike" w:date="2019-07-03T15:26:00Z">
              <w:r w:rsidRPr="00586C90" w:rsidDel="002A0880">
                <w:rPr>
                  <w:rFonts w:ascii="Times New Roman" w:hAnsi="Times New Roman" w:cs="Times New Roman"/>
                  <w:sz w:val="20"/>
                  <w:szCs w:val="20"/>
                </w:rPr>
                <w:delText xml:space="preserve">backpropagation neural network </w:delText>
              </w:r>
            </w:del>
            <w:ins w:id="867" w:author="Thike" w:date="2019-07-03T15:26: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868" w:author="Thike" w:date="2019-07-03T16:47:00Z">
              <w:r w:rsidRPr="00586C90">
                <w:rPr>
                  <w:rFonts w:ascii="Times New Roman" w:hAnsi="Times New Roman" w:cs="Times New Roman"/>
                  <w:sz w:val="20"/>
                  <w:szCs w:val="20"/>
                  <w:rPrChange w:id="869" w:author="Thike" w:date="2019-07-03T16:51:00Z">
                    <w:rPr>
                      <w:rFonts w:ascii="Times New Roman" w:hAnsi="Times New Roman" w:cs="Times New Roman"/>
                      <w:sz w:val="24"/>
                      <w:szCs w:val="28"/>
                    </w:rPr>
                  </w:rPrChange>
                </w:rPr>
                <w:t>RBFNN</w:t>
              </w:r>
            </w:ins>
            <w:del w:id="870" w:author="Thike" w:date="2019-07-03T16:47:00Z">
              <w:r w:rsidRPr="00586C90" w:rsidDel="00586C90">
                <w:rPr>
                  <w:rFonts w:ascii="Times New Roman" w:hAnsi="Times New Roman" w:cs="Times New Roman"/>
                  <w:sz w:val="20"/>
                  <w:szCs w:val="20"/>
                </w:rPr>
                <w:delText>radial basis function neural network</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836"/>
      <w:tr w:rsidR="00983AF8" w:rsidRPr="00586C90" w14:paraId="4E0BF6F3" w14:textId="77777777" w:rsidTr="00184F29">
        <w:tblPrEx>
          <w:tblW w:w="0" w:type="auto"/>
          <w:tblPrExChange w:id="871" w:author="Thike" w:date="2019-07-07T16:31:00Z">
            <w:tblPrEx>
              <w:tblW w:w="0" w:type="auto"/>
              <w:tblLayout w:type="fixed"/>
            </w:tblPrEx>
          </w:tblPrExChange>
        </w:tblPrEx>
        <w:trPr>
          <w:trHeight w:val="440"/>
          <w:trPrChange w:id="87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873" w:author="Thike" w:date="2019-07-07T16:31:00Z">
              <w:tcPr>
                <w:tcW w:w="1080" w:type="dxa"/>
                <w:gridSpan w:val="2"/>
                <w:shd w:val="clear" w:color="auto" w:fill="FFFFFF"/>
              </w:tcPr>
            </w:tcPrChange>
          </w:tcPr>
          <w:p w14:paraId="7C9E9D00" w14:textId="3476C6BC"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steel reinforced concrete</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b w:val="0"/>
                <w:bCs w:val="0"/>
                <w:sz w:val="20"/>
                <w:szCs w:val="20"/>
                <w:rPrChange w:id="874"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"_ENREF_19" \o "Sadowski, 2013 #647"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19</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875" w:author="Thike" w:date="2019-07-07T16:31:00Z">
              <w:tcPr>
                <w:tcW w:w="1260" w:type="dxa"/>
                <w:gridSpan w:val="2"/>
                <w:shd w:val="clear" w:color="auto" w:fill="FFFFFF"/>
              </w:tcPr>
            </w:tcPrChange>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0" w:type="auto"/>
            <w:shd w:val="clear" w:color="auto" w:fill="FFFFFF"/>
            <w:tcPrChange w:id="876" w:author="Thike" w:date="2019-07-07T16:31:00Z">
              <w:tcPr>
                <w:tcW w:w="1260" w:type="dxa"/>
                <w:gridSpan w:val="3"/>
                <w:shd w:val="clear" w:color="auto" w:fill="FFFFFF"/>
              </w:tcPr>
            </w:tcPrChange>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77" w:author="Thike" w:date="2019-07-08T23:34:00Z">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w:t>
              </w:r>
            </w:ins>
            <w:ins w:id="878" w:author="Thike" w:date="2019-07-08T23:36:00Z">
              <w:r>
                <w:rPr>
                  <w:rFonts w:ascii="Times New Roman" w:hAnsi="Times New Roman" w:cs="Times New Roman"/>
                  <w:sz w:val="20"/>
                  <w:szCs w:val="20"/>
                </w:rPr>
                <w:t xml:space="preserve">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ins>
          </w:p>
        </w:tc>
        <w:tc>
          <w:tcPr>
            <w:tcW w:w="0" w:type="auto"/>
            <w:gridSpan w:val="2"/>
            <w:shd w:val="clear" w:color="auto" w:fill="FFFFFF"/>
            <w:tcPrChange w:id="879" w:author="Thike" w:date="2019-07-07T16:31:00Z">
              <w:tcPr>
                <w:tcW w:w="1260" w:type="dxa"/>
                <w:gridSpan w:val="2"/>
                <w:shd w:val="clear" w:color="auto" w:fill="FFFFFF"/>
              </w:tcPr>
            </w:tcPrChange>
          </w:tcPr>
          <w:p w14:paraId="73BB5090" w14:textId="23048E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80" w:author="Thike" w:date="2019-07-06T03:50:00Z">
              <w:r w:rsidRPr="00E20867">
                <w:rPr>
                  <w:rFonts w:ascii="Times New Roman" w:hAnsi="Times New Roman" w:cs="Times New Roman"/>
                  <w:sz w:val="20"/>
                  <w:szCs w:val="20"/>
                </w:rPr>
                <w:t>T</w:t>
              </w:r>
              <w:r>
                <w:rPr>
                  <w:rFonts w:ascii="Times New Roman" w:hAnsi="Times New Roman" w:cs="Times New Roman"/>
                  <w:sz w:val="20"/>
                  <w:szCs w:val="20"/>
                </w:rPr>
                <w:t>, ρ</w:t>
              </w:r>
              <w:r w:rsidRPr="00D83938">
                <w:rPr>
                  <w:rFonts w:ascii="Times New Roman" w:hAnsi="Times New Roman" w:cs="Times New Roman"/>
                  <w:sz w:val="20"/>
                  <w:szCs w:val="20"/>
                  <w:vertAlign w:val="subscript"/>
                </w:rPr>
                <w:t xml:space="preserve">AC,bar </w:t>
              </w:r>
              <w:r>
                <w:rPr>
                  <w:rFonts w:ascii="Times New Roman" w:hAnsi="Times New Roman" w:cs="Times New Roman"/>
                  <w:sz w:val="20"/>
                  <w:szCs w:val="20"/>
                </w:rPr>
                <w:t>, ρ</w:t>
              </w:r>
              <w:r w:rsidRPr="00D83938">
                <w:rPr>
                  <w:rFonts w:ascii="Times New Roman" w:hAnsi="Times New Roman" w:cs="Times New Roman"/>
                  <w:sz w:val="20"/>
                  <w:szCs w:val="20"/>
                  <w:vertAlign w:val="subscript"/>
                </w:rPr>
                <w:t>AC,conc</w:t>
              </w:r>
              <w:r>
                <w:rPr>
                  <w:rFonts w:ascii="Times New Roman" w:hAnsi="Times New Roman" w:cs="Times New Roman"/>
                  <w:sz w:val="20"/>
                  <w:szCs w:val="20"/>
                </w:rPr>
                <w:t>, ρ</w:t>
              </w:r>
              <w:r w:rsidRPr="00D83938">
                <w:rPr>
                  <w:rFonts w:ascii="Times New Roman" w:hAnsi="Times New Roman" w:cs="Times New Roman"/>
                  <w:sz w:val="20"/>
                  <w:szCs w:val="20"/>
                  <w:vertAlign w:val="subscript"/>
                </w:rPr>
                <w:t>DC</w:t>
              </w:r>
              <w:r>
                <w:rPr>
                  <w:rFonts w:ascii="Times New Roman" w:hAnsi="Times New Roman" w:cs="Times New Roman"/>
                  <w:sz w:val="20"/>
                  <w:szCs w:val="20"/>
                </w:rPr>
                <w:t xml:space="preserve"> </w:t>
              </w:r>
            </w:ins>
            <w:del w:id="881" w:author="Thike" w:date="2019-07-06T03:50:00Z">
              <w:r w:rsidRPr="00586C90" w:rsidDel="00A74AB7">
                <w:rPr>
                  <w:rFonts w:ascii="Times New Roman" w:hAnsi="Times New Roman" w:cs="Times New Roman"/>
                  <w:sz w:val="20"/>
                  <w:szCs w:val="20"/>
                </w:rPr>
                <w:delText xml:space="preserve">air temperature, AC resistivity over the steel bar, AC resistivity remote from the steel bar, DC resistivity over the steel bar </w:delText>
              </w:r>
            </w:del>
          </w:p>
        </w:tc>
        <w:tc>
          <w:tcPr>
            <w:tcW w:w="0" w:type="auto"/>
            <w:gridSpan w:val="2"/>
            <w:shd w:val="clear" w:color="auto" w:fill="FFFFFF"/>
            <w:tcPrChange w:id="882" w:author="Thike" w:date="2019-07-07T16:31:00Z">
              <w:tcPr>
                <w:tcW w:w="1170" w:type="dxa"/>
                <w:gridSpan w:val="4"/>
                <w:shd w:val="clear" w:color="auto" w:fill="FFFFFF"/>
              </w:tcPr>
            </w:tcPrChange>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Change w:id="883" w:author="Thike" w:date="2019-07-07T16:31:00Z">
              <w:tcPr>
                <w:tcW w:w="1350" w:type="dxa"/>
                <w:gridSpan w:val="3"/>
                <w:shd w:val="clear" w:color="auto" w:fill="FFFFFF"/>
              </w:tcPr>
            </w:tcPrChange>
          </w:tcPr>
          <w:p w14:paraId="70BEAE37" w14:textId="3DF23A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84" w:author="Thike" w:date="2019-07-05T10:58:00Z">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ins>
            <w:del w:id="885" w:author="Thike" w:date="2019-07-05T10:58:00Z">
              <w:r w:rsidRPr="00586C90" w:rsidDel="004F378F">
                <w:rPr>
                  <w:rFonts w:ascii="Times New Roman" w:hAnsi="Times New Roman" w:cs="Times New Roman"/>
                  <w:sz w:val="20"/>
                  <w:szCs w:val="20"/>
                </w:rPr>
                <w:delText>corrosion current density</w:delText>
              </w:r>
            </w:del>
            <w:r w:rsidRPr="00586C90">
              <w:rPr>
                <w:rFonts w:ascii="Times New Roman" w:hAnsi="Times New Roman" w:cs="Times New Roman"/>
                <w:sz w:val="20"/>
                <w:szCs w:val="20"/>
              </w:rPr>
              <w:t xml:space="preserve"> </w:t>
            </w:r>
          </w:p>
        </w:tc>
        <w:tc>
          <w:tcPr>
            <w:tcW w:w="0" w:type="auto"/>
            <w:gridSpan w:val="5"/>
            <w:shd w:val="clear" w:color="auto" w:fill="FFFFFF"/>
            <w:tcPrChange w:id="886" w:author="Thike" w:date="2019-07-07T16:31:00Z">
              <w:tcPr>
                <w:tcW w:w="1170" w:type="dxa"/>
                <w:gridSpan w:val="3"/>
                <w:shd w:val="clear" w:color="auto" w:fill="FFFFFF"/>
              </w:tcPr>
            </w:tcPrChange>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887" w:author="Thike" w:date="2019-07-07T16:31:00Z">
              <w:tcPr>
                <w:tcW w:w="2070" w:type="dxa"/>
                <w:gridSpan w:val="2"/>
                <w:shd w:val="clear" w:color="auto" w:fill="FFFFFF"/>
              </w:tcPr>
            </w:tcPrChange>
          </w:tcPr>
          <w:p w14:paraId="34E19B34" w14:textId="7B17FD0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88" w:author="Thike" w:date="2019-07-03T16:29:00Z">
              <w:r w:rsidRPr="00586C90">
                <w:rPr>
                  <w:rFonts w:ascii="Times New Roman" w:hAnsi="Times New Roman" w:cs="Times New Roman"/>
                  <w:sz w:val="20"/>
                  <w:szCs w:val="20"/>
                  <w:rPrChange w:id="889" w:author="Thike" w:date="2019-07-03T16:51:00Z">
                    <w:rPr>
                      <w:rFonts w:ascii="Times New Roman" w:hAnsi="Times New Roman" w:cs="Times New Roman"/>
                      <w:sz w:val="24"/>
                      <w:szCs w:val="28"/>
                    </w:rPr>
                  </w:rPrChange>
                </w:rPr>
                <w:t>MLP</w:t>
              </w:r>
            </w:ins>
            <w:del w:id="890"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187345B5" w14:textId="77777777" w:rsidTr="00184F29">
        <w:tblPrEx>
          <w:tblW w:w="0" w:type="auto"/>
          <w:tblPrExChange w:id="891"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89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893" w:author="Thike" w:date="2019-07-07T16:31:00Z">
              <w:tcPr>
                <w:tcW w:w="1080" w:type="dxa"/>
                <w:gridSpan w:val="2"/>
                <w:shd w:val="clear" w:color="auto" w:fill="FFFFFF"/>
              </w:tcPr>
            </w:tcPrChange>
          </w:tcPr>
          <w:p w14:paraId="3C0DB90C" w14:textId="4B9B39F0"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b w:val="0"/>
                <w:bCs w:val="0"/>
                <w:sz w:val="20"/>
                <w:szCs w:val="20"/>
                <w:rPrChange w:id="89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"_ENREF_63" \o "Sonar, 2005 #645"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63</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895" w:author="Thike" w:date="2019-07-07T16:31:00Z">
              <w:tcPr>
                <w:tcW w:w="1260" w:type="dxa"/>
                <w:gridSpan w:val="2"/>
                <w:shd w:val="clear" w:color="auto" w:fill="FFFFFF"/>
              </w:tcPr>
            </w:tcPrChange>
          </w:tcPr>
          <w:p w14:paraId="7580C2FE" w14:textId="49AA05FD"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96" w:author="Thike" w:date="2019-07-07T23:11:00Z">
              <w:r>
                <w:rPr>
                  <w:rFonts w:ascii="Times New Roman" w:hAnsi="Times New Roman" w:cs="Times New Roman"/>
                  <w:sz w:val="20"/>
                  <w:szCs w:val="20"/>
                </w:rPr>
                <w:t>building industry</w:t>
              </w:r>
            </w:ins>
            <w:del w:id="897" w:author="Thike" w:date="2019-07-07T23:04:00Z">
              <w:r w:rsidR="00983AF8" w:rsidRPr="00586C90" w:rsidDel="008F3AB0">
                <w:rPr>
                  <w:rFonts w:ascii="Times New Roman" w:hAnsi="Times New Roman" w:cs="Times New Roman"/>
                  <w:sz w:val="20"/>
                  <w:szCs w:val="20"/>
                </w:rPr>
                <w:delText>turning process</w:delText>
              </w:r>
            </w:del>
          </w:p>
        </w:tc>
        <w:tc>
          <w:tcPr>
            <w:tcW w:w="0" w:type="auto"/>
            <w:shd w:val="clear" w:color="auto" w:fill="FFFFFF"/>
            <w:tcPrChange w:id="898" w:author="Thike" w:date="2019-07-07T16:31:00Z">
              <w:tcPr>
                <w:tcW w:w="1260" w:type="dxa"/>
                <w:gridSpan w:val="3"/>
                <w:shd w:val="clear" w:color="auto" w:fill="FFFFFF"/>
              </w:tcPr>
            </w:tcPrChange>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99" w:author="Thike" w:date="2019-07-07T23:05:00Z">
              <w:r w:rsidRPr="00586C90">
                <w:rPr>
                  <w:rFonts w:ascii="Times New Roman" w:hAnsi="Times New Roman" w:cs="Times New Roman"/>
                  <w:sz w:val="20"/>
                  <w:szCs w:val="20"/>
                </w:rPr>
                <w:t>turning process</w:t>
              </w:r>
            </w:ins>
          </w:p>
        </w:tc>
        <w:tc>
          <w:tcPr>
            <w:tcW w:w="0" w:type="auto"/>
            <w:gridSpan w:val="2"/>
            <w:shd w:val="clear" w:color="auto" w:fill="FFFFFF"/>
            <w:tcPrChange w:id="900" w:author="Thike" w:date="2019-07-07T16:31:00Z">
              <w:tcPr>
                <w:tcW w:w="1260" w:type="dxa"/>
                <w:gridSpan w:val="2"/>
                <w:shd w:val="clear" w:color="auto" w:fill="FFFFFF"/>
              </w:tcPr>
            </w:tcPrChange>
          </w:tcPr>
          <w:p w14:paraId="67C58EF8" w14:textId="46EE7DBF"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del w:id="901" w:author="Thike" w:date="2019-07-06T04:13:00Z">
              <w:r w:rsidRPr="00846E86" w:rsidDel="00B54D70">
                <w:rPr>
                  <w:rFonts w:ascii="Times New Roman" w:hAnsi="Times New Roman" w:cs="Times New Roman"/>
                  <w:i/>
                  <w:iCs/>
                  <w:sz w:val="20"/>
                  <w:szCs w:val="20"/>
                </w:rPr>
                <w:delText>feed rate</w:delText>
              </w:r>
            </w:del>
            <w:ins w:id="902" w:author="Thike" w:date="2019-07-06T04:13:00Z">
              <w:r w:rsidRPr="00846E86">
                <w:rPr>
                  <w:rFonts w:ascii="Times New Roman" w:hAnsi="Times New Roman" w:cs="Times New Roman"/>
                  <w:i/>
                  <w:iCs/>
                  <w:sz w:val="20"/>
                  <w:szCs w:val="20"/>
                </w:rPr>
                <w:t>f</w:t>
              </w:r>
            </w:ins>
            <w:r w:rsidRPr="00846E86">
              <w:rPr>
                <w:rFonts w:ascii="Times New Roman" w:hAnsi="Times New Roman" w:cs="Times New Roman"/>
                <w:i/>
                <w:iCs/>
                <w:sz w:val="20"/>
                <w:szCs w:val="20"/>
              </w:rPr>
              <w:t xml:space="preserve">, </w:t>
            </w:r>
            <w:ins w:id="903" w:author="Thike" w:date="2019-07-06T04:14:00Z">
              <w:r w:rsidRPr="00846E86">
                <w:rPr>
                  <w:rFonts w:ascii="Times New Roman" w:hAnsi="Times New Roman" w:cs="Times New Roman"/>
                  <w:i/>
                  <w:iCs/>
                  <w:sz w:val="20"/>
                  <w:szCs w:val="20"/>
                </w:rPr>
                <w:t>v</w:t>
              </w:r>
            </w:ins>
            <w:del w:id="904" w:author="Thike" w:date="2019-07-06T04:14:00Z">
              <w:r w:rsidRPr="00846E86" w:rsidDel="00B54D70">
                <w:rPr>
                  <w:rFonts w:ascii="Times New Roman" w:hAnsi="Times New Roman" w:cs="Times New Roman"/>
                  <w:i/>
                  <w:iCs/>
                  <w:sz w:val="20"/>
                  <w:szCs w:val="20"/>
                </w:rPr>
                <w:delText>cutting speed</w:delText>
              </w:r>
            </w:del>
            <w:r w:rsidRPr="00846E86">
              <w:rPr>
                <w:rFonts w:ascii="Times New Roman" w:hAnsi="Times New Roman" w:cs="Times New Roman"/>
                <w:i/>
                <w:iCs/>
                <w:sz w:val="20"/>
                <w:szCs w:val="20"/>
              </w:rPr>
              <w:t xml:space="preserve">, </w:t>
            </w:r>
            <w:ins w:id="905" w:author="Thike" w:date="2019-07-06T04:14:00Z">
              <w:r w:rsidRPr="00846E86">
                <w:rPr>
                  <w:rFonts w:ascii="Times New Roman" w:hAnsi="Times New Roman" w:cs="Times New Roman"/>
                  <w:i/>
                  <w:iCs/>
                  <w:sz w:val="20"/>
                  <w:szCs w:val="20"/>
                </w:rPr>
                <w:t>d</w:t>
              </w:r>
              <w:r w:rsidRPr="00846E86" w:rsidDel="00B54D70">
                <w:rPr>
                  <w:rFonts w:ascii="Times New Roman" w:hAnsi="Times New Roman" w:cs="Times New Roman"/>
                  <w:i/>
                  <w:iCs/>
                  <w:sz w:val="20"/>
                  <w:szCs w:val="20"/>
                </w:rPr>
                <w:t xml:space="preserve"> </w:t>
              </w:r>
            </w:ins>
            <w:del w:id="906" w:author="Thike" w:date="2019-07-06T04:14:00Z">
              <w:r w:rsidRPr="00846E86" w:rsidDel="00B54D70">
                <w:rPr>
                  <w:rFonts w:ascii="Times New Roman" w:hAnsi="Times New Roman" w:cs="Times New Roman"/>
                  <w:sz w:val="20"/>
                  <w:szCs w:val="20"/>
                </w:rPr>
                <w:delText xml:space="preserve">depth of cut </w:delText>
              </w:r>
            </w:del>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w:t>
            </w:r>
            <w:ins w:id="907" w:author="Thike" w:date="2019-07-06T04:14:00Z">
              <w:r w:rsidRPr="00846E86">
                <w:rPr>
                  <w:rFonts w:ascii="Times New Roman" w:hAnsi="Times New Roman" w:cs="Times New Roman"/>
                  <w:i/>
                  <w:iCs/>
                  <w:sz w:val="20"/>
                  <w:szCs w:val="20"/>
                </w:rPr>
                <w:t>a</w:t>
              </w:r>
            </w:ins>
            <w:del w:id="908" w:author="Thike" w:date="2019-07-06T04:14:00Z">
              <w:r w:rsidRPr="00846E86" w:rsidDel="00B54D70">
                <w:rPr>
                  <w:rFonts w:ascii="Times New Roman" w:hAnsi="Times New Roman" w:cs="Times New Roman"/>
                  <w:i/>
                  <w:iCs/>
                  <w:sz w:val="20"/>
                  <w:szCs w:val="20"/>
                </w:rPr>
                <w:delText>acceleration of radial vibration</w:delText>
              </w:r>
            </w:del>
          </w:p>
        </w:tc>
        <w:tc>
          <w:tcPr>
            <w:tcW w:w="0" w:type="auto"/>
            <w:gridSpan w:val="2"/>
            <w:shd w:val="clear" w:color="auto" w:fill="FFFFFF"/>
            <w:tcPrChange w:id="909" w:author="Thike" w:date="2019-07-07T16:31:00Z">
              <w:tcPr>
                <w:tcW w:w="1170" w:type="dxa"/>
                <w:gridSpan w:val="4"/>
                <w:shd w:val="clear" w:color="auto" w:fill="FFFFFF"/>
              </w:tcPr>
            </w:tcPrChange>
          </w:tcPr>
          <w:p w14:paraId="210AB44F" w14:textId="212BED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910" w:author="Thike" w:date="2019-07-06T05:24:00Z">
              <w:r w:rsidRPr="00586C90" w:rsidDel="007F2027">
                <w:rPr>
                  <w:rFonts w:ascii="Times New Roman" w:hAnsi="Times New Roman" w:cs="Times New Roman"/>
                  <w:sz w:val="20"/>
                  <w:szCs w:val="20"/>
                </w:rPr>
                <w:delText>function</w:delText>
              </w:r>
            </w:del>
          </w:p>
        </w:tc>
        <w:tc>
          <w:tcPr>
            <w:tcW w:w="0" w:type="auto"/>
            <w:gridSpan w:val="2"/>
            <w:shd w:val="clear" w:color="auto" w:fill="FFFFFF"/>
            <w:tcPrChange w:id="911" w:author="Thike" w:date="2019-07-07T16:31:00Z">
              <w:tcPr>
                <w:tcW w:w="1350" w:type="dxa"/>
                <w:gridSpan w:val="3"/>
                <w:shd w:val="clear" w:color="auto" w:fill="FFFFFF"/>
              </w:tcPr>
            </w:tcPrChange>
          </w:tcPr>
          <w:p w14:paraId="32B409F9" w14:textId="5F9C454C"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12" w:author="Thike" w:date="2019-07-06T04:10:00Z">
              <w:r w:rsidRPr="00586C90" w:rsidDel="00982155">
                <w:rPr>
                  <w:rFonts w:ascii="Times New Roman" w:hAnsi="Times New Roman" w:cs="Times New Roman"/>
                  <w:sz w:val="20"/>
                  <w:szCs w:val="20"/>
                </w:rPr>
                <w:delText>surface roughness</w:delText>
              </w:r>
            </w:del>
            <w:ins w:id="913" w:author="Thike" w:date="2019-07-06T04:09:00Z">
              <w:r w:rsidRPr="00982155">
                <w:rPr>
                  <w:rFonts w:ascii="Times New Roman" w:hAnsi="Times New Roman" w:cs="Times New Roman"/>
                  <w:sz w:val="20"/>
                  <w:szCs w:val="20"/>
                </w:rPr>
                <w:t>R</w:t>
              </w:r>
              <w:r w:rsidRPr="00982155">
                <w:rPr>
                  <w:rFonts w:ascii="Times New Roman" w:hAnsi="Times New Roman" w:cs="Times New Roman"/>
                  <w:sz w:val="20"/>
                  <w:szCs w:val="20"/>
                  <w:vertAlign w:val="subscript"/>
                  <w:rPrChange w:id="914" w:author="Thike" w:date="2019-07-06T04:09:00Z">
                    <w:rPr>
                      <w:rFonts w:ascii="Times New Roman" w:hAnsi="Times New Roman" w:cs="Times New Roman"/>
                      <w:sz w:val="20"/>
                      <w:szCs w:val="20"/>
                    </w:rPr>
                  </w:rPrChange>
                </w:rPr>
                <w:t>a</w:t>
              </w:r>
            </w:ins>
          </w:p>
        </w:tc>
        <w:tc>
          <w:tcPr>
            <w:tcW w:w="0" w:type="auto"/>
            <w:gridSpan w:val="5"/>
            <w:shd w:val="clear" w:color="auto" w:fill="FFFFFF"/>
            <w:tcPrChange w:id="915" w:author="Thike" w:date="2019-07-07T16:31:00Z">
              <w:tcPr>
                <w:tcW w:w="1170" w:type="dxa"/>
                <w:gridSpan w:val="3"/>
                <w:shd w:val="clear" w:color="auto" w:fill="FFFFFF"/>
              </w:tcPr>
            </w:tcPrChange>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916" w:author="Thike" w:date="2019-07-07T16:31:00Z">
              <w:tcPr>
                <w:tcW w:w="2070" w:type="dxa"/>
                <w:gridSpan w:val="2"/>
                <w:shd w:val="clear" w:color="auto" w:fill="FFFFFF"/>
              </w:tcPr>
            </w:tcPrChange>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983AF8" w:rsidRPr="00586C90" w14:paraId="5C20E3E3" w14:textId="77777777" w:rsidTr="00184F29">
        <w:tblPrEx>
          <w:tblW w:w="0" w:type="auto"/>
          <w:tblPrExChange w:id="917" w:author="Thike" w:date="2019-07-07T16:31:00Z">
            <w:tblPrEx>
              <w:tblW w:w="0" w:type="auto"/>
              <w:tblLayout w:type="fixed"/>
            </w:tblPrEx>
          </w:tblPrExChange>
        </w:tblPrEx>
        <w:trPr>
          <w:trHeight w:val="440"/>
          <w:trPrChange w:id="918"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919" w:author="Thike" w:date="2019-07-07T16:31:00Z">
              <w:tcPr>
                <w:tcW w:w="1080" w:type="dxa"/>
                <w:gridSpan w:val="2"/>
                <w:shd w:val="clear" w:color="auto" w:fill="FFFFFF"/>
              </w:tcPr>
            </w:tcPrChange>
          </w:tcPr>
          <w:p w14:paraId="1945FA56" w14:textId="4658A10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b w:val="0"/>
                <w:bCs w:val="0"/>
                <w:sz w:val="20"/>
                <w:szCs w:val="20"/>
                <w:rPrChange w:id="920"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"_ENREF_64" \o "Li, 2013 #649"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64</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921" w:author="Thike" w:date="2019-07-07T16:31:00Z">
              <w:tcPr>
                <w:tcW w:w="1260" w:type="dxa"/>
                <w:gridSpan w:val="2"/>
                <w:shd w:val="clear" w:color="auto" w:fill="FFFFFF"/>
              </w:tcPr>
            </w:tcPrChange>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0" w:type="auto"/>
            <w:shd w:val="clear" w:color="auto" w:fill="FFFFFF"/>
            <w:tcPrChange w:id="922" w:author="Thike" w:date="2019-07-07T16:31:00Z">
              <w:tcPr>
                <w:tcW w:w="1260" w:type="dxa"/>
                <w:gridSpan w:val="3"/>
                <w:shd w:val="clear" w:color="auto" w:fill="FFFFFF"/>
              </w:tcPr>
            </w:tcPrChange>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23" w:author="Thike" w:date="2019-07-07T23:15:00Z">
              <w:r w:rsidRPr="00586C90">
                <w:rPr>
                  <w:rFonts w:ascii="Times New Roman" w:hAnsi="Times New Roman" w:cs="Times New Roman"/>
                  <w:sz w:val="20"/>
                  <w:szCs w:val="20"/>
                </w:rPr>
                <w:t>atmospheric environment</w:t>
              </w:r>
            </w:ins>
          </w:p>
        </w:tc>
        <w:tc>
          <w:tcPr>
            <w:tcW w:w="0" w:type="auto"/>
            <w:gridSpan w:val="2"/>
            <w:shd w:val="clear" w:color="auto" w:fill="FFFFFF"/>
            <w:tcPrChange w:id="924" w:author="Thike" w:date="2019-07-07T16:31:00Z">
              <w:tcPr>
                <w:tcW w:w="1260" w:type="dxa"/>
                <w:gridSpan w:val="2"/>
                <w:shd w:val="clear" w:color="auto" w:fill="FFFFFF"/>
              </w:tcPr>
            </w:tcPrChange>
          </w:tcPr>
          <w:p w14:paraId="1C6A3492" w14:textId="2641383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del w:id="925" w:author="Thike" w:date="2019-07-05T01:20:00Z">
              <w:r w:rsidRPr="00586C90" w:rsidDel="000D13A9">
                <w:rPr>
                  <w:rFonts w:ascii="Times New Roman" w:hAnsi="Times New Roman" w:cs="Times New Roman"/>
                  <w:sz w:val="20"/>
                  <w:szCs w:val="20"/>
                </w:rPr>
                <w:delText>temperature</w:delText>
              </w:r>
            </w:del>
            <w:ins w:id="926" w:author="Thike" w:date="2019-07-06T05:02:00Z">
              <w:r>
                <w:rPr>
                  <w:rFonts w:ascii="Times New Roman" w:hAnsi="Times New Roman" w:cs="Times New Roman"/>
                  <w:sz w:val="20"/>
                  <w:szCs w:val="20"/>
                </w:rPr>
                <w:t>temperature</w:t>
              </w:r>
            </w:ins>
            <w:r w:rsidRPr="00586C90">
              <w:rPr>
                <w:rFonts w:ascii="Times New Roman" w:hAnsi="Times New Roman" w:cs="Times New Roman"/>
                <w:sz w:val="20"/>
                <w:szCs w:val="20"/>
              </w:rPr>
              <w:t>, average humidity, annual average sunshine and annual rainfall</w:t>
            </w:r>
          </w:p>
        </w:tc>
        <w:tc>
          <w:tcPr>
            <w:tcW w:w="0" w:type="auto"/>
            <w:gridSpan w:val="2"/>
            <w:shd w:val="clear" w:color="auto" w:fill="FFFFFF"/>
            <w:tcPrChange w:id="927" w:author="Thike" w:date="2019-07-07T16:31:00Z">
              <w:tcPr>
                <w:tcW w:w="1170" w:type="dxa"/>
                <w:gridSpan w:val="4"/>
                <w:shd w:val="clear" w:color="auto" w:fill="FFFFFF"/>
              </w:tcPr>
            </w:tcPrChange>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Change w:id="928" w:author="Thike" w:date="2019-07-07T16:31:00Z">
              <w:tcPr>
                <w:tcW w:w="1350" w:type="dxa"/>
                <w:gridSpan w:val="3"/>
                <w:shd w:val="clear" w:color="auto" w:fill="FFFFFF"/>
              </w:tcPr>
            </w:tcPrChange>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ins w:id="929" w:author="Thike" w:date="2019-07-06T04:26:00Z">
              <w:r>
                <w:rPr>
                  <w:rFonts w:ascii="Times New Roman" w:hAnsi="Times New Roman" w:cs="Times New Roman"/>
                  <w:sz w:val="20"/>
                  <w:szCs w:val="20"/>
                </w:rPr>
                <w:t xml:space="preserve"> rate</w:t>
              </w:r>
            </w:ins>
          </w:p>
        </w:tc>
        <w:tc>
          <w:tcPr>
            <w:tcW w:w="0" w:type="auto"/>
            <w:gridSpan w:val="5"/>
            <w:shd w:val="clear" w:color="auto" w:fill="FFFFFF"/>
            <w:tcPrChange w:id="930" w:author="Thike" w:date="2019-07-07T16:31:00Z">
              <w:tcPr>
                <w:tcW w:w="1170" w:type="dxa"/>
                <w:gridSpan w:val="3"/>
                <w:shd w:val="clear" w:color="auto" w:fill="FFFFFF"/>
              </w:tcPr>
            </w:tcPrChange>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931" w:author="Thike" w:date="2019-07-07T16:31:00Z">
              <w:tcPr>
                <w:tcW w:w="2070" w:type="dxa"/>
                <w:gridSpan w:val="2"/>
                <w:shd w:val="clear" w:color="auto" w:fill="FFFFFF"/>
              </w:tcPr>
            </w:tcPrChange>
          </w:tcPr>
          <w:p w14:paraId="0DAA5F91" w14:textId="11F4FB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32" w:author="Thike" w:date="2019-07-03T15:27:00Z">
              <w:r w:rsidRPr="00586C90">
                <w:rPr>
                  <w:rFonts w:ascii="Times New Roman" w:hAnsi="Times New Roman" w:cs="Times New Roman"/>
                  <w:sz w:val="20"/>
                  <w:szCs w:val="20"/>
                </w:rPr>
                <w:t>BPNN</w:t>
              </w:r>
            </w:ins>
            <w:del w:id="933" w:author="Thike" w:date="2019-07-03T15:27:00Z">
              <w:r w:rsidRPr="00586C90" w:rsidDel="002A0880">
                <w:rPr>
                  <w:rFonts w:ascii="Times New Roman" w:hAnsi="Times New Roman" w:cs="Times New Roman"/>
                  <w:sz w:val="20"/>
                  <w:szCs w:val="20"/>
                </w:rPr>
                <w:delText>backpropagation neural network</w:delText>
              </w:r>
            </w:del>
          </w:p>
        </w:tc>
      </w:tr>
      <w:tr w:rsidR="00983AF8" w:rsidRPr="00586C90" w14:paraId="68304B1A" w14:textId="77777777" w:rsidTr="00184F29">
        <w:tblPrEx>
          <w:tblW w:w="0" w:type="auto"/>
          <w:tblPrExChange w:id="934"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93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936" w:author="Thike" w:date="2019-07-07T16:31:00Z">
              <w:tcPr>
                <w:tcW w:w="1080" w:type="dxa"/>
                <w:gridSpan w:val="2"/>
                <w:shd w:val="clear" w:color="auto" w:fill="FFFFFF"/>
              </w:tcPr>
            </w:tcPrChange>
          </w:tcPr>
          <w:p w14:paraId="74D36DBA" w14:textId="4E1C46B2"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b w:val="0"/>
                <w:bCs w:val="0"/>
                <w:sz w:val="20"/>
                <w:szCs w:val="20"/>
                <w:rPrChange w:id="93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"_ENREF_65" \o "Jančíková, 2013 #650"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65</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938" w:author="Thike" w:date="2019-07-07T16:31:00Z">
              <w:tcPr>
                <w:tcW w:w="1260" w:type="dxa"/>
                <w:gridSpan w:val="2"/>
                <w:shd w:val="clear" w:color="auto" w:fill="FFFFFF"/>
              </w:tcPr>
            </w:tcPrChange>
          </w:tcPr>
          <w:p w14:paraId="6E2578D8" w14:textId="10F0E4F4"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39" w:author="Thike" w:date="2019-07-07T23:20:00Z">
              <w:r>
                <w:rPr>
                  <w:rFonts w:ascii="Times New Roman" w:hAnsi="Times New Roman" w:cs="Times New Roman"/>
                  <w:sz w:val="20"/>
                  <w:szCs w:val="20"/>
                </w:rPr>
                <w:t>industrial applications</w:t>
              </w:r>
            </w:ins>
            <w:del w:id="940" w:author="Thike" w:date="2019-07-07T23:15:00Z">
              <w:r w:rsidR="00983AF8" w:rsidRPr="00586C90" w:rsidDel="001A42A5">
                <w:rPr>
                  <w:rFonts w:ascii="Times New Roman" w:hAnsi="Times New Roman" w:cs="Times New Roman"/>
                  <w:sz w:val="20"/>
                  <w:szCs w:val="20"/>
                </w:rPr>
                <w:delText>atmospheric environment</w:delText>
              </w:r>
            </w:del>
          </w:p>
        </w:tc>
        <w:tc>
          <w:tcPr>
            <w:tcW w:w="0" w:type="auto"/>
            <w:shd w:val="clear" w:color="auto" w:fill="FFFFFF"/>
            <w:tcPrChange w:id="941" w:author="Thike" w:date="2019-07-07T16:31:00Z">
              <w:tcPr>
                <w:tcW w:w="1260" w:type="dxa"/>
                <w:gridSpan w:val="3"/>
                <w:shd w:val="clear" w:color="auto" w:fill="FFFFFF"/>
              </w:tcPr>
            </w:tcPrChange>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42" w:author="Thike" w:date="2019-07-07T23:15:00Z">
              <w:r w:rsidRPr="00586C90">
                <w:rPr>
                  <w:rFonts w:ascii="Times New Roman" w:hAnsi="Times New Roman" w:cs="Times New Roman"/>
                  <w:sz w:val="20"/>
                  <w:szCs w:val="20"/>
                </w:rPr>
                <w:t>atmospheric environment</w:t>
              </w:r>
            </w:ins>
          </w:p>
        </w:tc>
        <w:tc>
          <w:tcPr>
            <w:tcW w:w="0" w:type="auto"/>
            <w:gridSpan w:val="2"/>
            <w:shd w:val="clear" w:color="auto" w:fill="FFFFFF"/>
            <w:tcPrChange w:id="943" w:author="Thike" w:date="2019-07-07T16:31:00Z">
              <w:tcPr>
                <w:tcW w:w="1260" w:type="dxa"/>
                <w:gridSpan w:val="2"/>
                <w:shd w:val="clear" w:color="auto" w:fill="FFFFFF"/>
              </w:tcPr>
            </w:tcPrChange>
          </w:tcPr>
          <w:p w14:paraId="2E99F579" w14:textId="339D6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44" w:author="Thike" w:date="2019-07-06T04:32:00Z">
              <w:r w:rsidRPr="00586C90" w:rsidDel="000C469A">
                <w:rPr>
                  <w:rFonts w:ascii="Times New Roman" w:hAnsi="Times New Roman" w:cs="Times New Roman"/>
                  <w:sz w:val="20"/>
                  <w:szCs w:val="20"/>
                </w:rPr>
                <w:delText xml:space="preserve">local </w:delText>
              </w:r>
            </w:del>
            <w:del w:id="945" w:author="Thike" w:date="2019-07-05T01:17:00Z">
              <w:r w:rsidRPr="00586C90" w:rsidDel="008261F4">
                <w:rPr>
                  <w:rFonts w:ascii="Times New Roman" w:hAnsi="Times New Roman" w:cs="Times New Roman"/>
                  <w:sz w:val="20"/>
                  <w:szCs w:val="20"/>
                </w:rPr>
                <w:delText>temperature</w:delText>
              </w:r>
            </w:del>
            <w:ins w:id="946" w:author="Thike" w:date="2019-07-05T01:17: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947" w:author="Thike" w:date="2019-07-03T16:45:00Z">
              <w:r w:rsidRPr="00586C90">
                <w:rPr>
                  <w:rFonts w:ascii="Times New Roman" w:hAnsi="Times New Roman" w:cs="Times New Roman"/>
                  <w:sz w:val="20"/>
                  <w:szCs w:val="20"/>
                  <w:rPrChange w:id="948" w:author="Thike" w:date="2019-07-03T16:51:00Z">
                    <w:rPr>
                      <w:rFonts w:ascii="Times New Roman" w:hAnsi="Times New Roman" w:cs="Times New Roman"/>
                      <w:sz w:val="24"/>
                      <w:szCs w:val="28"/>
                    </w:rPr>
                  </w:rPrChange>
                </w:rPr>
                <w:t>RH</w:t>
              </w:r>
            </w:ins>
            <w:del w:id="949" w:author="Thike" w:date="2019-07-03T16:45:00Z">
              <w:r w:rsidRPr="00586C90" w:rsidDel="006C681F">
                <w:rPr>
                  <w:rFonts w:ascii="Times New Roman" w:hAnsi="Times New Roman" w:cs="Times New Roman"/>
                  <w:sz w:val="20"/>
                  <w:szCs w:val="20"/>
                </w:rPr>
                <w:delText>relative humidity</w:delText>
              </w:r>
            </w:del>
            <w:r w:rsidRPr="00586C90">
              <w:rPr>
                <w:rFonts w:ascii="Times New Roman" w:hAnsi="Times New Roman" w:cs="Times New Roman"/>
                <w:sz w:val="20"/>
                <w:szCs w:val="20"/>
              </w:rPr>
              <w:t>, amount of precipitation, pH</w:t>
            </w:r>
            <w:del w:id="950" w:author="Thike" w:date="2019-07-06T04:32:00Z">
              <w:r w:rsidRPr="00586C90" w:rsidDel="000C469A">
                <w:rPr>
                  <w:rFonts w:ascii="Times New Roman" w:hAnsi="Times New Roman" w:cs="Times New Roman"/>
                  <w:sz w:val="20"/>
                  <w:szCs w:val="20"/>
                </w:rPr>
                <w:delText xml:space="preserve"> of rainfall</w:delText>
              </w:r>
            </w:del>
            <w:r w:rsidRPr="00586C90">
              <w:rPr>
                <w:rFonts w:ascii="Times New Roman" w:hAnsi="Times New Roman" w:cs="Times New Roman"/>
                <w:sz w:val="20"/>
                <w:szCs w:val="20"/>
              </w:rPr>
              <w:t xml:space="preserve">, </w:t>
            </w:r>
            <w:del w:id="951" w:author="Thike" w:date="2019-07-06T04:32:00Z">
              <w:r w:rsidRPr="00586C90" w:rsidDel="000C469A">
                <w:rPr>
                  <w:rFonts w:ascii="Times New Roman" w:hAnsi="Times New Roman" w:cs="Times New Roman"/>
                  <w:sz w:val="20"/>
                  <w:szCs w:val="20"/>
                </w:rPr>
                <w:delText xml:space="preserve">air pollution by </w:delText>
              </w:r>
            </w:del>
            <w:ins w:id="952"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953" w:author="Thike" w:date="2019-07-03T17:20:00Z">
              <w:r w:rsidRPr="00586C90" w:rsidDel="00DD2788">
                <w:rPr>
                  <w:rFonts w:ascii="Times New Roman" w:hAnsi="Times New Roman" w:cs="Times New Roman"/>
                  <w:sz w:val="20"/>
                  <w:szCs w:val="20"/>
                </w:rPr>
                <w:delText>Sulphur dioxide</w:delText>
              </w:r>
            </w:del>
            <w:r w:rsidRPr="00586C90">
              <w:rPr>
                <w:rFonts w:ascii="Times New Roman" w:hAnsi="Times New Roman" w:cs="Times New Roman"/>
                <w:sz w:val="20"/>
                <w:szCs w:val="20"/>
              </w:rPr>
              <w:t xml:space="preserve"> and expos</w:t>
            </w:r>
            <w:ins w:id="954" w:author="Thike" w:date="2019-07-05T01:17:00Z">
              <w:r>
                <w:rPr>
                  <w:rFonts w:ascii="Times New Roman" w:hAnsi="Times New Roman" w:cs="Times New Roman"/>
                  <w:sz w:val="20"/>
                  <w:szCs w:val="20"/>
                </w:rPr>
                <w:t>ure</w:t>
              </w:r>
            </w:ins>
            <w:del w:id="955" w:author="Thike" w:date="2019-07-05T01:17:00Z">
              <w:r w:rsidRPr="00586C90" w:rsidDel="008261F4">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auto"/>
            <w:gridSpan w:val="2"/>
            <w:shd w:val="clear" w:color="auto" w:fill="FFFFFF"/>
            <w:tcPrChange w:id="956" w:author="Thike" w:date="2019-07-07T16:31:00Z">
              <w:tcPr>
                <w:tcW w:w="1170" w:type="dxa"/>
                <w:gridSpan w:val="4"/>
                <w:shd w:val="clear" w:color="auto" w:fill="FFFFFF"/>
              </w:tcPr>
            </w:tcPrChange>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Change w:id="957" w:author="Thike" w:date="2019-07-07T16:31:00Z">
              <w:tcPr>
                <w:tcW w:w="1350" w:type="dxa"/>
                <w:gridSpan w:val="3"/>
                <w:shd w:val="clear" w:color="auto" w:fill="FFFFFF"/>
              </w:tcPr>
            </w:tcPrChange>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0" w:type="auto"/>
            <w:gridSpan w:val="5"/>
            <w:shd w:val="clear" w:color="auto" w:fill="FFFFFF"/>
            <w:tcPrChange w:id="958" w:author="Thike" w:date="2019-07-07T16:31:00Z">
              <w:tcPr>
                <w:tcW w:w="1170" w:type="dxa"/>
                <w:gridSpan w:val="3"/>
                <w:shd w:val="clear" w:color="auto" w:fill="FFFFFF"/>
              </w:tcPr>
            </w:tcPrChange>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959" w:author="Thike" w:date="2019-07-07T16:31:00Z">
              <w:tcPr>
                <w:tcW w:w="2070" w:type="dxa"/>
                <w:gridSpan w:val="2"/>
                <w:shd w:val="clear" w:color="auto" w:fill="FFFFFF"/>
              </w:tcPr>
            </w:tcPrChange>
          </w:tcPr>
          <w:p w14:paraId="0304BF6C" w14:textId="7A722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60" w:author="Thike" w:date="2019-07-03T16:30:00Z">
              <w:r w:rsidRPr="00586C90">
                <w:rPr>
                  <w:rFonts w:ascii="Times New Roman" w:hAnsi="Times New Roman" w:cs="Times New Roman"/>
                  <w:sz w:val="20"/>
                  <w:szCs w:val="20"/>
                  <w:rPrChange w:id="961" w:author="Thike" w:date="2019-07-03T16:51:00Z">
                    <w:rPr>
                      <w:rFonts w:ascii="Times New Roman" w:hAnsi="Times New Roman" w:cs="Times New Roman"/>
                      <w:sz w:val="24"/>
                      <w:szCs w:val="28"/>
                    </w:rPr>
                  </w:rPrChange>
                </w:rPr>
                <w:t>MLP</w:t>
              </w:r>
            </w:ins>
            <w:del w:id="962" w:author="Thike" w:date="2019-07-03T16:30:00Z">
              <w:r w:rsidRPr="00586C90" w:rsidDel="00990898">
                <w:rPr>
                  <w:rFonts w:ascii="Times New Roman" w:hAnsi="Times New Roman" w:cs="Times New Roman"/>
                  <w:sz w:val="20"/>
                  <w:szCs w:val="20"/>
                </w:rPr>
                <w:delText>multilayer perceptron</w:delText>
              </w:r>
            </w:del>
          </w:p>
        </w:tc>
      </w:tr>
      <w:tr w:rsidR="00983AF8" w:rsidRPr="00586C90" w14:paraId="69813CBF" w14:textId="77777777" w:rsidTr="00184F29">
        <w:tblPrEx>
          <w:tblW w:w="0" w:type="auto"/>
          <w:tblPrExChange w:id="963" w:author="Thike" w:date="2019-07-07T16:31:00Z">
            <w:tblPrEx>
              <w:tblW w:w="0" w:type="auto"/>
              <w:tblLayout w:type="fixed"/>
            </w:tblPrEx>
          </w:tblPrExChange>
        </w:tblPrEx>
        <w:trPr>
          <w:trHeight w:val="440"/>
          <w:trPrChange w:id="96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965" w:author="Thike" w:date="2019-07-07T16:31:00Z">
              <w:tcPr>
                <w:tcW w:w="1080" w:type="dxa"/>
                <w:gridSpan w:val="2"/>
                <w:shd w:val="clear" w:color="auto" w:fill="FFFFFF"/>
              </w:tcPr>
            </w:tcPrChange>
          </w:tcPr>
          <w:p w14:paraId="1FBE1F7B" w14:textId="7CE2BE51"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AA3004 aluminum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b w:val="0"/>
                <w:bCs w:val="0"/>
                <w:sz w:val="20"/>
                <w:szCs w:val="20"/>
                <w:rPrChange w:id="966"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"_ENREF_43" \o "Forouzan, 2007 #519"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43</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967" w:author="Thike" w:date="2019-07-07T16:31:00Z">
              <w:tcPr>
                <w:tcW w:w="1260" w:type="dxa"/>
                <w:gridSpan w:val="2"/>
                <w:shd w:val="clear" w:color="auto" w:fill="FFFFFF"/>
              </w:tcPr>
            </w:tcPrChange>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can making</w:t>
            </w:r>
          </w:p>
        </w:tc>
        <w:tc>
          <w:tcPr>
            <w:tcW w:w="0" w:type="auto"/>
            <w:shd w:val="clear" w:color="auto" w:fill="FFFFFF"/>
            <w:tcPrChange w:id="968" w:author="Thike" w:date="2019-07-07T16:31:00Z">
              <w:tcPr>
                <w:tcW w:w="1260" w:type="dxa"/>
                <w:gridSpan w:val="3"/>
                <w:shd w:val="clear" w:color="auto" w:fill="FFFFFF"/>
              </w:tcPr>
            </w:tcPrChange>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69" w:author="Thike" w:date="2019-07-07T23:26:00Z">
              <w:r w:rsidRPr="0051319F">
                <w:rPr>
                  <w:rFonts w:ascii="Times New Roman" w:hAnsi="Times New Roman" w:cs="Times New Roman" w:hint="eastAsia"/>
                  <w:sz w:val="20"/>
                  <w:szCs w:val="20"/>
                  <w:rPrChange w:id="970" w:author="Thike" w:date="2019-07-07T23:27:00Z">
                    <w:rPr>
                      <w:rFonts w:ascii="AdvEPSTIM" w:hAnsi="AdvEPSTIM" w:hint="eastAsia"/>
                      <w:color w:val="000000"/>
                      <w:sz w:val="18"/>
                      <w:szCs w:val="18"/>
                    </w:rPr>
                  </w:rPrChange>
                </w:rPr>
                <w:t>hot rolling, cold rolling and annealing</w:t>
              </w:r>
            </w:ins>
            <w:ins w:id="971" w:author="Thike" w:date="2019-07-07T23:27:00Z">
              <w:r>
                <w:rPr>
                  <w:rFonts w:ascii="Times New Roman" w:hAnsi="Times New Roman" w:cs="Times New Roman"/>
                  <w:sz w:val="20"/>
                  <w:szCs w:val="20"/>
                </w:rPr>
                <w:t xml:space="preserve"> processes</w:t>
              </w:r>
            </w:ins>
          </w:p>
        </w:tc>
        <w:tc>
          <w:tcPr>
            <w:tcW w:w="0" w:type="auto"/>
            <w:gridSpan w:val="2"/>
            <w:shd w:val="clear" w:color="auto" w:fill="FFFFFF"/>
            <w:tcPrChange w:id="972" w:author="Thike" w:date="2019-07-07T16:31:00Z">
              <w:tcPr>
                <w:tcW w:w="1260" w:type="dxa"/>
                <w:gridSpan w:val="2"/>
                <w:shd w:val="clear" w:color="auto" w:fill="FFFFFF"/>
              </w:tcPr>
            </w:tcPrChange>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the ratio of initial to final thicknesses, reduction, preheating time and temperature, finish rolling temperature </w:t>
            </w:r>
            <w:r w:rsidRPr="00586C90">
              <w:rPr>
                <w:rFonts w:ascii="Times New Roman" w:hAnsi="Times New Roman" w:cs="Times New Roman"/>
                <w:sz w:val="20"/>
                <w:szCs w:val="20"/>
              </w:rPr>
              <w:lastRenderedPageBreak/>
              <w:t>and the final annealing</w:t>
            </w:r>
            <w:r w:rsidRPr="00586C90">
              <w:rPr>
                <w:rFonts w:ascii="Times New Roman" w:hAnsi="Times New Roman" w:cs="Times New Roman"/>
                <w:sz w:val="20"/>
                <w:szCs w:val="20"/>
              </w:rPr>
              <w:br/>
              <w:t>temperature</w:t>
            </w:r>
          </w:p>
        </w:tc>
        <w:tc>
          <w:tcPr>
            <w:tcW w:w="0" w:type="auto"/>
            <w:gridSpan w:val="2"/>
            <w:shd w:val="clear" w:color="auto" w:fill="FFFFFF"/>
            <w:tcPrChange w:id="973" w:author="Thike" w:date="2019-07-07T16:31:00Z">
              <w:tcPr>
                <w:tcW w:w="1170" w:type="dxa"/>
                <w:gridSpan w:val="4"/>
                <w:shd w:val="clear" w:color="auto" w:fill="FFFFFF"/>
              </w:tcPr>
            </w:tcPrChange>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logistic sigmoid</w:t>
            </w:r>
          </w:p>
        </w:tc>
        <w:tc>
          <w:tcPr>
            <w:tcW w:w="0" w:type="auto"/>
            <w:gridSpan w:val="2"/>
            <w:shd w:val="clear" w:color="auto" w:fill="FFFFFF"/>
            <w:tcPrChange w:id="974" w:author="Thike" w:date="2019-07-07T16:31:00Z">
              <w:tcPr>
                <w:tcW w:w="1350" w:type="dxa"/>
                <w:gridSpan w:val="3"/>
                <w:shd w:val="clear" w:color="auto" w:fill="FFFFFF"/>
              </w:tcPr>
            </w:tcPrChange>
          </w:tcPr>
          <w:p w14:paraId="2E392603" w14:textId="284C40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75" w:author="Thike" w:date="2019-07-05T11:48:00Z">
              <w:r w:rsidRPr="00176FE5">
                <w:rPr>
                  <w:rFonts w:ascii="Times New Roman" w:hAnsi="Times New Roman" w:cs="Times New Roman"/>
                  <w:sz w:val="20"/>
                  <w:szCs w:val="20"/>
                  <w:rPrChange w:id="976" w:author="Thike" w:date="2019-07-05T11:51:00Z">
                    <w:rPr>
                      <w:rFonts w:ascii="Times New Roman" w:hAnsi="Times New Roman" w:cs="Times New Roman"/>
                      <w:sz w:val="24"/>
                      <w:szCs w:val="28"/>
                    </w:rPr>
                  </w:rPrChange>
                </w:rPr>
                <w:t>YS</w:t>
              </w:r>
            </w:ins>
            <w:del w:id="977"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del w:id="978" w:author="Thike" w:date="2019-07-05T11:47:00Z">
              <w:r w:rsidRPr="00586C90" w:rsidDel="00176FE5">
                <w:rPr>
                  <w:rFonts w:ascii="Times New Roman" w:hAnsi="Times New Roman" w:cs="Times New Roman"/>
                  <w:sz w:val="20"/>
                  <w:szCs w:val="20"/>
                </w:rPr>
                <w:delText>elongation</w:delText>
              </w:r>
            </w:del>
            <w:ins w:id="979" w:author="Thike" w:date="2019-07-05T11:47:00Z">
              <w:r>
                <w:rPr>
                  <w:rFonts w:ascii="Times New Roman" w:hAnsi="Times New Roman" w:cs="Times New Roman"/>
                  <w:sz w:val="20"/>
                  <w:szCs w:val="20"/>
                </w:rPr>
                <w:t>El</w:t>
              </w:r>
            </w:ins>
            <w:r w:rsidRPr="00586C90">
              <w:rPr>
                <w:rFonts w:ascii="Times New Roman" w:hAnsi="Times New Roman" w:cs="Times New Roman"/>
                <w:sz w:val="20"/>
                <w:szCs w:val="20"/>
              </w:rPr>
              <w:t xml:space="preserve">, </w:t>
            </w:r>
            <w:del w:id="980" w:author="Thike" w:date="2019-07-05T11:52:00Z">
              <w:r w:rsidRPr="00586C90" w:rsidDel="00465724">
                <w:rPr>
                  <w:rFonts w:ascii="Times New Roman" w:hAnsi="Times New Roman" w:cs="Times New Roman"/>
                  <w:sz w:val="20"/>
                  <w:szCs w:val="20"/>
                </w:rPr>
                <w:delText>ultimate</w:delText>
              </w:r>
              <w:r w:rsidRPr="00586C90" w:rsidDel="00465724">
                <w:rPr>
                  <w:rFonts w:ascii="Times New Roman" w:hAnsi="Times New Roman" w:cs="Times New Roman"/>
                  <w:sz w:val="20"/>
                  <w:szCs w:val="20"/>
                </w:rPr>
                <w:br/>
                <w:delText>tension strength</w:delText>
              </w:r>
            </w:del>
            <w:ins w:id="981" w:author="Thike" w:date="2019-07-05T11:52:00Z">
              <w:r>
                <w:rPr>
                  <w:rFonts w:ascii="Times New Roman" w:hAnsi="Times New Roman" w:cs="Times New Roman"/>
                  <w:sz w:val="20"/>
                  <w:szCs w:val="20"/>
                </w:rPr>
                <w:t>UTS</w:t>
              </w:r>
            </w:ins>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auto"/>
            <w:gridSpan w:val="5"/>
            <w:shd w:val="clear" w:color="auto" w:fill="FFFFFF"/>
            <w:tcPrChange w:id="982" w:author="Thike" w:date="2019-07-07T16:31:00Z">
              <w:tcPr>
                <w:tcW w:w="1170" w:type="dxa"/>
                <w:gridSpan w:val="3"/>
                <w:shd w:val="clear" w:color="auto" w:fill="FFFFFF"/>
              </w:tcPr>
            </w:tcPrChange>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983" w:author="Thike" w:date="2019-07-07T16:31:00Z">
              <w:tcPr>
                <w:tcW w:w="2070" w:type="dxa"/>
                <w:gridSpan w:val="2"/>
                <w:shd w:val="clear" w:color="auto" w:fill="FFFFFF"/>
              </w:tcPr>
            </w:tcPrChange>
          </w:tcPr>
          <w:p w14:paraId="3B73EE14" w14:textId="18783B1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984" w:author="Thike" w:date="2019-07-03T15:27:00Z">
              <w:r w:rsidRPr="00586C90" w:rsidDel="002A0880">
                <w:rPr>
                  <w:rFonts w:ascii="Times New Roman" w:hAnsi="Times New Roman" w:cs="Times New Roman"/>
                  <w:sz w:val="20"/>
                  <w:szCs w:val="20"/>
                </w:rPr>
                <w:delText>b</w:delText>
              </w:r>
            </w:del>
            <w:ins w:id="985" w:author="Thike" w:date="2019-07-03T15:27:00Z">
              <w:r w:rsidRPr="00586C90">
                <w:rPr>
                  <w:rFonts w:ascii="Times New Roman" w:hAnsi="Times New Roman" w:cs="Times New Roman"/>
                  <w:sz w:val="20"/>
                  <w:szCs w:val="20"/>
                </w:rPr>
                <w:t>BPNN</w:t>
              </w:r>
            </w:ins>
            <w:del w:id="986" w:author="Thike" w:date="2019-07-03T15:27:00Z">
              <w:r w:rsidRPr="00586C90" w:rsidDel="002A0880">
                <w:rPr>
                  <w:rFonts w:ascii="Times New Roman" w:hAnsi="Times New Roman" w:cs="Times New Roman"/>
                  <w:sz w:val="20"/>
                  <w:szCs w:val="20"/>
                </w:rPr>
                <w:delText>ackpropagation neural network</w:delText>
              </w:r>
            </w:del>
          </w:p>
        </w:tc>
      </w:tr>
      <w:tr w:rsidR="00983AF8" w:rsidRPr="00586C90" w14:paraId="57975FF0" w14:textId="77777777" w:rsidTr="00184F29">
        <w:tblPrEx>
          <w:tblW w:w="0" w:type="auto"/>
          <w:tblPrExChange w:id="987"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988"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989" w:author="Thike" w:date="2019-07-07T16:31:00Z">
              <w:tcPr>
                <w:tcW w:w="1080" w:type="dxa"/>
                <w:gridSpan w:val="2"/>
                <w:shd w:val="clear" w:color="auto" w:fill="FFFFFF"/>
              </w:tcPr>
            </w:tcPrChange>
          </w:tcPr>
          <w:p w14:paraId="1E04502B" w14:textId="4025B32C"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990"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b w:val="0"/>
                <w:bCs w:val="0"/>
                <w:sz w:val="20"/>
                <w:szCs w:val="20"/>
                <w:rPrChange w:id="99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"_ENREF_66" \o "Kermanpur, 2007 #652"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66</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992" w:author="Thike" w:date="2019-07-07T16:31:00Z">
              <w:tcPr>
                <w:tcW w:w="1260" w:type="dxa"/>
                <w:gridSpan w:val="2"/>
                <w:shd w:val="clear" w:color="auto" w:fill="FFFFFF"/>
              </w:tcPr>
            </w:tcPrChange>
          </w:tcPr>
          <w:p w14:paraId="268440DD" w14:textId="1FC10D4A"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93" w:author="Thike" w:date="2019-07-07T05:28:00Z">
              <w:r w:rsidRPr="005D6B22" w:rsidDel="00F4156F">
                <w:rPr>
                  <w:rFonts w:ascii="Times New Roman" w:hAnsi="Times New Roman" w:cs="Times New Roman"/>
                  <w:sz w:val="20"/>
                  <w:szCs w:val="20"/>
                  <w:highlight w:val="yellow"/>
                  <w:rPrChange w:id="994" w:author="Thike" w:date="2019-07-06T04:47:00Z">
                    <w:rPr>
                      <w:rFonts w:ascii="Times New Roman" w:hAnsi="Times New Roman" w:cs="Times New Roman"/>
                      <w:sz w:val="20"/>
                      <w:szCs w:val="20"/>
                    </w:rPr>
                  </w:rPrChange>
                </w:rPr>
                <w:delText>hot strip mills</w:delText>
              </w:r>
            </w:del>
            <w:ins w:id="995" w:author="Thike" w:date="2019-07-07T05:28:00Z">
              <w:r>
                <w:rPr>
                  <w:rFonts w:ascii="Times New Roman" w:hAnsi="Times New Roman" w:cs="Times New Roman"/>
                  <w:sz w:val="20"/>
                  <w:szCs w:val="20"/>
                </w:rPr>
                <w:t>industrial applications</w:t>
              </w:r>
            </w:ins>
          </w:p>
        </w:tc>
        <w:tc>
          <w:tcPr>
            <w:tcW w:w="0" w:type="auto"/>
            <w:shd w:val="clear" w:color="auto" w:fill="FFFFFF"/>
            <w:tcPrChange w:id="996" w:author="Thike" w:date="2019-07-07T16:31:00Z">
              <w:tcPr>
                <w:tcW w:w="1260" w:type="dxa"/>
                <w:gridSpan w:val="3"/>
                <w:shd w:val="clear" w:color="auto" w:fill="FFFFFF"/>
              </w:tcPr>
            </w:tcPrChange>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97" w:author="Thike" w:date="2019-07-08T18:25:00Z">
              <w:r w:rsidRPr="00E96E3E">
                <w:rPr>
                  <w:rFonts w:ascii="Times New Roman" w:hAnsi="Times New Roman" w:cs="Times New Roman"/>
                  <w:sz w:val="20"/>
                  <w:szCs w:val="20"/>
                </w:rPr>
                <w:t>HP hydraulic</w:t>
              </w:r>
            </w:ins>
            <w:ins w:id="998" w:author="Thike" w:date="2019-07-08T18:26:00Z">
              <w:r>
                <w:rPr>
                  <w:rFonts w:ascii="Times New Roman" w:hAnsi="Times New Roman" w:cs="Times New Roman"/>
                  <w:sz w:val="20"/>
                  <w:szCs w:val="20"/>
                </w:rPr>
                <w:t xml:space="preserve"> </w:t>
              </w:r>
            </w:ins>
            <w:ins w:id="999" w:author="Thike" w:date="2019-07-08T18:25:00Z">
              <w:r w:rsidRPr="00E96E3E">
                <w:rPr>
                  <w:rFonts w:ascii="Times New Roman" w:hAnsi="Times New Roman" w:cs="Times New Roman"/>
                  <w:sz w:val="20"/>
                  <w:szCs w:val="20"/>
                </w:rPr>
                <w:t>descaling operation</w:t>
              </w:r>
            </w:ins>
          </w:p>
        </w:tc>
        <w:tc>
          <w:tcPr>
            <w:tcW w:w="0" w:type="auto"/>
            <w:gridSpan w:val="2"/>
            <w:shd w:val="clear" w:color="auto" w:fill="FFFFFF"/>
            <w:tcPrChange w:id="1000" w:author="Thike" w:date="2019-07-07T16:31:00Z">
              <w:tcPr>
                <w:tcW w:w="1260" w:type="dxa"/>
                <w:gridSpan w:val="2"/>
                <w:shd w:val="clear" w:color="auto" w:fill="FFFFFF"/>
              </w:tcPr>
            </w:tcPrChange>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0" w:type="auto"/>
            <w:gridSpan w:val="2"/>
            <w:shd w:val="clear" w:color="auto" w:fill="FFFFFF"/>
            <w:tcPrChange w:id="1001" w:author="Thike" w:date="2019-07-07T16:31:00Z">
              <w:tcPr>
                <w:tcW w:w="1170" w:type="dxa"/>
                <w:gridSpan w:val="4"/>
                <w:shd w:val="clear" w:color="auto" w:fill="FFFFFF"/>
              </w:tcPr>
            </w:tcPrChange>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purelin, tansig</w:t>
            </w:r>
          </w:p>
        </w:tc>
        <w:tc>
          <w:tcPr>
            <w:tcW w:w="0" w:type="auto"/>
            <w:gridSpan w:val="2"/>
            <w:shd w:val="clear" w:color="auto" w:fill="FFFFFF"/>
            <w:tcPrChange w:id="1002" w:author="Thike" w:date="2019-07-07T16:31:00Z">
              <w:tcPr>
                <w:tcW w:w="1350" w:type="dxa"/>
                <w:gridSpan w:val="3"/>
                <w:shd w:val="clear" w:color="auto" w:fill="FFFFFF"/>
              </w:tcPr>
            </w:tcPrChange>
          </w:tcPr>
          <w:p w14:paraId="55A5FCE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del w:id="1003" w:author="Thike" w:date="2019-07-05T01:08:00Z">
              <w:r w:rsidRPr="00586C90" w:rsidDel="001650E7">
                <w:rPr>
                  <w:rFonts w:ascii="Times New Roman" w:hAnsi="Times New Roman" w:cs="Times New Roman"/>
                  <w:sz w:val="20"/>
                  <w:szCs w:val="20"/>
                </w:rPr>
                <w:delText>.</w:delText>
              </w:r>
            </w:del>
          </w:p>
        </w:tc>
        <w:tc>
          <w:tcPr>
            <w:tcW w:w="0" w:type="auto"/>
            <w:gridSpan w:val="5"/>
            <w:shd w:val="clear" w:color="auto" w:fill="FFFFFF"/>
            <w:tcPrChange w:id="1004" w:author="Thike" w:date="2019-07-07T16:31:00Z">
              <w:tcPr>
                <w:tcW w:w="1170" w:type="dxa"/>
                <w:gridSpan w:val="3"/>
                <w:shd w:val="clear" w:color="auto" w:fill="FFFFFF"/>
              </w:tcPr>
            </w:tcPrChange>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1005" w:author="Thike" w:date="2019-07-07T16:31:00Z">
              <w:tcPr>
                <w:tcW w:w="2070" w:type="dxa"/>
                <w:gridSpan w:val="2"/>
                <w:shd w:val="clear" w:color="auto" w:fill="FFFFFF"/>
              </w:tcPr>
            </w:tcPrChange>
          </w:tcPr>
          <w:p w14:paraId="73748175" w14:textId="017E7AB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06" w:author="Thike" w:date="2019-07-03T15:27:00Z">
              <w:r w:rsidRPr="00586C90">
                <w:rPr>
                  <w:rFonts w:ascii="Times New Roman" w:hAnsi="Times New Roman" w:cs="Times New Roman"/>
                  <w:sz w:val="20"/>
                  <w:szCs w:val="20"/>
                </w:rPr>
                <w:t>BPNN</w:t>
              </w:r>
            </w:ins>
            <w:del w:id="1007" w:author="Thike" w:date="2019-07-03T15:27:00Z">
              <w:r w:rsidRPr="00586C90" w:rsidDel="002A0880">
                <w:rPr>
                  <w:rFonts w:ascii="Times New Roman" w:hAnsi="Times New Roman" w:cs="Times New Roman"/>
                  <w:sz w:val="20"/>
                  <w:szCs w:val="20"/>
                </w:rPr>
                <w:delText>backpropagation neural network</w:delText>
              </w:r>
            </w:del>
          </w:p>
        </w:tc>
      </w:tr>
      <w:bookmarkEnd w:id="990"/>
      <w:tr w:rsidR="00983AF8" w:rsidRPr="00586C90" w14:paraId="09A18AFA" w14:textId="77777777" w:rsidTr="00184F29">
        <w:tblPrEx>
          <w:tblW w:w="0" w:type="auto"/>
          <w:tblPrExChange w:id="1008" w:author="Thike" w:date="2019-07-07T16:31:00Z">
            <w:tblPrEx>
              <w:tblW w:w="0" w:type="auto"/>
              <w:tblLayout w:type="fixed"/>
            </w:tblPrEx>
          </w:tblPrExChange>
        </w:tblPrEx>
        <w:trPr>
          <w:trHeight w:val="440"/>
          <w:trPrChange w:id="100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1010" w:author="Thike" w:date="2019-07-07T16:31:00Z">
              <w:tcPr>
                <w:tcW w:w="1080" w:type="dxa"/>
                <w:gridSpan w:val="2"/>
                <w:shd w:val="clear" w:color="auto" w:fill="FFFFFF"/>
              </w:tcPr>
            </w:tcPrChange>
          </w:tcPr>
          <w:p w14:paraId="65484C88" w14:textId="34CC5DF2"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aluminium-based, particulate-reinforced metal matrix composites (MMCs)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b w:val="0"/>
                <w:bCs w:val="0"/>
                <w:sz w:val="20"/>
                <w:szCs w:val="20"/>
                <w:rPrChange w:id="101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"_ENREF_67" \o "Altinkok, 2006 #514"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67</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1012" w:author="Thike" w:date="2019-07-07T16:31:00Z">
              <w:tcPr>
                <w:tcW w:w="1260" w:type="dxa"/>
                <w:gridSpan w:val="2"/>
                <w:shd w:val="clear" w:color="auto" w:fill="FFFFFF"/>
              </w:tcPr>
            </w:tcPrChange>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0" w:type="auto"/>
            <w:shd w:val="clear" w:color="auto" w:fill="FFFFFF"/>
            <w:tcPrChange w:id="1013" w:author="Thike" w:date="2019-07-07T16:31:00Z">
              <w:tcPr>
                <w:tcW w:w="1260" w:type="dxa"/>
                <w:gridSpan w:val="3"/>
                <w:shd w:val="clear" w:color="auto" w:fill="FFFFFF"/>
              </w:tcPr>
            </w:tcPrChange>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14" w:author="Thike" w:date="2019-07-08T18:29:00Z">
              <w:r w:rsidRPr="00CA4B89">
                <w:rPr>
                  <w:rFonts w:ascii="Times New Roman" w:hAnsi="Times New Roman" w:cs="Times New Roman"/>
                  <w:sz w:val="20"/>
                  <w:szCs w:val="20"/>
                </w:rPr>
                <w:t>stirr casting process</w:t>
              </w:r>
            </w:ins>
          </w:p>
        </w:tc>
        <w:tc>
          <w:tcPr>
            <w:tcW w:w="0" w:type="auto"/>
            <w:gridSpan w:val="2"/>
            <w:shd w:val="clear" w:color="auto" w:fill="FFFFFF"/>
            <w:tcPrChange w:id="1015" w:author="Thike" w:date="2019-07-07T16:31:00Z">
              <w:tcPr>
                <w:tcW w:w="1260" w:type="dxa"/>
                <w:gridSpan w:val="2"/>
                <w:shd w:val="clear" w:color="auto" w:fill="FFFFFF"/>
              </w:tcPr>
            </w:tcPrChange>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different SiC (µm) particle size ranges</w:t>
            </w:r>
          </w:p>
        </w:tc>
        <w:tc>
          <w:tcPr>
            <w:tcW w:w="0" w:type="auto"/>
            <w:gridSpan w:val="2"/>
            <w:shd w:val="clear" w:color="auto" w:fill="FFFFFF"/>
            <w:tcPrChange w:id="1016" w:author="Thike" w:date="2019-07-07T16:31:00Z">
              <w:tcPr>
                <w:tcW w:w="1170" w:type="dxa"/>
                <w:gridSpan w:val="4"/>
                <w:shd w:val="clear" w:color="auto" w:fill="FFFFFF"/>
              </w:tcPr>
            </w:tcPrChange>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Change w:id="1017" w:author="Thike" w:date="2019-07-07T16:31:00Z">
              <w:tcPr>
                <w:tcW w:w="1350" w:type="dxa"/>
                <w:gridSpan w:val="3"/>
                <w:shd w:val="clear" w:color="auto" w:fill="FFFFFF"/>
              </w:tcPr>
            </w:tcPrChange>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auto"/>
            <w:gridSpan w:val="5"/>
            <w:shd w:val="clear" w:color="auto" w:fill="FFFFFF"/>
            <w:tcPrChange w:id="1018" w:author="Thike" w:date="2019-07-07T16:31:00Z">
              <w:tcPr>
                <w:tcW w:w="1170" w:type="dxa"/>
                <w:gridSpan w:val="3"/>
                <w:shd w:val="clear" w:color="auto" w:fill="FFFFFF"/>
              </w:tcPr>
            </w:tcPrChange>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1019" w:author="Thike" w:date="2019-07-07T16:31:00Z">
              <w:tcPr>
                <w:tcW w:w="2070" w:type="dxa"/>
                <w:gridSpan w:val="2"/>
                <w:shd w:val="clear" w:color="auto" w:fill="FFFFFF"/>
              </w:tcPr>
            </w:tcPrChange>
          </w:tcPr>
          <w:p w14:paraId="7F2355DA" w14:textId="39E42C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20" w:author="Thike" w:date="2019-07-03T16:30:00Z">
              <w:r w:rsidRPr="00586C90">
                <w:rPr>
                  <w:rFonts w:ascii="Times New Roman" w:hAnsi="Times New Roman" w:cs="Times New Roman"/>
                  <w:sz w:val="20"/>
                  <w:szCs w:val="20"/>
                  <w:rPrChange w:id="1021" w:author="Thike" w:date="2019-07-03T16:51:00Z">
                    <w:rPr>
                      <w:rFonts w:ascii="Times New Roman" w:hAnsi="Times New Roman" w:cs="Times New Roman"/>
                      <w:sz w:val="24"/>
                      <w:szCs w:val="28"/>
                    </w:rPr>
                  </w:rPrChange>
                </w:rPr>
                <w:t>MLP</w:t>
              </w:r>
            </w:ins>
            <w:del w:id="1022" w:author="Thike" w:date="2019-07-03T16:30:00Z">
              <w:r w:rsidRPr="00586C90" w:rsidDel="00990898">
                <w:rPr>
                  <w:rFonts w:ascii="Times New Roman" w:hAnsi="Times New Roman" w:cs="Times New Roman"/>
                  <w:sz w:val="20"/>
                  <w:szCs w:val="20"/>
                </w:rPr>
                <w:delText xml:space="preserve">multilayer Perceptron </w:delText>
              </w:r>
            </w:del>
          </w:p>
        </w:tc>
      </w:tr>
      <w:tr w:rsidR="00983AF8" w:rsidRPr="00586C90" w14:paraId="25AB127E" w14:textId="77777777" w:rsidTr="00184F29">
        <w:tblPrEx>
          <w:tblW w:w="0" w:type="auto"/>
          <w:tblPrExChange w:id="1023"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102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1025" w:author="Thike" w:date="2019-07-07T16:31:00Z">
              <w:tcPr>
                <w:tcW w:w="1080" w:type="dxa"/>
                <w:gridSpan w:val="2"/>
                <w:shd w:val="clear" w:color="auto" w:fill="FFFFFF"/>
              </w:tcPr>
            </w:tcPrChange>
          </w:tcPr>
          <w:p w14:paraId="155D5930" w14:textId="5A0BF689"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3741A1">
              <w:rPr>
                <w:rFonts w:ascii="Times New Roman" w:hAnsi="Times New Roman" w:cs="Times New Roman"/>
                <w:b w:val="0"/>
                <w:bCs w:val="0"/>
                <w:noProof/>
                <w:sz w:val="20"/>
                <w:szCs w:val="20"/>
                <w:rPrChange w:id="1026" w:author="Thike" w:date="2019-07-08T21:54:00Z">
                  <w:rPr>
                    <w:rFonts w:ascii="Times New Roman" w:hAnsi="Times New Roman" w:cs="Times New Roman"/>
                    <w:b w:val="0"/>
                    <w:bCs w:val="0"/>
                    <w:sz w:val="20"/>
                    <w:szCs w:val="20"/>
                  </w:rPr>
                </w:rPrChange>
              </w:rPr>
              <w:fldChar w:fldCharType="begin"/>
            </w:r>
            <w:r w:rsidR="00671DCC">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3741A1">
              <w:rPr>
                <w:rFonts w:ascii="Times New Roman" w:hAnsi="Times New Roman" w:cs="Times New Roman"/>
                <w:b w:val="0"/>
                <w:bCs w:val="0"/>
                <w:noProof/>
                <w:sz w:val="20"/>
                <w:szCs w:val="20"/>
                <w:rPrChange w:id="1027" w:author="Thike" w:date="2019-07-08T21:54:00Z">
                  <w:rPr>
                    <w:rFonts w:ascii="Times New Roman" w:hAnsi="Times New Roman" w:cs="Times New Roman"/>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"_ENREF_34" \o "Montakhab, 2010 #654"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34</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3741A1">
              <w:rPr>
                <w:rFonts w:ascii="Times New Roman" w:hAnsi="Times New Roman" w:cs="Times New Roman"/>
                <w:b w:val="0"/>
                <w:bCs w:val="0"/>
                <w:noProof/>
                <w:sz w:val="20"/>
                <w:szCs w:val="20"/>
                <w:rPrChange w:id="1028" w:author="Thike" w:date="2019-07-08T21:54:00Z">
                  <w:rPr>
                    <w:rFonts w:ascii="Times New Roman" w:hAnsi="Times New Roman" w:cs="Times New Roman"/>
                    <w:sz w:val="20"/>
                    <w:szCs w:val="20"/>
                  </w:rPr>
                </w:rPrChange>
              </w:rPr>
              <w:fldChar w:fldCharType="end"/>
            </w:r>
          </w:p>
        </w:tc>
        <w:tc>
          <w:tcPr>
            <w:tcW w:w="0" w:type="auto"/>
            <w:gridSpan w:val="2"/>
            <w:shd w:val="clear" w:color="auto" w:fill="FFFFFF"/>
            <w:tcPrChange w:id="1029" w:author="Thike" w:date="2019-07-07T16:31:00Z">
              <w:tcPr>
                <w:tcW w:w="1260" w:type="dxa"/>
                <w:gridSpan w:val="2"/>
                <w:shd w:val="clear" w:color="auto" w:fill="FFFFFF"/>
              </w:tcPr>
            </w:tcPrChange>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0" w:type="auto"/>
            <w:shd w:val="clear" w:color="auto" w:fill="FFFFFF"/>
            <w:tcPrChange w:id="1030" w:author="Thike" w:date="2019-07-07T16:31:00Z">
              <w:tcPr>
                <w:tcW w:w="1260" w:type="dxa"/>
                <w:gridSpan w:val="3"/>
                <w:shd w:val="clear" w:color="auto" w:fill="FFFFFF"/>
              </w:tcPr>
            </w:tcPrChange>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ins w:id="1031" w:author="Thike" w:date="2019-07-09T00:00:00Z"/>
                <w:rFonts w:ascii="Times New Roman" w:hAnsi="Times New Roman" w:cs="Times New Roman"/>
                <w:sz w:val="20"/>
                <w:szCs w:val="20"/>
              </w:rPr>
            </w:pPr>
            <w:ins w:id="1032" w:author="Thike" w:date="2019-07-08T23:22:00Z">
              <w:r>
                <w:rPr>
                  <w:rFonts w:ascii="Times New Roman" w:hAnsi="Times New Roman" w:cs="Times New Roman"/>
                  <w:sz w:val="20"/>
                  <w:szCs w:val="20"/>
                </w:rPr>
                <w:t>h</w:t>
              </w:r>
              <w:r w:rsidRPr="00204E17">
                <w:rPr>
                  <w:rFonts w:ascii="Times New Roman" w:hAnsi="Times New Roman" w:cs="Times New Roman" w:hint="eastAsia"/>
                  <w:sz w:val="20"/>
                  <w:szCs w:val="20"/>
                  <w:rPrChange w:id="1033" w:author="Thike" w:date="2019-07-08T23:22:00Z">
                    <w:rPr>
                      <w:rFonts w:ascii="Times-Roman" w:hAnsi="Times-Roman" w:hint="eastAsia"/>
                      <w:color w:val="000000"/>
                      <w:sz w:val="20"/>
                      <w:szCs w:val="20"/>
                    </w:rPr>
                  </w:rPrChange>
                </w:rPr>
                <w:t xml:space="preserve">ot compression </w:t>
              </w:r>
              <w:r w:rsidRPr="00204E17">
                <w:rPr>
                  <w:rFonts w:ascii="Times New Roman" w:hAnsi="Times New Roman" w:cs="Times New Roman"/>
                  <w:sz w:val="20"/>
                  <w:szCs w:val="20"/>
                  <w:rPrChange w:id="1034" w:author="Thike" w:date="2019-07-08T23:22:00Z">
                    <w:rPr>
                      <w:rFonts w:ascii="Myanmar Text" w:hAnsi="Myanmar Text" w:cs="Myanmar Text"/>
                      <w:color w:val="000000"/>
                      <w:sz w:val="20"/>
                      <w:szCs w:val="20"/>
                    </w:rPr>
                  </w:rPrChange>
                </w:rPr>
                <w:t>test</w:t>
              </w:r>
            </w:ins>
          </w:p>
          <w:p w14:paraId="19CA0F0A" w14:textId="0B9FAC98" w:rsidR="008C50F4" w:rsidRPr="00204E17"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Change w:id="1035" w:author="Thike" w:date="2019-07-08T23:22:00Z">
                  <w:rPr>
                    <w:rFonts w:ascii="Times New Roman" w:hAnsi="Times New Roman" w:cs="Times New Roman"/>
                    <w:sz w:val="20"/>
                    <w:szCs w:val="20"/>
                  </w:rPr>
                </w:rPrChange>
              </w:rPr>
            </w:pPr>
            <w:ins w:id="1036" w:author="Thike" w:date="2019-07-09T00:00:00Z">
              <w:r>
                <w:rPr>
                  <w:rFonts w:ascii="Times New Roman" w:hAnsi="Times New Roman" w:cs="Times New Roman"/>
                  <w:sz w:val="20"/>
                  <w:szCs w:val="20"/>
                </w:rPr>
                <w:t>(</w:t>
              </w:r>
              <w:r w:rsidRPr="008C50F4">
                <w:rPr>
                  <w:rFonts w:ascii="Times New Roman" w:hAnsi="Times New Roman" w:cs="Times New Roman"/>
                  <w:sz w:val="20"/>
                  <w:szCs w:val="20"/>
                  <w:highlight w:val="yellow"/>
                  <w:rPrChange w:id="1037" w:author="Thike" w:date="2019-07-09T00:00:00Z">
                    <w:rPr>
                      <w:rFonts w:ascii="Times New Roman" w:hAnsi="Times New Roman" w:cs="Times New Roman"/>
                      <w:sz w:val="20"/>
                      <w:szCs w:val="20"/>
                    </w:rPr>
                  </w:rPrChange>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ins>
          </w:p>
        </w:tc>
        <w:tc>
          <w:tcPr>
            <w:tcW w:w="0" w:type="auto"/>
            <w:gridSpan w:val="2"/>
            <w:shd w:val="clear" w:color="auto" w:fill="FFFFFF"/>
            <w:tcPrChange w:id="1038" w:author="Thike" w:date="2019-07-07T16:31:00Z">
              <w:tcPr>
                <w:tcW w:w="1260" w:type="dxa"/>
                <w:gridSpan w:val="2"/>
                <w:shd w:val="clear" w:color="auto" w:fill="FFFFFF"/>
              </w:tcPr>
            </w:tcPrChange>
          </w:tcPr>
          <w:p w14:paraId="7D6CB5BD" w14:textId="15F6027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39" w:author="Thike" w:date="2019-07-03T16:42:00Z">
              <w:r w:rsidRPr="00586C90">
                <w:rPr>
                  <w:rFonts w:ascii="Times New Roman" w:hAnsi="Times New Roman" w:cs="Times New Roman"/>
                  <w:sz w:val="20"/>
                  <w:szCs w:val="20"/>
                  <w:rPrChange w:id="1040" w:author="Thike" w:date="2019-07-03T16:51:00Z">
                    <w:rPr>
                      <w:rFonts w:ascii="Times New Roman" w:hAnsi="Times New Roman" w:cs="Times New Roman"/>
                      <w:sz w:val="24"/>
                      <w:szCs w:val="28"/>
                    </w:rPr>
                  </w:rPrChange>
                </w:rPr>
                <w:t>T</w:t>
              </w:r>
            </w:ins>
            <w:del w:id="1041"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1042" w:author="Thike" w:date="2019-07-03T16:49:00Z">
              <w:r w:rsidRPr="00586C90">
                <w:rPr>
                  <w:rFonts w:ascii="Times New Roman" w:hAnsi="Times New Roman" w:cs="Times New Roman"/>
                  <w:sz w:val="20"/>
                  <w:szCs w:val="20"/>
                  <w:rPrChange w:id="1043" w:author="Thike" w:date="2019-07-03T16:51:00Z">
                    <w:rPr>
                      <w:rFonts w:ascii="Times New Roman" w:hAnsi="Times New Roman" w:cs="Times New Roman"/>
                      <w:sz w:val="24"/>
                      <w:szCs w:val="28"/>
                    </w:rPr>
                  </w:rPrChange>
                </w:rPr>
                <w:t>SR</w:t>
              </w:r>
            </w:ins>
            <w:del w:id="1044"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1045" w:author="Thike" w:date="2019-07-03T16:48:00Z">
              <w:r w:rsidRPr="00586C90">
                <w:rPr>
                  <w:rFonts w:ascii="Times New Roman" w:hAnsi="Times New Roman" w:cs="Times New Roman"/>
                  <w:sz w:val="20"/>
                  <w:szCs w:val="20"/>
                  <w:rPrChange w:id="1046" w:author="Thike" w:date="2019-07-03T16:51:00Z">
                    <w:rPr>
                      <w:rFonts w:ascii="Times New Roman" w:hAnsi="Times New Roman" w:cs="Times New Roman"/>
                      <w:sz w:val="24"/>
                      <w:szCs w:val="28"/>
                    </w:rPr>
                  </w:rPrChange>
                </w:rPr>
                <w:t>S</w:t>
              </w:r>
            </w:ins>
            <w:del w:id="1047" w:author="Thike" w:date="2019-07-03T16:48:00Z">
              <w:r w:rsidRPr="00586C90" w:rsidDel="00586C90">
                <w:rPr>
                  <w:rFonts w:ascii="Times New Roman" w:hAnsi="Times New Roman" w:cs="Times New Roman"/>
                  <w:sz w:val="20"/>
                  <w:szCs w:val="20"/>
                </w:rPr>
                <w:delText>strain</w:delText>
              </w:r>
            </w:del>
          </w:p>
        </w:tc>
        <w:tc>
          <w:tcPr>
            <w:tcW w:w="0" w:type="auto"/>
            <w:gridSpan w:val="2"/>
            <w:shd w:val="clear" w:color="auto" w:fill="FFFFFF"/>
            <w:tcPrChange w:id="1048" w:author="Thike" w:date="2019-07-07T16:31:00Z">
              <w:tcPr>
                <w:tcW w:w="1170" w:type="dxa"/>
                <w:gridSpan w:val="4"/>
                <w:shd w:val="clear" w:color="auto" w:fill="FFFFFF"/>
              </w:tcPr>
            </w:tcPrChange>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r w:rsidRPr="00586C90">
              <w:rPr>
                <w:rFonts w:ascii="Times New Roman" w:hAnsi="Times New Roman" w:cs="Times New Roman" w:hint="eastAsia"/>
                <w:sz w:val="20"/>
                <w:szCs w:val="20"/>
                <w:rPrChange w:id="1049" w:author="Thike" w:date="2019-07-03T16:51:00Z">
                  <w:rPr>
                    <w:rFonts w:ascii="AdvP497E2" w:hAnsi="AdvP497E2" w:hint="eastAsia"/>
                    <w:color w:val="242021"/>
                    <w:sz w:val="20"/>
                    <w:szCs w:val="20"/>
                  </w:rPr>
                </w:rPrChange>
              </w:rPr>
              <w:t>tansig</w:t>
            </w:r>
            <w:r w:rsidRPr="00586C90">
              <w:rPr>
                <w:rFonts w:ascii="Times New Roman" w:hAnsi="Times New Roman" w:cs="Times New Roman" w:hint="eastAsia"/>
                <w:sz w:val="20"/>
                <w:szCs w:val="20"/>
                <w:rPrChange w:id="1050" w:author="Thike" w:date="2019-07-03T16:51:00Z">
                  <w:rPr>
                    <w:rFonts w:ascii="AdvP497E2" w:hAnsi="AdvP497E2" w:hint="eastAsia"/>
                    <w:color w:val="242021"/>
                    <w:sz w:val="20"/>
                    <w:szCs w:val="20"/>
                  </w:rPr>
                </w:rPrChange>
              </w:rPr>
              <w:br/>
              <w:t>and logsig</w:t>
            </w:r>
            <w:r w:rsidRPr="00586C90">
              <w:rPr>
                <w:rFonts w:ascii="Times New Roman" w:hAnsi="Times New Roman" w:cs="Times New Roman"/>
                <w:sz w:val="20"/>
                <w:szCs w:val="20"/>
              </w:rPr>
              <w:t>)</w:t>
            </w:r>
          </w:p>
        </w:tc>
        <w:tc>
          <w:tcPr>
            <w:tcW w:w="0" w:type="auto"/>
            <w:gridSpan w:val="2"/>
            <w:shd w:val="clear" w:color="auto" w:fill="FFFFFF"/>
            <w:tcPrChange w:id="1051" w:author="Thike" w:date="2019-07-07T16:31:00Z">
              <w:tcPr>
                <w:tcW w:w="1350" w:type="dxa"/>
                <w:gridSpan w:val="3"/>
                <w:shd w:val="clear" w:color="auto" w:fill="FFFFFF"/>
              </w:tcPr>
            </w:tcPrChange>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Change w:id="1052" w:author="Thike" w:date="2019-07-07T16:31:00Z">
              <w:tcPr>
                <w:tcW w:w="1170" w:type="dxa"/>
                <w:gridSpan w:val="3"/>
                <w:shd w:val="clear" w:color="auto" w:fill="FFFFFF"/>
              </w:tcPr>
            </w:tcPrChange>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1053" w:author="Thike" w:date="2019-07-07T16:31:00Z">
              <w:tcPr>
                <w:tcW w:w="2070" w:type="dxa"/>
                <w:gridSpan w:val="2"/>
                <w:shd w:val="clear" w:color="auto" w:fill="FFFFFF"/>
              </w:tcPr>
            </w:tcPrChange>
          </w:tcPr>
          <w:p w14:paraId="755A563B" w14:textId="2A8D451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54" w:author="Thike" w:date="2019-07-03T16:30:00Z">
              <w:r w:rsidRPr="00586C90">
                <w:rPr>
                  <w:rFonts w:ascii="Times New Roman" w:hAnsi="Times New Roman" w:cs="Times New Roman"/>
                  <w:sz w:val="20"/>
                  <w:szCs w:val="20"/>
                  <w:rPrChange w:id="1055" w:author="Thike" w:date="2019-07-03T16:51:00Z">
                    <w:rPr>
                      <w:rFonts w:ascii="Times New Roman" w:hAnsi="Times New Roman" w:cs="Times New Roman"/>
                      <w:sz w:val="24"/>
                      <w:szCs w:val="28"/>
                    </w:rPr>
                  </w:rPrChange>
                </w:rPr>
                <w:t>MLP</w:t>
              </w:r>
            </w:ins>
            <w:del w:id="1056" w:author="Thike" w:date="2019-07-03T16:30:00Z">
              <w:r w:rsidRPr="00586C90" w:rsidDel="00990898">
                <w:rPr>
                  <w:rFonts w:ascii="Times New Roman" w:hAnsi="Times New Roman" w:cs="Times New Roman"/>
                  <w:sz w:val="20"/>
                  <w:szCs w:val="20"/>
                </w:rPr>
                <w:delText>multilayer perceptron</w:delText>
              </w:r>
            </w:del>
          </w:p>
        </w:tc>
      </w:tr>
      <w:tr w:rsidR="00983AF8" w:rsidRPr="00586C90" w14:paraId="6A8F8C80" w14:textId="77777777" w:rsidTr="00184F29">
        <w:tblPrEx>
          <w:tblW w:w="0" w:type="auto"/>
          <w:tblPrExChange w:id="1057" w:author="Thike" w:date="2019-07-07T16:31:00Z">
            <w:tblPrEx>
              <w:tblW w:w="0" w:type="auto"/>
              <w:tblLayout w:type="fixed"/>
            </w:tblPrEx>
          </w:tblPrExChange>
        </w:tblPrEx>
        <w:trPr>
          <w:trHeight w:val="440"/>
          <w:trPrChange w:id="1058"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1059" w:author="Thike" w:date="2019-07-07T16:31:00Z">
              <w:tcPr>
                <w:tcW w:w="1080" w:type="dxa"/>
                <w:gridSpan w:val="2"/>
                <w:shd w:val="clear" w:color="auto" w:fill="FFFFFF"/>
              </w:tcPr>
            </w:tcPrChange>
          </w:tcPr>
          <w:p w14:paraId="2EF12565" w14:textId="154ECCD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b w:val="0"/>
                <w:bCs w:val="0"/>
                <w:sz w:val="20"/>
                <w:szCs w:val="20"/>
                <w:rPrChange w:id="1060"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"_ENREF_68" \o "Khaled, 2012 #656"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68</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1061" w:author="Thike" w:date="2019-07-07T16:31:00Z">
              <w:tcPr>
                <w:tcW w:w="1260" w:type="dxa"/>
                <w:gridSpan w:val="2"/>
                <w:shd w:val="clear" w:color="auto" w:fill="FFFFFF"/>
              </w:tcPr>
            </w:tcPrChange>
          </w:tcPr>
          <w:p w14:paraId="74346150" w14:textId="53178E9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del w:id="1062" w:author="Thike" w:date="2019-07-08T22:33:00Z">
              <w:r w:rsidRPr="00586C90" w:rsidDel="00473CFE">
                <w:rPr>
                  <w:rFonts w:ascii="Times New Roman" w:hAnsi="Times New Roman" w:cs="Times New Roman"/>
                  <w:sz w:val="20"/>
                  <w:szCs w:val="20"/>
                </w:rPr>
                <w:delText>s</w:delText>
              </w:r>
            </w:del>
            <w:r w:rsidRPr="00586C90">
              <w:rPr>
                <w:rFonts w:ascii="Times New Roman" w:hAnsi="Times New Roman" w:cs="Times New Roman"/>
                <w:sz w:val="20"/>
                <w:szCs w:val="20"/>
              </w:rPr>
              <w:t xml:space="preserve"> and industri</w:t>
            </w:r>
            <w:ins w:id="1063" w:author="Thike" w:date="2019-07-08T22:33:00Z">
              <w:r w:rsidR="00473CFE">
                <w:rPr>
                  <w:rFonts w:ascii="Times New Roman" w:hAnsi="Times New Roman" w:cs="Times New Roman"/>
                  <w:sz w:val="20"/>
                  <w:szCs w:val="20"/>
                </w:rPr>
                <w:t>al applications</w:t>
              </w:r>
            </w:ins>
            <w:del w:id="1064" w:author="Thike" w:date="2019-07-08T22:33:00Z">
              <w:r w:rsidRPr="00586C90" w:rsidDel="00473CFE">
                <w:rPr>
                  <w:rFonts w:ascii="Times New Roman" w:hAnsi="Times New Roman" w:cs="Times New Roman"/>
                  <w:sz w:val="20"/>
                  <w:szCs w:val="20"/>
                </w:rPr>
                <w:delText>es</w:delText>
              </w:r>
            </w:del>
          </w:p>
        </w:tc>
        <w:tc>
          <w:tcPr>
            <w:tcW w:w="0" w:type="auto"/>
            <w:shd w:val="clear" w:color="auto" w:fill="FFFFFF"/>
            <w:tcPrChange w:id="1065" w:author="Thike" w:date="2019-07-07T16:31:00Z">
              <w:tcPr>
                <w:tcW w:w="1260" w:type="dxa"/>
                <w:gridSpan w:val="3"/>
                <w:shd w:val="clear" w:color="auto" w:fill="FFFFFF"/>
              </w:tcPr>
            </w:tcPrChange>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66" w:author="Thike" w:date="2019-07-08T22:30:00Z">
              <w:r w:rsidRPr="00473CFE">
                <w:rPr>
                  <w:rFonts w:ascii="Times New Roman" w:hAnsi="Times New Roman" w:cs="Times New Roman"/>
                  <w:sz w:val="20"/>
                  <w:szCs w:val="20"/>
                </w:rPr>
                <w:t>three-compartment glass cell</w:t>
              </w:r>
            </w:ins>
          </w:p>
        </w:tc>
        <w:tc>
          <w:tcPr>
            <w:tcW w:w="0" w:type="auto"/>
            <w:gridSpan w:val="2"/>
            <w:shd w:val="clear" w:color="auto" w:fill="FFFFFF"/>
            <w:tcPrChange w:id="1067" w:author="Thike" w:date="2019-07-07T16:31:00Z">
              <w:tcPr>
                <w:tcW w:w="1260" w:type="dxa"/>
                <w:gridSpan w:val="2"/>
                <w:shd w:val="clear" w:color="auto" w:fill="FFFFFF"/>
              </w:tcPr>
            </w:tcPrChange>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 xml:space="preserve">HOMO energy, LUMO energy, energy gap, molecular area and </w:t>
            </w:r>
            <w:r w:rsidRPr="00586C90">
              <w:rPr>
                <w:rFonts w:ascii="Times New Roman" w:hAnsi="Times New Roman" w:cs="Times New Roman"/>
                <w:sz w:val="20"/>
                <w:szCs w:val="20"/>
              </w:rPr>
              <w:lastRenderedPageBreak/>
              <w:t>volume</w:t>
            </w:r>
          </w:p>
        </w:tc>
        <w:tc>
          <w:tcPr>
            <w:tcW w:w="0" w:type="auto"/>
            <w:gridSpan w:val="2"/>
            <w:shd w:val="clear" w:color="auto" w:fill="FFFFFF"/>
            <w:tcPrChange w:id="1068" w:author="Thike" w:date="2019-07-07T16:31:00Z">
              <w:tcPr>
                <w:tcW w:w="1170" w:type="dxa"/>
                <w:gridSpan w:val="4"/>
                <w:shd w:val="clear" w:color="auto" w:fill="FFFFFF"/>
              </w:tcPr>
            </w:tcPrChange>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sigmoid</w:t>
            </w:r>
          </w:p>
        </w:tc>
        <w:tc>
          <w:tcPr>
            <w:tcW w:w="0" w:type="auto"/>
            <w:gridSpan w:val="2"/>
            <w:shd w:val="clear" w:color="auto" w:fill="FFFFFF"/>
            <w:tcPrChange w:id="1069" w:author="Thike" w:date="2019-07-07T16:31:00Z">
              <w:tcPr>
                <w:tcW w:w="1350" w:type="dxa"/>
                <w:gridSpan w:val="3"/>
                <w:shd w:val="clear" w:color="auto" w:fill="FFFFFF"/>
              </w:tcPr>
            </w:tcPrChange>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efficiency</w:t>
            </w:r>
          </w:p>
        </w:tc>
        <w:tc>
          <w:tcPr>
            <w:tcW w:w="0" w:type="auto"/>
            <w:gridSpan w:val="5"/>
            <w:shd w:val="clear" w:color="auto" w:fill="FFFFFF"/>
            <w:tcPrChange w:id="1070" w:author="Thike" w:date="2019-07-07T16:31:00Z">
              <w:tcPr>
                <w:tcW w:w="1170" w:type="dxa"/>
                <w:gridSpan w:val="3"/>
                <w:shd w:val="clear" w:color="auto" w:fill="FFFFFF"/>
              </w:tcPr>
            </w:tcPrChange>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1071" w:author="Thike" w:date="2019-07-07T16:31:00Z">
              <w:tcPr>
                <w:tcW w:w="2070" w:type="dxa"/>
                <w:gridSpan w:val="2"/>
                <w:shd w:val="clear" w:color="auto" w:fill="FFFFFF"/>
              </w:tcPr>
            </w:tcPrChange>
          </w:tcPr>
          <w:p w14:paraId="56FAB21B" w14:textId="62ED0E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72" w:author="Thike" w:date="2019-07-03T16:33:00Z">
              <w:r w:rsidRPr="00586C90">
                <w:rPr>
                  <w:rFonts w:ascii="Times New Roman" w:hAnsi="Times New Roman" w:cs="Times New Roman"/>
                  <w:sz w:val="20"/>
                  <w:szCs w:val="20"/>
                  <w:rPrChange w:id="1073" w:author="Thike" w:date="2019-07-03T16:51:00Z">
                    <w:rPr>
                      <w:rFonts w:ascii="Times New Roman" w:hAnsi="Times New Roman" w:cs="Times New Roman"/>
                      <w:sz w:val="24"/>
                      <w:szCs w:val="28"/>
                    </w:rPr>
                  </w:rPrChange>
                </w:rPr>
                <w:t>MLP</w:t>
              </w:r>
            </w:ins>
            <w:del w:id="1074" w:author="Thike" w:date="2019-07-03T16:33:00Z">
              <w:r w:rsidRPr="00586C90" w:rsidDel="00990898">
                <w:rPr>
                  <w:rFonts w:ascii="Times New Roman" w:hAnsi="Times New Roman" w:cs="Times New Roman"/>
                  <w:sz w:val="20"/>
                  <w:szCs w:val="20"/>
                </w:rPr>
                <w:delText>multilayer perceptron</w:delText>
              </w:r>
            </w:del>
          </w:p>
        </w:tc>
      </w:tr>
      <w:tr w:rsidR="00983AF8" w:rsidRPr="00586C90" w14:paraId="22CCD7B5" w14:textId="77777777" w:rsidTr="00184F29">
        <w:tblPrEx>
          <w:tblW w:w="0" w:type="auto"/>
          <w:tblPrExChange w:id="1075"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107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1077" w:author="Thike" w:date="2019-07-07T16:31:00Z">
              <w:tcPr>
                <w:tcW w:w="1080" w:type="dxa"/>
                <w:gridSpan w:val="2"/>
                <w:shd w:val="clear" w:color="auto" w:fill="FFFFFF"/>
              </w:tcPr>
            </w:tcPrChange>
          </w:tcPr>
          <w:p w14:paraId="200E016A" w14:textId="67D1A031"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sandcrete materials </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b w:val="0"/>
                <w:bCs w:val="0"/>
                <w:sz w:val="20"/>
                <w:szCs w:val="20"/>
                <w:rPrChange w:id="1078"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"_ENREF_36" \o "Asteris, 2017 #30"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36</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1079" w:author="Thike" w:date="2019-07-07T16:31:00Z">
              <w:tcPr>
                <w:tcW w:w="1260" w:type="dxa"/>
                <w:gridSpan w:val="2"/>
                <w:shd w:val="clear" w:color="auto" w:fill="FFFFFF"/>
              </w:tcPr>
            </w:tcPrChange>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0" w:type="auto"/>
            <w:shd w:val="clear" w:color="auto" w:fill="FFFFFF"/>
            <w:tcPrChange w:id="1080" w:author="Thike" w:date="2019-07-07T16:31:00Z">
              <w:tcPr>
                <w:tcW w:w="1260" w:type="dxa"/>
                <w:gridSpan w:val="3"/>
                <w:shd w:val="clear" w:color="auto" w:fill="FFFFFF"/>
              </w:tcPr>
            </w:tcPrChange>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ins w:id="1081" w:author="Thike" w:date="2019-07-08T23:45:00Z"/>
                <w:rFonts w:ascii="Times New Roman" w:hAnsi="Times New Roman" w:cs="Times New Roman"/>
                <w:sz w:val="20"/>
                <w:szCs w:val="20"/>
              </w:rPr>
            </w:pPr>
            <w:ins w:id="1082" w:author="Thike" w:date="2019-07-08T22:40:00Z">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ins>
          </w:p>
          <w:p w14:paraId="6BF0C6B7" w14:textId="66AF7E30" w:rsidR="00C63437" w:rsidRPr="0087276F" w:rsidDel="00D617E0" w:rsidRDefault="00C63437">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Change w:id="1083" w:author="Thike" w:date="2019-07-08T23:46:00Z">
                <w:pPr>
                  <w:widowControl w:val="0"/>
                  <w:cnfStyle w:val="000000100000" w:firstRow="0" w:lastRow="0" w:firstColumn="0" w:lastColumn="0" w:oddVBand="0" w:evenVBand="0" w:oddHBand="1" w:evenHBand="0" w:firstRowFirstColumn="0" w:firstRowLastColumn="0" w:lastRowFirstColumn="0" w:lastRowLastColumn="0"/>
                </w:pPr>
              </w:pPrChange>
            </w:pPr>
          </w:p>
        </w:tc>
        <w:tc>
          <w:tcPr>
            <w:tcW w:w="0" w:type="auto"/>
            <w:gridSpan w:val="2"/>
            <w:shd w:val="clear" w:color="auto" w:fill="FFFFFF"/>
            <w:tcPrChange w:id="1084" w:author="Thike" w:date="2019-07-07T16:31:00Z">
              <w:tcPr>
                <w:tcW w:w="1260" w:type="dxa"/>
                <w:gridSpan w:val="2"/>
                <w:shd w:val="clear" w:color="auto" w:fill="FFFFFF"/>
              </w:tcPr>
            </w:tcPrChange>
          </w:tcPr>
          <w:p w14:paraId="74F28DC2" w14:textId="2C524A1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085" w:author="Thike" w:date="2019-07-04T18:49:00Z">
              <w:r w:rsidRPr="0087276F" w:rsidDel="00D617E0">
                <w:rPr>
                  <w:rFonts w:ascii="Times New Roman" w:hAnsi="Times New Roman" w:cs="Times New Roman"/>
                  <w:sz w:val="20"/>
                  <w:szCs w:val="20"/>
                </w:rPr>
                <w:delText>water-to-binder ratio (</w:delText>
              </w:r>
            </w:del>
            <w:r w:rsidRPr="0087276F">
              <w:rPr>
                <w:rFonts w:ascii="Times New Roman" w:hAnsi="Times New Roman" w:cs="Times New Roman"/>
                <w:sz w:val="20"/>
                <w:szCs w:val="20"/>
              </w:rPr>
              <w:t>W/B</w:t>
            </w:r>
            <w:del w:id="1086"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w:t>
            </w:r>
            <w:r w:rsidRPr="0087276F">
              <w:rPr>
                <w:rFonts w:ascii="Times New Roman" w:hAnsi="Times New Roman" w:cs="Times New Roman"/>
                <w:sz w:val="20"/>
                <w:szCs w:val="20"/>
              </w:rPr>
              <w:br/>
            </w:r>
            <w:del w:id="1087" w:author="Thike" w:date="2019-07-04T18:49:00Z">
              <w:r w:rsidRPr="0087276F" w:rsidDel="00D617E0">
                <w:rPr>
                  <w:rFonts w:ascii="Times New Roman" w:hAnsi="Times New Roman" w:cs="Times New Roman"/>
                  <w:sz w:val="20"/>
                  <w:szCs w:val="20"/>
                </w:rPr>
                <w:delText>metakaolin addition (</w:delText>
              </w:r>
            </w:del>
            <w:r w:rsidRPr="0087276F">
              <w:rPr>
                <w:rFonts w:ascii="Times New Roman" w:hAnsi="Times New Roman" w:cs="Times New Roman"/>
                <w:sz w:val="20"/>
                <w:szCs w:val="20"/>
              </w:rPr>
              <w:t>MK</w:t>
            </w:r>
            <w:del w:id="1088"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1089" w:author="Thike" w:date="2019-07-04T18:49:00Z">
              <w:r w:rsidRPr="0087276F" w:rsidDel="00D617E0">
                <w:rPr>
                  <w:rFonts w:ascii="Times New Roman" w:hAnsi="Times New Roman" w:cs="Times New Roman"/>
                  <w:sz w:val="20"/>
                  <w:szCs w:val="20"/>
                </w:rPr>
                <w:delText>binder (</w:delText>
              </w:r>
            </w:del>
            <w:r w:rsidRPr="0087276F">
              <w:rPr>
                <w:rFonts w:ascii="Times New Roman" w:hAnsi="Times New Roman" w:cs="Times New Roman"/>
                <w:sz w:val="20"/>
                <w:szCs w:val="20"/>
              </w:rPr>
              <w:t>B</w:t>
            </w:r>
            <w:del w:id="1090"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1091" w:author="Thike" w:date="2019-07-04T18:49:00Z">
              <w:r w:rsidRPr="0087276F" w:rsidDel="00D617E0">
                <w:rPr>
                  <w:rFonts w:ascii="Times New Roman" w:hAnsi="Times New Roman" w:cs="Times New Roman"/>
                  <w:sz w:val="20"/>
                  <w:szCs w:val="20"/>
                </w:rPr>
                <w:delText>superplasticizer (</w:delText>
              </w:r>
            </w:del>
            <w:r w:rsidRPr="0087276F">
              <w:rPr>
                <w:rFonts w:ascii="Times New Roman" w:hAnsi="Times New Roman" w:cs="Times New Roman"/>
                <w:sz w:val="20"/>
                <w:szCs w:val="20"/>
              </w:rPr>
              <w:t>SP</w:t>
            </w:r>
            <w:ins w:id="1092" w:author="Thike" w:date="2019-07-04T18:49:00Z">
              <w:r>
                <w:rPr>
                  <w:rFonts w:ascii="Times New Roman" w:hAnsi="Times New Roman" w:cs="Times New Roman"/>
                  <w:sz w:val="20"/>
                  <w:szCs w:val="20"/>
                </w:rPr>
                <w:t xml:space="preserve"> </w:t>
              </w:r>
            </w:ins>
            <w:del w:id="1093" w:author="Thike" w:date="2019-07-04T18:49:00Z">
              <w:r w:rsidRPr="0087276F" w:rsidDel="00D617E0">
                <w:rPr>
                  <w:rFonts w:ascii="Times New Roman" w:hAnsi="Times New Roman" w:cs="Times New Roman"/>
                  <w:sz w:val="20"/>
                  <w:szCs w:val="20"/>
                </w:rPr>
                <w:delText xml:space="preserve">), </w:delText>
              </w:r>
            </w:del>
            <w:r w:rsidRPr="0087276F">
              <w:rPr>
                <w:rFonts w:ascii="Times New Roman" w:hAnsi="Times New Roman" w:cs="Times New Roman"/>
                <w:sz w:val="20"/>
                <w:szCs w:val="20"/>
              </w:rPr>
              <w:t xml:space="preserve">and </w:t>
            </w:r>
            <w:del w:id="1094" w:author="Thike" w:date="2019-07-04T18:48:00Z">
              <w:r w:rsidRPr="0087276F" w:rsidDel="00D617E0">
                <w:rPr>
                  <w:rFonts w:ascii="Times New Roman" w:hAnsi="Times New Roman" w:cs="Times New Roman"/>
                  <w:sz w:val="20"/>
                  <w:szCs w:val="20"/>
                </w:rPr>
                <w:delText>ultrasonic velocity</w:delText>
              </w:r>
            </w:del>
            <w:r w:rsidRPr="0087276F">
              <w:rPr>
                <w:rFonts w:ascii="Times New Roman" w:hAnsi="Times New Roman" w:cs="Times New Roman"/>
                <w:sz w:val="20"/>
                <w:szCs w:val="20"/>
              </w:rPr>
              <w:br/>
            </w:r>
            <w:del w:id="1095"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UV</w:t>
            </w:r>
            <w:del w:id="1096" w:author="Thike" w:date="2019-07-04T18:48:00Z">
              <w:r w:rsidRPr="0087276F" w:rsidDel="00D617E0">
                <w:rPr>
                  <w:rFonts w:ascii="Times New Roman" w:hAnsi="Times New Roman" w:cs="Times New Roman"/>
                  <w:sz w:val="20"/>
                  <w:szCs w:val="20"/>
                </w:rPr>
                <w:delText>).</w:delText>
              </w:r>
            </w:del>
          </w:p>
        </w:tc>
        <w:tc>
          <w:tcPr>
            <w:tcW w:w="0" w:type="auto"/>
            <w:gridSpan w:val="2"/>
            <w:shd w:val="clear" w:color="auto" w:fill="FFFFFF"/>
            <w:tcPrChange w:id="1097" w:author="Thike" w:date="2019-07-07T16:31:00Z">
              <w:tcPr>
                <w:tcW w:w="1170" w:type="dxa"/>
                <w:gridSpan w:val="4"/>
                <w:shd w:val="clear" w:color="auto" w:fill="FFFFFF"/>
              </w:tcPr>
            </w:tcPrChange>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0" w:type="auto"/>
            <w:gridSpan w:val="2"/>
            <w:shd w:val="clear" w:color="auto" w:fill="FFFFFF"/>
            <w:tcPrChange w:id="1098" w:author="Thike" w:date="2019-07-07T16:31:00Z">
              <w:tcPr>
                <w:tcW w:w="1350" w:type="dxa"/>
                <w:gridSpan w:val="3"/>
                <w:shd w:val="clear" w:color="auto" w:fill="FFFFFF"/>
              </w:tcPr>
            </w:tcPrChange>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0" w:type="auto"/>
            <w:gridSpan w:val="5"/>
            <w:shd w:val="clear" w:color="auto" w:fill="FFFFFF"/>
            <w:tcPrChange w:id="1099" w:author="Thike" w:date="2019-07-07T16:31:00Z">
              <w:tcPr>
                <w:tcW w:w="1170" w:type="dxa"/>
                <w:gridSpan w:val="3"/>
                <w:shd w:val="clear" w:color="auto" w:fill="FFFFFF"/>
              </w:tcPr>
            </w:tcPrChange>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1100" w:author="Thike" w:date="2019-07-07T16:31:00Z">
              <w:tcPr>
                <w:tcW w:w="2070" w:type="dxa"/>
                <w:gridSpan w:val="2"/>
                <w:shd w:val="clear" w:color="auto" w:fill="FFFFFF"/>
              </w:tcPr>
            </w:tcPrChange>
          </w:tcPr>
          <w:p w14:paraId="175B40AC" w14:textId="27AA6E1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01" w:author="Thike" w:date="2019-07-03T15:27:00Z">
              <w:r w:rsidRPr="00586C90">
                <w:rPr>
                  <w:rFonts w:ascii="Times New Roman" w:hAnsi="Times New Roman" w:cs="Times New Roman"/>
                  <w:sz w:val="20"/>
                  <w:szCs w:val="20"/>
                </w:rPr>
                <w:t>BPNN</w:t>
              </w:r>
            </w:ins>
            <w:del w:id="1102" w:author="Thike" w:date="2019-07-03T15:27:00Z">
              <w:r w:rsidRPr="00586C90" w:rsidDel="002A0880">
                <w:rPr>
                  <w:rFonts w:ascii="Times New Roman" w:hAnsi="Times New Roman" w:cs="Times New Roman"/>
                  <w:sz w:val="20"/>
                  <w:szCs w:val="20"/>
                </w:rPr>
                <w:delText>backpropagation neural network</w:delText>
              </w:r>
            </w:del>
          </w:p>
        </w:tc>
      </w:tr>
      <w:tr w:rsidR="00983AF8" w:rsidRPr="00586C90" w14:paraId="34900FEA" w14:textId="77777777" w:rsidTr="00184F29">
        <w:tblPrEx>
          <w:tblW w:w="0" w:type="auto"/>
          <w:tblPrExChange w:id="1103" w:author="Thike" w:date="2019-07-07T16:31:00Z">
            <w:tblPrEx>
              <w:tblW w:w="0" w:type="auto"/>
              <w:tblLayout w:type="fixed"/>
            </w:tblPrEx>
          </w:tblPrExChange>
        </w:tblPrEx>
        <w:trPr>
          <w:trHeight w:val="440"/>
          <w:trPrChange w:id="110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1105" w:author="Thike" w:date="2019-07-07T16:31:00Z">
              <w:tcPr>
                <w:tcW w:w="1080" w:type="dxa"/>
                <w:gridSpan w:val="2"/>
                <w:shd w:val="clear" w:color="auto" w:fill="FFFFFF"/>
              </w:tcPr>
            </w:tcPrChange>
          </w:tcPr>
          <w:p w14:paraId="277C10B3" w14:textId="4BD863E7" w:rsidR="00983AF8" w:rsidRPr="00586C90" w:rsidRDefault="00983AF8" w:rsidP="00983AF8">
            <w:pPr>
              <w:widowControl w:val="0"/>
              <w:rPr>
                <w:rFonts w:ascii="Times New Roman" w:hAnsi="Times New Roman" w:cs="Times New Roman"/>
                <w:sz w:val="20"/>
                <w:szCs w:val="20"/>
              </w:rPr>
            </w:pPr>
            <w:bookmarkStart w:id="1106"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b w:val="0"/>
                <w:bCs w:val="0"/>
                <w:sz w:val="20"/>
                <w:szCs w:val="20"/>
                <w:rPrChange w:id="1107"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"_ENREF_28" \o "Seidl, 2012 #657"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28</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Change w:id="1108" w:author="Thike" w:date="2019-07-07T16:31:00Z">
              <w:tcPr>
                <w:tcW w:w="1260" w:type="dxa"/>
                <w:gridSpan w:val="2"/>
                <w:shd w:val="clear" w:color="auto" w:fill="FFFFFF"/>
              </w:tcPr>
            </w:tcPrChange>
          </w:tcPr>
          <w:p w14:paraId="5D99639D" w14:textId="7B904D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09" w:author="Thike" w:date="2019-07-07T18:09:00Z">
              <w:r>
                <w:rPr>
                  <w:rFonts w:ascii="Times New Roman" w:hAnsi="Times New Roman" w:cs="Times New Roman"/>
                  <w:sz w:val="20"/>
                  <w:szCs w:val="20"/>
                </w:rPr>
                <w:t>industrial applications</w:t>
              </w:r>
            </w:ins>
            <w:del w:id="1110" w:author="Thike" w:date="2019-07-07T18:09:00Z">
              <w:r w:rsidRPr="00586C90" w:rsidDel="00EC2E5A">
                <w:rPr>
                  <w:rFonts w:ascii="Times New Roman" w:hAnsi="Times New Roman" w:cs="Times New Roman"/>
                  <w:sz w:val="20"/>
                  <w:szCs w:val="20"/>
                </w:rPr>
                <w:delText>atmospheric environment</w:delText>
              </w:r>
            </w:del>
          </w:p>
        </w:tc>
        <w:tc>
          <w:tcPr>
            <w:tcW w:w="0" w:type="auto"/>
            <w:shd w:val="clear" w:color="auto" w:fill="FFFFFF"/>
            <w:tcPrChange w:id="1111" w:author="Thike" w:date="2019-07-07T16:31:00Z">
              <w:tcPr>
                <w:tcW w:w="1260" w:type="dxa"/>
                <w:gridSpan w:val="3"/>
                <w:shd w:val="clear" w:color="auto" w:fill="FFFFFF"/>
              </w:tcPr>
            </w:tcPrChange>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12" w:author="Thike" w:date="2019-07-07T18:09:00Z">
              <w:r w:rsidRPr="00586C90">
                <w:rPr>
                  <w:rFonts w:ascii="Times New Roman" w:hAnsi="Times New Roman" w:cs="Times New Roman"/>
                  <w:sz w:val="20"/>
                  <w:szCs w:val="20"/>
                </w:rPr>
                <w:t>atmospheric environment</w:t>
              </w:r>
            </w:ins>
          </w:p>
        </w:tc>
        <w:tc>
          <w:tcPr>
            <w:tcW w:w="0" w:type="auto"/>
            <w:gridSpan w:val="2"/>
            <w:shd w:val="clear" w:color="auto" w:fill="FFFFFF"/>
            <w:tcPrChange w:id="1113" w:author="Thike" w:date="2019-07-07T16:31:00Z">
              <w:tcPr>
                <w:tcW w:w="1260" w:type="dxa"/>
                <w:gridSpan w:val="2"/>
                <w:shd w:val="clear" w:color="auto" w:fill="FFFFFF"/>
              </w:tcPr>
            </w:tcPrChange>
          </w:tcPr>
          <w:p w14:paraId="608F6DE7" w14:textId="0F04587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1114" w:author="Thike" w:date="2019-07-06T05:06:00Z">
              <w:r w:rsidRPr="00586C90" w:rsidDel="002D5460">
                <w:rPr>
                  <w:rFonts w:ascii="Times New Roman" w:hAnsi="Times New Roman" w:cs="Times New Roman"/>
                  <w:sz w:val="20"/>
                  <w:szCs w:val="20"/>
                </w:rPr>
                <w:delText xml:space="preserve">local </w:delText>
              </w:r>
            </w:del>
            <w:del w:id="1115" w:author="Thike" w:date="2019-07-04T18:40:00Z">
              <w:r w:rsidRPr="00586C90" w:rsidDel="0087276F">
                <w:rPr>
                  <w:rFonts w:ascii="Times New Roman" w:hAnsi="Times New Roman" w:cs="Times New Roman"/>
                  <w:sz w:val="20"/>
                  <w:szCs w:val="20"/>
                </w:rPr>
                <w:delText>temperature</w:delText>
              </w:r>
            </w:del>
            <w:ins w:id="1116" w:author="Thike" w:date="2019-07-04T18:40: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1117" w:author="Thike" w:date="2019-07-04T18:33:00Z">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ins>
            <w:del w:id="1118" w:author="Thike" w:date="2019-07-04T18:33:00Z">
              <w:r w:rsidRPr="00023589" w:rsidDel="0087276F">
                <w:rPr>
                  <w:rFonts w:ascii="Times New Roman" w:hAnsi="Times New Roman" w:cs="Times New Roman"/>
                  <w:sz w:val="20"/>
                  <w:szCs w:val="20"/>
                </w:rPr>
                <w:delText>relative</w:delText>
              </w:r>
              <w:r w:rsidRPr="00023589" w:rsidDel="0087276F">
                <w:rPr>
                  <w:rFonts w:ascii="Times New Roman" w:hAnsi="Times New Roman" w:cs="Times New Roman"/>
                  <w:sz w:val="20"/>
                  <w:szCs w:val="20"/>
                </w:rPr>
                <w:br/>
                <w:delText>humidity</w:delText>
              </w:r>
            </w:del>
            <w:r w:rsidRPr="00023589">
              <w:rPr>
                <w:rFonts w:ascii="Times New Roman" w:hAnsi="Times New Roman" w:cs="Times New Roman"/>
                <w:sz w:val="20"/>
                <w:szCs w:val="20"/>
              </w:rPr>
              <w:t xml:space="preserve">, </w:t>
            </w:r>
            <w:del w:id="1119" w:author="Thike" w:date="2019-07-06T05:06:00Z">
              <w:r w:rsidRPr="00023589" w:rsidDel="002D5460">
                <w:rPr>
                  <w:rFonts w:ascii="Times New Roman" w:hAnsi="Times New Roman" w:cs="Times New Roman"/>
                  <w:sz w:val="20"/>
                  <w:szCs w:val="20"/>
                </w:rPr>
                <w:delText xml:space="preserve">amount of </w:delText>
              </w:r>
            </w:del>
            <w:r w:rsidRPr="00023589">
              <w:rPr>
                <w:rFonts w:ascii="Times New Roman" w:hAnsi="Times New Roman" w:cs="Times New Roman"/>
                <w:sz w:val="20"/>
                <w:szCs w:val="20"/>
              </w:rPr>
              <w:t>preci</w:t>
            </w:r>
            <w:r w:rsidRPr="00586C90">
              <w:rPr>
                <w:rFonts w:ascii="Times New Roman" w:hAnsi="Times New Roman" w:cs="Times New Roman"/>
                <w:sz w:val="20"/>
                <w:szCs w:val="20"/>
              </w:rPr>
              <w:t>pitation, pH</w:t>
            </w:r>
            <w:del w:id="1120" w:author="Thike" w:date="2019-07-06T05:06:00Z">
              <w:r w:rsidRPr="00586C90" w:rsidDel="002D5460">
                <w:rPr>
                  <w:rFonts w:ascii="Times New Roman" w:hAnsi="Times New Roman" w:cs="Times New Roman"/>
                  <w:sz w:val="20"/>
                  <w:szCs w:val="20"/>
                </w:rPr>
                <w:br/>
                <w:delText>of rainfall</w:delText>
              </w:r>
            </w:del>
            <w:r w:rsidRPr="00586C90">
              <w:rPr>
                <w:rFonts w:ascii="Times New Roman" w:hAnsi="Times New Roman" w:cs="Times New Roman"/>
                <w:sz w:val="20"/>
                <w:szCs w:val="20"/>
              </w:rPr>
              <w:t xml:space="preserve">, </w:t>
            </w:r>
            <w:del w:id="1121" w:author="Thike" w:date="2019-07-06T05:06:00Z">
              <w:r w:rsidRPr="00586C90" w:rsidDel="002D5460">
                <w:rPr>
                  <w:rFonts w:ascii="Times New Roman" w:hAnsi="Times New Roman" w:cs="Times New Roman"/>
                  <w:sz w:val="20"/>
                  <w:szCs w:val="20"/>
                </w:rPr>
                <w:delText xml:space="preserve">air pollution by </w:delText>
              </w:r>
            </w:del>
            <w:ins w:id="1122" w:author="Thike" w:date="2019-07-04T18:35: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1123" w:author="Thike" w:date="2019-07-04T18:35:00Z">
              <w:r w:rsidRPr="00586C90" w:rsidDel="0087276F">
                <w:rPr>
                  <w:rFonts w:ascii="Times New Roman" w:hAnsi="Times New Roman" w:cs="Times New Roman"/>
                  <w:sz w:val="20"/>
                  <w:szCs w:val="20"/>
                </w:rPr>
                <w:delText>sulphur</w:delText>
              </w:r>
              <w:r w:rsidRPr="00586C90" w:rsidDel="0087276F">
                <w:rPr>
                  <w:rFonts w:ascii="Times New Roman" w:hAnsi="Times New Roman" w:cs="Times New Roman"/>
                  <w:sz w:val="20"/>
                  <w:szCs w:val="20"/>
                </w:rPr>
                <w:br/>
                <w:delText xml:space="preserve">dioxide </w:delText>
              </w:r>
            </w:del>
            <w:ins w:id="1124" w:author="Thike" w:date="2019-07-04T18:35:00Z">
              <w:r>
                <w:rPr>
                  <w:rFonts w:ascii="Times New Roman" w:hAnsi="Times New Roman" w:cs="Times New Roman"/>
                  <w:sz w:val="20"/>
                  <w:szCs w:val="20"/>
                </w:rPr>
                <w:t xml:space="preserve"> </w:t>
              </w:r>
            </w:ins>
            <w:r w:rsidRPr="00586C90">
              <w:rPr>
                <w:rFonts w:ascii="Times New Roman" w:hAnsi="Times New Roman" w:cs="Times New Roman"/>
                <w:sz w:val="20"/>
                <w:szCs w:val="20"/>
              </w:rPr>
              <w:t>and expos</w:t>
            </w:r>
            <w:ins w:id="1125" w:author="Thike" w:date="2019-07-04T18:34:00Z">
              <w:r>
                <w:rPr>
                  <w:rFonts w:ascii="Times New Roman" w:hAnsi="Times New Roman" w:cs="Times New Roman"/>
                  <w:sz w:val="20"/>
                  <w:szCs w:val="20"/>
                </w:rPr>
                <w:t>ure</w:t>
              </w:r>
            </w:ins>
            <w:del w:id="1126" w:author="Thike" w:date="2019-07-04T18:34:00Z">
              <w:r w:rsidRPr="00586C90" w:rsidDel="0087276F">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auto"/>
            <w:gridSpan w:val="2"/>
            <w:shd w:val="clear" w:color="auto" w:fill="FFFFFF"/>
            <w:tcPrChange w:id="1127" w:author="Thike" w:date="2019-07-07T16:31:00Z">
              <w:tcPr>
                <w:tcW w:w="1170" w:type="dxa"/>
                <w:gridSpan w:val="4"/>
                <w:shd w:val="clear" w:color="auto" w:fill="FFFFFF"/>
              </w:tcPr>
            </w:tcPrChange>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Change w:id="1128" w:author="Thike" w:date="2019-07-07T16:31:00Z">
              <w:tcPr>
                <w:tcW w:w="1350" w:type="dxa"/>
                <w:gridSpan w:val="3"/>
                <w:shd w:val="clear" w:color="auto" w:fill="FFFFFF"/>
              </w:tcPr>
            </w:tcPrChange>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0" w:type="auto"/>
            <w:gridSpan w:val="5"/>
            <w:shd w:val="clear" w:color="auto" w:fill="FFFFFF"/>
            <w:tcPrChange w:id="1129" w:author="Thike" w:date="2019-07-07T16:31:00Z">
              <w:tcPr>
                <w:tcW w:w="1170" w:type="dxa"/>
                <w:gridSpan w:val="3"/>
                <w:shd w:val="clear" w:color="auto" w:fill="FFFFFF"/>
              </w:tcPr>
            </w:tcPrChange>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Change w:id="1130" w:author="Thike" w:date="2019-07-07T16:31:00Z">
              <w:tcPr>
                <w:tcW w:w="2070" w:type="dxa"/>
                <w:gridSpan w:val="2"/>
                <w:shd w:val="clear" w:color="auto" w:fill="FFFFFF"/>
              </w:tcPr>
            </w:tcPrChange>
          </w:tcPr>
          <w:p w14:paraId="2A7062EE" w14:textId="1B00522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31" w:author="Thike" w:date="2019-07-03T16:30:00Z">
              <w:r w:rsidRPr="00586C90">
                <w:rPr>
                  <w:rFonts w:ascii="Times New Roman" w:hAnsi="Times New Roman" w:cs="Times New Roman"/>
                  <w:sz w:val="20"/>
                  <w:szCs w:val="20"/>
                  <w:rPrChange w:id="1132" w:author="Thike" w:date="2019-07-03T16:51:00Z">
                    <w:rPr>
                      <w:rFonts w:ascii="Times New Roman" w:hAnsi="Times New Roman" w:cs="Times New Roman"/>
                      <w:sz w:val="24"/>
                      <w:szCs w:val="28"/>
                    </w:rPr>
                  </w:rPrChange>
                </w:rPr>
                <w:t>MLP</w:t>
              </w:r>
            </w:ins>
            <w:del w:id="1133" w:author="Thike" w:date="2019-07-03T16:30:00Z">
              <w:r w:rsidRPr="00586C90" w:rsidDel="00990898">
                <w:rPr>
                  <w:rFonts w:ascii="Times New Roman" w:hAnsi="Times New Roman" w:cs="Times New Roman"/>
                  <w:sz w:val="20"/>
                  <w:szCs w:val="20"/>
                </w:rPr>
                <w:delText>multilayer perceptron</w:delText>
              </w:r>
            </w:del>
          </w:p>
        </w:tc>
      </w:tr>
      <w:bookmarkEnd w:id="1106"/>
      <w:tr w:rsidR="00983AF8" w:rsidRPr="00586C90" w14:paraId="2C5771AB" w14:textId="77777777" w:rsidTr="00184F29">
        <w:tblPrEx>
          <w:tblW w:w="0" w:type="auto"/>
          <w:tblPrExChange w:id="1134" w:author="Thike" w:date="2019-07-07T16:31:00Z">
            <w:tblPrEx>
              <w:tblW w:w="0" w:type="auto"/>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440"/>
          <w:trPrChange w:id="113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Change w:id="1136" w:author="Thike" w:date="2019-07-07T16:31:00Z">
              <w:tcPr>
                <w:tcW w:w="1080" w:type="dxa"/>
                <w:gridSpan w:val="2"/>
                <w:shd w:val="clear" w:color="auto" w:fill="FFFFFF"/>
              </w:tcPr>
            </w:tcPrChange>
          </w:tcPr>
          <w:p w14:paraId="15BF5A7A" w14:textId="4665FEA5"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b w:val="0"/>
                <w:bCs w:val="0"/>
                <w:sz w:val="20"/>
                <w:szCs w:val="20"/>
                <w:rPrChange w:id="113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"_ENREF_69" \o "Upadhyay, 2013 #658"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69</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Change w:id="1138" w:author="Thike" w:date="2019-07-07T16:31:00Z">
              <w:tcPr>
                <w:tcW w:w="1260" w:type="dxa"/>
                <w:gridSpan w:val="2"/>
                <w:shd w:val="clear" w:color="auto" w:fill="FFFFFF"/>
              </w:tcPr>
            </w:tcPrChange>
          </w:tcPr>
          <w:p w14:paraId="68FEC552" w14:textId="7134DE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139" w:author="Thike" w:date="2019-07-07T18:14:00Z">
              <w:r w:rsidRPr="00586C90" w:rsidDel="00EC2E5A">
                <w:rPr>
                  <w:rFonts w:ascii="Times New Roman" w:hAnsi="Times New Roman" w:cs="Times New Roman"/>
                  <w:sz w:val="20"/>
                  <w:szCs w:val="20"/>
                </w:rPr>
                <w:delText>turning process</w:delText>
              </w:r>
            </w:del>
            <w:ins w:id="1140" w:author="Thike" w:date="2019-07-07T18:14:00Z">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ins>
          </w:p>
        </w:tc>
        <w:tc>
          <w:tcPr>
            <w:tcW w:w="0" w:type="auto"/>
            <w:shd w:val="clear" w:color="auto" w:fill="FFFFFF"/>
            <w:tcPrChange w:id="1141" w:author="Thike" w:date="2019-07-07T16:31:00Z">
              <w:tcPr>
                <w:tcW w:w="1260" w:type="dxa"/>
                <w:gridSpan w:val="3"/>
                <w:shd w:val="clear" w:color="auto" w:fill="FFFFFF"/>
              </w:tcPr>
            </w:tcPrChange>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1142" w:author="Thike" w:date="2019-07-07T18:14:00Z"/>
                <w:rFonts w:ascii="Times New Roman" w:hAnsi="Times New Roman" w:cs="Times New Roman"/>
                <w:sz w:val="20"/>
                <w:szCs w:val="20"/>
              </w:rPr>
            </w:pPr>
            <w:ins w:id="1143" w:author="Thike" w:date="2019-07-07T18:14:00Z">
              <w:r w:rsidRPr="00586C90">
                <w:rPr>
                  <w:rFonts w:ascii="Times New Roman" w:hAnsi="Times New Roman" w:cs="Times New Roman"/>
                  <w:sz w:val="20"/>
                  <w:szCs w:val="20"/>
                </w:rPr>
                <w:t>turning process</w:t>
              </w:r>
            </w:ins>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2"/>
            <w:shd w:val="clear" w:color="auto" w:fill="FFFFFF"/>
            <w:tcPrChange w:id="1144" w:author="Thike" w:date="2019-07-07T16:31:00Z">
              <w:tcPr>
                <w:tcW w:w="1260" w:type="dxa"/>
                <w:gridSpan w:val="2"/>
                <w:shd w:val="clear" w:color="auto" w:fill="FFFFFF"/>
              </w:tcPr>
            </w:tcPrChange>
          </w:tcPr>
          <w:p w14:paraId="10E4D42D" w14:textId="7E866A6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145" w:author="Thike" w:date="2019-07-06T05:12:00Z">
              <w:r w:rsidRPr="00586C90" w:rsidDel="00F00283">
                <w:rPr>
                  <w:rFonts w:ascii="Times New Roman" w:hAnsi="Times New Roman" w:cs="Times New Roman"/>
                  <w:sz w:val="20"/>
                  <w:szCs w:val="20"/>
                </w:rPr>
                <w:delText>feed rate</w:delText>
              </w:r>
            </w:del>
            <w:ins w:id="1146" w:author="Thike" w:date="2019-07-06T05:12:00Z">
              <w:r>
                <w:rPr>
                  <w:rFonts w:ascii="Times New Roman" w:hAnsi="Times New Roman" w:cs="Times New Roman"/>
                  <w:sz w:val="20"/>
                  <w:szCs w:val="20"/>
                </w:rPr>
                <w:t>s</w:t>
              </w:r>
            </w:ins>
            <w:r w:rsidRPr="00586C90">
              <w:rPr>
                <w:rFonts w:ascii="Times New Roman" w:hAnsi="Times New Roman" w:cs="Times New Roman"/>
                <w:sz w:val="20"/>
                <w:szCs w:val="20"/>
              </w:rPr>
              <w:t xml:space="preserve">, </w:t>
            </w:r>
            <w:del w:id="1147" w:author="Thike" w:date="2019-07-06T05:13:00Z">
              <w:r w:rsidRPr="00586C90" w:rsidDel="00F00283">
                <w:rPr>
                  <w:rFonts w:ascii="Times New Roman" w:hAnsi="Times New Roman" w:cs="Times New Roman"/>
                  <w:sz w:val="20"/>
                  <w:szCs w:val="20"/>
                </w:rPr>
                <w:delText>depth of</w:delText>
              </w:r>
              <w:r w:rsidRPr="00586C90" w:rsidDel="00F00283">
                <w:rPr>
                  <w:rFonts w:ascii="Times New Roman" w:hAnsi="Times New Roman" w:cs="Times New Roman"/>
                  <w:sz w:val="20"/>
                  <w:szCs w:val="20"/>
                </w:rPr>
                <w:br/>
                <w:delText>cu</w:delText>
              </w:r>
            </w:del>
            <w:r w:rsidRPr="00586C90">
              <w:rPr>
                <w:rFonts w:ascii="Times New Roman" w:hAnsi="Times New Roman" w:cs="Times New Roman"/>
                <w:sz w:val="20"/>
                <w:szCs w:val="20"/>
              </w:rPr>
              <w:t xml:space="preserve">t, </w:t>
            </w:r>
            <w:del w:id="1148" w:author="Thike" w:date="2019-07-06T05:16:00Z">
              <w:r w:rsidRPr="00586C90" w:rsidDel="007F2027">
                <w:rPr>
                  <w:rFonts w:ascii="Times New Roman" w:hAnsi="Times New Roman" w:cs="Times New Roman"/>
                  <w:sz w:val="20"/>
                  <w:szCs w:val="20"/>
                </w:rPr>
                <w:delText>acceleration amplitude of vibration in radial and tangential direction</w:delText>
              </w:r>
            </w:del>
            <w:ins w:id="1149" w:author="Thike" w:date="2019-07-06T05:16:00Z">
              <w:r>
                <w:rPr>
                  <w:rFonts w:ascii="Times New Roman" w:hAnsi="Times New Roman" w:cs="Times New Roman"/>
                  <w:sz w:val="20"/>
                  <w:szCs w:val="20"/>
                </w:rPr>
                <w:t>v</w:t>
              </w:r>
            </w:ins>
          </w:p>
        </w:tc>
        <w:tc>
          <w:tcPr>
            <w:tcW w:w="0" w:type="auto"/>
            <w:gridSpan w:val="2"/>
            <w:shd w:val="clear" w:color="auto" w:fill="FFFFFF"/>
            <w:tcPrChange w:id="1150" w:author="Thike" w:date="2019-07-07T16:31:00Z">
              <w:tcPr>
                <w:tcW w:w="1170" w:type="dxa"/>
                <w:gridSpan w:val="4"/>
                <w:shd w:val="clear" w:color="auto" w:fill="FFFFFF"/>
              </w:tcPr>
            </w:tcPrChange>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tansig, Purelin</w:t>
            </w:r>
          </w:p>
        </w:tc>
        <w:tc>
          <w:tcPr>
            <w:tcW w:w="0" w:type="auto"/>
            <w:gridSpan w:val="2"/>
            <w:shd w:val="clear" w:color="auto" w:fill="FFFFFF"/>
            <w:tcPrChange w:id="1151" w:author="Thike" w:date="2019-07-07T16:31:00Z">
              <w:tcPr>
                <w:tcW w:w="1350" w:type="dxa"/>
                <w:gridSpan w:val="3"/>
                <w:shd w:val="clear" w:color="auto" w:fill="FFFFFF"/>
              </w:tcPr>
            </w:tcPrChange>
          </w:tcPr>
          <w:p w14:paraId="35AC6041" w14:textId="789AD4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52" w:author="Thike" w:date="2019-07-06T04:10:00Z">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ins>
            <w:del w:id="1153" w:author="Thike" w:date="2019-07-06T04:10:00Z">
              <w:r w:rsidRPr="00CE0C44" w:rsidDel="00982155">
                <w:rPr>
                  <w:rFonts w:ascii="Times New Roman" w:hAnsi="Times New Roman" w:cs="Times New Roman"/>
                  <w:sz w:val="20"/>
                  <w:szCs w:val="20"/>
                </w:rPr>
                <w:delText>surface roughness</w:delText>
              </w:r>
            </w:del>
          </w:p>
        </w:tc>
        <w:tc>
          <w:tcPr>
            <w:tcW w:w="0" w:type="auto"/>
            <w:gridSpan w:val="5"/>
            <w:shd w:val="clear" w:color="auto" w:fill="FFFFFF"/>
            <w:tcPrChange w:id="1154" w:author="Thike" w:date="2019-07-07T16:31:00Z">
              <w:tcPr>
                <w:tcW w:w="1170" w:type="dxa"/>
                <w:gridSpan w:val="3"/>
                <w:shd w:val="clear" w:color="auto" w:fill="FFFFFF"/>
              </w:tcPr>
            </w:tcPrChange>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Change w:id="1155" w:author="Thike" w:date="2019-07-07T16:31:00Z">
              <w:tcPr>
                <w:tcW w:w="2070" w:type="dxa"/>
                <w:gridSpan w:val="2"/>
                <w:shd w:val="clear" w:color="auto" w:fill="FFFFFF"/>
              </w:tcPr>
            </w:tcPrChange>
          </w:tcPr>
          <w:p w14:paraId="52DABB7C" w14:textId="2B429FF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56" w:author="Thike" w:date="2019-07-03T16:30:00Z">
              <w:r w:rsidRPr="00586C90">
                <w:rPr>
                  <w:rFonts w:ascii="Times New Roman" w:hAnsi="Times New Roman" w:cs="Times New Roman"/>
                  <w:sz w:val="20"/>
                  <w:szCs w:val="20"/>
                  <w:rPrChange w:id="1157" w:author="Thike" w:date="2019-07-03T16:51:00Z">
                    <w:rPr>
                      <w:rFonts w:ascii="Times New Roman" w:hAnsi="Times New Roman" w:cs="Times New Roman"/>
                      <w:sz w:val="24"/>
                      <w:szCs w:val="28"/>
                    </w:rPr>
                  </w:rPrChange>
                </w:rPr>
                <w:t>MLP</w:t>
              </w:r>
            </w:ins>
            <w:del w:id="1158" w:author="Thike" w:date="2019-07-03T16:30:00Z">
              <w:r w:rsidRPr="00586C90" w:rsidDel="00990898">
                <w:rPr>
                  <w:rFonts w:ascii="Times New Roman" w:hAnsi="Times New Roman" w:cs="Times New Roman"/>
                  <w:sz w:val="20"/>
                  <w:szCs w:val="20"/>
                </w:rPr>
                <w:delText>multilayer perceptron</w:delText>
              </w:r>
            </w:del>
          </w:p>
        </w:tc>
      </w:tr>
      <w:tr w:rsidR="000873A1" w:rsidRPr="00586C90" w14:paraId="48EC52D0" w14:textId="77777777" w:rsidTr="00184F29">
        <w:trPr>
          <w:trHeight w:val="141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FFFFF"/>
          </w:tcPr>
          <w:p w14:paraId="31B07CFF" w14:textId="7944537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b w:val="0"/>
                <w:bCs w:val="0"/>
                <w:sz w:val="20"/>
                <w:szCs w:val="20"/>
                <w:rPrChange w:id="1159"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70" w:tooltip="Komijani, 2016 #662" w:history="1">
              <w:r w:rsidR="00671DCC"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0" w:type="auto"/>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60" w:author="Thike" w:date="2019-07-07T18:21:00Z">
              <w:r w:rsidRPr="00260CEA">
                <w:rPr>
                  <w:rFonts w:ascii="TimesNewRomanPSMT" w:hAnsi="TimesNewRomanPSMT"/>
                  <w:color w:val="242021"/>
                  <w:sz w:val="20"/>
                  <w:szCs w:val="20"/>
                </w:rPr>
                <w:t>corrosive environment</w:t>
              </w:r>
            </w:ins>
          </w:p>
        </w:tc>
        <w:tc>
          <w:tcPr>
            <w:tcW w:w="0" w:type="auto"/>
            <w:gridSpan w:val="2"/>
            <w:tcBorders>
              <w:bottom w:val="single" w:sz="4" w:space="0" w:color="auto"/>
            </w:tcBorders>
            <w:shd w:val="clear" w:color="auto" w:fill="FFFFFF"/>
          </w:tcPr>
          <w:p w14:paraId="62071E90" w14:textId="7531D3C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ins w:id="1161" w:author="Thike" w:date="2019-07-03T16:42:00Z">
              <w:r w:rsidRPr="00586C90">
                <w:rPr>
                  <w:rFonts w:ascii="Times New Roman" w:hAnsi="Times New Roman" w:cs="Times New Roman"/>
                  <w:sz w:val="20"/>
                  <w:szCs w:val="20"/>
                  <w:rPrChange w:id="1162" w:author="Thike" w:date="2019-07-03T16:51:00Z">
                    <w:rPr>
                      <w:rFonts w:ascii="Times New Roman" w:hAnsi="Times New Roman" w:cs="Times New Roman"/>
                      <w:sz w:val="24"/>
                      <w:szCs w:val="28"/>
                    </w:rPr>
                  </w:rPrChange>
                </w:rPr>
                <w:t>T</w:t>
              </w:r>
            </w:ins>
            <w:del w:id="1163"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and inhibitor concentration</w:t>
            </w:r>
            <w:r w:rsidRPr="00586C90">
              <w:rPr>
                <w:rFonts w:ascii="Times New Roman" w:hAnsi="Times New Roman" w:cs="Times New Roman" w:hint="eastAsia"/>
                <w:sz w:val="20"/>
                <w:szCs w:val="20"/>
                <w:rPrChange w:id="1164" w:author="Thike" w:date="2019-07-03T16:51:00Z">
                  <w:rPr>
                    <w:rFonts w:ascii="TimesNewRomanPSMT" w:hAnsi="TimesNewRomanPSMT" w:hint="eastAsia"/>
                    <w:color w:val="242021"/>
                    <w:sz w:val="20"/>
                    <w:szCs w:val="20"/>
                  </w:rPr>
                </w:rPrChange>
              </w:rPr>
              <w:t xml:space="preserve"> </w:t>
            </w:r>
            <w:r w:rsidRPr="00586C90">
              <w:rPr>
                <w:rFonts w:ascii="Times New Roman" w:hAnsi="Times New Roman" w:cs="Times New Roman"/>
                <w:sz w:val="20"/>
                <w:szCs w:val="20"/>
              </w:rPr>
              <w:t xml:space="preserve">of </w:t>
            </w:r>
            <w:r w:rsidRPr="00586C90">
              <w:rPr>
                <w:rFonts w:ascii="Times New Roman" w:hAnsi="Times New Roman" w:cs="Times New Roman"/>
                <w:sz w:val="20"/>
                <w:szCs w:val="20"/>
              </w:rPr>
              <w:lastRenderedPageBreak/>
              <w:t>inhibitor</w:t>
            </w:r>
          </w:p>
        </w:tc>
        <w:tc>
          <w:tcPr>
            <w:tcW w:w="0" w:type="auto"/>
            <w:gridSpan w:val="2"/>
            <w:tcBorders>
              <w:bottom w:val="single" w:sz="4" w:space="0" w:color="auto"/>
            </w:tcBorders>
            <w:shd w:val="clear" w:color="auto" w:fill="FFFFFF"/>
          </w:tcPr>
          <w:p w14:paraId="462C6370" w14:textId="4621FE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gaussian </w:t>
            </w:r>
            <w:del w:id="1165" w:author="Thike" w:date="2019-07-06T05:23:00Z">
              <w:r w:rsidRPr="00586C90" w:rsidDel="007F2027">
                <w:rPr>
                  <w:rFonts w:ascii="Times New Roman" w:hAnsi="Times New Roman" w:cs="Times New Roman"/>
                  <w:sz w:val="20"/>
                  <w:szCs w:val="20"/>
                </w:rPr>
                <w:delText>function</w:delText>
              </w:r>
            </w:del>
          </w:p>
        </w:tc>
        <w:tc>
          <w:tcPr>
            <w:tcW w:w="0" w:type="auto"/>
            <w:gridSpan w:val="2"/>
            <w:tcBorders>
              <w:bottom w:val="single" w:sz="4" w:space="0" w:color="auto"/>
            </w:tcBorders>
            <w:shd w:val="clear" w:color="auto" w:fill="FFFFFF"/>
          </w:tcPr>
          <w:p w14:paraId="2FEF9375" w14:textId="5F75D2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66" w:author="Thike" w:date="2019-07-06T05:22:00Z">
              <w:r w:rsidRPr="007F2027">
                <w:rPr>
                  <w:rFonts w:ascii="Times New Roman" w:hAnsi="Times New Roman" w:cs="Times New Roman"/>
                  <w:sz w:val="20"/>
                  <w:szCs w:val="20"/>
                </w:rPr>
                <w:t>Zr and Zi</w:t>
              </w:r>
            </w:ins>
            <w:del w:id="1167" w:author="Thike" w:date="2019-07-06T05:22:00Z">
              <w:r w:rsidRPr="00586C90" w:rsidDel="007F2027">
                <w:rPr>
                  <w:rFonts w:ascii="Times New Roman" w:hAnsi="Times New Roman" w:cs="Times New Roman"/>
                  <w:sz w:val="20"/>
                  <w:szCs w:val="20"/>
                </w:rPr>
                <w:delText>real and imaginary parts of impeda</w:delText>
              </w:r>
              <w:r w:rsidRPr="00586C90" w:rsidDel="007F2027">
                <w:rPr>
                  <w:rFonts w:ascii="Times New Roman" w:hAnsi="Times New Roman" w:cs="Times New Roman"/>
                  <w:sz w:val="20"/>
                  <w:szCs w:val="20"/>
                </w:rPr>
                <w:lastRenderedPageBreak/>
                <w:delText>nce</w:delText>
              </w:r>
            </w:del>
          </w:p>
        </w:tc>
        <w:tc>
          <w:tcPr>
            <w:tcW w:w="0" w:type="auto"/>
            <w:gridSpan w:val="5"/>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tcBorders>
              <w:bottom w:val="single" w:sz="4" w:space="0" w:color="auto"/>
            </w:tcBorders>
            <w:shd w:val="clear" w:color="auto" w:fill="FFFFFF"/>
          </w:tcPr>
          <w:p w14:paraId="27BE41BA" w14:textId="78CF28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68" w:author="Thike" w:date="2019-07-03T16:47:00Z">
              <w:r w:rsidRPr="00586C90">
                <w:rPr>
                  <w:rFonts w:ascii="Times New Roman" w:hAnsi="Times New Roman" w:cs="Times New Roman"/>
                  <w:sz w:val="20"/>
                  <w:szCs w:val="20"/>
                  <w:rPrChange w:id="1169" w:author="Thike" w:date="2019-07-03T16:51:00Z">
                    <w:rPr>
                      <w:rFonts w:ascii="Times New Roman" w:hAnsi="Times New Roman" w:cs="Times New Roman"/>
                      <w:sz w:val="24"/>
                      <w:szCs w:val="28"/>
                    </w:rPr>
                  </w:rPrChange>
                </w:rPr>
                <w:t>RBFNN</w:t>
              </w:r>
            </w:ins>
            <w:del w:id="1170" w:author="Thike" w:date="2019-07-03T16:47:00Z">
              <w:r w:rsidRPr="00586C90" w:rsidDel="00586C90">
                <w:rPr>
                  <w:rFonts w:ascii="Times New Roman" w:hAnsi="Times New Roman" w:cs="Times New Roman"/>
                  <w:sz w:val="20"/>
                  <w:szCs w:val="20"/>
                </w:rPr>
                <w:delText>radial basis function neural network</w:delText>
              </w:r>
            </w:del>
          </w:p>
        </w:tc>
      </w:tr>
    </w:tbl>
    <w:p w14:paraId="781EEFE2" w14:textId="2B5D252B" w:rsidR="00166FB5" w:rsidRDefault="00166FB5" w:rsidP="00E0463D">
      <w:pPr>
        <w:widowControl w:val="0"/>
        <w:spacing w:after="0"/>
        <w:rPr>
          <w:noProof/>
        </w:rPr>
      </w:pPr>
    </w:p>
    <w:p w14:paraId="6B530F90" w14:textId="318579D8" w:rsidR="00CF1552" w:rsidRDefault="00BB5F6D">
      <w:pPr>
        <w:pStyle w:val="2"/>
        <w:spacing w:after="240"/>
        <w:rPr>
          <w:noProof/>
        </w:rPr>
        <w:pPrChange w:id="1171" w:author="Thike" w:date="2019-07-03T17:35:00Z">
          <w:pPr>
            <w:pStyle w:val="3"/>
            <w:widowControl w:val="0"/>
            <w:spacing w:after="240"/>
          </w:pPr>
        </w:pPrChange>
      </w:pPr>
      <w:r>
        <w:rPr>
          <w:noProof/>
        </w:rPr>
        <w:t xml:space="preserve"> </w:t>
      </w:r>
      <w:r w:rsidR="00205DC2">
        <w:rPr>
          <w:noProof/>
        </w:rPr>
        <w:t xml:space="preserve">ANN for </w:t>
      </w:r>
      <w:commentRangeStart w:id="1172"/>
      <w:r w:rsidR="00AC2B96">
        <w:rPr>
          <w:noProof/>
        </w:rPr>
        <w:t>Typical</w:t>
      </w:r>
      <w:commentRangeEnd w:id="1172"/>
      <w:r w:rsidR="00B75518">
        <w:rPr>
          <w:rStyle w:val="a6"/>
          <w:rFonts w:ascii="Calibri" w:eastAsia="宋体" w:hAnsi="Calibri"/>
          <w:b w:val="0"/>
        </w:rPr>
        <w:commentReference w:id="1172"/>
      </w:r>
      <w:r w:rsidR="00AC2B96">
        <w:rPr>
          <w:noProof/>
        </w:rPr>
        <w:t xml:space="preserve"> </w:t>
      </w:r>
      <w:r w:rsidR="00205DC2">
        <w:rPr>
          <w:noProof/>
        </w:rPr>
        <w:t xml:space="preserve">Materials </w:t>
      </w:r>
      <w:commentRangeStart w:id="1173"/>
      <w:r w:rsidR="00205DC2" w:rsidRPr="0041599D">
        <w:rPr>
          <w:noProof/>
        </w:rPr>
        <w:t>Performance Prediction</w:t>
      </w:r>
      <w:commentRangeEnd w:id="1173"/>
      <w:r w:rsidR="00EB64C7">
        <w:rPr>
          <w:rStyle w:val="a6"/>
          <w:rFonts w:ascii="Calibri" w:eastAsia="宋体" w:hAnsi="Calibri"/>
          <w:b w:val="0"/>
        </w:rPr>
        <w:commentReference w:id="1173"/>
      </w:r>
    </w:p>
    <w:p w14:paraId="6C88E9EA" w14:textId="0B713C9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&lt;EndNote&gt;&lt;Cite&gt;&lt;Author&gt;Zhang&lt;/Author&gt;&lt;Year&gt;2007&lt;/Year&gt;&lt;RecNum&gt;488&lt;/RecNum&gt;&lt;DisplayText&gt;[71]&lt;/DisplayText&gt;&lt;record&gt;&lt;rec-number&gt;488&lt;/rec-number&gt;&lt;foreign-keys&gt;&lt;key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488" w:history="1">
        <w:r w:rsidR="00671DCC">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ins w:id="1175" w:author="Thike" w:date="2019-07-07T17:15:00Z">
        <w:r w:rsidR="00246761">
          <w:rPr>
            <w:rFonts w:ascii="Times New Roman" w:hAnsi="Times New Roman" w:cs="Times New Roman"/>
            <w:noProof/>
            <w:sz w:val="24"/>
            <w:szCs w:val="24"/>
          </w:rPr>
          <w:t>mechanical</w:t>
        </w:r>
      </w:ins>
      <w:ins w:id="1176" w:author="Thike" w:date="2019-07-03T18:06:00Z">
        <w:r w:rsidR="003E68CC">
          <w:rPr>
            <w:rFonts w:ascii="Times New Roman" w:hAnsi="Times New Roman" w:cs="Times New Roman"/>
            <w:noProof/>
            <w:sz w:val="24"/>
            <w:szCs w:val="24"/>
          </w:rPr>
          <w:t xml:space="preserve"> </w:t>
        </w:r>
      </w:ins>
      <w:r w:rsidR="003E68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 xml:space="preserve">, </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 xml:space="preserve">, </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 xml:space="preserve">, </w:t>
      </w:r>
      <w:hyperlink w:anchor="_ENREF_72" w:tooltip="Rajendraboopathy, 2008 #473" w:history="1">
        <w:r w:rsidR="00671DCC">
          <w:rPr>
            <w:rFonts w:ascii="Times New Roman" w:hAnsi="Times New Roman" w:cs="Times New Roman"/>
            <w:noProof/>
            <w:sz w:val="24"/>
            <w:szCs w:val="24"/>
          </w:rPr>
          <w:t>72</w:t>
        </w:r>
      </w:hyperlink>
      <w:r w:rsidR="00671DCC">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6961F6">
        <w:rPr>
          <w:rFonts w:ascii="Times New Roman" w:hAnsi="Times New Roman" w:cs="Times New Roman"/>
          <w:noProof/>
          <w:sz w:val="24"/>
          <w:szCs w:val="24"/>
        </w:rPr>
        <w:t xml:space="preserve"> </w:t>
      </w:r>
      <w:del w:id="1177" w:author="Thike" w:date="2019-07-09T03:55:00Z">
        <w:r w:rsidRPr="00A22183" w:rsidDel="00973C8D">
          <w:rPr>
            <w:rFonts w:ascii="Times New Roman" w:hAnsi="Times New Roman" w:cs="Times New Roman"/>
            <w:noProof/>
            <w:sz w:val="24"/>
            <w:szCs w:val="24"/>
          </w:rPr>
          <w:delText xml:space="preserve">mechanical </w:delText>
        </w:r>
      </w:del>
      <w:del w:id="1178" w:author="Thike" w:date="2019-07-09T04:03:00Z">
        <w:r w:rsidRPr="00A22183" w:rsidDel="00973C8D">
          <w:rPr>
            <w:rFonts w:ascii="Times New Roman" w:hAnsi="Times New Roman" w:cs="Times New Roman"/>
            <w:noProof/>
            <w:sz w:val="24"/>
            <w:szCs w:val="24"/>
          </w:rPr>
          <w:fldChar w:fldCharType="begin"/>
        </w:r>
      </w:del>
      <w:r w:rsidR="00365216">
        <w:rPr>
          <w:rFonts w:ascii="Times New Roman" w:hAnsi="Times New Roman" w:cs="Times New Roman"/>
          <w:noProof/>
          <w:sz w:val="24"/>
          <w:szCs w:val="24"/>
        </w:rPr>
        <w:instrText xml:space="preserve"> ADDIN EN.CITE &lt;EndNote&gt;&lt;Cite&gt;&lt;Author&gt;Ghaisari&lt;/Author&gt;&lt;Year&gt;2012&lt;/Year&gt;&lt;RecNum&gt;448&lt;/RecNum&gt;&lt;DisplayText&gt;[30]&lt;/DisplayText&gt;&lt;record&gt;&lt;rec-number&gt;448&lt;/rec-number&gt;&lt;foreign-keys&gt;&lt;key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del w:id="1179" w:author="Thike" w:date="2019-07-09T04:03:00Z">
        <w:r w:rsidRPr="00A22183" w:rsidDel="00973C8D">
          <w:rPr>
            <w:rFonts w:ascii="Times New Roman" w:hAnsi="Times New Roman" w:cs="Times New Roman"/>
            <w:noProof/>
            <w:sz w:val="24"/>
            <w:szCs w:val="24"/>
          </w:rPr>
          <w:fldChar w:fldCharType="separate"/>
        </w:r>
      </w:del>
      <w:r w:rsidR="00365216">
        <w:rPr>
          <w:rFonts w:ascii="Times New Roman" w:hAnsi="Times New Roman" w:cs="Times New Roman"/>
          <w:noProof/>
          <w:sz w:val="24"/>
          <w:szCs w:val="24"/>
        </w:rPr>
        <w:t>[</w:t>
      </w:r>
      <w:hyperlink w:anchor="_ENREF_30" w:tooltip="Ghaisari, 2012 #448" w:history="1">
        <w:r w:rsidR="00D6662D">
          <w:rPr>
            <w:rFonts w:ascii="Times New Roman" w:hAnsi="Times New Roman" w:cs="Times New Roman"/>
            <w:noProof/>
            <w:sz w:val="24"/>
            <w:szCs w:val="24"/>
          </w:rPr>
          <w:t>30</w:t>
        </w:r>
      </w:hyperlink>
      <w:r w:rsidR="00365216">
        <w:rPr>
          <w:rFonts w:ascii="Times New Roman" w:hAnsi="Times New Roman" w:cs="Times New Roman"/>
          <w:noProof/>
          <w:sz w:val="24"/>
          <w:szCs w:val="24"/>
        </w:rPr>
        <w:t>]</w:t>
      </w:r>
      <w:del w:id="1180" w:author="Thike" w:date="2019-07-09T04:03:00Z">
        <w:r w:rsidRPr="00A22183" w:rsidDel="00973C8D">
          <w:rPr>
            <w:rFonts w:ascii="Times New Roman" w:hAnsi="Times New Roman" w:cs="Times New Roman"/>
            <w:noProof/>
            <w:sz w:val="24"/>
            <w:szCs w:val="24"/>
          </w:rPr>
          <w:fldChar w:fldCharType="end"/>
        </w:r>
        <w:r w:rsidRPr="00A22183" w:rsidDel="00973C8D">
          <w:rPr>
            <w:rFonts w:ascii="Times New Roman" w:hAnsi="Times New Roman" w:cs="Times New Roman"/>
            <w:noProof/>
            <w:sz w:val="24"/>
            <w:szCs w:val="24"/>
          </w:rPr>
          <w:delText xml:space="preserve"> </w:delText>
        </w:r>
      </w:del>
      <w:ins w:id="1181" w:author="Thike" w:date="2019-07-09T03:57:00Z">
        <w:r w:rsidR="00973C8D">
          <w:rPr>
            <w:rFonts w:ascii="Times New Roman" w:hAnsi="Times New Roman" w:cs="Times New Roman"/>
            <w:noProof/>
            <w:sz w:val="24"/>
            <w:szCs w:val="24"/>
          </w:rPr>
          <w:t>and</w:t>
        </w:r>
      </w:ins>
      <w:del w:id="1182" w:author="Thike" w:date="2019-07-09T03:57:00Z">
        <w:r w:rsidRPr="00A22183" w:rsidDel="00973C8D">
          <w:rPr>
            <w:rFonts w:ascii="Times New Roman" w:hAnsi="Times New Roman" w:cs="Times New Roman"/>
            <w:noProof/>
            <w:sz w:val="24"/>
            <w:szCs w:val="24"/>
          </w:rPr>
          <w:delText>,</w:delText>
        </w:r>
      </w:del>
      <w:r w:rsidRPr="00A22183">
        <w:rPr>
          <w:rFonts w:ascii="Times New Roman" w:hAnsi="Times New Roman" w:cs="Times New Roman"/>
          <w:noProof/>
          <w:sz w:val="24"/>
          <w:szCs w:val="24"/>
        </w:rPr>
        <w:t xml:space="preserve"> tribological </w:t>
      </w:r>
      <w:ins w:id="1183" w:author="Thike" w:date="2019-07-09T03:57:00Z">
        <w:r w:rsidR="00973C8D">
          <w:rPr>
            <w:rFonts w:ascii="Times New Roman" w:hAnsi="Times New Roman" w:cs="Times New Roman"/>
            <w:noProof/>
            <w:sz w:val="24"/>
            <w:szCs w:val="24"/>
          </w:rPr>
          <w:t xml:space="preserve">and wear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3" w:tooltip="LiuJie, 2007 #453" w:history="1">
        <w:r w:rsidR="00671DCC">
          <w:rPr>
            <w:rFonts w:ascii="Times New Roman" w:hAnsi="Times New Roman" w:cs="Times New Roman"/>
            <w:noProof/>
            <w:sz w:val="24"/>
            <w:szCs w:val="24"/>
          </w:rPr>
          <w:t>73</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1184" w:author="Thike" w:date="2019-07-09T05:10:00Z">
        <w:r w:rsidR="008E0F2C">
          <w:rPr>
            <w:rFonts w:ascii="Times New Roman" w:hAnsi="Times New Roman" w:cs="Times New Roman"/>
            <w:noProof/>
            <w:sz w:val="24"/>
            <w:szCs w:val="24"/>
          </w:rPr>
          <w:t xml:space="preserve">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59" w:tooltip=",  #241" w:history="1">
        <w:r w:rsidR="00671DCC">
          <w:rPr>
            <w:rFonts w:ascii="Times New Roman" w:hAnsi="Times New Roman" w:cs="Times New Roman"/>
            <w:noProof/>
            <w:sz w:val="24"/>
            <w:szCs w:val="24"/>
          </w:rPr>
          <w:t>59</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1185" w:author="Thike" w:date="2019-07-09T05:11:00Z">
        <w:r w:rsidR="008E0F2C">
          <w:rPr>
            <w:rFonts w:ascii="Times New Roman" w:hAnsi="Times New Roman" w:cs="Times New Roman"/>
            <w:noProof/>
            <w:sz w:val="24"/>
            <w:szCs w:val="24"/>
          </w:rPr>
          <w:t xml:space="preserve"> </w:t>
        </w:r>
      </w:ins>
      <w:del w:id="1186" w:author="Thike" w:date="2019-07-09T05:10:00Z">
        <w:r w:rsidRPr="00A22183" w:rsidDel="008E0F2C">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del>
      <w:r w:rsidR="005142DB">
        <w:rPr>
          <w:rFonts w:ascii="Times New Roman" w:hAnsi="Times New Roman" w:cs="Times New Roman"/>
          <w:noProof/>
          <w:sz w:val="24"/>
          <w:szCs w:val="24"/>
        </w:rPr>
        <w:instrText xml:space="preserve"> ADDIN EN.CITE </w:instrText>
      </w:r>
      <w:r w:rsidR="005142DB">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r w:rsidR="005142DB">
        <w:rPr>
          <w:rFonts w:ascii="Times New Roman" w:hAnsi="Times New Roman" w:cs="Times New Roman"/>
          <w:noProof/>
          <w:sz w:val="24"/>
          <w:szCs w:val="24"/>
        </w:rPr>
        <w:instrText xml:space="preserve"> ADDIN EN.CITE.DATA </w:instrText>
      </w:r>
      <w:r w:rsidR="005142DB">
        <w:rPr>
          <w:rFonts w:ascii="Times New Roman" w:hAnsi="Times New Roman" w:cs="Times New Roman"/>
          <w:noProof/>
          <w:sz w:val="24"/>
          <w:szCs w:val="24"/>
        </w:rPr>
      </w:r>
      <w:r w:rsidR="005142DB">
        <w:rPr>
          <w:rFonts w:ascii="Times New Roman" w:hAnsi="Times New Roman" w:cs="Times New Roman"/>
          <w:noProof/>
          <w:sz w:val="24"/>
          <w:szCs w:val="24"/>
        </w:rPr>
        <w:fldChar w:fldCharType="end"/>
      </w:r>
      <w:del w:id="1187" w:author="Thike" w:date="2019-07-09T05:10:00Z">
        <w:r w:rsidRPr="00A22183" w:rsidDel="008E0F2C">
          <w:rPr>
            <w:rFonts w:ascii="Times New Roman" w:hAnsi="Times New Roman" w:cs="Times New Roman"/>
            <w:noProof/>
            <w:sz w:val="24"/>
            <w:szCs w:val="24"/>
          </w:rPr>
        </w:r>
        <w:r w:rsidRPr="00A22183" w:rsidDel="008E0F2C">
          <w:rPr>
            <w:rFonts w:ascii="Times New Roman" w:hAnsi="Times New Roman" w:cs="Times New Roman"/>
            <w:noProof/>
            <w:sz w:val="24"/>
            <w:szCs w:val="24"/>
          </w:rPr>
          <w:fldChar w:fldCharType="separate"/>
        </w:r>
      </w:del>
      <w:r w:rsidR="005142DB">
        <w:rPr>
          <w:rFonts w:ascii="Times New Roman" w:hAnsi="Times New Roman" w:cs="Times New Roman"/>
          <w:noProof/>
          <w:sz w:val="24"/>
          <w:szCs w:val="24"/>
        </w:rPr>
        <w:t>[</w:t>
      </w:r>
      <w:hyperlink w:anchor="_ENREF_59" w:tooltip=",  #241" w:history="1">
        <w:r w:rsidR="00D6662D">
          <w:rPr>
            <w:rFonts w:ascii="Times New Roman" w:hAnsi="Times New Roman" w:cs="Times New Roman"/>
            <w:noProof/>
            <w:sz w:val="24"/>
            <w:szCs w:val="24"/>
          </w:rPr>
          <w:t>59</w:t>
        </w:r>
      </w:hyperlink>
      <w:r w:rsidR="005142DB">
        <w:rPr>
          <w:rFonts w:ascii="Times New Roman" w:hAnsi="Times New Roman" w:cs="Times New Roman"/>
          <w:noProof/>
          <w:sz w:val="24"/>
          <w:szCs w:val="24"/>
        </w:rPr>
        <w:t xml:space="preserve">, </w:t>
      </w:r>
      <w:hyperlink w:anchor="_ENREF_73" w:tooltip="LiuJie, 2007 #453" w:history="1">
        <w:r w:rsidR="00D6662D">
          <w:rPr>
            <w:rFonts w:ascii="Times New Roman" w:hAnsi="Times New Roman" w:cs="Times New Roman"/>
            <w:noProof/>
            <w:sz w:val="24"/>
            <w:szCs w:val="24"/>
          </w:rPr>
          <w:t>73</w:t>
        </w:r>
      </w:hyperlink>
      <w:r w:rsidR="005142DB">
        <w:rPr>
          <w:rFonts w:ascii="Times New Roman" w:hAnsi="Times New Roman" w:cs="Times New Roman"/>
          <w:noProof/>
          <w:sz w:val="24"/>
          <w:szCs w:val="24"/>
        </w:rPr>
        <w:t>]</w:t>
      </w:r>
      <w:del w:id="1188" w:author="Thike" w:date="2019-07-09T05:10:00Z">
        <w:r w:rsidRPr="00A22183" w:rsidDel="008E0F2C">
          <w:rPr>
            <w:rFonts w:ascii="Times New Roman" w:hAnsi="Times New Roman" w:cs="Times New Roman"/>
            <w:noProof/>
            <w:sz w:val="24"/>
            <w:szCs w:val="24"/>
          </w:rPr>
          <w:fldChar w:fldCharType="end"/>
        </w:r>
      </w:del>
      <w:del w:id="1189" w:author="Thike" w:date="2019-07-03T17:38:00Z">
        <w:r w:rsidRPr="00A22183" w:rsidDel="00CB5EAF">
          <w:rPr>
            <w:rFonts w:ascii="Times New Roman" w:hAnsi="Times New Roman" w:cs="Times New Roman"/>
            <w:noProof/>
            <w:sz w:val="24"/>
            <w:szCs w:val="24"/>
          </w:rPr>
          <w:delText xml:space="preserve"> and </w:delText>
        </w:r>
      </w:del>
      <w:del w:id="1190" w:author="Thike" w:date="2019-07-09T03:57:00Z">
        <w:r w:rsidRPr="00A22183" w:rsidDel="00973C8D">
          <w:rPr>
            <w:rFonts w:ascii="Times New Roman" w:hAnsi="Times New Roman" w:cs="Times New Roman"/>
            <w:noProof/>
            <w:sz w:val="24"/>
            <w:szCs w:val="24"/>
          </w:rPr>
          <w:delText xml:space="preserve">wear </w:delText>
        </w:r>
      </w:del>
      <w:r w:rsidRPr="00A22183">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&lt;EndNote&gt;&lt;Cite&gt;&lt;Author&gt;Ramesh&lt;/Author&gt;&lt;Year&gt;2007&lt;/Year&gt;&lt;RecNum&gt;471&lt;/RecNum&gt;&lt;DisplayText&gt;[74]&lt;/DisplayText&gt;&lt;record&gt;&lt;rec-number&gt;471&lt;/rec-number&gt;&lt;foreign-keys&gt;&lt;key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4" w:tooltip="Ramesh, 2007 #471" w:history="1">
        <w:r w:rsidR="00671DCC">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ins w:id="1191" w:author="Thike" w:date="2019-07-09T03:58:00Z">
        <w:r w:rsidR="00973C8D">
          <w:rPr>
            <w:rFonts w:ascii="Times New Roman" w:hAnsi="Times New Roman" w:cs="Times New Roman"/>
            <w:noProof/>
            <w:sz w:val="24"/>
            <w:szCs w:val="24"/>
          </w:rPr>
          <w:t xml:space="preserve">chemical property in </w:t>
        </w:r>
      </w:ins>
      <w:r w:rsidRPr="00A22183">
        <w:rPr>
          <w:rFonts w:ascii="Times New Roman" w:hAnsi="Times New Roman" w:cs="Times New Roman"/>
          <w:noProof/>
          <w:sz w:val="24"/>
          <w:szCs w:val="24"/>
        </w:rPr>
        <w:t>corrosion related problems</w:t>
      </w:r>
      <w:ins w:id="1192" w:author="Thike" w:date="2019-07-03T17:46:00Z">
        <w:r w:rsidR="00F13291">
          <w:rPr>
            <w:rFonts w:ascii="Times New Roman" w:hAnsi="Times New Roman" w:cs="Times New Roman"/>
            <w:noProof/>
            <w:sz w:val="24"/>
            <w:szCs w:val="24"/>
          </w:rPr>
          <w:t xml:space="preserve"> </w:t>
        </w:r>
      </w:ins>
      <w:r w:rsidRPr="00A22183">
        <w:rPr>
          <w:rFonts w:ascii="Times New Roman" w:hAnsi="Times New Roman" w:cs="Times New Roman"/>
          <w:noProof/>
          <w:sz w:val="24"/>
          <w:szCs w:val="24"/>
        </w:rPr>
        <w:t xml:space="preserve"> </w:t>
      </w:r>
      <w:r w:rsidRPr="00A22183">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 xml:space="preserve">, </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 xml:space="preserve">, </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 xml:space="preserve">, </w:t>
      </w:r>
      <w:hyperlink w:anchor="_ENREF_75" w:tooltip="Khaled, 2013 #493" w:history="1">
        <w:r w:rsidR="00671DCC">
          <w:rPr>
            <w:rFonts w:ascii="Times New Roman" w:hAnsi="Times New Roman" w:cs="Times New Roman"/>
            <w:noProof/>
            <w:sz w:val="24"/>
            <w:szCs w:val="24"/>
          </w:rPr>
          <w:t>75-78</w:t>
        </w:r>
      </w:hyperlink>
      <w:r w:rsidR="00671DCC">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2B5151B4" w:rsidR="00784413" w:rsidRDefault="00784413" w:rsidP="00E0463D">
      <w:pPr>
        <w:widowControl w:val="0"/>
        <w:tabs>
          <w:tab w:val="left" w:pos="8355"/>
        </w:tabs>
        <w:spacing w:line="360" w:lineRule="auto"/>
        <w:jc w:val="both"/>
        <w:rPr>
          <w:ins w:id="1193" w:author="Thike" w:date="2019-07-07T16:54:00Z"/>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ins w:id="1194" w:author="Thike" w:date="2019-07-09T03:56:00Z">
        <w:r w:rsidR="00973C8D">
          <w:rPr>
            <w:rFonts w:ascii="Times New Roman" w:hAnsi="Times New Roman" w:cs="Times New Roman"/>
            <w:sz w:val="24"/>
            <w:szCs w:val="24"/>
          </w:rPr>
          <w:t xml:space="preserve">three </w:t>
        </w:r>
      </w:ins>
      <w:r>
        <w:rPr>
          <w:rFonts w:ascii="Times New Roman" w:hAnsi="Times New Roman" w:cs="Times New Roman"/>
          <w:sz w:val="24"/>
          <w:szCs w:val="24"/>
        </w:rPr>
        <w:t xml:space="preserve">different </w:t>
      </w:r>
      <w:del w:id="1195" w:author="Thike" w:date="2019-07-09T03:56:00Z">
        <w:r w:rsidDel="00973C8D">
          <w:rPr>
            <w:rFonts w:ascii="Times New Roman" w:hAnsi="Times New Roman" w:cs="Times New Roman"/>
            <w:sz w:val="24"/>
            <w:szCs w:val="24"/>
          </w:rPr>
          <w:delText>sections</w:delText>
        </w:r>
      </w:del>
      <w:ins w:id="1196" w:author="Thike" w:date="2019-07-09T03:56:00Z">
        <w:r w:rsidR="00973C8D">
          <w:rPr>
            <w:rFonts w:ascii="Times New Roman" w:hAnsi="Times New Roman" w:cs="Times New Roman"/>
            <w:sz w:val="24"/>
            <w:szCs w:val="24"/>
          </w:rPr>
          <w:t>properties</w:t>
        </w:r>
      </w:ins>
      <w:r>
        <w:rPr>
          <w:rFonts w:ascii="Times New Roman" w:hAnsi="Times New Roman" w:cs="Times New Roman"/>
          <w:sz w:val="24"/>
          <w:szCs w:val="24"/>
        </w:rPr>
        <w:t>.</w:t>
      </w:r>
    </w:p>
    <w:p w14:paraId="51EE2C03" w14:textId="40C0BA98" w:rsidR="00B022AB" w:rsidRPr="00525427" w:rsidRDefault="00B022AB">
      <w:pPr>
        <w:pStyle w:val="3"/>
        <w:spacing w:after="240"/>
        <w:rPr>
          <w:ins w:id="1197" w:author="Thike" w:date="2019-07-07T16:53:00Z"/>
        </w:rPr>
        <w:pPrChange w:id="1198" w:author="Thike" w:date="2019-07-07T16:59:00Z">
          <w:pPr>
            <w:widowControl w:val="0"/>
            <w:tabs>
              <w:tab w:val="left" w:pos="8355"/>
            </w:tabs>
            <w:spacing w:line="360" w:lineRule="auto"/>
            <w:jc w:val="both"/>
          </w:pPr>
        </w:pPrChange>
      </w:pPr>
      <w:ins w:id="1199" w:author="Thike" w:date="2019-07-07T16:54:00Z">
        <w:r>
          <w:t>Chemical Property</w:t>
        </w:r>
      </w:ins>
    </w:p>
    <w:p w14:paraId="44F47739" w14:textId="7C576FCA" w:rsidR="00B022AB" w:rsidRPr="00525427" w:rsidDel="00B022AB" w:rsidRDefault="00B022AB">
      <w:pPr>
        <w:pStyle w:val="a3"/>
        <w:widowControl w:val="0"/>
        <w:numPr>
          <w:ilvl w:val="0"/>
          <w:numId w:val="3"/>
        </w:numPr>
        <w:tabs>
          <w:tab w:val="left" w:pos="8355"/>
        </w:tabs>
        <w:spacing w:line="360" w:lineRule="auto"/>
        <w:jc w:val="both"/>
        <w:rPr>
          <w:del w:id="1200" w:author="Thike" w:date="2019-07-07T16:54:00Z"/>
        </w:rPr>
        <w:pPrChange w:id="1201" w:author="Thike" w:date="2019-07-07T16:54:00Z">
          <w:pPr>
            <w:widowControl w:val="0"/>
            <w:tabs>
              <w:tab w:val="left" w:pos="8355"/>
            </w:tabs>
            <w:spacing w:line="360" w:lineRule="auto"/>
            <w:jc w:val="both"/>
          </w:pPr>
        </w:pPrChange>
      </w:pPr>
    </w:p>
    <w:p w14:paraId="5B82B7B5" w14:textId="5007D4F4" w:rsidR="00CF1552" w:rsidDel="00246761" w:rsidRDefault="00205DC2" w:rsidP="00E0463D">
      <w:pPr>
        <w:pStyle w:val="a3"/>
        <w:widowControl w:val="0"/>
        <w:numPr>
          <w:ilvl w:val="0"/>
          <w:numId w:val="3"/>
        </w:numPr>
        <w:tabs>
          <w:tab w:val="left" w:pos="8355"/>
        </w:tabs>
        <w:spacing w:line="360" w:lineRule="auto"/>
        <w:ind w:left="360"/>
        <w:jc w:val="both"/>
        <w:rPr>
          <w:del w:id="1202" w:author="Thike" w:date="2019-07-07T17:12:00Z"/>
          <w:b/>
          <w:bCs/>
          <w:noProof/>
        </w:rPr>
      </w:pPr>
      <w:del w:id="1203" w:author="Thike" w:date="2019-07-07T17:12:00Z">
        <w:r w:rsidDel="00246761">
          <w:rPr>
            <w:b/>
            <w:bCs/>
            <w:noProof/>
          </w:rPr>
          <w:delText>Corrosion</w:delText>
        </w:r>
      </w:del>
    </w:p>
    <w:p w14:paraId="40CE84C7" w14:textId="0B8E82C8"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 xml:space="preserve">corrosion rates and </w:t>
      </w:r>
      <w:r w:rsidR="006528C9" w:rsidRPr="006528C9">
        <w:rPr>
          <w:rFonts w:ascii="Times New Roman" w:hAnsi="Times New Roman" w:cs="Times New Roman"/>
          <w:noProof/>
          <w:sz w:val="24"/>
          <w:szCs w:val="24"/>
        </w:rPr>
        <w:lastRenderedPageBreak/>
        <w:t>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ins w:id="1204" w:author="Thike" w:date="2019-07-03T16:31: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ins>
      <w:del w:id="1205" w:author="Thike" w:date="2019-07-03T16:31:00Z">
        <w:r w:rsidR="00DA721F" w:rsidRPr="00DA721F" w:rsidDel="00990898">
          <w:rPr>
            <w:rFonts w:ascii="Times New Roman" w:hAnsi="Times New Roman" w:cs="Times New Roman"/>
            <w:noProof/>
            <w:sz w:val="24"/>
            <w:szCs w:val="24"/>
          </w:rPr>
          <w:delText xml:space="preserve">multilayer perceptron </w:delText>
        </w:r>
      </w:del>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w:t>
      </w:r>
      <w:del w:id="1206" w:author="Thike" w:date="2019-07-03T17:40:00Z">
        <w:r w:rsidR="00205DC2" w:rsidDel="00CB5EAF">
          <w:rPr>
            <w:rFonts w:ascii="Times New Roman" w:hAnsi="Times New Roman" w:cs="Times New Roman"/>
            <w:noProof/>
            <w:sz w:val="24"/>
            <w:szCs w:val="24"/>
          </w:rPr>
          <w:delText>, Paredes</w:delText>
        </w:r>
      </w:del>
      <w:r w:rsidR="00205DC2">
        <w:rPr>
          <w:rFonts w:ascii="Times New Roman" w:hAnsi="Times New Roman" w:cs="Times New Roman"/>
          <w:noProof/>
          <w:sz w:val="24"/>
          <w:szCs w:val="24"/>
        </w:rPr>
        <w:t xml:space="preserve"> et al.</w:t>
      </w:r>
      <w:ins w:id="1207" w:author="Thike" w:date="2019-07-03T17:40:00Z">
        <w:r w:rsidR="00CB5EAF">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 xml:space="preserve">(time of exposure, </w:t>
      </w:r>
      <w:ins w:id="1208" w:author="Thike" w:date="2019-07-03T16:42:00Z">
        <w:r w:rsidR="006C681F">
          <w:rPr>
            <w:rFonts w:ascii="Times New Roman" w:hAnsi="Times New Roman" w:cs="Times New Roman" w:hint="eastAsia"/>
            <w:sz w:val="24"/>
            <w:szCs w:val="28"/>
          </w:rPr>
          <w:t>T</w:t>
        </w:r>
      </w:ins>
      <w:del w:id="1209" w:author="Thike" w:date="2019-07-03T16:42:00Z">
        <w:r w:rsidR="001178FA" w:rsidRPr="001178FA" w:rsidDel="006C681F">
          <w:rPr>
            <w:rFonts w:ascii="Times New Roman" w:hAnsi="Times New Roman" w:cs="Times New Roman"/>
            <w:noProof/>
            <w:sz w:val="24"/>
            <w:szCs w:val="24"/>
          </w:rPr>
          <w:delText>temperature</w:delText>
        </w:r>
      </w:del>
      <w:r w:rsidR="001178FA" w:rsidRPr="001178FA">
        <w:rPr>
          <w:rFonts w:ascii="Times New Roman" w:hAnsi="Times New Roman" w:cs="Times New Roman"/>
          <w:noProof/>
          <w:sz w:val="24"/>
          <w:szCs w:val="24"/>
        </w:rPr>
        <w:t xml:space="preserve">, </w:t>
      </w:r>
      <w:ins w:id="1210" w:author="Thike" w:date="2019-07-03T16:45:00Z">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ins>
      <w:del w:id="1211" w:author="Thike" w:date="2019-07-03T16:45:00Z">
        <w:r w:rsidR="001178FA" w:rsidRPr="001178FA" w:rsidDel="006C681F">
          <w:rPr>
            <w:rFonts w:ascii="Times New Roman" w:hAnsi="Times New Roman" w:cs="Times New Roman"/>
            <w:noProof/>
            <w:sz w:val="24"/>
            <w:szCs w:val="24"/>
          </w:rPr>
          <w:delText>relative humidity</w:delText>
        </w:r>
      </w:del>
      <w:r w:rsidR="001178FA" w:rsidRPr="001178FA">
        <w:rPr>
          <w:rFonts w:ascii="Times New Roman" w:hAnsi="Times New Roman" w:cs="Times New Roman"/>
          <w:noProof/>
          <w:sz w:val="24"/>
          <w:szCs w:val="24"/>
        </w:rPr>
        <w:t xml:space="preserve">, precipitation, </w:t>
      </w:r>
      <w:ins w:id="1212" w:author="Thike" w:date="2019-07-03T16:45:00Z">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ins>
      <w:del w:id="1213" w:author="Thike" w:date="2019-07-03T16:45:00Z">
        <w:r w:rsidR="001178FA" w:rsidRPr="001178FA" w:rsidDel="006C681F">
          <w:rPr>
            <w:rFonts w:ascii="Times New Roman" w:hAnsi="Times New Roman" w:cs="Times New Roman"/>
            <w:noProof/>
            <w:sz w:val="24"/>
            <w:szCs w:val="24"/>
          </w:rPr>
          <w:delText>time of wetness</w:delText>
        </w:r>
      </w:del>
      <w:r w:rsidR="001178FA" w:rsidRPr="001178FA">
        <w:rPr>
          <w:rFonts w:ascii="Times New Roman" w:hAnsi="Times New Roman" w:cs="Times New Roman"/>
          <w:noProof/>
          <w:sz w:val="24"/>
          <w:szCs w:val="24"/>
        </w:rPr>
        <w:t xml:space="preserve">, </w:t>
      </w:r>
      <w:ins w:id="1214" w:author="Thike" w:date="2019-07-03T16:49:00Z">
        <w:r w:rsidR="00586C90">
          <w:rPr>
            <w:rFonts w:ascii="Times New Roman" w:hAnsi="Times New Roman" w:cs="Times New Roman"/>
            <w:sz w:val="24"/>
            <w:szCs w:val="28"/>
          </w:rPr>
          <w:t>WV</w:t>
        </w:r>
      </w:ins>
      <w:del w:id="1215" w:author="Thike" w:date="2019-07-03T16:49:00Z">
        <w:r w:rsidR="001178FA" w:rsidRPr="001178FA" w:rsidDel="00586C90">
          <w:rPr>
            <w:rFonts w:ascii="Times New Roman" w:hAnsi="Times New Roman" w:cs="Times New Roman"/>
            <w:noProof/>
            <w:sz w:val="24"/>
            <w:szCs w:val="24"/>
          </w:rPr>
          <w:delText>wind velocity</w:delText>
        </w:r>
      </w:del>
      <w:r w:rsidR="001178FA" w:rsidRPr="001178FA">
        <w:rPr>
          <w:rFonts w:ascii="Times New Roman" w:hAnsi="Times New Roman" w:cs="Times New Roman"/>
          <w:noProof/>
          <w:sz w:val="24"/>
          <w:szCs w:val="24"/>
        </w:rPr>
        <w:t xml:space="preserve">, solar radiation, </w:t>
      </w:r>
      <w:del w:id="1216" w:author="Thike" w:date="2019-07-07T16:56:00Z">
        <w:r w:rsidR="001178FA" w:rsidRPr="001178FA" w:rsidDel="00B022AB">
          <w:rPr>
            <w:rFonts w:ascii="Times New Roman" w:hAnsi="Times New Roman" w:cs="Times New Roman"/>
            <w:noProof/>
            <w:sz w:val="24"/>
            <w:szCs w:val="24"/>
          </w:rPr>
          <w:delText>chloride</w:delText>
        </w:r>
        <w:r w:rsidR="001178FA" w:rsidDel="00B022AB">
          <w:rPr>
            <w:rFonts w:ascii="Times New Roman" w:hAnsi="Times New Roman" w:cs="Times New Roman"/>
            <w:noProof/>
            <w:sz w:val="24"/>
            <w:szCs w:val="24"/>
          </w:rPr>
          <w:delText xml:space="preserve"> </w:delText>
        </w:r>
        <w:r w:rsidR="001178FA" w:rsidRPr="001178FA" w:rsidDel="00B022AB">
          <w:rPr>
            <w:rFonts w:ascii="Times New Roman" w:hAnsi="Times New Roman" w:cs="Times New Roman"/>
            <w:noProof/>
            <w:sz w:val="24"/>
            <w:szCs w:val="24"/>
          </w:rPr>
          <w:delText>ions</w:delText>
        </w:r>
      </w:del>
      <w:ins w:id="1217" w:author="Thike" w:date="2019-07-07T16:56:00Z">
        <w:r w:rsidR="00B022AB">
          <w:rPr>
            <w:rFonts w:ascii="Times New Roman" w:hAnsi="Times New Roman" w:cs="Times New Roman"/>
            <w:noProof/>
            <w:sz w:val="24"/>
            <w:szCs w:val="24"/>
          </w:rPr>
          <w:t>Cl</w:t>
        </w:r>
        <w:r w:rsidR="00B022AB" w:rsidRPr="00B022AB">
          <w:rPr>
            <w:rFonts w:ascii="Times New Roman" w:hAnsi="Times New Roman" w:cs="Times New Roman"/>
            <w:noProof/>
            <w:sz w:val="24"/>
            <w:szCs w:val="24"/>
            <w:vertAlign w:val="superscript"/>
            <w:rPrChange w:id="1218" w:author="Thike" w:date="2019-07-07T16:56:00Z">
              <w:rPr>
                <w:rFonts w:ascii="Times New Roman" w:hAnsi="Times New Roman" w:cs="Times New Roman"/>
                <w:noProof/>
                <w:sz w:val="24"/>
                <w:szCs w:val="24"/>
              </w:rPr>
            </w:rPrChange>
          </w:rPr>
          <w:t>-</w:t>
        </w:r>
      </w:ins>
      <w:r w:rsidR="001178FA" w:rsidRPr="001178FA">
        <w:rPr>
          <w:rFonts w:ascii="Times New Roman" w:hAnsi="Times New Roman" w:cs="Times New Roman"/>
          <w:noProof/>
          <w:sz w:val="24"/>
          <w:szCs w:val="24"/>
        </w:rPr>
        <w:t>,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&lt;EndNote&gt;&lt;Cite&gt;&lt;Author&gt;M. Pourbaix&lt;/Author&gt;&lt;Year&gt;1990&lt;/Year&gt;&lt;RecNum&gt;723&lt;/RecNum&gt;&lt;DisplayText&gt;[79]&lt;/DisplayText&gt;&lt;record&gt;&lt;rec-number&gt;723&lt;/rec-number&gt;&lt;foreign-keys&gt;&lt;key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723" w:history="1">
        <w:r w:rsidR="00671DCC">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5F7C855D"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4CB3C2E9" w:rsidR="00CB5EAF" w:rsidRDefault="008406BA" w:rsidP="003E21DC">
      <w:pPr>
        <w:widowControl w:val="0"/>
        <w:tabs>
          <w:tab w:val="left" w:pos="8355"/>
        </w:tabs>
        <w:spacing w:line="360" w:lineRule="auto"/>
        <w:jc w:val="both"/>
        <w:rPr>
          <w:ins w:id="1219" w:author="Thike" w:date="2019-07-03T17:34:00Z"/>
          <w:rFonts w:ascii="Times New Roman" w:hAnsi="Times New Roman" w:cs="Times New Roman"/>
          <w:noProof/>
          <w:sz w:val="24"/>
          <w:szCs w:val="24"/>
        </w:rPr>
      </w:pPr>
      <w:moveFromRangeStart w:id="1220" w:author="Thike" w:date="2019-07-03T17:34:00Z" w:name="move13067711"/>
      <w:moveFrom w:id="1221" w:author="Thike" w:date="2019-07-03T17:34:00Z">
        <w:r w:rsidDel="00CB5EAF">
          <w:rPr>
            <w:rFonts w:ascii="Times New Roman" w:hAnsi="Times New Roman" w:cs="Times New Roman"/>
            <w:noProof/>
            <w:sz w:val="24"/>
            <w:szCs w:val="24"/>
          </w:rPr>
          <w:lastRenderedPageBreak/>
          <w:t xml:space="preserve">As a note came up from above materials corrosion predictive researches, </w:t>
        </w:r>
        <w:r w:rsidR="00C54C6D" w:rsidDel="00CB5EAF">
          <w:rPr>
            <w:rFonts w:ascii="Times New Roman" w:hAnsi="Times New Roman" w:cs="Times New Roman"/>
            <w:noProof/>
            <w:sz w:val="24"/>
            <w:szCs w:val="24"/>
          </w:rPr>
          <w:t xml:space="preserve">more than one </w:t>
        </w:r>
        <w:r w:rsidDel="00CB5EAF">
          <w:rPr>
            <w:rFonts w:ascii="Times New Roman" w:hAnsi="Times New Roman" w:cs="Times New Roman"/>
            <w:noProof/>
            <w:sz w:val="24"/>
            <w:szCs w:val="24"/>
          </w:rPr>
          <w:t xml:space="preserve">ANN models can </w:t>
        </w:r>
        <w:r w:rsidR="00710E5F" w:rsidDel="00CB5EAF">
          <w:rPr>
            <w:rFonts w:ascii="Times New Roman" w:hAnsi="Times New Roman" w:cs="Times New Roman"/>
            <w:noProof/>
            <w:sz w:val="24"/>
            <w:szCs w:val="24"/>
          </w:rPr>
          <w:t xml:space="preserve">differently </w:t>
        </w:r>
        <w:r w:rsidR="00BD66BF" w:rsidDel="00CB5EAF">
          <w:rPr>
            <w:rFonts w:ascii="Times New Roman" w:hAnsi="Times New Roman" w:cs="Times New Roman"/>
            <w:noProof/>
            <w:sz w:val="24"/>
            <w:szCs w:val="24"/>
          </w:rPr>
          <w:t xml:space="preserve">and separately </w:t>
        </w:r>
        <w:r w:rsidDel="00CB5EAF">
          <w:rPr>
            <w:rFonts w:ascii="Times New Roman" w:hAnsi="Times New Roman" w:cs="Times New Roman"/>
            <w:noProof/>
            <w:sz w:val="24"/>
            <w:szCs w:val="24"/>
          </w:rPr>
          <w:t xml:space="preserve">be developed </w:t>
        </w:r>
        <w:r w:rsidR="00710E5F" w:rsidDel="00CB5EAF">
          <w:rPr>
            <w:rFonts w:ascii="Times New Roman" w:hAnsi="Times New Roman" w:cs="Times New Roman"/>
            <w:noProof/>
            <w:sz w:val="24"/>
            <w:szCs w:val="24"/>
          </w:rPr>
          <w:t xml:space="preserve">for different aspects of </w:t>
        </w:r>
        <w:r w:rsidR="00A44CE7" w:rsidDel="00CB5EAF">
          <w:rPr>
            <w:rFonts w:ascii="Times New Roman" w:hAnsi="Times New Roman" w:cs="Times New Roman"/>
            <w:noProof/>
            <w:sz w:val="24"/>
            <w:szCs w:val="24"/>
          </w:rPr>
          <w:t>the problem</w:t>
        </w:r>
        <w:r w:rsidR="00710E5F" w:rsidDel="00CB5EA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sidDel="00CB5EAF">
          <w:rPr>
            <w:rFonts w:ascii="Times New Roman" w:hAnsi="Times New Roman" w:cs="Times New Roman"/>
            <w:noProof/>
            <w:sz w:val="24"/>
            <w:szCs w:val="24"/>
          </w:rPr>
          <w:t xml:space="preserve">separate </w:t>
        </w:r>
        <w:r w:rsidR="00710E5F" w:rsidDel="00CB5EAF">
          <w:rPr>
            <w:rFonts w:ascii="Times New Roman" w:hAnsi="Times New Roman" w:cs="Times New Roman"/>
            <w:noProof/>
            <w:sz w:val="24"/>
            <w:szCs w:val="24"/>
          </w:rPr>
          <w:t xml:space="preserve">ANN models </w:t>
        </w:r>
        <w:r w:rsidDel="00CB5EAF">
          <w:rPr>
            <w:rFonts w:ascii="Times New Roman" w:hAnsi="Times New Roman" w:cs="Times New Roman"/>
            <w:noProof/>
            <w:sz w:val="24"/>
            <w:szCs w:val="24"/>
          </w:rPr>
          <w:t xml:space="preserve">to observe different corrosion behaviors of </w:t>
        </w:r>
        <w:r w:rsidR="00BD66BF" w:rsidDel="00CB5EAF">
          <w:rPr>
            <w:rFonts w:ascii="Times New Roman" w:hAnsi="Times New Roman" w:cs="Times New Roman"/>
            <w:noProof/>
            <w:sz w:val="24"/>
            <w:szCs w:val="24"/>
          </w:rPr>
          <w:t>three</w:t>
        </w:r>
        <w:r w:rsidDel="00CB5EAF">
          <w:rPr>
            <w:rFonts w:ascii="Times New Roman" w:hAnsi="Times New Roman" w:cs="Times New Roman"/>
            <w:noProof/>
            <w:sz w:val="24"/>
            <w:szCs w:val="24"/>
          </w:rPr>
          <w:t xml:space="preserve"> materials</w:t>
        </w:r>
        <w:r w:rsidR="00710E5F" w:rsidDel="00CB5EAF">
          <w:rPr>
            <w:rFonts w:ascii="Times New Roman" w:hAnsi="Times New Roman" w:cs="Times New Roman"/>
            <w:noProof/>
            <w:sz w:val="24"/>
            <w:szCs w:val="24"/>
          </w:rPr>
          <w:t xml:space="preserve"> in one research</w:t>
        </w:r>
        <w:r w:rsidDel="00CB5EAF">
          <w:rPr>
            <w:rFonts w:ascii="Times New Roman" w:hAnsi="Times New Roman" w:cs="Times New Roman"/>
            <w:noProof/>
            <w:sz w:val="24"/>
            <w:szCs w:val="24"/>
          </w:rPr>
          <w:t xml:space="preserve"> and</w:t>
        </w:r>
        <w:r w:rsidR="00710E5F" w:rsidDel="00CB5EAF">
          <w:rPr>
            <w:rFonts w:ascii="Times New Roman" w:hAnsi="Times New Roman" w:cs="Times New Roman"/>
            <w:noProof/>
            <w:sz w:val="24"/>
            <w:szCs w:val="24"/>
          </w:rPr>
          <w:t xml:space="preserve"> three different neural networks</w:t>
        </w:r>
        <w:r w:rsidDel="00CB5EAF">
          <w:rPr>
            <w:rFonts w:ascii="Times New Roman" w:hAnsi="Times New Roman" w:cs="Times New Roman"/>
            <w:noProof/>
            <w:sz w:val="24"/>
            <w:szCs w:val="24"/>
          </w:rPr>
          <w:t xml:space="preserve"> </w:t>
        </w:r>
        <w:r w:rsidR="00710E5F" w:rsidDel="00CB5EAF">
          <w:rPr>
            <w:rFonts w:ascii="Times New Roman" w:hAnsi="Times New Roman" w:cs="Times New Roman"/>
            <w:noProof/>
            <w:sz w:val="24"/>
            <w:szCs w:val="24"/>
          </w:rPr>
          <w:t xml:space="preserve">to determine different corrosion </w:t>
        </w:r>
        <w:r w:rsidR="00A44CE7" w:rsidDel="00CB5EAF">
          <w:rPr>
            <w:rFonts w:ascii="Times New Roman" w:hAnsi="Times New Roman" w:cs="Times New Roman"/>
            <w:noProof/>
            <w:sz w:val="24"/>
            <w:szCs w:val="24"/>
          </w:rPr>
          <w:t>metrics</w:t>
        </w:r>
        <w:r w:rsidR="00710E5F" w:rsidDel="00CB5EAF">
          <w:rPr>
            <w:rFonts w:ascii="Times New Roman" w:hAnsi="Times New Roman" w:cs="Times New Roman"/>
            <w:noProof/>
            <w:sz w:val="24"/>
            <w:szCs w:val="24"/>
          </w:rPr>
          <w:t xml:space="preserve"> of one material</w:t>
        </w:r>
        <w:r w:rsidR="005111D5" w:rsidDel="00CB5EAF">
          <w:rPr>
            <w:rFonts w:ascii="Times New Roman" w:hAnsi="Times New Roman" w:cs="Times New Roman"/>
            <w:noProof/>
            <w:sz w:val="24"/>
            <w:szCs w:val="24"/>
          </w:rPr>
          <w:t xml:space="preserve"> in their another work</w:t>
        </w:r>
        <w:r w:rsidR="00710E5F" w:rsidDel="00CB5EAF">
          <w:rPr>
            <w:rFonts w:ascii="Times New Roman" w:hAnsi="Times New Roman" w:cs="Times New Roman"/>
            <w:noProof/>
            <w:sz w:val="24"/>
            <w:szCs w:val="24"/>
          </w:rPr>
          <w:t xml:space="preserve">. </w:t>
        </w:r>
        <w:r w:rsidR="00F83359" w:rsidDel="00CB5EAF">
          <w:rPr>
            <w:rFonts w:ascii="Times New Roman" w:hAnsi="Times New Roman" w:cs="Times New Roman"/>
            <w:noProof/>
            <w:sz w:val="24"/>
            <w:szCs w:val="24"/>
          </w:rPr>
          <w:t>N</w:t>
        </w:r>
        <w:r w:rsidR="00710E5F" w:rsidDel="00CB5EAF">
          <w:rPr>
            <w:rFonts w:ascii="Times New Roman" w:hAnsi="Times New Roman" w:cs="Times New Roman"/>
            <w:noProof/>
            <w:sz w:val="24"/>
            <w:szCs w:val="24"/>
          </w:rPr>
          <w:t xml:space="preserve">o matter </w:t>
        </w:r>
        <w:r w:rsidR="00AA547C" w:rsidDel="00CB5EAF">
          <w:rPr>
            <w:rFonts w:ascii="Times New Roman" w:hAnsi="Times New Roman" w:cs="Times New Roman"/>
            <w:noProof/>
            <w:sz w:val="24"/>
            <w:szCs w:val="24"/>
          </w:rPr>
          <w:t xml:space="preserve">what </w:t>
        </w:r>
        <w:r w:rsidR="00710E5F" w:rsidDel="00CB5EAF">
          <w:rPr>
            <w:rFonts w:ascii="Times New Roman" w:hAnsi="Times New Roman" w:cs="Times New Roman"/>
            <w:noProof/>
            <w:sz w:val="24"/>
            <w:szCs w:val="24"/>
          </w:rPr>
          <w:t xml:space="preserve">the number of ANN models are, </w:t>
        </w:r>
        <w:r w:rsidR="00F83359" w:rsidDel="00CB5EAF">
          <w:rPr>
            <w:rFonts w:ascii="Times New Roman" w:hAnsi="Times New Roman" w:cs="Times New Roman"/>
            <w:noProof/>
            <w:sz w:val="24"/>
            <w:szCs w:val="24"/>
          </w:rPr>
          <w:t>the critical point to take account is that</w:t>
        </w:r>
        <w:r w:rsidR="00F83359" w:rsidRPr="00AC70D3" w:rsidDel="00CB5EAF">
          <w:rPr>
            <w:rFonts w:ascii="Times New Roman" w:hAnsi="Times New Roman" w:cs="Times New Roman"/>
            <w:noProof/>
            <w:sz w:val="24"/>
            <w:szCs w:val="24"/>
          </w:rPr>
          <w:t xml:space="preserve"> </w:t>
        </w:r>
        <w:r w:rsidR="00205DC2" w:rsidRPr="00AC70D3" w:rsidDel="00CB5EAF">
          <w:rPr>
            <w:rFonts w:ascii="Times New Roman" w:hAnsi="Times New Roman" w:cs="Times New Roman"/>
            <w:noProof/>
            <w:sz w:val="24"/>
            <w:szCs w:val="24"/>
          </w:rPr>
          <w:t xml:space="preserve">more data points would be needed to </w:t>
        </w:r>
        <w:r w:rsidR="00744DE0" w:rsidRPr="00AC70D3" w:rsidDel="00CB5EAF">
          <w:rPr>
            <w:rFonts w:ascii="Times New Roman" w:hAnsi="Times New Roman" w:cs="Times New Roman"/>
            <w:noProof/>
            <w:sz w:val="24"/>
            <w:szCs w:val="24"/>
          </w:rPr>
          <w:t xml:space="preserve">establish </w:t>
        </w:r>
        <w:r w:rsidR="00205DC2" w:rsidRPr="00AC70D3" w:rsidDel="00CB5EAF">
          <w:rPr>
            <w:rFonts w:ascii="Times New Roman" w:hAnsi="Times New Roman" w:cs="Times New Roman"/>
            <w:noProof/>
            <w:sz w:val="24"/>
            <w:szCs w:val="24"/>
          </w:rPr>
          <w:t>a more robust</w:t>
        </w:r>
        <w:r w:rsidR="00947AE5" w:rsidDel="00CB5EAF">
          <w:rPr>
            <w:rFonts w:ascii="Times New Roman" w:hAnsi="Times New Roman" w:cs="Times New Roman"/>
            <w:noProof/>
            <w:sz w:val="24"/>
            <w:szCs w:val="24"/>
          </w:rPr>
          <w:t xml:space="preserve"> and </w:t>
        </w:r>
        <w:r w:rsidR="00E9421A" w:rsidDel="00CB5EAF">
          <w:rPr>
            <w:rFonts w:ascii="Times New Roman" w:hAnsi="Times New Roman" w:cs="Times New Roman"/>
            <w:noProof/>
            <w:sz w:val="24"/>
            <w:szCs w:val="24"/>
          </w:rPr>
          <w:t>reliable</w:t>
        </w:r>
        <w:r w:rsidDel="00CB5EAF">
          <w:rPr>
            <w:rFonts w:ascii="Times New Roman" w:hAnsi="Times New Roman" w:cs="Times New Roman"/>
            <w:noProof/>
            <w:sz w:val="24"/>
            <w:szCs w:val="24"/>
          </w:rPr>
          <w:t xml:space="preserve"> </w:t>
        </w:r>
        <w:r w:rsidR="00947AE5" w:rsidDel="00CB5EAF">
          <w:rPr>
            <w:rFonts w:ascii="Times New Roman" w:hAnsi="Times New Roman" w:cs="Times New Roman"/>
            <w:noProof/>
            <w:sz w:val="24"/>
            <w:szCs w:val="24"/>
          </w:rPr>
          <w:t xml:space="preserve">ANN model </w:t>
        </w:r>
        <w:r w:rsidDel="00CB5EAF">
          <w:rPr>
            <w:rFonts w:ascii="Times New Roman" w:hAnsi="Times New Roman" w:cs="Times New Roman"/>
            <w:noProof/>
            <w:sz w:val="24"/>
            <w:szCs w:val="24"/>
          </w:rPr>
          <w:t>with higher confidence and more representative results</w:t>
        </w:r>
        <w:r w:rsidR="00785363" w:rsidDel="00CB5EAF">
          <w:rPr>
            <w:rFonts w:ascii="Times New Roman" w:hAnsi="Times New Roman" w:cs="Times New Roman"/>
            <w:noProof/>
            <w:sz w:val="24"/>
            <w:szCs w:val="24"/>
          </w:rPr>
          <w:t xml:space="preserve">. </w:t>
        </w:r>
      </w:moveFrom>
      <w:moveFromRangeEnd w:id="1220"/>
      <w:ins w:id="1222" w:author="Thike" w:date="2019-07-08T21:05:00Z">
        <w:r w:rsidR="008C0A8F">
          <w:rPr>
            <w:rFonts w:ascii="Times New Roman" w:hAnsi="Times New Roman" w:cs="Times New Roman"/>
            <w:noProof/>
            <w:sz w:val="24"/>
            <w:szCs w:val="24"/>
          </w:rPr>
          <w:t>Concerned</w:t>
        </w:r>
      </w:ins>
      <w:ins w:id="1223" w:author="Thike" w:date="2019-07-03T17:25:00Z">
        <w:r w:rsidR="003E21DC">
          <w:rPr>
            <w:rFonts w:ascii="Times New Roman" w:hAnsi="Times New Roman" w:cs="Times New Roman"/>
            <w:noProof/>
            <w:sz w:val="24"/>
            <w:szCs w:val="24"/>
          </w:rPr>
          <w:t xml:space="preserve"> with electrochemica</w:t>
        </w:r>
      </w:ins>
      <w:ins w:id="1224" w:author="Thike" w:date="2019-07-03T17:26:00Z">
        <w:r w:rsidR="003E21DC">
          <w:rPr>
            <w:rFonts w:ascii="Times New Roman" w:hAnsi="Times New Roman" w:cs="Times New Roman"/>
            <w:noProof/>
            <w:sz w:val="24"/>
            <w:szCs w:val="24"/>
          </w:rPr>
          <w:t xml:space="preserve">l reaction, </w:t>
        </w:r>
      </w:ins>
      <w:ins w:id="1225" w:author="Thike" w:date="2019-07-03T17:29:00Z">
        <w:r w:rsidR="003E21DC" w:rsidRPr="003E21DC">
          <w:rPr>
            <w:rFonts w:ascii="Times New Roman" w:hAnsi="Times New Roman" w:cs="Times New Roman"/>
            <w:noProof/>
            <w:sz w:val="24"/>
            <w:szCs w:val="24"/>
          </w:rPr>
          <w:t>Bassam et al.</w:t>
        </w:r>
      </w:ins>
      <w:ins w:id="1226" w:author="Thike" w:date="2019-07-03T17:33:00Z">
        <w:r w:rsidR="00CB5EAF">
          <w:rPr>
            <w:rFonts w:ascii="Times New Roman" w:hAnsi="Times New Roman" w:cs="Times New Roman"/>
            <w:noProof/>
            <w:sz w:val="24"/>
            <w:szCs w:val="24"/>
          </w:rPr>
          <w:t>,</w:t>
        </w:r>
      </w:ins>
      <w:ins w:id="1227" w:author="Thike" w:date="2019-07-03T17:24:00Z">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ins w:id="1228"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7" w:tooltip="Bassam, 2008 #443" w:history="1">
        <w:r w:rsidR="00671DCC">
          <w:rPr>
            <w:rFonts w:ascii="Times New Roman" w:hAnsi="Times New Roman" w:cs="Times New Roman"/>
            <w:noProof/>
            <w:sz w:val="24"/>
            <w:szCs w:val="24"/>
          </w:rPr>
          <w:t>77</w:t>
        </w:r>
      </w:hyperlink>
      <w:r w:rsidR="00F5227B">
        <w:rPr>
          <w:rFonts w:ascii="Times New Roman" w:hAnsi="Times New Roman" w:cs="Times New Roman"/>
          <w:noProof/>
          <w:sz w:val="24"/>
          <w:szCs w:val="24"/>
        </w:rPr>
        <w:t>]</w:t>
      </w:r>
      <w:ins w:id="1229" w:author="Thike" w:date="2019-07-03T17:24:00Z">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ins>
      <w:ins w:id="1230" w:author="Thike" w:date="2019-07-03T17:28:00Z">
        <w:r w:rsidR="003E21DC" w:rsidRPr="003E21DC">
          <w:rPr>
            <w:rFonts w:ascii="Times New Roman" w:hAnsi="Times New Roman" w:cs="Times New Roman"/>
            <w:noProof/>
            <w:sz w:val="24"/>
            <w:szCs w:val="24"/>
          </w:rPr>
          <w:t>Colorado-Garrido et al</w:t>
        </w:r>
      </w:ins>
      <w:ins w:id="1231" w:author="Thike" w:date="2019-07-03T17:24:00Z">
        <w:r w:rsidR="003E21DC">
          <w:rPr>
            <w:rFonts w:ascii="Times New Roman" w:hAnsi="Times New Roman" w:cs="Times New Roman"/>
            <w:noProof/>
            <w:sz w:val="24"/>
            <w:szCs w:val="24"/>
          </w:rPr>
          <w:t>.</w:t>
        </w:r>
      </w:ins>
      <w:ins w:id="1232" w:author="Thike" w:date="2019-07-03T17:33:00Z">
        <w:r w:rsidR="00CB5EAF">
          <w:rPr>
            <w:rFonts w:ascii="Times New Roman" w:hAnsi="Times New Roman" w:cs="Times New Roman"/>
            <w:noProof/>
            <w:sz w:val="24"/>
            <w:szCs w:val="24"/>
          </w:rPr>
          <w:t xml:space="preserve">, </w:t>
        </w:r>
      </w:ins>
      <w:ins w:id="1233" w:author="Thike" w:date="2019-07-03T17:24:00Z">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ins w:id="1234"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8" w:tooltip="Colorado-Garrido, 2008 #446" w:history="1">
        <w:r w:rsidR="00671DCC">
          <w:rPr>
            <w:rFonts w:ascii="Times New Roman" w:hAnsi="Times New Roman" w:cs="Times New Roman"/>
            <w:noProof/>
            <w:sz w:val="24"/>
            <w:szCs w:val="24"/>
          </w:rPr>
          <w:t>78</w:t>
        </w:r>
      </w:hyperlink>
      <w:r w:rsidR="00F5227B">
        <w:rPr>
          <w:rFonts w:ascii="Times New Roman" w:hAnsi="Times New Roman" w:cs="Times New Roman"/>
          <w:noProof/>
          <w:sz w:val="24"/>
          <w:szCs w:val="24"/>
        </w:rPr>
        <w:t>]</w:t>
      </w:r>
      <w:ins w:id="1235" w:author="Thike" w:date="2019-07-03T17:24:00Z">
        <w:r w:rsidR="003E21DC">
          <w:rPr>
            <w:rFonts w:ascii="Times New Roman" w:hAnsi="Times New Roman" w:cs="Times New Roman"/>
            <w:noProof/>
            <w:sz w:val="24"/>
            <w:szCs w:val="24"/>
          </w:rPr>
          <w:fldChar w:fldCharType="end"/>
        </w:r>
      </w:ins>
      <w:ins w:id="1236" w:author="Thike" w:date="2019-07-03T17:26:00Z">
        <w:r w:rsidR="003E21DC">
          <w:rPr>
            <w:rFonts w:ascii="Times New Roman" w:hAnsi="Times New Roman" w:cs="Times New Roman"/>
            <w:noProof/>
            <w:sz w:val="24"/>
            <w:szCs w:val="24"/>
          </w:rPr>
          <w:t xml:space="preserve"> have also </w:t>
        </w:r>
      </w:ins>
      <w:ins w:id="1237" w:author="Thike" w:date="2019-07-03T17:24:00Z">
        <w:r w:rsidR="003E21DC">
          <w:rPr>
            <w:rFonts w:ascii="Times New Roman" w:hAnsi="Times New Roman" w:cs="Times New Roman"/>
            <w:noProof/>
            <w:sz w:val="24"/>
            <w:szCs w:val="24"/>
          </w:rPr>
          <w:t xml:space="preserve">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ins>
      <w:ins w:id="1238" w:author="Thike" w:date="2019-07-03T17:29:00Z">
        <w:r w:rsidR="003E21DC" w:rsidRPr="003E21DC">
          <w:rPr>
            <w:rFonts w:ascii="Times New Roman" w:hAnsi="Times New Roman" w:cs="Times New Roman"/>
            <w:noProof/>
            <w:sz w:val="24"/>
            <w:szCs w:val="24"/>
          </w:rPr>
          <w:t>Bassam et al</w:t>
        </w:r>
      </w:ins>
      <w:ins w:id="1239" w:author="Thike" w:date="2019-07-03T17:24:00Z">
        <w:r w:rsidR="003E21DC">
          <w:rPr>
            <w:rFonts w:ascii="Times New Roman" w:hAnsi="Times New Roman" w:cs="Times New Roman"/>
            <w:noProof/>
            <w:sz w:val="24"/>
            <w:szCs w:val="24"/>
          </w:rPr>
          <w:t>.</w:t>
        </w:r>
      </w:ins>
      <w:ins w:id="1240" w:author="Thike" w:date="2019-07-03T17:33:00Z">
        <w:r w:rsidR="00CB5EAF">
          <w:rPr>
            <w:rFonts w:ascii="Times New Roman" w:hAnsi="Times New Roman" w:cs="Times New Roman"/>
            <w:noProof/>
            <w:sz w:val="24"/>
            <w:szCs w:val="24"/>
          </w:rPr>
          <w:t>,</w:t>
        </w:r>
      </w:ins>
      <w:ins w:id="1241" w:author="Thike" w:date="2019-07-03T17:24:00Z">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ins>
      <w:r w:rsidR="00450400">
        <w:rPr>
          <w:rFonts w:ascii="Times New Roman" w:hAnsi="Times New Roman" w:cs="Times New Roman"/>
          <w:noProof/>
          <w:sz w:val="24"/>
          <w:szCs w:val="24"/>
        </w:rPr>
        <w:t>s</w:t>
      </w:r>
      <w:ins w:id="1242" w:author="Thike" w:date="2019-07-03T17:24:00Z">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ins>
      <w:ins w:id="1243" w:author="Thike" w:date="2019-07-03T17:30:00Z">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ins>
      <w:ins w:id="1244" w:author="Thike" w:date="2019-07-03T17:34:00Z">
        <w:r w:rsidR="00CB5EAF">
          <w:rPr>
            <w:rFonts w:ascii="Times New Roman" w:hAnsi="Times New Roman" w:cs="Times New Roman"/>
            <w:noProof/>
            <w:sz w:val="24"/>
            <w:szCs w:val="24"/>
          </w:rPr>
          <w:t>,</w:t>
        </w:r>
      </w:ins>
      <w:ins w:id="1245" w:author="Thike" w:date="2019-07-03T17:30:00Z">
        <w:r w:rsidR="003E21DC">
          <w:rPr>
            <w:rFonts w:ascii="Times New Roman" w:hAnsi="Times New Roman" w:cs="Times New Roman"/>
            <w:noProof/>
            <w:sz w:val="24"/>
            <w:szCs w:val="24"/>
          </w:rPr>
          <w:t xml:space="preserve"> </w:t>
        </w:r>
      </w:ins>
      <w:ins w:id="1246" w:author="Thike" w:date="2019-07-03T17:24:00Z">
        <w:r w:rsidR="003E21DC">
          <w:rPr>
            <w:rFonts w:ascii="Times New Roman" w:hAnsi="Times New Roman" w:cs="Times New Roman"/>
            <w:noProof/>
            <w:sz w:val="24"/>
            <w:szCs w:val="24"/>
          </w:rPr>
          <w:t xml:space="preserve">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ins>
      <w:ins w:id="1247" w:author="Thike" w:date="2019-07-03T17:30:00Z">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ins>
      <w:ins w:id="1248" w:author="Thike" w:date="2019-07-03T17:33:00Z">
        <w:r w:rsidR="00CB5EAF">
          <w:rPr>
            <w:rFonts w:ascii="Times New Roman" w:hAnsi="Times New Roman" w:cs="Times New Roman"/>
            <w:noProof/>
            <w:sz w:val="24"/>
            <w:szCs w:val="24"/>
          </w:rPr>
          <w:t>,.</w:t>
        </w:r>
      </w:ins>
      <w:ins w:id="1249" w:author="Thike" w:date="2019-07-03T17:24:00Z">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ins>
    </w:p>
    <w:p w14:paraId="6A40FAD9" w14:textId="0732A5F6" w:rsidR="00CB5EAF" w:rsidDel="00CB5EAF" w:rsidRDefault="00CB5EAF" w:rsidP="00CB5EAF">
      <w:pPr>
        <w:widowControl w:val="0"/>
        <w:tabs>
          <w:tab w:val="left" w:pos="8355"/>
        </w:tabs>
        <w:spacing w:line="360" w:lineRule="auto"/>
        <w:jc w:val="both"/>
        <w:rPr>
          <w:del w:id="1250" w:author="Thike" w:date="2019-07-03T17:35:00Z"/>
          <w:moveTo w:id="1251" w:author="Thike" w:date="2019-07-03T17:34:00Z"/>
          <w:rFonts w:ascii="Times New Roman" w:hAnsi="Times New Roman" w:cs="Times New Roman"/>
          <w:noProof/>
          <w:sz w:val="24"/>
          <w:szCs w:val="24"/>
        </w:rPr>
      </w:pPr>
      <w:moveToRangeStart w:id="1252" w:author="Thike" w:date="2019-07-03T17:34:00Z" w:name="move13067711"/>
      <w:moveTo w:id="1253" w:author="Thike" w:date="2019-07-03T17:34:00Z">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w:t>
        </w:r>
        <w:del w:id="1254" w:author="Thike" w:date="2019-07-03T17:56:00Z">
          <w:r w:rsidDel="00A34791">
            <w:rPr>
              <w:rFonts w:ascii="Times New Roman" w:hAnsi="Times New Roman" w:cs="Times New Roman"/>
              <w:noProof/>
              <w:sz w:val="24"/>
              <w:szCs w:val="24"/>
            </w:rPr>
            <w:delText>, Paredes</w:delText>
          </w:r>
        </w:del>
        <w:r>
          <w:rPr>
            <w:rFonts w:ascii="Times New Roman" w:hAnsi="Times New Roman" w:cs="Times New Roman"/>
            <w:noProof/>
            <w:sz w:val="24"/>
            <w:szCs w:val="24"/>
          </w:rPr>
          <w:t xml:space="preserve"> et al.</w:t>
        </w:r>
      </w:moveTo>
      <w:ins w:id="1255" w:author="Thike" w:date="2019-07-03T17:56:00Z">
        <w:r w:rsidR="00A34791">
          <w:rPr>
            <w:rFonts w:ascii="Times New Roman" w:hAnsi="Times New Roman" w:cs="Times New Roman"/>
            <w:noProof/>
            <w:sz w:val="24"/>
            <w:szCs w:val="24"/>
          </w:rPr>
          <w:t>,</w:t>
        </w:r>
      </w:ins>
      <w:moveTo w:id="1256" w:author="Thike" w:date="2019-07-03T17:34:00Z">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w:t>
        </w:r>
        <w:r>
          <w:rPr>
            <w:rFonts w:ascii="Times New Roman" w:hAnsi="Times New Roman" w:cs="Times New Roman"/>
            <w:noProof/>
            <w:sz w:val="24"/>
            <w:szCs w:val="24"/>
          </w:rPr>
          <w:lastRenderedPageBreak/>
          <w:t>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moveTo>
    </w:p>
    <w:moveToRangeEnd w:id="1252"/>
    <w:p w14:paraId="6E58D0BD" w14:textId="3B437911" w:rsidR="003E21DC" w:rsidRDefault="00A34791">
      <w:pPr>
        <w:widowControl w:val="0"/>
        <w:tabs>
          <w:tab w:val="left" w:pos="8355"/>
        </w:tabs>
        <w:spacing w:line="360" w:lineRule="auto"/>
        <w:jc w:val="both"/>
        <w:rPr>
          <w:ins w:id="1257" w:author="Thike" w:date="2019-07-07T16:58:00Z"/>
          <w:rFonts w:ascii="Times New Roman" w:hAnsi="Times New Roman" w:cs="Times New Roman"/>
          <w:noProof/>
          <w:sz w:val="24"/>
          <w:szCs w:val="24"/>
        </w:rPr>
      </w:pPr>
      <w:ins w:id="1258" w:author="Thike" w:date="2019-07-03T17:57:00Z">
        <w:r>
          <w:rPr>
            <w:rFonts w:ascii="Times New Roman" w:hAnsi="Times New Roman" w:cs="Times New Roman"/>
            <w:noProof/>
            <w:sz w:val="24"/>
            <w:szCs w:val="24"/>
          </w:rPr>
          <w:t>Also</w:t>
        </w:r>
      </w:ins>
      <w:ins w:id="1259" w:author="Thike" w:date="2019-07-03T17:24:00Z">
        <w:r w:rsidR="003E21DC">
          <w:rPr>
            <w:rFonts w:ascii="Times New Roman" w:hAnsi="Times New Roman" w:cs="Times New Roman"/>
            <w:noProof/>
            <w:sz w:val="24"/>
            <w:szCs w:val="24"/>
          </w:rPr>
          <w:t>,</w:t>
        </w:r>
      </w:ins>
      <w:ins w:id="1260" w:author="Thike" w:date="2019-07-03T17:58:00Z">
        <w:r>
          <w:rPr>
            <w:rFonts w:ascii="Times New Roman" w:hAnsi="Times New Roman" w:cs="Times New Roman"/>
            <w:noProof/>
            <w:sz w:val="24"/>
            <w:szCs w:val="24"/>
          </w:rPr>
          <w:t xml:space="preserve"> </w:t>
        </w:r>
      </w:ins>
      <w:ins w:id="1261" w:author="Thike" w:date="2019-07-03T17:24:00Z">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ins>
      <w:ins w:id="1262" w:author="Thike" w:date="2019-07-03T17:59:00Z">
        <w:r>
          <w:rPr>
            <w:rFonts w:ascii="Times New Roman" w:hAnsi="Times New Roman" w:cs="Times New Roman"/>
            <w:noProof/>
            <w:sz w:val="24"/>
            <w:szCs w:val="24"/>
          </w:rPr>
          <w:t>,</w:t>
        </w:r>
        <w:r w:rsidRPr="00A34791">
          <w:rPr>
            <w:rFonts w:ascii="Times New Roman" w:hAnsi="Times New Roman" w:cs="Times New Roman"/>
            <w:noProof/>
            <w:sz w:val="24"/>
            <w:szCs w:val="24"/>
          </w:rPr>
          <w:t xml:space="preserve"> </w:t>
        </w:r>
        <w:r>
          <w:rPr>
            <w:rFonts w:ascii="Times New Roman" w:hAnsi="Times New Roman" w:cs="Times New Roman"/>
            <w:noProof/>
            <w:sz w:val="24"/>
            <w:szCs w:val="24"/>
          </w:rPr>
          <w:t xml:space="preserve">from the works of </w:t>
        </w:r>
        <w:r w:rsidRPr="003E21DC">
          <w:rPr>
            <w:rFonts w:ascii="Times New Roman" w:hAnsi="Times New Roman" w:cs="Times New Roman"/>
            <w:noProof/>
            <w:sz w:val="24"/>
            <w:szCs w:val="24"/>
          </w:rPr>
          <w:t>Bassam et al.</w:t>
        </w:r>
        <w:r>
          <w:rPr>
            <w:rFonts w:ascii="Times New Roman" w:hAnsi="Times New Roman" w:cs="Times New Roman"/>
            <w:noProof/>
            <w:sz w:val="24"/>
            <w:szCs w:val="24"/>
          </w:rPr>
          <w:t xml:space="preserve">, and </w:t>
        </w:r>
        <w:r w:rsidRPr="003E21DC">
          <w:rPr>
            <w:rFonts w:ascii="Times New Roman" w:hAnsi="Times New Roman" w:cs="Times New Roman"/>
            <w:noProof/>
            <w:sz w:val="24"/>
            <w:szCs w:val="24"/>
          </w:rPr>
          <w:t>Colorado-Garrido et al</w:t>
        </w:r>
        <w:r>
          <w:rPr>
            <w:rFonts w:ascii="Times New Roman" w:hAnsi="Times New Roman" w:cs="Times New Roman"/>
            <w:noProof/>
            <w:sz w:val="24"/>
            <w:szCs w:val="24"/>
          </w:rPr>
          <w:t xml:space="preserve">.  </w:t>
        </w:r>
      </w:ins>
    </w:p>
    <w:p w14:paraId="26884A4F" w14:textId="2E198ADC" w:rsidR="00B022AB" w:rsidRDefault="00B022AB">
      <w:pPr>
        <w:pStyle w:val="3"/>
        <w:spacing w:after="240"/>
        <w:rPr>
          <w:ins w:id="1263" w:author="Thike" w:date="2019-07-03T17:24:00Z"/>
          <w:noProof/>
        </w:rPr>
        <w:pPrChange w:id="1264" w:author="Thike" w:date="2019-07-07T16:58:00Z">
          <w:pPr>
            <w:widowControl w:val="0"/>
            <w:tabs>
              <w:tab w:val="left" w:pos="8355"/>
            </w:tabs>
            <w:spacing w:line="360" w:lineRule="auto"/>
            <w:jc w:val="both"/>
          </w:pPr>
        </w:pPrChange>
      </w:pPr>
      <w:ins w:id="1265" w:author="Thike" w:date="2019-07-07T16:58:00Z">
        <w:r>
          <w:rPr>
            <w:noProof/>
          </w:rPr>
          <w:t>Mechanical Property</w:t>
        </w:r>
      </w:ins>
    </w:p>
    <w:p w14:paraId="4F403C5E" w14:textId="289EB0E9" w:rsidR="003E21DC" w:rsidDel="003E21DC" w:rsidRDefault="003E21DC" w:rsidP="00E0463D">
      <w:pPr>
        <w:widowControl w:val="0"/>
        <w:tabs>
          <w:tab w:val="left" w:pos="8355"/>
        </w:tabs>
        <w:spacing w:line="360" w:lineRule="auto"/>
        <w:jc w:val="both"/>
        <w:rPr>
          <w:del w:id="1266" w:author="Thike" w:date="2019-07-03T17:24:00Z"/>
          <w:rFonts w:ascii="Times New Roman" w:hAnsi="Times New Roman" w:cs="Times New Roman"/>
          <w:noProof/>
          <w:sz w:val="24"/>
          <w:szCs w:val="24"/>
        </w:rPr>
      </w:pPr>
    </w:p>
    <w:p w14:paraId="24D3A89A" w14:textId="588A76C7" w:rsidR="00CF1552" w:rsidDel="00B022AB" w:rsidRDefault="00205DC2" w:rsidP="00E0463D">
      <w:pPr>
        <w:pStyle w:val="a3"/>
        <w:widowControl w:val="0"/>
        <w:numPr>
          <w:ilvl w:val="0"/>
          <w:numId w:val="3"/>
        </w:numPr>
        <w:tabs>
          <w:tab w:val="left" w:pos="8355"/>
        </w:tabs>
        <w:spacing w:after="240" w:line="360" w:lineRule="auto"/>
        <w:ind w:left="360"/>
        <w:jc w:val="both"/>
        <w:rPr>
          <w:del w:id="1267" w:author="Thike" w:date="2019-07-07T16:58:00Z"/>
          <w:b/>
          <w:bCs/>
          <w:noProof/>
        </w:rPr>
      </w:pPr>
      <w:del w:id="1268" w:author="Thike" w:date="2019-07-07T16:58:00Z">
        <w:r w:rsidDel="00B022AB">
          <w:rPr>
            <w:b/>
            <w:bCs/>
            <w:noProof/>
          </w:rPr>
          <w:delText>Thermal Property</w:delText>
        </w:r>
      </w:del>
    </w:p>
    <w:p w14:paraId="66F7EE5D" w14:textId="7FCE0439"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ins w:id="1269" w:author="Thike" w:date="2019-07-03T18:01:00Z">
        <w:r w:rsidR="00AF3B2E">
          <w:rPr>
            <w:rFonts w:ascii="Times New Roman" w:hAnsi="Times New Roman" w:cs="Times New Roman"/>
            <w:noProof/>
            <w:sz w:val="24"/>
            <w:szCs w:val="24"/>
          </w:rPr>
          <w:t xml:space="preserve"> </w:t>
        </w:r>
      </w:ins>
      <w:del w:id="1270" w:author="Thike" w:date="2019-07-03T18:01:00Z">
        <w:r w:rsidR="00205DC2" w:rsidDel="00AF3B2E">
          <w:rPr>
            <w:rFonts w:ascii="Times New Roman" w:hAnsi="Times New Roman" w:cs="Times New Roman"/>
            <w:noProof/>
            <w:sz w:val="24"/>
            <w:szCs w:val="24"/>
          </w:rPr>
          <w:delText xml:space="preserve">, Zhu </w:delText>
        </w:r>
      </w:del>
      <w:r w:rsidR="00205DC2">
        <w:rPr>
          <w:rFonts w:ascii="Times New Roman" w:hAnsi="Times New Roman" w:cs="Times New Roman"/>
          <w:noProof/>
          <w:sz w:val="24"/>
          <w:szCs w:val="24"/>
        </w:rPr>
        <w:t>et al.</w:t>
      </w:r>
      <w:ins w:id="1271" w:author="Thike" w:date="2019-07-03T18:01:00Z">
        <w:r w:rsidR="00AF3B2E">
          <w:rPr>
            <w:rFonts w:ascii="Times New Roman" w:hAnsi="Times New Roman" w:cs="Times New Roman"/>
            <w:noProof/>
            <w:sz w:val="24"/>
            <w:szCs w:val="24"/>
          </w:rPr>
          <w:t>,</w:t>
        </w:r>
      </w:ins>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1272"/>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1272"/>
      <w:r w:rsidR="002721CE">
        <w:rPr>
          <w:rStyle w:val="a6"/>
        </w:rPr>
        <w:commentReference w:id="1272"/>
      </w:r>
      <w:r w:rsidR="00205DC2">
        <w:rPr>
          <w:rFonts w:ascii="Times New Roman" w:hAnsi="Times New Roman" w:cs="Times New Roman"/>
          <w:noProof/>
          <w:sz w:val="24"/>
          <w:szCs w:val="24"/>
        </w:rPr>
        <w:t xml:space="preserve"> developed an accurate thermal stress model</w:t>
      </w:r>
      <w:ins w:id="1273" w:author="Thike" w:date="2019-07-09T03:30:00Z">
        <w:r w:rsidR="004B44A5">
          <w:rPr>
            <w:rFonts w:ascii="Times New Roman" w:hAnsi="Times New Roman" w:cs="Times New Roman"/>
            <w:noProof/>
            <w:sz w:val="24"/>
            <w:szCs w:val="24"/>
          </w:rPr>
          <w:t xml:space="preserve"> </w:t>
        </w:r>
      </w:ins>
      <w:ins w:id="1274" w:author="Thike" w:date="2019-07-09T04:43:00Z">
        <w:r w:rsidR="008F785B">
          <w:rPr>
            <w:rFonts w:ascii="Times New Roman" w:hAnsi="Times New Roman" w:cs="Times New Roman"/>
            <w:noProof/>
            <w:sz w:val="24"/>
            <w:szCs w:val="24"/>
          </w:rPr>
          <w:t>with</w:t>
        </w:r>
      </w:ins>
      <w:ins w:id="1275" w:author="Thike" w:date="2019-07-09T03:33:00Z">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del w:id="1276" w:author="Thike" w:date="2019-07-09T03:44:00Z">
        <w:r w:rsidR="00171356" w:rsidDel="00B832E1">
          <w:rPr>
            <w:rFonts w:ascii="Times New Roman" w:hAnsi="Times New Roman" w:cs="Times New Roman"/>
            <w:noProof/>
            <w:sz w:val="24"/>
            <w:szCs w:val="24"/>
          </w:rPr>
          <w:delText xml:space="preserve">for </w:delText>
        </w:r>
      </w:del>
      <w:ins w:id="1277" w:author="Thike" w:date="2019-07-09T03:44:00Z">
        <w:r w:rsidR="00B832E1">
          <w:rPr>
            <w:rFonts w:ascii="Times New Roman" w:hAnsi="Times New Roman" w:cs="Times New Roman"/>
            <w:noProof/>
            <w:sz w:val="24"/>
            <w:szCs w:val="24"/>
          </w:rPr>
          <w:t xml:space="preserve">from </w:t>
        </w:r>
      </w:ins>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del w:id="1278" w:author="Thike" w:date="2019-07-03T15:27:00Z">
        <w:r w:rsidR="00205DC2" w:rsidRPr="005D71A2" w:rsidDel="002A0880">
          <w:rPr>
            <w:rFonts w:ascii="Times New Roman" w:hAnsi="Times New Roman" w:cs="Times New Roman"/>
            <w:noProof/>
            <w:sz w:val="24"/>
            <w:szCs w:val="24"/>
          </w:rPr>
          <w:delText>backpropagation</w:delText>
        </w:r>
        <w:r w:rsidR="00205DC2" w:rsidDel="002A0880">
          <w:rPr>
            <w:rFonts w:ascii="Times New Roman" w:hAnsi="Times New Roman" w:cs="Times New Roman"/>
            <w:noProof/>
            <w:sz w:val="24"/>
            <w:szCs w:val="24"/>
          </w:rPr>
          <w:delText xml:space="preserve"> neural network</w:delText>
        </w:r>
        <w:r w:rsidR="005D71A2" w:rsidDel="002A0880">
          <w:rPr>
            <w:rFonts w:ascii="Times New Roman" w:hAnsi="Times New Roman" w:cs="Times New Roman"/>
            <w:noProof/>
            <w:sz w:val="24"/>
            <w:szCs w:val="24"/>
          </w:rPr>
          <w:delText xml:space="preserve"> (</w:delText>
        </w:r>
      </w:del>
      <w:r w:rsidR="005D71A2">
        <w:rPr>
          <w:rFonts w:ascii="Times New Roman" w:hAnsi="Times New Roman" w:cs="Times New Roman"/>
          <w:noProof/>
          <w:sz w:val="24"/>
          <w:szCs w:val="24"/>
        </w:rPr>
        <w:t>BPNN</w:t>
      </w:r>
      <w:del w:id="1279" w:author="Thike" w:date="2019-07-03T15:27:00Z">
        <w:r w:rsidR="005D71A2" w:rsidDel="002A0880">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1825787E" w:rsidR="00CF1552" w:rsidDel="00250CC4" w:rsidRDefault="00205DC2" w:rsidP="00E0463D">
      <w:pPr>
        <w:pStyle w:val="a3"/>
        <w:widowControl w:val="0"/>
        <w:numPr>
          <w:ilvl w:val="0"/>
          <w:numId w:val="3"/>
        </w:numPr>
        <w:tabs>
          <w:tab w:val="left" w:pos="8355"/>
        </w:tabs>
        <w:spacing w:after="240" w:line="360" w:lineRule="auto"/>
        <w:ind w:left="360"/>
        <w:jc w:val="both"/>
        <w:rPr>
          <w:del w:id="1280" w:author="Thike" w:date="2019-07-07T17:07:00Z"/>
          <w:b/>
          <w:bCs/>
          <w:noProof/>
        </w:rPr>
      </w:pPr>
      <w:bookmarkStart w:id="1281" w:name="_Hlk13067911"/>
      <w:del w:id="1282" w:author="Thike" w:date="2019-07-07T17:07:00Z">
        <w:r w:rsidDel="00250CC4">
          <w:rPr>
            <w:b/>
            <w:bCs/>
            <w:noProof/>
          </w:rPr>
          <w:delText>Structural Property</w:delText>
        </w:r>
      </w:del>
    </w:p>
    <w:p w14:paraId="427B2209" w14:textId="6EB93FB7"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1283" w:name="_Hlk534709799"/>
      <w:bookmarkEnd w:id="1281"/>
      <w:r>
        <w:rPr>
          <w:rFonts w:ascii="Times New Roman" w:hAnsi="Times New Roman" w:cs="Times New Roman"/>
          <w:noProof/>
          <w:sz w:val="24"/>
          <w:szCs w:val="24"/>
        </w:rPr>
        <w:t>S</w:t>
      </w:r>
      <w:r w:rsidR="00205DC2">
        <w:rPr>
          <w:rFonts w:ascii="Times New Roman" w:hAnsi="Times New Roman" w:cs="Times New Roman"/>
          <w:noProof/>
          <w:sz w:val="24"/>
          <w:szCs w:val="24"/>
        </w:rPr>
        <w:t>asikumar</w:t>
      </w:r>
      <w:del w:id="1284" w:author="Thike" w:date="2019-07-03T18:05:00Z">
        <w:r w:rsidR="00205DC2" w:rsidDel="003E68CC">
          <w:rPr>
            <w:rFonts w:ascii="Times New Roman" w:hAnsi="Times New Roman" w:cs="Times New Roman"/>
            <w:noProof/>
            <w:sz w:val="24"/>
            <w:szCs w:val="24"/>
          </w:rPr>
          <w:delText>, Rajendraboopathy</w:delText>
        </w:r>
      </w:del>
      <w:r w:rsidR="00205DC2">
        <w:rPr>
          <w:rFonts w:ascii="Times New Roman" w:hAnsi="Times New Roman" w:cs="Times New Roman"/>
          <w:noProof/>
          <w:sz w:val="24"/>
          <w:szCs w:val="24"/>
        </w:rPr>
        <w:t xml:space="preserve"> et al</w:t>
      </w:r>
      <w:bookmarkEnd w:id="1283"/>
      <w:r w:rsidR="00205DC2">
        <w:rPr>
          <w:rFonts w:ascii="Times New Roman" w:hAnsi="Times New Roman" w:cs="Times New Roman"/>
          <w:noProof/>
          <w:sz w:val="24"/>
          <w:szCs w:val="24"/>
        </w:rPr>
        <w:t>.</w:t>
      </w:r>
      <w:ins w:id="1285" w:author="Thike" w:date="2019-07-03T18:05:00Z">
        <w:r w:rsidR="003E68CC">
          <w:rPr>
            <w:rFonts w:ascii="Times New Roman" w:hAnsi="Times New Roman" w:cs="Times New Roman"/>
            <w:noProof/>
            <w:sz w:val="24"/>
            <w:szCs w:val="24"/>
          </w:rPr>
          <w:t xml:space="preserve">, </w:t>
        </w:r>
      </w:ins>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1286" w:name="_Hlk534790749"/>
      <w:r w:rsidR="00205DC2">
        <w:rPr>
          <w:rFonts w:ascii="Times New Roman" w:hAnsi="Times New Roman" w:cs="Times New Roman"/>
          <w:noProof/>
          <w:sz w:val="24"/>
          <w:szCs w:val="24"/>
        </w:rPr>
        <w:t>presented a BP neural network</w:t>
      </w:r>
      <w:bookmarkStart w:id="1287"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and AE (Acoustic Emission) amplitude </w:t>
      </w:r>
      <w:r w:rsidR="00205DC2">
        <w:rPr>
          <w:rFonts w:ascii="Times New Roman" w:hAnsi="Times New Roman" w:cs="Times New Roman"/>
          <w:noProof/>
          <w:sz w:val="24"/>
          <w:szCs w:val="24"/>
        </w:rPr>
        <w:lastRenderedPageBreak/>
        <w:t>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1286"/>
    </w:p>
    <w:p w14:paraId="677C5458" w14:textId="032616F8"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473" w:history="1">
        <w:r w:rsidR="00671DCC">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1288" w:name="_Hlk534790830"/>
      <w:r w:rsidR="00205DC2">
        <w:rPr>
          <w:rFonts w:ascii="Times New Roman" w:hAnsi="Times New Roman" w:cs="Times New Roman"/>
          <w:noProof/>
          <w:sz w:val="24"/>
          <w:szCs w:val="24"/>
        </w:rPr>
        <w:t xml:space="preserve">. </w:t>
      </w:r>
      <w:bookmarkEnd w:id="1288"/>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1289" w:name="_Hlk534839244"/>
      <w:r w:rsidR="00205DC2">
        <w:rPr>
          <w:rFonts w:ascii="Times New Roman" w:hAnsi="Times New Roman" w:cs="Times New Roman"/>
          <w:noProof/>
          <w:sz w:val="24"/>
          <w:szCs w:val="24"/>
        </w:rPr>
        <w:t>constructed with 30% of AE data</w:t>
      </w:r>
      <w:bookmarkEnd w:id="1289"/>
      <w:r w:rsidR="00205DC2">
        <w:rPr>
          <w:rFonts w:ascii="Times New Roman" w:hAnsi="Times New Roman" w:cs="Times New Roman"/>
          <w:noProof/>
          <w:sz w:val="24"/>
          <w:szCs w:val="24"/>
        </w:rPr>
        <w:t>, 66-22-1</w:t>
      </w:r>
      <w:r w:rsidR="00205DC2">
        <w:t xml:space="preserve"> </w:t>
      </w:r>
      <w:bookmarkStart w:id="1290" w:name="_Hlk534839296"/>
      <w:r w:rsidR="00205DC2">
        <w:rPr>
          <w:rFonts w:ascii="Times New Roman" w:hAnsi="Times New Roman" w:cs="Times New Roman"/>
          <w:noProof/>
          <w:sz w:val="24"/>
          <w:szCs w:val="24"/>
        </w:rPr>
        <w:t xml:space="preserve">constructed with 40% of AE data </w:t>
      </w:r>
      <w:bookmarkEnd w:id="1290"/>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ins w:id="1291" w:author="Thike" w:date="2019-07-08T21:07:00Z">
        <w:r w:rsidR="007D3574">
          <w:rPr>
            <w:rFonts w:ascii="Times New Roman" w:hAnsi="Times New Roman" w:cs="Times New Roman"/>
            <w:noProof/>
            <w:sz w:val="24"/>
            <w:szCs w:val="24"/>
          </w:rPr>
          <w:t xml:space="preserve">by Sasikumar et al., </w:t>
        </w:r>
      </w:ins>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1292"/>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1292"/>
      <w:r w:rsidR="003E68CC">
        <w:rPr>
          <w:rStyle w:val="a6"/>
        </w:rPr>
        <w:commentReference w:id="1292"/>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2F1FBFE0" w:rsidR="00CF1552" w:rsidRDefault="00825748" w:rsidP="00825748">
      <w:pPr>
        <w:pStyle w:val="3"/>
        <w:rPr>
          <w:noProof/>
        </w:rPr>
      </w:pPr>
      <w:r>
        <w:rPr>
          <w:noProof/>
        </w:rPr>
        <w:lastRenderedPageBreak/>
        <w:t>Tribological Property</w:t>
      </w:r>
      <w:del w:id="1293" w:author="Thike" w:date="2019-07-03T17:37:00Z">
        <w:r w:rsidR="00205DC2" w:rsidDel="00CB5EAF">
          <w:rPr>
            <w:noProof/>
          </w:rPr>
          <w:delText>Electrochemical Property</w:delText>
        </w:r>
      </w:del>
    </w:p>
    <w:p w14:paraId="4426D569" w14:textId="77777777" w:rsidR="00825748" w:rsidDel="00CB5EAF" w:rsidRDefault="00825748" w:rsidP="00825748">
      <w:pPr>
        <w:pStyle w:val="3"/>
        <w:rPr>
          <w:del w:id="1294" w:author="Thike" w:date="2019-07-03T17:37:00Z"/>
          <w:noProof/>
        </w:rPr>
      </w:pPr>
    </w:p>
    <w:p w14:paraId="617C3C59" w14:textId="4D9EAA38" w:rsidR="00CF1552" w:rsidDel="003E21DC" w:rsidRDefault="00205DC2">
      <w:pPr>
        <w:pStyle w:val="3"/>
        <w:rPr>
          <w:del w:id="1295" w:author="Thike" w:date="2019-07-03T17:23:00Z"/>
          <w:rFonts w:cs="Times New Roman"/>
          <w:noProof/>
        </w:rPr>
        <w:pPrChange w:id="1296" w:author="Thike" w:date="2019-07-07T17:00:00Z">
          <w:pPr>
            <w:widowControl w:val="0"/>
            <w:tabs>
              <w:tab w:val="left" w:pos="8355"/>
            </w:tabs>
            <w:spacing w:line="360" w:lineRule="auto"/>
            <w:jc w:val="both"/>
          </w:pPr>
        </w:pPrChange>
      </w:pPr>
      <w:bookmarkStart w:id="1297" w:name="_Hlk534842607"/>
      <w:bookmarkStart w:id="1298" w:name="_Hlk534715628"/>
      <w:del w:id="1299" w:author="Thike" w:date="2019-07-03T17:23:00Z">
        <w:r w:rsidDel="003E21DC">
          <w:rPr>
            <w:rFonts w:cs="Times New Roman"/>
            <w:noProof/>
          </w:rPr>
          <w:delText>Bassam, Ortega-Toledo et al</w:delText>
        </w:r>
        <w:bookmarkEnd w:id="1297"/>
        <w:r w:rsidDel="003E21DC">
          <w:rPr>
            <w:rFonts w:cs="Times New Roman"/>
            <w:noProof/>
          </w:rPr>
          <w:delText>.</w:delText>
        </w:r>
        <w:r w:rsidR="006029D0" w:rsidDel="003E21DC">
          <w:rPr>
            <w:rFonts w:cs="Times New Roman"/>
            <w:noProof/>
          </w:rPr>
          <w:delText xml:space="preserve"> (2008) </w:delText>
        </w:r>
        <w:r w:rsidDel="003E21DC">
          <w:rPr>
            <w:rFonts w:cs="Times New Roman"/>
            <w:noProof/>
          </w:rPr>
          <w:fldChar w:fldCharType="begin"/>
        </w:r>
      </w:del>
      <w:r w:rsidR="0022551D">
        <w:rPr>
          <w:rFonts w:cs="Times New Roman"/>
          <w:noProof/>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del w:id="1300"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"_ENREF_77" \o "Bassam, 2008 #443" </w:instrText>
      </w:r>
      <w:r w:rsidR="00D6662D">
        <w:rPr>
          <w:noProof/>
        </w:rPr>
        <w:fldChar w:fldCharType="separate"/>
      </w:r>
      <w:r w:rsidR="00D6662D">
        <w:rPr>
          <w:rFonts w:cs="Times New Roman"/>
          <w:noProof/>
        </w:rPr>
        <w:t>77</w:t>
      </w:r>
      <w:r w:rsidR="00D6662D">
        <w:rPr>
          <w:noProof/>
        </w:rPr>
        <w:fldChar w:fldCharType="end"/>
      </w:r>
      <w:r w:rsidR="0022551D">
        <w:rPr>
          <w:rFonts w:cs="Times New Roman"/>
          <w:noProof/>
        </w:rPr>
        <w:t>]</w:t>
      </w:r>
      <w:del w:id="1301" w:author="Thike" w:date="2019-07-03T17:23:00Z">
        <w:r w:rsidDel="003E21DC">
          <w:rPr>
            <w:rFonts w:cs="Times New Roman"/>
            <w:noProof/>
          </w:rPr>
          <w:fldChar w:fldCharType="end"/>
        </w:r>
        <w:r w:rsidDel="003E21DC">
          <w:rPr>
            <w:rFonts w:cs="Times New Roman"/>
            <w:noProof/>
          </w:rPr>
          <w:delText xml:space="preserve"> and </w:delText>
        </w:r>
        <w:bookmarkStart w:id="1302" w:name="_Hlk534843239"/>
        <w:r w:rsidDel="003E21DC">
          <w:rPr>
            <w:rFonts w:cs="Times New Roman"/>
            <w:noProof/>
          </w:rPr>
          <w:delText>Colorado-Garrido, Ortega-Toledo et al.</w:delText>
        </w:r>
        <w:bookmarkEnd w:id="1298"/>
        <w:bookmarkEnd w:id="1302"/>
        <w:r w:rsidDel="003E21DC">
          <w:rPr>
            <w:rFonts w:cs="Times New Roman"/>
            <w:noProof/>
          </w:rPr>
          <w:delText xml:space="preserve"> </w:delText>
        </w:r>
        <w:r w:rsidR="006029D0" w:rsidDel="003E21DC">
          <w:rPr>
            <w:rFonts w:cs="Times New Roman"/>
            <w:noProof/>
          </w:rPr>
          <w:delText xml:space="preserve">(2008) </w:delText>
        </w:r>
        <w:r w:rsidDel="003E21DC">
          <w:rPr>
            <w:rFonts w:cs="Times New Roman"/>
            <w:noProof/>
          </w:rPr>
          <w:fldChar w:fldCharType="begin"/>
        </w:r>
      </w:del>
      <w:r w:rsidR="0022551D">
        <w:rPr>
          <w:rFonts w:cs="Times New Roman"/>
          <w:noProof/>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del w:id="1303" w:author="Thike" w:date="2019-07-03T17:23:00Z">
        <w:r w:rsidDel="003E21DC">
          <w:rPr>
            <w:rFonts w:cs="Times New Roman"/>
            <w:noProof/>
          </w:rPr>
          <w:fldChar w:fldCharType="separate"/>
        </w:r>
      </w:del>
      <w:r w:rsidR="0022551D">
        <w:rPr>
          <w:rFonts w:cs="Times New Roman"/>
          <w:noProof/>
        </w:rPr>
        <w:t>[</w:t>
      </w:r>
      <w:r w:rsidR="00D6662D">
        <w:rPr>
          <w:noProof/>
        </w:rPr>
        <w:fldChar w:fldCharType="begin"/>
      </w:r>
      <w:r w:rsidR="00D6662D">
        <w:rPr>
          <w:noProof/>
        </w:rPr>
        <w:instrText xml:space="preserve"> HYPERLINK \l "_ENREF_78" \o "Colorado-Garrido, 2008 #446" </w:instrText>
      </w:r>
      <w:r w:rsidR="00D6662D">
        <w:rPr>
          <w:noProof/>
        </w:rPr>
        <w:fldChar w:fldCharType="separate"/>
      </w:r>
      <w:r w:rsidR="00D6662D">
        <w:rPr>
          <w:rFonts w:cs="Times New Roman"/>
          <w:noProof/>
        </w:rPr>
        <w:t>78</w:t>
      </w:r>
      <w:r w:rsidR="00D6662D">
        <w:rPr>
          <w:noProof/>
        </w:rPr>
        <w:fldChar w:fldCharType="end"/>
      </w:r>
      <w:r w:rsidR="0022551D">
        <w:rPr>
          <w:rFonts w:cs="Times New Roman"/>
          <w:noProof/>
        </w:rPr>
        <w:t>]</w:t>
      </w:r>
      <w:del w:id="1304" w:author="Thike" w:date="2019-07-03T17:23:00Z">
        <w:r w:rsidDel="003E21DC">
          <w:rPr>
            <w:rFonts w:cs="Times New Roman"/>
            <w:noProof/>
          </w:rPr>
          <w:fldChar w:fldCharType="end"/>
        </w:r>
        <w:r w:rsidDel="003E21DC">
          <w:rPr>
            <w:rFonts w:cs="Times New Roman"/>
            <w:noProof/>
          </w:rPr>
          <w:delText xml:space="preserve"> implemented </w:delText>
        </w:r>
        <w:r w:rsidR="008221A9" w:rsidDel="003E21DC">
          <w:rPr>
            <w:rFonts w:cs="Times New Roman"/>
            <w:noProof/>
          </w:rPr>
          <w:delText xml:space="preserve">prediction ability of </w:delText>
        </w:r>
      </w:del>
      <w:del w:id="1305" w:author="Thike" w:date="2019-07-03T16:33:00Z">
        <w:r w:rsidDel="00990898">
          <w:rPr>
            <w:rFonts w:cs="Times New Roman"/>
            <w:noProof/>
          </w:rPr>
          <w:delText xml:space="preserve">multilayer perceptron </w:delText>
        </w:r>
      </w:del>
      <w:del w:id="1306" w:author="Thike" w:date="2019-07-03T17:23:00Z">
        <w:r w:rsidDel="003E21DC">
          <w:rPr>
            <w:rFonts w:cs="Times New Roman"/>
            <w:noProof/>
          </w:rPr>
          <w:delText xml:space="preserve">neural networks in the application of electrochemical impedance techniques. Bassam, Ortega-Toledo et al. </w:delText>
        </w:r>
        <w:r w:rsidR="008221A9" w:rsidDel="003E21DC">
          <w:rPr>
            <w:rFonts w:cs="Times New Roman"/>
            <w:noProof/>
          </w:rPr>
          <w:delText>trained a</w:delText>
        </w:r>
        <w:r w:rsidDel="003E21DC">
          <w:rPr>
            <w:rFonts w:cs="Times New Roman"/>
            <w:noProof/>
          </w:rPr>
          <w:delText xml:space="preserve"> </w:delText>
        </w:r>
      </w:del>
      <w:del w:id="1307" w:author="Thike" w:date="2019-07-03T16:33:00Z">
        <w:r w:rsidDel="00990898">
          <w:rPr>
            <w:rFonts w:cs="Times New Roman"/>
            <w:noProof/>
          </w:rPr>
          <w:delText xml:space="preserve">multilayer perceptron </w:delText>
        </w:r>
      </w:del>
      <w:del w:id="1308" w:author="Thike" w:date="2019-07-03T17:23:00Z">
        <w:r w:rsidDel="003E21DC">
          <w:rPr>
            <w:rFonts w:cs="Times New Roman"/>
            <w:noProof/>
          </w:rPr>
          <w:delText>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delText>
        </w:r>
        <w:r w:rsidDel="003E21DC">
          <w:delText xml:space="preserve"> </w:delText>
        </w:r>
        <w:r w:rsidR="00950F46" w:rsidDel="003E21DC">
          <w:rPr>
            <w:rFonts w:cs="Times New Roman"/>
            <w:noProof/>
          </w:rPr>
          <w:delText>C</w:delText>
        </w:r>
        <w:r w:rsidR="00950F46" w:rsidRPr="00950F46" w:rsidDel="003E21DC">
          <w:rPr>
            <w:rFonts w:cs="Times New Roman"/>
            <w:noProof/>
          </w:rPr>
          <w:delText>orrelation coefficient</w:delText>
        </w:r>
        <w:r w:rsidR="00950F46" w:rsidDel="003E21DC">
          <w:rPr>
            <w:rFonts w:cs="Times New Roman"/>
            <w:noProof/>
          </w:rPr>
          <w:delText xml:space="preserve"> of </w:delText>
        </w:r>
        <w:r w:rsidR="00950F46" w:rsidRPr="00950F46" w:rsidDel="003E21DC">
          <w:rPr>
            <w:rFonts w:cs="Times New Roman"/>
            <w:noProof/>
          </w:rPr>
          <w:delText xml:space="preserve">R&gt;0.9905 described good agreement between simulations and theoretical data test. </w:delText>
        </w:r>
        <w:r w:rsidDel="003E21DC">
          <w:rPr>
            <w:rFonts w:cs="Times New Roman"/>
            <w:noProof/>
          </w:rPr>
          <w:delText>It was expected that</w:delText>
        </w:r>
        <w:r w:rsidDel="003E21DC">
          <w:delText xml:space="preserve"> </w:delText>
        </w:r>
        <w:r w:rsidDel="003E21DC">
          <w:rPr>
            <w:rFonts w:cs="Times New Roman"/>
            <w:noProof/>
          </w:rPr>
          <w:delText xml:space="preserve">the model may also enable the implementation of smart sensors for online quality determination (corrosion type) in pipeline steel. Colorado-Garrido, Ortega-Toledo et al. described the application of </w:delText>
        </w:r>
      </w:del>
      <w:del w:id="1309" w:author="Thike" w:date="2019-07-03T16:33:00Z">
        <w:r w:rsidDel="00990898">
          <w:rPr>
            <w:rFonts w:cs="Times New Roman"/>
            <w:noProof/>
          </w:rPr>
          <w:delText xml:space="preserve">multilayer perceptron </w:delText>
        </w:r>
      </w:del>
      <w:del w:id="1310" w:author="Thike" w:date="2019-07-03T17:23:00Z">
        <w:r w:rsidDel="003E21DC">
          <w:rPr>
            <w:rFonts w:cs="Times New Roman"/>
            <w:noProof/>
          </w:rPr>
          <w:delText xml:space="preserve">neural network to electrochemical testing by predicting impedance spectroscopy values, with the same network parameters used in </w:delText>
        </w:r>
        <w:r w:rsidR="000C19A3" w:rsidDel="003E21DC">
          <w:rPr>
            <w:rFonts w:cs="Times New Roman"/>
            <w:noProof/>
          </w:rPr>
          <w:delText xml:space="preserve">the </w:delText>
        </w:r>
        <w:r w:rsidDel="003E21DC">
          <w:rPr>
            <w:rFonts w:cs="Times New Roman"/>
            <w:noProof/>
          </w:rPr>
          <w:delText xml:space="preserve">work of Bassam, Ortega-Toledo et al. </w:delText>
        </w:r>
        <w:r w:rsidR="00C34A21" w:rsidDel="003E21DC">
          <w:rPr>
            <w:rFonts w:cs="Times New Roman"/>
            <w:noProof/>
          </w:rPr>
          <w:delText>The best network architecture was obtained with 2-5-1 for 5 ppm of inhibitor and 2-2-1 for 25 ppm of inhibitor</w:delText>
        </w:r>
        <w:r w:rsidR="00AA129D" w:rsidRPr="00AA129D" w:rsidDel="003E21DC">
          <w:rPr>
            <w:rFonts w:cs="Times New Roman"/>
            <w:noProof/>
          </w:rPr>
          <w:delText>, and correlation coefficients R value of 0.984 for 5 ppm and 0.994 for 25 ppm described good agreement between simulations and theoretical data test.</w:delText>
        </w:r>
        <w:r w:rsidR="00AA129D" w:rsidDel="003E21DC">
          <w:rPr>
            <w:rFonts w:cs="Times New Roman"/>
            <w:noProof/>
          </w:rPr>
          <w:delText xml:space="preserve"> </w:delText>
        </w:r>
        <w:r w:rsidDel="003E21DC">
          <w:rPr>
            <w:rFonts w:cs="Times New Roman"/>
            <w:noProof/>
          </w:rPr>
          <w:delText>In this case, the model’s aim was to predict the imaginary impedance based on the real part of the impedance as a</w:delText>
        </w:r>
        <w:r w:rsidDel="003E21DC">
          <w:rPr>
            <w:rFonts w:cs="Times New Roman" w:hint="eastAsia"/>
            <w:noProof/>
          </w:rPr>
          <w:delText xml:space="preserve"> </w:delText>
        </w:r>
        <w:r w:rsidDel="003E21DC">
          <w:rPr>
            <w:rFonts w:cs="Times New Roman"/>
            <w:noProof/>
          </w:rPr>
          <w:delText>function of time to determine the corrosion resistance of the tested material in the solution.</w:delText>
        </w:r>
        <w:r w:rsidR="00BE0578" w:rsidDel="003E21DC">
          <w:rPr>
            <w:rFonts w:cs="Times New Roman"/>
            <w:noProof/>
          </w:rPr>
          <w:delText xml:space="preserve"> By using the same network parameters, the performance results of those two works gave good agreement between actual and predicted data. Hence, it can be concluded that a good ANN model can progressively </w:delText>
        </w:r>
        <w:r w:rsidR="00BE0578" w:rsidRPr="00BE0578" w:rsidDel="003E21DC">
          <w:rPr>
            <w:rFonts w:cs="Times New Roman"/>
            <w:noProof/>
          </w:rPr>
          <w:delText xml:space="preserve">be </w:delText>
        </w:r>
        <w:r w:rsidR="00BE0578" w:rsidDel="003E21DC">
          <w:rPr>
            <w:rFonts w:cs="Times New Roman"/>
            <w:noProof/>
          </w:rPr>
          <w:delText>used for future prediction in context of the problem with same nature.</w:delText>
        </w:r>
      </w:del>
    </w:p>
    <w:p w14:paraId="76240995" w14:textId="3DDF1CDE" w:rsidR="00CF1552" w:rsidDel="00E17096" w:rsidRDefault="00205DC2">
      <w:pPr>
        <w:pStyle w:val="3"/>
        <w:rPr>
          <w:del w:id="1311" w:author="Thike" w:date="2019-07-09T14:20:00Z"/>
          <w:noProof/>
        </w:rPr>
        <w:pPrChange w:id="1312" w:author="Thike" w:date="2019-07-07T17:00:00Z">
          <w:pPr>
            <w:pStyle w:val="a3"/>
            <w:widowControl w:val="0"/>
            <w:numPr>
              <w:numId w:val="3"/>
            </w:numPr>
            <w:tabs>
              <w:tab w:val="left" w:pos="8355"/>
            </w:tabs>
            <w:spacing w:after="240" w:line="360" w:lineRule="auto"/>
            <w:ind w:left="360" w:hanging="360"/>
            <w:jc w:val="both"/>
          </w:pPr>
        </w:pPrChange>
      </w:pPr>
      <w:del w:id="1313" w:author="Thike" w:date="2019-07-09T14:20:00Z">
        <w:r w:rsidDel="00E17096">
          <w:rPr>
            <w:noProof/>
          </w:rPr>
          <w:delText>Tribological Property</w:delText>
        </w:r>
      </w:del>
    </w:p>
    <w:p w14:paraId="3CB8240C" w14:textId="33A87CFD" w:rsidR="001F0520" w:rsidRDefault="00E56E82">
      <w:pPr>
        <w:pStyle w:val="a3"/>
        <w:widowControl w:val="0"/>
        <w:tabs>
          <w:tab w:val="left" w:pos="8355"/>
        </w:tabs>
        <w:spacing w:before="100" w:beforeAutospacing="1" w:after="200" w:line="360" w:lineRule="auto"/>
        <w:ind w:left="0"/>
        <w:contextualSpacing w:val="0"/>
        <w:jc w:val="both"/>
        <w:rPr>
          <w:ins w:id="1314" w:author="Thike" w:date="2019-07-09T05:13:00Z"/>
          <w:rFonts w:eastAsia="等线 Light"/>
          <w:noProof/>
        </w:rPr>
        <w:pPrChange w:id="1315" w:author="Thike" w:date="2019-07-09T06:05:00Z">
          <w:pPr>
            <w:pStyle w:val="a3"/>
            <w:widowControl w:val="0"/>
            <w:tabs>
              <w:tab w:val="left" w:pos="8355"/>
            </w:tabs>
            <w:spacing w:before="240" w:after="240" w:line="360" w:lineRule="auto"/>
            <w:ind w:left="0"/>
            <w:jc w:val="both"/>
          </w:pPr>
        </w:pPrChange>
      </w:pPr>
      <w:r>
        <w:rPr>
          <w:noProof/>
        </w:rPr>
        <w:t>Predicting tribological properties of polymer composites</w:t>
      </w:r>
      <w:ins w:id="1316" w:author="Thike" w:date="2019-07-04T04:15:00Z">
        <w:r w:rsidR="005F3527">
          <w:rPr>
            <w:noProof/>
          </w:rPr>
          <w:t xml:space="preserve"> friction materials</w:t>
        </w:r>
      </w:ins>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ins w:id="1317" w:author="Thike" w:date="2019-07-04T03:44:00Z">
        <w:r w:rsidR="009F119A">
          <w:rPr>
            <w:noProof/>
          </w:rPr>
          <w:t>,</w:t>
        </w:r>
      </w:ins>
      <w:ins w:id="1318" w:author="Thike" w:date="2019-07-04T03:39:00Z">
        <w:r w:rsidR="00CD4937">
          <w:rPr>
            <w:noProof/>
          </w:rPr>
          <w:t xml:space="preserve"> and</w:t>
        </w:r>
      </w:ins>
      <w:ins w:id="1319" w:author="Thike" w:date="2019-07-04T03:40:00Z">
        <w:r w:rsidR="00CD4937">
          <w:rPr>
            <w:noProof/>
          </w:rPr>
          <w:t xml:space="preserve"> the process of</w:t>
        </w:r>
      </w:ins>
      <w:ins w:id="1320" w:author="Thike" w:date="2019-07-04T03:42:00Z">
        <w:r w:rsidR="00CD4937">
          <w:rPr>
            <w:noProof/>
          </w:rPr>
          <w:t xml:space="preserve"> developing and testing a new composite </w:t>
        </w:r>
      </w:ins>
      <w:ins w:id="1321" w:author="Thike" w:date="2019-07-04T03:43:00Z">
        <w:r w:rsidR="00CD4937">
          <w:rPr>
            <w:noProof/>
          </w:rPr>
          <w:t>material</w:t>
        </w:r>
      </w:ins>
      <w:ins w:id="1322" w:author="Thike" w:date="2019-07-04T04:18:00Z">
        <w:r w:rsidR="005F3527">
          <w:rPr>
            <w:noProof/>
          </w:rPr>
          <w:t xml:space="preserve"> on trail-error based </w:t>
        </w:r>
      </w:ins>
      <w:r w:rsidR="003634B7">
        <w:rPr>
          <w:noProof/>
        </w:rPr>
        <w:t xml:space="preserve">experimental </w:t>
      </w:r>
      <w:ins w:id="1323" w:author="Thike" w:date="2019-07-04T04:18:00Z">
        <w:r w:rsidR="005F3527">
          <w:rPr>
            <w:noProof/>
          </w:rPr>
          <w:t>method</w:t>
        </w:r>
      </w:ins>
      <w:ins w:id="1324" w:author="Thike" w:date="2019-07-04T03:43:00Z">
        <w:r w:rsidR="00CD4937">
          <w:rPr>
            <w:noProof/>
          </w:rPr>
          <w:t xml:space="preserve"> </w:t>
        </w:r>
      </w:ins>
      <w:ins w:id="1325" w:author="Thike" w:date="2019-07-04T03:42:00Z">
        <w:r w:rsidR="00CD4937">
          <w:rPr>
            <w:noProof/>
          </w:rPr>
          <w:t xml:space="preserve">is </w:t>
        </w:r>
      </w:ins>
      <w:ins w:id="1326" w:author="Thike" w:date="2019-07-04T03:43:00Z">
        <w:r w:rsidR="009F119A">
          <w:rPr>
            <w:noProof/>
          </w:rPr>
          <w:t>time-consuming</w:t>
        </w:r>
      </w:ins>
      <w:ins w:id="1327" w:author="Thike" w:date="2019-07-04T04:17:00Z">
        <w:r w:rsidR="005F3527">
          <w:rPr>
            <w:noProof/>
          </w:rPr>
          <w:t xml:space="preserve"> and laborious</w:t>
        </w:r>
      </w:ins>
      <w:ins w:id="1328" w:author="Thike" w:date="2019-07-04T03:43:00Z">
        <w:r w:rsidR="009F119A">
          <w:rPr>
            <w:noProof/>
          </w:rPr>
          <w:t xml:space="preserve"> as well as </w:t>
        </w:r>
      </w:ins>
      <w:ins w:id="1329" w:author="Thike" w:date="2019-07-04T03:42:00Z">
        <w:r w:rsidR="00CD4937">
          <w:rPr>
            <w:noProof/>
          </w:rPr>
          <w:t>complex and costly</w:t>
        </w:r>
      </w:ins>
      <w:r>
        <w:rPr>
          <w:noProof/>
        </w:rPr>
        <w:t>.</w:t>
      </w:r>
      <w:r w:rsidR="00466CD3">
        <w:rPr>
          <w:noProof/>
        </w:rPr>
        <w:t xml:space="preserve"> </w:t>
      </w:r>
      <w:del w:id="1330" w:author="Thike" w:date="2019-07-04T03:44:00Z">
        <w:r w:rsidR="00466CD3" w:rsidDel="009F119A">
          <w:rPr>
            <w:noProof/>
          </w:rPr>
          <w:delText xml:space="preserve"> </w:delText>
        </w:r>
      </w:del>
      <w:r w:rsidR="00466CD3">
        <w:rPr>
          <w:noProof/>
        </w:rPr>
        <w:t xml:space="preserve">ANN can make the problem-independent solution </w:t>
      </w:r>
      <w:ins w:id="1331" w:author="Thike" w:date="2019-07-04T03:45:00Z">
        <w:r w:rsidR="009F119A">
          <w:rPr>
            <w:noProof/>
          </w:rPr>
          <w:t xml:space="preserve">to prediction of tribological properties </w:t>
        </w:r>
      </w:ins>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r w:rsidR="00671DCC">
        <w:rPr>
          <w:noProof/>
        </w:rPr>
        <w:fldChar w:fldCharType="begin"/>
      </w:r>
      <w:r w:rsidR="00671DCC">
        <w:rPr>
          <w:noProof/>
        </w:rPr>
        <w:instrText xml:space="preserve"> HYPERLINK \l "_ENREF_80" \o "Gyurova, 2011 #718" </w:instrText>
      </w:r>
      <w:r w:rsidR="00671DCC">
        <w:rPr>
          <w:noProof/>
        </w:rPr>
        <w:fldChar w:fldCharType="separate"/>
      </w:r>
      <w:r w:rsidR="00671DCC">
        <w:rPr>
          <w:noProof/>
        </w:rPr>
        <w:t>80</w:t>
      </w:r>
      <w:r w:rsidR="00671DCC">
        <w:rPr>
          <w:noProof/>
        </w:rPr>
        <w:fldChar w:fldCharType="end"/>
      </w:r>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ins w:id="1332" w:author="Thike" w:date="2019-07-03T16:34:00Z">
        <w:r w:rsidR="00990898">
          <w:rPr>
            <w:rFonts w:hint="eastAsia"/>
            <w:szCs w:val="28"/>
          </w:rPr>
          <w:t>M</w:t>
        </w:r>
        <w:r w:rsidR="00990898">
          <w:rPr>
            <w:szCs w:val="28"/>
          </w:rPr>
          <w:t>LP</w:t>
        </w:r>
        <w:r w:rsidR="00990898" w:rsidDel="00990898">
          <w:rPr>
            <w:noProof/>
          </w:rPr>
          <w:t xml:space="preserve"> </w:t>
        </w:r>
      </w:ins>
      <w:del w:id="1333" w:author="Thike" w:date="2019-07-03T16:34:00Z">
        <w:r w:rsidR="00205DC2" w:rsidDel="00990898">
          <w:rPr>
            <w:noProof/>
          </w:rPr>
          <w:delText xml:space="preserve">ultilayer perceptron </w:delText>
        </w:r>
      </w:del>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 xml:space="preserve">of polyphenylene sulfide (PPS) matrix composites. A new measurement series was performed with </w:t>
      </w:r>
      <w:r w:rsidR="00205DC2">
        <w:rPr>
          <w:rFonts w:eastAsia="等线 Light"/>
          <w:noProof/>
        </w:rPr>
        <w:lastRenderedPageBreak/>
        <w:t>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moveFromRangeStart w:id="1334" w:author="Thike" w:date="2019-07-09T06:39:00Z" w:name="move13546807"/>
      <w:moveFrom w:id="1335" w:author="Thike" w:date="2019-07-09T06:39:00Z">
        <w:r w:rsidR="004438C2" w:rsidRPr="00204986" w:rsidDel="0022551D">
          <w:rPr>
            <w:rFonts w:eastAsia="等线 Light"/>
            <w:noProof/>
          </w:rPr>
          <w:t xml:space="preserve">This work </w:t>
        </w:r>
        <w:r w:rsidR="00204986" w:rsidRPr="00204986" w:rsidDel="0022551D">
          <w:rPr>
            <w:rFonts w:eastAsia="等线 Light"/>
            <w:noProof/>
          </w:rPr>
          <w:t>highlighted</w:t>
        </w:r>
        <w:r w:rsidR="004438C2" w:rsidRPr="00204986" w:rsidDel="0022551D">
          <w:rPr>
            <w:rFonts w:eastAsia="等线 Light"/>
            <w:noProof/>
          </w:rPr>
          <w:t xml:space="preserve"> the advantages of ANN</w:t>
        </w:r>
        <w:r w:rsidR="00204986" w:rsidDel="0022551D">
          <w:rPr>
            <w:rFonts w:eastAsia="等线 Light"/>
            <w:noProof/>
          </w:rPr>
          <w:t>, especially generalization ability,</w:t>
        </w:r>
        <w:r w:rsidR="00204986" w:rsidRPr="00204986" w:rsidDel="0022551D">
          <w:rPr>
            <w:rFonts w:eastAsia="等线 Light"/>
            <w:noProof/>
          </w:rPr>
          <w:t xml:space="preserve"> by implementing the </w:t>
        </w:r>
        <w:r w:rsidR="00204986" w:rsidDel="0022551D">
          <w:rPr>
            <w:rFonts w:eastAsia="等线 Light"/>
            <w:noProof/>
          </w:rPr>
          <w:t>existing ANN</w:t>
        </w:r>
        <w:r w:rsidR="00204986" w:rsidRPr="00204986" w:rsidDel="0022551D">
          <w:rPr>
            <w:rFonts w:eastAsia="等线 Light"/>
            <w:noProof/>
          </w:rPr>
          <w:t xml:space="preserve"> models for other problems with similar nature.</w:t>
        </w:r>
      </w:moveFrom>
      <w:moveFromRangeEnd w:id="1334"/>
    </w:p>
    <w:p w14:paraId="26CDD0AF" w14:textId="15E96020" w:rsidR="002242CF" w:rsidRDefault="00F61457">
      <w:pPr>
        <w:pStyle w:val="a3"/>
        <w:widowControl w:val="0"/>
        <w:tabs>
          <w:tab w:val="left" w:pos="8355"/>
        </w:tabs>
        <w:spacing w:before="240" w:after="200" w:line="360" w:lineRule="auto"/>
        <w:ind w:left="0"/>
        <w:contextualSpacing w:val="0"/>
        <w:jc w:val="both"/>
        <w:rPr>
          <w:ins w:id="1336" w:author="Thike" w:date="2019-07-09T06:39:00Z"/>
          <w:rFonts w:eastAsia="等线 Light"/>
          <w:noProof/>
        </w:rPr>
        <w:pPrChange w:id="1337" w:author="Thike" w:date="2019-07-09T06:40:00Z">
          <w:pPr>
            <w:pStyle w:val="a3"/>
            <w:widowControl w:val="0"/>
            <w:tabs>
              <w:tab w:val="left" w:pos="8355"/>
            </w:tabs>
            <w:spacing w:before="240" w:after="200" w:line="360" w:lineRule="auto"/>
            <w:ind w:left="0"/>
            <w:jc w:val="both"/>
          </w:pPr>
        </w:pPrChange>
      </w:pPr>
      <w:ins w:id="1338" w:author="Thike" w:date="2019-07-09T05:16:00Z">
        <w:r w:rsidRPr="00F61457">
          <w:rPr>
            <w:noProof/>
          </w:rPr>
          <w:t>LiuJie</w:t>
        </w:r>
      </w:ins>
      <w:ins w:id="1339" w:author="Thike" w:date="2019-07-09T05:22:00Z">
        <w:r w:rsidR="00062985">
          <w:rPr>
            <w:rFonts w:eastAsia="等线 Light"/>
            <w:noProof/>
          </w:rPr>
          <w:t xml:space="preserve">, et al., (2007) </w:t>
        </w:r>
      </w:ins>
      <w:r>
        <w:rPr>
          <w:rFonts w:eastAsia="等线 Light"/>
          <w:noProof/>
        </w:rPr>
        <w:fldChar w:fldCharType="begin"/>
      </w:r>
      <w:r w:rsidR="00F5227B">
        <w:rPr>
          <w:rFonts w:eastAsia="等线 Light"/>
          <w:noProof/>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r w:rsidR="00671DCC">
        <w:rPr>
          <w:rFonts w:eastAsia="等线 Light"/>
          <w:noProof/>
        </w:rPr>
        <w:fldChar w:fldCharType="begin"/>
      </w:r>
      <w:r w:rsidR="00671DCC">
        <w:rPr>
          <w:rFonts w:eastAsia="等线 Light"/>
          <w:noProof/>
        </w:rPr>
        <w:instrText xml:space="preserve"> HYPERLINK \l "_ENREF_73" \o "LiuJie, 2007 #453" </w:instrText>
      </w:r>
      <w:r w:rsidR="00671DCC">
        <w:rPr>
          <w:rFonts w:eastAsia="等线 Light"/>
          <w:noProof/>
        </w:rPr>
        <w:fldChar w:fldCharType="separate"/>
      </w:r>
      <w:r w:rsidR="00671DCC">
        <w:rPr>
          <w:rFonts w:eastAsia="等线 Light"/>
          <w:noProof/>
        </w:rPr>
        <w:t>73</w:t>
      </w:r>
      <w:r w:rsidR="00671DCC">
        <w:rPr>
          <w:rFonts w:eastAsia="等线 Light"/>
          <w:noProof/>
        </w:rPr>
        <w:fldChar w:fldCharType="end"/>
      </w:r>
      <w:r w:rsidR="00F5227B">
        <w:rPr>
          <w:rFonts w:eastAsia="等线 Light"/>
          <w:noProof/>
        </w:rPr>
        <w:t>]</w:t>
      </w:r>
      <w:r>
        <w:rPr>
          <w:rFonts w:eastAsia="等线 Light"/>
          <w:noProof/>
        </w:rPr>
        <w:fldChar w:fldCharType="end"/>
      </w:r>
      <w:ins w:id="1340" w:author="Thike" w:date="2019-07-09T05:23:00Z">
        <w:r w:rsidR="00062985">
          <w:rPr>
            <w:rFonts w:eastAsia="等线 Light"/>
            <w:noProof/>
          </w:rPr>
          <w:t xml:space="preserve"> predicted </w:t>
        </w:r>
        <w:r w:rsidR="00062985" w:rsidRPr="00062985">
          <w:rPr>
            <w:rFonts w:eastAsia="等线 Light"/>
            <w:noProof/>
          </w:rPr>
          <w:t>friction coefficient and wear weight loss</w:t>
        </w:r>
      </w:ins>
      <w:ins w:id="1341" w:author="Thike" w:date="2019-07-09T05:24:00Z">
        <w:r w:rsidR="00F62F84">
          <w:rPr>
            <w:rFonts w:eastAsia="等线 Light"/>
            <w:noProof/>
          </w:rPr>
          <w:t xml:space="preserve"> of </w:t>
        </w:r>
        <w:r w:rsidR="00F62F84" w:rsidRPr="00F62F84">
          <w:rPr>
            <w:rFonts w:eastAsia="等线 Light"/>
            <w:noProof/>
          </w:rPr>
          <w:t>carbon-fibre-reinforced polyetheretherketone composite (PEEK-CF30)</w:t>
        </w:r>
      </w:ins>
      <w:ins w:id="1342" w:author="Thike" w:date="2019-07-09T05:45:00Z">
        <w:r w:rsidR="00730A4F">
          <w:rPr>
            <w:rFonts w:eastAsia="等线 Light"/>
            <w:noProof/>
          </w:rPr>
          <w:t xml:space="preserve"> as a function of </w:t>
        </w:r>
      </w:ins>
      <w:ins w:id="1343" w:author="Thike" w:date="2019-07-09T05:46:00Z">
        <w:r w:rsidR="00730A4F" w:rsidRPr="00730A4F">
          <w:rPr>
            <w:rFonts w:eastAsia="等线 Light"/>
            <w:i/>
            <w:iCs/>
            <w:noProof/>
            <w:rPrChange w:id="1344" w:author="Thike" w:date="2019-07-09T05:48:00Z">
              <w:rPr>
                <w:rFonts w:eastAsia="等线 Light"/>
                <w:noProof/>
              </w:rPr>
            </w:rPrChange>
          </w:rPr>
          <w:t xml:space="preserve">pv </w:t>
        </w:r>
        <w:r w:rsidR="00730A4F" w:rsidRPr="00730A4F">
          <w:rPr>
            <w:rFonts w:eastAsia="等线 Light"/>
            <w:noProof/>
          </w:rPr>
          <w:t>factor and contact temperature</w:t>
        </w:r>
      </w:ins>
      <w:ins w:id="1345" w:author="Thike" w:date="2019-07-09T05:24:00Z">
        <w:r w:rsidR="00F62F84">
          <w:rPr>
            <w:rFonts w:eastAsia="等线 Light"/>
            <w:noProof/>
          </w:rPr>
          <w:t xml:space="preserve"> by </w:t>
        </w:r>
      </w:ins>
      <w:ins w:id="1346" w:author="Thike" w:date="2019-07-09T05:50:00Z">
        <w:r w:rsidR="005C5CA7">
          <w:rPr>
            <w:rFonts w:eastAsia="等线 Light"/>
            <w:noProof/>
          </w:rPr>
          <w:t>t</w:t>
        </w:r>
      </w:ins>
      <w:ins w:id="1347" w:author="Thike" w:date="2019-07-09T05:51:00Z">
        <w:r w:rsidR="005C5CA7">
          <w:rPr>
            <w:rFonts w:eastAsia="等线 Light"/>
            <w:noProof/>
          </w:rPr>
          <w:t>wo</w:t>
        </w:r>
      </w:ins>
      <w:ins w:id="1348" w:author="Thike" w:date="2019-07-09T05:44:00Z">
        <w:r w:rsidR="004B2811">
          <w:rPr>
            <w:rFonts w:eastAsia="等线 Light"/>
            <w:noProof/>
          </w:rPr>
          <w:t xml:space="preserve"> </w:t>
        </w:r>
      </w:ins>
      <w:ins w:id="1349" w:author="Thike" w:date="2019-07-09T05:39:00Z">
        <w:r w:rsidR="004B2811">
          <w:rPr>
            <w:rFonts w:eastAsia="等线 Light"/>
            <w:noProof/>
          </w:rPr>
          <w:t>BP</w:t>
        </w:r>
      </w:ins>
      <w:ins w:id="1350" w:author="Thike" w:date="2019-07-09T05:40:00Z">
        <w:r w:rsidR="004B2811">
          <w:rPr>
            <w:rFonts w:eastAsia="等线 Light"/>
            <w:noProof/>
          </w:rPr>
          <w:t xml:space="preserve"> neural network model</w:t>
        </w:r>
      </w:ins>
      <w:ins w:id="1351" w:author="Thike" w:date="2019-07-09T05:51:00Z">
        <w:r w:rsidR="005C5CA7">
          <w:rPr>
            <w:rFonts w:eastAsia="等线 Light"/>
            <w:noProof/>
          </w:rPr>
          <w:t>s</w:t>
        </w:r>
      </w:ins>
      <w:ins w:id="1352" w:author="Thike" w:date="2019-07-09T05:40:00Z">
        <w:r w:rsidR="004B2811">
          <w:rPr>
            <w:rFonts w:eastAsia="等线 Light"/>
            <w:noProof/>
          </w:rPr>
          <w:t xml:space="preserve"> </w:t>
        </w:r>
      </w:ins>
      <w:r w:rsidR="007A4B78">
        <w:rPr>
          <w:rFonts w:eastAsia="等线 Light"/>
          <w:noProof/>
        </w:rPr>
        <w:t>of which</w:t>
      </w:r>
      <w:ins w:id="1353" w:author="Thike" w:date="2019-07-09T05:41:00Z">
        <w:r w:rsidR="004B2811">
          <w:rPr>
            <w:rFonts w:eastAsia="等线 Light"/>
            <w:noProof/>
          </w:rPr>
          <w:t xml:space="preserve"> generalization capability was improved by</w:t>
        </w:r>
      </w:ins>
      <w:ins w:id="1354" w:author="Thike" w:date="2019-07-09T05:42:00Z">
        <w:r w:rsidR="004B2811">
          <w:rPr>
            <w:rFonts w:eastAsia="等线 Light"/>
            <w:noProof/>
          </w:rPr>
          <w:t xml:space="preserve"> </w:t>
        </w:r>
      </w:ins>
      <w:ins w:id="1355" w:author="Thike" w:date="2019-07-09T05:44:00Z">
        <w:r w:rsidR="004B2811">
          <w:rPr>
            <w:rFonts w:eastAsia="等线 Light"/>
            <w:noProof/>
          </w:rPr>
          <w:t xml:space="preserve">implementing </w:t>
        </w:r>
      </w:ins>
      <w:ins w:id="1356" w:author="Thike" w:date="2019-07-09T05:43:00Z">
        <w:r w:rsidR="004B2811" w:rsidRPr="004B2811">
          <w:rPr>
            <w:rFonts w:eastAsia="等线 Light"/>
            <w:noProof/>
          </w:rPr>
          <w:t>Bayesian regularization in combination with Levenberg–Marquardt</w:t>
        </w:r>
      </w:ins>
      <w:ins w:id="1357" w:author="Thike" w:date="2019-07-09T05:44:00Z">
        <w:r w:rsidR="004B2811">
          <w:rPr>
            <w:rFonts w:eastAsia="等线 Light"/>
            <w:noProof/>
          </w:rPr>
          <w:t xml:space="preserve"> learning algorithm.</w:t>
        </w:r>
      </w:ins>
      <w:ins w:id="1358" w:author="Thike" w:date="2019-07-09T06:00:00Z">
        <w:r w:rsidR="005C5CA7">
          <w:rPr>
            <w:rFonts w:eastAsia="等线 Light"/>
            <w:noProof/>
          </w:rPr>
          <w:t xml:space="preserve"> </w:t>
        </w:r>
        <w:r w:rsidR="00C334CA">
          <w:rPr>
            <w:rFonts w:eastAsia="等线 Light"/>
            <w:noProof/>
          </w:rPr>
          <w:t xml:space="preserve">The  best network </w:t>
        </w:r>
      </w:ins>
      <w:ins w:id="1359" w:author="Thike" w:date="2019-07-09T06:05:00Z">
        <w:r w:rsidR="00C334CA">
          <w:rPr>
            <w:rFonts w:eastAsia="等线 Light"/>
            <w:noProof/>
          </w:rPr>
          <w:t>was obtained with (2-</w:t>
        </w:r>
      </w:ins>
      <w:ins w:id="1360" w:author="Thike" w:date="2019-07-09T06:06:00Z">
        <w:r w:rsidR="00C334CA">
          <w:rPr>
            <w:rFonts w:eastAsia="等线 Light"/>
            <w:noProof/>
          </w:rPr>
          <w:t>7-1) and (2-8-1) architectures</w:t>
        </w:r>
      </w:ins>
      <w:ins w:id="1361" w:author="Thike" w:date="2019-07-09T06:07:00Z">
        <w:r w:rsidR="00C334CA">
          <w:rPr>
            <w:rFonts w:eastAsia="等线 Light"/>
            <w:noProof/>
          </w:rPr>
          <w:t xml:space="preserve"> and </w:t>
        </w:r>
      </w:ins>
      <w:ins w:id="1362" w:author="Thike" w:date="2019-07-09T06:08:00Z">
        <w:r w:rsidR="00C334CA">
          <w:rPr>
            <w:rFonts w:eastAsia="等线 Light"/>
            <w:noProof/>
          </w:rPr>
          <w:t>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w:t>
        </w:r>
      </w:ins>
      <w:ins w:id="1363" w:author="Thike" w:date="2019-07-09T06:10:00Z">
        <w:r w:rsidR="00C334CA">
          <w:rPr>
            <w:rFonts w:eastAsia="等线 Light"/>
            <w:noProof/>
          </w:rPr>
          <w:t xml:space="preserve"> In this work, the authors were dealed with </w:t>
        </w:r>
      </w:ins>
      <w:ins w:id="1364" w:author="Thike" w:date="2019-07-09T06:12:00Z">
        <w:r w:rsidR="00CC1291">
          <w:rPr>
            <w:rFonts w:eastAsia="等线 Light"/>
            <w:noProof/>
          </w:rPr>
          <w:t xml:space="preserve">data </w:t>
        </w:r>
      </w:ins>
      <w:ins w:id="1365" w:author="Thike" w:date="2019-07-09T06:10:00Z">
        <w:r w:rsidR="00C334CA">
          <w:rPr>
            <w:rFonts w:eastAsia="等线 Light"/>
            <w:noProof/>
          </w:rPr>
          <w:t>normaliz</w:t>
        </w:r>
      </w:ins>
      <w:ins w:id="1366" w:author="Thike" w:date="2019-07-09T06:12:00Z">
        <w:r w:rsidR="00CC1291">
          <w:rPr>
            <w:rFonts w:eastAsia="等线 Light"/>
            <w:noProof/>
          </w:rPr>
          <w:t>ation</w:t>
        </w:r>
      </w:ins>
      <w:ins w:id="1367" w:author="Thike" w:date="2019-07-09T06:10:00Z">
        <w:r w:rsidR="00C334CA">
          <w:rPr>
            <w:rFonts w:eastAsia="等线 Light"/>
            <w:noProof/>
          </w:rPr>
          <w:t xml:space="preserve"> and unnormaliz</w:t>
        </w:r>
      </w:ins>
      <w:ins w:id="1368" w:author="Thike" w:date="2019-07-09T06:12:00Z">
        <w:r w:rsidR="00CC1291">
          <w:rPr>
            <w:rFonts w:eastAsia="等线 Light"/>
            <w:noProof/>
          </w:rPr>
          <w:t>ation</w:t>
        </w:r>
      </w:ins>
      <w:ins w:id="1369" w:author="Thike" w:date="2019-07-09T06:10:00Z">
        <w:r w:rsidR="00C334CA">
          <w:rPr>
            <w:rFonts w:eastAsia="等线 Light"/>
            <w:noProof/>
          </w:rPr>
          <w:t xml:space="preserve"> methods </w:t>
        </w:r>
      </w:ins>
      <w:ins w:id="1370" w:author="Thike" w:date="2019-07-09T06:12:00Z">
        <w:r w:rsidR="00CC1291">
          <w:rPr>
            <w:rFonts w:eastAsia="等线 Light"/>
            <w:noProof/>
          </w:rPr>
          <w:t xml:space="preserve">so that </w:t>
        </w:r>
      </w:ins>
      <w:ins w:id="1371" w:author="Thike" w:date="2019-07-09T06:13:00Z">
        <w:r w:rsidR="00CC1291">
          <w:rPr>
            <w:rFonts w:eastAsia="等线 Light"/>
            <w:noProof/>
          </w:rPr>
          <w:t>the importance of each parameter was balanced and the networks were trained</w:t>
        </w:r>
      </w:ins>
      <w:ins w:id="1372" w:author="Thike" w:date="2019-07-09T06:14:00Z">
        <w:r w:rsidR="00CC1291">
          <w:rPr>
            <w:rFonts w:eastAsia="等线 Light"/>
            <w:noProof/>
          </w:rPr>
          <w:t xml:space="preserve"> smoothly</w:t>
        </w:r>
      </w:ins>
      <w:ins w:id="1373" w:author="Thike" w:date="2019-07-09T06:16:00Z">
        <w:r w:rsidR="00CC1291">
          <w:rPr>
            <w:rFonts w:eastAsia="等线 Light"/>
            <w:noProof/>
          </w:rPr>
          <w:t xml:space="preserve"> about </w:t>
        </w:r>
        <w:r w:rsidR="00CC1291" w:rsidRPr="00CC1291">
          <w:rPr>
            <w:rFonts w:eastAsia="等线 Light"/>
            <w:noProof/>
          </w:rPr>
          <w:t>33 and 56 cycles</w:t>
        </w:r>
      </w:ins>
      <w:ins w:id="1374" w:author="Thike" w:date="2019-07-09T06:14:00Z">
        <w:r w:rsidR="00CC1291">
          <w:rPr>
            <w:rFonts w:eastAsia="等线 Light"/>
            <w:noProof/>
          </w:rPr>
          <w:t>.</w:t>
        </w:r>
      </w:ins>
      <w:ins w:id="1375" w:author="Thike" w:date="2019-07-09T06:16:00Z">
        <w:r w:rsidR="00CC1291">
          <w:rPr>
            <w:rFonts w:eastAsia="等线 Light"/>
            <w:noProof/>
          </w:rPr>
          <w:t xml:space="preserve"> Those well-trained </w:t>
        </w:r>
      </w:ins>
      <w:ins w:id="1376" w:author="Thike" w:date="2019-07-09T06:17:00Z">
        <w:r w:rsidR="00CC1291">
          <w:rPr>
            <w:rFonts w:eastAsia="等线 Light"/>
            <w:noProof/>
          </w:rPr>
          <w:t xml:space="preserve">ANNs </w:t>
        </w:r>
      </w:ins>
      <w:ins w:id="1377" w:author="Thike" w:date="2019-07-09T06:23:00Z">
        <w:r w:rsidR="002242CF">
          <w:rPr>
            <w:rFonts w:eastAsia="等线 Light"/>
            <w:noProof/>
          </w:rPr>
          <w:t xml:space="preserve">gave optimized generalization capability </w:t>
        </w:r>
      </w:ins>
      <w:ins w:id="1378" w:author="Thike" w:date="2019-07-09T06:24:00Z">
        <w:r w:rsidR="002242CF">
          <w:rPr>
            <w:rFonts w:eastAsia="等线 Light"/>
            <w:noProof/>
          </w:rPr>
          <w:t xml:space="preserve">such that friction coefficient and wear weight loss were predicted </w:t>
        </w:r>
      </w:ins>
      <w:ins w:id="1379" w:author="Thike" w:date="2019-07-09T06:25:00Z">
        <w:r w:rsidR="002242CF">
          <w:rPr>
            <w:rFonts w:eastAsia="等线 Light"/>
            <w:noProof/>
          </w:rPr>
          <w:t>with high accuracy</w:t>
        </w:r>
      </w:ins>
      <w:ins w:id="1380" w:author="Thike" w:date="2019-07-09T06:26:00Z">
        <w:r w:rsidR="002242CF">
          <w:rPr>
            <w:rFonts w:eastAsia="等线 Light"/>
            <w:noProof/>
          </w:rPr>
          <w:t xml:space="preserve"> of relative error lower than 10%.</w:t>
        </w:r>
      </w:ins>
      <w:ins w:id="1381" w:author="Thike" w:date="2019-07-09T06:30:00Z">
        <w:r w:rsidR="008C465F">
          <w:rPr>
            <w:rFonts w:eastAsia="等线 Light"/>
            <w:noProof/>
          </w:rPr>
          <w:t xml:space="preserve"> </w:t>
        </w:r>
      </w:ins>
      <w:ins w:id="1382" w:author="Thike" w:date="2019-07-09T06:31:00Z">
        <w:r w:rsidR="008C465F">
          <w:rPr>
            <w:rFonts w:eastAsia="等线 Light"/>
            <w:noProof/>
          </w:rPr>
          <w:t xml:space="preserve">From the analysis, it was found that friction coefficient </w:t>
        </w:r>
      </w:ins>
      <w:ins w:id="1383" w:author="Thike" w:date="2019-07-09T06:33:00Z">
        <w:r w:rsidR="0022551D">
          <w:rPr>
            <w:rFonts w:eastAsia="等线 Light"/>
            <w:noProof/>
          </w:rPr>
          <w:t xml:space="preserve">was strongly </w:t>
        </w:r>
      </w:ins>
      <w:ins w:id="1384" w:author="Thike" w:date="2019-07-09T06:35:00Z">
        <w:r w:rsidR="0022551D">
          <w:rPr>
            <w:rFonts w:eastAsia="等线 Light"/>
            <w:noProof/>
          </w:rPr>
          <w:t>effected</w:t>
        </w:r>
      </w:ins>
      <w:ins w:id="1385" w:author="Thike" w:date="2019-07-09T06:33:00Z">
        <w:r w:rsidR="0022551D">
          <w:rPr>
            <w:rFonts w:eastAsia="等线 Light"/>
            <w:noProof/>
          </w:rPr>
          <w:t xml:space="preserve">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w:t>
        </w:r>
      </w:ins>
      <w:ins w:id="1386" w:author="Thike" w:date="2019-07-09T06:34:00Z">
        <w:r w:rsidR="0022551D">
          <w:rPr>
            <w:rFonts w:eastAsia="等线 Light"/>
            <w:noProof/>
          </w:rPr>
          <w:t xml:space="preserve">ereas </w:t>
        </w:r>
      </w:ins>
      <w:ins w:id="1387" w:author="Thike" w:date="2019-07-09T06:35:00Z">
        <w:r w:rsidR="0022551D">
          <w:rPr>
            <w:rFonts w:eastAsia="等线 Light"/>
            <w:noProof/>
          </w:rPr>
          <w:t xml:space="preserve">compact temperature is the strongly influencing factor for </w:t>
        </w:r>
      </w:ins>
      <w:ins w:id="1388" w:author="Thike" w:date="2019-07-09T06:34:00Z">
        <w:r w:rsidR="0022551D">
          <w:rPr>
            <w:rFonts w:eastAsia="等线 Light"/>
            <w:noProof/>
          </w:rPr>
          <w:t>wear weight loss</w:t>
        </w:r>
      </w:ins>
      <w:ins w:id="1389" w:author="Thike" w:date="2019-07-09T06:36:00Z">
        <w:r w:rsidR="0022551D">
          <w:rPr>
            <w:rFonts w:eastAsia="等线 Light"/>
            <w:noProof/>
          </w:rPr>
          <w:t>.</w:t>
        </w:r>
      </w:ins>
    </w:p>
    <w:p w14:paraId="6935C07E" w14:textId="1E270E7A" w:rsidR="0022551D" w:rsidDel="00177712" w:rsidRDefault="0022551D" w:rsidP="005142DB">
      <w:pPr>
        <w:pStyle w:val="a3"/>
        <w:widowControl w:val="0"/>
        <w:tabs>
          <w:tab w:val="left" w:pos="8355"/>
        </w:tabs>
        <w:spacing w:before="100" w:beforeAutospacing="1" w:after="200" w:line="360" w:lineRule="auto"/>
        <w:ind w:left="0"/>
        <w:contextualSpacing w:val="0"/>
        <w:jc w:val="both"/>
        <w:rPr>
          <w:del w:id="1390" w:author="Thike" w:date="2019-07-09T06:47:00Z"/>
          <w:moveTo w:id="1391" w:author="Thike" w:date="2019-07-09T06:39:00Z"/>
          <w:rFonts w:eastAsia="等线 Light"/>
          <w:noProof/>
        </w:rPr>
      </w:pPr>
      <w:ins w:id="1392" w:author="Thike" w:date="2019-07-09T06:42:00Z">
        <w:r>
          <w:rPr>
            <w:rFonts w:eastAsia="等线 Light"/>
            <w:noProof/>
          </w:rPr>
          <w:lastRenderedPageBreak/>
          <w:t xml:space="preserve">It was shown that </w:t>
        </w:r>
      </w:ins>
      <w:moveToRangeStart w:id="1393" w:author="Thike" w:date="2019-07-09T06:39:00Z" w:name="move13546807"/>
      <w:moveTo w:id="1394" w:author="Thike" w:date="2019-07-09T06:39:00Z">
        <w:del w:id="1395" w:author="Thike" w:date="2019-07-09T06:40:00Z">
          <w:r w:rsidRPr="00204986" w:rsidDel="0022551D">
            <w:rPr>
              <w:rFonts w:eastAsia="等线 Light"/>
              <w:noProof/>
            </w:rPr>
            <w:delText xml:space="preserve">This work highlighted </w:delText>
          </w:r>
        </w:del>
        <w:del w:id="1396" w:author="Thike" w:date="2019-07-09T06:41:00Z">
          <w:r w:rsidRPr="00204986" w:rsidDel="0022551D">
            <w:rPr>
              <w:rFonts w:eastAsia="等线 Light"/>
              <w:noProof/>
            </w:rPr>
            <w:delText>t</w:delText>
          </w:r>
        </w:del>
      </w:moveTo>
      <w:ins w:id="1397" w:author="Thike" w:date="2019-07-09T06:42:00Z">
        <w:r>
          <w:rPr>
            <w:rFonts w:eastAsia="等线 Light"/>
            <w:noProof/>
          </w:rPr>
          <w:t>t</w:t>
        </w:r>
      </w:ins>
      <w:moveTo w:id="1398" w:author="Thike" w:date="2019-07-09T06:39:00Z">
        <w:r w:rsidRPr="00204986">
          <w:rPr>
            <w:rFonts w:eastAsia="等线 Light"/>
            <w:noProof/>
          </w:rPr>
          <w:t>he advantage</w:t>
        </w:r>
        <w:del w:id="1399" w:author="Thike" w:date="2019-07-09T06:42:00Z">
          <w:r w:rsidRPr="00204986" w:rsidDel="0022551D">
            <w:rPr>
              <w:rFonts w:eastAsia="等线 Light"/>
              <w:noProof/>
            </w:rPr>
            <w:delText>s</w:delText>
          </w:r>
        </w:del>
        <w:r w:rsidRPr="00204986">
          <w:rPr>
            <w:rFonts w:eastAsia="等线 Light"/>
            <w:noProof/>
          </w:rPr>
          <w:t xml:space="preserve"> of ANN</w:t>
        </w:r>
        <w:r>
          <w:rPr>
            <w:rFonts w:eastAsia="等线 Light"/>
            <w:noProof/>
          </w:rPr>
          <w:t xml:space="preserve">, </w:t>
        </w:r>
      </w:moveTo>
      <w:ins w:id="1400" w:author="Thike" w:date="2019-07-09T06:43:00Z">
        <w:r>
          <w:rPr>
            <w:rFonts w:eastAsia="等线 Light"/>
            <w:noProof/>
          </w:rPr>
          <w:t xml:space="preserve">its </w:t>
        </w:r>
      </w:ins>
      <w:moveTo w:id="1401" w:author="Thike" w:date="2019-07-09T06:39:00Z">
        <w:del w:id="1402" w:author="Thike" w:date="2019-07-09T06:42:00Z">
          <w:r w:rsidDel="0022551D">
            <w:rPr>
              <w:rFonts w:eastAsia="等线 Light"/>
              <w:noProof/>
            </w:rPr>
            <w:delText xml:space="preserve">especially </w:delText>
          </w:r>
        </w:del>
        <w:r>
          <w:rPr>
            <w:rFonts w:eastAsia="等线 Light"/>
            <w:noProof/>
          </w:rPr>
          <w:t>generalization ability,</w:t>
        </w:r>
        <w:r w:rsidRPr="00204986">
          <w:rPr>
            <w:rFonts w:eastAsia="等线 Light"/>
            <w:noProof/>
          </w:rPr>
          <w:t xml:space="preserve"> </w:t>
        </w:r>
      </w:moveTo>
      <w:ins w:id="1403" w:author="Thike" w:date="2019-07-09T06:43:00Z">
        <w:r w:rsidR="00177712">
          <w:rPr>
            <w:rFonts w:eastAsia="等线 Light"/>
            <w:noProof/>
          </w:rPr>
          <w:t>make</w:t>
        </w:r>
      </w:ins>
      <w:ins w:id="1404" w:author="Thike" w:date="2019-07-09T06:44:00Z">
        <w:r w:rsidR="00177712">
          <w:rPr>
            <w:rFonts w:eastAsia="等线 Light"/>
            <w:noProof/>
          </w:rPr>
          <w:t xml:space="preserve">s </w:t>
        </w:r>
      </w:ins>
      <w:moveTo w:id="1405" w:author="Thike" w:date="2019-07-09T06:39:00Z">
        <w:del w:id="1406" w:author="Thike" w:date="2019-07-09T06:44:00Z">
          <w:r w:rsidRPr="00204986" w:rsidDel="00177712">
            <w:rPr>
              <w:rFonts w:eastAsia="等线 Light"/>
              <w:noProof/>
            </w:rPr>
            <w:delText xml:space="preserve">by implementing the </w:delText>
          </w:r>
        </w:del>
        <w:r>
          <w:rPr>
            <w:rFonts w:eastAsia="等线 Light"/>
            <w:noProof/>
          </w:rPr>
          <w:t>existing ANN</w:t>
        </w:r>
        <w:r w:rsidRPr="00204986">
          <w:rPr>
            <w:rFonts w:eastAsia="等线 Light"/>
            <w:noProof/>
          </w:rPr>
          <w:t xml:space="preserve"> models </w:t>
        </w:r>
      </w:moveTo>
      <w:ins w:id="1407" w:author="Thike" w:date="2019-07-09T06:44:00Z">
        <w:r w:rsidR="00177712">
          <w:rPr>
            <w:rFonts w:eastAsia="等线 Light"/>
            <w:noProof/>
          </w:rPr>
          <w:t xml:space="preserve">to be used </w:t>
        </w:r>
      </w:ins>
      <w:moveTo w:id="1408" w:author="Thike" w:date="2019-07-09T06:39:00Z">
        <w:r w:rsidRPr="00204986">
          <w:rPr>
            <w:rFonts w:eastAsia="等线 Light"/>
            <w:noProof/>
          </w:rPr>
          <w:t>for other problems with similar natur</w:t>
        </w:r>
      </w:moveTo>
      <w:ins w:id="1409" w:author="Thike" w:date="2019-07-09T06:45:00Z">
        <w:r w:rsidR="00177712">
          <w:rPr>
            <w:rFonts w:eastAsia="等线 Light"/>
            <w:noProof/>
          </w:rPr>
          <w:t>e and produces the h</w:t>
        </w:r>
      </w:ins>
      <w:ins w:id="1410" w:author="Thike" w:date="2019-07-09T06:46:00Z">
        <w:r w:rsidR="00177712">
          <w:rPr>
            <w:rFonts w:eastAsia="等线 Light"/>
            <w:noProof/>
          </w:rPr>
          <w:t xml:space="preserve">ighly accurate prediction results. </w:t>
        </w:r>
      </w:ins>
      <w:ins w:id="1411" w:author="Thike" w:date="2019-07-09T15:25:00Z">
        <w:r w:rsidR="00AA27E7">
          <w:rPr>
            <w:rFonts w:eastAsia="等线 Light"/>
            <w:noProof/>
          </w:rPr>
          <w:t>It can be seen that p</w:t>
        </w:r>
      </w:ins>
      <w:ins w:id="1412" w:author="Thike" w:date="2019-07-09T15:24:00Z">
        <w:r w:rsidR="00AA27E7">
          <w:rPr>
            <w:rFonts w:eastAsia="等线 Light"/>
            <w:noProof/>
          </w:rPr>
          <w:t xml:space="preserve">redicting triobological properties of materials by ANN models reduces excessive experimental work </w:t>
        </w:r>
      </w:ins>
      <w:ins w:id="1413" w:author="Thike" w:date="2019-07-09T15:26:00Z">
        <w:r w:rsidR="009E3337">
          <w:rPr>
            <w:rFonts w:eastAsia="等线 Light"/>
            <w:noProof/>
          </w:rPr>
          <w:t xml:space="preserve">by yielding satisfactory and acceptable results compared to experimental results </w:t>
        </w:r>
      </w:ins>
      <w:ins w:id="1414" w:author="Thike" w:date="2019-07-09T15:24:00Z">
        <w:r w:rsidR="00AA27E7">
          <w:rPr>
            <w:rFonts w:eastAsia="等线 Light"/>
            <w:noProof/>
          </w:rPr>
          <w:t xml:space="preserve">and </w:t>
        </w:r>
      </w:ins>
      <w:ins w:id="1415" w:author="Thike" w:date="2019-07-09T06:46:00Z">
        <w:r w:rsidR="00177712">
          <w:rPr>
            <w:rFonts w:eastAsia="等线 Light"/>
            <w:noProof/>
          </w:rPr>
          <w:t xml:space="preserve">ANN performance can </w:t>
        </w:r>
      </w:ins>
      <w:ins w:id="1416" w:author="Thike" w:date="2019-07-09T15:27:00Z">
        <w:r w:rsidR="007F4427">
          <w:rPr>
            <w:rFonts w:eastAsia="等线 Light"/>
            <w:noProof/>
          </w:rPr>
          <w:t xml:space="preserve">also </w:t>
        </w:r>
      </w:ins>
      <w:ins w:id="1417" w:author="Thike" w:date="2019-07-09T06:46:00Z">
        <w:r w:rsidR="00177712">
          <w:rPr>
            <w:rFonts w:eastAsia="等线 Light"/>
            <w:noProof/>
          </w:rPr>
          <w:t>be optimized with other computing technolog</w:t>
        </w:r>
      </w:ins>
      <w:ins w:id="1418" w:author="Thike" w:date="2019-07-09T06:48:00Z">
        <w:r w:rsidR="00177712">
          <w:rPr>
            <w:rFonts w:eastAsia="等线 Light"/>
            <w:noProof/>
          </w:rPr>
          <w:t>ies,</w:t>
        </w:r>
      </w:ins>
      <w:ins w:id="1419" w:author="Thike" w:date="2019-07-09T06:47:00Z">
        <w:r w:rsidR="00177712">
          <w:rPr>
            <w:rFonts w:eastAsia="等线 Light"/>
            <w:noProof/>
          </w:rPr>
          <w:t xml:space="preserve"> such as bayesian regularisation framework.</w:t>
        </w:r>
      </w:ins>
      <w:moveTo w:id="1420" w:author="Thike" w:date="2019-07-09T06:39:00Z">
        <w:del w:id="1421" w:author="Thike" w:date="2019-07-09T06:45:00Z">
          <w:r w:rsidRPr="00204986" w:rsidDel="00177712">
            <w:rPr>
              <w:rFonts w:eastAsia="等线 Light"/>
              <w:noProof/>
            </w:rPr>
            <w:delText>e.</w:delText>
          </w:r>
        </w:del>
      </w:moveTo>
    </w:p>
    <w:moveToRangeEnd w:id="1393"/>
    <w:p w14:paraId="1CA3260C" w14:textId="77777777" w:rsidR="0022551D" w:rsidRPr="0022551D" w:rsidRDefault="0022551D">
      <w:pPr>
        <w:pStyle w:val="a3"/>
        <w:widowControl w:val="0"/>
        <w:tabs>
          <w:tab w:val="left" w:pos="8355"/>
        </w:tabs>
        <w:spacing w:before="100" w:beforeAutospacing="1" w:after="200" w:line="360" w:lineRule="auto"/>
        <w:ind w:left="0"/>
        <w:contextualSpacing w:val="0"/>
        <w:jc w:val="both"/>
        <w:rPr>
          <w:rFonts w:eastAsia="等线 Light"/>
          <w:noProof/>
        </w:rPr>
        <w:pPrChange w:id="1422" w:author="Thike" w:date="2019-07-09T06:47:00Z">
          <w:pPr>
            <w:pStyle w:val="a3"/>
            <w:widowControl w:val="0"/>
            <w:tabs>
              <w:tab w:val="left" w:pos="8355"/>
            </w:tabs>
            <w:spacing w:before="240" w:after="240" w:line="360" w:lineRule="auto"/>
            <w:ind w:left="0"/>
            <w:jc w:val="both"/>
          </w:pPr>
        </w:pPrChange>
      </w:pPr>
    </w:p>
    <w:bookmarkEnd w:id="1287"/>
    <w:p w14:paraId="78867C9F" w14:textId="77D9E764" w:rsidR="00CF1552" w:rsidRDefault="00205DC2">
      <w:pPr>
        <w:pStyle w:val="2"/>
        <w:spacing w:after="240"/>
        <w:rPr>
          <w:noProof/>
        </w:rPr>
        <w:pPrChange w:id="1423" w:author="Thike" w:date="2019-07-04T04:10:00Z">
          <w:pPr>
            <w:pStyle w:val="3"/>
            <w:widowControl w:val="0"/>
            <w:spacing w:after="240"/>
          </w:pPr>
        </w:pPrChange>
      </w:pPr>
      <w:r>
        <w:rPr>
          <w:noProof/>
        </w:rPr>
        <w:t xml:space="preserve">ANN for Materials </w:t>
      </w:r>
      <w:r w:rsidRPr="00567A4A">
        <w:rPr>
          <w:noProof/>
        </w:rPr>
        <w:t>Design</w:t>
      </w:r>
      <w:ins w:id="1424" w:author="Thike" w:date="2019-07-09T06:16:00Z">
        <w:r w:rsidR="00CC1291">
          <w:rPr>
            <w:noProof/>
          </w:rPr>
          <w:t xml:space="preserve"> </w:t>
        </w:r>
      </w:ins>
    </w:p>
    <w:p w14:paraId="5A67E38F" w14:textId="422842A9" w:rsidR="00CF1552" w:rsidDel="00B26E10" w:rsidRDefault="00205DC2">
      <w:pPr>
        <w:widowControl w:val="0"/>
        <w:tabs>
          <w:tab w:val="left" w:pos="8355"/>
        </w:tabs>
        <w:spacing w:before="240" w:line="360" w:lineRule="auto"/>
        <w:jc w:val="both"/>
        <w:rPr>
          <w:del w:id="1425" w:author="Thike" w:date="2019-07-03T03:29:00Z"/>
          <w:rFonts w:ascii="Times New Roman" w:hAnsi="Times New Roman" w:cs="Times New Roman"/>
          <w:noProof/>
          <w:sz w:val="24"/>
          <w:szCs w:val="24"/>
        </w:rPr>
        <w:pPrChange w:id="1426" w:author="Thike" w:date="2019-07-09T06:01:00Z">
          <w:pPr>
            <w:widowControl w:val="0"/>
            <w:tabs>
              <w:tab w:val="left" w:pos="8355"/>
            </w:tabs>
            <w:spacing w:line="360" w:lineRule="auto"/>
            <w:jc w:val="both"/>
          </w:pPr>
        </w:pPrChange>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w:t>
      </w:r>
      <w:del w:id="1427" w:author="Thike" w:date="2019-07-09T05:22:00Z">
        <w:r w:rsidDel="00F61457">
          <w:rPr>
            <w:rFonts w:ascii="Times New Roman" w:hAnsi="Times New Roman" w:cs="Times New Roman"/>
            <w:noProof/>
            <w:sz w:val="24"/>
            <w:szCs w:val="24"/>
          </w:rPr>
          <w:delText xml:space="preserve">Qi </w:delText>
        </w:r>
      </w:del>
      <w:r>
        <w:rPr>
          <w:rFonts w:ascii="Times New Roman" w:hAnsi="Times New Roman" w:cs="Times New Roman"/>
          <w:noProof/>
          <w:sz w:val="24"/>
          <w:szCs w:val="24"/>
        </w:rPr>
        <w:t xml:space="preserve">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r w:rsidR="00671DCC">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HYPERLINK \l "_ENREF_46" \o "Li, 2007 #469" </w:instrText>
      </w:r>
      <w:r w:rsidR="00671D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46</w:t>
      </w:r>
      <w:r w:rsidR="00671DCC">
        <w:rPr>
          <w:rFonts w:ascii="Times New Roman" w:hAnsi="Times New Roman" w:cs="Times New Roman"/>
          <w:noProof/>
          <w:sz w:val="24"/>
          <w:szCs w:val="24"/>
        </w:rPr>
        <w:fldChar w:fldCharType="end"/>
      </w:r>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ins w:id="1428" w:author="Thike" w:date="2019-06-19T02:44:00Z">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ins>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del w:id="1429" w:author="Thike" w:date="2019-07-03T03:29:00Z">
        <w:r w:rsidR="00253708" w:rsidDel="00B26E10">
          <w:rPr>
            <w:rFonts w:ascii="Times New Roman" w:hAnsi="Times New Roman" w:cs="Times New Roman"/>
            <w:noProof/>
            <w:sz w:val="24"/>
            <w:szCs w:val="24"/>
          </w:rPr>
          <w:delText xml:space="preserve">in Table 3 </w:delText>
        </w:r>
      </w:del>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B26E10">
        <w:rPr>
          <w:rFonts w:ascii="Times New Roman" w:hAnsi="Times New Roman" w:cs="Times New Roman"/>
          <w:noProof/>
          <w:sz w:val="24"/>
          <w:szCs w:val="24"/>
          <w:rPrChange w:id="1430" w:author="Thike" w:date="2019-07-03T03:29:00Z">
            <w:rPr>
              <w:rFonts w:ascii="Times New Roman" w:hAnsi="Times New Roman" w:cs="Times New Roman"/>
              <w:noProof/>
              <w:color w:val="FF0000"/>
              <w:sz w:val="24"/>
              <w:szCs w:val="24"/>
            </w:rPr>
          </w:rPrChange>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74676B9A" w:rsidR="00253708" w:rsidDel="00B26E10" w:rsidRDefault="00253708">
      <w:pPr>
        <w:widowControl w:val="0"/>
        <w:tabs>
          <w:tab w:val="left" w:pos="8355"/>
        </w:tabs>
        <w:spacing w:before="240" w:line="360" w:lineRule="auto"/>
        <w:jc w:val="both"/>
        <w:rPr>
          <w:del w:id="1431" w:author="Thike" w:date="2019-07-03T03:29:00Z"/>
          <w:rFonts w:ascii="Times New Roman" w:hAnsi="Times New Roman" w:cs="Times New Roman"/>
          <w:noProof/>
          <w:sz w:val="24"/>
          <w:szCs w:val="24"/>
        </w:rPr>
        <w:pPrChange w:id="1432" w:author="Thike" w:date="2019-07-09T06:01:00Z">
          <w:pPr>
            <w:widowControl w:val="0"/>
            <w:tabs>
              <w:tab w:val="left" w:pos="8355"/>
            </w:tabs>
            <w:spacing w:line="360" w:lineRule="auto"/>
            <w:jc w:val="both"/>
          </w:pPr>
        </w:pPrChange>
      </w:pPr>
      <w:del w:id="1433" w:author="Thike" w:date="2019-07-03T03:29:00Z">
        <w:r w:rsidRPr="004D1704" w:rsidDel="00B26E10">
          <w:rPr>
            <w:rFonts w:ascii="Times New Roman" w:hAnsi="Times New Roman" w:cs="Times New Roman"/>
            <w:b/>
            <w:bCs/>
            <w:noProof/>
            <w:sz w:val="24"/>
            <w:szCs w:val="24"/>
          </w:rPr>
          <w:delText>Table 3</w:delText>
        </w:r>
        <w:r w:rsidDel="00B26E10">
          <w:rPr>
            <w:rFonts w:ascii="Times New Roman" w:hAnsi="Times New Roman" w:cs="Times New Roman"/>
            <w:noProof/>
            <w:sz w:val="24"/>
            <w:szCs w:val="24"/>
          </w:rPr>
          <w:delText xml:space="preserve">. </w:delText>
        </w:r>
        <w:r w:rsidR="008004B2" w:rsidRPr="00C21F45" w:rsidDel="00B26E10">
          <w:rPr>
            <w:rFonts w:ascii="Times New Roman" w:hAnsi="Times New Roman" w:cs="Times New Roman"/>
            <w:noProof/>
            <w:color w:val="FF0000"/>
            <w:sz w:val="24"/>
            <w:szCs w:val="24"/>
          </w:rPr>
          <w:delText>Analysis result</w:delText>
        </w:r>
        <w:r w:rsidRPr="00C21F45" w:rsidDel="00B26E10">
          <w:rPr>
            <w:rFonts w:ascii="Times New Roman" w:hAnsi="Times New Roman" w:cs="Times New Roman"/>
            <w:noProof/>
            <w:color w:val="FF0000"/>
            <w:sz w:val="24"/>
            <w:szCs w:val="24"/>
          </w:rPr>
          <w:delText xml:space="preserve"> </w:delText>
        </w:r>
        <w:r w:rsidR="008004B2" w:rsidRPr="00C21F45" w:rsidDel="00B26E10">
          <w:rPr>
            <w:rFonts w:ascii="Times New Roman" w:hAnsi="Times New Roman" w:cs="Times New Roman"/>
            <w:noProof/>
            <w:color w:val="FF0000"/>
            <w:sz w:val="24"/>
            <w:szCs w:val="24"/>
          </w:rPr>
          <w:delText>for design of lead-free solder</w:delText>
        </w:r>
        <w:r w:rsidRPr="00C21F45" w:rsidDel="00B26E10">
          <w:rPr>
            <w:rFonts w:ascii="Times New Roman" w:hAnsi="Times New Roman" w:cs="Times New Roman"/>
            <w:noProof/>
            <w:color w:val="FF0000"/>
            <w:sz w:val="24"/>
            <w:szCs w:val="24"/>
          </w:rPr>
          <w:delText xml:space="preserve"> </w:delText>
        </w:r>
        <w:r w:rsidRPr="00C21F45" w:rsidDel="00B26E10">
          <w:rPr>
            <w:rFonts w:ascii="Times New Roman" w:hAnsi="Times New Roman" w:cs="Times New Roman"/>
            <w:noProof/>
            <w:color w:val="FF0000"/>
            <w:sz w:val="24"/>
            <w:szCs w:val="24"/>
          </w:rPr>
          <w:fldChar w:fldCharType="begin"/>
        </w:r>
        <w:r w:rsidR="00F520BF" w:rsidDel="00B26E10">
          <w:rPr>
            <w:rFonts w:ascii="Times New Roman" w:hAnsi="Times New Roman" w:cs="Times New Roman"/>
            <w:noProof/>
            <w:color w:val="FF0000"/>
            <w:sz w:val="24"/>
            <w:szCs w:val="24"/>
          </w:rPr>
          <w:delInstrText xml:space="preserve"> ADDIN EN.CITE &lt;EndNote&gt;&lt;Cite&gt;&lt;Author&gt;Li&lt;/Author&gt;&lt;Year&gt;2007&lt;/Year&gt;&lt;RecNum&gt;469&lt;/RecNum&gt;&lt;DisplayText&gt;[47]&lt;/DisplayText&gt;&lt;record&gt;&lt;rec-number&gt;469&lt;/rec-number&gt;&lt;foreign-keys&gt;&lt;key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delInstrText>
        </w:r>
        <w:r w:rsidRPr="00C21F45" w:rsidDel="00B26E10">
          <w:rPr>
            <w:rFonts w:ascii="Times New Roman" w:hAnsi="Times New Roman" w:cs="Times New Roman"/>
            <w:noProof/>
            <w:color w:val="FF0000"/>
            <w:sz w:val="24"/>
            <w:szCs w:val="24"/>
          </w:rPr>
          <w:fldChar w:fldCharType="separate"/>
        </w:r>
        <w:r w:rsidR="00F520BF" w:rsidDel="00B26E10">
          <w:rPr>
            <w:rFonts w:ascii="Times New Roman" w:hAnsi="Times New Roman" w:cs="Times New Roman"/>
            <w:noProof/>
            <w:color w:val="FF0000"/>
            <w:sz w:val="24"/>
            <w:szCs w:val="24"/>
          </w:rPr>
          <w:delText>[</w:delText>
        </w:r>
      </w:del>
      <w:r w:rsidR="00D6662D">
        <w:rPr>
          <w:rFonts w:ascii="Times New Roman" w:hAnsi="Times New Roman" w:cs="Times New Roman"/>
          <w:noProof/>
          <w:color w:val="FF0000"/>
          <w:sz w:val="24"/>
          <w:szCs w:val="24"/>
        </w:rPr>
        <w:fldChar w:fldCharType="begin"/>
      </w:r>
      <w:r w:rsidR="00D6662D">
        <w:rPr>
          <w:rFonts w:ascii="Times New Roman" w:hAnsi="Times New Roman" w:cs="Times New Roman"/>
          <w:noProof/>
          <w:color w:val="FF0000"/>
          <w:sz w:val="24"/>
          <w:szCs w:val="24"/>
        </w:rPr>
        <w:instrText xml:space="preserve"> HYPERLINK \l "_ENREF_47" \o "Li, 2007 #469" </w:instrText>
      </w:r>
      <w:r w:rsidR="00D6662D">
        <w:rPr>
          <w:rFonts w:ascii="Times New Roman" w:hAnsi="Times New Roman" w:cs="Times New Roman"/>
          <w:noProof/>
          <w:color w:val="FF0000"/>
          <w:sz w:val="24"/>
          <w:szCs w:val="24"/>
        </w:rPr>
        <w:fldChar w:fldCharType="separate"/>
      </w:r>
      <w:del w:id="1434" w:author="Thike" w:date="2019-07-03T03:29:00Z">
        <w:r w:rsidR="00D6662D" w:rsidDel="00B26E10">
          <w:rPr>
            <w:rFonts w:ascii="Times New Roman" w:hAnsi="Times New Roman" w:cs="Times New Roman"/>
            <w:noProof/>
            <w:color w:val="FF0000"/>
            <w:sz w:val="24"/>
            <w:szCs w:val="24"/>
          </w:rPr>
          <w:delText>47</w:delText>
        </w:r>
      </w:del>
      <w:r w:rsidR="00D6662D">
        <w:rPr>
          <w:rFonts w:ascii="Times New Roman" w:hAnsi="Times New Roman" w:cs="Times New Roman"/>
          <w:noProof/>
          <w:color w:val="FF0000"/>
          <w:sz w:val="24"/>
          <w:szCs w:val="24"/>
        </w:rPr>
        <w:fldChar w:fldCharType="end"/>
      </w:r>
      <w:del w:id="1435" w:author="Thike" w:date="2019-07-03T03:29:00Z">
        <w:r w:rsidR="00F520BF" w:rsidDel="00B26E10">
          <w:rPr>
            <w:rFonts w:ascii="Times New Roman" w:hAnsi="Times New Roman" w:cs="Times New Roman"/>
            <w:noProof/>
            <w:color w:val="FF0000"/>
            <w:sz w:val="24"/>
            <w:szCs w:val="24"/>
          </w:rPr>
          <w:delText>]</w:delText>
        </w:r>
        <w:r w:rsidRPr="00C21F45" w:rsidDel="00B26E10">
          <w:rPr>
            <w:rFonts w:ascii="Times New Roman" w:hAnsi="Times New Roman" w:cs="Times New Roman"/>
            <w:noProof/>
            <w:color w:val="FF0000"/>
            <w:sz w:val="24"/>
            <w:szCs w:val="24"/>
          </w:rPr>
          <w:fldChar w:fldCharType="end"/>
        </w:r>
      </w:del>
    </w:p>
    <w:p w14:paraId="0F18B021" w14:textId="1FDCD148" w:rsidR="00253708" w:rsidRDefault="00253708" w:rsidP="0022551D">
      <w:pPr>
        <w:widowControl w:val="0"/>
        <w:tabs>
          <w:tab w:val="left" w:pos="8355"/>
        </w:tabs>
        <w:spacing w:line="360" w:lineRule="auto"/>
        <w:jc w:val="both"/>
        <w:rPr>
          <w:rFonts w:ascii="Times New Roman" w:hAnsi="Times New Roman" w:cs="Times New Roman"/>
          <w:noProof/>
          <w:sz w:val="24"/>
          <w:szCs w:val="24"/>
        </w:rPr>
      </w:pPr>
      <w:del w:id="1436" w:author="Thike" w:date="2019-07-03T03:29:00Z">
        <w:r w:rsidDel="00B26E10">
          <w:rPr>
            <w:noProof/>
          </w:rPr>
          <w:lastRenderedPageBreak/>
          <w:drawing>
            <wp:inline distT="0" distB="0" distL="0" distR="0" wp14:anchorId="6B8F64A5" wp14:editId="755581B5">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953770"/>
                      </a:xfrm>
                      <a:prstGeom prst="rect">
                        <a:avLst/>
                      </a:prstGeom>
                    </pic:spPr>
                  </pic:pic>
                </a:graphicData>
              </a:graphic>
            </wp:inline>
          </w:drawing>
        </w:r>
      </w:del>
    </w:p>
    <w:p w14:paraId="5E91D245" w14:textId="6F3421E5"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Xie </w:t>
      </w:r>
      <w:del w:id="1437" w:author="Thike" w:date="2019-07-09T05:20:00Z">
        <w:r w:rsidDel="00F61457">
          <w:rPr>
            <w:rFonts w:ascii="Times New Roman" w:hAnsi="Times New Roman" w:cs="Times New Roman"/>
            <w:sz w:val="24"/>
            <w:szCs w:val="24"/>
          </w:rPr>
          <w:delText>T. and J.C. Grossman</w:delText>
        </w:r>
      </w:del>
      <w:ins w:id="1438" w:author="Thike" w:date="2019-07-09T05:20:00Z">
        <w:r w:rsidR="00F61457">
          <w:rPr>
            <w:rFonts w:ascii="Times New Roman" w:hAnsi="Times New Roman" w:cs="Times New Roman"/>
            <w:sz w:val="24"/>
            <w:szCs w:val="24"/>
          </w:rPr>
          <w:t>et al.,</w:t>
        </w:r>
      </w:ins>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&lt;EndNote&gt;&lt;Cite&gt;&lt;Author&gt;Jain&lt;/Author&gt;&lt;Year&gt;2013&lt;/Year&gt;&lt;RecNum&gt;610&lt;/RecNum&gt;&lt;DisplayText&gt;[81]&lt;/DisplayText&gt;&lt;record&gt;&lt;rec-number&gt;610&lt;/rec-number&gt;&lt;foreign-keys&gt;&lt;key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610" w:history="1">
        <w:r w:rsidR="00671DCC">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ins w:id="1439" w:author="Thike" w:date="2019-07-09T05:21:00Z">
        <w:r w:rsidR="00F61457" w:rsidRPr="00F61457">
          <w:rPr>
            <w:rFonts w:ascii="Times New Roman" w:hAnsi="Times New Roman" w:cs="Times New Roman"/>
            <w:sz w:val="24"/>
            <w:szCs w:val="24"/>
            <w:rPrChange w:id="1440" w:author="Thike" w:date="2019-07-09T05:21:00Z">
              <w:rPr/>
            </w:rPrChange>
          </w:rPr>
          <w:t>de Jong</w:t>
        </w:r>
        <w:r w:rsidR="00F61457" w:rsidRPr="00F61457" w:rsidDel="00F61457">
          <w:t xml:space="preserve"> </w:t>
        </w:r>
      </w:ins>
      <w:del w:id="1441" w:author="Thike" w:date="2019-07-09T05:21:00Z">
        <w:r w:rsidRPr="002724D4" w:rsidDel="00F61457">
          <w:rPr>
            <w:rFonts w:ascii="Times New Roman" w:hAnsi="Times New Roman" w:cs="Times New Roman"/>
            <w:sz w:val="24"/>
            <w:szCs w:val="24"/>
          </w:rPr>
          <w:delText xml:space="preserve">Jong </w:delText>
        </w:r>
      </w:del>
      <w:r w:rsidRPr="002724D4">
        <w:rPr>
          <w:rFonts w:ascii="Times New Roman" w:hAnsi="Times New Roman" w:cs="Times New Roman"/>
          <w:sz w:val="24"/>
          <w:szCs w:val="24"/>
        </w:rPr>
        <w:t>et al.</w:t>
      </w:r>
      <w:ins w:id="1442" w:author="Thike" w:date="2019-07-09T05:16:00Z">
        <w:r w:rsidR="00F61457">
          <w:rPr>
            <w:rFonts w:ascii="Times New Roman" w:hAnsi="Times New Roman" w:cs="Times New Roman"/>
            <w:sz w:val="24"/>
            <w:szCs w:val="24"/>
          </w:rPr>
          <w:t>,</w:t>
        </w:r>
      </w:ins>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&lt;EndNote&gt;&lt;Cite&gt;&lt;Author&gt;de Jong&lt;/Author&gt;&lt;Year&gt;2016&lt;/Year&gt;&lt;RecNum&gt;611&lt;/RecNum&gt;&lt;DisplayText&gt;[82]&lt;/DisplayText&gt;&lt;record&gt;&lt;rec-number&gt;611&lt;/rec-number&gt;&lt;foreign-keys&gt;&lt;key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611" w:history="1">
        <w:r w:rsidR="00671DCC">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CGCNN could also predict discrete properties as well as the classifications of metal and semiconductor with the same framework by using a softmax activation function for the output layer and a cross entropy cost function.</w:t>
      </w:r>
      <w:bookmarkStart w:id="1443" w:name="_Hlk534715697"/>
    </w:p>
    <w:p w14:paraId="6E93C50E" w14:textId="48A7B885"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w:t>
      </w:r>
      <w:ins w:id="1444" w:author="Thike" w:date="2019-07-03T00:18:00Z">
        <w:r w:rsidR="00187509">
          <w:rPr>
            <w:rFonts w:ascii="Times New Roman" w:hAnsi="Times New Roman" w:cs="Times New Roman"/>
            <w:sz w:val="24"/>
            <w:szCs w:val="24"/>
          </w:rPr>
          <w:t xml:space="preserve">materials </w:t>
        </w:r>
      </w:ins>
      <w:r w:rsidR="00491C48">
        <w:rPr>
          <w:rFonts w:ascii="Times New Roman" w:hAnsi="Times New Roman" w:cs="Times New Roman"/>
          <w:sz w:val="24"/>
          <w:szCs w:val="24"/>
        </w:rPr>
        <w:t xml:space="preserve">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ins w:id="1445" w:author="Thike" w:date="2019-07-08T21:10:00Z">
        <w:r w:rsidR="00DB332F">
          <w:rPr>
            <w:rFonts w:ascii="Times New Roman" w:hAnsi="Times New Roman" w:cs="Times New Roman"/>
            <w:sz w:val="24"/>
            <w:szCs w:val="24"/>
          </w:rPr>
          <w:t xml:space="preserve">as </w:t>
        </w:r>
      </w:ins>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w:t>
      </w:r>
      <w:del w:id="1446" w:author="Thike" w:date="2019-07-02T17:39:00Z">
        <w:r w:rsidR="00551ACC" w:rsidDel="00530F12">
          <w:rPr>
            <w:rFonts w:ascii="Times New Roman" w:hAnsi="Times New Roman" w:cs="Times New Roman"/>
            <w:sz w:val="24"/>
            <w:szCs w:val="24"/>
          </w:rPr>
          <w:delText xml:space="preserve">feedback neural network and </w:delText>
        </w:r>
      </w:del>
      <w:r w:rsidR="00551ACC">
        <w:rPr>
          <w:rFonts w:ascii="Times New Roman" w:hAnsi="Times New Roman" w:cs="Times New Roman"/>
          <w:sz w:val="24"/>
          <w:szCs w:val="24"/>
        </w:rPr>
        <w:t xml:space="preserve">deep learning to </w:t>
      </w:r>
      <w:r w:rsidR="00551ACC">
        <w:rPr>
          <w:rFonts w:ascii="Times New Roman" w:hAnsi="Times New Roman" w:cs="Times New Roman"/>
          <w:sz w:val="24"/>
          <w:szCs w:val="24"/>
        </w:rPr>
        <w:lastRenderedPageBreak/>
        <w:t xml:space="preserve">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 xml:space="preserve">crystalline </w:t>
      </w:r>
      <w:commentRangeStart w:id="1447"/>
      <w:r w:rsidR="00D0488B" w:rsidRPr="00D0488B">
        <w:rPr>
          <w:rFonts w:ascii="Times New Roman" w:hAnsi="Times New Roman" w:cs="Times New Roman"/>
          <w:sz w:val="24"/>
          <w:szCs w:val="24"/>
        </w:rPr>
        <w:t>materials</w:t>
      </w:r>
      <w:commentRangeEnd w:id="1447"/>
      <w:r w:rsidR="00530F12">
        <w:rPr>
          <w:rStyle w:val="a6"/>
        </w:rPr>
        <w:commentReference w:id="1447"/>
      </w:r>
      <w:r w:rsidR="00551ACC">
        <w:rPr>
          <w:rFonts w:ascii="Times New Roman" w:hAnsi="Times New Roman" w:cs="Times New Roman"/>
          <w:sz w:val="24"/>
          <w:szCs w:val="24"/>
        </w:rPr>
        <w:t xml:space="preserve">. </w:t>
      </w:r>
      <w:del w:id="1448" w:author="Thike" w:date="2019-07-02T17:37:00Z">
        <w:r w:rsidR="009365CE" w:rsidRPr="00BC32F7" w:rsidDel="00530F12">
          <w:rPr>
            <w:rFonts w:ascii="Times New Roman" w:hAnsi="Times New Roman" w:cs="Times New Roman"/>
            <w:color w:val="FF0000"/>
            <w:sz w:val="24"/>
            <w:szCs w:val="24"/>
            <w:rPrChange w:id="1449" w:author="Thike" w:date="2019-06-18T16:39:00Z">
              <w:rPr>
                <w:rFonts w:ascii="Times New Roman" w:hAnsi="Times New Roman" w:cs="Times New Roman"/>
                <w:sz w:val="24"/>
                <w:szCs w:val="24"/>
              </w:rPr>
            </w:rPrChange>
          </w:rPr>
          <w:delText xml:space="preserve">It can be found that the use of </w:delText>
        </w:r>
        <w:r w:rsidR="00BE0D40" w:rsidRPr="00BC32F7" w:rsidDel="00530F12">
          <w:rPr>
            <w:rFonts w:ascii="Times New Roman" w:hAnsi="Times New Roman" w:cs="Times New Roman"/>
            <w:b/>
            <w:bCs/>
            <w:color w:val="FF0000"/>
            <w:sz w:val="24"/>
            <w:szCs w:val="24"/>
            <w:rPrChange w:id="1450" w:author="Thike" w:date="2019-06-18T16:39:00Z">
              <w:rPr>
                <w:rFonts w:ascii="Times New Roman" w:hAnsi="Times New Roman" w:cs="Times New Roman"/>
                <w:color w:val="FF0000"/>
                <w:sz w:val="24"/>
                <w:szCs w:val="24"/>
              </w:rPr>
            </w:rPrChange>
          </w:rPr>
          <w:delText>dynamic</w:delText>
        </w:r>
        <w:r w:rsidR="00BE0D40" w:rsidRPr="00BC32F7" w:rsidDel="00530F12">
          <w:rPr>
            <w:rFonts w:ascii="Times New Roman" w:hAnsi="Times New Roman" w:cs="Times New Roman"/>
            <w:color w:val="FF0000"/>
            <w:sz w:val="24"/>
            <w:szCs w:val="24"/>
          </w:rPr>
          <w:delText xml:space="preserve"> </w:delText>
        </w:r>
        <w:r w:rsidR="00BE0D40" w:rsidRPr="00BC32F7" w:rsidDel="00530F12">
          <w:rPr>
            <w:rFonts w:ascii="Times New Roman" w:hAnsi="Times New Roman" w:cs="Times New Roman"/>
            <w:color w:val="FF0000"/>
            <w:sz w:val="24"/>
            <w:szCs w:val="24"/>
            <w:rPrChange w:id="1451" w:author="Thike" w:date="2019-06-18T16:39:00Z">
              <w:rPr>
                <w:rFonts w:ascii="Times New Roman" w:hAnsi="Times New Roman" w:cs="Times New Roman"/>
                <w:sz w:val="24"/>
                <w:szCs w:val="24"/>
              </w:rPr>
            </w:rPrChange>
          </w:rPr>
          <w:delText>neural</w:delText>
        </w:r>
        <w:r w:rsidR="009365CE" w:rsidRPr="00BC32F7" w:rsidDel="00530F12">
          <w:rPr>
            <w:rFonts w:ascii="Times New Roman" w:hAnsi="Times New Roman" w:cs="Times New Roman"/>
            <w:color w:val="FF0000"/>
            <w:sz w:val="24"/>
            <w:szCs w:val="24"/>
            <w:rPrChange w:id="1452" w:author="Thike" w:date="2019-06-18T16:39:00Z">
              <w:rPr>
                <w:rFonts w:ascii="Times New Roman" w:hAnsi="Times New Roman" w:cs="Times New Roman"/>
                <w:sz w:val="24"/>
                <w:szCs w:val="24"/>
              </w:rPr>
            </w:rPrChange>
          </w:rPr>
          <w:delText xml:space="preserve"> network</w:delText>
        </w:r>
        <w:r w:rsidR="00BE0D40" w:rsidRPr="00BC32F7" w:rsidDel="00530F12">
          <w:rPr>
            <w:rFonts w:ascii="Times New Roman" w:hAnsi="Times New Roman" w:cs="Times New Roman"/>
            <w:color w:val="FF0000"/>
            <w:sz w:val="24"/>
            <w:szCs w:val="24"/>
            <w:rPrChange w:id="1453" w:author="Thike" w:date="2019-06-18T16:39:00Z">
              <w:rPr>
                <w:rFonts w:ascii="Times New Roman" w:hAnsi="Times New Roman" w:cs="Times New Roman"/>
                <w:sz w:val="24"/>
                <w:szCs w:val="24"/>
              </w:rPr>
            </w:rPrChange>
          </w:rPr>
          <w:delText>s</w:delText>
        </w:r>
        <w:r w:rsidR="00551ACC" w:rsidRPr="00BC32F7" w:rsidDel="00530F12">
          <w:rPr>
            <w:rFonts w:ascii="Times New Roman" w:hAnsi="Times New Roman" w:cs="Times New Roman"/>
            <w:color w:val="FF0000"/>
            <w:sz w:val="24"/>
            <w:szCs w:val="24"/>
            <w:rPrChange w:id="1454" w:author="Thike" w:date="2019-06-18T16:39:00Z">
              <w:rPr>
                <w:rFonts w:ascii="Times New Roman" w:hAnsi="Times New Roman" w:cs="Times New Roman"/>
                <w:sz w:val="24"/>
                <w:szCs w:val="24"/>
              </w:rPr>
            </w:rPrChange>
          </w:rPr>
          <w:delText xml:space="preserve"> </w:delText>
        </w:r>
        <w:r w:rsidR="00BE0D40" w:rsidRPr="00BC32F7" w:rsidDel="00530F12">
          <w:rPr>
            <w:rFonts w:ascii="Times New Roman" w:hAnsi="Times New Roman" w:cs="Times New Roman"/>
            <w:color w:val="FF0000"/>
            <w:sz w:val="24"/>
            <w:szCs w:val="24"/>
            <w:rPrChange w:id="1455" w:author="Thike" w:date="2019-06-18T16:39:00Z">
              <w:rPr>
                <w:rFonts w:ascii="Times New Roman" w:hAnsi="Times New Roman" w:cs="Times New Roman"/>
                <w:sz w:val="24"/>
                <w:szCs w:val="24"/>
              </w:rPr>
            </w:rPrChange>
          </w:rPr>
          <w:delText xml:space="preserve">in materials related problems could also gave satisfactory results as great as </w:delText>
        </w:r>
        <w:r w:rsidR="00BE0D40" w:rsidRPr="00BC32F7" w:rsidDel="00530F12">
          <w:rPr>
            <w:rFonts w:ascii="Times New Roman" w:hAnsi="Times New Roman" w:cs="Times New Roman"/>
            <w:b/>
            <w:bCs/>
            <w:color w:val="FF0000"/>
            <w:sz w:val="24"/>
            <w:szCs w:val="24"/>
            <w:rPrChange w:id="1456" w:author="Thike" w:date="2019-06-18T16:39:00Z">
              <w:rPr>
                <w:rFonts w:ascii="Times New Roman" w:hAnsi="Times New Roman" w:cs="Times New Roman"/>
                <w:sz w:val="24"/>
                <w:szCs w:val="24"/>
              </w:rPr>
            </w:rPrChange>
          </w:rPr>
          <w:delText>static</w:delText>
        </w:r>
        <w:r w:rsidR="00BE0D40" w:rsidRPr="00BC32F7" w:rsidDel="00530F12">
          <w:rPr>
            <w:rFonts w:ascii="Times New Roman" w:hAnsi="Times New Roman" w:cs="Times New Roman"/>
            <w:color w:val="FF0000"/>
            <w:sz w:val="24"/>
            <w:szCs w:val="24"/>
            <w:rPrChange w:id="1457" w:author="Thike" w:date="2019-06-18T16:39:00Z">
              <w:rPr>
                <w:rFonts w:ascii="Times New Roman" w:hAnsi="Times New Roman" w:cs="Times New Roman"/>
                <w:sz w:val="24"/>
                <w:szCs w:val="24"/>
              </w:rPr>
            </w:rPrChange>
          </w:rPr>
          <w:delText xml:space="preserve"> neural networks.</w:delText>
        </w:r>
      </w:del>
    </w:p>
    <w:bookmarkEnd w:id="1443"/>
    <w:p w14:paraId="5747A8C7" w14:textId="77777777" w:rsidR="00B94A49" w:rsidRDefault="00B94A49">
      <w:pPr>
        <w:pStyle w:val="2"/>
        <w:pPrChange w:id="1458" w:author="Thike" w:date="2019-07-01T17:22:00Z">
          <w:pPr>
            <w:pStyle w:val="3"/>
            <w:widowControl w:val="0"/>
            <w:spacing w:after="240"/>
          </w:pPr>
        </w:pPrChange>
      </w:pPr>
      <w:r>
        <w:t>ANN with Other Computing Paradigms</w:t>
      </w:r>
    </w:p>
    <w:p w14:paraId="48970DC3" w14:textId="0ACC37F1"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ins w:id="1459" w:author="Thike" w:date="2019-07-09T05:16:00Z">
        <w:r w:rsidR="00F61457">
          <w:rPr>
            <w:rFonts w:ascii="Times New Roman" w:hAnsi="Times New Roman" w:cs="Times New Roman"/>
            <w:sz w:val="24"/>
            <w:szCs w:val="24"/>
          </w:rPr>
          <w:t>,</w:t>
        </w:r>
      </w:ins>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7A7D58">
        <w:rPr>
          <w:rFonts w:ascii="Times New Roman" w:hAnsi="Times New Roman" w:cs="Times New Roman"/>
          <w:sz w:val="24"/>
          <w:szCs w:val="24"/>
          <w:rPrChange w:id="1460" w:author="Thike" w:date="2019-07-08T21:29:00Z">
            <w:rPr>
              <w:rFonts w:ascii="Times New Roman" w:hAnsi="Times New Roman" w:cs="Times New Roman"/>
              <w:color w:val="FF0000"/>
              <w:sz w:val="24"/>
              <w:szCs w:val="24"/>
            </w:rPr>
          </w:rPrChange>
        </w:rPr>
        <w:t>temperature</w:t>
      </w:r>
      <w:r w:rsidR="00D37A7F" w:rsidRPr="007A7D58">
        <w:rPr>
          <w:rFonts w:ascii="Times New Roman" w:hAnsi="Times New Roman" w:cs="Times New Roman"/>
          <w:sz w:val="24"/>
          <w:szCs w:val="24"/>
          <w:rPrChange w:id="1461" w:author="Thike" w:date="2019-07-08T21:29:00Z">
            <w:rPr>
              <w:rFonts w:ascii="Times New Roman" w:hAnsi="Times New Roman" w:cs="Times New Roman"/>
              <w:color w:val="FF0000"/>
              <w:sz w:val="24"/>
              <w:szCs w:val="24"/>
            </w:rPr>
          </w:rPrChange>
        </w:rPr>
        <w:t xml:space="preserve"> (T)</w:t>
      </w:r>
      <w:r w:rsidRPr="007A7D58">
        <w:rPr>
          <w:rFonts w:ascii="Times New Roman" w:hAnsi="Times New Roman" w:cs="Times New Roman"/>
          <w:sz w:val="24"/>
          <w:szCs w:val="24"/>
          <w:rPrChange w:id="1462" w:author="Thike" w:date="2019-07-08T21:29:00Z">
            <w:rPr>
              <w:rFonts w:ascii="Times New Roman" w:hAnsi="Times New Roman" w:cs="Times New Roman"/>
              <w:color w:val="FF0000"/>
              <w:sz w:val="24"/>
              <w:szCs w:val="24"/>
            </w:rPr>
          </w:rPrChange>
        </w:rPr>
        <w:t>, time of wetness</w:t>
      </w:r>
      <w:r w:rsidR="00D37A7F" w:rsidRPr="007A7D58">
        <w:rPr>
          <w:rFonts w:ascii="Times New Roman" w:hAnsi="Times New Roman" w:cs="Times New Roman"/>
          <w:sz w:val="24"/>
          <w:szCs w:val="24"/>
          <w:rPrChange w:id="1463" w:author="Thike" w:date="2019-07-08T21:29:00Z">
            <w:rPr>
              <w:rFonts w:ascii="Times New Roman" w:hAnsi="Times New Roman" w:cs="Times New Roman"/>
              <w:color w:val="FF0000"/>
              <w:sz w:val="24"/>
              <w:szCs w:val="24"/>
            </w:rPr>
          </w:rPrChange>
        </w:rPr>
        <w:t xml:space="preserve"> (TOW)</w:t>
      </w:r>
      <w:r w:rsidRPr="007A7D58">
        <w:rPr>
          <w:rFonts w:ascii="Times New Roman" w:hAnsi="Times New Roman" w:cs="Times New Roman"/>
          <w:sz w:val="24"/>
          <w:szCs w:val="24"/>
          <w:rPrChange w:id="1464" w:author="Thike" w:date="2019-07-08T21:29:00Z">
            <w:rPr>
              <w:rFonts w:ascii="Times New Roman" w:hAnsi="Times New Roman" w:cs="Times New Roman"/>
              <w:color w:val="FF0000"/>
              <w:sz w:val="24"/>
              <w:szCs w:val="24"/>
            </w:rPr>
          </w:rPrChange>
        </w:rPr>
        <w:t xml:space="preserve">, exposure time and concentrations of </w:t>
      </w:r>
      <w:r w:rsidR="00EC66AB" w:rsidRPr="007A7D58">
        <w:rPr>
          <w:rFonts w:ascii="Times New Roman" w:hAnsi="Times New Roman" w:cs="Times New Roman"/>
          <w:sz w:val="24"/>
          <w:szCs w:val="24"/>
          <w:rPrChange w:id="1465" w:author="Thike" w:date="2019-07-08T21:29:00Z">
            <w:rPr>
              <w:rFonts w:ascii="Times New Roman" w:hAnsi="Times New Roman" w:cs="Times New Roman"/>
              <w:color w:val="FF0000"/>
              <w:sz w:val="24"/>
              <w:szCs w:val="24"/>
            </w:rPr>
          </w:rPrChange>
        </w:rPr>
        <w:t>Sulphur</w:t>
      </w:r>
      <w:r w:rsidRPr="007A7D58">
        <w:rPr>
          <w:rFonts w:ascii="Times New Roman" w:hAnsi="Times New Roman" w:cs="Times New Roman"/>
          <w:sz w:val="24"/>
          <w:szCs w:val="24"/>
          <w:rPrChange w:id="1466" w:author="Thike" w:date="2019-07-08T21:29:00Z">
            <w:rPr>
              <w:rFonts w:ascii="Times New Roman" w:hAnsi="Times New Roman" w:cs="Times New Roman"/>
              <w:color w:val="FF0000"/>
              <w:sz w:val="24"/>
              <w:szCs w:val="24"/>
            </w:rPr>
          </w:rPrChange>
        </w:rPr>
        <w:t xml:space="preserve"> dioxide</w:t>
      </w:r>
      <w:r w:rsidR="00D37A7F" w:rsidRPr="007A7D58">
        <w:rPr>
          <w:rFonts w:ascii="Times New Roman" w:hAnsi="Times New Roman" w:cs="Times New Roman"/>
          <w:sz w:val="24"/>
          <w:szCs w:val="24"/>
          <w:rPrChange w:id="1467" w:author="Thike" w:date="2019-07-08T21:29:00Z">
            <w:rPr>
              <w:rFonts w:ascii="Times New Roman" w:hAnsi="Times New Roman" w:cs="Times New Roman"/>
              <w:color w:val="FF0000"/>
              <w:sz w:val="24"/>
              <w:szCs w:val="24"/>
            </w:rPr>
          </w:rPrChange>
        </w:rPr>
        <w:t xml:space="preserve"> (SO</w:t>
      </w:r>
      <w:r w:rsidR="00D37A7F" w:rsidRPr="007A7D58">
        <w:rPr>
          <w:rFonts w:ascii="Times New Roman" w:hAnsi="Times New Roman" w:cs="Times New Roman"/>
          <w:sz w:val="24"/>
          <w:szCs w:val="24"/>
          <w:vertAlign w:val="subscript"/>
          <w:rPrChange w:id="1468" w:author="Thike" w:date="2019-07-08T21:29:00Z">
            <w:rPr>
              <w:rFonts w:ascii="Times New Roman" w:hAnsi="Times New Roman" w:cs="Times New Roman"/>
              <w:color w:val="FF0000"/>
              <w:sz w:val="24"/>
              <w:szCs w:val="24"/>
              <w:vertAlign w:val="subscript"/>
            </w:rPr>
          </w:rPrChange>
        </w:rPr>
        <w:t>2</w:t>
      </w:r>
      <w:r w:rsidR="00D37A7F" w:rsidRPr="007A7D58">
        <w:rPr>
          <w:rFonts w:ascii="Times New Roman" w:hAnsi="Times New Roman" w:cs="Times New Roman"/>
          <w:sz w:val="24"/>
          <w:szCs w:val="24"/>
          <w:rPrChange w:id="1469" w:author="Thike" w:date="2019-07-08T21:29:00Z">
            <w:rPr>
              <w:rFonts w:ascii="Times New Roman" w:hAnsi="Times New Roman" w:cs="Times New Roman"/>
              <w:color w:val="FF0000"/>
              <w:sz w:val="24"/>
              <w:szCs w:val="24"/>
            </w:rPr>
          </w:rPrChange>
        </w:rPr>
        <w:t>)</w:t>
      </w:r>
      <w:r w:rsidRPr="007A7D58">
        <w:rPr>
          <w:rFonts w:ascii="Times New Roman" w:hAnsi="Times New Roman" w:cs="Times New Roman"/>
          <w:sz w:val="24"/>
          <w:szCs w:val="24"/>
          <w:rPrChange w:id="1470" w:author="Thike" w:date="2019-07-08T21:29:00Z">
            <w:rPr>
              <w:rFonts w:ascii="Times New Roman" w:hAnsi="Times New Roman" w:cs="Times New Roman"/>
              <w:color w:val="FF0000"/>
              <w:sz w:val="24"/>
              <w:szCs w:val="24"/>
            </w:rPr>
          </w:rPrChange>
        </w:rPr>
        <w:t xml:space="preserve"> and chloride</w:t>
      </w:r>
      <w:r w:rsidR="00D37A7F" w:rsidRPr="007A7D58">
        <w:rPr>
          <w:rFonts w:ascii="Times New Roman" w:hAnsi="Times New Roman" w:cs="Times New Roman"/>
          <w:sz w:val="24"/>
          <w:szCs w:val="24"/>
          <w:rPrChange w:id="1471" w:author="Thike" w:date="2019-07-08T21:29:00Z">
            <w:rPr>
              <w:rFonts w:ascii="Times New Roman" w:hAnsi="Times New Roman" w:cs="Times New Roman"/>
              <w:color w:val="FF0000"/>
              <w:sz w:val="24"/>
              <w:szCs w:val="24"/>
            </w:rPr>
          </w:rPrChange>
        </w:rPr>
        <w:t xml:space="preserve"> (Cl</w:t>
      </w:r>
      <w:r w:rsidR="00782C35" w:rsidRPr="007A7D58">
        <w:rPr>
          <w:rFonts w:ascii="Times New Roman" w:hAnsi="Times New Roman" w:cs="Times New Roman"/>
          <w:sz w:val="24"/>
          <w:szCs w:val="24"/>
          <w:vertAlign w:val="superscript"/>
          <w:rPrChange w:id="1472" w:author="Thike" w:date="2019-07-08T21:29:00Z">
            <w:rPr>
              <w:rFonts w:ascii="Times New Roman" w:hAnsi="Times New Roman" w:cs="Times New Roman"/>
              <w:color w:val="FF0000"/>
              <w:sz w:val="24"/>
              <w:szCs w:val="24"/>
              <w:vertAlign w:val="superscript"/>
            </w:rPr>
          </w:rPrChange>
        </w:rPr>
        <w:t>-</w:t>
      </w:r>
      <w:r w:rsidR="00782C35" w:rsidRPr="007A7D58">
        <w:rPr>
          <w:rFonts w:ascii="Times New Roman" w:hAnsi="Times New Roman" w:cs="Times New Roman"/>
          <w:sz w:val="24"/>
          <w:szCs w:val="24"/>
          <w:rPrChange w:id="1473" w:author="Thike" w:date="2019-07-08T21:29:00Z">
            <w:rPr>
              <w:rFonts w:ascii="Times New Roman" w:hAnsi="Times New Roman" w:cs="Times New Roman"/>
              <w:color w:val="FF0000"/>
              <w:sz w:val="24"/>
              <w:szCs w:val="24"/>
            </w:rPr>
          </w:rPrChange>
        </w:rPr>
        <w:t>)</w:t>
      </w:r>
      <w:r w:rsidR="00D37A7F" w:rsidRPr="007A7D58">
        <w:rPr>
          <w:rFonts w:ascii="Times New Roman" w:hAnsi="Times New Roman" w:cs="Times New Roman"/>
          <w:sz w:val="24"/>
          <w:szCs w:val="24"/>
          <w:rPrChange w:id="1474" w:author="Thike" w:date="2019-07-08T21:29:00Z">
            <w:rPr>
              <w:rFonts w:ascii="Times New Roman" w:hAnsi="Times New Roman" w:cs="Times New Roman"/>
              <w:color w:val="FF0000"/>
              <w:sz w:val="24"/>
              <w:szCs w:val="24"/>
            </w:rPr>
          </w:rPrChange>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del w:id="1475" w:author="Thike" w:date="2019-07-08T21:50:00Z">
        <w:r w:rsidR="00D37A7F" w:rsidDel="003741A1">
          <w:rPr>
            <w:rFonts w:ascii="Times New Roman" w:hAnsi="Times New Roman" w:cs="Times New Roman"/>
            <w:sz w:val="24"/>
            <w:szCs w:val="24"/>
          </w:rPr>
          <w:delText>ed</w:delText>
        </w:r>
      </w:del>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B26E10">
        <w:rPr>
          <w:rFonts w:ascii="Times New Roman" w:hAnsi="Times New Roman" w:cs="Times New Roman"/>
          <w:sz w:val="24"/>
          <w:szCs w:val="24"/>
          <w:rPrChange w:id="1476" w:author="Thike" w:date="2019-07-03T03:27:00Z">
            <w:rPr>
              <w:rFonts w:ascii="Times New Roman" w:hAnsi="Times New Roman" w:cs="Times New Roman"/>
              <w:color w:val="FF0000"/>
              <w:sz w:val="24"/>
              <w:szCs w:val="24"/>
            </w:rPr>
          </w:rPrChange>
        </w:rPr>
        <w:t xml:space="preserve">with one hidden layer </w:t>
      </w:r>
      <w:r w:rsidRPr="00567A4A">
        <w:rPr>
          <w:rFonts w:ascii="Times New Roman" w:hAnsi="Times New Roman" w:cs="Times New Roman"/>
          <w:sz w:val="24"/>
          <w:szCs w:val="24"/>
        </w:rPr>
        <w:t xml:space="preserve">and sigmoid </w:t>
      </w:r>
      <w:r w:rsidRPr="00B26E10">
        <w:rPr>
          <w:rFonts w:ascii="Times New Roman" w:hAnsi="Times New Roman" w:cs="Times New Roman"/>
          <w:sz w:val="24"/>
          <w:szCs w:val="24"/>
          <w:rPrChange w:id="1477" w:author="Thike" w:date="2019-07-03T03:27:00Z">
            <w:rPr>
              <w:rFonts w:ascii="Times New Roman" w:hAnsi="Times New Roman" w:cs="Times New Roman"/>
              <w:color w:val="FF0000"/>
              <w:sz w:val="24"/>
              <w:szCs w:val="24"/>
            </w:rPr>
          </w:rPrChange>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B26E10">
        <w:rPr>
          <w:rFonts w:ascii="Times New Roman" w:hAnsi="Times New Roman" w:cs="Times New Roman"/>
          <w:sz w:val="24"/>
          <w:szCs w:val="24"/>
          <w:rPrChange w:id="1478" w:author="Thike" w:date="2019-07-03T03:26:00Z">
            <w:rPr>
              <w:rFonts w:ascii="Times New Roman" w:hAnsi="Times New Roman" w:cs="Times New Roman"/>
              <w:color w:val="FF0000"/>
              <w:sz w:val="24"/>
              <w:szCs w:val="24"/>
            </w:rPr>
          </w:rPrChange>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0000501B"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B26E10">
        <w:rPr>
          <w:rFonts w:ascii="Times New Roman" w:hAnsi="Times New Roman" w:cs="Times New Roman"/>
          <w:noProof/>
          <w:sz w:val="24"/>
          <w:szCs w:val="24"/>
          <w:rPrChange w:id="1479" w:author="Thike" w:date="2019-07-03T03:26:00Z">
            <w:rPr>
              <w:rFonts w:ascii="Times New Roman" w:hAnsi="Times New Roman" w:cs="Times New Roman"/>
              <w:noProof/>
              <w:color w:val="FF0000"/>
              <w:sz w:val="24"/>
              <w:szCs w:val="24"/>
            </w:rPr>
          </w:rPrChange>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480" w:author="Thike" w:date="2019-07-03T03:26:00Z">
            <w:rPr>
              <w:rFonts w:ascii="Times New Roman" w:hAnsi="Times New Roman" w:cs="Times New Roman"/>
              <w:noProof/>
              <w:color w:val="FF0000"/>
              <w:sz w:val="24"/>
              <w:szCs w:val="24"/>
            </w:rPr>
          </w:rPrChange>
        </w:rPr>
        <w:t>Lajevardi</w:t>
      </w:r>
      <w:r w:rsidR="0086100D">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481" w:author="Thike" w:date="2019-07-03T03:26:00Z">
            <w:rPr>
              <w:rFonts w:ascii="Times New Roman" w:hAnsi="Times New Roman" w:cs="Times New Roman"/>
              <w:noProof/>
              <w:color w:val="FF0000"/>
              <w:sz w:val="24"/>
              <w:szCs w:val="24"/>
            </w:rPr>
          </w:rPrChange>
        </w:rPr>
        <w:t>et al</w:t>
      </w:r>
      <w:r w:rsidR="00B94A49" w:rsidRPr="00567A4A">
        <w:rPr>
          <w:rFonts w:ascii="Times New Roman" w:hAnsi="Times New Roman" w:cs="Times New Roman"/>
          <w:noProof/>
          <w:sz w:val="24"/>
          <w:szCs w:val="24"/>
        </w:rPr>
        <w:t>.</w:t>
      </w:r>
      <w:ins w:id="1482" w:author="Thike" w:date="2019-07-09T05:17:00Z">
        <w:r w:rsidR="00F61457">
          <w:rPr>
            <w:rFonts w:ascii="Times New Roman" w:hAnsi="Times New Roman" w:cs="Times New Roman"/>
            <w:noProof/>
            <w:sz w:val="24"/>
            <w:szCs w:val="24"/>
          </w:rPr>
          <w:t>,</w:t>
        </w:r>
      </w:ins>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ins w:id="1483" w:author="Thike" w:date="2019-07-03T16:34: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ins>
      <w:del w:id="1484" w:author="Thike" w:date="2019-07-03T16:34:00Z">
        <w:r w:rsidR="00B94A49" w:rsidRPr="00205DC2" w:rsidDel="00990898">
          <w:rPr>
            <w:rFonts w:ascii="Times New Roman" w:hAnsi="Times New Roman" w:cs="Times New Roman"/>
            <w:sz w:val="24"/>
            <w:szCs w:val="24"/>
          </w:rPr>
          <w:delText xml:space="preserve">multilayer perceptron </w:delText>
        </w:r>
      </w:del>
      <w:del w:id="1485" w:author="Thike" w:date="2019-06-18T15:07:00Z">
        <w:r w:rsidR="00B94A49" w:rsidRPr="00205DC2" w:rsidDel="00E21E71">
          <w:rPr>
            <w:rFonts w:ascii="Times New Roman" w:hAnsi="Times New Roman" w:cs="Times New Roman"/>
            <w:sz w:val="24"/>
            <w:szCs w:val="24"/>
          </w:rPr>
          <w:delText xml:space="preserve">ANN </w:delText>
        </w:r>
      </w:del>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del w:id="1486" w:author="Thike" w:date="2019-06-18T15:07:00Z">
        <w:r w:rsidR="00B94A49" w:rsidDel="00E21E71">
          <w:rPr>
            <w:rFonts w:ascii="Times New Roman" w:hAnsi="Times New Roman" w:cs="Times New Roman"/>
            <w:sz w:val="24"/>
            <w:szCs w:val="24"/>
          </w:rPr>
          <w:delText xml:space="preserve">were </w:delText>
        </w:r>
      </w:del>
      <w:ins w:id="1487" w:author="Thike" w:date="2019-06-18T15:07:00Z">
        <w:r w:rsidR="00E21E71">
          <w:rPr>
            <w:rFonts w:ascii="Times New Roman" w:hAnsi="Times New Roman" w:cs="Times New Roman"/>
            <w:sz w:val="24"/>
            <w:szCs w:val="24"/>
          </w:rPr>
          <w:t xml:space="preserve">was </w:t>
        </w:r>
      </w:ins>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w:t>
      </w:r>
      <w:del w:id="1488" w:author="Thike" w:date="2019-06-18T15:08:00Z">
        <w:r w:rsidR="00B94A49" w:rsidDel="00E21E71">
          <w:rPr>
            <w:rFonts w:ascii="Times New Roman" w:hAnsi="Times New Roman" w:cs="Times New Roman"/>
            <w:sz w:val="24"/>
            <w:szCs w:val="24"/>
          </w:rPr>
          <w:delText xml:space="preserve">two hidden layers and </w:delText>
        </w:r>
      </w:del>
      <w:r w:rsidR="00B94A49">
        <w:rPr>
          <w:rFonts w:ascii="Times New Roman" w:hAnsi="Times New Roman" w:cs="Times New Roman"/>
          <w:sz w:val="24"/>
          <w:szCs w:val="24"/>
        </w:rPr>
        <w:t xml:space="preserve">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r w:rsidR="003B479F" w:rsidRPr="003B479F">
        <w:rPr>
          <w:rFonts w:ascii="Times New Roman" w:hAnsi="Times New Roman" w:cs="Times New Roman"/>
          <w:sz w:val="24"/>
          <w:szCs w:val="24"/>
        </w:rPr>
        <w:t>Montecarlo optimization</w:t>
      </w:r>
      <w:r w:rsidR="003B479F">
        <w:rPr>
          <w:rFonts w:ascii="Times New Roman" w:hAnsi="Times New Roman" w:cs="Times New Roman"/>
          <w:sz w:val="24"/>
          <w:szCs w:val="24"/>
        </w:rPr>
        <w:t xml:space="preserve"> ha</w:t>
      </w:r>
      <w:del w:id="1489" w:author="Thike" w:date="2019-06-18T15:09:00Z">
        <w:r w:rsidR="003B479F" w:rsidDel="00E21E71">
          <w:rPr>
            <w:rFonts w:ascii="Times New Roman" w:hAnsi="Times New Roman" w:cs="Times New Roman"/>
            <w:sz w:val="24"/>
            <w:szCs w:val="24"/>
          </w:rPr>
          <w:delText>ve</w:delText>
        </w:r>
      </w:del>
      <w:ins w:id="1490" w:author="Thike" w:date="2019-06-18T15:09:00Z">
        <w:r w:rsidR="00E21E71">
          <w:rPr>
            <w:rFonts w:ascii="Times New Roman" w:hAnsi="Times New Roman" w:cs="Times New Roman"/>
            <w:sz w:val="24"/>
            <w:szCs w:val="24"/>
          </w:rPr>
          <w:t>s</w:t>
        </w:r>
      </w:ins>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 xml:space="preserve">Both of those works have </w:t>
      </w:r>
      <w:r w:rsidR="00B94A49">
        <w:rPr>
          <w:rFonts w:ascii="Times New Roman" w:hAnsi="Times New Roman" w:cs="Times New Roman"/>
          <w:sz w:val="24"/>
          <w:szCs w:val="24"/>
        </w:rPr>
        <w:lastRenderedPageBreak/>
        <w:t>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w:t>
      </w:r>
      <w:del w:id="1491" w:author="Thike" w:date="2019-06-18T15:13:00Z">
        <w:r w:rsidR="00B94A49" w:rsidDel="00CB37DB">
          <w:rPr>
            <w:rFonts w:ascii="Times New Roman" w:hAnsi="Times New Roman" w:cs="Times New Roman"/>
            <w:sz w:val="24"/>
            <w:szCs w:val="24"/>
          </w:rPr>
          <w:delText xml:space="preserve">possible </w:delText>
        </w:r>
      </w:del>
      <w:r w:rsidR="00B94A49">
        <w:rPr>
          <w:rFonts w:ascii="Times New Roman" w:hAnsi="Times New Roman" w:cs="Times New Roman"/>
          <w:sz w:val="24"/>
          <w:szCs w:val="24"/>
        </w:rPr>
        <w:t>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w:t>
      </w:r>
      <w:r w:rsidR="00062DCA" w:rsidRPr="00567A4A">
        <w:rPr>
          <w:rFonts w:ascii="Times New Roman" w:hAnsi="Times New Roman" w:cs="Times New Roman"/>
          <w:sz w:val="24"/>
          <w:szCs w:val="24"/>
        </w:rPr>
        <w:t xml:space="preserve">parameters (applied stress, temperature and </w:t>
      </w:r>
      <w:ins w:id="1492" w:author="Thike" w:date="2019-07-03T15:29:00Z">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ins>
      <w:del w:id="1493" w:author="Thike" w:date="2019-07-03T15:29:00Z">
        <w:r w:rsidR="00062DCA" w:rsidRPr="00567A4A" w:rsidDel="009473D0">
          <w:rPr>
            <w:rFonts w:ascii="Times New Roman" w:hAnsi="Times New Roman" w:cs="Times New Roman"/>
            <w:sz w:val="24"/>
            <w:szCs w:val="24"/>
          </w:rPr>
          <w:delText>chloride ions concentration</w:delText>
        </w:r>
      </w:del>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258014" cy="1877333"/>
                    </a:xfrm>
                    <a:prstGeom prst="rect">
                      <a:avLst/>
                    </a:prstGeom>
                  </pic:spPr>
                </pic:pic>
              </a:graphicData>
            </a:graphic>
          </wp:inline>
        </w:drawing>
      </w:r>
    </w:p>
    <w:p w14:paraId="53AB0F45" w14:textId="1F264C78"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34FFEC64"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ins w:id="1494" w:author="Thike" w:date="2019-07-09T05:17:00Z">
        <w:r w:rsidR="00F61457">
          <w:rPr>
            <w:rFonts w:ascii="Times New Roman" w:hAnsi="Times New Roman" w:cs="Times New Roman"/>
            <w:sz w:val="24"/>
            <w:szCs w:val="24"/>
          </w:rPr>
          <w:t>,</w:t>
        </w:r>
      </w:ins>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ins w:id="1495" w:author="Thike" w:date="2019-06-18T15:19:00Z">
        <w:r w:rsidR="004601E9">
          <w:rPr>
            <w:rFonts w:ascii="Times New Roman" w:hAnsi="Times New Roman" w:cs="Times New Roman"/>
            <w:sz w:val="24"/>
            <w:szCs w:val="24"/>
          </w:rPr>
          <w:t xml:space="preserve">might </w:t>
        </w:r>
      </w:ins>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4601E9">
        <w:rPr>
          <w:rFonts w:ascii="Times New Roman" w:hAnsi="Times New Roman" w:cs="Times New Roman"/>
          <w:color w:val="FF0000"/>
          <w:sz w:val="24"/>
          <w:szCs w:val="24"/>
          <w:rPrChange w:id="1496" w:author="Thike" w:date="2019-06-18T15:22:00Z">
            <w:rPr>
              <w:rFonts w:ascii="Times New Roman" w:hAnsi="Times New Roman" w:cs="Times New Roman"/>
              <w:sz w:val="24"/>
              <w:szCs w:val="24"/>
            </w:rPr>
          </w:rPrChange>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del w:id="1497" w:author="Thike" w:date="2019-06-18T15:37:00Z">
        <w:r w:rsidRPr="00957DAF" w:rsidDel="008E281C">
          <w:rPr>
            <w:rFonts w:ascii="Times New Roman" w:hAnsi="Times New Roman" w:cs="Times New Roman"/>
            <w:sz w:val="24"/>
            <w:szCs w:val="24"/>
          </w:rPr>
          <w:delText xml:space="preserve">develop </w:delText>
        </w:r>
      </w:del>
      <w:ins w:id="1498" w:author="Thike" w:date="2019-06-18T15:37:00Z">
        <w:r w:rsidR="008E281C" w:rsidRPr="008E281C">
          <w:rPr>
            <w:rFonts w:ascii="Times New Roman" w:hAnsi="Times New Roman" w:cs="Times New Roman"/>
            <w:sz w:val="24"/>
            <w:szCs w:val="24"/>
            <w:rPrChange w:id="1499" w:author="Thike" w:date="2019-06-18T15:38:00Z">
              <w:rPr>
                <w:rFonts w:ascii="Times New Roman" w:hAnsi="Times New Roman" w:cs="Times New Roman"/>
                <w:color w:val="FF0000"/>
                <w:sz w:val="24"/>
                <w:szCs w:val="24"/>
              </w:rPr>
            </w:rPrChange>
          </w:rPr>
          <w:t>improve the performance of</w:t>
        </w:r>
        <w:r w:rsidR="008E281C" w:rsidRPr="00957DAF">
          <w:rPr>
            <w:rFonts w:ascii="Times New Roman" w:hAnsi="Times New Roman" w:cs="Times New Roman"/>
            <w:sz w:val="24"/>
            <w:szCs w:val="24"/>
          </w:rPr>
          <w:t xml:space="preserve"> </w:t>
        </w:r>
      </w:ins>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Z</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w:bookmarkStart w:id="1500" w:name="_Hlk534902158"/>
      <m:oMath>
        <m:r>
          <m:rPr>
            <m:sty m:val="p"/>
          </m:rPr>
          <w:rPr>
            <w:rFonts w:ascii="Cambria Math" w:hAnsi="Cambria Math" w:cs="Times New Roman"/>
            <w:sz w:val="24"/>
            <w:szCs w:val="24"/>
          </w:rPr>
          <m:t>&gt;</m:t>
        </m:r>
      </m:oMath>
      <w:bookmarkEnd w:id="1500"/>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w:t>
      </w:r>
      <w:r w:rsidR="007E581B">
        <w:rPr>
          <w:rFonts w:ascii="Times New Roman" w:hAnsi="Times New Roman" w:cs="Times New Roman"/>
          <w:sz w:val="24"/>
          <w:szCs w:val="24"/>
        </w:rPr>
        <w:lastRenderedPageBreak/>
        <w:t>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ins w:id="1501" w:author="Thike" w:date="2019-06-18T15:45:00Z">
        <w:r w:rsidR="00957DAF">
          <w:rPr>
            <w:rFonts w:ascii="Times New Roman" w:hAnsi="Times New Roman" w:cs="Times New Roman"/>
            <w:sz w:val="24"/>
            <w:szCs w:val="24"/>
          </w:rPr>
          <w:t xml:space="preserve">and </w:t>
        </w:r>
      </w:ins>
      <w:r>
        <w:rPr>
          <w:rFonts w:ascii="Times New Roman" w:hAnsi="Times New Roman" w:cs="Times New Roman"/>
          <w:sz w:val="24"/>
          <w:szCs w:val="24"/>
        </w:rPr>
        <w:t xml:space="preserve">to </w:t>
      </w:r>
      <w:ins w:id="1502" w:author="Thike" w:date="2019-06-18T15:45:00Z">
        <w:r w:rsidR="00957DAF">
          <w:rPr>
            <w:rFonts w:ascii="Times New Roman" w:hAnsi="Times New Roman" w:cs="Times New Roman"/>
            <w:sz w:val="24"/>
            <w:szCs w:val="24"/>
          </w:rPr>
          <w:t xml:space="preserve">be </w:t>
        </w:r>
      </w:ins>
      <w:r>
        <w:rPr>
          <w:rFonts w:ascii="Times New Roman" w:hAnsi="Times New Roman" w:cs="Times New Roman"/>
          <w:sz w:val="24"/>
          <w:szCs w:val="24"/>
        </w:rPr>
        <w:t>eliminate</w:t>
      </w:r>
      <w:ins w:id="1503" w:author="Thike" w:date="2019-06-18T15:45:00Z">
        <w:r w:rsidR="00957DAF">
          <w:rPr>
            <w:rFonts w:ascii="Times New Roman" w:hAnsi="Times New Roman" w:cs="Times New Roman"/>
            <w:sz w:val="24"/>
            <w:szCs w:val="24"/>
          </w:rPr>
          <w:t>d</w:t>
        </w:r>
      </w:ins>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38CEFC9"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ins w:id="1504" w:author="Thike" w:date="2019-07-09T05:17:00Z">
        <w:r w:rsidR="00F61457">
          <w:rPr>
            <w:rFonts w:ascii="Times New Roman" w:hAnsi="Times New Roman" w:cs="Times New Roman"/>
            <w:sz w:val="24"/>
            <w:szCs w:val="24"/>
          </w:rPr>
          <w:t>,</w:t>
        </w:r>
      </w:ins>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 xml:space="preserve">hree forecasting models: strain-compensation Arrhenius (SA), back propagation (BP) </w:t>
      </w:r>
      <w:del w:id="1505" w:author="Thike" w:date="2019-07-03T15:24:00Z">
        <w:r w:rsidR="00B94A49" w:rsidDel="002A0880">
          <w:rPr>
            <w:rFonts w:ascii="Times New Roman" w:hAnsi="Times New Roman" w:cs="Times New Roman"/>
            <w:sz w:val="24"/>
            <w:szCs w:val="24"/>
          </w:rPr>
          <w:delText>artificial neural network (</w:delText>
        </w:r>
      </w:del>
      <w:r w:rsidR="00B94A49">
        <w:rPr>
          <w:rFonts w:ascii="Times New Roman" w:hAnsi="Times New Roman" w:cs="Times New Roman"/>
          <w:sz w:val="24"/>
          <w:szCs w:val="24"/>
        </w:rPr>
        <w:t>ANN</w:t>
      </w:r>
      <w:del w:id="1506" w:author="Thike" w:date="2019-07-03T15:24:00Z">
        <w:r w:rsidR="00B94A49" w:rsidDel="002A0880">
          <w:rPr>
            <w:rFonts w:ascii="Times New Roman" w:hAnsi="Times New Roman" w:cs="Times New Roman"/>
            <w:sz w:val="24"/>
            <w:szCs w:val="24"/>
          </w:rPr>
          <w:delText>)</w:delText>
        </w:r>
      </w:del>
      <w:r w:rsidR="00B94A49">
        <w:rPr>
          <w:rFonts w:ascii="Times New Roman" w:hAnsi="Times New Roman" w:cs="Times New Roman"/>
          <w:sz w:val="24"/>
          <w:szCs w:val="24"/>
        </w:rPr>
        <w:t xml:space="preserve">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ins w:id="1507" w:author="Thike" w:date="2019-06-18T15:57:00Z">
        <w:r w:rsidR="00037A8D">
          <w:rPr>
            <w:rFonts w:ascii="Times New Roman" w:hAnsi="Times New Roman" w:cs="Times New Roman"/>
            <w:sz w:val="24"/>
            <w:szCs w:val="24"/>
          </w:rPr>
          <w:t xml:space="preserve">more </w:t>
        </w:r>
      </w:ins>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w:t>
      </w:r>
      <w:r w:rsidR="00B94A49">
        <w:rPr>
          <w:rFonts w:ascii="Times New Roman" w:hAnsi="Times New Roman" w:cs="Times New Roman"/>
          <w:sz w:val="24"/>
          <w:szCs w:val="24"/>
        </w:rPr>
        <w:lastRenderedPageBreak/>
        <w:t>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603C1D3B"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71DCC">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Kermanpur</w:t>
      </w:r>
      <w:del w:id="1508" w:author="Thike" w:date="2019-07-09T05:17:00Z">
        <w:r w:rsidDel="00F61457">
          <w:rPr>
            <w:rFonts w:ascii="Times New Roman" w:hAnsi="Times New Roman" w:cs="Times New Roman"/>
            <w:sz w:val="24"/>
            <w:szCs w:val="24"/>
          </w:rPr>
          <w:delText>., A. Ebnonnasir, and M. Hedayati</w:delText>
        </w:r>
      </w:del>
      <w:r w:rsidR="005B52D4">
        <w:rPr>
          <w:rFonts w:ascii="Times New Roman" w:hAnsi="Times New Roman" w:cs="Times New Roman"/>
          <w:sz w:val="24"/>
          <w:szCs w:val="24"/>
        </w:rPr>
        <w:t xml:space="preserve"> </w:t>
      </w:r>
      <w:ins w:id="1509" w:author="Thike" w:date="2019-07-09T05:17:00Z">
        <w:r w:rsidR="00F61457">
          <w:rPr>
            <w:rFonts w:ascii="Times New Roman" w:hAnsi="Times New Roman" w:cs="Times New Roman"/>
            <w:sz w:val="24"/>
            <w:szCs w:val="24"/>
          </w:rPr>
          <w:t>et al.,</w:t>
        </w:r>
      </w:ins>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Mobarakeh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272071">
        <w:rPr>
          <w:rFonts w:ascii="Times New Roman" w:hAnsi="Times New Roman" w:cs="Times New Roman"/>
          <w:sz w:val="24"/>
          <w:szCs w:val="24"/>
          <w:vertAlign w:val="superscript"/>
          <w:rPrChange w:id="1510" w:author="Thike" w:date="2019-06-18T16:07:00Z">
            <w:rPr>
              <w:rFonts w:ascii="Times New Roman" w:hAnsi="Times New Roman" w:cs="Times New Roman"/>
              <w:sz w:val="24"/>
              <w:szCs w:val="24"/>
            </w:rPr>
          </w:rPrChange>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ins w:id="1511" w:author="Thike" w:date="2019-06-18T16:09:00Z">
        <w:r w:rsidR="00272071">
          <w:rPr>
            <w:rFonts w:ascii="Times New Roman" w:hAnsi="Times New Roman" w:cs="Times New Roman"/>
            <w:sz w:val="24"/>
            <w:szCs w:val="24"/>
          </w:rPr>
          <w:t>the</w:t>
        </w:r>
      </w:ins>
      <w:del w:id="1512" w:author="Thike" w:date="2019-06-18T16:09:00Z">
        <w:r w:rsidR="00B94A49" w:rsidDel="00272071">
          <w:rPr>
            <w:rFonts w:ascii="Times New Roman" w:hAnsi="Times New Roman" w:cs="Times New Roman"/>
            <w:sz w:val="24"/>
            <w:szCs w:val="24"/>
          </w:rPr>
          <w:delText>a</w:delText>
        </w:r>
      </w:del>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ins w:id="1513" w:author="Thike" w:date="2019-06-18T16:09:00Z">
        <w:r w:rsidR="00272071" w:rsidRPr="00365216">
          <w:rPr>
            <w:rFonts w:ascii="Times New Roman" w:hAnsi="Times New Roman" w:cs="Times New Roman"/>
            <w:sz w:val="24"/>
            <w:szCs w:val="24"/>
          </w:rPr>
          <w:t>est</w:t>
        </w:r>
      </w:ins>
      <w:ins w:id="1514" w:author="Thike" w:date="2019-06-18T16:08:00Z">
        <w:r w:rsidR="00272071" w:rsidRPr="00365216">
          <w:rPr>
            <w:rFonts w:ascii="Times New Roman" w:hAnsi="Times New Roman" w:cs="Times New Roman"/>
            <w:sz w:val="24"/>
            <w:szCs w:val="24"/>
          </w:rPr>
          <w:t xml:space="preserve"> </w:t>
        </w:r>
      </w:ins>
      <w:ins w:id="1515" w:author="Thike" w:date="2019-07-08T21:46:00Z">
        <w:r w:rsidR="00B31083">
          <w:rPr>
            <w:rFonts w:ascii="Times New Roman" w:hAnsi="Times New Roman" w:cs="Times New Roman"/>
            <w:sz w:val="24"/>
            <w:szCs w:val="24"/>
          </w:rPr>
          <w:t xml:space="preserve">influence on spray </w:t>
        </w:r>
      </w:ins>
      <w:del w:id="1516" w:author="Thike" w:date="2019-06-18T16:08:00Z">
        <w:r w:rsidR="00B94A49" w:rsidDel="00272071">
          <w:rPr>
            <w:rFonts w:ascii="Times New Roman" w:hAnsi="Times New Roman" w:cs="Times New Roman"/>
            <w:sz w:val="24"/>
            <w:szCs w:val="24"/>
          </w:rPr>
          <w:delText xml:space="preserve">er </w:delText>
        </w:r>
      </w:del>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5861FBCE"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del w:id="1517" w:author="Thike" w:date="2019-07-04T02:56:00Z">
        <w:r w:rsidDel="00F90D08">
          <w:rPr>
            <w:rFonts w:ascii="Times New Roman" w:hAnsi="Times New Roman" w:cs="Times New Roman"/>
            <w:sz w:val="24"/>
            <w:szCs w:val="24"/>
          </w:rPr>
          <w:delText xml:space="preserve">with </w:delText>
        </w:r>
      </w:del>
      <w:ins w:id="1518" w:author="Thike" w:date="2019-07-04T02:56:00Z">
        <w:r w:rsidR="00F90D08">
          <w:rPr>
            <w:rFonts w:ascii="Times New Roman" w:hAnsi="Times New Roman" w:cs="Times New Roman"/>
            <w:sz w:val="24"/>
            <w:szCs w:val="24"/>
          </w:rPr>
          <w:t xml:space="preserve">in which </w:t>
        </w:r>
      </w:ins>
      <w:r>
        <w:rPr>
          <w:rFonts w:ascii="Times New Roman" w:hAnsi="Times New Roman" w:cs="Times New Roman"/>
          <w:sz w:val="24"/>
          <w:szCs w:val="24"/>
        </w:rPr>
        <w:t>ANN</w:t>
      </w:r>
      <w:ins w:id="1519" w:author="Thike" w:date="2019-07-04T02:56:00Z">
        <w:r w:rsidR="00F90D08">
          <w:rPr>
            <w:rFonts w:ascii="Times New Roman" w:hAnsi="Times New Roman" w:cs="Times New Roman"/>
            <w:sz w:val="24"/>
            <w:szCs w:val="24"/>
          </w:rPr>
          <w:t xml:space="preserve"> plays in a major role</w:t>
        </w:r>
      </w:ins>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pPr>
        <w:pStyle w:val="2"/>
        <w:spacing w:after="240"/>
        <w:pPrChange w:id="1520" w:author="Thike" w:date="2019-07-04T02:44:00Z">
          <w:pPr>
            <w:pStyle w:val="3"/>
            <w:widowControl w:val="0"/>
            <w:spacing w:after="240"/>
          </w:pPr>
        </w:pPrChange>
      </w:pPr>
      <w:r>
        <w:t>Other Powerful ANN Models in Materials Applications</w:t>
      </w:r>
    </w:p>
    <w:p w14:paraId="02709A1C" w14:textId="6F0472A8"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1521"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1521"/>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t>
      </w:r>
      <w:r w:rsidR="00205DC2" w:rsidRPr="00CA4A0F">
        <w:rPr>
          <w:rFonts w:ascii="Times New Roman" w:hAnsi="Times New Roman" w:cs="Times New Roman"/>
          <w:noProof/>
          <w:sz w:val="24"/>
          <w:szCs w:val="24"/>
        </w:rPr>
        <w:lastRenderedPageBreak/>
        <w:t xml:space="preserve">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ins w:id="1522" w:author="Thike" w:date="2019-06-18T16:12:00Z">
        <w:r w:rsidR="00272071">
          <w:rPr>
            <w:rFonts w:ascii="Times New Roman" w:hAnsi="Times New Roman" w:cs="Times New Roman"/>
            <w:noProof/>
            <w:sz w:val="24"/>
            <w:szCs w:val="24"/>
          </w:rPr>
          <w:t>e</w:t>
        </w:r>
      </w:ins>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9ECF012"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ins w:id="1523" w:author="Thike" w:date="2019-07-09T05:19:00Z">
        <w:r w:rsidR="00F61457">
          <w:rPr>
            <w:rFonts w:ascii="Times New Roman" w:hAnsi="Times New Roman" w:cs="Times New Roman"/>
            <w:noProof/>
            <w:sz w:val="24"/>
            <w:szCs w:val="24"/>
          </w:rPr>
          <w:t xml:space="preserve"> </w:t>
        </w:r>
      </w:ins>
      <w:del w:id="1524" w:author="Thike" w:date="2019-07-09T05:19:00Z">
        <w:r w:rsidDel="00F61457">
          <w:rPr>
            <w:rFonts w:ascii="Times New Roman" w:hAnsi="Times New Roman" w:cs="Times New Roman"/>
            <w:noProof/>
            <w:sz w:val="24"/>
            <w:szCs w:val="24"/>
          </w:rPr>
          <w:delText xml:space="preserve">, Chamos </w:delText>
        </w:r>
      </w:del>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1525" w:name="_Hlk9817478"/>
      <w:r>
        <w:rPr>
          <w:rFonts w:ascii="Times New Roman" w:hAnsi="Times New Roman" w:cs="Times New Roman"/>
          <w:noProof/>
          <w:sz w:val="24"/>
          <w:szCs w:val="24"/>
        </w:rPr>
        <w:t>ultimate tensile strength</w:t>
      </w:r>
      <w:bookmarkEnd w:id="1525"/>
      <w:r>
        <w:rPr>
          <w:rFonts w:ascii="Times New Roman" w:hAnsi="Times New Roman" w:cs="Times New Roman"/>
          <w:noProof/>
          <w:sz w:val="24"/>
          <w:szCs w:val="24"/>
        </w:rPr>
        <w:t xml:space="preserve">, respectively. ANN results made a comparison between two input parameters </w:t>
      </w:r>
      <w:ins w:id="1526" w:author="Thike" w:date="2019-07-09T07:00:00Z">
        <w:r w:rsidR="006A3877">
          <w:rPr>
            <w:rFonts w:ascii="Times New Roman" w:hAnsi="Times New Roman" w:cs="Times New Roman"/>
            <w:noProof/>
            <w:sz w:val="24"/>
            <w:szCs w:val="24"/>
          </w:rPr>
          <w:t xml:space="preserve">to find their impact on </w:t>
        </w:r>
      </w:ins>
      <w:r w:rsidR="00F15E7D">
        <w:rPr>
          <w:rFonts w:ascii="Times New Roman" w:hAnsi="Times New Roman" w:cs="Times New Roman"/>
          <w:noProof/>
          <w:sz w:val="24"/>
          <w:szCs w:val="24"/>
        </w:rPr>
        <w:t xml:space="preserve">the </w:t>
      </w:r>
      <w:ins w:id="1527" w:author="Thike" w:date="2019-07-09T07:00:00Z">
        <w:r w:rsidR="006A3877">
          <w:rPr>
            <w:rFonts w:ascii="Times New Roman" w:hAnsi="Times New Roman" w:cs="Times New Roman"/>
            <w:noProof/>
            <w:sz w:val="24"/>
            <w:szCs w:val="24"/>
          </w:rPr>
          <w:t xml:space="preserve">output </w:t>
        </w:r>
      </w:ins>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2084159A"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del w:id="1528" w:author="Thike" w:date="2019-07-03T15:28:00Z">
        <w:r w:rsidDel="002A0880">
          <w:rPr>
            <w:rFonts w:ascii="Times New Roman" w:hAnsi="Times New Roman" w:cs="Times New Roman"/>
            <w:noProof/>
            <w:sz w:val="24"/>
            <w:szCs w:val="24"/>
          </w:rPr>
          <w:delText>b</w:delText>
        </w:r>
      </w:del>
      <w:ins w:id="1529" w:author="Thike" w:date="2019-07-03T15:28:00Z">
        <w:r w:rsidR="002A0880" w:rsidRPr="00B86443">
          <w:rPr>
            <w:rFonts w:ascii="Times New Roman" w:hAnsi="Times New Roman" w:cs="Times New Roman"/>
            <w:noProof/>
            <w:sz w:val="24"/>
            <w:szCs w:val="24"/>
            <w:rPrChange w:id="1530" w:author="Thike" w:date="2019-07-04T02:43:00Z">
              <w:rPr>
                <w:rFonts w:ascii="Times New Roman" w:hAnsi="Times New Roman" w:cs="Times New Roman"/>
                <w:sz w:val="20"/>
                <w:szCs w:val="20"/>
              </w:rPr>
            </w:rPrChange>
          </w:rPr>
          <w:t>B</w:t>
        </w:r>
        <w:r w:rsidR="002A0880" w:rsidRPr="00B86443">
          <w:rPr>
            <w:rFonts w:ascii="Times New Roman" w:hAnsi="Times New Roman" w:cs="Times New Roman"/>
            <w:noProof/>
            <w:sz w:val="24"/>
            <w:szCs w:val="24"/>
            <w:rPrChange w:id="1531" w:author="Thike" w:date="2019-07-04T02:42:00Z">
              <w:rPr>
                <w:rFonts w:ascii="Times New Roman" w:hAnsi="Times New Roman" w:cs="Times New Roman"/>
                <w:sz w:val="20"/>
                <w:szCs w:val="20"/>
              </w:rPr>
            </w:rPrChange>
          </w:rPr>
          <w:t>PNN</w:t>
        </w:r>
      </w:ins>
      <w:del w:id="1532" w:author="Thike" w:date="2019-07-03T15:28:00Z">
        <w:r w:rsidDel="002A0880">
          <w:rPr>
            <w:rFonts w:ascii="Times New Roman" w:hAnsi="Times New Roman" w:cs="Times New Roman"/>
            <w:noProof/>
            <w:sz w:val="24"/>
            <w:szCs w:val="24"/>
          </w:rPr>
          <w:delText>ackpropagation neural networks</w:delText>
        </w:r>
      </w:del>
      <w:r>
        <w:rPr>
          <w:rFonts w:ascii="Times New Roman" w:hAnsi="Times New Roman" w:cs="Times New Roman"/>
          <w:noProof/>
          <w:sz w:val="24"/>
          <w:szCs w:val="24"/>
        </w:rPr>
        <w:t>. Here, it can be found that other ANN</w:t>
      </w:r>
      <w:ins w:id="1533" w:author="Thike" w:date="2019-07-04T02:43:00Z">
        <w:r w:rsidR="00B86443">
          <w:rPr>
            <w:rFonts w:ascii="Times New Roman" w:hAnsi="Times New Roman" w:cs="Times New Roman"/>
            <w:noProof/>
            <w:sz w:val="24"/>
            <w:szCs w:val="24"/>
          </w:rPr>
          <w:t xml:space="preserve"> type</w:t>
        </w:r>
      </w:ins>
      <w:r>
        <w:rPr>
          <w:rFonts w:ascii="Times New Roman" w:hAnsi="Times New Roman" w:cs="Times New Roman"/>
          <w:noProof/>
          <w:sz w:val="24"/>
          <w:szCs w:val="24"/>
        </w:rPr>
        <w:t xml:space="preserve">s are as powerful and efficient as multilayer </w:t>
      </w:r>
      <w:ins w:id="1534" w:author="Thike" w:date="2019-07-03T15:28:00Z">
        <w:r w:rsidR="002A0880" w:rsidRPr="002A0880">
          <w:rPr>
            <w:rFonts w:ascii="Times New Roman" w:hAnsi="Times New Roman" w:cs="Times New Roman"/>
            <w:noProof/>
            <w:sz w:val="24"/>
            <w:szCs w:val="24"/>
          </w:rPr>
          <w:t>BPNN</w:t>
        </w:r>
      </w:ins>
      <w:del w:id="1535" w:author="Thike" w:date="2019-07-03T15:28:00Z">
        <w:r w:rsidDel="002A0880">
          <w:rPr>
            <w:rFonts w:ascii="Times New Roman" w:hAnsi="Times New Roman" w:cs="Times New Roman"/>
            <w:noProof/>
            <w:sz w:val="24"/>
            <w:szCs w:val="24"/>
          </w:rPr>
          <w:delText>backpropagation neural networks</w:delText>
        </w:r>
      </w:del>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pPr>
        <w:pStyle w:val="2"/>
        <w:spacing w:after="240"/>
        <w:pPrChange w:id="1536" w:author="Thike" w:date="2019-07-09T04:19:00Z">
          <w:pPr>
            <w:pStyle w:val="3"/>
            <w:widowControl w:val="0"/>
            <w:spacing w:after="240"/>
          </w:pPr>
        </w:pPrChange>
      </w:pPr>
      <w:r>
        <w:t>ANN Models in Comparison</w:t>
      </w:r>
      <w:ins w:id="1537" w:author="Thike" w:date="2019-07-09T06:50:00Z">
        <w:r w:rsidR="00EA29BE">
          <w:t xml:space="preserve"> and Hybrid ANN Models</w:t>
        </w:r>
      </w:ins>
    </w:p>
    <w:p w14:paraId="3CBA17EB" w14:textId="391857AE"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xml:space="preserve">. In turning process, to control the desired surface </w:t>
      </w:r>
      <w:r>
        <w:rPr>
          <w:rFonts w:ascii="Times New Roman" w:hAnsi="Times New Roman" w:cs="Times New Roman"/>
          <w:sz w:val="24"/>
          <w:szCs w:val="24"/>
        </w:rPr>
        <w:lastRenderedPageBreak/>
        <w:t>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del w:id="1538" w:author="Thike" w:date="2019-07-03T16:34:00Z">
        <w:r w:rsidR="0076393C" w:rsidDel="00990898">
          <w:rPr>
            <w:rFonts w:ascii="Times New Roman" w:hAnsi="Times New Roman" w:cs="Times New Roman"/>
            <w:sz w:val="24"/>
            <w:szCs w:val="24"/>
          </w:rPr>
          <w:delText>m</w:delText>
        </w:r>
        <w:r w:rsidDel="00990898">
          <w:rPr>
            <w:rFonts w:ascii="Times New Roman" w:hAnsi="Times New Roman" w:cs="Times New Roman"/>
            <w:sz w:val="24"/>
            <w:szCs w:val="24"/>
          </w:rPr>
          <w:delText>ultilayer perceptron (</w:delText>
        </w:r>
      </w:del>
      <w:r>
        <w:rPr>
          <w:rFonts w:ascii="Times New Roman" w:hAnsi="Times New Roman" w:cs="Times New Roman"/>
          <w:sz w:val="24"/>
          <w:szCs w:val="24"/>
        </w:rPr>
        <w:t>MLP</w:t>
      </w:r>
      <w:del w:id="1539"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del w:id="1540" w:author="Thike" w:date="2019-07-09T05:19:00Z">
        <w:r w:rsidDel="00F61457">
          <w:rPr>
            <w:rFonts w:ascii="Times New Roman" w:hAnsi="Times New Roman" w:cs="Times New Roman"/>
            <w:sz w:val="24"/>
            <w:szCs w:val="24"/>
          </w:rPr>
          <w:delText>Dixit and Ojha</w:delText>
        </w:r>
      </w:del>
      <w:ins w:id="1541" w:author="Thike" w:date="2019-07-09T05:19:00Z">
        <w:r w:rsidR="00F61457">
          <w:rPr>
            <w:rFonts w:ascii="Times New Roman" w:hAnsi="Times New Roman" w:cs="Times New Roman"/>
            <w:sz w:val="24"/>
            <w:szCs w:val="24"/>
          </w:rPr>
          <w:t>et al.,</w:t>
        </w:r>
      </w:ins>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71DCC">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w:t>
      </w:r>
      <w:del w:id="1542" w:author="Thike" w:date="2019-07-03T16:34:00Z">
        <w:r w:rsidDel="00990898">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1543"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network by Kohli and Dixit </w:t>
      </w:r>
      <w:r>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&lt;EndNote&gt;&lt;Cite&gt;&lt;Author&gt;Kohli&lt;/Author&gt;&lt;Year&gt;2004&lt;/Year&gt;&lt;RecNum&gt;644&lt;/RecNum&gt;&lt;DisplayText&gt;[83]&lt;/DisplayText&gt;&lt;record&gt;&lt;rec-number&gt;644&lt;/rec-number&gt;&lt;foreign-keys&gt;&lt;key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644" w:history="1">
        <w:r w:rsidR="00671DCC">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09476AD9"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 xml:space="preserve">forward ANNs, BPNN and </w:t>
      </w:r>
      <w:del w:id="1544" w:author="Thike" w:date="2019-07-03T16:47:00Z">
        <w:r w:rsidR="00205DC2" w:rsidDel="00586C90">
          <w:rPr>
            <w:rFonts w:ascii="Times New Roman" w:hAnsi="Times New Roman" w:cs="Times New Roman"/>
            <w:sz w:val="24"/>
            <w:szCs w:val="24"/>
          </w:rPr>
          <w:delText>Radial Basis Function neural network (</w:delText>
        </w:r>
      </w:del>
      <w:r w:rsidR="00205DC2">
        <w:rPr>
          <w:rFonts w:ascii="Times New Roman" w:hAnsi="Times New Roman" w:cs="Times New Roman"/>
          <w:sz w:val="24"/>
          <w:szCs w:val="24"/>
        </w:rPr>
        <w:t>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del w:id="1545" w:author="Thike" w:date="2019-07-03T16:47:00Z">
        <w:r w:rsidR="00205DC2" w:rsidDel="00586C90">
          <w:rPr>
            <w:rFonts w:ascii="Times New Roman" w:hAnsi="Times New Roman" w:cs="Times New Roman"/>
            <w:sz w:val="24"/>
            <w:szCs w:val="24"/>
          </w:rPr>
          <w:delText>)</w:delText>
        </w:r>
      </w:del>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lastRenderedPageBreak/>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446931" cy="1827298"/>
                    </a:xfrm>
                    <a:prstGeom prst="rect">
                      <a:avLst/>
                    </a:prstGeom>
                  </pic:spPr>
                </pic:pic>
              </a:graphicData>
            </a:graphic>
          </wp:inline>
        </w:drawing>
      </w:r>
    </w:p>
    <w:p w14:paraId="2043CC6B" w14:textId="57923EF3" w:rsidR="004641E1" w:rsidRDefault="004641E1" w:rsidP="00E0463D">
      <w:pPr>
        <w:widowControl w:val="0"/>
        <w:spacing w:line="360" w:lineRule="auto"/>
        <w:jc w:val="both"/>
        <w:rPr>
          <w:ins w:id="1546" w:author="Thike" w:date="2019-07-09T06:51:00Z"/>
          <w:rFonts w:ascii="Times New Roman" w:hAnsi="Times New Roman" w:cs="Times New Roman"/>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A6CA81" w14:textId="4779AC13" w:rsidR="00EA29BE" w:rsidRPr="0022315F" w:rsidRDefault="00EA29BE" w:rsidP="00E0463D">
      <w:pPr>
        <w:widowControl w:val="0"/>
        <w:spacing w:line="360" w:lineRule="auto"/>
        <w:jc w:val="both"/>
        <w:rPr>
          <w:rFonts w:ascii="Times New Roman" w:hAnsi="Times New Roman" w:cs="Times New Roman"/>
          <w:b/>
          <w:bCs/>
          <w:sz w:val="24"/>
          <w:szCs w:val="24"/>
        </w:rPr>
      </w:pPr>
    </w:p>
    <w:p w14:paraId="0CB2CAD8" w14:textId="28A2D846" w:rsidR="00555870" w:rsidRDefault="00601AA2" w:rsidP="00A72E3C">
      <w:pPr>
        <w:widowControl w:val="0"/>
        <w:tabs>
          <w:tab w:val="left" w:pos="8355"/>
        </w:tabs>
        <w:spacing w:line="360" w:lineRule="auto"/>
        <w:jc w:val="both"/>
        <w:rPr>
          <w:ins w:id="1547" w:author="Thike" w:date="2019-07-09T15:29:00Z"/>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ins w:id="1548" w:author="Thike" w:date="2019-07-09T15:29:00Z">
        <w:r w:rsidR="00555870">
          <w:rPr>
            <w:rFonts w:ascii="Times New Roman" w:hAnsi="Times New Roman" w:cs="Times New Roman"/>
            <w:sz w:val="24"/>
            <w:szCs w:val="24"/>
          </w:rPr>
          <w:t>ot only single ANN alone but also hybrid ANN</w:t>
        </w:r>
      </w:ins>
      <w:ins w:id="1549" w:author="Thike" w:date="2019-07-09T15:30:00Z">
        <w:r w:rsidR="00555870">
          <w:rPr>
            <w:rFonts w:ascii="Times New Roman" w:hAnsi="Times New Roman" w:cs="Times New Roman"/>
            <w:sz w:val="24"/>
            <w:szCs w:val="24"/>
          </w:rPr>
          <w:t xml:space="preserve"> (that combines two or more different ANNs) can give </w:t>
        </w:r>
      </w:ins>
      <w:r w:rsidR="002C4462">
        <w:rPr>
          <w:rFonts w:ascii="Times New Roman" w:hAnsi="Times New Roman" w:cs="Times New Roman"/>
          <w:sz w:val="24"/>
          <w:szCs w:val="24"/>
        </w:rPr>
        <w:t>reasonable and acceptable</w:t>
      </w:r>
      <w:ins w:id="1550" w:author="Thike" w:date="2019-07-09T15:30:00Z">
        <w:r w:rsidR="00555870">
          <w:rPr>
            <w:rFonts w:ascii="Times New Roman" w:hAnsi="Times New Roman" w:cs="Times New Roman"/>
            <w:sz w:val="24"/>
            <w:szCs w:val="24"/>
          </w:rPr>
          <w:t xml:space="preserve"> results for prediction.</w:t>
        </w:r>
      </w:ins>
      <w:ins w:id="1551" w:author="Thike" w:date="2019-07-09T15:31:00Z">
        <w:r w:rsidR="00555870">
          <w:rPr>
            <w:rFonts w:ascii="Times New Roman" w:hAnsi="Times New Roman" w:cs="Times New Roman"/>
            <w:sz w:val="24"/>
            <w:szCs w:val="24"/>
          </w:rPr>
          <w:t xml:space="preserve"> That fact was supported by </w:t>
        </w:r>
      </w:ins>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w:t>
      </w:r>
      <w:r w:rsidR="00A72E3C">
        <w:rPr>
          <w:rFonts w:ascii="Times New Roman" w:hAnsi="Times New Roman" w:cs="Times New Roman"/>
          <w:sz w:val="24"/>
          <w:szCs w:val="24"/>
        </w:rPr>
        <w:lastRenderedPageBreak/>
        <w:t>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pPr>
        <w:pStyle w:val="2"/>
        <w:spacing w:after="240"/>
        <w:pPrChange w:id="1552" w:author="Thike" w:date="2019-07-09T00:03:00Z">
          <w:pPr>
            <w:pStyle w:val="3"/>
            <w:widowControl w:val="0"/>
            <w:spacing w:after="240"/>
          </w:pPr>
        </w:pPrChange>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60C3028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514" w:history="1">
        <w:r w:rsidR="00671DCC">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555870">
        <w:rPr>
          <w:rFonts w:ascii="Times New Roman" w:hAnsi="Times New Roman" w:cs="Times New Roman"/>
          <w:noProof/>
          <w:sz w:val="24"/>
          <w:szCs w:val="24"/>
        </w:rPr>
        <w:instrText xml:space="preserve"> ADDIN EN.CITE &lt;EndNote&gt;&lt;Cite&gt;&lt;Author&gt;Koker&lt;/Author&gt;&lt;Year&gt;2007&lt;/Year&gt;&lt;RecNum&gt;513&lt;/RecNum&gt;&lt;DisplayText&gt;[84]&lt;/DisplayText&gt;&lt;record&gt;&lt;rec-number&gt;513&lt;/rec-number&gt;&lt;foreign-keys&gt;&lt;key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513" w:history="1">
        <w:r w:rsidR="00671DCC">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w:t>
      </w:r>
      <w:r>
        <w:rPr>
          <w:rFonts w:ascii="Times New Roman" w:hAnsi="Times New Roman" w:cs="Times New Roman"/>
          <w:noProof/>
          <w:sz w:val="24"/>
          <w:szCs w:val="24"/>
        </w:rPr>
        <w:lastRenderedPageBreak/>
        <w:t>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3BAE8A07"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555870">
        <w:rPr>
          <w:rFonts w:ascii="Times New Roman" w:hAnsi="Times New Roman" w:cs="Times New Roman"/>
          <w:sz w:val="24"/>
          <w:szCs w:val="24"/>
        </w:rPr>
        <w:instrText xml:space="preserve"> ADDIN EN.CITE &lt;EndNote&gt;&lt;Cite&gt;&lt;Year&gt;June 2007&lt;/Year&gt;&lt;RecNum&gt;511&lt;/RecNum&gt;&lt;DisplayText&gt;[85]&lt;/DisplayText&gt;&lt;record&gt;&lt;rec-number&gt;511&lt;/rec-number&gt;&lt;foreign-keys&gt;&lt;key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511" w:history="1">
        <w:r w:rsidR="00671DCC">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ins w:id="1553" w:author="Thike" w:date="2019-07-04T02:48:00Z">
        <w:r w:rsidR="00B86443">
          <w:rPr>
            <w:rFonts w:ascii="Times New Roman" w:hAnsi="Times New Roman" w:cs="Times New Roman"/>
            <w:noProof/>
            <w:sz w:val="24"/>
            <w:szCs w:val="24"/>
          </w:rPr>
          <w:t xml:space="preserve">Since </w:t>
        </w:r>
      </w:ins>
      <w:ins w:id="1554" w:author="Thike" w:date="2019-07-04T02:47:00Z">
        <w:r w:rsidR="00B86443">
          <w:rPr>
            <w:rFonts w:ascii="Times New Roman" w:hAnsi="Times New Roman" w:cs="Times New Roman"/>
            <w:noProof/>
            <w:sz w:val="24"/>
            <w:szCs w:val="24"/>
          </w:rPr>
          <w:t xml:space="preserve">ANN has </w:t>
        </w:r>
      </w:ins>
      <w:ins w:id="1555" w:author="Thike" w:date="2019-07-04T02:48:00Z">
        <w:r w:rsidR="00B86443">
          <w:rPr>
            <w:rFonts w:ascii="Times New Roman" w:hAnsi="Times New Roman" w:cs="Times New Roman"/>
            <w:noProof/>
            <w:sz w:val="24"/>
            <w:szCs w:val="24"/>
          </w:rPr>
          <w:t xml:space="preserve">the </w:t>
        </w:r>
      </w:ins>
      <w:ins w:id="1556" w:author="Thike" w:date="2019-07-04T02:47:00Z">
        <w:r w:rsidR="00B86443">
          <w:rPr>
            <w:rFonts w:ascii="Times New Roman" w:hAnsi="Times New Roman" w:cs="Times New Roman"/>
            <w:noProof/>
            <w:sz w:val="24"/>
            <w:szCs w:val="24"/>
          </w:rPr>
          <w:t>abilit</w:t>
        </w:r>
      </w:ins>
      <w:ins w:id="1557" w:author="Thike" w:date="2019-07-04T02:48:00Z">
        <w:r w:rsidR="00B86443">
          <w:rPr>
            <w:rFonts w:ascii="Times New Roman" w:hAnsi="Times New Roman" w:cs="Times New Roman"/>
            <w:noProof/>
            <w:sz w:val="24"/>
            <w:szCs w:val="24"/>
          </w:rPr>
          <w:t xml:space="preserve">ies of </w:t>
        </w:r>
      </w:ins>
      <w:ins w:id="1558" w:author="Thike" w:date="2019-07-04T02:47:00Z">
        <w:r w:rsidR="00B86443">
          <w:rPr>
            <w:rFonts w:ascii="Times New Roman" w:hAnsi="Times New Roman" w:cs="Times New Roman"/>
            <w:noProof/>
            <w:sz w:val="24"/>
            <w:szCs w:val="24"/>
          </w:rPr>
          <w:t xml:space="preserve"> </w:t>
        </w:r>
      </w:ins>
      <w:ins w:id="1559" w:author="Thike" w:date="2019-07-04T02:48:00Z">
        <w:r w:rsidR="00B86443">
          <w:rPr>
            <w:rFonts w:ascii="Times New Roman" w:hAnsi="Times New Roman" w:cs="Times New Roman"/>
            <w:noProof/>
            <w:sz w:val="24"/>
            <w:szCs w:val="24"/>
          </w:rPr>
          <w:t>noise-toleren</w:t>
        </w:r>
      </w:ins>
      <w:r w:rsidR="006925B2">
        <w:rPr>
          <w:rFonts w:ascii="Times New Roman" w:hAnsi="Times New Roman" w:cs="Times New Roman"/>
          <w:noProof/>
          <w:sz w:val="24"/>
          <w:szCs w:val="24"/>
        </w:rPr>
        <w:t>ce</w:t>
      </w:r>
      <w:ins w:id="1560" w:author="Thike" w:date="2019-07-04T02:48:00Z">
        <w:r w:rsidR="00B86443">
          <w:rPr>
            <w:rFonts w:ascii="Times New Roman" w:hAnsi="Times New Roman" w:cs="Times New Roman"/>
            <w:noProof/>
            <w:sz w:val="24"/>
            <w:szCs w:val="24"/>
          </w:rPr>
          <w:t xml:space="preserve"> and fault-toleren</w:t>
        </w:r>
      </w:ins>
      <w:r w:rsidR="006925B2">
        <w:rPr>
          <w:rFonts w:ascii="Times New Roman" w:hAnsi="Times New Roman" w:cs="Times New Roman"/>
          <w:noProof/>
          <w:sz w:val="24"/>
          <w:szCs w:val="24"/>
        </w:rPr>
        <w:t>ce</w:t>
      </w:r>
      <w:ins w:id="1561" w:author="Thike" w:date="2019-07-04T02:49:00Z">
        <w:r w:rsidR="00B86443">
          <w:rPr>
            <w:rFonts w:ascii="Times New Roman" w:hAnsi="Times New Roman" w:cs="Times New Roman"/>
            <w:noProof/>
            <w:sz w:val="24"/>
            <w:szCs w:val="24"/>
          </w:rPr>
          <w:t>, it can deal well with real-world data that are somewhat noisy, uncertain</w:t>
        </w:r>
      </w:ins>
      <w:ins w:id="1562" w:author="Thike" w:date="2019-07-04T03:23:00Z">
        <w:r w:rsidR="00A621E2">
          <w:rPr>
            <w:rFonts w:ascii="Times New Roman" w:hAnsi="Times New Roman" w:cs="Times New Roman"/>
            <w:noProof/>
            <w:sz w:val="24"/>
            <w:szCs w:val="24"/>
          </w:rPr>
          <w:t>, complex</w:t>
        </w:r>
      </w:ins>
      <w:ins w:id="1563" w:author="Thike" w:date="2019-07-04T02:49:00Z">
        <w:r w:rsidR="00B86443">
          <w:rPr>
            <w:rFonts w:ascii="Times New Roman" w:hAnsi="Times New Roman" w:cs="Times New Roman"/>
            <w:noProof/>
            <w:sz w:val="24"/>
            <w:szCs w:val="24"/>
          </w:rPr>
          <w:t xml:space="preserve"> and missing</w:t>
        </w:r>
      </w:ins>
      <w:r w:rsidR="006925B2">
        <w:rPr>
          <w:rFonts w:ascii="Times New Roman" w:hAnsi="Times New Roman" w:cs="Times New Roman"/>
          <w:noProof/>
          <w:sz w:val="24"/>
          <w:szCs w:val="24"/>
        </w:rPr>
        <w:t>,</w:t>
      </w:r>
      <w:ins w:id="1564" w:author="Thike" w:date="2019-07-04T02:50:00Z">
        <w:r w:rsidR="00B86443">
          <w:rPr>
            <w:rFonts w:ascii="Times New Roman" w:hAnsi="Times New Roman" w:cs="Times New Roman"/>
            <w:noProof/>
            <w:sz w:val="24"/>
            <w:szCs w:val="24"/>
          </w:rPr>
          <w:t xml:space="preserve"> and </w:t>
        </w:r>
      </w:ins>
      <w:ins w:id="1565" w:author="Thike" w:date="2019-07-04T02:51:00Z">
        <w:r w:rsidR="00C51030">
          <w:rPr>
            <w:rFonts w:ascii="Times New Roman" w:hAnsi="Times New Roman" w:cs="Times New Roman"/>
            <w:noProof/>
            <w:sz w:val="24"/>
            <w:szCs w:val="24"/>
          </w:rPr>
          <w:t xml:space="preserve">is the </w:t>
        </w:r>
      </w:ins>
      <w:ins w:id="1566" w:author="Thike" w:date="2019-07-04T02:52:00Z">
        <w:r w:rsidR="00B57699">
          <w:rPr>
            <w:rFonts w:ascii="Times New Roman" w:hAnsi="Times New Roman" w:cs="Times New Roman"/>
            <w:noProof/>
            <w:sz w:val="24"/>
            <w:szCs w:val="24"/>
          </w:rPr>
          <w:t xml:space="preserve">whole </w:t>
        </w:r>
      </w:ins>
      <w:ins w:id="1567" w:author="Thike" w:date="2019-07-04T02:51:00Z">
        <w:r w:rsidR="00C51030">
          <w:rPr>
            <w:rFonts w:ascii="Times New Roman" w:hAnsi="Times New Roman" w:cs="Times New Roman"/>
            <w:noProof/>
            <w:sz w:val="24"/>
            <w:szCs w:val="24"/>
          </w:rPr>
          <w:t xml:space="preserve">solution to complicated problems to </w:t>
        </w:r>
      </w:ins>
      <w:ins w:id="1568" w:author="Thike" w:date="2019-07-04T02:50:00Z">
        <w:r w:rsidR="00B86443">
          <w:rPr>
            <w:rFonts w:ascii="Times New Roman" w:hAnsi="Times New Roman" w:cs="Times New Roman"/>
            <w:noProof/>
            <w:sz w:val="24"/>
            <w:szCs w:val="24"/>
          </w:rPr>
          <w:t>give the satisfactory result</w:t>
        </w:r>
      </w:ins>
      <w:ins w:id="1569" w:author="Thike" w:date="2019-07-04T02:49:00Z">
        <w:r w:rsidR="00B86443">
          <w:rPr>
            <w:rFonts w:ascii="Times New Roman" w:hAnsi="Times New Roman" w:cs="Times New Roman"/>
            <w:noProof/>
            <w:sz w:val="24"/>
            <w:szCs w:val="24"/>
          </w:rPr>
          <w:t>.</w:t>
        </w:r>
      </w:ins>
    </w:p>
    <w:p w14:paraId="2E38E977" w14:textId="2060362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ins w:id="1570" w:author="Thike" w:date="2019-07-03T03:15:00Z">
        <w:r w:rsidR="00126B1E" w:rsidRPr="00126B1E">
          <w:rPr>
            <w:rFonts w:ascii="Times New Roman" w:hAnsi="Times New Roman" w:cs="Times New Roman"/>
            <w:sz w:val="24"/>
            <w:szCs w:val="24"/>
          </w:rPr>
          <w:t>Long/Short Term Memory Neural Network</w:t>
        </w:r>
      </w:ins>
      <w:del w:id="1571" w:author="Thike" w:date="2019-07-03T03:15:00Z">
        <w:r w:rsidDel="00126B1E">
          <w:rPr>
            <w:rFonts w:ascii="Times New Roman" w:hAnsi="Times New Roman" w:cs="Times New Roman"/>
            <w:sz w:val="24"/>
            <w:szCs w:val="24"/>
          </w:rPr>
          <w:delText xml:space="preserve">Deep </w:delText>
        </w:r>
      </w:del>
      <w:del w:id="1572" w:author="Thike" w:date="2019-07-03T03:16:00Z">
        <w:r w:rsidDel="00126B1E">
          <w:rPr>
            <w:rFonts w:ascii="Times New Roman" w:hAnsi="Times New Roman" w:cs="Times New Roman"/>
            <w:sz w:val="24"/>
            <w:szCs w:val="24"/>
          </w:rPr>
          <w:delText>Convolutional Neural Network</w:delText>
        </w:r>
      </w:del>
      <w:r>
        <w:rPr>
          <w:rFonts w:ascii="Times New Roman" w:hAnsi="Times New Roman" w:cs="Times New Roman"/>
          <w:sz w:val="24"/>
          <w:szCs w:val="24"/>
        </w:rPr>
        <w:t>, etc.), that are currently widely implemented in image and video recognition,</w:t>
      </w:r>
      <w:ins w:id="1573" w:author="Thike" w:date="2019-07-03T03:21:00Z">
        <w:r w:rsidR="00447285">
          <w:rPr>
            <w:rFonts w:ascii="Times New Roman" w:hAnsi="Times New Roman" w:cs="Times New Roman"/>
            <w:sz w:val="24"/>
            <w:szCs w:val="24"/>
          </w:rPr>
          <w:t xml:space="preserve"> time series prediction, handwriting</w:t>
        </w:r>
      </w:ins>
      <w:ins w:id="1574" w:author="Thike" w:date="2019-07-03T03:22:00Z">
        <w:r w:rsidR="00447285">
          <w:rPr>
            <w:rFonts w:ascii="Times New Roman" w:hAnsi="Times New Roman" w:cs="Times New Roman"/>
            <w:sz w:val="24"/>
            <w:szCs w:val="24"/>
          </w:rPr>
          <w:t xml:space="preserve"> recognition,</w:t>
        </w:r>
      </w:ins>
      <w:r>
        <w:rPr>
          <w:rFonts w:ascii="Times New Roman" w:hAnsi="Times New Roman" w:cs="Times New Roman"/>
          <w:sz w:val="24"/>
          <w:szCs w:val="24"/>
        </w:rPr>
        <w:t xml:space="preserve"> speech recognition, automated robotics and machine translation applications in </w:t>
      </w:r>
      <w:r>
        <w:rPr>
          <w:rFonts w:ascii="Times New Roman" w:hAnsi="Times New Roman" w:cs="Times New Roman"/>
          <w:sz w:val="24"/>
          <w:szCs w:val="24"/>
        </w:rPr>
        <w:lastRenderedPageBreak/>
        <w:t>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ins w:id="1575" w:author="Thike" w:date="2019-07-09T04:45:00Z">
        <w:r w:rsidR="004005C9">
          <w:rPr>
            <w:rFonts w:ascii="Times New Roman" w:hAnsi="Times New Roman" w:cs="Times New Roman"/>
            <w:sz w:val="24"/>
            <w:szCs w:val="24"/>
          </w:rPr>
          <w:t xml:space="preserve">and hybrid use of different network types </w:t>
        </w:r>
      </w:ins>
      <w:r>
        <w:rPr>
          <w:rFonts w:ascii="Times New Roman" w:hAnsi="Times New Roman" w:cs="Times New Roman"/>
          <w:sz w:val="24"/>
          <w:szCs w:val="24"/>
        </w:rPr>
        <w:t>would be future research trends in materials science too</w:t>
      </w:r>
      <w:ins w:id="1576" w:author="Thike" w:date="2019-07-03T03:16:00Z">
        <w:r w:rsidR="00126B1E">
          <w:rPr>
            <w:rFonts w:ascii="Times New Roman" w:hAnsi="Times New Roman" w:cs="Times New Roman"/>
            <w:sz w:val="24"/>
            <w:szCs w:val="24"/>
          </w:rPr>
          <w:t xml:space="preserve">. </w:t>
        </w:r>
      </w:ins>
      <w:del w:id="1577" w:author="Thike" w:date="2019-07-03T03:16:00Z">
        <w:r w:rsidDel="00126B1E">
          <w:rPr>
            <w:rFonts w:ascii="Times New Roman" w:hAnsi="Times New Roman" w:cs="Times New Roman"/>
            <w:sz w:val="24"/>
            <w:szCs w:val="24"/>
          </w:rPr>
          <w:delText xml:space="preserve">. Although there are currently few materials researches implementing feedback </w:delText>
        </w:r>
        <w:r w:rsidR="00ED4272" w:rsidDel="00126B1E">
          <w:rPr>
            <w:rFonts w:ascii="Times New Roman" w:hAnsi="Times New Roman" w:cs="Times New Roman"/>
            <w:sz w:val="24"/>
            <w:szCs w:val="24"/>
          </w:rPr>
          <w:delText>ANN</w:delText>
        </w:r>
        <w:r w:rsidDel="00126B1E">
          <w:rPr>
            <w:rFonts w:ascii="Times New Roman" w:hAnsi="Times New Roman" w:cs="Times New Roman"/>
            <w:sz w:val="24"/>
            <w:szCs w:val="24"/>
          </w:rPr>
          <w:delText>, i</w:delText>
        </w:r>
      </w:del>
      <w:ins w:id="1578" w:author="Thike" w:date="2019-07-03T03:16:00Z">
        <w:r w:rsidR="00126B1E">
          <w:rPr>
            <w:rFonts w:ascii="Times New Roman" w:hAnsi="Times New Roman" w:cs="Times New Roman"/>
            <w:sz w:val="24"/>
            <w:szCs w:val="24"/>
          </w:rPr>
          <w:t>I</w:t>
        </w:r>
      </w:ins>
      <w:r>
        <w:rPr>
          <w:rFonts w:ascii="Times New Roman" w:hAnsi="Times New Roman" w:cs="Times New Roman"/>
          <w:sz w:val="24"/>
          <w:szCs w:val="24"/>
        </w:rPr>
        <w:t xml:space="preserve">t is still necessary to conduct more researches related with those networks </w:t>
      </w:r>
      <w:ins w:id="1579" w:author="Thike" w:date="2019-07-03T03:24:00Z">
        <w:r w:rsidR="00B86B35">
          <w:rPr>
            <w:rFonts w:ascii="Times New Roman" w:hAnsi="Times New Roman" w:cs="Times New Roman"/>
            <w:sz w:val="24"/>
            <w:szCs w:val="24"/>
          </w:rPr>
          <w:t xml:space="preserve">in materials related fields </w:t>
        </w:r>
      </w:ins>
      <w:r>
        <w:rPr>
          <w:rFonts w:ascii="Times New Roman" w:hAnsi="Times New Roman" w:cs="Times New Roman"/>
          <w:sz w:val="24"/>
          <w:szCs w:val="24"/>
        </w:rPr>
        <w:t>to give strong</w:t>
      </w:r>
      <w:ins w:id="1580" w:author="Thike" w:date="2019-07-03T03:24:00Z">
        <w:r w:rsidR="00B86B35">
          <w:rPr>
            <w:rFonts w:ascii="Times New Roman" w:hAnsi="Times New Roman" w:cs="Times New Roman"/>
            <w:sz w:val="24"/>
            <w:szCs w:val="24"/>
          </w:rPr>
          <w:t>ly</w:t>
        </w:r>
      </w:ins>
      <w:r>
        <w:rPr>
          <w:rFonts w:ascii="Times New Roman" w:hAnsi="Times New Roman" w:cs="Times New Roman"/>
          <w:sz w:val="24"/>
          <w:szCs w:val="24"/>
        </w:rPr>
        <w:t xml:space="preserve"> recommended results to new researchers. </w:t>
      </w:r>
      <w:ins w:id="1581" w:author="Thike" w:date="2019-07-09T04:47:00Z">
        <w:r w:rsidR="00A55AC7">
          <w:rPr>
            <w:rFonts w:ascii="Times New Roman" w:hAnsi="Times New Roman" w:cs="Times New Roman"/>
            <w:sz w:val="24"/>
            <w:szCs w:val="24"/>
          </w:rPr>
          <w:t>And</w:t>
        </w:r>
      </w:ins>
      <w:ins w:id="1582" w:author="Thike" w:date="2019-07-09T04:48:00Z">
        <w:r w:rsidR="00A55AC7">
          <w:rPr>
            <w:rFonts w:ascii="Times New Roman" w:hAnsi="Times New Roman" w:cs="Times New Roman"/>
            <w:sz w:val="24"/>
            <w:szCs w:val="24"/>
          </w:rPr>
          <w:t xml:space="preserve"> </w:t>
        </w:r>
      </w:ins>
      <w:ins w:id="1583" w:author="Thike" w:date="2019-07-09T04:55:00Z">
        <w:r w:rsidR="00365216">
          <w:rPr>
            <w:rFonts w:ascii="Times New Roman" w:hAnsi="Times New Roman" w:cs="Times New Roman"/>
            <w:sz w:val="24"/>
            <w:szCs w:val="24"/>
          </w:rPr>
          <w:t xml:space="preserve">also, by </w:t>
        </w:r>
      </w:ins>
      <w:ins w:id="1584" w:author="Thike" w:date="2019-07-09T04:56:00Z">
        <w:r w:rsidR="00365216">
          <w:rPr>
            <w:rFonts w:ascii="Times New Roman" w:hAnsi="Times New Roman" w:cs="Times New Roman"/>
            <w:sz w:val="24"/>
            <w:szCs w:val="24"/>
          </w:rPr>
          <w:t>using</w:t>
        </w:r>
      </w:ins>
      <w:ins w:id="1585" w:author="Thike" w:date="2019-07-09T04:47:00Z">
        <w:r w:rsidR="00A55AC7">
          <w:rPr>
            <w:rFonts w:ascii="Times New Roman" w:hAnsi="Times New Roman" w:cs="Times New Roman"/>
            <w:sz w:val="24"/>
            <w:szCs w:val="24"/>
          </w:rPr>
          <w:t xml:space="preserve"> input ranking </w:t>
        </w:r>
      </w:ins>
      <w:ins w:id="1586" w:author="Thike" w:date="2019-07-09T04:48:00Z">
        <w:r w:rsidR="00A55AC7">
          <w:rPr>
            <w:rFonts w:ascii="Times New Roman" w:hAnsi="Times New Roman" w:cs="Times New Roman"/>
            <w:sz w:val="24"/>
            <w:szCs w:val="24"/>
          </w:rPr>
          <w:t xml:space="preserve">methods </w:t>
        </w:r>
      </w:ins>
      <w:ins w:id="1587" w:author="Thike" w:date="2019-07-09T04:56:00Z">
        <w:r w:rsidR="00365216">
          <w:rPr>
            <w:rFonts w:ascii="Times New Roman" w:hAnsi="Times New Roman" w:cs="Times New Roman"/>
            <w:sz w:val="24"/>
            <w:szCs w:val="24"/>
          </w:rPr>
          <w:t>that made</w:t>
        </w:r>
      </w:ins>
      <w:ins w:id="1588" w:author="Thike" w:date="2019-07-09T04:48:00Z">
        <w:r w:rsidR="00A55AC7">
          <w:rPr>
            <w:rFonts w:ascii="Times New Roman" w:hAnsi="Times New Roman" w:cs="Times New Roman"/>
            <w:sz w:val="24"/>
            <w:szCs w:val="24"/>
          </w:rPr>
          <w:t xml:space="preserve"> a great contribution to ANN performance</w:t>
        </w:r>
      </w:ins>
      <w:ins w:id="1589" w:author="Thike" w:date="2019-07-09T04:49:00Z">
        <w:r w:rsidR="00A55AC7">
          <w:rPr>
            <w:rFonts w:ascii="Times New Roman" w:hAnsi="Times New Roman" w:cs="Times New Roman"/>
            <w:sz w:val="24"/>
            <w:szCs w:val="24"/>
          </w:rPr>
          <w:t xml:space="preserve">, </w:t>
        </w:r>
        <w:r w:rsidR="00365216">
          <w:rPr>
            <w:rFonts w:ascii="Times New Roman" w:hAnsi="Times New Roman" w:cs="Times New Roman"/>
            <w:sz w:val="24"/>
            <w:szCs w:val="24"/>
          </w:rPr>
          <w:t>unnecessary</w:t>
        </w:r>
      </w:ins>
      <w:ins w:id="1590" w:author="Thike" w:date="2019-07-09T04:53:00Z">
        <w:r w:rsidR="00365216">
          <w:rPr>
            <w:rFonts w:ascii="Times New Roman" w:hAnsi="Times New Roman" w:cs="Times New Roman"/>
            <w:sz w:val="24"/>
            <w:szCs w:val="24"/>
          </w:rPr>
          <w:t xml:space="preserve"> input</w:t>
        </w:r>
      </w:ins>
      <w:ins w:id="1591" w:author="Thike" w:date="2019-07-09T04:49:00Z">
        <w:r w:rsidR="00365216">
          <w:rPr>
            <w:rFonts w:ascii="Times New Roman" w:hAnsi="Times New Roman" w:cs="Times New Roman"/>
            <w:sz w:val="24"/>
            <w:szCs w:val="24"/>
          </w:rPr>
          <w:t xml:space="preserve"> parameters will </w:t>
        </w:r>
      </w:ins>
      <w:ins w:id="1592" w:author="Thike" w:date="2019-07-09T04:53:00Z">
        <w:r w:rsidR="00365216">
          <w:rPr>
            <w:rFonts w:ascii="Times New Roman" w:hAnsi="Times New Roman" w:cs="Times New Roman"/>
            <w:sz w:val="24"/>
            <w:szCs w:val="24"/>
          </w:rPr>
          <w:t xml:space="preserve">easily </w:t>
        </w:r>
      </w:ins>
      <w:ins w:id="1593" w:author="Thike" w:date="2019-07-09T04:49:00Z">
        <w:r w:rsidR="00365216">
          <w:rPr>
            <w:rFonts w:ascii="Times New Roman" w:hAnsi="Times New Roman" w:cs="Times New Roman"/>
            <w:sz w:val="24"/>
            <w:szCs w:val="24"/>
          </w:rPr>
          <w:t>be remove</w:t>
        </w:r>
      </w:ins>
      <w:ins w:id="1594" w:author="Thike" w:date="2019-07-09T04:50:00Z">
        <w:r w:rsidR="00365216">
          <w:rPr>
            <w:rFonts w:ascii="Times New Roman" w:hAnsi="Times New Roman" w:cs="Times New Roman"/>
            <w:sz w:val="24"/>
            <w:szCs w:val="24"/>
          </w:rPr>
          <w:t xml:space="preserve">d </w:t>
        </w:r>
      </w:ins>
      <w:ins w:id="1595" w:author="Thike" w:date="2019-07-09T04:53:00Z">
        <w:r w:rsidR="00365216">
          <w:rPr>
            <w:rFonts w:ascii="Times New Roman" w:hAnsi="Times New Roman" w:cs="Times New Roman"/>
            <w:sz w:val="24"/>
            <w:szCs w:val="24"/>
          </w:rPr>
          <w:t xml:space="preserve">from ANN model to </w:t>
        </w:r>
      </w:ins>
      <w:r w:rsidR="00D327FF">
        <w:rPr>
          <w:rFonts w:ascii="Times New Roman" w:hAnsi="Times New Roman" w:cs="Times New Roman"/>
          <w:sz w:val="24"/>
          <w:szCs w:val="24"/>
        </w:rPr>
        <w:t>become</w:t>
      </w:r>
      <w:ins w:id="1596" w:author="Thike" w:date="2019-07-09T04:53:00Z">
        <w:r w:rsidR="00365216">
          <w:rPr>
            <w:rFonts w:ascii="Times New Roman" w:hAnsi="Times New Roman" w:cs="Times New Roman"/>
            <w:sz w:val="24"/>
            <w:szCs w:val="24"/>
          </w:rPr>
          <w:t xml:space="preserve"> m</w:t>
        </w:r>
      </w:ins>
      <w:ins w:id="1597" w:author="Thike" w:date="2019-07-09T04:54:00Z">
        <w:r w:rsidR="00365216">
          <w:rPr>
            <w:rFonts w:ascii="Times New Roman" w:hAnsi="Times New Roman" w:cs="Times New Roman"/>
            <w:sz w:val="24"/>
            <w:szCs w:val="24"/>
          </w:rPr>
          <w:t xml:space="preserve">ore simpler model </w:t>
        </w:r>
      </w:ins>
      <w:ins w:id="1598" w:author="Thike" w:date="2019-07-09T04:55:00Z">
        <w:r w:rsidR="00365216">
          <w:rPr>
            <w:rFonts w:ascii="Times New Roman" w:hAnsi="Times New Roman" w:cs="Times New Roman"/>
            <w:sz w:val="24"/>
            <w:szCs w:val="24"/>
          </w:rPr>
          <w:t>that can give more fruitful results.</w:t>
        </w:r>
      </w:ins>
      <w:ins w:id="1599" w:author="Thike" w:date="2019-07-09T04:48:00Z">
        <w:r w:rsidR="00A55AC7">
          <w:rPr>
            <w:rFonts w:ascii="Times New Roman" w:hAnsi="Times New Roman" w:cs="Times New Roman"/>
            <w:sz w:val="24"/>
            <w:szCs w:val="24"/>
          </w:rPr>
          <w:t xml:space="preserve"> </w:t>
        </w:r>
      </w:ins>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del w:id="1600" w:author="Thike" w:date="2019-07-07T18:04:00Z">
        <w:r w:rsidR="00CA15D2" w:rsidRPr="006A0BA6" w:rsidDel="006A043C">
          <w:rPr>
            <w:rFonts w:ascii="Times New Roman" w:hAnsi="Times New Roman" w:cs="Times New Roman"/>
            <w:sz w:val="24"/>
            <w:szCs w:val="24"/>
          </w:rPr>
          <w:delText xml:space="preserve">the </w:delText>
        </w:r>
      </w:del>
      <w:ins w:id="1601" w:author="Thike" w:date="2019-07-07T18:04:00Z">
        <w:r w:rsidR="006A043C" w:rsidRPr="006A043C">
          <w:rPr>
            <w:rFonts w:ascii="Times New Roman" w:hAnsi="Times New Roman" w:cs="Times New Roman"/>
            <w:sz w:val="24"/>
            <w:szCs w:val="24"/>
          </w:rPr>
          <w:t>long term horizon</w:t>
        </w:r>
      </w:ins>
      <w:del w:id="1602" w:author="Thike" w:date="2019-07-07T18:04:00Z">
        <w:r w:rsidR="00CA15D2" w:rsidRPr="006A0BA6" w:rsidDel="006A043C">
          <w:rPr>
            <w:rFonts w:ascii="Times New Roman" w:hAnsi="Times New Roman" w:cs="Times New Roman"/>
            <w:sz w:val="24"/>
            <w:szCs w:val="24"/>
          </w:rPr>
          <w:delText>future</w:delText>
        </w:r>
      </w:del>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2AAEC96" w14:textId="3877DDCD"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pPr>
        <w:pStyle w:val="1"/>
        <w:numPr>
          <w:ilvl w:val="0"/>
          <w:numId w:val="0"/>
        </w:numPr>
        <w:spacing w:after="240"/>
        <w:ind w:left="432" w:hanging="432"/>
        <w:pPrChange w:id="1603" w:author="Thike" w:date="2019-07-03T15:17:00Z">
          <w:pPr>
            <w:pStyle w:val="1"/>
            <w:numPr>
              <w:numId w:val="0"/>
            </w:numPr>
            <w:ind w:left="0" w:firstLine="0"/>
          </w:pPr>
        </w:pPrChange>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B54D70" w:rsidRDefault="00B54D70" w:rsidP="00B54D70">
      <w:pPr>
        <w:rPr>
          <w:rFonts w:ascii="Times New Roman" w:hAnsi="Times New Roman" w:cs="Times New Roman"/>
          <w:sz w:val="24"/>
          <w:szCs w:val="28"/>
          <w:rPrChange w:id="1604" w:author="Thike" w:date="2019-07-06T04:15:00Z">
            <w:rPr>
              <w:rFonts w:ascii="Times New Roman" w:hAnsi="Times New Roman" w:cs="Times New Roman"/>
              <w:sz w:val="20"/>
              <w:szCs w:val="20"/>
            </w:rPr>
          </w:rPrChange>
        </w:rPr>
      </w:pPr>
      <w:r w:rsidRPr="00846E86">
        <w:rPr>
          <w:rFonts w:ascii="Times New Roman" w:hAnsi="Times New Roman" w:cs="Times New Roman"/>
          <w:i/>
          <w:iCs/>
          <w:sz w:val="24"/>
          <w:szCs w:val="28"/>
          <w:rPrChange w:id="1605" w:author="Thike" w:date="2019-07-06T04:15:00Z">
            <w:rPr>
              <w:rFonts w:ascii="Times New Roman" w:hAnsi="Times New Roman" w:cs="Times New Roman"/>
              <w:sz w:val="20"/>
              <w:szCs w:val="20"/>
            </w:rPr>
          </w:rPrChange>
        </w:rPr>
        <w:t>a</w:t>
      </w:r>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lastRenderedPageBreak/>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C2181C">
        <w:rPr>
          <w:rFonts w:ascii="Times New Roman" w:hAnsi="Times New Roman" w:cs="Times New Roman"/>
          <w:sz w:val="24"/>
          <w:szCs w:val="28"/>
          <w:rPrChange w:id="1606" w:author="Thike" w:date="2019-07-06T05:29:00Z">
            <w:rPr>
              <w:rFonts w:ascii="Times New Roman" w:hAnsi="Times New Roman" w:cs="Times New Roman"/>
              <w:sz w:val="20"/>
              <w:szCs w:val="20"/>
            </w:rPr>
          </w:rPrChange>
        </w:rPr>
        <w:t>B</w:t>
      </w:r>
      <w:r w:rsidRPr="00C2181C">
        <w:rPr>
          <w:rFonts w:ascii="Times New Roman" w:hAnsi="Times New Roman" w:cs="Times New Roman"/>
          <w:sz w:val="24"/>
          <w:szCs w:val="28"/>
          <w:vertAlign w:val="subscript"/>
          <w:rPrChange w:id="1607" w:author="Thike" w:date="2019-07-06T05:30:00Z">
            <w:rPr>
              <w:rFonts w:ascii="Times New Roman" w:hAnsi="Times New Roman" w:cs="Times New Roman"/>
              <w:sz w:val="20"/>
              <w:szCs w:val="20"/>
              <w:vertAlign w:val="subscript"/>
            </w:rPr>
          </w:rPrChange>
        </w:rPr>
        <w:t>3</w:t>
      </w:r>
      <w:r w:rsidRPr="003F28D0">
        <w:rPr>
          <w:rFonts w:ascii="Times New Roman" w:hAnsi="Times New Roman" w:cs="Times New Roman"/>
          <w:sz w:val="20"/>
          <w:szCs w:val="20"/>
        </w:rPr>
        <w:t>(</w:t>
      </w:r>
      <w:r w:rsidRPr="00C2181C">
        <w:rPr>
          <w:rFonts w:ascii="Times New Roman" w:hAnsi="Times New Roman" w:cs="Times New Roman"/>
          <w:sz w:val="24"/>
          <w:szCs w:val="28"/>
          <w:rPrChange w:id="1608" w:author="Thike" w:date="2019-07-06T05:29:00Z">
            <w:rPr>
              <w:rFonts w:ascii="Times New Roman" w:hAnsi="Times New Roman" w:cs="Times New Roman"/>
              <w:sz w:val="20"/>
              <w:szCs w:val="20"/>
            </w:rPr>
          </w:rPrChange>
        </w:rPr>
        <w:t>OH</w:t>
      </w:r>
      <w:r w:rsidRPr="003F28D0">
        <w:rPr>
          <w:rFonts w:ascii="Times New Roman" w:hAnsi="Times New Roman" w:cs="Times New Roman"/>
          <w:sz w:val="20"/>
          <w:szCs w:val="20"/>
        </w:rPr>
        <w:t>)</w:t>
      </w:r>
      <w:r w:rsidRPr="00C2181C">
        <w:rPr>
          <w:rFonts w:ascii="Times New Roman" w:hAnsi="Times New Roman" w:cs="Times New Roman"/>
          <w:sz w:val="24"/>
          <w:szCs w:val="28"/>
          <w:vertAlign w:val="subscript"/>
          <w:rPrChange w:id="1609" w:author="Thike" w:date="2019-07-06T05:29:00Z">
            <w:rPr>
              <w:rFonts w:ascii="Times New Roman" w:hAnsi="Times New Roman" w:cs="Times New Roman"/>
              <w:sz w:val="20"/>
              <w:szCs w:val="20"/>
              <w:vertAlign w:val="subscript"/>
            </w:rPr>
          </w:rPrChange>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5A1D16">
        <w:rPr>
          <w:rFonts w:ascii="Times New Roman" w:hAnsi="Times New Roman" w:cs="Times New Roman"/>
          <w:sz w:val="24"/>
          <w:szCs w:val="28"/>
          <w:rPrChange w:id="1610" w:author="Thike" w:date="2019-07-07T19:04:00Z">
            <w:rPr>
              <w:rFonts w:ascii="Times New Roman" w:hAnsi="Times New Roman" w:cs="Times New Roman"/>
              <w:sz w:val="20"/>
              <w:szCs w:val="20"/>
            </w:rPr>
          </w:rPrChange>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A1D16">
        <w:rPr>
          <w:rFonts w:ascii="Times New Roman" w:hAnsi="Times New Roman" w:cs="Times New Roman"/>
          <w:sz w:val="24"/>
          <w:szCs w:val="28"/>
          <w:rPrChange w:id="1611" w:author="Thike" w:date="2019-07-07T19:04:00Z">
            <w:rPr>
              <w:rFonts w:ascii="Times New Roman" w:hAnsi="Times New Roman" w:cs="Times New Roman"/>
              <w:sz w:val="20"/>
              <w:szCs w:val="20"/>
            </w:rPr>
          </w:rPrChange>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1612"/>
      <w:r w:rsidRPr="00A6255F">
        <w:rPr>
          <w:rFonts w:ascii="Times New Roman" w:hAnsi="Times New Roman" w:cs="Times New Roman" w:hint="eastAsia"/>
          <w:sz w:val="24"/>
          <w:szCs w:val="28"/>
          <w:rPrChange w:id="1613" w:author="Thike" w:date="2019-07-05T10:37:00Z">
            <w:rPr>
              <w:rFonts w:ascii="AdvGulliv-I" w:hAnsi="AdvGulliv-I" w:hint="eastAsia"/>
              <w:color w:val="000000"/>
              <w:sz w:val="16"/>
              <w:szCs w:val="16"/>
            </w:rPr>
          </w:rPrChange>
        </w:rPr>
        <w:t>C</w:t>
      </w:r>
      <w:r w:rsidRPr="00A6255F">
        <w:rPr>
          <w:rFonts w:ascii="Times New Roman" w:hAnsi="Times New Roman" w:cs="Times New Roman" w:hint="eastAsia"/>
          <w:sz w:val="24"/>
          <w:szCs w:val="28"/>
          <w:vertAlign w:val="subscript"/>
          <w:rPrChange w:id="1614" w:author="Thike" w:date="2019-07-05T10:37:00Z">
            <w:rPr>
              <w:rFonts w:ascii="AdvGulliv-I" w:hAnsi="AdvGulliv-I" w:hint="eastAsia"/>
              <w:color w:val="000000"/>
              <w:sz w:val="16"/>
              <w:szCs w:val="16"/>
            </w:rPr>
          </w:rPrChange>
        </w:rPr>
        <w:t>E</w:t>
      </w:r>
      <w:r w:rsidRPr="00A6255F">
        <w:rPr>
          <w:rFonts w:ascii="Times New Roman" w:hAnsi="Times New Roman" w:cs="Times New Roman" w:hint="eastAsia"/>
          <w:sz w:val="24"/>
          <w:szCs w:val="28"/>
          <w:vertAlign w:val="subscript"/>
          <w:rPrChange w:id="1615" w:author="Thike" w:date="2019-07-05T10:37:00Z">
            <w:rPr>
              <w:rFonts w:ascii="AdvGulliv-I" w:hAnsi="AdvGulliv-I" w:hint="eastAsia"/>
              <w:color w:val="000000"/>
              <w:sz w:val="12"/>
              <w:szCs w:val="12"/>
            </w:rPr>
          </w:rPrChange>
        </w:rPr>
        <w:t>IIW</w:t>
      </w:r>
      <w:r w:rsidRPr="00A6255F">
        <w:rPr>
          <w:rFonts w:ascii="Times New Roman" w:hAnsi="Times New Roman" w:cs="Times New Roman" w:hint="eastAsia"/>
          <w:sz w:val="24"/>
          <w:szCs w:val="28"/>
          <w:rPrChange w:id="1616" w:author="Thike" w:date="2019-07-05T10:37:00Z">
            <w:rPr>
              <w:rFonts w:ascii="AdvGulliv-I" w:hAnsi="AdvGulliv-I" w:hint="eastAsia"/>
              <w:color w:val="000000"/>
              <w:sz w:val="16"/>
              <w:szCs w:val="16"/>
            </w:rPr>
          </w:rPrChange>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617" w:author="Thike" w:date="2019-07-05T10:37:00Z">
            <w:rPr>
              <w:rFonts w:ascii="Times New Roman" w:hAnsi="Times New Roman" w:cs="Times New Roman"/>
              <w:sz w:val="20"/>
              <w:szCs w:val="20"/>
            </w:rPr>
          </w:rPrChange>
        </w:rPr>
        <w:t>carbon equivalent</w:t>
      </w:r>
      <w:commentRangeEnd w:id="1612"/>
      <w:r w:rsidRPr="00A6255F">
        <w:rPr>
          <w:rFonts w:ascii="Times New Roman" w:hAnsi="Times New Roman" w:cs="Times New Roman"/>
          <w:sz w:val="24"/>
          <w:szCs w:val="28"/>
          <w:rPrChange w:id="1618" w:author="Thike" w:date="2019-07-05T10:37:00Z">
            <w:rPr>
              <w:rStyle w:val="a6"/>
            </w:rPr>
          </w:rPrChange>
        </w:rPr>
        <w:commentReference w:id="1612"/>
      </w:r>
    </w:p>
    <w:p w14:paraId="0B747A33" w14:textId="1AC105D2" w:rsidR="001F625F" w:rsidRDefault="001F625F" w:rsidP="00F217B7">
      <w:pPr>
        <w:rPr>
          <w:rFonts w:ascii="Times New Roman" w:hAnsi="Times New Roman" w:cs="Times New Roman"/>
          <w:sz w:val="20"/>
          <w:szCs w:val="20"/>
        </w:rPr>
      </w:pPr>
      <w:r>
        <w:rPr>
          <w:rStyle w:val="fontstyle01"/>
        </w:rPr>
        <w:t>CE</w:t>
      </w:r>
      <w:r>
        <w:rPr>
          <w:rStyle w:val="fontstyle01"/>
          <w:sz w:val="14"/>
          <w:szCs w:val="14"/>
        </w:rPr>
        <w:t>Pcm</w:t>
      </w:r>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2D5460">
        <w:rPr>
          <w:rFonts w:ascii="Times New Roman" w:hAnsi="Times New Roman" w:cs="Times New Roman" w:hint="eastAsia"/>
          <w:sz w:val="24"/>
          <w:szCs w:val="28"/>
          <w:rPrChange w:id="1619" w:author="Thike" w:date="2019-07-06T05:08:00Z">
            <w:rPr>
              <w:rStyle w:val="fontstyle01"/>
              <w:rFonts w:hint="eastAsia"/>
            </w:rPr>
          </w:rPrChange>
        </w:rPr>
        <w:t>carbon equivalent based on the Ito-Bessyo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pPr>
        <w:jc w:val="both"/>
        <w:rPr>
          <w:rFonts w:ascii="Times New Roman" w:hAnsi="Times New Roman" w:cs="Times New Roman"/>
          <w:sz w:val="24"/>
          <w:szCs w:val="28"/>
        </w:rPr>
        <w:pPrChange w:id="1620" w:author="Thike" w:date="2019-07-05T11:42:00Z">
          <w:pPr/>
        </w:pPrChange>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r w:rsidRPr="001F625F">
        <w:rPr>
          <w:rFonts w:ascii="Times New Roman" w:hAnsi="Times New Roman" w:cs="Times New Roman" w:hint="eastAsia"/>
          <w:sz w:val="24"/>
          <w:szCs w:val="28"/>
          <w:rPrChange w:id="1621" w:author="Thike" w:date="2019-07-05T11:40:00Z">
            <w:rPr>
              <w:rStyle w:val="fontstyle01"/>
              <w:rFonts w:hint="eastAsia"/>
            </w:rPr>
          </w:rPrChange>
        </w:rPr>
        <w:t>CrMoNiC</w:t>
      </w:r>
      <w:r w:rsidRPr="001F625F">
        <w:rPr>
          <w:rFonts w:ascii="Times New Roman" w:hAnsi="Times New Roman" w:cs="Times New Roman" w:hint="eastAsia"/>
          <w:sz w:val="24"/>
          <w:szCs w:val="28"/>
          <w:rPrChange w:id="1622" w:author="Thike" w:date="2019-07-05T11:41:00Z">
            <w:rPr>
              <w:rStyle w:val="fontstyle01"/>
              <w:rFonts w:hint="eastAsia"/>
            </w:rPr>
          </w:rPrChange>
        </w:rPr>
        <w:t>u</w:t>
      </w:r>
      <w:r>
        <w:rPr>
          <w:rStyle w:val="fontstyle01"/>
        </w:rPr>
        <w:tab/>
      </w:r>
      <w:r w:rsidRPr="001F625F">
        <w:rPr>
          <w:rFonts w:ascii="Times New Roman" w:hAnsi="Times New Roman" w:cs="Times New Roman" w:hint="eastAsia"/>
          <w:sz w:val="24"/>
          <w:szCs w:val="28"/>
          <w:rPrChange w:id="1623" w:author="Thike" w:date="2019-07-05T11:40:00Z">
            <w:rPr>
              <w:rStyle w:val="fontstyle01"/>
              <w:rFonts w:hint="eastAsia"/>
            </w:rPr>
          </w:rPrChange>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D83938">
        <w:rPr>
          <w:rFonts w:ascii="Times New Roman" w:hAnsi="Times New Roman" w:cs="Times New Roman"/>
          <w:sz w:val="24"/>
          <w:szCs w:val="28"/>
        </w:rPr>
        <w:t>SiC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7F2027">
        <w:rPr>
          <w:rFonts w:ascii="Times New Roman" w:hAnsi="Times New Roman" w:cs="Times New Roman"/>
          <w:sz w:val="24"/>
          <w:szCs w:val="28"/>
          <w:rPrChange w:id="1624" w:author="Thike" w:date="2019-07-06T05:17:00Z">
            <w:rPr/>
          </w:rPrChange>
        </w:rPr>
        <w:t>or</w:t>
      </w:r>
      <w:r w:rsidR="007F2027">
        <w:rPr>
          <w:rFonts w:ascii="Times New Roman" w:hAnsi="Times New Roman" w:cs="Times New Roman"/>
          <w:sz w:val="24"/>
          <w:szCs w:val="28"/>
        </w:rPr>
        <w:t>)</w:t>
      </w:r>
      <w:r w:rsidR="007F2027" w:rsidRPr="007F2027">
        <w:rPr>
          <w:rFonts w:ascii="Times New Roman" w:hAnsi="Times New Roman" w:cs="Times New Roman"/>
          <w:sz w:val="24"/>
          <w:szCs w:val="28"/>
          <w:rPrChange w:id="1625" w:author="Thike" w:date="2019-07-06T05:17:00Z">
            <w:rPr/>
          </w:rPrChange>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r w:rsidRPr="00D83938">
        <w:rPr>
          <w:rFonts w:ascii="Times New Roman" w:hAnsi="Times New Roman" w:cs="Times New Roman"/>
          <w:sz w:val="24"/>
          <w:szCs w:val="28"/>
        </w:rPr>
        <w:t>Dmax</w:t>
      </w:r>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hint="eastAsia"/>
          <w:sz w:val="24"/>
          <w:szCs w:val="28"/>
          <w:rPrChange w:id="1626" w:author="Thike" w:date="2019-07-05T11:45:00Z">
            <w:rPr>
              <w:rStyle w:val="fontstyle01"/>
              <w:rFonts w:hint="eastAsia"/>
            </w:rPr>
          </w:rPrChange>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lastRenderedPageBreak/>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B54D70">
        <w:rPr>
          <w:rFonts w:ascii="Times New Roman" w:hAnsi="Times New Roman" w:cs="Times New Roman" w:hint="eastAsia"/>
          <w:sz w:val="24"/>
          <w:szCs w:val="28"/>
          <w:rPrChange w:id="1627" w:author="Thike" w:date="2019-07-06T04:13:00Z">
            <w:rPr>
              <w:rFonts w:ascii="AdvEcr" w:hAnsi="AdvEcr" w:hint="eastAsia"/>
              <w:color w:val="000000"/>
              <w:sz w:val="16"/>
              <w:szCs w:val="16"/>
            </w:rPr>
          </w:rPrChange>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4B3C63">
        <w:rPr>
          <w:rFonts w:ascii="Times New Roman" w:hAnsi="Times New Roman" w:cs="Times New Roman"/>
          <w:sz w:val="24"/>
          <w:szCs w:val="28"/>
          <w:vertAlign w:val="subscript"/>
          <w:rPrChange w:id="1628" w:author="Thike" w:date="2019-07-05T11:21:00Z">
            <w:rPr>
              <w:rFonts w:ascii="Times New Roman" w:hAnsi="Times New Roman" w:cs="Times New Roman"/>
              <w:sz w:val="24"/>
              <w:szCs w:val="28"/>
            </w:rPr>
          </w:rPrChange>
        </w:rPr>
        <w:t>2</w:t>
      </w:r>
      <w:r w:rsidRPr="00615ADC">
        <w:rPr>
          <w:rFonts w:ascii="Times New Roman" w:hAnsi="Times New Roman" w:cs="Times New Roman"/>
          <w:sz w:val="24"/>
          <w:szCs w:val="28"/>
        </w:rPr>
        <w:t>SO</w:t>
      </w:r>
      <w:r w:rsidRPr="004B3C63">
        <w:rPr>
          <w:rFonts w:ascii="Times New Roman" w:hAnsi="Times New Roman" w:cs="Times New Roman"/>
          <w:sz w:val="24"/>
          <w:szCs w:val="28"/>
          <w:vertAlign w:val="subscript"/>
          <w:rPrChange w:id="1629" w:author="Thike" w:date="2019-07-05T11:21:00Z">
            <w:rPr>
              <w:rFonts w:ascii="Times New Roman" w:hAnsi="Times New Roman" w:cs="Times New Roman"/>
              <w:sz w:val="24"/>
              <w:szCs w:val="28"/>
            </w:rPr>
          </w:rPrChange>
        </w:rPr>
        <w:t>4</w:t>
      </w:r>
      <w:r w:rsidR="004B3C63" w:rsidRPr="004B3C63">
        <w:rPr>
          <w:rFonts w:ascii="Times New Roman" w:hAnsi="Times New Roman" w:cs="Times New Roman"/>
          <w:sz w:val="24"/>
          <w:szCs w:val="28"/>
          <w:vertAlign w:val="subscript"/>
          <w:rPrChange w:id="1630" w:author="Thike" w:date="2019-07-05T11:21:00Z">
            <w:rPr>
              <w:rFonts w:ascii="Times New Roman" w:hAnsi="Times New Roman" w:cs="Times New Roman"/>
              <w:sz w:val="24"/>
              <w:szCs w:val="28"/>
            </w:rPr>
          </w:rPrChange>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915C34">
        <w:rPr>
          <w:rFonts w:ascii="Times New Roman" w:hAnsi="Times New Roman" w:cs="Times New Roman"/>
          <w:sz w:val="24"/>
          <w:szCs w:val="28"/>
          <w:vertAlign w:val="subscript"/>
          <w:rPrChange w:id="1631" w:author="Thike" w:date="2019-07-05T04:43:00Z">
            <w:rPr>
              <w:rFonts w:ascii="Times New Roman" w:hAnsi="Times New Roman" w:cs="Times New Roman"/>
              <w:sz w:val="24"/>
              <w:szCs w:val="28"/>
            </w:rPr>
          </w:rPrChange>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982155">
        <w:rPr>
          <w:rFonts w:ascii="Times New Roman" w:hAnsi="Times New Roman" w:cs="Times New Roman"/>
          <w:sz w:val="24"/>
          <w:szCs w:val="28"/>
          <w:rPrChange w:id="1632" w:author="Thike" w:date="2019-07-06T04:10:00Z">
            <w:rPr>
              <w:rFonts w:ascii="Times New Roman" w:hAnsi="Times New Roman" w:cs="Times New Roman"/>
              <w:sz w:val="20"/>
              <w:szCs w:val="20"/>
            </w:rPr>
          </w:rPrChange>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4C6DE8">
        <w:rPr>
          <w:rFonts w:ascii="Times New Roman" w:hAnsi="Times New Roman" w:cs="Times New Roman"/>
          <w:sz w:val="24"/>
          <w:szCs w:val="28"/>
          <w:rPrChange w:id="1633" w:author="Thike" w:date="2019-07-04T18:44:00Z">
            <w:rPr>
              <w:rFonts w:ascii="Times New Roman" w:hAnsi="Times New Roman" w:cs="Times New Roman"/>
              <w:sz w:val="20"/>
              <w:szCs w:val="20"/>
            </w:rPr>
          </w:rPrChange>
        </w:rPr>
        <w:t>MK</w:t>
      </w:r>
      <w:r>
        <w:tab/>
      </w:r>
      <w:r>
        <w:tab/>
      </w:r>
      <w:r>
        <w:tab/>
      </w:r>
      <w:r>
        <w:tab/>
      </w:r>
      <w:r w:rsidRPr="004C6DE8">
        <w:rPr>
          <w:rFonts w:ascii="Times New Roman" w:hAnsi="Times New Roman" w:cs="Times New Roman"/>
          <w:sz w:val="24"/>
          <w:szCs w:val="28"/>
          <w:rPrChange w:id="1634" w:author="Thike" w:date="2019-07-04T18:43:00Z">
            <w:rPr>
              <w:rFonts w:ascii="Times New Roman" w:hAnsi="Times New Roman" w:cs="Times New Roman"/>
              <w:sz w:val="20"/>
              <w:szCs w:val="20"/>
            </w:rPr>
          </w:rPrChange>
        </w:rPr>
        <w:t>metakaolin addition</w:t>
      </w:r>
    </w:p>
    <w:p w14:paraId="22954D81" w14:textId="1C7E62D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Change w:id="1635" w:author="Thike" w:date="2019-07-05T10:33:00Z">
            <w:rPr>
              <w:rFonts w:ascii="Times New Roman" w:hAnsi="Times New Roman" w:cs="Times New Roman"/>
              <w:sz w:val="20"/>
              <w:szCs w:val="20"/>
            </w:rPr>
          </w:rPrChange>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6255F">
        <w:rPr>
          <w:rFonts w:ascii="Times New Roman" w:hAnsi="Times New Roman" w:cs="Times New Roman"/>
          <w:sz w:val="24"/>
          <w:szCs w:val="28"/>
          <w:rPrChange w:id="1636" w:author="Thike" w:date="2019-07-05T10:33:00Z">
            <w:rPr>
              <w:rFonts w:ascii="Times New Roman" w:hAnsi="Times New Roman" w:cs="Times New Roman"/>
              <w:sz w:val="20"/>
              <w:szCs w:val="20"/>
            </w:rPr>
          </w:rPrChange>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A6255F">
        <w:rPr>
          <w:rFonts w:ascii="Times New Roman" w:hAnsi="Times New Roman" w:cs="Times New Roman"/>
          <w:sz w:val="24"/>
          <w:szCs w:val="28"/>
          <w:rPrChange w:id="1637" w:author="Thike" w:date="2019-07-05T10:35:00Z">
            <w:rPr>
              <w:rFonts w:ascii="Times New Roman" w:hAnsi="Times New Roman" w:cs="Times New Roman"/>
              <w:sz w:val="20"/>
              <w:szCs w:val="20"/>
            </w:rPr>
          </w:rPrChange>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638" w:author="Thike" w:date="2019-07-05T10:35:00Z">
            <w:rPr>
              <w:rFonts w:ascii="Times New Roman" w:hAnsi="Times New Roman" w:cs="Times New Roman"/>
              <w:sz w:val="20"/>
              <w:szCs w:val="20"/>
            </w:rPr>
          </w:rPrChange>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001157">
        <w:rPr>
          <w:rFonts w:ascii="Times New Roman" w:hAnsi="Times New Roman" w:cs="Times New Roman"/>
          <w:sz w:val="24"/>
          <w:szCs w:val="28"/>
          <w:rPrChange w:id="1639" w:author="Thike" w:date="2019-07-09T14:41:00Z">
            <w:rPr>
              <w:rFonts w:ascii="Times New Roman" w:hAnsi="Times New Roman" w:cs="Times New Roman"/>
              <w:sz w:val="20"/>
              <w:szCs w:val="20"/>
            </w:rPr>
          </w:rPrChange>
        </w:rPr>
        <w:t>chloride</w:t>
      </w:r>
      <w:r>
        <w:rPr>
          <w:rFonts w:ascii="Times New Roman" w:hAnsi="Times New Roman" w:cs="Times New Roman"/>
          <w:sz w:val="20"/>
          <w:szCs w:val="20"/>
        </w:rPr>
        <w:t xml:space="preserve"> </w:t>
      </w:r>
      <w:r w:rsidR="00001157" w:rsidRPr="00001157">
        <w:rPr>
          <w:rFonts w:ascii="Times New Roman" w:hAnsi="Times New Roman" w:cs="Times New Roman"/>
          <w:sz w:val="24"/>
          <w:szCs w:val="28"/>
          <w:rPrChange w:id="1640" w:author="Thike" w:date="2019-07-09T14:41:00Z">
            <w:rPr>
              <w:rFonts w:ascii="Times New Roman" w:hAnsi="Times New Roman" w:cs="Times New Roman"/>
              <w:sz w:val="20"/>
              <w:szCs w:val="20"/>
            </w:rPr>
          </w:rPrChange>
        </w:rPr>
        <w:t>ion</w:t>
      </w:r>
    </w:p>
    <w:p w14:paraId="30112D7B" w14:textId="60818312"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Change w:id="1641" w:author="Thike" w:date="2019-07-05T10:34:00Z">
            <w:rPr>
              <w:rFonts w:ascii="Times New Roman" w:hAnsi="Times New Roman" w:cs="Times New Roman"/>
              <w:sz w:val="20"/>
              <w:szCs w:val="20"/>
            </w:rPr>
          </w:rPrChange>
        </w:rPr>
        <w:t>Nb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642" w:author="Thike" w:date="2019-07-05T10:34:00Z">
            <w:rPr>
              <w:rFonts w:ascii="Times New Roman" w:hAnsi="Times New Roman" w:cs="Times New Roman"/>
              <w:sz w:val="20"/>
              <w:szCs w:val="20"/>
            </w:rPr>
          </w:rPrChange>
        </w:rPr>
        <w:t>niobium</w:t>
      </w:r>
    </w:p>
    <w:p w14:paraId="638E270C" w14:textId="4E39ED0F" w:rsidR="001F625F" w:rsidRDefault="001F625F" w:rsidP="00F217B7">
      <w:pPr>
        <w:rPr>
          <w:rFonts w:ascii="Times New Roman" w:hAnsi="Times New Roman" w:cs="Times New Roman"/>
          <w:sz w:val="24"/>
          <w:szCs w:val="28"/>
        </w:rPr>
      </w:pPr>
      <w:r w:rsidRPr="001F625F">
        <w:rPr>
          <w:rStyle w:val="fontstyle01"/>
        </w:rPr>
        <w:t xml:space="preserve">NbV </w:t>
      </w:r>
      <w:r>
        <w:rPr>
          <w:rStyle w:val="fontstyle01"/>
        </w:rPr>
        <w:tab/>
      </w:r>
      <w:r>
        <w:rPr>
          <w:rStyle w:val="fontstyle01"/>
        </w:rPr>
        <w:tab/>
      </w:r>
      <w:r>
        <w:rPr>
          <w:rStyle w:val="fontstyle01"/>
        </w:rPr>
        <w:tab/>
      </w:r>
      <w:r>
        <w:rPr>
          <w:rStyle w:val="fontstyle01"/>
        </w:rPr>
        <w:tab/>
      </w:r>
      <w:r w:rsidRPr="001F625F">
        <w:rPr>
          <w:rFonts w:ascii="Times New Roman" w:hAnsi="Times New Roman" w:cs="Times New Roman" w:hint="eastAsia"/>
          <w:sz w:val="24"/>
          <w:szCs w:val="28"/>
          <w:rPrChange w:id="1643" w:author="Thike" w:date="2019-07-05T11:39:00Z">
            <w:rPr>
              <w:rStyle w:val="fontstyle01"/>
              <w:rFonts w:hint="eastAsia"/>
            </w:rPr>
          </w:rPrChange>
        </w:rPr>
        <w:t>the sum of niobium and vanadium concentrations</w:t>
      </w:r>
      <w:r>
        <w:rPr>
          <w:rStyle w:val="fontstyle01"/>
        </w:rPr>
        <w:t xml:space="preserve"> </w:t>
      </w:r>
    </w:p>
    <w:p w14:paraId="36A34CD2" w14:textId="1B3FA0C1" w:rsidR="001F625F" w:rsidRPr="00A6255F" w:rsidRDefault="00A6255F" w:rsidP="00F217B7">
      <w:pPr>
        <w:rPr>
          <w:rFonts w:ascii="Times New Roman" w:hAnsi="Times New Roman" w:cs="Times New Roman"/>
          <w:sz w:val="24"/>
          <w:szCs w:val="28"/>
          <w:rPrChange w:id="1644" w:author="Thike" w:date="2019-07-05T10:34:00Z">
            <w:rPr>
              <w:rFonts w:ascii="Times New Roman" w:hAnsi="Times New Roman" w:cs="Times New Roman"/>
              <w:sz w:val="20"/>
              <w:szCs w:val="20"/>
            </w:rPr>
          </w:rPrChange>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1645"/>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1645"/>
      <w:r w:rsidR="00C2181C">
        <w:rPr>
          <w:rStyle w:val="a6"/>
        </w:rPr>
        <w:commentReference w:id="1645"/>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4F378F">
        <w:rPr>
          <w:rFonts w:ascii="Times New Roman" w:hAnsi="Times New Roman" w:cs="Times New Roman"/>
          <w:sz w:val="24"/>
          <w:szCs w:val="28"/>
          <w:vertAlign w:val="subscript"/>
          <w:rPrChange w:id="1646" w:author="Thike" w:date="2019-07-05T10:52:00Z">
            <w:rPr>
              <w:rFonts w:ascii="Times New Roman" w:hAnsi="Times New Roman" w:cs="Times New Roman"/>
              <w:sz w:val="24"/>
              <w:szCs w:val="28"/>
            </w:rPr>
          </w:rPrChange>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982155">
        <w:rPr>
          <w:rFonts w:ascii="Times New Roman" w:hAnsi="Times New Roman" w:cs="Times New Roman"/>
          <w:sz w:val="24"/>
          <w:szCs w:val="28"/>
          <w:rPrChange w:id="1647" w:author="Thike" w:date="2019-07-06T04:10:00Z">
            <w:rPr>
              <w:rFonts w:ascii="Times New Roman" w:hAnsi="Times New Roman" w:cs="Times New Roman"/>
              <w:sz w:val="20"/>
              <w:szCs w:val="20"/>
            </w:rPr>
          </w:rPrChange>
        </w:rPr>
        <w:t>P</w:t>
      </w:r>
      <w:r w:rsidRPr="00982155">
        <w:rPr>
          <w:rFonts w:ascii="Times New Roman" w:hAnsi="Times New Roman" w:cs="Times New Roman"/>
          <w:sz w:val="24"/>
          <w:szCs w:val="28"/>
          <w:vertAlign w:val="subscript"/>
          <w:rPrChange w:id="1648" w:author="Thike" w:date="2019-07-06T04:10:00Z">
            <w:rPr>
              <w:rFonts w:ascii="Times New Roman" w:hAnsi="Times New Roman" w:cs="Times New Roman"/>
              <w:sz w:val="20"/>
              <w:szCs w:val="20"/>
              <w:vertAlign w:val="subscript"/>
            </w:rPr>
          </w:rPrChange>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DE006C"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lastRenderedPageBreak/>
        <w:t>R</w:t>
      </w:r>
      <w:r w:rsidRPr="00B54D70">
        <w:rPr>
          <w:rFonts w:ascii="Times New Roman" w:hAnsi="Times New Roman" w:cs="Times New Roman"/>
          <w:sz w:val="24"/>
          <w:szCs w:val="28"/>
          <w:vertAlign w:val="subscript"/>
          <w:rPrChange w:id="1649" w:author="Thike" w:date="2019-07-06T04:11:00Z">
            <w:rPr>
              <w:rFonts w:ascii="Times New Roman" w:hAnsi="Times New Roman" w:cs="Times New Roman"/>
              <w:sz w:val="24"/>
              <w:szCs w:val="28"/>
            </w:rPr>
          </w:rPrChange>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B54D70">
        <w:rPr>
          <w:rFonts w:ascii="Times New Roman" w:hAnsi="Times New Roman" w:cs="Times New Roman"/>
          <w:sz w:val="24"/>
          <w:szCs w:val="28"/>
          <w:rPrChange w:id="1650" w:author="Thike" w:date="2019-07-06T04:11:00Z">
            <w:rPr>
              <w:rFonts w:ascii="Times New Roman" w:hAnsi="Times New Roman" w:cs="Times New Roman"/>
              <w:sz w:val="24"/>
              <w:szCs w:val="28"/>
              <w:vertAlign w:val="subscript"/>
            </w:rPr>
          </w:rPrChange>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r>
        <w:rPr>
          <w:rFonts w:ascii="Times New Roman" w:hAnsi="Times New Roman" w:cs="Times New Roman"/>
          <w:sz w:val="24"/>
          <w:szCs w:val="28"/>
        </w:rPr>
        <w:t>R</w:t>
      </w:r>
      <w:r w:rsidRPr="007422EB">
        <w:rPr>
          <w:rFonts w:ascii="Times New Roman" w:hAnsi="Times New Roman" w:cs="Times New Roman"/>
          <w:sz w:val="24"/>
          <w:szCs w:val="28"/>
          <w:vertAlign w:val="subscript"/>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1651"/>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1651"/>
      <w:r w:rsidR="00C2181C">
        <w:rPr>
          <w:rStyle w:val="a6"/>
        </w:rPr>
        <w:commentReference w:id="1651"/>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D2788">
        <w:rPr>
          <w:rFonts w:ascii="Times New Roman" w:hAnsi="Times New Roman" w:cs="Times New Roman"/>
          <w:sz w:val="24"/>
          <w:szCs w:val="28"/>
        </w:rPr>
        <w:t>sulphur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Ti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D0298C">
        <w:rPr>
          <w:rFonts w:ascii="Times New Roman" w:hAnsi="Times New Roman" w:cs="Times New Roman"/>
          <w:sz w:val="24"/>
          <w:szCs w:val="28"/>
          <w:vertAlign w:val="subscript"/>
          <w:rPrChange w:id="1652" w:author="Thike" w:date="2019-07-06T03:14:00Z">
            <w:rPr>
              <w:rFonts w:ascii="Times New Roman" w:hAnsi="Times New Roman" w:cs="Times New Roman"/>
              <w:sz w:val="24"/>
              <w:szCs w:val="28"/>
            </w:rPr>
          </w:rPrChange>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D0298C">
        <w:rPr>
          <w:rFonts w:ascii="Times New Roman" w:hAnsi="Times New Roman" w:cs="Times New Roman" w:hint="eastAsia"/>
          <w:sz w:val="24"/>
          <w:szCs w:val="28"/>
          <w:rPrChange w:id="1653" w:author="Thike" w:date="2019-07-06T03:15:00Z">
            <w:rPr>
              <w:rFonts w:ascii="AdvOTf9433e2d" w:hAnsi="AdvOTf9433e2d" w:hint="eastAsia"/>
              <w:color w:val="242021"/>
              <w:sz w:val="20"/>
              <w:szCs w:val="20"/>
            </w:rPr>
          </w:rPrChange>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76FE5">
        <w:rPr>
          <w:rFonts w:ascii="Times New Roman" w:hAnsi="Times New Roman" w:cs="Times New Roman" w:hint="eastAsia"/>
          <w:sz w:val="24"/>
          <w:szCs w:val="28"/>
          <w:rPrChange w:id="1654" w:author="Thike" w:date="2019-07-05T11:46:00Z">
            <w:rPr>
              <w:rStyle w:val="fontstyle01"/>
              <w:rFonts w:hint="eastAsia"/>
            </w:rPr>
          </w:rPrChange>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r>
        <w:rPr>
          <w:rStyle w:val="fontstyle01"/>
        </w:rPr>
        <w:lastRenderedPageBreak/>
        <w:t>VTiNb</w:t>
      </w:r>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r w:rsidRPr="007E5CC8">
        <w:rPr>
          <w:rFonts w:ascii="Times New Roman" w:hAnsi="Times New Roman" w:cs="Times New Roman"/>
          <w:sz w:val="24"/>
          <w:szCs w:val="28"/>
        </w:rPr>
        <w:t xml:space="preserve">Zr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D6662D" w:rsidRDefault="00D6662D" w:rsidP="00D6662D">
      <w:pPr>
        <w:pStyle w:val="1"/>
        <w:numPr>
          <w:ilvl w:val="0"/>
          <w:numId w:val="0"/>
        </w:numPr>
        <w:spacing w:after="240"/>
        <w:ind w:left="432"/>
        <w:rPr>
          <w:rPrChange w:id="1655" w:author="Thike" w:date="2019-07-03T15:17:00Z">
            <w:rPr>
              <w:rFonts w:cs="Times New Roman"/>
              <w:sz w:val="24"/>
              <w:szCs w:val="24"/>
            </w:rPr>
          </w:rPrChange>
        </w:rPr>
      </w:pPr>
      <w:r>
        <w:t>Reference</w:t>
      </w:r>
    </w:p>
    <w:bookmarkEnd w:id="3"/>
    <w:p w14:paraId="0A478841" w14:textId="77777777" w:rsidR="00671DCC" w:rsidRPr="00671DCC" w:rsidRDefault="00205DC2" w:rsidP="00671DCC">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1656" w:name="_ENREF_1"/>
      <w:r w:rsidR="00671DCC" w:rsidRPr="00671DCC">
        <w:rPr>
          <w:noProof/>
        </w:rPr>
        <w:t>1.</w:t>
      </w:r>
      <w:r w:rsidR="00671DCC" w:rsidRPr="00671DCC">
        <w:rPr>
          <w:noProof/>
        </w:rPr>
        <w:tab/>
        <w:t xml:space="preserve">Liu, Y., et al., </w:t>
      </w:r>
      <w:r w:rsidR="00671DCC" w:rsidRPr="00671DCC">
        <w:rPr>
          <w:i/>
          <w:noProof/>
        </w:rPr>
        <w:t>Artificial neural network modelling to predict hot deformation behaviour of zinc–aluminium alloy</w:t>
      </w:r>
      <w:r w:rsidR="00671DCC" w:rsidRPr="00671DCC">
        <w:rPr>
          <w:noProof/>
        </w:rPr>
        <w:t>. Vol. 29. 2013. 184-189.</w:t>
      </w:r>
      <w:bookmarkEnd w:id="1656"/>
    </w:p>
    <w:p w14:paraId="07A42504" w14:textId="77777777" w:rsidR="00671DCC" w:rsidRPr="00671DCC" w:rsidRDefault="00671DCC" w:rsidP="00671DCC">
      <w:pPr>
        <w:pStyle w:val="EndNoteBibliography"/>
        <w:spacing w:after="0"/>
        <w:ind w:left="720" w:hanging="720"/>
        <w:rPr>
          <w:noProof/>
        </w:rPr>
      </w:pPr>
      <w:bookmarkStart w:id="1657" w:name="_ENREF_2"/>
      <w:r w:rsidRPr="00671DCC">
        <w:rPr>
          <w:noProof/>
        </w:rPr>
        <w:t>2.</w:t>
      </w:r>
      <w:r w:rsidRPr="00671DCC">
        <w:rPr>
          <w:noProof/>
        </w:rPr>
        <w:tab/>
        <w:t xml:space="preserve">Huang, C., X. Jia, and Z. Zhang, </w:t>
      </w:r>
      <w:r w:rsidRPr="00671DCC">
        <w:rPr>
          <w:i/>
          <w:noProof/>
        </w:rPr>
        <w:t>A Modified Back Propagation Artificial Neural Network Model Based on Genetic Algorithm to Predict the Flow Behavior of 5754 Aluminum Alloy.</w:t>
      </w:r>
      <w:r w:rsidRPr="00671DCC">
        <w:rPr>
          <w:noProof/>
        </w:rPr>
        <w:t xml:space="preserve"> Materials (Basel), 2018. </w:t>
      </w:r>
      <w:r w:rsidRPr="00671DCC">
        <w:rPr>
          <w:b/>
          <w:noProof/>
        </w:rPr>
        <w:t>11</w:t>
      </w:r>
      <w:r w:rsidRPr="00671DCC">
        <w:rPr>
          <w:noProof/>
        </w:rPr>
        <w:t>(5).</w:t>
      </w:r>
      <w:bookmarkEnd w:id="1657"/>
    </w:p>
    <w:p w14:paraId="3522A6BE" w14:textId="77777777" w:rsidR="00671DCC" w:rsidRPr="00671DCC" w:rsidRDefault="00671DCC" w:rsidP="00671DCC">
      <w:pPr>
        <w:pStyle w:val="EndNoteBibliography"/>
        <w:spacing w:after="0"/>
        <w:ind w:left="720" w:hanging="720"/>
        <w:rPr>
          <w:noProof/>
        </w:rPr>
      </w:pPr>
      <w:bookmarkStart w:id="1658" w:name="_ENREF_3"/>
      <w:r w:rsidRPr="00671DCC">
        <w:rPr>
          <w:noProof/>
        </w:rPr>
        <w:t>3.</w:t>
      </w:r>
      <w:r w:rsidRPr="00671DCC">
        <w:rPr>
          <w:noProof/>
        </w:rPr>
        <w:tab/>
        <w:t xml:space="preserve">Bhadeshia, H.K.D.H., et al., </w:t>
      </w:r>
      <w:r w:rsidRPr="00671DCC">
        <w:rPr>
          <w:i/>
          <w:noProof/>
        </w:rPr>
        <w:t>Performance of neural networks in materials science.</w:t>
      </w:r>
      <w:r w:rsidRPr="00671DCC">
        <w:rPr>
          <w:noProof/>
        </w:rPr>
        <w:t xml:space="preserve"> Materials Science and Technology, 2009. </w:t>
      </w:r>
      <w:r w:rsidRPr="00671DCC">
        <w:rPr>
          <w:b/>
          <w:noProof/>
        </w:rPr>
        <w:t>25</w:t>
      </w:r>
      <w:r w:rsidRPr="00671DCC">
        <w:rPr>
          <w:noProof/>
        </w:rPr>
        <w:t>(4): p. 504-510.</w:t>
      </w:r>
      <w:bookmarkEnd w:id="1658"/>
    </w:p>
    <w:p w14:paraId="4EABD3B7" w14:textId="77777777" w:rsidR="00671DCC" w:rsidRPr="00671DCC" w:rsidRDefault="00671DCC" w:rsidP="00671DCC">
      <w:pPr>
        <w:pStyle w:val="EndNoteBibliography"/>
        <w:spacing w:after="0"/>
        <w:ind w:left="720" w:hanging="720"/>
        <w:rPr>
          <w:noProof/>
        </w:rPr>
      </w:pPr>
      <w:bookmarkStart w:id="1659" w:name="_ENREF_4"/>
      <w:r w:rsidRPr="00671DCC">
        <w:rPr>
          <w:noProof/>
        </w:rPr>
        <w:t>4.</w:t>
      </w:r>
      <w:r w:rsidRPr="00671DCC">
        <w:rPr>
          <w:noProof/>
        </w:rPr>
        <w:tab/>
        <w:t xml:space="preserve">Vera, R. and S. Ossandón, </w:t>
      </w:r>
      <w:r w:rsidRPr="00671DCC">
        <w:rPr>
          <w:i/>
          <w:noProof/>
        </w:rPr>
        <w:t>On the Prediction of Atmospheric Corrosion of Metals and Alloys in Chile Using Artificial Neural Networks</w:t>
      </w:r>
      <w:r w:rsidRPr="00671DCC">
        <w:rPr>
          <w:noProof/>
        </w:rPr>
        <w:t>. Vol. 9. 2014. 7131-7151.</w:t>
      </w:r>
      <w:bookmarkEnd w:id="1659"/>
    </w:p>
    <w:p w14:paraId="539BF0DC" w14:textId="77777777" w:rsidR="00671DCC" w:rsidRPr="00671DCC" w:rsidRDefault="00671DCC" w:rsidP="00671DCC">
      <w:pPr>
        <w:pStyle w:val="EndNoteBibliography"/>
        <w:spacing w:after="0"/>
        <w:ind w:left="720" w:hanging="720"/>
        <w:rPr>
          <w:noProof/>
        </w:rPr>
      </w:pPr>
      <w:bookmarkStart w:id="1660" w:name="_ENREF_5"/>
      <w:r w:rsidRPr="00671DCC">
        <w:rPr>
          <w:noProof/>
        </w:rPr>
        <w:t>5.</w:t>
      </w:r>
      <w:r w:rsidRPr="00671DCC">
        <w:rPr>
          <w:noProof/>
        </w:rPr>
        <w:tab/>
        <w:t xml:space="preserve">Graupe, D., </w:t>
      </w:r>
      <w:r w:rsidRPr="00671DCC">
        <w:rPr>
          <w:i/>
          <w:noProof/>
        </w:rPr>
        <w:t>Principles of Artificial Neural Networks</w:t>
      </w:r>
      <w:r w:rsidRPr="00671DCC">
        <w:rPr>
          <w:noProof/>
        </w:rPr>
        <w:t>. Advanced Series in Circuits and Systems. Vol. Volume 7. 2013: WORLD SCIENTIFIC. 384.</w:t>
      </w:r>
      <w:bookmarkEnd w:id="1660"/>
    </w:p>
    <w:p w14:paraId="1C3B2C9D" w14:textId="77777777" w:rsidR="00671DCC" w:rsidRPr="00671DCC" w:rsidRDefault="00671DCC" w:rsidP="00671DCC">
      <w:pPr>
        <w:pStyle w:val="EndNoteBibliography"/>
        <w:spacing w:after="0"/>
        <w:ind w:left="720" w:hanging="720"/>
        <w:rPr>
          <w:noProof/>
        </w:rPr>
      </w:pPr>
      <w:bookmarkStart w:id="1661" w:name="_ENREF_6"/>
      <w:r w:rsidRPr="00671DCC">
        <w:rPr>
          <w:noProof/>
        </w:rPr>
        <w:t>6.</w:t>
      </w:r>
      <w:r w:rsidRPr="00671DCC">
        <w:rPr>
          <w:noProof/>
        </w:rPr>
        <w:tab/>
        <w:t xml:space="preserve">Rojas, R., </w:t>
      </w:r>
      <w:r w:rsidRPr="00671DCC">
        <w:rPr>
          <w:i/>
          <w:noProof/>
        </w:rPr>
        <w:t>Neural networks: a systematic introduction</w:t>
      </w:r>
      <w:r w:rsidRPr="00671DCC">
        <w:rPr>
          <w:noProof/>
        </w:rPr>
        <w:t>. 1996: Springer-Verlag. 502.</w:t>
      </w:r>
      <w:bookmarkEnd w:id="1661"/>
    </w:p>
    <w:p w14:paraId="087D72BF" w14:textId="77777777" w:rsidR="00671DCC" w:rsidRPr="00671DCC" w:rsidRDefault="00671DCC" w:rsidP="00671DCC">
      <w:pPr>
        <w:pStyle w:val="EndNoteBibliography"/>
        <w:spacing w:after="0"/>
        <w:ind w:left="720" w:hanging="720"/>
        <w:rPr>
          <w:noProof/>
        </w:rPr>
      </w:pPr>
      <w:bookmarkStart w:id="1662" w:name="_ENREF_7"/>
      <w:r w:rsidRPr="00671DCC">
        <w:rPr>
          <w:noProof/>
        </w:rPr>
        <w:t>7.</w:t>
      </w:r>
      <w:r w:rsidRPr="00671DCC">
        <w:rPr>
          <w:noProof/>
        </w:rPr>
        <w:tab/>
        <w:t xml:space="preserve">Demuth, H.B., et al., </w:t>
      </w:r>
      <w:r w:rsidRPr="00671DCC">
        <w:rPr>
          <w:i/>
          <w:noProof/>
        </w:rPr>
        <w:t>Neural Network Design</w:t>
      </w:r>
      <w:r w:rsidRPr="00671DCC">
        <w:rPr>
          <w:noProof/>
        </w:rPr>
        <w:t>. 2014: Martin Hagan. 800.</w:t>
      </w:r>
      <w:bookmarkEnd w:id="1662"/>
    </w:p>
    <w:p w14:paraId="51B10FBB" w14:textId="77777777" w:rsidR="00671DCC" w:rsidRPr="00671DCC" w:rsidRDefault="00671DCC" w:rsidP="00671DCC">
      <w:pPr>
        <w:pStyle w:val="EndNoteBibliography"/>
        <w:spacing w:after="0"/>
        <w:ind w:left="720" w:hanging="720"/>
        <w:rPr>
          <w:noProof/>
        </w:rPr>
      </w:pPr>
      <w:bookmarkStart w:id="1663" w:name="_ENREF_8"/>
      <w:r w:rsidRPr="00671DCC">
        <w:rPr>
          <w:noProof/>
        </w:rPr>
        <w:t>8.</w:t>
      </w:r>
      <w:r w:rsidRPr="00671DCC">
        <w:rPr>
          <w:noProof/>
        </w:rPr>
        <w:tab/>
        <w:t xml:space="preserve">Fausett, L.V., </w:t>
      </w:r>
      <w:r w:rsidRPr="00671DCC">
        <w:rPr>
          <w:i/>
          <w:noProof/>
        </w:rPr>
        <w:t>Fundamentals of neural networks: architectures, algorithms, and applications</w:t>
      </w:r>
      <w:r w:rsidRPr="00671DCC">
        <w:rPr>
          <w:noProof/>
        </w:rPr>
        <w:t>. Vol. 3. 1994: Prentice-Hall Englewood Cliffs.</w:t>
      </w:r>
      <w:bookmarkEnd w:id="1663"/>
    </w:p>
    <w:p w14:paraId="1688CF5D" w14:textId="77777777" w:rsidR="00671DCC" w:rsidRPr="00671DCC" w:rsidRDefault="00671DCC" w:rsidP="00671DCC">
      <w:pPr>
        <w:pStyle w:val="EndNoteBibliography"/>
        <w:spacing w:after="0"/>
        <w:ind w:left="720" w:hanging="720"/>
        <w:rPr>
          <w:noProof/>
        </w:rPr>
      </w:pPr>
      <w:bookmarkStart w:id="1664" w:name="_ENREF_9"/>
      <w:r w:rsidRPr="00671DCC">
        <w:rPr>
          <w:noProof/>
        </w:rPr>
        <w:t>9.</w:t>
      </w:r>
      <w:r w:rsidRPr="00671DCC">
        <w:rPr>
          <w:noProof/>
        </w:rPr>
        <w:tab/>
        <w:t xml:space="preserve">J. Taylor, B., </w:t>
      </w:r>
      <w:r w:rsidRPr="00671DCC">
        <w:rPr>
          <w:i/>
          <w:noProof/>
        </w:rPr>
        <w:t>Methods and Procedures for the Verification and Validation of Artificial Neural Networks</w:t>
      </w:r>
      <w:r w:rsidRPr="00671DCC">
        <w:rPr>
          <w:noProof/>
        </w:rPr>
        <w:t>. 2006.</w:t>
      </w:r>
      <w:bookmarkEnd w:id="1664"/>
    </w:p>
    <w:p w14:paraId="76B81234" w14:textId="77777777" w:rsidR="00671DCC" w:rsidRPr="00671DCC" w:rsidRDefault="00671DCC" w:rsidP="00671DCC">
      <w:pPr>
        <w:pStyle w:val="EndNoteBibliography"/>
        <w:spacing w:after="0"/>
        <w:ind w:left="720" w:hanging="720"/>
        <w:rPr>
          <w:noProof/>
        </w:rPr>
      </w:pPr>
      <w:bookmarkStart w:id="1665" w:name="_ENREF_10"/>
      <w:r w:rsidRPr="00671DCC">
        <w:rPr>
          <w:noProof/>
        </w:rPr>
        <w:t>10.</w:t>
      </w:r>
      <w:r w:rsidRPr="00671DCC">
        <w:rPr>
          <w:noProof/>
        </w:rPr>
        <w:tab/>
        <w:t xml:space="preserve">Weingaertner, D., et al. </w:t>
      </w:r>
      <w:r w:rsidRPr="00671DCC">
        <w:rPr>
          <w:i/>
          <w:noProof/>
        </w:rPr>
        <w:t>Hierarchical evolution of heterogeneous neural networks</w:t>
      </w:r>
      <w:r w:rsidRPr="00671DCC">
        <w:rPr>
          <w:noProof/>
        </w:rPr>
        <w:t xml:space="preserve">. in </w:t>
      </w:r>
      <w:r w:rsidRPr="00671DCC">
        <w:rPr>
          <w:i/>
          <w:noProof/>
        </w:rPr>
        <w:t>Proceedings of the 2002 Congress on Evolutionary Computation. CEC'02 (Cat. No.02TH8600)</w:t>
      </w:r>
      <w:r w:rsidRPr="00671DCC">
        <w:rPr>
          <w:noProof/>
        </w:rPr>
        <w:t>. 2002.</w:t>
      </w:r>
      <w:bookmarkEnd w:id="1665"/>
    </w:p>
    <w:p w14:paraId="10C9F478" w14:textId="77777777" w:rsidR="00671DCC" w:rsidRPr="00671DCC" w:rsidRDefault="00671DCC" w:rsidP="00671DCC">
      <w:pPr>
        <w:pStyle w:val="EndNoteBibliography"/>
        <w:spacing w:after="0"/>
        <w:ind w:left="720" w:hanging="720"/>
        <w:rPr>
          <w:noProof/>
        </w:rPr>
      </w:pPr>
      <w:bookmarkStart w:id="1666" w:name="_ENREF_11"/>
      <w:r w:rsidRPr="00671DCC">
        <w:rPr>
          <w:noProof/>
        </w:rPr>
        <w:t>11.</w:t>
      </w:r>
      <w:r w:rsidRPr="00671DCC">
        <w:rPr>
          <w:noProof/>
        </w:rPr>
        <w:tab/>
        <w:t xml:space="preserve">Lee, A., et al., </w:t>
      </w:r>
      <w:r w:rsidRPr="00671DCC">
        <w:rPr>
          <w:i/>
          <w:noProof/>
        </w:rPr>
        <w:t>Conditional Activation for Diverse Neurons in Heterogeneous Networks</w:t>
      </w:r>
      <w:r w:rsidRPr="00671DCC">
        <w:rPr>
          <w:noProof/>
        </w:rPr>
        <w:t>. 2018.</w:t>
      </w:r>
      <w:bookmarkEnd w:id="1666"/>
    </w:p>
    <w:p w14:paraId="57E4033C" w14:textId="77777777" w:rsidR="00671DCC" w:rsidRPr="00671DCC" w:rsidRDefault="00671DCC" w:rsidP="00671DCC">
      <w:pPr>
        <w:pStyle w:val="EndNoteBibliography"/>
        <w:spacing w:after="0"/>
        <w:ind w:left="720" w:hanging="720"/>
        <w:rPr>
          <w:noProof/>
        </w:rPr>
      </w:pPr>
      <w:bookmarkStart w:id="1667" w:name="_ENREF_12"/>
      <w:r w:rsidRPr="00671DCC">
        <w:rPr>
          <w:noProof/>
        </w:rPr>
        <w:t>12.</w:t>
      </w:r>
      <w:r w:rsidRPr="00671DCC">
        <w:rPr>
          <w:noProof/>
        </w:rPr>
        <w:tab/>
        <w:t xml:space="preserve">Sinha, N.K., M.M. Gupta, and D.H. Rao. </w:t>
      </w:r>
      <w:r w:rsidRPr="00671DCC">
        <w:rPr>
          <w:i/>
          <w:noProof/>
        </w:rPr>
        <w:t>Dynamic neural networks: an overview</w:t>
      </w:r>
      <w:r w:rsidRPr="00671DCC">
        <w:rPr>
          <w:noProof/>
        </w:rPr>
        <w:t xml:space="preserve">. in </w:t>
      </w:r>
      <w:r w:rsidRPr="00671DCC">
        <w:rPr>
          <w:i/>
          <w:noProof/>
        </w:rPr>
        <w:t>Proceedings of IEEE International Conference on Industrial Technology 2000 (IEEE Cat. No.00TH8482)</w:t>
      </w:r>
      <w:r w:rsidRPr="00671DCC">
        <w:rPr>
          <w:noProof/>
        </w:rPr>
        <w:t>. 2000.</w:t>
      </w:r>
      <w:bookmarkEnd w:id="1667"/>
    </w:p>
    <w:p w14:paraId="573474FD" w14:textId="77777777" w:rsidR="00671DCC" w:rsidRPr="00671DCC" w:rsidRDefault="00671DCC" w:rsidP="00671DCC">
      <w:pPr>
        <w:pStyle w:val="EndNoteBibliography"/>
        <w:spacing w:after="0"/>
        <w:ind w:left="720" w:hanging="720"/>
        <w:rPr>
          <w:noProof/>
        </w:rPr>
      </w:pPr>
      <w:bookmarkStart w:id="1668" w:name="_ENREF_13"/>
      <w:r w:rsidRPr="00671DCC">
        <w:rPr>
          <w:noProof/>
        </w:rPr>
        <w:t>13.</w:t>
      </w:r>
      <w:r w:rsidRPr="00671DCC">
        <w:rPr>
          <w:noProof/>
        </w:rPr>
        <w:tab/>
        <w:t xml:space="preserve">Jain, A.K., J. Mao, and K.M. Mohiuddin, </w:t>
      </w:r>
      <w:r w:rsidRPr="00671DCC">
        <w:rPr>
          <w:i/>
          <w:noProof/>
        </w:rPr>
        <w:t>Artificial Neural Networks: A Tutorial.</w:t>
      </w:r>
      <w:r w:rsidRPr="00671DCC">
        <w:rPr>
          <w:noProof/>
        </w:rPr>
        <w:t xml:space="preserve"> IEEE Computer, 1996. </w:t>
      </w:r>
      <w:r w:rsidRPr="00671DCC">
        <w:rPr>
          <w:b/>
          <w:noProof/>
        </w:rPr>
        <w:t>29</w:t>
      </w:r>
      <w:r w:rsidRPr="00671DCC">
        <w:rPr>
          <w:noProof/>
        </w:rPr>
        <w:t>(3): p. 31-44.</w:t>
      </w:r>
      <w:bookmarkEnd w:id="1668"/>
    </w:p>
    <w:p w14:paraId="44F4D030" w14:textId="0BE245E1" w:rsidR="00671DCC" w:rsidRPr="00671DCC" w:rsidRDefault="00671DCC" w:rsidP="00671DCC">
      <w:pPr>
        <w:pStyle w:val="EndNoteBibliography"/>
        <w:spacing w:after="0"/>
        <w:ind w:left="720" w:hanging="720"/>
        <w:rPr>
          <w:noProof/>
        </w:rPr>
      </w:pPr>
      <w:bookmarkStart w:id="1669" w:name="_ENREF_14"/>
      <w:r w:rsidRPr="00671DCC">
        <w:rPr>
          <w:noProof/>
        </w:rPr>
        <w:lastRenderedPageBreak/>
        <w:t>14.</w:t>
      </w:r>
      <w:r w:rsidRPr="00671DCC">
        <w:rPr>
          <w:noProof/>
        </w:rPr>
        <w:tab/>
        <w:t xml:space="preserve">Networks, A.C.G.t.T.o.N., </w:t>
      </w:r>
      <w:r w:rsidRPr="00671DCC">
        <w:rPr>
          <w:i/>
          <w:noProof/>
        </w:rPr>
        <w:t>Available Online:.</w:t>
      </w:r>
      <w:r w:rsidRPr="00671DCC">
        <w:rPr>
          <w:noProof/>
        </w:rPr>
        <w:t xml:space="preserve"> </w:t>
      </w:r>
      <w:hyperlink r:id="rId203" w:history="1">
        <w:r w:rsidRPr="00671DCC">
          <w:rPr>
            <w:rStyle w:val="a9"/>
            <w:noProof/>
          </w:rPr>
          <w:t>https://www.digitalvidya.com/blog/types-of-neural-networks/</w:t>
        </w:r>
      </w:hyperlink>
      <w:r w:rsidRPr="00671DCC">
        <w:rPr>
          <w:noProof/>
        </w:rPr>
        <w:t>.</w:t>
      </w:r>
      <w:bookmarkEnd w:id="1669"/>
    </w:p>
    <w:p w14:paraId="58DE618D" w14:textId="77777777" w:rsidR="00671DCC" w:rsidRPr="00671DCC" w:rsidRDefault="00671DCC" w:rsidP="00671DCC">
      <w:pPr>
        <w:pStyle w:val="EndNoteBibliography"/>
        <w:spacing w:after="0"/>
        <w:ind w:left="720" w:hanging="720"/>
        <w:rPr>
          <w:noProof/>
        </w:rPr>
      </w:pPr>
      <w:bookmarkStart w:id="1670" w:name="_ENREF_15"/>
      <w:r w:rsidRPr="00671DCC">
        <w:rPr>
          <w:noProof/>
        </w:rPr>
        <w:t>15.</w:t>
      </w:r>
      <w:r w:rsidRPr="00671DCC">
        <w:rPr>
          <w:noProof/>
        </w:rPr>
        <w:tab/>
        <w:t xml:space="preserve">Ashtiani, H.R.R. and P. Shahsavari, </w:t>
      </w:r>
      <w:r w:rsidRPr="00671DCC">
        <w:rPr>
          <w:i/>
          <w:noProof/>
        </w:rPr>
        <w:t>A comparative study on the phenomenological and artificial neural network models to predict hot deformation behavior of AlCuMgPb alloy.</w:t>
      </w:r>
      <w:r w:rsidRPr="00671DCC">
        <w:rPr>
          <w:noProof/>
        </w:rPr>
        <w:t xml:space="preserve"> Journal of Alloys and Compounds, 2016. </w:t>
      </w:r>
      <w:r w:rsidRPr="00671DCC">
        <w:rPr>
          <w:b/>
          <w:noProof/>
        </w:rPr>
        <w:t>687</w:t>
      </w:r>
      <w:r w:rsidRPr="00671DCC">
        <w:rPr>
          <w:noProof/>
        </w:rPr>
        <w:t>: p. 263-273.</w:t>
      </w:r>
      <w:bookmarkEnd w:id="1670"/>
    </w:p>
    <w:p w14:paraId="16946869" w14:textId="77777777" w:rsidR="00671DCC" w:rsidRPr="00671DCC" w:rsidRDefault="00671DCC" w:rsidP="00671DCC">
      <w:pPr>
        <w:pStyle w:val="EndNoteBibliography"/>
        <w:spacing w:after="0"/>
        <w:ind w:left="720" w:hanging="720"/>
        <w:rPr>
          <w:noProof/>
        </w:rPr>
      </w:pPr>
      <w:bookmarkStart w:id="1671" w:name="_ENREF_16"/>
      <w:r w:rsidRPr="00671DCC">
        <w:rPr>
          <w:noProof/>
        </w:rPr>
        <w:t>16.</w:t>
      </w:r>
      <w:r w:rsidRPr="00671DCC">
        <w:rPr>
          <w:noProof/>
        </w:rPr>
        <w:tab/>
        <w:t xml:space="preserve">Maier, H.R. and G.C. Dandy, </w:t>
      </w:r>
      <w:r w:rsidRPr="00671DCC">
        <w:rPr>
          <w:i/>
          <w:noProof/>
        </w:rPr>
        <w:t>Neural networks for the prediction and forecasting of water resources variables: a review of modelling issues and applications.</w:t>
      </w:r>
      <w:r w:rsidRPr="00671DCC">
        <w:rPr>
          <w:noProof/>
        </w:rPr>
        <w:t xml:space="preserve"> Environmental Modelling &amp; Software, 2000. </w:t>
      </w:r>
      <w:r w:rsidRPr="00671DCC">
        <w:rPr>
          <w:b/>
          <w:noProof/>
        </w:rPr>
        <w:t>15</w:t>
      </w:r>
      <w:r w:rsidRPr="00671DCC">
        <w:rPr>
          <w:noProof/>
        </w:rPr>
        <w:t>(1): p. 101-124.</w:t>
      </w:r>
      <w:bookmarkEnd w:id="1671"/>
    </w:p>
    <w:p w14:paraId="111836BD" w14:textId="77777777" w:rsidR="00671DCC" w:rsidRPr="00671DCC" w:rsidRDefault="00671DCC" w:rsidP="00671DCC">
      <w:pPr>
        <w:pStyle w:val="EndNoteBibliography"/>
        <w:spacing w:after="0"/>
        <w:ind w:left="720" w:hanging="720"/>
        <w:rPr>
          <w:noProof/>
        </w:rPr>
      </w:pPr>
      <w:bookmarkStart w:id="1672" w:name="_ENREF_17"/>
      <w:r w:rsidRPr="00671DCC">
        <w:rPr>
          <w:noProof/>
        </w:rPr>
        <w:t>17.</w:t>
      </w:r>
      <w:r w:rsidRPr="00671DCC">
        <w:rPr>
          <w:noProof/>
        </w:rPr>
        <w:tab/>
        <w:t xml:space="preserve">Pintos, S., et al., </w:t>
      </w:r>
      <w:r w:rsidRPr="00671DCC">
        <w:rPr>
          <w:i/>
          <w:noProof/>
        </w:rPr>
        <w:t>Artificial neural network modeling of atmospheric corrosion in the MICAT project.</w:t>
      </w:r>
      <w:r w:rsidRPr="00671DCC">
        <w:rPr>
          <w:noProof/>
        </w:rPr>
        <w:t xml:space="preserve"> Corrosion Science, 2000. </w:t>
      </w:r>
      <w:r w:rsidRPr="00671DCC">
        <w:rPr>
          <w:b/>
          <w:noProof/>
        </w:rPr>
        <w:t>42</w:t>
      </w:r>
      <w:r w:rsidRPr="00671DCC">
        <w:rPr>
          <w:noProof/>
        </w:rPr>
        <w:t>(1): p. 35-52.</w:t>
      </w:r>
      <w:bookmarkEnd w:id="1672"/>
    </w:p>
    <w:p w14:paraId="63B7C92E" w14:textId="77777777" w:rsidR="00671DCC" w:rsidRPr="00671DCC" w:rsidRDefault="00671DCC" w:rsidP="00671DCC">
      <w:pPr>
        <w:pStyle w:val="EndNoteBibliography"/>
        <w:spacing w:after="0"/>
        <w:ind w:left="720" w:hanging="720"/>
        <w:rPr>
          <w:noProof/>
        </w:rPr>
      </w:pPr>
      <w:bookmarkStart w:id="1673" w:name="_ENREF_18"/>
      <w:r w:rsidRPr="00671DCC">
        <w:rPr>
          <w:noProof/>
        </w:rPr>
        <w:t>18.</w:t>
      </w:r>
      <w:r w:rsidRPr="00671DCC">
        <w:rPr>
          <w:noProof/>
        </w:rPr>
        <w:tab/>
        <w:t xml:space="preserve">Zhang, M., et al., </w:t>
      </w:r>
      <w:r w:rsidRPr="00671DCC">
        <w:rPr>
          <w:i/>
          <w:noProof/>
        </w:rPr>
        <w:t>Analysis in Atmospheric Corrosion Behavior of Bainite Steel Exposed in Offshore Platform Based on the Artificial Neural Network.</w:t>
      </w:r>
      <w:r w:rsidRPr="00671DCC">
        <w:rPr>
          <w:noProof/>
        </w:rPr>
        <w:t xml:space="preserve"> Advanced Materials Research, 2011. </w:t>
      </w:r>
      <w:r w:rsidRPr="00671DCC">
        <w:rPr>
          <w:b/>
          <w:noProof/>
        </w:rPr>
        <w:t>291-294</w:t>
      </w:r>
      <w:r w:rsidRPr="00671DCC">
        <w:rPr>
          <w:noProof/>
        </w:rPr>
        <w:t>: p. 1212-1216.</w:t>
      </w:r>
      <w:bookmarkEnd w:id="1673"/>
    </w:p>
    <w:p w14:paraId="30E477AF" w14:textId="77777777" w:rsidR="00671DCC" w:rsidRPr="00671DCC" w:rsidRDefault="00671DCC" w:rsidP="00671DCC">
      <w:pPr>
        <w:pStyle w:val="EndNoteBibliography"/>
        <w:spacing w:after="0"/>
        <w:ind w:left="720" w:hanging="720"/>
        <w:rPr>
          <w:noProof/>
        </w:rPr>
      </w:pPr>
      <w:bookmarkStart w:id="1674" w:name="_ENREF_19"/>
      <w:r w:rsidRPr="00671DCC">
        <w:rPr>
          <w:noProof/>
        </w:rPr>
        <w:t>19.</w:t>
      </w:r>
      <w:r w:rsidRPr="00671DCC">
        <w:rPr>
          <w:noProof/>
        </w:rPr>
        <w:tab/>
        <w:t xml:space="preserve">Sadowski, L., </w:t>
      </w:r>
      <w:r w:rsidRPr="00671DCC">
        <w:rPr>
          <w:i/>
          <w:noProof/>
        </w:rPr>
        <w:t>Non-destructive investigation of corrosion current density in steel reinforced concrete by artificial neural networks.</w:t>
      </w:r>
      <w:r w:rsidRPr="00671DCC">
        <w:rPr>
          <w:noProof/>
        </w:rPr>
        <w:t xml:space="preserve"> Archives of Civil and Mechanical Engineering, 2013. </w:t>
      </w:r>
      <w:r w:rsidRPr="00671DCC">
        <w:rPr>
          <w:b/>
          <w:noProof/>
        </w:rPr>
        <w:t>13</w:t>
      </w:r>
      <w:r w:rsidRPr="00671DCC">
        <w:rPr>
          <w:noProof/>
        </w:rPr>
        <w:t>(1): p. 104-111.</w:t>
      </w:r>
      <w:bookmarkEnd w:id="1674"/>
    </w:p>
    <w:p w14:paraId="355F1B83" w14:textId="77777777" w:rsidR="00671DCC" w:rsidRPr="00671DCC" w:rsidRDefault="00671DCC" w:rsidP="00671DCC">
      <w:pPr>
        <w:pStyle w:val="EndNoteBibliography"/>
        <w:spacing w:after="0"/>
        <w:ind w:left="720" w:hanging="720"/>
        <w:rPr>
          <w:noProof/>
        </w:rPr>
      </w:pPr>
      <w:bookmarkStart w:id="1675" w:name="_ENREF_20"/>
      <w:r w:rsidRPr="00671DCC">
        <w:rPr>
          <w:noProof/>
        </w:rPr>
        <w:t>20.</w:t>
      </w:r>
      <w:r w:rsidRPr="00671DCC">
        <w:rPr>
          <w:noProof/>
        </w:rPr>
        <w:tab/>
        <w:t xml:space="preserve">Shi, J., J. Wang, and D.D. Macdonald, </w:t>
      </w:r>
      <w:r w:rsidRPr="00671DCC">
        <w:rPr>
          <w:i/>
          <w:noProof/>
        </w:rPr>
        <w:t>Prediction of primary water stress corrosion crack growth rates in Alloy 600 using artificial neural networks.</w:t>
      </w:r>
      <w:r w:rsidRPr="00671DCC">
        <w:rPr>
          <w:noProof/>
        </w:rPr>
        <w:t xml:space="preserve"> Corrosion Science, 2015. </w:t>
      </w:r>
      <w:r w:rsidRPr="00671DCC">
        <w:rPr>
          <w:b/>
          <w:noProof/>
        </w:rPr>
        <w:t>92</w:t>
      </w:r>
      <w:r w:rsidRPr="00671DCC">
        <w:rPr>
          <w:noProof/>
        </w:rPr>
        <w:t>: p. 217-227.</w:t>
      </w:r>
      <w:bookmarkEnd w:id="1675"/>
    </w:p>
    <w:p w14:paraId="0C2EAAFB" w14:textId="77777777" w:rsidR="00671DCC" w:rsidRPr="00671DCC" w:rsidRDefault="00671DCC" w:rsidP="00671DCC">
      <w:pPr>
        <w:pStyle w:val="EndNoteBibliography"/>
        <w:spacing w:after="0"/>
        <w:ind w:left="720" w:hanging="720"/>
        <w:rPr>
          <w:noProof/>
        </w:rPr>
      </w:pPr>
      <w:bookmarkStart w:id="1676" w:name="_ENREF_21"/>
      <w:r w:rsidRPr="00671DCC">
        <w:rPr>
          <w:noProof/>
        </w:rPr>
        <w:t>21.</w:t>
      </w:r>
      <w:r w:rsidRPr="00671DCC">
        <w:rPr>
          <w:noProof/>
        </w:rPr>
        <w:tab/>
        <w:t xml:space="preserve">Yang, X.W., et al., </w:t>
      </w:r>
      <w:r w:rsidRPr="00671DCC">
        <w:rPr>
          <w:i/>
          <w:noProof/>
        </w:rPr>
        <w:t>Application of artificial neural network to predict flow stress of as quenched A357 alloy.</w:t>
      </w:r>
      <w:r w:rsidRPr="00671DCC">
        <w:rPr>
          <w:noProof/>
        </w:rPr>
        <w:t xml:space="preserve"> Materials Science and Technology, 2012. </w:t>
      </w:r>
      <w:r w:rsidRPr="00671DCC">
        <w:rPr>
          <w:b/>
          <w:noProof/>
        </w:rPr>
        <w:t>28</w:t>
      </w:r>
      <w:r w:rsidRPr="00671DCC">
        <w:rPr>
          <w:noProof/>
        </w:rPr>
        <w:t>(2): p. 151-155.</w:t>
      </w:r>
      <w:bookmarkEnd w:id="1676"/>
    </w:p>
    <w:p w14:paraId="55C09DC9" w14:textId="77777777" w:rsidR="00671DCC" w:rsidRPr="00671DCC" w:rsidRDefault="00671DCC" w:rsidP="00671DCC">
      <w:pPr>
        <w:pStyle w:val="EndNoteBibliography"/>
        <w:spacing w:after="0"/>
        <w:ind w:left="720" w:hanging="720"/>
        <w:rPr>
          <w:noProof/>
        </w:rPr>
      </w:pPr>
      <w:bookmarkStart w:id="1677" w:name="_ENREF_22"/>
      <w:r w:rsidRPr="00671DCC">
        <w:rPr>
          <w:noProof/>
        </w:rPr>
        <w:t>22.</w:t>
      </w:r>
      <w:r w:rsidRPr="00671DCC">
        <w:rPr>
          <w:noProof/>
        </w:rPr>
        <w:tab/>
        <w:t xml:space="preserve">Kappatos, V., A.N. Chamos, and S.G. Pantelakis, </w:t>
      </w:r>
      <w:r w:rsidRPr="00671DCC">
        <w:rPr>
          <w:i/>
          <w:noProof/>
        </w:rPr>
        <w:t>Assessment of the effect of existing corrosion on the tensile behaviour of magnesium alloy AZ31 using neural networks.</w:t>
      </w:r>
      <w:r w:rsidRPr="00671DCC">
        <w:rPr>
          <w:noProof/>
        </w:rPr>
        <w:t xml:space="preserve"> Materials &amp; Design, 2010. </w:t>
      </w:r>
      <w:r w:rsidRPr="00671DCC">
        <w:rPr>
          <w:b/>
          <w:noProof/>
        </w:rPr>
        <w:t>31</w:t>
      </w:r>
      <w:r w:rsidRPr="00671DCC">
        <w:rPr>
          <w:noProof/>
        </w:rPr>
        <w:t>(1): p. 336-342.</w:t>
      </w:r>
      <w:bookmarkEnd w:id="1677"/>
    </w:p>
    <w:p w14:paraId="2F7D8BAA" w14:textId="77777777" w:rsidR="00671DCC" w:rsidRPr="00671DCC" w:rsidRDefault="00671DCC" w:rsidP="00671DCC">
      <w:pPr>
        <w:pStyle w:val="EndNoteBibliography"/>
        <w:spacing w:after="0"/>
        <w:ind w:left="720" w:hanging="720"/>
        <w:rPr>
          <w:noProof/>
        </w:rPr>
      </w:pPr>
      <w:bookmarkStart w:id="1678" w:name="_ENREF_23"/>
      <w:r w:rsidRPr="00671DCC">
        <w:rPr>
          <w:noProof/>
        </w:rPr>
        <w:t>23.</w:t>
      </w:r>
      <w:r w:rsidRPr="00671DCC">
        <w:rPr>
          <w:noProof/>
        </w:rPr>
        <w:tab/>
        <w:t xml:space="preserve">Kenny, E.D., et al., </w:t>
      </w:r>
      <w:r w:rsidRPr="00671DCC">
        <w:rPr>
          <w:i/>
          <w:noProof/>
        </w:rPr>
        <w:t>Artificial neural network corrosion modeling for metals in an equatorial climate.</w:t>
      </w:r>
      <w:r w:rsidRPr="00671DCC">
        <w:rPr>
          <w:noProof/>
        </w:rPr>
        <w:t xml:space="preserve"> Corrosion Science, 2009. </w:t>
      </w:r>
      <w:r w:rsidRPr="00671DCC">
        <w:rPr>
          <w:b/>
          <w:noProof/>
        </w:rPr>
        <w:t>51</w:t>
      </w:r>
      <w:r w:rsidRPr="00671DCC">
        <w:rPr>
          <w:noProof/>
        </w:rPr>
        <w:t>(10): p. 2266-2278.</w:t>
      </w:r>
      <w:bookmarkEnd w:id="1678"/>
    </w:p>
    <w:p w14:paraId="5AB7C053" w14:textId="77777777" w:rsidR="00671DCC" w:rsidRPr="00671DCC" w:rsidRDefault="00671DCC" w:rsidP="00671DCC">
      <w:pPr>
        <w:pStyle w:val="EndNoteBibliography"/>
        <w:spacing w:after="0"/>
        <w:ind w:left="720" w:hanging="720"/>
        <w:rPr>
          <w:noProof/>
        </w:rPr>
      </w:pPr>
      <w:bookmarkStart w:id="1679" w:name="_ENREF_24"/>
      <w:r w:rsidRPr="00671DCC">
        <w:rPr>
          <w:noProof/>
        </w:rPr>
        <w:t>24.</w:t>
      </w:r>
      <w:r w:rsidRPr="00671DCC">
        <w:rPr>
          <w:noProof/>
        </w:rPr>
        <w:tab/>
        <w:t xml:space="preserve">Lajevardi, S.A., et al., </w:t>
      </w:r>
      <w:r w:rsidRPr="00671DCC">
        <w:rPr>
          <w:i/>
          <w:noProof/>
        </w:rPr>
        <w:t>Prediction of time to failure in stress corrosion cracking of 304 stainless steel in aqueous chloride solution by artificial neural network.</w:t>
      </w:r>
      <w:r w:rsidRPr="00671DCC">
        <w:rPr>
          <w:noProof/>
        </w:rPr>
        <w:t xml:space="preserve"> Protection of Metals and Physical Chemistry of Surfaces, 2009. </w:t>
      </w:r>
      <w:r w:rsidRPr="00671DCC">
        <w:rPr>
          <w:b/>
          <w:noProof/>
        </w:rPr>
        <w:t>45</w:t>
      </w:r>
      <w:r w:rsidRPr="00671DCC">
        <w:rPr>
          <w:noProof/>
        </w:rPr>
        <w:t>(5): p. 610-615.</w:t>
      </w:r>
      <w:bookmarkEnd w:id="1679"/>
    </w:p>
    <w:p w14:paraId="70A352DA" w14:textId="77777777" w:rsidR="00671DCC" w:rsidRPr="00671DCC" w:rsidRDefault="00671DCC" w:rsidP="00671DCC">
      <w:pPr>
        <w:pStyle w:val="EndNoteBibliography"/>
        <w:spacing w:after="0"/>
        <w:ind w:left="720" w:hanging="720"/>
        <w:rPr>
          <w:noProof/>
        </w:rPr>
      </w:pPr>
      <w:bookmarkStart w:id="1680" w:name="_ENREF_25"/>
      <w:r w:rsidRPr="00671DCC">
        <w:rPr>
          <w:noProof/>
        </w:rPr>
        <w:t>25.</w:t>
      </w:r>
      <w:r w:rsidRPr="00671DCC">
        <w:rPr>
          <w:noProof/>
        </w:rPr>
        <w:tab/>
        <w:t xml:space="preserve">Kamrunnahar, M. and M. Urquidi-Macdonald, </w:t>
      </w:r>
      <w:r w:rsidRPr="00671DCC">
        <w:rPr>
          <w:i/>
          <w:noProof/>
        </w:rPr>
        <w:t>Prediction of corrosion behaviour of Alloy 22 using neural network as a data mining tool.</w:t>
      </w:r>
      <w:r w:rsidRPr="00671DCC">
        <w:rPr>
          <w:noProof/>
        </w:rPr>
        <w:t xml:space="preserve"> Corrosion Science, 2011. </w:t>
      </w:r>
      <w:r w:rsidRPr="00671DCC">
        <w:rPr>
          <w:b/>
          <w:noProof/>
        </w:rPr>
        <w:t>53</w:t>
      </w:r>
      <w:r w:rsidRPr="00671DCC">
        <w:rPr>
          <w:noProof/>
        </w:rPr>
        <w:t>(3): p. 961-967.</w:t>
      </w:r>
      <w:bookmarkEnd w:id="1680"/>
    </w:p>
    <w:p w14:paraId="6FAD4BE8" w14:textId="77777777" w:rsidR="00671DCC" w:rsidRPr="00671DCC" w:rsidRDefault="00671DCC" w:rsidP="00671DCC">
      <w:pPr>
        <w:pStyle w:val="EndNoteBibliography"/>
        <w:spacing w:after="0"/>
        <w:ind w:left="720" w:hanging="720"/>
        <w:rPr>
          <w:noProof/>
        </w:rPr>
      </w:pPr>
      <w:bookmarkStart w:id="1681" w:name="_ENREF_26"/>
      <w:r w:rsidRPr="00671DCC">
        <w:rPr>
          <w:noProof/>
        </w:rPr>
        <w:t>26.</w:t>
      </w:r>
      <w:r w:rsidRPr="00671DCC">
        <w:rPr>
          <w:noProof/>
        </w:rPr>
        <w:tab/>
        <w:t xml:space="preserve">Zhang, W., et al., </w:t>
      </w:r>
      <w:r w:rsidRPr="00671DCC">
        <w:rPr>
          <w:i/>
          <w:noProof/>
        </w:rPr>
        <w:t>An Artificial Neural Network-Based Algorithm for Evaluation of Fatigue Crack Propagation Considering Nonlinear Damage Accumulation.</w:t>
      </w:r>
      <w:r w:rsidRPr="00671DCC">
        <w:rPr>
          <w:noProof/>
        </w:rPr>
        <w:t xml:space="preserve"> Materials (Basel), 2016. </w:t>
      </w:r>
      <w:r w:rsidRPr="00671DCC">
        <w:rPr>
          <w:b/>
          <w:noProof/>
        </w:rPr>
        <w:t>9</w:t>
      </w:r>
      <w:r w:rsidRPr="00671DCC">
        <w:rPr>
          <w:noProof/>
        </w:rPr>
        <w:t>(6).</w:t>
      </w:r>
      <w:bookmarkEnd w:id="1681"/>
    </w:p>
    <w:p w14:paraId="35574BA6" w14:textId="77777777" w:rsidR="00671DCC" w:rsidRPr="00671DCC" w:rsidRDefault="00671DCC" w:rsidP="00671DCC">
      <w:pPr>
        <w:pStyle w:val="EndNoteBibliography"/>
        <w:spacing w:after="0"/>
        <w:ind w:left="720" w:hanging="720"/>
        <w:rPr>
          <w:noProof/>
        </w:rPr>
      </w:pPr>
      <w:bookmarkStart w:id="1682" w:name="_ENREF_27"/>
      <w:r w:rsidRPr="00671DCC">
        <w:rPr>
          <w:noProof/>
        </w:rPr>
        <w:t>27.</w:t>
      </w:r>
      <w:r w:rsidRPr="00671DCC">
        <w:rPr>
          <w:noProof/>
        </w:rPr>
        <w:tab/>
        <w:t xml:space="preserve">Ghaisari, J., H. Jannesari, and M. Vatani, </w:t>
      </w:r>
      <w:r w:rsidRPr="00671DCC">
        <w:rPr>
          <w:i/>
          <w:noProof/>
        </w:rPr>
        <w:t>Artificial neural network predictors for mechanical properties of cold rolling products.</w:t>
      </w:r>
      <w:r w:rsidRPr="00671DCC">
        <w:rPr>
          <w:noProof/>
        </w:rPr>
        <w:t xml:space="preserve"> Advances in Engineering Software, 2012. </w:t>
      </w:r>
      <w:r w:rsidRPr="00671DCC">
        <w:rPr>
          <w:b/>
          <w:noProof/>
        </w:rPr>
        <w:t>45</w:t>
      </w:r>
      <w:r w:rsidRPr="00671DCC">
        <w:rPr>
          <w:noProof/>
        </w:rPr>
        <w:t>(1): p. 91-99.</w:t>
      </w:r>
      <w:bookmarkEnd w:id="1682"/>
    </w:p>
    <w:p w14:paraId="51097045" w14:textId="77777777" w:rsidR="00671DCC" w:rsidRPr="00671DCC" w:rsidRDefault="00671DCC" w:rsidP="00671DCC">
      <w:pPr>
        <w:pStyle w:val="EndNoteBibliography"/>
        <w:spacing w:after="0"/>
        <w:ind w:left="720" w:hanging="720"/>
        <w:rPr>
          <w:noProof/>
        </w:rPr>
      </w:pPr>
      <w:bookmarkStart w:id="1683" w:name="_ENREF_28"/>
      <w:r w:rsidRPr="00671DCC">
        <w:rPr>
          <w:noProof/>
        </w:rPr>
        <w:t>28.</w:t>
      </w:r>
      <w:r w:rsidRPr="00671DCC">
        <w:rPr>
          <w:noProof/>
        </w:rPr>
        <w:tab/>
        <w:t xml:space="preserve">Seidl, D., et al., </w:t>
      </w:r>
      <w:r w:rsidRPr="00671DCC">
        <w:rPr>
          <w:i/>
          <w:noProof/>
        </w:rPr>
        <w:t>Exploitation of Artificial Intelligence Methods for Prediction of Atmospheric Corrosion.</w:t>
      </w:r>
      <w:r w:rsidRPr="00671DCC">
        <w:rPr>
          <w:noProof/>
        </w:rPr>
        <w:t xml:space="preserve"> Defect and Diffusion Forum, 2012. </w:t>
      </w:r>
      <w:r w:rsidRPr="00671DCC">
        <w:rPr>
          <w:b/>
          <w:noProof/>
        </w:rPr>
        <w:t>326-328</w:t>
      </w:r>
      <w:r w:rsidRPr="00671DCC">
        <w:rPr>
          <w:noProof/>
        </w:rPr>
        <w:t>: p. 65-68.</w:t>
      </w:r>
      <w:bookmarkEnd w:id="1683"/>
    </w:p>
    <w:p w14:paraId="0E057CBD" w14:textId="77777777" w:rsidR="00671DCC" w:rsidRPr="00671DCC" w:rsidRDefault="00671DCC" w:rsidP="00671DCC">
      <w:pPr>
        <w:pStyle w:val="EndNoteBibliography"/>
        <w:spacing w:after="0"/>
        <w:ind w:left="720" w:hanging="720"/>
        <w:rPr>
          <w:noProof/>
        </w:rPr>
      </w:pPr>
      <w:bookmarkStart w:id="1684" w:name="_ENREF_29"/>
      <w:r w:rsidRPr="00671DCC">
        <w:rPr>
          <w:noProof/>
        </w:rPr>
        <w:t>29.</w:t>
      </w:r>
      <w:r w:rsidRPr="00671DCC">
        <w:rPr>
          <w:noProof/>
        </w:rPr>
        <w:tab/>
        <w:t xml:space="preserve">Jiang, G., et al., </w:t>
      </w:r>
      <w:r w:rsidRPr="00671DCC">
        <w:rPr>
          <w:i/>
          <w:noProof/>
        </w:rPr>
        <w:t>Predicting concrete corrosion of sewers using artificial neural network.</w:t>
      </w:r>
      <w:r w:rsidRPr="00671DCC">
        <w:rPr>
          <w:noProof/>
        </w:rPr>
        <w:t xml:space="preserve"> Water Res, 2016. </w:t>
      </w:r>
      <w:r w:rsidRPr="00671DCC">
        <w:rPr>
          <w:b/>
          <w:noProof/>
        </w:rPr>
        <w:t>92</w:t>
      </w:r>
      <w:r w:rsidRPr="00671DCC">
        <w:rPr>
          <w:noProof/>
        </w:rPr>
        <w:t>: p. 52-60.</w:t>
      </w:r>
      <w:bookmarkEnd w:id="1684"/>
    </w:p>
    <w:p w14:paraId="72B7BAF2" w14:textId="77777777" w:rsidR="00671DCC" w:rsidRPr="00671DCC" w:rsidRDefault="00671DCC" w:rsidP="00671DCC">
      <w:pPr>
        <w:pStyle w:val="EndNoteBibliography"/>
        <w:spacing w:after="0"/>
        <w:ind w:left="720" w:hanging="720"/>
        <w:rPr>
          <w:noProof/>
        </w:rPr>
      </w:pPr>
      <w:bookmarkStart w:id="1685" w:name="_ENREF_30"/>
      <w:r w:rsidRPr="00671DCC">
        <w:rPr>
          <w:noProof/>
        </w:rPr>
        <w:t>30.</w:t>
      </w:r>
      <w:r w:rsidRPr="00671DCC">
        <w:rPr>
          <w:noProof/>
        </w:rPr>
        <w:tab/>
        <w:t xml:space="preserve">Osgerby, S. and A.T. Fry, </w:t>
      </w:r>
      <w:r w:rsidRPr="00671DCC">
        <w:rPr>
          <w:i/>
          <w:noProof/>
        </w:rPr>
        <w:t>The use of neural networks in understanding and predicting oxidation and corrosion behaviour in advanced energy conversion systems.</w:t>
      </w:r>
      <w:r w:rsidRPr="00671DCC">
        <w:rPr>
          <w:noProof/>
        </w:rPr>
        <w:t xml:space="preserve"> Materials at High Temperatures, 2007. </w:t>
      </w:r>
      <w:r w:rsidRPr="00671DCC">
        <w:rPr>
          <w:b/>
          <w:noProof/>
        </w:rPr>
        <w:t>24</w:t>
      </w:r>
      <w:r w:rsidRPr="00671DCC">
        <w:rPr>
          <w:noProof/>
        </w:rPr>
        <w:t>(4): p. 259-263.</w:t>
      </w:r>
      <w:bookmarkEnd w:id="1685"/>
    </w:p>
    <w:p w14:paraId="29BAF317" w14:textId="77777777" w:rsidR="00671DCC" w:rsidRPr="00671DCC" w:rsidRDefault="00671DCC" w:rsidP="00671DCC">
      <w:pPr>
        <w:pStyle w:val="EndNoteBibliography"/>
        <w:spacing w:after="0"/>
        <w:ind w:left="720" w:hanging="720"/>
        <w:rPr>
          <w:noProof/>
        </w:rPr>
      </w:pPr>
      <w:bookmarkStart w:id="1686" w:name="_ENREF_31"/>
      <w:r w:rsidRPr="00671DCC">
        <w:rPr>
          <w:noProof/>
        </w:rPr>
        <w:t>31.</w:t>
      </w:r>
      <w:r w:rsidRPr="00671DCC">
        <w:rPr>
          <w:noProof/>
        </w:rPr>
        <w:tab/>
        <w:t xml:space="preserve">Haque, M., </w:t>
      </w:r>
      <w:r w:rsidRPr="00671DCC">
        <w:rPr>
          <w:i/>
          <w:noProof/>
        </w:rPr>
        <w:t>Prediction of corrosion–fatigue behavior of DP steel through artificial neural network.</w:t>
      </w:r>
      <w:r w:rsidRPr="00671DCC">
        <w:rPr>
          <w:noProof/>
        </w:rPr>
        <w:t xml:space="preserve"> International Journal of Fatigue, 2001. </w:t>
      </w:r>
      <w:r w:rsidRPr="00671DCC">
        <w:rPr>
          <w:b/>
          <w:noProof/>
        </w:rPr>
        <w:t>23</w:t>
      </w:r>
      <w:r w:rsidRPr="00671DCC">
        <w:rPr>
          <w:noProof/>
        </w:rPr>
        <w:t>(1): p. 1-4.</w:t>
      </w:r>
      <w:bookmarkEnd w:id="1686"/>
    </w:p>
    <w:p w14:paraId="71B6F3FD" w14:textId="77777777" w:rsidR="00671DCC" w:rsidRPr="00671DCC" w:rsidRDefault="00671DCC" w:rsidP="00671DCC">
      <w:pPr>
        <w:pStyle w:val="EndNoteBibliography"/>
        <w:spacing w:after="0"/>
        <w:ind w:left="720" w:hanging="720"/>
        <w:rPr>
          <w:noProof/>
        </w:rPr>
      </w:pPr>
      <w:bookmarkStart w:id="1687" w:name="_ENREF_32"/>
      <w:r w:rsidRPr="00671DCC">
        <w:rPr>
          <w:noProof/>
        </w:rPr>
        <w:lastRenderedPageBreak/>
        <w:t>32.</w:t>
      </w:r>
      <w:r w:rsidRPr="00671DCC">
        <w:rPr>
          <w:noProof/>
        </w:rPr>
        <w:tab/>
        <w:t xml:space="preserve">Jiménez-Come, M.J., et al., </w:t>
      </w:r>
      <w:r w:rsidRPr="00671DCC">
        <w:rPr>
          <w:i/>
          <w:noProof/>
        </w:rPr>
        <w:t>Characterization of pitting corrosion of stainless steel using artificial neural networks.</w:t>
      </w:r>
      <w:r w:rsidRPr="00671DCC">
        <w:rPr>
          <w:noProof/>
        </w:rPr>
        <w:t xml:space="preserve"> Materials and Corrosion, 2015. </w:t>
      </w:r>
      <w:r w:rsidRPr="00671DCC">
        <w:rPr>
          <w:b/>
          <w:noProof/>
        </w:rPr>
        <w:t>66</w:t>
      </w:r>
      <w:r w:rsidRPr="00671DCC">
        <w:rPr>
          <w:noProof/>
        </w:rPr>
        <w:t>(10): p. 1084-1091.</w:t>
      </w:r>
      <w:bookmarkEnd w:id="1687"/>
    </w:p>
    <w:p w14:paraId="3EE6FA82" w14:textId="77777777" w:rsidR="00671DCC" w:rsidRPr="00671DCC" w:rsidRDefault="00671DCC" w:rsidP="00671DCC">
      <w:pPr>
        <w:pStyle w:val="EndNoteBibliography"/>
        <w:spacing w:after="0"/>
        <w:ind w:left="720" w:hanging="720"/>
        <w:rPr>
          <w:noProof/>
        </w:rPr>
      </w:pPr>
      <w:bookmarkStart w:id="1688" w:name="_ENREF_33"/>
      <w:r w:rsidRPr="00671DCC">
        <w:rPr>
          <w:noProof/>
        </w:rPr>
        <w:t>33.</w:t>
      </w:r>
      <w:r w:rsidRPr="00671DCC">
        <w:rPr>
          <w:noProof/>
        </w:rPr>
        <w:tab/>
        <w:t xml:space="preserve">Evans, M., </w:t>
      </w:r>
      <w:r w:rsidRPr="00671DCC">
        <w:rPr>
          <w:i/>
          <w:noProof/>
        </w:rPr>
        <w:t>Method for improving parametric creep rupture life of 2·25Cr–1Mo steel using artificial neural networks.</w:t>
      </w:r>
      <w:r w:rsidRPr="00671DCC">
        <w:rPr>
          <w:noProof/>
        </w:rPr>
        <w:t xml:space="preserve"> Materials Science and Technology, 1999. </w:t>
      </w:r>
      <w:r w:rsidRPr="00671DCC">
        <w:rPr>
          <w:b/>
          <w:noProof/>
        </w:rPr>
        <w:t>15</w:t>
      </w:r>
      <w:r w:rsidRPr="00671DCC">
        <w:rPr>
          <w:noProof/>
        </w:rPr>
        <w:t>(6): p. 647-658.</w:t>
      </w:r>
      <w:bookmarkEnd w:id="1688"/>
    </w:p>
    <w:p w14:paraId="255E6230" w14:textId="77777777" w:rsidR="00671DCC" w:rsidRPr="00671DCC" w:rsidRDefault="00671DCC" w:rsidP="00671DCC">
      <w:pPr>
        <w:pStyle w:val="EndNoteBibliography"/>
        <w:spacing w:after="0"/>
        <w:ind w:left="720" w:hanging="720"/>
        <w:rPr>
          <w:noProof/>
        </w:rPr>
      </w:pPr>
      <w:bookmarkStart w:id="1689" w:name="_ENREF_34"/>
      <w:r w:rsidRPr="00671DCC">
        <w:rPr>
          <w:noProof/>
        </w:rPr>
        <w:t>34.</w:t>
      </w:r>
      <w:r w:rsidRPr="00671DCC">
        <w:rPr>
          <w:noProof/>
        </w:rPr>
        <w:tab/>
        <w:t xml:space="preserve">Montakhab, M. and P. Behjati, </w:t>
      </w:r>
      <w:r w:rsidRPr="00671DCC">
        <w:rPr>
          <w:i/>
          <w:noProof/>
        </w:rPr>
        <w:t>Modelling correlation between hot working parameters and flow stress of IN625 alloy using neural network.</w:t>
      </w:r>
      <w:r w:rsidRPr="00671DCC">
        <w:rPr>
          <w:noProof/>
        </w:rPr>
        <w:t xml:space="preserve"> Materials Science and Technology, 2010. </w:t>
      </w:r>
      <w:r w:rsidRPr="00671DCC">
        <w:rPr>
          <w:b/>
          <w:noProof/>
        </w:rPr>
        <w:t>26</w:t>
      </w:r>
      <w:r w:rsidRPr="00671DCC">
        <w:rPr>
          <w:noProof/>
        </w:rPr>
        <w:t>(5): p. 621-625.</w:t>
      </w:r>
      <w:bookmarkEnd w:id="1689"/>
    </w:p>
    <w:p w14:paraId="0A4636B5" w14:textId="77777777" w:rsidR="00671DCC" w:rsidRPr="00671DCC" w:rsidRDefault="00671DCC" w:rsidP="00671DCC">
      <w:pPr>
        <w:pStyle w:val="EndNoteBibliography"/>
        <w:spacing w:after="0"/>
        <w:ind w:left="720" w:hanging="720"/>
        <w:rPr>
          <w:noProof/>
        </w:rPr>
      </w:pPr>
      <w:bookmarkStart w:id="1690" w:name="_ENREF_35"/>
      <w:r w:rsidRPr="00671DCC">
        <w:rPr>
          <w:noProof/>
        </w:rPr>
        <w:t>35.</w:t>
      </w:r>
      <w:r w:rsidRPr="00671DCC">
        <w:rPr>
          <w:noProof/>
        </w:rPr>
        <w:tab/>
        <w:t xml:space="preserve">Xu, L.J., et al., </w:t>
      </w:r>
      <w:r w:rsidRPr="00671DCC">
        <w:rPr>
          <w:i/>
          <w:noProof/>
        </w:rPr>
        <w:t>Artificial neural network prediction on wear properties of high vanadium high speed steel (HVHSS) rolls</w:t>
      </w:r>
      <w:r w:rsidRPr="00671DCC">
        <w:rPr>
          <w:noProof/>
        </w:rPr>
        <w:t>. Vol. 23. 2007. 315-319.</w:t>
      </w:r>
      <w:bookmarkEnd w:id="1690"/>
    </w:p>
    <w:p w14:paraId="5C9A0207" w14:textId="77777777" w:rsidR="00671DCC" w:rsidRPr="00671DCC" w:rsidRDefault="00671DCC" w:rsidP="00671DCC">
      <w:pPr>
        <w:pStyle w:val="EndNoteBibliography"/>
        <w:spacing w:after="0"/>
        <w:ind w:left="720" w:hanging="720"/>
        <w:rPr>
          <w:noProof/>
        </w:rPr>
      </w:pPr>
      <w:bookmarkStart w:id="1691" w:name="_ENREF_36"/>
      <w:r w:rsidRPr="00671DCC">
        <w:rPr>
          <w:noProof/>
        </w:rPr>
        <w:t>36.</w:t>
      </w:r>
      <w:r w:rsidRPr="00671DCC">
        <w:rPr>
          <w:noProof/>
        </w:rPr>
        <w:tab/>
        <w:t xml:space="preserve">Asteris, P.G., P.C. Roussis, and M.G. Douvika, </w:t>
      </w:r>
      <w:r w:rsidRPr="00671DCC">
        <w:rPr>
          <w:i/>
          <w:noProof/>
        </w:rPr>
        <w:t>Feed-Forward Neural Network Prediction of the Mechanical Properties of Sandcrete Materials.</w:t>
      </w:r>
      <w:r w:rsidRPr="00671DCC">
        <w:rPr>
          <w:noProof/>
        </w:rPr>
        <w:t xml:space="preserve"> Sensors (Basel), 2017. </w:t>
      </w:r>
      <w:r w:rsidRPr="00671DCC">
        <w:rPr>
          <w:b/>
          <w:noProof/>
        </w:rPr>
        <w:t>17</w:t>
      </w:r>
      <w:r w:rsidRPr="00671DCC">
        <w:rPr>
          <w:noProof/>
        </w:rPr>
        <w:t>(6).</w:t>
      </w:r>
      <w:bookmarkEnd w:id="1691"/>
    </w:p>
    <w:p w14:paraId="1BC4B0EA" w14:textId="77777777" w:rsidR="00671DCC" w:rsidRPr="00671DCC" w:rsidRDefault="00671DCC" w:rsidP="00671DCC">
      <w:pPr>
        <w:pStyle w:val="EndNoteBibliography"/>
        <w:spacing w:after="0"/>
        <w:ind w:left="720" w:hanging="720"/>
        <w:rPr>
          <w:noProof/>
        </w:rPr>
      </w:pPr>
      <w:bookmarkStart w:id="1692" w:name="_ENREF_37"/>
      <w:r w:rsidRPr="00671DCC">
        <w:rPr>
          <w:noProof/>
        </w:rPr>
        <w:t>37.</w:t>
      </w:r>
      <w:r w:rsidRPr="00671DCC">
        <w:rPr>
          <w:noProof/>
        </w:rPr>
        <w:tab/>
        <w:t xml:space="preserve">Faizabadi, M.J., et al., </w:t>
      </w:r>
      <w:r w:rsidRPr="00671DCC">
        <w:rPr>
          <w:i/>
          <w:noProof/>
        </w:rPr>
        <w:t>Predictions of toughness and hardness by using chemical composition and tensile properties in microalloyed line pipe steels.</w:t>
      </w:r>
      <w:r w:rsidRPr="00671DCC">
        <w:rPr>
          <w:noProof/>
        </w:rPr>
        <w:t xml:space="preserve"> Neural Computing and Applications, 2014. </w:t>
      </w:r>
      <w:r w:rsidRPr="00671DCC">
        <w:rPr>
          <w:b/>
          <w:noProof/>
        </w:rPr>
        <w:t>25</w:t>
      </w:r>
      <w:r w:rsidRPr="00671DCC">
        <w:rPr>
          <w:noProof/>
        </w:rPr>
        <w:t>(7-8): p. 1993-1999.</w:t>
      </w:r>
      <w:bookmarkEnd w:id="1692"/>
    </w:p>
    <w:p w14:paraId="79B1CAAA" w14:textId="77777777" w:rsidR="00671DCC" w:rsidRPr="00671DCC" w:rsidRDefault="00671DCC" w:rsidP="00671DCC">
      <w:pPr>
        <w:pStyle w:val="EndNoteBibliography"/>
        <w:spacing w:after="0"/>
        <w:ind w:left="720" w:hanging="720"/>
        <w:rPr>
          <w:noProof/>
        </w:rPr>
      </w:pPr>
      <w:bookmarkStart w:id="1693" w:name="_ENREF_38"/>
      <w:r w:rsidRPr="00671DCC">
        <w:rPr>
          <w:noProof/>
        </w:rPr>
        <w:t>38.</w:t>
      </w:r>
      <w:r w:rsidRPr="00671DCC">
        <w:rPr>
          <w:noProof/>
        </w:rPr>
        <w:tab/>
        <w:t xml:space="preserve">Yao, C.G., et al., </w:t>
      </w:r>
      <w:r w:rsidRPr="00671DCC">
        <w:rPr>
          <w:i/>
          <w:noProof/>
        </w:rPr>
        <w:t>Artificial neural network modelling to predict hot deformation behaviour of as HIPed FGH4169 superalloy.</w:t>
      </w:r>
      <w:r w:rsidRPr="00671DCC">
        <w:rPr>
          <w:noProof/>
        </w:rPr>
        <w:t xml:space="preserve"> Materials Science and Technology, 2013. </w:t>
      </w:r>
      <w:r w:rsidRPr="00671DCC">
        <w:rPr>
          <w:b/>
          <w:noProof/>
        </w:rPr>
        <w:t>30</w:t>
      </w:r>
      <w:r w:rsidRPr="00671DCC">
        <w:rPr>
          <w:noProof/>
        </w:rPr>
        <w:t>(10): p. 1170-1176.</w:t>
      </w:r>
      <w:bookmarkEnd w:id="1693"/>
    </w:p>
    <w:p w14:paraId="6D0237F2" w14:textId="77777777" w:rsidR="00671DCC" w:rsidRPr="00671DCC" w:rsidRDefault="00671DCC" w:rsidP="00671DCC">
      <w:pPr>
        <w:pStyle w:val="EndNoteBibliography"/>
        <w:spacing w:after="0"/>
        <w:ind w:left="720" w:hanging="720"/>
        <w:rPr>
          <w:noProof/>
        </w:rPr>
      </w:pPr>
      <w:bookmarkStart w:id="1694" w:name="_ENREF_39"/>
      <w:r w:rsidRPr="00671DCC">
        <w:rPr>
          <w:noProof/>
        </w:rPr>
        <w:t>39.</w:t>
      </w:r>
      <w:r w:rsidRPr="00671DCC">
        <w:rPr>
          <w:noProof/>
        </w:rPr>
        <w:tab/>
        <w:t xml:space="preserve">Birbilis, N., et al., </w:t>
      </w:r>
      <w:r w:rsidRPr="00671DCC">
        <w:rPr>
          <w:i/>
          <w:noProof/>
        </w:rPr>
        <w:t>A combined neural network and mechanistic approach for the prediction of corrosion rate and yield strength of magnesium-rare earth alloys.</w:t>
      </w:r>
      <w:r w:rsidRPr="00671DCC">
        <w:rPr>
          <w:noProof/>
        </w:rPr>
        <w:t xml:space="preserve"> Corrosion Science, 2011. </w:t>
      </w:r>
      <w:r w:rsidRPr="00671DCC">
        <w:rPr>
          <w:b/>
          <w:noProof/>
        </w:rPr>
        <w:t>53</w:t>
      </w:r>
      <w:r w:rsidRPr="00671DCC">
        <w:rPr>
          <w:noProof/>
        </w:rPr>
        <w:t>(1): p. 168-176.</w:t>
      </w:r>
      <w:bookmarkEnd w:id="1694"/>
    </w:p>
    <w:p w14:paraId="0EC8EF40" w14:textId="77777777" w:rsidR="00671DCC" w:rsidRPr="00671DCC" w:rsidRDefault="00671DCC" w:rsidP="00671DCC">
      <w:pPr>
        <w:pStyle w:val="EndNoteBibliography"/>
        <w:spacing w:after="0"/>
        <w:ind w:left="720" w:hanging="720"/>
        <w:rPr>
          <w:noProof/>
        </w:rPr>
      </w:pPr>
      <w:bookmarkStart w:id="1695" w:name="_ENREF_40"/>
      <w:r w:rsidRPr="00671DCC">
        <w:rPr>
          <w:noProof/>
        </w:rPr>
        <w:t>40.</w:t>
      </w:r>
      <w:r w:rsidRPr="00671DCC">
        <w:rPr>
          <w:noProof/>
        </w:rPr>
        <w:tab/>
        <w:t xml:space="preserve">Sasikumar, T., et al., </w:t>
      </w:r>
      <w:r w:rsidRPr="00671DCC">
        <w:rPr>
          <w:i/>
          <w:noProof/>
        </w:rPr>
        <w:t>Artificial Neural Network Prediction of Ultimate Strength of Unidirectional T-300/914 Tensile Specimens Using Acoustic Emission Response.</w:t>
      </w:r>
      <w:r w:rsidRPr="00671DCC">
        <w:rPr>
          <w:noProof/>
        </w:rPr>
        <w:t xml:space="preserve"> Journal of Nondestructive Evaluation, 2008. </w:t>
      </w:r>
      <w:r w:rsidRPr="00671DCC">
        <w:rPr>
          <w:b/>
          <w:noProof/>
        </w:rPr>
        <w:t>27</w:t>
      </w:r>
      <w:r w:rsidRPr="00671DCC">
        <w:rPr>
          <w:noProof/>
        </w:rPr>
        <w:t>(4): p. 127-133.</w:t>
      </w:r>
      <w:bookmarkEnd w:id="1695"/>
    </w:p>
    <w:p w14:paraId="5ACED2F0" w14:textId="77777777" w:rsidR="00671DCC" w:rsidRPr="00671DCC" w:rsidRDefault="00671DCC" w:rsidP="00671DCC">
      <w:pPr>
        <w:pStyle w:val="EndNoteBibliography"/>
        <w:spacing w:after="0"/>
        <w:ind w:left="720" w:hanging="720"/>
        <w:rPr>
          <w:noProof/>
        </w:rPr>
      </w:pPr>
      <w:bookmarkStart w:id="1696" w:name="_ENREF_41"/>
      <w:r w:rsidRPr="00671DCC">
        <w:rPr>
          <w:noProof/>
        </w:rPr>
        <w:t>41.</w:t>
      </w:r>
      <w:r w:rsidRPr="00671DCC">
        <w:rPr>
          <w:noProof/>
        </w:rPr>
        <w:tab/>
        <w:t xml:space="preserve">Parthiban, T., et al., </w:t>
      </w:r>
      <w:r w:rsidRPr="00671DCC">
        <w:rPr>
          <w:i/>
          <w:noProof/>
        </w:rPr>
        <w:t>Neural network analysis for corrosion of steel in concrete.</w:t>
      </w:r>
      <w:r w:rsidRPr="00671DCC">
        <w:rPr>
          <w:noProof/>
        </w:rPr>
        <w:t xml:space="preserve"> Corrosion Science, 2005. </w:t>
      </w:r>
      <w:r w:rsidRPr="00671DCC">
        <w:rPr>
          <w:b/>
          <w:noProof/>
        </w:rPr>
        <w:t>47</w:t>
      </w:r>
      <w:r w:rsidRPr="00671DCC">
        <w:rPr>
          <w:noProof/>
        </w:rPr>
        <w:t>(7): p. 1625-1642.</w:t>
      </w:r>
      <w:bookmarkEnd w:id="1696"/>
    </w:p>
    <w:p w14:paraId="24F65469" w14:textId="77777777" w:rsidR="00671DCC" w:rsidRPr="00671DCC" w:rsidRDefault="00671DCC" w:rsidP="00671DCC">
      <w:pPr>
        <w:pStyle w:val="EndNoteBibliography"/>
        <w:spacing w:after="0"/>
        <w:ind w:left="720" w:hanging="720"/>
        <w:rPr>
          <w:noProof/>
        </w:rPr>
      </w:pPr>
      <w:bookmarkStart w:id="1697" w:name="_ENREF_42"/>
      <w:r w:rsidRPr="00671DCC">
        <w:rPr>
          <w:noProof/>
        </w:rPr>
        <w:t>42.</w:t>
      </w:r>
      <w:r w:rsidRPr="00671DCC">
        <w:rPr>
          <w:noProof/>
        </w:rPr>
        <w:tab/>
        <w:t xml:space="preserve">Cai, J., R.A. Cottis, and S.B. Lyon, </w:t>
      </w:r>
      <w:r w:rsidRPr="00671DCC">
        <w:rPr>
          <w:i/>
          <w:noProof/>
        </w:rPr>
        <w:t>Phenomenological modelling of atmospheric corrosion using an artificial neural network.</w:t>
      </w:r>
      <w:r w:rsidRPr="00671DCC">
        <w:rPr>
          <w:noProof/>
        </w:rPr>
        <w:t xml:space="preserve"> Corrosion Science, 1999. </w:t>
      </w:r>
      <w:r w:rsidRPr="00671DCC">
        <w:rPr>
          <w:b/>
          <w:noProof/>
        </w:rPr>
        <w:t>41</w:t>
      </w:r>
      <w:r w:rsidRPr="00671DCC">
        <w:rPr>
          <w:noProof/>
        </w:rPr>
        <w:t>(10): p. 2001-2030.</w:t>
      </w:r>
      <w:bookmarkEnd w:id="1697"/>
    </w:p>
    <w:p w14:paraId="09F546D4" w14:textId="77777777" w:rsidR="00671DCC" w:rsidRPr="00671DCC" w:rsidRDefault="00671DCC" w:rsidP="00671DCC">
      <w:pPr>
        <w:pStyle w:val="EndNoteBibliography"/>
        <w:spacing w:after="0"/>
        <w:ind w:left="720" w:hanging="720"/>
        <w:rPr>
          <w:noProof/>
        </w:rPr>
      </w:pPr>
      <w:bookmarkStart w:id="1698" w:name="_ENREF_43"/>
      <w:r w:rsidRPr="00671DCC">
        <w:rPr>
          <w:noProof/>
        </w:rPr>
        <w:t>43.</w:t>
      </w:r>
      <w:r w:rsidRPr="00671DCC">
        <w:rPr>
          <w:noProof/>
        </w:rPr>
        <w:tab/>
        <w:t xml:space="preserve">Forouzan, S. and A. Akbarzadeh, </w:t>
      </w:r>
      <w:r w:rsidRPr="00671DCC">
        <w:rPr>
          <w:i/>
          <w:noProof/>
        </w:rPr>
        <w:t>Prediction of effect of thermo-mechanical parameters on mechanical properties and anisotropy of aluminum alloy AA3004 using artificial neural network.</w:t>
      </w:r>
      <w:r w:rsidRPr="00671DCC">
        <w:rPr>
          <w:noProof/>
        </w:rPr>
        <w:t xml:space="preserve"> Materials &amp; Design, 2007. </w:t>
      </w:r>
      <w:r w:rsidRPr="00671DCC">
        <w:rPr>
          <w:b/>
          <w:noProof/>
        </w:rPr>
        <w:t>28</w:t>
      </w:r>
      <w:r w:rsidRPr="00671DCC">
        <w:rPr>
          <w:noProof/>
        </w:rPr>
        <w:t>(5): p. 1678-1684.</w:t>
      </w:r>
      <w:bookmarkEnd w:id="1698"/>
    </w:p>
    <w:p w14:paraId="36252CC1" w14:textId="77777777" w:rsidR="00671DCC" w:rsidRPr="00671DCC" w:rsidRDefault="00671DCC" w:rsidP="00671DCC">
      <w:pPr>
        <w:pStyle w:val="EndNoteBibliography"/>
        <w:spacing w:after="0"/>
        <w:ind w:left="720" w:hanging="720"/>
        <w:rPr>
          <w:noProof/>
        </w:rPr>
      </w:pPr>
      <w:bookmarkStart w:id="1699" w:name="_ENREF_44"/>
      <w:r w:rsidRPr="00671DCC">
        <w:rPr>
          <w:noProof/>
        </w:rPr>
        <w:t>44.</w:t>
      </w:r>
      <w:r w:rsidRPr="00671DCC">
        <w:rPr>
          <w:noProof/>
        </w:rPr>
        <w:tab/>
        <w:t xml:space="preserve">Kamrunnahar, M. and M. Urquidi-Macdonald, </w:t>
      </w:r>
      <w:r w:rsidRPr="00671DCC">
        <w:rPr>
          <w:i/>
          <w:noProof/>
        </w:rPr>
        <w:t>Prediction of corrosion behavior using neural network as a data mining tool.</w:t>
      </w:r>
      <w:r w:rsidRPr="00671DCC">
        <w:rPr>
          <w:noProof/>
        </w:rPr>
        <w:t xml:space="preserve"> Corrosion Science, 2010. </w:t>
      </w:r>
      <w:r w:rsidRPr="00671DCC">
        <w:rPr>
          <w:b/>
          <w:noProof/>
        </w:rPr>
        <w:t>52</w:t>
      </w:r>
      <w:r w:rsidRPr="00671DCC">
        <w:rPr>
          <w:noProof/>
        </w:rPr>
        <w:t>(3): p. 669-677.</w:t>
      </w:r>
      <w:bookmarkEnd w:id="1699"/>
    </w:p>
    <w:p w14:paraId="62DDC89A" w14:textId="77777777" w:rsidR="00671DCC" w:rsidRPr="00671DCC" w:rsidRDefault="00671DCC" w:rsidP="00671DCC">
      <w:pPr>
        <w:pStyle w:val="EndNoteBibliography"/>
        <w:spacing w:after="0"/>
        <w:ind w:left="720" w:hanging="720"/>
        <w:rPr>
          <w:noProof/>
        </w:rPr>
      </w:pPr>
      <w:bookmarkStart w:id="1700" w:name="_ENREF_45"/>
      <w:r w:rsidRPr="00671DCC">
        <w:rPr>
          <w:noProof/>
        </w:rPr>
        <w:t>45.</w:t>
      </w:r>
      <w:r w:rsidRPr="00671DCC">
        <w:rPr>
          <w:noProof/>
        </w:rPr>
        <w:tab/>
        <w:t xml:space="preserve">Xia, X., et al., </w:t>
      </w:r>
      <w:r w:rsidRPr="00671DCC">
        <w:rPr>
          <w:i/>
          <w:noProof/>
        </w:rPr>
        <w:t>An artificial neural network for predicting corrosion rate and hardness of magnesium alloys.</w:t>
      </w:r>
      <w:r w:rsidRPr="00671DCC">
        <w:rPr>
          <w:noProof/>
        </w:rPr>
        <w:t xml:space="preserve"> Materials &amp; Design, 2016. </w:t>
      </w:r>
      <w:r w:rsidRPr="00671DCC">
        <w:rPr>
          <w:b/>
          <w:noProof/>
        </w:rPr>
        <w:t>90</w:t>
      </w:r>
      <w:r w:rsidRPr="00671DCC">
        <w:rPr>
          <w:noProof/>
        </w:rPr>
        <w:t>: p. 1034-1043.</w:t>
      </w:r>
      <w:bookmarkEnd w:id="1700"/>
    </w:p>
    <w:p w14:paraId="1F28757B" w14:textId="77777777" w:rsidR="00671DCC" w:rsidRPr="00671DCC" w:rsidRDefault="00671DCC" w:rsidP="00671DCC">
      <w:pPr>
        <w:pStyle w:val="EndNoteBibliography"/>
        <w:spacing w:after="0"/>
        <w:ind w:left="720" w:hanging="720"/>
        <w:rPr>
          <w:noProof/>
        </w:rPr>
      </w:pPr>
      <w:bookmarkStart w:id="1701" w:name="_ENREF_46"/>
      <w:r w:rsidRPr="00671DCC">
        <w:rPr>
          <w:noProof/>
        </w:rPr>
        <w:t>46.</w:t>
      </w:r>
      <w:r w:rsidRPr="00671DCC">
        <w:rPr>
          <w:noProof/>
        </w:rPr>
        <w:tab/>
        <w:t xml:space="preserve">Li, S., et al., </w:t>
      </w:r>
      <w:r w:rsidRPr="00671DCC">
        <w:rPr>
          <w:i/>
          <w:noProof/>
        </w:rPr>
        <w:t>The Prediction of Sn-Ag Solder Properties Based on BP Algorithm of Artificial Neutral Network</w:t>
      </w:r>
      <w:r w:rsidRPr="00671DCC">
        <w:rPr>
          <w:noProof/>
        </w:rPr>
        <w:t xml:space="preserve">, in </w:t>
      </w:r>
      <w:r w:rsidRPr="00671DCC">
        <w:rPr>
          <w:i/>
          <w:noProof/>
        </w:rPr>
        <w:t>2007 8th International Conference on Electronic Packaging Technology</w:t>
      </w:r>
      <w:r w:rsidRPr="00671DCC">
        <w:rPr>
          <w:noProof/>
        </w:rPr>
        <w:t>. 2007, IEEE.</w:t>
      </w:r>
      <w:bookmarkEnd w:id="1701"/>
    </w:p>
    <w:p w14:paraId="37E3276B" w14:textId="77777777" w:rsidR="00671DCC" w:rsidRPr="00671DCC" w:rsidRDefault="00671DCC" w:rsidP="00671DCC">
      <w:pPr>
        <w:pStyle w:val="EndNoteBibliography"/>
        <w:spacing w:after="0"/>
        <w:ind w:left="720" w:hanging="720"/>
        <w:rPr>
          <w:noProof/>
        </w:rPr>
      </w:pPr>
      <w:bookmarkStart w:id="1702" w:name="_ENREF_47"/>
      <w:r w:rsidRPr="00671DCC">
        <w:rPr>
          <w:noProof/>
        </w:rPr>
        <w:t>47.</w:t>
      </w:r>
      <w:r w:rsidRPr="00671DCC">
        <w:rPr>
          <w:noProof/>
        </w:rPr>
        <w:tab/>
        <w:t xml:space="preserve">Li, M., et al., </w:t>
      </w:r>
      <w:r w:rsidRPr="00671DCC">
        <w:rPr>
          <w:i/>
          <w:noProof/>
        </w:rPr>
        <w:t>Approach to constitutive relationships of a Ti-5AI-2Sn-2Zr-4Cr-4Mo alloy by artificial neural networks.</w:t>
      </w:r>
      <w:r w:rsidRPr="00671DCC">
        <w:rPr>
          <w:noProof/>
        </w:rPr>
        <w:t xml:space="preserve"> Materials Science and Technology, 1998. </w:t>
      </w:r>
      <w:r w:rsidRPr="00671DCC">
        <w:rPr>
          <w:b/>
          <w:noProof/>
        </w:rPr>
        <w:t>14</w:t>
      </w:r>
      <w:r w:rsidRPr="00671DCC">
        <w:rPr>
          <w:noProof/>
        </w:rPr>
        <w:t>(2): p. 136-138.</w:t>
      </w:r>
      <w:bookmarkEnd w:id="1702"/>
    </w:p>
    <w:p w14:paraId="231C99EB" w14:textId="77777777" w:rsidR="00671DCC" w:rsidRPr="00671DCC" w:rsidRDefault="00671DCC" w:rsidP="00671DCC">
      <w:pPr>
        <w:pStyle w:val="EndNoteBibliography"/>
        <w:spacing w:after="0"/>
        <w:ind w:left="720" w:hanging="720"/>
        <w:rPr>
          <w:noProof/>
        </w:rPr>
      </w:pPr>
      <w:bookmarkStart w:id="1703" w:name="_ENREF_48"/>
      <w:r w:rsidRPr="00671DCC">
        <w:rPr>
          <w:noProof/>
        </w:rPr>
        <w:t>48.</w:t>
      </w:r>
      <w:r w:rsidRPr="00671DCC">
        <w:rPr>
          <w:noProof/>
        </w:rPr>
        <w:tab/>
        <w:t xml:space="preserve">Xie, T. and J.C. Grossman, </w:t>
      </w:r>
      <w:r w:rsidRPr="00671DCC">
        <w:rPr>
          <w:i/>
          <w:noProof/>
        </w:rPr>
        <w:t>Crystal Graph Convolutional Neural Networks for an Accurate and Interpretable Prediction of Material Properties.</w:t>
      </w:r>
      <w:r w:rsidRPr="00671DCC">
        <w:rPr>
          <w:noProof/>
        </w:rPr>
        <w:t xml:space="preserve"> Phys Rev Lett, 2018. </w:t>
      </w:r>
      <w:r w:rsidRPr="00671DCC">
        <w:rPr>
          <w:b/>
          <w:noProof/>
        </w:rPr>
        <w:t>120</w:t>
      </w:r>
      <w:r w:rsidRPr="00671DCC">
        <w:rPr>
          <w:noProof/>
        </w:rPr>
        <w:t>(14): p. 145301.</w:t>
      </w:r>
      <w:bookmarkEnd w:id="1703"/>
    </w:p>
    <w:p w14:paraId="0428BDFF" w14:textId="77777777" w:rsidR="00671DCC" w:rsidRPr="00671DCC" w:rsidRDefault="00671DCC" w:rsidP="00671DCC">
      <w:pPr>
        <w:pStyle w:val="EndNoteBibliography"/>
        <w:spacing w:after="0"/>
        <w:ind w:left="720" w:hanging="720"/>
        <w:rPr>
          <w:noProof/>
        </w:rPr>
      </w:pPr>
      <w:bookmarkStart w:id="1704" w:name="_ENREF_49"/>
      <w:r w:rsidRPr="00671DCC">
        <w:rPr>
          <w:noProof/>
        </w:rPr>
        <w:t>49.</w:t>
      </w:r>
      <w:r w:rsidRPr="00671DCC">
        <w:rPr>
          <w:noProof/>
        </w:rPr>
        <w:tab/>
        <w:t xml:space="preserve">Yilmaz, M. and H.M. Ertunc, </w:t>
      </w:r>
      <w:r w:rsidRPr="00671DCC">
        <w:rPr>
          <w:i/>
          <w:noProof/>
        </w:rPr>
        <w:t>The prediction of mechanical behavior for steel wires and cord materials using neural networks.</w:t>
      </w:r>
      <w:r w:rsidRPr="00671DCC">
        <w:rPr>
          <w:noProof/>
        </w:rPr>
        <w:t xml:space="preserve"> Materials &amp; Design, 2007. </w:t>
      </w:r>
      <w:r w:rsidRPr="00671DCC">
        <w:rPr>
          <w:b/>
          <w:noProof/>
        </w:rPr>
        <w:t>28</w:t>
      </w:r>
      <w:r w:rsidRPr="00671DCC">
        <w:rPr>
          <w:noProof/>
        </w:rPr>
        <w:t>(2): p. 599-608.</w:t>
      </w:r>
      <w:bookmarkEnd w:id="1704"/>
    </w:p>
    <w:p w14:paraId="641CA4DD" w14:textId="77777777" w:rsidR="00671DCC" w:rsidRPr="00671DCC" w:rsidRDefault="00671DCC" w:rsidP="00671DCC">
      <w:pPr>
        <w:pStyle w:val="EndNoteBibliography"/>
        <w:spacing w:after="0"/>
        <w:ind w:left="720" w:hanging="720"/>
        <w:rPr>
          <w:noProof/>
        </w:rPr>
      </w:pPr>
      <w:bookmarkStart w:id="1705" w:name="_ENREF_50"/>
      <w:r w:rsidRPr="00671DCC">
        <w:rPr>
          <w:noProof/>
        </w:rPr>
        <w:t>50.</w:t>
      </w:r>
      <w:r w:rsidRPr="00671DCC">
        <w:rPr>
          <w:noProof/>
        </w:rPr>
        <w:tab/>
        <w:t xml:space="preserve">Sung, A.H., </w:t>
      </w:r>
      <w:r w:rsidRPr="00671DCC">
        <w:rPr>
          <w:i/>
          <w:noProof/>
        </w:rPr>
        <w:t>Ranking importance of input parameters of neural networks.</w:t>
      </w:r>
      <w:r w:rsidRPr="00671DCC">
        <w:rPr>
          <w:noProof/>
        </w:rPr>
        <w:t xml:space="preserve"> Expert Systems with Applications, 1998. </w:t>
      </w:r>
      <w:r w:rsidRPr="00671DCC">
        <w:rPr>
          <w:b/>
          <w:noProof/>
        </w:rPr>
        <w:t>15</w:t>
      </w:r>
      <w:r w:rsidRPr="00671DCC">
        <w:rPr>
          <w:noProof/>
        </w:rPr>
        <w:t>(3): p. 405-411.</w:t>
      </w:r>
      <w:bookmarkEnd w:id="1705"/>
    </w:p>
    <w:p w14:paraId="263A344A" w14:textId="77777777" w:rsidR="00671DCC" w:rsidRPr="00671DCC" w:rsidRDefault="00671DCC" w:rsidP="00671DCC">
      <w:pPr>
        <w:pStyle w:val="EndNoteBibliography"/>
        <w:spacing w:after="0"/>
        <w:ind w:left="720" w:hanging="720"/>
        <w:rPr>
          <w:noProof/>
        </w:rPr>
      </w:pPr>
      <w:bookmarkStart w:id="1706" w:name="_ENREF_51"/>
      <w:r w:rsidRPr="00671DCC">
        <w:rPr>
          <w:noProof/>
        </w:rPr>
        <w:lastRenderedPageBreak/>
        <w:t>51.</w:t>
      </w:r>
      <w:r w:rsidRPr="00671DCC">
        <w:rPr>
          <w:noProof/>
        </w:rPr>
        <w:tab/>
        <w:t xml:space="preserve">Vasudevan, M., et al., </w:t>
      </w:r>
      <w:r w:rsidRPr="00671DCC">
        <w:rPr>
          <w:i/>
          <w:noProof/>
        </w:rPr>
        <w:t>Modelling correlation between alloy composition and ferrite number in duplex stainless steel welds using artificial neural networks.</w:t>
      </w:r>
      <w:r w:rsidRPr="00671DCC">
        <w:rPr>
          <w:noProof/>
        </w:rPr>
        <w:t xml:space="preserve"> Materials Science and Technology, 2005. </w:t>
      </w:r>
      <w:r w:rsidRPr="00671DCC">
        <w:rPr>
          <w:b/>
          <w:noProof/>
        </w:rPr>
        <w:t>21</w:t>
      </w:r>
      <w:r w:rsidRPr="00671DCC">
        <w:rPr>
          <w:noProof/>
        </w:rPr>
        <w:t>(4): p. 387-392.</w:t>
      </w:r>
      <w:bookmarkEnd w:id="1706"/>
    </w:p>
    <w:p w14:paraId="0DEAEF5E" w14:textId="77777777" w:rsidR="00671DCC" w:rsidRPr="00671DCC" w:rsidRDefault="00671DCC" w:rsidP="00671DCC">
      <w:pPr>
        <w:pStyle w:val="EndNoteBibliography"/>
        <w:spacing w:after="0"/>
        <w:ind w:left="720" w:hanging="720"/>
        <w:rPr>
          <w:noProof/>
        </w:rPr>
      </w:pPr>
      <w:bookmarkStart w:id="1707" w:name="_ENREF_52"/>
      <w:r w:rsidRPr="00671DCC">
        <w:rPr>
          <w:noProof/>
        </w:rPr>
        <w:t>52.</w:t>
      </w:r>
      <w:r w:rsidRPr="00671DCC">
        <w:rPr>
          <w:noProof/>
        </w:rPr>
        <w:tab/>
        <w:t xml:space="preserve">Fu, Z., et al., </w:t>
      </w:r>
      <w:r w:rsidRPr="00671DCC">
        <w:rPr>
          <w:i/>
          <w:noProof/>
        </w:rPr>
        <w:t>Using genetic algorithm-back propagation neural network prediction and finite-element model simulation to optimize the process of multiple-step incremental air-bending forming of sheet metal.</w:t>
      </w:r>
      <w:r w:rsidRPr="00671DCC">
        <w:rPr>
          <w:noProof/>
        </w:rPr>
        <w:t xml:space="preserve"> Materials &amp; Design, 2010. </w:t>
      </w:r>
      <w:r w:rsidRPr="00671DCC">
        <w:rPr>
          <w:b/>
          <w:noProof/>
        </w:rPr>
        <w:t>31</w:t>
      </w:r>
      <w:r w:rsidRPr="00671DCC">
        <w:rPr>
          <w:noProof/>
        </w:rPr>
        <w:t>(1): p. 267-277.</w:t>
      </w:r>
      <w:bookmarkEnd w:id="1707"/>
    </w:p>
    <w:p w14:paraId="14FA92B5" w14:textId="77777777" w:rsidR="00671DCC" w:rsidRPr="00671DCC" w:rsidRDefault="00671DCC" w:rsidP="00671DCC">
      <w:pPr>
        <w:pStyle w:val="EndNoteBibliography"/>
        <w:spacing w:after="0"/>
        <w:ind w:left="720" w:hanging="720"/>
        <w:rPr>
          <w:noProof/>
        </w:rPr>
      </w:pPr>
      <w:bookmarkStart w:id="1708" w:name="_ENREF_53"/>
      <w:r w:rsidRPr="00671DCC">
        <w:rPr>
          <w:noProof/>
        </w:rPr>
        <w:t>53.</w:t>
      </w:r>
      <w:r w:rsidRPr="00671DCC">
        <w:rPr>
          <w:noProof/>
        </w:rPr>
        <w:tab/>
        <w:t xml:space="preserve">Aliofkhazraei, M. and A.S. Rouhaghdam, </w:t>
      </w:r>
      <w:r w:rsidRPr="00671DCC">
        <w:rPr>
          <w:i/>
          <w:noProof/>
        </w:rPr>
        <w:t>Neural networks prediction of different frequencies effects on corrosion resistance obtained from pulsed nanocrystalline plasma electrolytic carburizing.</w:t>
      </w:r>
      <w:r w:rsidRPr="00671DCC">
        <w:rPr>
          <w:noProof/>
        </w:rPr>
        <w:t xml:space="preserve"> Materials Letters, 2008. </w:t>
      </w:r>
      <w:r w:rsidRPr="00671DCC">
        <w:rPr>
          <w:b/>
          <w:noProof/>
        </w:rPr>
        <w:t>62</w:t>
      </w:r>
      <w:r w:rsidRPr="00671DCC">
        <w:rPr>
          <w:noProof/>
        </w:rPr>
        <w:t>(14): p. 2192-2195.</w:t>
      </w:r>
      <w:bookmarkEnd w:id="1708"/>
    </w:p>
    <w:p w14:paraId="32474F2C" w14:textId="77777777" w:rsidR="00671DCC" w:rsidRPr="00671DCC" w:rsidRDefault="00671DCC" w:rsidP="00671DCC">
      <w:pPr>
        <w:pStyle w:val="EndNoteBibliography"/>
        <w:spacing w:after="0"/>
        <w:ind w:left="720" w:hanging="720"/>
        <w:rPr>
          <w:noProof/>
        </w:rPr>
      </w:pPr>
      <w:bookmarkStart w:id="1709" w:name="_ENREF_54"/>
      <w:r w:rsidRPr="00671DCC">
        <w:rPr>
          <w:noProof/>
        </w:rPr>
        <w:t>54.</w:t>
      </w:r>
      <w:r w:rsidRPr="00671DCC">
        <w:rPr>
          <w:noProof/>
        </w:rPr>
        <w:tab/>
        <w:t xml:space="preserve">Weckman, G.R., et al., </w:t>
      </w:r>
      <w:r w:rsidRPr="00671DCC">
        <w:rPr>
          <w:i/>
          <w:noProof/>
        </w:rPr>
        <w:t>EXTRACTING KNOWLEDGE FROM CARBON DIOXIDE CORROSION INHIBITION WITH ARTIFICIAL NEURAL NETWORKS.</w:t>
      </w:r>
      <w:r w:rsidRPr="00671DCC">
        <w:rPr>
          <w:noProof/>
        </w:rPr>
        <w:t xml:space="preserve"> International Journal of Industrial Engineering: Theory, Applications and Practice; Vol 17, No 1 (2010), 2010.</w:t>
      </w:r>
      <w:bookmarkEnd w:id="1709"/>
    </w:p>
    <w:p w14:paraId="667CD868" w14:textId="77777777" w:rsidR="00671DCC" w:rsidRPr="00671DCC" w:rsidRDefault="00671DCC" w:rsidP="00671DCC">
      <w:pPr>
        <w:pStyle w:val="EndNoteBibliography"/>
        <w:spacing w:after="0"/>
        <w:ind w:left="720" w:hanging="720"/>
        <w:rPr>
          <w:noProof/>
        </w:rPr>
      </w:pPr>
      <w:bookmarkStart w:id="1710" w:name="_ENREF_55"/>
      <w:r w:rsidRPr="00671DCC">
        <w:rPr>
          <w:noProof/>
        </w:rPr>
        <w:t>55.</w:t>
      </w:r>
      <w:r w:rsidRPr="00671DCC">
        <w:rPr>
          <w:noProof/>
        </w:rPr>
        <w:tab/>
        <w:t xml:space="preserve">Fathi, A. and A. Aghakouchak, </w:t>
      </w:r>
      <w:r w:rsidRPr="00671DCC">
        <w:rPr>
          <w:i/>
          <w:noProof/>
        </w:rPr>
        <w:t>Prediction of fatigue crack growth rate in welded tubular joints using neural network.</w:t>
      </w:r>
      <w:r w:rsidRPr="00671DCC">
        <w:rPr>
          <w:noProof/>
        </w:rPr>
        <w:t xml:space="preserve"> International Journal of Fatigue, 2007. </w:t>
      </w:r>
      <w:r w:rsidRPr="00671DCC">
        <w:rPr>
          <w:b/>
          <w:noProof/>
        </w:rPr>
        <w:t>29</w:t>
      </w:r>
      <w:r w:rsidRPr="00671DCC">
        <w:rPr>
          <w:noProof/>
        </w:rPr>
        <w:t>(2): p. 261-275.</w:t>
      </w:r>
      <w:bookmarkEnd w:id="1710"/>
    </w:p>
    <w:p w14:paraId="7713BC7E" w14:textId="77777777" w:rsidR="00671DCC" w:rsidRPr="00671DCC" w:rsidRDefault="00671DCC" w:rsidP="00671DCC">
      <w:pPr>
        <w:pStyle w:val="EndNoteBibliography"/>
        <w:spacing w:after="0"/>
        <w:ind w:left="720" w:hanging="720"/>
        <w:rPr>
          <w:noProof/>
        </w:rPr>
      </w:pPr>
      <w:bookmarkStart w:id="1711" w:name="_ENREF_56"/>
      <w:r w:rsidRPr="00671DCC">
        <w:rPr>
          <w:noProof/>
        </w:rPr>
        <w:t>56.</w:t>
      </w:r>
      <w:r w:rsidRPr="00671DCC">
        <w:rPr>
          <w:noProof/>
        </w:rPr>
        <w:tab/>
        <w:t xml:space="preserve">Khadom, A.A., </w:t>
      </w:r>
      <w:r w:rsidRPr="00671DCC">
        <w:rPr>
          <w:i/>
          <w:noProof/>
        </w:rPr>
        <w:t>Modeling of corrosion reaction data in inhibited acid environment using regressions and artificial neural networks.</w:t>
      </w:r>
      <w:r w:rsidRPr="00671DCC">
        <w:rPr>
          <w:noProof/>
        </w:rPr>
        <w:t xml:space="preserve"> Korean Journal of Chemical Engineering, 2013. </w:t>
      </w:r>
      <w:r w:rsidRPr="00671DCC">
        <w:rPr>
          <w:b/>
          <w:noProof/>
        </w:rPr>
        <w:t>30</w:t>
      </w:r>
      <w:r w:rsidRPr="00671DCC">
        <w:rPr>
          <w:noProof/>
        </w:rPr>
        <w:t>(12): p. 2197-2204.</w:t>
      </w:r>
      <w:bookmarkEnd w:id="1711"/>
    </w:p>
    <w:p w14:paraId="01EB4A70" w14:textId="77777777" w:rsidR="00671DCC" w:rsidRPr="00671DCC" w:rsidRDefault="00671DCC" w:rsidP="00671DCC">
      <w:pPr>
        <w:pStyle w:val="EndNoteBibliography"/>
        <w:spacing w:after="0"/>
        <w:ind w:left="720" w:hanging="720"/>
        <w:rPr>
          <w:noProof/>
        </w:rPr>
      </w:pPr>
      <w:bookmarkStart w:id="1712" w:name="_ENREF_57"/>
      <w:r w:rsidRPr="00671DCC">
        <w:rPr>
          <w:noProof/>
        </w:rPr>
        <w:t>57.</w:t>
      </w:r>
      <w:r w:rsidRPr="00671DCC">
        <w:rPr>
          <w:noProof/>
        </w:rPr>
        <w:tab/>
        <w:t xml:space="preserve">Li, D., et al., </w:t>
      </w:r>
      <w:r w:rsidRPr="00671DCC">
        <w:rPr>
          <w:i/>
          <w:noProof/>
        </w:rPr>
        <w:t>Hybrid neural network-based prediction model for tribological properties of polyamide6-based friction materials.</w:t>
      </w:r>
      <w:r w:rsidRPr="00671DCC">
        <w:rPr>
          <w:noProof/>
        </w:rPr>
        <w:t xml:space="preserve"> Polymer Composites, 2017. </w:t>
      </w:r>
      <w:r w:rsidRPr="00671DCC">
        <w:rPr>
          <w:b/>
          <w:noProof/>
        </w:rPr>
        <w:t>38</w:t>
      </w:r>
      <w:r w:rsidRPr="00671DCC">
        <w:rPr>
          <w:noProof/>
        </w:rPr>
        <w:t>(8): p. 1705-1711.</w:t>
      </w:r>
      <w:bookmarkEnd w:id="1712"/>
    </w:p>
    <w:p w14:paraId="1D9EFC68" w14:textId="77777777" w:rsidR="00671DCC" w:rsidRPr="00671DCC" w:rsidRDefault="00671DCC" w:rsidP="00671DCC">
      <w:pPr>
        <w:pStyle w:val="EndNoteBibliography"/>
        <w:spacing w:after="0"/>
        <w:ind w:left="720" w:hanging="720"/>
        <w:rPr>
          <w:noProof/>
        </w:rPr>
      </w:pPr>
      <w:bookmarkStart w:id="1713" w:name="_ENREF_58"/>
      <w:r w:rsidRPr="00671DCC">
        <w:rPr>
          <w:noProof/>
        </w:rPr>
        <w:t>58.</w:t>
      </w:r>
      <w:r w:rsidRPr="00671DCC">
        <w:rPr>
          <w:noProof/>
        </w:rPr>
        <w:tab/>
        <w:t xml:space="preserve">Bhadeshia, H.K.D.H., </w:t>
      </w:r>
      <w:r w:rsidRPr="00671DCC">
        <w:rPr>
          <w:i/>
          <w:noProof/>
        </w:rPr>
        <w:t>Neural Networks in Materials Science</w:t>
      </w:r>
      <w:r w:rsidRPr="00671DCC">
        <w:rPr>
          <w:noProof/>
        </w:rPr>
        <w:t xml:space="preserve">, in </w:t>
      </w:r>
      <w:r w:rsidRPr="00671DCC">
        <w:rPr>
          <w:i/>
          <w:noProof/>
        </w:rPr>
        <w:t>Encyclopedia of Materials: Science and Technology</w:t>
      </w:r>
      <w:r w:rsidRPr="00671DCC">
        <w:rPr>
          <w:noProof/>
        </w:rPr>
        <w:t>. 2008, Elsevier. p. 1-5.</w:t>
      </w:r>
      <w:bookmarkEnd w:id="1713"/>
    </w:p>
    <w:p w14:paraId="4D49B431" w14:textId="77777777" w:rsidR="00671DCC" w:rsidRPr="00671DCC" w:rsidRDefault="00671DCC" w:rsidP="00671DCC">
      <w:pPr>
        <w:pStyle w:val="EndNoteBibliography"/>
        <w:spacing w:after="0"/>
        <w:ind w:left="720" w:hanging="720"/>
        <w:rPr>
          <w:i/>
          <w:noProof/>
        </w:rPr>
      </w:pPr>
      <w:bookmarkStart w:id="1714" w:name="_ENREF_59"/>
      <w:r w:rsidRPr="00671DCC">
        <w:rPr>
          <w:noProof/>
        </w:rPr>
        <w:t>59.</w:t>
      </w:r>
      <w:r w:rsidRPr="00671DCC">
        <w:rPr>
          <w:noProof/>
        </w:rPr>
        <w:tab/>
      </w:r>
      <w:r w:rsidRPr="00671DCC">
        <w:rPr>
          <w:i/>
          <w:noProof/>
        </w:rPr>
        <w:t>Artificial neural networks for predicting sliding friction and wear properties of polyphenylene sulfide composites.</w:t>
      </w:r>
      <w:bookmarkEnd w:id="1714"/>
    </w:p>
    <w:p w14:paraId="7E9B5D7B" w14:textId="77777777" w:rsidR="00671DCC" w:rsidRPr="00671DCC" w:rsidRDefault="00671DCC" w:rsidP="00671DCC">
      <w:pPr>
        <w:pStyle w:val="EndNoteBibliography"/>
        <w:spacing w:after="0"/>
        <w:ind w:left="720" w:hanging="720"/>
        <w:rPr>
          <w:noProof/>
        </w:rPr>
      </w:pPr>
      <w:bookmarkStart w:id="1715" w:name="_ENREF_60"/>
      <w:r w:rsidRPr="00671DCC">
        <w:rPr>
          <w:noProof/>
        </w:rPr>
        <w:t>60.</w:t>
      </w:r>
      <w:r w:rsidRPr="00671DCC">
        <w:rPr>
          <w:noProof/>
        </w:rPr>
        <w:tab/>
        <w:t xml:space="preserve">Narimani, N., et al., </w:t>
      </w:r>
      <w:r w:rsidRPr="00671DCC">
        <w:rPr>
          <w:i/>
          <w:noProof/>
        </w:rPr>
        <w:t>Predictions of corrosion current density and potential by using chemical composition and corrosion cell characteristics in microalloyed pipeline steels.</w:t>
      </w:r>
      <w:r w:rsidRPr="00671DCC">
        <w:rPr>
          <w:noProof/>
        </w:rPr>
        <w:t xml:space="preserve"> Measurement, 2015. </w:t>
      </w:r>
      <w:r w:rsidRPr="00671DCC">
        <w:rPr>
          <w:b/>
          <w:noProof/>
        </w:rPr>
        <w:t>62</w:t>
      </w:r>
      <w:r w:rsidRPr="00671DCC">
        <w:rPr>
          <w:noProof/>
        </w:rPr>
        <w:t>: p. 97-107.</w:t>
      </w:r>
      <w:bookmarkEnd w:id="1715"/>
    </w:p>
    <w:p w14:paraId="3D0FE202" w14:textId="77777777" w:rsidR="00671DCC" w:rsidRPr="00671DCC" w:rsidRDefault="00671DCC" w:rsidP="00671DCC">
      <w:pPr>
        <w:pStyle w:val="EndNoteBibliography"/>
        <w:spacing w:after="0"/>
        <w:ind w:left="720" w:hanging="720"/>
        <w:rPr>
          <w:noProof/>
        </w:rPr>
      </w:pPr>
      <w:bookmarkStart w:id="1716" w:name="_ENREF_61"/>
      <w:r w:rsidRPr="00671DCC">
        <w:rPr>
          <w:noProof/>
        </w:rPr>
        <w:t>61.</w:t>
      </w:r>
      <w:r w:rsidRPr="00671DCC">
        <w:rPr>
          <w:noProof/>
        </w:rPr>
        <w:tab/>
        <w:t xml:space="preserve">Xu, Y., et al., </w:t>
      </w:r>
      <w:r w:rsidRPr="00671DCC">
        <w:rPr>
          <w:i/>
          <w:noProof/>
        </w:rPr>
        <w:t>Application of artificial neural networks to predict corrosion behavior of Ni–SiC composite coatings deposited by ultrasonic electrodeposition.</w:t>
      </w:r>
      <w:r w:rsidRPr="00671DCC">
        <w:rPr>
          <w:noProof/>
        </w:rPr>
        <w:t xml:space="preserve"> Ceramics International, 2014. </w:t>
      </w:r>
      <w:r w:rsidRPr="00671DCC">
        <w:rPr>
          <w:b/>
          <w:noProof/>
        </w:rPr>
        <w:t>40</w:t>
      </w:r>
      <w:r w:rsidRPr="00671DCC">
        <w:rPr>
          <w:noProof/>
        </w:rPr>
        <w:t>(4): p. 5425-5430.</w:t>
      </w:r>
      <w:bookmarkEnd w:id="1716"/>
    </w:p>
    <w:p w14:paraId="6D53988F" w14:textId="77777777" w:rsidR="00671DCC" w:rsidRPr="00671DCC" w:rsidRDefault="00671DCC" w:rsidP="00671DCC">
      <w:pPr>
        <w:pStyle w:val="EndNoteBibliography"/>
        <w:spacing w:after="0"/>
        <w:ind w:left="720" w:hanging="720"/>
        <w:rPr>
          <w:noProof/>
        </w:rPr>
      </w:pPr>
      <w:bookmarkStart w:id="1717" w:name="_ENREF_62"/>
      <w:r w:rsidRPr="00671DCC">
        <w:rPr>
          <w:noProof/>
        </w:rPr>
        <w:t>62.</w:t>
      </w:r>
      <w:r w:rsidRPr="00671DCC">
        <w:rPr>
          <w:noProof/>
        </w:rPr>
        <w:tab/>
        <w:t xml:space="preserve">Lu, C. and R. Liu, </w:t>
      </w:r>
      <w:r w:rsidRPr="00671DCC">
        <w:rPr>
          <w:i/>
          <w:noProof/>
        </w:rPr>
        <w:t>Predicting Carbonation Depth of Prestressed Concrete under Different Stress States Using Artificial Neural Network.</w:t>
      </w:r>
      <w:r w:rsidRPr="00671DCC">
        <w:rPr>
          <w:noProof/>
        </w:rPr>
        <w:t xml:space="preserve"> Advances in Artificial Neural Systems, 2009. </w:t>
      </w:r>
      <w:r w:rsidRPr="00671DCC">
        <w:rPr>
          <w:b/>
          <w:noProof/>
        </w:rPr>
        <w:t>2009</w:t>
      </w:r>
      <w:r w:rsidRPr="00671DCC">
        <w:rPr>
          <w:noProof/>
        </w:rPr>
        <w:t>: p. 1-8.</w:t>
      </w:r>
      <w:bookmarkEnd w:id="1717"/>
    </w:p>
    <w:p w14:paraId="5317B764" w14:textId="77777777" w:rsidR="00671DCC" w:rsidRPr="00671DCC" w:rsidRDefault="00671DCC" w:rsidP="00671DCC">
      <w:pPr>
        <w:pStyle w:val="EndNoteBibliography"/>
        <w:spacing w:after="0"/>
        <w:ind w:left="720" w:hanging="720"/>
        <w:rPr>
          <w:noProof/>
        </w:rPr>
      </w:pPr>
      <w:bookmarkStart w:id="1718" w:name="_ENREF_63"/>
      <w:r w:rsidRPr="00671DCC">
        <w:rPr>
          <w:noProof/>
        </w:rPr>
        <w:t>63.</w:t>
      </w:r>
      <w:r w:rsidRPr="00671DCC">
        <w:rPr>
          <w:noProof/>
        </w:rPr>
        <w:tab/>
        <w:t xml:space="preserve">Sonar, D.K., U.S. Dixit, and D.K. Ojha, </w:t>
      </w:r>
      <w:r w:rsidRPr="00671DCC">
        <w:rPr>
          <w:i/>
          <w:noProof/>
        </w:rPr>
        <w:t>The application of a radial basis function neural network for predicting the surface roughness in a turning process.</w:t>
      </w:r>
      <w:r w:rsidRPr="00671DCC">
        <w:rPr>
          <w:noProof/>
        </w:rPr>
        <w:t xml:space="preserve"> The International Journal of Advanced Manufacturing Technology, 2005. </w:t>
      </w:r>
      <w:r w:rsidRPr="00671DCC">
        <w:rPr>
          <w:b/>
          <w:noProof/>
        </w:rPr>
        <w:t>27</w:t>
      </w:r>
      <w:r w:rsidRPr="00671DCC">
        <w:rPr>
          <w:noProof/>
        </w:rPr>
        <w:t>(7-8): p. 661-666.</w:t>
      </w:r>
      <w:bookmarkEnd w:id="1718"/>
    </w:p>
    <w:p w14:paraId="6142D28C" w14:textId="77777777" w:rsidR="00671DCC" w:rsidRPr="00671DCC" w:rsidRDefault="00671DCC" w:rsidP="00671DCC">
      <w:pPr>
        <w:pStyle w:val="EndNoteBibliography"/>
        <w:spacing w:after="0"/>
        <w:ind w:left="720" w:hanging="720"/>
        <w:rPr>
          <w:noProof/>
        </w:rPr>
      </w:pPr>
      <w:bookmarkStart w:id="1719" w:name="_ENREF_64"/>
      <w:r w:rsidRPr="00671DCC">
        <w:rPr>
          <w:noProof/>
        </w:rPr>
        <w:t>64.</w:t>
      </w:r>
      <w:r w:rsidRPr="00671DCC">
        <w:rPr>
          <w:noProof/>
        </w:rPr>
        <w:tab/>
        <w:t xml:space="preserve">Li, L., et al., </w:t>
      </w:r>
      <w:r w:rsidRPr="00671DCC">
        <w:rPr>
          <w:i/>
          <w:noProof/>
        </w:rPr>
        <w:t>Research on Corrosion Rate Prediction of Aluminum Alloys in Typical Domestic Areas Based on BP Artificial Neural Network.</w:t>
      </w:r>
      <w:r w:rsidRPr="00671DCC">
        <w:rPr>
          <w:noProof/>
        </w:rPr>
        <w:t xml:space="preserve"> Advanced Materials Research, 2013. </w:t>
      </w:r>
      <w:r w:rsidRPr="00671DCC">
        <w:rPr>
          <w:b/>
          <w:noProof/>
        </w:rPr>
        <w:t>652-654</w:t>
      </w:r>
      <w:r w:rsidRPr="00671DCC">
        <w:rPr>
          <w:noProof/>
        </w:rPr>
        <w:t>: p. 1088-1091.</w:t>
      </w:r>
      <w:bookmarkEnd w:id="1719"/>
    </w:p>
    <w:p w14:paraId="05F35EAD" w14:textId="77777777" w:rsidR="00671DCC" w:rsidRPr="00671DCC" w:rsidRDefault="00671DCC" w:rsidP="00671DCC">
      <w:pPr>
        <w:pStyle w:val="EndNoteBibliography"/>
        <w:spacing w:after="0"/>
        <w:ind w:left="720" w:hanging="720"/>
        <w:rPr>
          <w:noProof/>
        </w:rPr>
      </w:pPr>
      <w:bookmarkStart w:id="1720" w:name="_ENREF_65"/>
      <w:r w:rsidRPr="00671DCC">
        <w:rPr>
          <w:noProof/>
        </w:rPr>
        <w:t>65.</w:t>
      </w:r>
      <w:r w:rsidRPr="00671DCC">
        <w:rPr>
          <w:noProof/>
        </w:rPr>
        <w:tab/>
        <w:t xml:space="preserve">Jančíková, Z., O. Zimný, and P. Koštial, </w:t>
      </w:r>
      <w:r w:rsidRPr="00671DCC">
        <w:rPr>
          <w:i/>
          <w:noProof/>
        </w:rPr>
        <w:t>Prediction of metal corrosion by neural networks</w:t>
      </w:r>
      <w:r w:rsidRPr="00671DCC">
        <w:rPr>
          <w:noProof/>
        </w:rPr>
        <w:t>. Vol. 52. 2013. 379-381.</w:t>
      </w:r>
      <w:bookmarkEnd w:id="1720"/>
    </w:p>
    <w:p w14:paraId="7637773E" w14:textId="77777777" w:rsidR="00671DCC" w:rsidRPr="00671DCC" w:rsidRDefault="00671DCC" w:rsidP="00671DCC">
      <w:pPr>
        <w:pStyle w:val="EndNoteBibliography"/>
        <w:spacing w:after="0"/>
        <w:ind w:left="720" w:hanging="720"/>
        <w:rPr>
          <w:noProof/>
        </w:rPr>
      </w:pPr>
      <w:bookmarkStart w:id="1721" w:name="_ENREF_66"/>
      <w:r w:rsidRPr="00671DCC">
        <w:rPr>
          <w:noProof/>
        </w:rPr>
        <w:t>66.</w:t>
      </w:r>
      <w:r w:rsidRPr="00671DCC">
        <w:rPr>
          <w:noProof/>
        </w:rPr>
        <w:tab/>
        <w:t xml:space="preserve">Kermanpur, A., A. Ebnonnasir, and M. Hedayati, </w:t>
      </w:r>
      <w:r w:rsidRPr="00671DCC">
        <w:rPr>
          <w:i/>
          <w:noProof/>
        </w:rPr>
        <w:t>A novel analytical–artificial neural network model to improve efficiency of high pressure descaling nozzles in hot strip rolling of steels.</w:t>
      </w:r>
      <w:r w:rsidRPr="00671DCC">
        <w:rPr>
          <w:noProof/>
        </w:rPr>
        <w:t xml:space="preserve"> Materials Science and Technology, 2007. </w:t>
      </w:r>
      <w:r w:rsidRPr="00671DCC">
        <w:rPr>
          <w:b/>
          <w:noProof/>
        </w:rPr>
        <w:t>23</w:t>
      </w:r>
      <w:r w:rsidRPr="00671DCC">
        <w:rPr>
          <w:noProof/>
        </w:rPr>
        <w:t>(8): p. 951-957.</w:t>
      </w:r>
      <w:bookmarkEnd w:id="1721"/>
    </w:p>
    <w:p w14:paraId="0D983DC3" w14:textId="77777777" w:rsidR="00671DCC" w:rsidRPr="00671DCC" w:rsidRDefault="00671DCC" w:rsidP="00671DCC">
      <w:pPr>
        <w:pStyle w:val="EndNoteBibliography"/>
        <w:spacing w:after="0"/>
        <w:ind w:left="720" w:hanging="720"/>
        <w:rPr>
          <w:noProof/>
        </w:rPr>
      </w:pPr>
      <w:bookmarkStart w:id="1722" w:name="_ENREF_67"/>
      <w:r w:rsidRPr="00671DCC">
        <w:rPr>
          <w:noProof/>
        </w:rPr>
        <w:lastRenderedPageBreak/>
        <w:t>67.</w:t>
      </w:r>
      <w:r w:rsidRPr="00671DCC">
        <w:rPr>
          <w:noProof/>
        </w:rPr>
        <w:tab/>
        <w:t xml:space="preserve">Altinkok, N. and R. Koker, </w:t>
      </w:r>
      <w:r w:rsidRPr="00671DCC">
        <w:rPr>
          <w:i/>
          <w:noProof/>
        </w:rPr>
        <w:t>Modelling of the prediction of tensile and density properties in particle reinforced metal matrix composites by using neural networks.</w:t>
      </w:r>
      <w:r w:rsidRPr="00671DCC">
        <w:rPr>
          <w:noProof/>
        </w:rPr>
        <w:t xml:space="preserve"> Materials &amp; Design, 2006. </w:t>
      </w:r>
      <w:r w:rsidRPr="00671DCC">
        <w:rPr>
          <w:b/>
          <w:noProof/>
        </w:rPr>
        <w:t>27</w:t>
      </w:r>
      <w:r w:rsidRPr="00671DCC">
        <w:rPr>
          <w:noProof/>
        </w:rPr>
        <w:t>(8): p. 625-631.</w:t>
      </w:r>
      <w:bookmarkEnd w:id="1722"/>
    </w:p>
    <w:p w14:paraId="44FE2C57" w14:textId="77777777" w:rsidR="00671DCC" w:rsidRPr="00671DCC" w:rsidRDefault="00671DCC" w:rsidP="00671DCC">
      <w:pPr>
        <w:pStyle w:val="EndNoteBibliography"/>
        <w:spacing w:after="0"/>
        <w:ind w:left="720" w:hanging="720"/>
        <w:rPr>
          <w:noProof/>
        </w:rPr>
      </w:pPr>
      <w:bookmarkStart w:id="1723" w:name="_ENREF_68"/>
      <w:r w:rsidRPr="00671DCC">
        <w:rPr>
          <w:noProof/>
        </w:rPr>
        <w:t>68.</w:t>
      </w:r>
      <w:r w:rsidRPr="00671DCC">
        <w:rPr>
          <w:noProof/>
        </w:rPr>
        <w:tab/>
        <w:t xml:space="preserve">Khaled, K. and N.A. Al-Mobarak, </w:t>
      </w:r>
      <w:r w:rsidRPr="00671DCC">
        <w:rPr>
          <w:i/>
          <w:noProof/>
        </w:rPr>
        <w:t>A Predictive Model for Corrosion Inhibition of Mild Steel by Thiophene and Its Derivatives Using Artificial Neural Network</w:t>
      </w:r>
      <w:r w:rsidRPr="00671DCC">
        <w:rPr>
          <w:noProof/>
        </w:rPr>
        <w:t>. Vol. 7. 2012. 1045-1059.</w:t>
      </w:r>
      <w:bookmarkEnd w:id="1723"/>
    </w:p>
    <w:p w14:paraId="5AEE995C" w14:textId="77777777" w:rsidR="00671DCC" w:rsidRPr="00671DCC" w:rsidRDefault="00671DCC" w:rsidP="00671DCC">
      <w:pPr>
        <w:pStyle w:val="EndNoteBibliography"/>
        <w:spacing w:after="0"/>
        <w:ind w:left="720" w:hanging="720"/>
        <w:rPr>
          <w:noProof/>
        </w:rPr>
      </w:pPr>
      <w:bookmarkStart w:id="1724" w:name="_ENREF_69"/>
      <w:r w:rsidRPr="00671DCC">
        <w:rPr>
          <w:noProof/>
        </w:rPr>
        <w:t>69.</w:t>
      </w:r>
      <w:r w:rsidRPr="00671DCC">
        <w:rPr>
          <w:noProof/>
        </w:rPr>
        <w:tab/>
        <w:t xml:space="preserve">Upadhyay, V., P.K. Jain, and N.K. Mehta, </w:t>
      </w:r>
      <w:r w:rsidRPr="00671DCC">
        <w:rPr>
          <w:i/>
          <w:noProof/>
        </w:rPr>
        <w:t>In-process prediction of surface roughness in turning of Ti–6Al–4V alloy using cutting parameters and vibration signals.</w:t>
      </w:r>
      <w:r w:rsidRPr="00671DCC">
        <w:rPr>
          <w:noProof/>
        </w:rPr>
        <w:t xml:space="preserve"> Measurement, 2013. </w:t>
      </w:r>
      <w:r w:rsidRPr="00671DCC">
        <w:rPr>
          <w:b/>
          <w:noProof/>
        </w:rPr>
        <w:t>46</w:t>
      </w:r>
      <w:r w:rsidRPr="00671DCC">
        <w:rPr>
          <w:noProof/>
        </w:rPr>
        <w:t>(1): p. 154-160.</w:t>
      </w:r>
      <w:bookmarkEnd w:id="1724"/>
    </w:p>
    <w:p w14:paraId="5AC2272A" w14:textId="77777777" w:rsidR="00671DCC" w:rsidRPr="00671DCC" w:rsidRDefault="00671DCC" w:rsidP="00671DCC">
      <w:pPr>
        <w:pStyle w:val="EndNoteBibliography"/>
        <w:spacing w:after="0"/>
        <w:ind w:left="720" w:hanging="720"/>
        <w:rPr>
          <w:noProof/>
        </w:rPr>
      </w:pPr>
      <w:bookmarkStart w:id="1725" w:name="_ENREF_70"/>
      <w:r w:rsidRPr="00671DCC">
        <w:rPr>
          <w:noProof/>
        </w:rPr>
        <w:t>70.</w:t>
      </w:r>
      <w:r w:rsidRPr="00671DCC">
        <w:rPr>
          <w:noProof/>
        </w:rPr>
        <w:tab/>
        <w:t xml:space="preserve">Komijani, H., et al., </w:t>
      </w:r>
      <w:r w:rsidRPr="00671DCC">
        <w:rPr>
          <w:i/>
          <w:noProof/>
        </w:rPr>
        <w:t>Radial Basis Function Neural Network for Electrochemical Impedance Prediction at Presence of Corrosion Inhibitor.</w:t>
      </w:r>
      <w:r w:rsidRPr="00671DCC">
        <w:rPr>
          <w:noProof/>
        </w:rPr>
        <w:t xml:space="preserve"> Periodica Polytechnica Chemical Engineering, 2016.</w:t>
      </w:r>
      <w:bookmarkEnd w:id="1725"/>
    </w:p>
    <w:p w14:paraId="1EDC61E9" w14:textId="77777777" w:rsidR="00671DCC" w:rsidRPr="00671DCC" w:rsidRDefault="00671DCC" w:rsidP="00671DCC">
      <w:pPr>
        <w:pStyle w:val="EndNoteBibliography"/>
        <w:spacing w:after="0"/>
        <w:ind w:left="720" w:hanging="720"/>
        <w:rPr>
          <w:noProof/>
        </w:rPr>
      </w:pPr>
      <w:bookmarkStart w:id="1726" w:name="_ENREF_71"/>
      <w:r w:rsidRPr="00671DCC">
        <w:rPr>
          <w:noProof/>
        </w:rPr>
        <w:t>71.</w:t>
      </w:r>
      <w:r w:rsidRPr="00671DCC">
        <w:rPr>
          <w:noProof/>
        </w:rPr>
        <w:tab/>
        <w:t xml:space="preserve">Zhang, H.J., et al., </w:t>
      </w:r>
      <w:r w:rsidRPr="00671DCC">
        <w:rPr>
          <w:i/>
          <w:noProof/>
        </w:rPr>
        <w:t>Artificial neural network analysis of preparation of nanoα-Al2O3powders by thermal decomposition of ammonium aluminium carbonate hydroxide.</w:t>
      </w:r>
      <w:r w:rsidRPr="00671DCC">
        <w:rPr>
          <w:noProof/>
        </w:rPr>
        <w:t xml:space="preserve"> Materials Science and Technology, 2007. </w:t>
      </w:r>
      <w:r w:rsidRPr="00671DCC">
        <w:rPr>
          <w:b/>
          <w:noProof/>
        </w:rPr>
        <w:t>23</w:t>
      </w:r>
      <w:r w:rsidRPr="00671DCC">
        <w:rPr>
          <w:noProof/>
        </w:rPr>
        <w:t>(9): p. 1021-1026.</w:t>
      </w:r>
      <w:bookmarkEnd w:id="1726"/>
    </w:p>
    <w:p w14:paraId="381747EB" w14:textId="77777777" w:rsidR="00671DCC" w:rsidRPr="00671DCC" w:rsidRDefault="00671DCC" w:rsidP="00671DCC">
      <w:pPr>
        <w:pStyle w:val="EndNoteBibliography"/>
        <w:spacing w:after="0"/>
        <w:ind w:left="720" w:hanging="720"/>
        <w:rPr>
          <w:noProof/>
        </w:rPr>
      </w:pPr>
      <w:bookmarkStart w:id="1727" w:name="_ENREF_72"/>
      <w:r w:rsidRPr="00671DCC">
        <w:rPr>
          <w:noProof/>
        </w:rPr>
        <w:t>72.</w:t>
      </w:r>
      <w:r w:rsidRPr="00671DCC">
        <w:rPr>
          <w:noProof/>
        </w:rPr>
        <w:tab/>
        <w:t xml:space="preserve">Rajendraboopathy, S., et al., </w:t>
      </w:r>
      <w:r w:rsidRPr="00671DCC">
        <w:rPr>
          <w:i/>
          <w:noProof/>
        </w:rPr>
        <w:t>Artificial neural network a tool for predicting failure strength of composite tensile coupons using acoustic emission technique.</w:t>
      </w:r>
      <w:r w:rsidRPr="00671DCC">
        <w:rPr>
          <w:noProof/>
        </w:rPr>
        <w:t xml:space="preserve"> The International Journal of Advanced Manufacturing Technology, 2008. </w:t>
      </w:r>
      <w:r w:rsidRPr="00671DCC">
        <w:rPr>
          <w:b/>
          <w:noProof/>
        </w:rPr>
        <w:t>44</w:t>
      </w:r>
      <w:r w:rsidRPr="00671DCC">
        <w:rPr>
          <w:noProof/>
        </w:rPr>
        <w:t>(3-4): p. 399-404.</w:t>
      </w:r>
      <w:bookmarkEnd w:id="1727"/>
    </w:p>
    <w:p w14:paraId="4E2713BB" w14:textId="77777777" w:rsidR="00671DCC" w:rsidRPr="00671DCC" w:rsidRDefault="00671DCC" w:rsidP="00671DCC">
      <w:pPr>
        <w:pStyle w:val="EndNoteBibliography"/>
        <w:spacing w:after="0"/>
        <w:ind w:left="720" w:hanging="720"/>
        <w:rPr>
          <w:noProof/>
        </w:rPr>
      </w:pPr>
      <w:bookmarkStart w:id="1728" w:name="_ENREF_73"/>
      <w:r w:rsidRPr="00671DCC">
        <w:rPr>
          <w:noProof/>
        </w:rPr>
        <w:t>73.</w:t>
      </w:r>
      <w:r w:rsidRPr="00671DCC">
        <w:rPr>
          <w:noProof/>
        </w:rPr>
        <w:tab/>
        <w:t xml:space="preserve">LiuJie, X., J.P. Davim, and R. Cardoso, </w:t>
      </w:r>
      <w:r w:rsidRPr="00671DCC">
        <w:rPr>
          <w:i/>
          <w:noProof/>
        </w:rPr>
        <w:t>Prediction on tribological behaviour of composite PEEK-CF30 using artificial neural networks.</w:t>
      </w:r>
      <w:r w:rsidRPr="00671DCC">
        <w:rPr>
          <w:noProof/>
        </w:rPr>
        <w:t xml:space="preserve"> Journal of Materials Processing Technology, 2007. </w:t>
      </w:r>
      <w:r w:rsidRPr="00671DCC">
        <w:rPr>
          <w:b/>
          <w:noProof/>
        </w:rPr>
        <w:t>189</w:t>
      </w:r>
      <w:r w:rsidRPr="00671DCC">
        <w:rPr>
          <w:noProof/>
        </w:rPr>
        <w:t>(1-3): p. 374-378.</w:t>
      </w:r>
      <w:bookmarkEnd w:id="1728"/>
    </w:p>
    <w:p w14:paraId="7761830F" w14:textId="77777777" w:rsidR="00671DCC" w:rsidRPr="00671DCC" w:rsidRDefault="00671DCC" w:rsidP="00671DCC">
      <w:pPr>
        <w:pStyle w:val="EndNoteBibliography"/>
        <w:spacing w:after="0"/>
        <w:ind w:left="720" w:hanging="720"/>
        <w:rPr>
          <w:noProof/>
        </w:rPr>
      </w:pPr>
      <w:bookmarkStart w:id="1729" w:name="_ENREF_74"/>
      <w:r w:rsidRPr="00671DCC">
        <w:rPr>
          <w:noProof/>
        </w:rPr>
        <w:t>74.</w:t>
      </w:r>
      <w:r w:rsidRPr="00671DCC">
        <w:rPr>
          <w:noProof/>
        </w:rPr>
        <w:tab/>
        <w:t xml:space="preserve">Ramesh, R. and R. Gnanamoorthy, </w:t>
      </w:r>
      <w:r w:rsidRPr="00671DCC">
        <w:rPr>
          <w:i/>
          <w:noProof/>
        </w:rPr>
        <w:t>Artificial Neural Network Prediction of Fretting Wear Behavior of Structural Steel, En 24 Against Bearing Steel, En 31.</w:t>
      </w:r>
      <w:r w:rsidRPr="00671DCC">
        <w:rPr>
          <w:noProof/>
        </w:rPr>
        <w:t xml:space="preserve"> Journal of Materials Engineering and Performance, 2007. </w:t>
      </w:r>
      <w:r w:rsidRPr="00671DCC">
        <w:rPr>
          <w:b/>
          <w:noProof/>
        </w:rPr>
        <w:t>16</w:t>
      </w:r>
      <w:r w:rsidRPr="00671DCC">
        <w:rPr>
          <w:noProof/>
        </w:rPr>
        <w:t>(6): p. 703-709.</w:t>
      </w:r>
      <w:bookmarkEnd w:id="1729"/>
    </w:p>
    <w:p w14:paraId="2A7B88F7" w14:textId="77777777" w:rsidR="00671DCC" w:rsidRPr="00671DCC" w:rsidRDefault="00671DCC" w:rsidP="00671DCC">
      <w:pPr>
        <w:pStyle w:val="EndNoteBibliography"/>
        <w:spacing w:after="0"/>
        <w:ind w:left="720" w:hanging="720"/>
        <w:rPr>
          <w:noProof/>
        </w:rPr>
      </w:pPr>
      <w:bookmarkStart w:id="1730" w:name="_ENREF_75"/>
      <w:r w:rsidRPr="00671DCC">
        <w:rPr>
          <w:noProof/>
        </w:rPr>
        <w:t>75.</w:t>
      </w:r>
      <w:r w:rsidRPr="00671DCC">
        <w:rPr>
          <w:noProof/>
        </w:rPr>
        <w:tab/>
        <w:t xml:space="preserve">Khaled, K. and A. Sherik, </w:t>
      </w:r>
      <w:r w:rsidRPr="00671DCC">
        <w:rPr>
          <w:i/>
          <w:noProof/>
        </w:rPr>
        <w:t>Using Neural Networks for Corrosion Inhibition Efficiency Prediction during Corrosion of Steel in Chloride Solutions</w:t>
      </w:r>
      <w:r w:rsidRPr="00671DCC">
        <w:rPr>
          <w:noProof/>
        </w:rPr>
        <w:t>. Vol. 8. 2013. 9918-9935.</w:t>
      </w:r>
      <w:bookmarkEnd w:id="1730"/>
    </w:p>
    <w:p w14:paraId="1927F682" w14:textId="77777777" w:rsidR="00671DCC" w:rsidRPr="00671DCC" w:rsidRDefault="00671DCC" w:rsidP="00671DCC">
      <w:pPr>
        <w:pStyle w:val="EndNoteBibliography"/>
        <w:spacing w:after="0"/>
        <w:ind w:left="720" w:hanging="720"/>
        <w:rPr>
          <w:noProof/>
        </w:rPr>
      </w:pPr>
      <w:bookmarkStart w:id="1731" w:name="_ENREF_76"/>
      <w:r w:rsidRPr="00671DCC">
        <w:rPr>
          <w:noProof/>
        </w:rPr>
        <w:t>76.</w:t>
      </w:r>
      <w:r w:rsidRPr="00671DCC">
        <w:rPr>
          <w:noProof/>
        </w:rPr>
        <w:tab/>
        <w:t xml:space="preserve">Díaz, V. and C. López, </w:t>
      </w:r>
      <w:r w:rsidRPr="00671DCC">
        <w:rPr>
          <w:i/>
          <w:noProof/>
        </w:rPr>
        <w:t>Discovering key meteorological variables in atmospheric corrosion through an artificial neural network model.</w:t>
      </w:r>
      <w:r w:rsidRPr="00671DCC">
        <w:rPr>
          <w:noProof/>
        </w:rPr>
        <w:t xml:space="preserve"> Corrosion Science, 2007. </w:t>
      </w:r>
      <w:r w:rsidRPr="00671DCC">
        <w:rPr>
          <w:b/>
          <w:noProof/>
        </w:rPr>
        <w:t>49</w:t>
      </w:r>
      <w:r w:rsidRPr="00671DCC">
        <w:rPr>
          <w:noProof/>
        </w:rPr>
        <w:t>(3): p. 949-962.</w:t>
      </w:r>
      <w:bookmarkEnd w:id="1731"/>
    </w:p>
    <w:p w14:paraId="0109952C" w14:textId="77777777" w:rsidR="00671DCC" w:rsidRPr="00671DCC" w:rsidRDefault="00671DCC" w:rsidP="00671DCC">
      <w:pPr>
        <w:pStyle w:val="EndNoteBibliography"/>
        <w:spacing w:after="0"/>
        <w:ind w:left="720" w:hanging="720"/>
        <w:rPr>
          <w:noProof/>
        </w:rPr>
      </w:pPr>
      <w:bookmarkStart w:id="1732" w:name="_ENREF_77"/>
      <w:r w:rsidRPr="00671DCC">
        <w:rPr>
          <w:noProof/>
        </w:rPr>
        <w:t>77.</w:t>
      </w:r>
      <w:r w:rsidRPr="00671DCC">
        <w:rPr>
          <w:noProof/>
        </w:rPr>
        <w:tab/>
        <w:t xml:space="preserve">Bassam, A., et al., </w:t>
      </w:r>
      <w:r w:rsidRPr="00671DCC">
        <w:rPr>
          <w:i/>
          <w:noProof/>
        </w:rPr>
        <w:t>Artificial neural network for the evaluation of CO2 corrosion in a pipeline steel.</w:t>
      </w:r>
      <w:r w:rsidRPr="00671DCC">
        <w:rPr>
          <w:noProof/>
        </w:rPr>
        <w:t xml:space="preserve"> Journal of Solid State Electrochemistry, 2008. </w:t>
      </w:r>
      <w:r w:rsidRPr="00671DCC">
        <w:rPr>
          <w:b/>
          <w:noProof/>
        </w:rPr>
        <w:t>13</w:t>
      </w:r>
      <w:r w:rsidRPr="00671DCC">
        <w:rPr>
          <w:noProof/>
        </w:rPr>
        <w:t>(5): p. 773-780.</w:t>
      </w:r>
      <w:bookmarkEnd w:id="1732"/>
    </w:p>
    <w:p w14:paraId="5DD7F062" w14:textId="77777777" w:rsidR="00671DCC" w:rsidRPr="00671DCC" w:rsidRDefault="00671DCC" w:rsidP="00671DCC">
      <w:pPr>
        <w:pStyle w:val="EndNoteBibliography"/>
        <w:spacing w:after="0"/>
        <w:ind w:left="720" w:hanging="720"/>
        <w:rPr>
          <w:noProof/>
        </w:rPr>
      </w:pPr>
      <w:bookmarkStart w:id="1733" w:name="_ENREF_78"/>
      <w:r w:rsidRPr="00671DCC">
        <w:rPr>
          <w:noProof/>
        </w:rPr>
        <w:t>78.</w:t>
      </w:r>
      <w:r w:rsidRPr="00671DCC">
        <w:rPr>
          <w:noProof/>
        </w:rPr>
        <w:tab/>
        <w:t xml:space="preserve">Colorado-Garrido, D., et al., </w:t>
      </w:r>
      <w:r w:rsidRPr="00671DCC">
        <w:rPr>
          <w:i/>
          <w:noProof/>
        </w:rPr>
        <w:t>Neural networks for Nyquist plots prediction during corrosion inhibition of a pipeline steel.</w:t>
      </w:r>
      <w:r w:rsidRPr="00671DCC">
        <w:rPr>
          <w:noProof/>
        </w:rPr>
        <w:t xml:space="preserve"> Journal of Solid State Electrochemistry, 2008. </w:t>
      </w:r>
      <w:r w:rsidRPr="00671DCC">
        <w:rPr>
          <w:b/>
          <w:noProof/>
        </w:rPr>
        <w:t>13</w:t>
      </w:r>
      <w:r w:rsidRPr="00671DCC">
        <w:rPr>
          <w:noProof/>
        </w:rPr>
        <w:t>(11): p. 1715-1722.</w:t>
      </w:r>
      <w:bookmarkEnd w:id="1733"/>
    </w:p>
    <w:p w14:paraId="54A0B2FD" w14:textId="77777777" w:rsidR="00671DCC" w:rsidRPr="00671DCC" w:rsidRDefault="00671DCC" w:rsidP="00671DCC">
      <w:pPr>
        <w:pStyle w:val="EndNoteBibliography"/>
        <w:spacing w:after="0"/>
        <w:ind w:left="720" w:hanging="720"/>
        <w:rPr>
          <w:noProof/>
        </w:rPr>
      </w:pPr>
      <w:bookmarkStart w:id="1734" w:name="_ENREF_79"/>
      <w:r w:rsidRPr="00671DCC">
        <w:rPr>
          <w:noProof/>
        </w:rPr>
        <w:t>79.</w:t>
      </w:r>
      <w:r w:rsidRPr="00671DCC">
        <w:rPr>
          <w:noProof/>
        </w:rPr>
        <w:tab/>
        <w:t xml:space="preserve">M. Pourbaix, s., </w:t>
      </w:r>
      <w:r w:rsidRPr="00671DCC">
        <w:rPr>
          <w:i/>
          <w:noProof/>
        </w:rPr>
        <w:t>International cooperation in the prevention of corrosion of materials.</w:t>
      </w:r>
      <w:r w:rsidRPr="00671DCC">
        <w:rPr>
          <w:noProof/>
        </w:rPr>
        <w:t xml:space="preserve"> IX International Congress of Metallic Corrosion,  Florença, Itália, Anais, 1990.</w:t>
      </w:r>
      <w:bookmarkEnd w:id="1734"/>
    </w:p>
    <w:p w14:paraId="066CF88C" w14:textId="77777777" w:rsidR="00671DCC" w:rsidRPr="00671DCC" w:rsidRDefault="00671DCC" w:rsidP="00671DCC">
      <w:pPr>
        <w:pStyle w:val="EndNoteBibliography"/>
        <w:spacing w:after="0"/>
        <w:ind w:left="720" w:hanging="720"/>
        <w:rPr>
          <w:noProof/>
        </w:rPr>
      </w:pPr>
      <w:bookmarkStart w:id="1735" w:name="_ENREF_80"/>
      <w:r w:rsidRPr="00671DCC">
        <w:rPr>
          <w:noProof/>
        </w:rPr>
        <w:t>80.</w:t>
      </w:r>
      <w:r w:rsidRPr="00671DCC">
        <w:rPr>
          <w:noProof/>
        </w:rPr>
        <w:tab/>
        <w:t xml:space="preserve">Gyurova, L.A. and K. Friedrich, </w:t>
      </w:r>
      <w:r w:rsidRPr="00671DCC">
        <w:rPr>
          <w:i/>
          <w:noProof/>
        </w:rPr>
        <w:t>Artificial neural networks for predicting sliding friction and wear properties of polyphenylene sulfide composites.</w:t>
      </w:r>
      <w:r w:rsidRPr="00671DCC">
        <w:rPr>
          <w:noProof/>
        </w:rPr>
        <w:t xml:space="preserve"> Tribology International, 2011. </w:t>
      </w:r>
      <w:r w:rsidRPr="00671DCC">
        <w:rPr>
          <w:b/>
          <w:noProof/>
        </w:rPr>
        <w:t>44</w:t>
      </w:r>
      <w:r w:rsidRPr="00671DCC">
        <w:rPr>
          <w:noProof/>
        </w:rPr>
        <w:t>(5): p. 603-609.</w:t>
      </w:r>
      <w:bookmarkEnd w:id="1735"/>
    </w:p>
    <w:p w14:paraId="300638C6" w14:textId="77777777" w:rsidR="00671DCC" w:rsidRPr="00671DCC" w:rsidRDefault="00671DCC" w:rsidP="00671DCC">
      <w:pPr>
        <w:pStyle w:val="EndNoteBibliography"/>
        <w:spacing w:after="0"/>
        <w:ind w:left="720" w:hanging="720"/>
        <w:rPr>
          <w:noProof/>
        </w:rPr>
      </w:pPr>
      <w:bookmarkStart w:id="1736" w:name="_ENREF_81"/>
      <w:r w:rsidRPr="00671DCC">
        <w:rPr>
          <w:noProof/>
        </w:rPr>
        <w:t>81.</w:t>
      </w:r>
      <w:r w:rsidRPr="00671DCC">
        <w:rPr>
          <w:noProof/>
        </w:rPr>
        <w:tab/>
        <w:t xml:space="preserve">Jain, A., et al., </w:t>
      </w:r>
      <w:r w:rsidRPr="00671DCC">
        <w:rPr>
          <w:i/>
          <w:noProof/>
        </w:rPr>
        <w:t>Commentary: The Materials Project: A materials genome approach to accelerating materials innovation.</w:t>
      </w:r>
      <w:r w:rsidRPr="00671DCC">
        <w:rPr>
          <w:noProof/>
        </w:rPr>
        <w:t xml:space="preserve"> APL Materials, 2013. </w:t>
      </w:r>
      <w:r w:rsidRPr="00671DCC">
        <w:rPr>
          <w:b/>
          <w:noProof/>
        </w:rPr>
        <w:t>1</w:t>
      </w:r>
      <w:r w:rsidRPr="00671DCC">
        <w:rPr>
          <w:noProof/>
        </w:rPr>
        <w:t>(1): p. 011002.</w:t>
      </w:r>
      <w:bookmarkEnd w:id="1736"/>
    </w:p>
    <w:p w14:paraId="599B0E05" w14:textId="77777777" w:rsidR="00671DCC" w:rsidRPr="00671DCC" w:rsidRDefault="00671DCC" w:rsidP="00671DCC">
      <w:pPr>
        <w:pStyle w:val="EndNoteBibliography"/>
        <w:spacing w:after="0"/>
        <w:ind w:left="720" w:hanging="720"/>
        <w:rPr>
          <w:noProof/>
        </w:rPr>
      </w:pPr>
      <w:bookmarkStart w:id="1737" w:name="_ENREF_82"/>
      <w:r w:rsidRPr="00671DCC">
        <w:rPr>
          <w:noProof/>
        </w:rPr>
        <w:t>82.</w:t>
      </w:r>
      <w:r w:rsidRPr="00671DCC">
        <w:rPr>
          <w:noProof/>
        </w:rPr>
        <w:tab/>
        <w:t xml:space="preserve">de Jong, M., et al., </w:t>
      </w:r>
      <w:r w:rsidRPr="00671DCC">
        <w:rPr>
          <w:i/>
          <w:noProof/>
        </w:rPr>
        <w:t>A Statistical Learning Framework for Materials Science: Application to Elastic Moduli of k-nary Inorganic Polycrystalline Compounds.</w:t>
      </w:r>
      <w:r w:rsidRPr="00671DCC">
        <w:rPr>
          <w:noProof/>
        </w:rPr>
        <w:t xml:space="preserve"> 2016.</w:t>
      </w:r>
      <w:bookmarkEnd w:id="1737"/>
    </w:p>
    <w:p w14:paraId="6975CEE7" w14:textId="77777777" w:rsidR="00671DCC" w:rsidRPr="00671DCC" w:rsidRDefault="00671DCC" w:rsidP="00671DCC">
      <w:pPr>
        <w:pStyle w:val="EndNoteBibliography"/>
        <w:spacing w:after="0"/>
        <w:ind w:left="720" w:hanging="720"/>
        <w:rPr>
          <w:noProof/>
        </w:rPr>
      </w:pPr>
      <w:bookmarkStart w:id="1738" w:name="_ENREF_83"/>
      <w:r w:rsidRPr="00671DCC">
        <w:rPr>
          <w:noProof/>
        </w:rPr>
        <w:t>83.</w:t>
      </w:r>
      <w:r w:rsidRPr="00671DCC">
        <w:rPr>
          <w:noProof/>
        </w:rPr>
        <w:tab/>
        <w:t xml:space="preserve">Kohli, A. and U.S. Dixit, </w:t>
      </w:r>
      <w:r w:rsidRPr="00671DCC">
        <w:rPr>
          <w:i/>
          <w:noProof/>
        </w:rPr>
        <w:t>A neural-network-based methodology for the prediction of surface roughness in a turning process.</w:t>
      </w:r>
      <w:r w:rsidRPr="00671DCC">
        <w:rPr>
          <w:noProof/>
        </w:rPr>
        <w:t xml:space="preserve"> The International Journal of Advanced Manufacturing Technology, 2004. </w:t>
      </w:r>
      <w:r w:rsidRPr="00671DCC">
        <w:rPr>
          <w:b/>
          <w:noProof/>
        </w:rPr>
        <w:t>25</w:t>
      </w:r>
      <w:r w:rsidRPr="00671DCC">
        <w:rPr>
          <w:noProof/>
        </w:rPr>
        <w:t>(1-2): p. 118-129.</w:t>
      </w:r>
      <w:bookmarkEnd w:id="1738"/>
    </w:p>
    <w:p w14:paraId="42B10ACA" w14:textId="77777777" w:rsidR="00671DCC" w:rsidRPr="00671DCC" w:rsidRDefault="00671DCC" w:rsidP="00671DCC">
      <w:pPr>
        <w:pStyle w:val="EndNoteBibliography"/>
        <w:spacing w:after="0"/>
        <w:ind w:left="720" w:hanging="720"/>
        <w:rPr>
          <w:noProof/>
        </w:rPr>
      </w:pPr>
      <w:bookmarkStart w:id="1739" w:name="_ENREF_84"/>
      <w:r w:rsidRPr="00671DCC">
        <w:rPr>
          <w:noProof/>
        </w:rPr>
        <w:lastRenderedPageBreak/>
        <w:t>84.</w:t>
      </w:r>
      <w:r w:rsidRPr="00671DCC">
        <w:rPr>
          <w:noProof/>
        </w:rPr>
        <w:tab/>
        <w:t xml:space="preserve">Koker, R., N. Altinkok, and A. Demir, </w:t>
      </w:r>
      <w:r w:rsidRPr="00671DCC">
        <w:rPr>
          <w:i/>
          <w:noProof/>
        </w:rPr>
        <w:t>Neural network based prediction of mechanical properties of particulate reinforced metal matrix composites using various training algorithms.</w:t>
      </w:r>
      <w:r w:rsidRPr="00671DCC">
        <w:rPr>
          <w:noProof/>
        </w:rPr>
        <w:t xml:space="preserve"> Materials &amp; Design, 2007. </w:t>
      </w:r>
      <w:r w:rsidRPr="00671DCC">
        <w:rPr>
          <w:b/>
          <w:noProof/>
        </w:rPr>
        <w:t>28</w:t>
      </w:r>
      <w:r w:rsidRPr="00671DCC">
        <w:rPr>
          <w:noProof/>
        </w:rPr>
        <w:t>(2): p. 616-627.</w:t>
      </w:r>
      <w:bookmarkEnd w:id="1739"/>
    </w:p>
    <w:p w14:paraId="5C932B76" w14:textId="77777777" w:rsidR="00671DCC" w:rsidRPr="00671DCC" w:rsidRDefault="00671DCC" w:rsidP="00671DCC">
      <w:pPr>
        <w:pStyle w:val="EndNoteBibliography"/>
        <w:ind w:left="720" w:hanging="720"/>
        <w:rPr>
          <w:noProof/>
        </w:rPr>
      </w:pPr>
      <w:bookmarkStart w:id="1740" w:name="_ENREF_85"/>
      <w:r w:rsidRPr="00671DCC">
        <w:rPr>
          <w:noProof/>
        </w:rPr>
        <w:t>85.</w:t>
      </w:r>
      <w:r w:rsidRPr="00671DCC">
        <w:rPr>
          <w:noProof/>
        </w:rPr>
        <w:tab/>
      </w:r>
      <w:r w:rsidRPr="00671DCC">
        <w:rPr>
          <w:i/>
          <w:noProof/>
        </w:rPr>
        <w:t>A Vision of Materials Science in the Year 2020.</w:t>
      </w:r>
      <w:r w:rsidRPr="00671DCC">
        <w:rPr>
          <w:noProof/>
        </w:rPr>
        <w:t xml:space="preserve"> Excerpts from the 2020 NIMS Policy Paper, Independent Administrative Institution National Institute for Materials Science, June 2007.</w:t>
      </w:r>
      <w:bookmarkEnd w:id="1740"/>
    </w:p>
    <w:p w14:paraId="3DFAC588" w14:textId="6549D592"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1965E1C3" w:rsidR="00CF1552" w:rsidRDefault="00CF1552" w:rsidP="00E0463D">
      <w:pPr>
        <w:widowControl w:val="0"/>
        <w:jc w:val="both"/>
      </w:pPr>
    </w:p>
    <w:sectPr w:rsidR="00CF1552"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Ove Jason" w:date="2019-07-22T21:04:00Z" w:initials="OJ">
    <w:p w14:paraId="195D4CB3" w14:textId="57A866A3" w:rsidR="00DE006C" w:rsidRDefault="00DE006C">
      <w:pPr>
        <w:pStyle w:val="a4"/>
      </w:pPr>
      <w:r>
        <w:rPr>
          <w:rStyle w:val="a6"/>
        </w:rPr>
        <w:annotationRef/>
      </w:r>
      <w:r>
        <w:t>Bpnn just a normal NN of multiple NNs used in this work. It may not be very representative</w:t>
      </w:r>
    </w:p>
  </w:comment>
  <w:comment w:id="10" w:author="Ove Jason" w:date="2019-07-22T21:08:00Z" w:initials="OJ">
    <w:p w14:paraId="303B4AAA" w14:textId="0863EE17" w:rsidR="00DE006C" w:rsidRDefault="00DE006C">
      <w:pPr>
        <w:pStyle w:val="a4"/>
      </w:pPr>
      <w:r>
        <w:rPr>
          <w:rStyle w:val="a6"/>
        </w:rPr>
        <w:annotationRef/>
      </w:r>
      <w:r>
        <w:t>Since u choose feedforward, why not feedbackward?</w:t>
      </w:r>
    </w:p>
  </w:comment>
  <w:comment w:id="11" w:author="Ove Jason" w:date="2019-07-22T21:08:00Z" w:initials="OJ">
    <w:p w14:paraId="7CB1A797" w14:textId="3C0DD06F" w:rsidR="00DE006C" w:rsidRDefault="00DE006C">
      <w:pPr>
        <w:pStyle w:val="a4"/>
      </w:pPr>
      <w:r>
        <w:rPr>
          <w:rStyle w:val="a6"/>
        </w:rPr>
        <w:annotationRef/>
      </w:r>
      <w:r>
        <w:t>Why not CNN, or hybrid NNs?</w:t>
      </w:r>
    </w:p>
  </w:comment>
  <w:comment w:id="26" w:author="Thike" w:date="2019-07-03T02:08:00Z" w:initials="T">
    <w:p w14:paraId="2C366B94" w14:textId="7E4DFA09" w:rsidR="00DE006C" w:rsidRDefault="00DE006C">
      <w:pPr>
        <w:pStyle w:val="a4"/>
      </w:pPr>
      <w:r>
        <w:rPr>
          <w:rStyle w:val="a6"/>
        </w:rPr>
        <w:annotationRef/>
      </w:r>
      <w:hyperlink r:id="rId1" w:history="1">
        <w:r>
          <w:rPr>
            <w:rStyle w:val="a9"/>
          </w:rPr>
          <w:t>https://msatechnosoft.in/blog/tech-blogs/artificial-neural-network-types-feed-forward-feedback-structure-perceptron-machine-learning-applications</w:t>
        </w:r>
      </w:hyperlink>
    </w:p>
  </w:comment>
  <w:comment w:id="31" w:author="Thike" w:date="2019-07-11T05:08:00Z" w:initials="T">
    <w:p w14:paraId="48BABE89" w14:textId="50C046C5" w:rsidR="00DE006C" w:rsidRDefault="00DE006C">
      <w:pPr>
        <w:pStyle w:val="a4"/>
      </w:pPr>
      <w:r>
        <w:rPr>
          <w:rStyle w:val="a6"/>
        </w:rPr>
        <w:annotationRef/>
      </w:r>
      <w:r>
        <w:t>this is just perceptron, which contains neurons only in a single layer.. input x and output y are just i/p and o/p units, it’s not multilayer</w:t>
      </w:r>
    </w:p>
    <w:p w14:paraId="63128466" w14:textId="05D57133" w:rsidR="00DE006C" w:rsidRDefault="00DE006C">
      <w:pPr>
        <w:pStyle w:val="a4"/>
      </w:pPr>
      <w:r>
        <w:t>plz chk the following link</w:t>
      </w:r>
    </w:p>
    <w:p w14:paraId="28279F79" w14:textId="77777777" w:rsidR="00DE006C" w:rsidRDefault="00DE006C">
      <w:pPr>
        <w:pStyle w:val="a4"/>
      </w:pPr>
    </w:p>
    <w:p w14:paraId="45095BAF" w14:textId="1E428E18" w:rsidR="00DE006C" w:rsidRDefault="00DE006C">
      <w:pPr>
        <w:pStyle w:val="a4"/>
      </w:pPr>
      <w:hyperlink r:id="rId2" w:history="1">
        <w:r>
          <w:rPr>
            <w:rStyle w:val="a9"/>
          </w:rPr>
          <w:t>https://missinglink.ai/guides/neural-network-concepts/perceptrons-and-multi-layer-perceptrons-the-artificial-neuron-at-the-core-of-deep-learning/</w:t>
        </w:r>
      </w:hyperlink>
    </w:p>
  </w:comment>
  <w:comment w:id="225" w:author="Ove Jason" w:date="2019-07-22T21:29:00Z" w:initials="OJ">
    <w:p w14:paraId="6B0BFF12" w14:textId="19260F2B" w:rsidR="00A476A7" w:rsidRDefault="00A476A7" w:rsidP="00A476A7">
      <w:pPr>
        <w:pStyle w:val="a4"/>
      </w:pPr>
      <w:r>
        <w:rPr>
          <w:rStyle w:val="a6"/>
        </w:rPr>
        <w:annotationRef/>
      </w:r>
      <w:r>
        <w:rPr>
          <w:rFonts w:hint="eastAsia"/>
        </w:rPr>
        <w:t>d</w:t>
      </w:r>
      <w:r>
        <w:t>elete this figure because it is very similar with some figures displayed in other articles</w:t>
      </w:r>
      <w:r>
        <w:t>. So, there are no outstanding features contained in this fig.</w:t>
      </w:r>
    </w:p>
    <w:p w14:paraId="4E9E8A12" w14:textId="77777777" w:rsidR="00A476A7" w:rsidRDefault="00A476A7" w:rsidP="00A476A7">
      <w:pPr>
        <w:pStyle w:val="a4"/>
      </w:pPr>
      <w:r>
        <w:t>Instead, we are going to make a table</w:t>
      </w:r>
      <w:r>
        <w:t xml:space="preserve"> to demonstrate the properties of each type of NN (activation function, loss function, feedforward/feedbackward …)</w:t>
      </w:r>
    </w:p>
    <w:p w14:paraId="25E268EA" w14:textId="6D1E1C7A" w:rsidR="00A476A7" w:rsidRDefault="00A476A7" w:rsidP="00A476A7">
      <w:pPr>
        <w:pStyle w:val="a4"/>
      </w:pPr>
      <w:r>
        <w:t>I will make a template of the table as sufficient as possible for u to fill in the content later( in excel format)</w:t>
      </w:r>
    </w:p>
  </w:comment>
  <w:comment w:id="252" w:author="Thike" w:date="2019-07-04T15:15:00Z" w:initials="T">
    <w:p w14:paraId="1F3B1793" w14:textId="606D7C52" w:rsidR="00DE006C" w:rsidRDefault="00DE006C">
      <w:pPr>
        <w:pStyle w:val="a4"/>
      </w:pPr>
      <w:r>
        <w:rPr>
          <w:rStyle w:val="a6"/>
        </w:rPr>
        <w:annotationRef/>
      </w:r>
      <w:r>
        <w:t>I defined here is  what application areas I mentioned in this review are</w:t>
      </w:r>
    </w:p>
  </w:comment>
  <w:comment w:id="257" w:author="Ove Jason" w:date="2019-07-22T21:35:00Z" w:initials="OJ">
    <w:p w14:paraId="6CB9868E" w14:textId="37C5A01E" w:rsidR="00A476A7" w:rsidRDefault="00A476A7">
      <w:pPr>
        <w:pStyle w:val="a4"/>
      </w:pPr>
      <w:r>
        <w:rPr>
          <w:rStyle w:val="a6"/>
        </w:rPr>
        <w:annotationRef/>
      </w:r>
      <w:r w:rsidR="006728C6">
        <w:t>Corrosion is a type of material failure. So, the current structure is not suitable.</w:t>
      </w:r>
      <w:r w:rsidR="00214A40">
        <w:t xml:space="preserve"> Just switch the locations of the two phases in the sentence and it makes</w:t>
      </w:r>
      <w:r w:rsidR="006728C6">
        <w:t xml:space="preserve"> </w:t>
      </w:r>
      <w:r w:rsidR="00214A40">
        <w:t xml:space="preserve">sense. </w:t>
      </w:r>
      <w:r w:rsidR="006728C6">
        <w:t xml:space="preserve">My personal </w:t>
      </w:r>
      <w:r w:rsidR="00214A40">
        <w:t xml:space="preserve">brief </w:t>
      </w:r>
      <w:r w:rsidR="006728C6">
        <w:t>modification is [</w:t>
      </w:r>
      <w:r w:rsidR="00232372" w:rsidRPr="00232372">
        <w:t>ANN was established for forecasting materials performance as failure forms of fatigue [31], crack [20], pitting [32], creep [33], flow stress [34], wear [35], elasticity [36], toughness and hardness [37], hot deformation behavior [38] [1], yield strength [39], ultimate strength [40], elongation to fracture [22], etc. Exclusively for the prediction of the corrosion, corrosive environments in which the the applications based on ANN are applied can be specifically classified as atmosphere [28], water [29], sea [23], high temperature [30], and so on.</w:t>
      </w:r>
      <w:r w:rsidR="006728C6">
        <w:t>]</w:t>
      </w:r>
    </w:p>
  </w:comment>
  <w:comment w:id="296" w:author="Thike" w:date="2019-07-05T02:45:00Z" w:initials="T">
    <w:p w14:paraId="1E9EA954" w14:textId="77777777" w:rsidR="00DE006C" w:rsidRDefault="00DE006C">
      <w:pPr>
        <w:pStyle w:val="a4"/>
      </w:pPr>
      <w:r>
        <w:rPr>
          <w:rStyle w:val="a6"/>
        </w:rPr>
        <w:annotationRef/>
      </w:r>
      <w:r>
        <w:t>To ove:</w:t>
      </w:r>
    </w:p>
    <w:p w14:paraId="31ADCE0A" w14:textId="77777777" w:rsidR="00DE006C" w:rsidRDefault="00DE006C">
      <w:pPr>
        <w:pStyle w:val="a4"/>
      </w:pPr>
      <w:r>
        <w:t xml:space="preserve"> Plz check the output parameters are conformed with predicted property </w:t>
      </w:r>
    </w:p>
    <w:p w14:paraId="17055AC2" w14:textId="06C8318F" w:rsidR="00DE006C" w:rsidRDefault="00DE006C">
      <w:pPr>
        <w:pStyle w:val="a4"/>
      </w:pPr>
      <w:r>
        <w:t>And check the abbreviations in table are correct or not in Appendix coz I added more</w:t>
      </w:r>
    </w:p>
    <w:p w14:paraId="0A4B77EA" w14:textId="1800E3F0" w:rsidR="00DE006C" w:rsidRDefault="00DE006C">
      <w:pPr>
        <w:pStyle w:val="a4"/>
      </w:pPr>
      <w:r>
        <w:t>I’ve not found from searching that applied stress is described as P</w:t>
      </w:r>
    </w:p>
  </w:comment>
  <w:comment w:id="303" w:author="Thike" w:date="2019-07-07T18:31:00Z" w:initials="T">
    <w:p w14:paraId="77138C26" w14:textId="20CF6A26" w:rsidR="00DE006C" w:rsidRDefault="00DE006C">
      <w:pPr>
        <w:pStyle w:val="a4"/>
      </w:pPr>
      <w:r>
        <w:rPr>
          <w:rStyle w:val="a6"/>
        </w:rPr>
        <w:annotationRef/>
      </w:r>
      <w:r>
        <w:t>Please check the references whether the environment I defined are correct or not…the environment I mean is the one in which experimentation of materials are done to produce the data for ANN. If I wrongly mentioned the environment, plz correct it.</w:t>
      </w:r>
    </w:p>
  </w:comment>
  <w:comment w:id="304" w:author="Thike" w:date="2019-07-08T23:23:00Z" w:initials="T">
    <w:p w14:paraId="5472B969" w14:textId="7B10F5A2" w:rsidR="00DE006C" w:rsidRDefault="00DE006C">
      <w:pPr>
        <w:pStyle w:val="a4"/>
      </w:pPr>
      <w:r>
        <w:rPr>
          <w:rStyle w:val="a6"/>
        </w:rPr>
        <w:annotationRef/>
      </w:r>
      <w:r>
        <w:t>Could u please suggest the column name if u have more appropriate one?</w:t>
      </w:r>
    </w:p>
  </w:comment>
  <w:comment w:id="447" w:author="Thike" w:date="2019-07-08T22:05:00Z" w:initials="T">
    <w:p w14:paraId="2289BAC5" w14:textId="16DBEBB5" w:rsidR="00DE006C" w:rsidRDefault="00DE006C">
      <w:pPr>
        <w:pStyle w:val="a4"/>
      </w:pPr>
      <w:r>
        <w:rPr>
          <w:rStyle w:val="a6"/>
        </w:rPr>
        <w:annotationRef/>
      </w:r>
      <w:r w:rsidRPr="009766A1">
        <w:t>In reference, they were described like that without definition</w:t>
      </w:r>
      <w:r>
        <w:t>..but I searched from net and  added their definition in appendix. Is it ok?</w:t>
      </w:r>
    </w:p>
  </w:comment>
  <w:comment w:id="503" w:author="Thike" w:date="2019-07-07T19:10:00Z" w:initials="T">
    <w:p w14:paraId="44236E64" w14:textId="788321E3" w:rsidR="00DE006C" w:rsidRDefault="00DE006C">
      <w:pPr>
        <w:pStyle w:val="a4"/>
      </w:pPr>
      <w:r>
        <w:rPr>
          <w:rStyle w:val="a6"/>
        </w:rPr>
        <w:annotationRef/>
      </w:r>
      <w:r>
        <w:t>This can represent all above conditions?</w:t>
      </w:r>
    </w:p>
  </w:comment>
  <w:comment w:id="537" w:author="Thike" w:date="2019-07-07T16:49:00Z" w:initials="T">
    <w:p w14:paraId="52BF51FE" w14:textId="7C1852FE" w:rsidR="00DE006C" w:rsidRDefault="00DE006C">
      <w:pPr>
        <w:pStyle w:val="a4"/>
      </w:pPr>
      <w:r>
        <w:rPr>
          <w:rStyle w:val="a6"/>
        </w:rPr>
        <w:annotationRef/>
      </w:r>
      <w:r>
        <w:t>Plz check the reference for output property..after reading again and searching from the internet, I think it’s mechanical property</w:t>
      </w:r>
    </w:p>
  </w:comment>
  <w:comment w:id="607" w:author="Thike" w:date="2019-07-07T19:44:00Z" w:initials="T">
    <w:p w14:paraId="671DEC6F" w14:textId="77777777" w:rsidR="00DE006C" w:rsidRDefault="00DE006C">
      <w:pPr>
        <w:pStyle w:val="a4"/>
      </w:pPr>
      <w:r>
        <w:rPr>
          <w:rStyle w:val="a6"/>
        </w:rPr>
        <w:annotationRef/>
      </w:r>
      <w:r>
        <w:t>It can be used for inhibitor addition?</w:t>
      </w:r>
    </w:p>
    <w:p w14:paraId="3B584E16" w14:textId="3F4F7A91" w:rsidR="00DE006C" w:rsidRDefault="00DE006C">
      <w:pPr>
        <w:pStyle w:val="a4"/>
      </w:pPr>
    </w:p>
  </w:comment>
  <w:comment w:id="748" w:author="Thike" w:date="2019-07-04T18:12:00Z" w:initials="T">
    <w:p w14:paraId="42686DF6" w14:textId="67386DE0" w:rsidR="00DE006C" w:rsidRDefault="00DE006C">
      <w:pPr>
        <w:pStyle w:val="a4"/>
      </w:pPr>
      <w:r>
        <w:rPr>
          <w:rStyle w:val="a6"/>
        </w:rPr>
        <w:annotationRef/>
      </w:r>
      <w:r>
        <w:t>Is there any abbreviation for them? If so, could u please mention?</w:t>
      </w:r>
    </w:p>
  </w:comment>
  <w:comment w:id="765" w:author="Thike" w:date="2019-07-05T10:56:00Z" w:initials="T">
    <w:p w14:paraId="0B514D2F" w14:textId="68191880" w:rsidR="00DE006C" w:rsidRDefault="00DE006C">
      <w:pPr>
        <w:pStyle w:val="a4"/>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comment>
  <w:comment w:id="774" w:author="Thike" w:date="2019-07-03T15:34:00Z" w:initials="T">
    <w:p w14:paraId="321683B9" w14:textId="1DC7E6B5" w:rsidR="00DE006C" w:rsidRDefault="00DE006C">
      <w:pPr>
        <w:pStyle w:val="a4"/>
      </w:pPr>
      <w:r>
        <w:rPr>
          <w:rStyle w:val="a6"/>
        </w:rPr>
        <w:annotationRef/>
      </w:r>
      <w:r>
        <w:t>equals to corrosion current?</w:t>
      </w:r>
    </w:p>
  </w:comment>
  <w:comment w:id="1172" w:author="Ove Jason" w:date="2019-07-22T22:15:00Z" w:initials="OJ">
    <w:p w14:paraId="530D5780" w14:textId="493174E1" w:rsidR="00B75518" w:rsidRDefault="00B75518">
      <w:pPr>
        <w:pStyle w:val="a4"/>
      </w:pPr>
      <w:r>
        <w:rPr>
          <w:rStyle w:val="a6"/>
        </w:rPr>
        <w:annotationRef/>
      </w:r>
      <w:r>
        <w:t>Because we do not cover all the material properties, so we use ‘Typical’ to narrow the range of our discussion</w:t>
      </w:r>
    </w:p>
  </w:comment>
  <w:comment w:id="1173" w:author="Ove Jason" w:date="2019-07-22T22:40:00Z" w:initials="OJ">
    <w:p w14:paraId="253F9D8D" w14:textId="1E6958FB" w:rsidR="00EB64C7" w:rsidRDefault="00EB64C7">
      <w:pPr>
        <w:pStyle w:val="a4"/>
      </w:pPr>
      <w:r>
        <w:rPr>
          <w:rStyle w:val="a6"/>
        </w:rPr>
        <w:annotationRef/>
      </w:r>
      <w:r>
        <w:rPr>
          <w:rFonts w:hint="eastAsia"/>
        </w:rPr>
        <w:t>A</w:t>
      </w:r>
      <w:r>
        <w:t xml:space="preserve">fter checking several lectures notes, the common classification of material usability is mechanical property, physical </w:t>
      </w:r>
      <w:r>
        <w:t>property</w:t>
      </w:r>
      <w:r>
        <w:t xml:space="preserve">, and chemistry </w:t>
      </w:r>
      <w:r>
        <w:t>property</w:t>
      </w:r>
      <w:r>
        <w:t>.</w:t>
      </w:r>
      <w:bookmarkStart w:id="1174" w:name="_GoBack"/>
      <w:bookmarkEnd w:id="1174"/>
    </w:p>
  </w:comment>
  <w:comment w:id="1272" w:author="Thike" w:date="2019-07-09T07:12:00Z" w:initials="T">
    <w:p w14:paraId="769CBE82" w14:textId="77777777" w:rsidR="00DE006C" w:rsidRDefault="00DE006C">
      <w:pPr>
        <w:pStyle w:val="a4"/>
      </w:pPr>
      <w:r>
        <w:rPr>
          <w:rStyle w:val="a6"/>
        </w:rPr>
        <w:annotationRef/>
      </w:r>
      <w:hyperlink r:id="rId3" w:history="1">
        <w:r>
          <w:rPr>
            <w:rStyle w:val="a9"/>
          </w:rPr>
          <w:t>https://en.wikipedia.org/wiki/Flow_stress</w:t>
        </w:r>
      </w:hyperlink>
    </w:p>
    <w:p w14:paraId="0330D5DD" w14:textId="1645A0CC" w:rsidR="00DE006C" w:rsidRDefault="00DE006C">
      <w:pPr>
        <w:pStyle w:val="a4"/>
      </w:pPr>
      <w:r>
        <w:t xml:space="preserve">I think flow stress is mechanical property </w:t>
      </w:r>
    </w:p>
  </w:comment>
  <w:comment w:id="1292" w:author="Thike" w:date="2019-07-03T18:09:00Z" w:initials="T">
    <w:p w14:paraId="6EEF2244" w14:textId="52BED9B2" w:rsidR="00DE006C" w:rsidRDefault="00DE006C">
      <w:pPr>
        <w:pStyle w:val="a4"/>
      </w:pPr>
      <w:r>
        <w:rPr>
          <w:rStyle w:val="a6"/>
        </w:rPr>
        <w:annotationRef/>
      </w:r>
      <w:r>
        <w:t>Pls chk reference and confirm it</w:t>
      </w:r>
    </w:p>
  </w:comment>
  <w:comment w:id="1447" w:author="Thike" w:date="2019-07-02T17:37:00Z" w:initials="T">
    <w:p w14:paraId="03308D52" w14:textId="745451CF" w:rsidR="00DE006C" w:rsidRDefault="00DE006C">
      <w:pPr>
        <w:pStyle w:val="a4"/>
      </w:pPr>
      <w:r>
        <w:rPr>
          <w:rStyle w:val="a6"/>
        </w:rPr>
        <w:annotationRef/>
      </w:r>
      <w:r>
        <w:t>CNN can be used both as feedforward and feedback. But here, the author used the structure of undirected multigraph for CNN.. in which there is no loop…so we can’t use feedback (dynamic)</w:t>
      </w:r>
    </w:p>
    <w:p w14:paraId="36608FD3" w14:textId="7746D2AB" w:rsidR="00DE006C" w:rsidRDefault="00DE006C">
      <w:pPr>
        <w:pStyle w:val="a4"/>
      </w:pPr>
      <w:hyperlink r:id="rId4" w:history="1">
        <w:r>
          <w:rPr>
            <w:rStyle w:val="a9"/>
          </w:rPr>
          <w:t>https://www.quora.com/What-is-the-difference-between-a-feed-forward-neural-network-and-a-convolution-neural-network</w:t>
        </w:r>
      </w:hyperlink>
    </w:p>
    <w:p w14:paraId="6474D0A5" w14:textId="6F2C6986" w:rsidR="00DE006C" w:rsidRDefault="00DE006C">
      <w:pPr>
        <w:pStyle w:val="a4"/>
      </w:pPr>
      <w:hyperlink r:id="rId5" w:history="1">
        <w:r>
          <w:rPr>
            <w:rStyle w:val="a9"/>
          </w:rPr>
          <w:t>https://networkx.github.io/documentation/stable/reference/classes/multigraph.html</w:t>
        </w:r>
      </w:hyperlink>
    </w:p>
  </w:comment>
  <w:comment w:id="1612" w:author="Thike" w:date="2019-07-04T18:12:00Z" w:initials="T">
    <w:p w14:paraId="4A7A43BA" w14:textId="77777777" w:rsidR="00DE006C" w:rsidRDefault="00DE006C" w:rsidP="00A6255F">
      <w:pPr>
        <w:pStyle w:val="a4"/>
      </w:pPr>
      <w:r>
        <w:rPr>
          <w:rStyle w:val="a6"/>
        </w:rPr>
        <w:annotationRef/>
      </w:r>
      <w:r>
        <w:t>Is there any abbreviation for them? If so, could u please mention?</w:t>
      </w:r>
    </w:p>
  </w:comment>
  <w:comment w:id="1645" w:author="Thike" w:date="2019-07-06T05:32:00Z" w:initials="T">
    <w:p w14:paraId="5CD6D6C6" w14:textId="51CCB9E6" w:rsidR="00DE006C" w:rsidRDefault="00DE006C">
      <w:pPr>
        <w:pStyle w:val="a4"/>
      </w:pPr>
      <w:r>
        <w:rPr>
          <w:rStyle w:val="a6"/>
        </w:rPr>
        <w:annotationRef/>
      </w:r>
      <w:r>
        <w:t>???</w:t>
      </w:r>
    </w:p>
  </w:comment>
  <w:comment w:id="1651" w:author="Thike" w:date="2019-07-06T05:33:00Z" w:initials="T">
    <w:p w14:paraId="02240D10" w14:textId="3635DC28" w:rsidR="00DE006C" w:rsidRDefault="00DE006C">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5D4CB3" w15:done="0"/>
  <w15:commentEx w15:paraId="303B4AAA" w15:done="0"/>
  <w15:commentEx w15:paraId="7CB1A797" w15:done="0"/>
  <w15:commentEx w15:paraId="2C366B94" w15:done="0"/>
  <w15:commentEx w15:paraId="45095BAF" w15:done="0"/>
  <w15:commentEx w15:paraId="25E268EA" w15:done="0"/>
  <w15:commentEx w15:paraId="1F3B1793" w15:done="0"/>
  <w15:commentEx w15:paraId="6CB9868E" w15:done="0"/>
  <w15:commentEx w15:paraId="0A4B77EA" w15:done="0"/>
  <w15:commentEx w15:paraId="77138C26" w15:done="0"/>
  <w15:commentEx w15:paraId="5472B969" w15:paraIdParent="77138C26" w15:done="0"/>
  <w15:commentEx w15:paraId="2289BAC5" w15:done="0"/>
  <w15:commentEx w15:paraId="44236E64" w15:done="0"/>
  <w15:commentEx w15:paraId="52BF51FE" w15:done="0"/>
  <w15:commentEx w15:paraId="3B584E16" w15:done="0"/>
  <w15:commentEx w15:paraId="42686DF6" w15:done="0"/>
  <w15:commentEx w15:paraId="0B514D2F" w15:done="0"/>
  <w15:commentEx w15:paraId="321683B9" w15:done="0"/>
  <w15:commentEx w15:paraId="530D5780" w15:done="0"/>
  <w15:commentEx w15:paraId="253F9D8D" w15:done="0"/>
  <w15:commentEx w15:paraId="0330D5DD" w15:done="0"/>
  <w15:commentEx w15:paraId="6EEF2244" w15:done="0"/>
  <w15:commentEx w15:paraId="6474D0A5"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5D4CB3" w16cid:durableId="20E0A377"/>
  <w16cid:commentId w16cid:paraId="303B4AAA" w16cid:durableId="20E0A439"/>
  <w16cid:commentId w16cid:paraId="7CB1A797" w16cid:durableId="20E0A460"/>
  <w16cid:commentId w16cid:paraId="2C366B94" w16cid:durableId="20C68CB1"/>
  <w16cid:commentId w16cid:paraId="45095BAF" w16cid:durableId="20D142D3"/>
  <w16cid:commentId w16cid:paraId="25E268EA" w16cid:durableId="20E0A91E"/>
  <w16cid:commentId w16cid:paraId="1F3B1793" w16cid:durableId="20C89695"/>
  <w16cid:commentId w16cid:paraId="6CB9868E" w16cid:durableId="20E0AAA0"/>
  <w16cid:commentId w16cid:paraId="0A4B77EA" w16cid:durableId="20C93849"/>
  <w16cid:commentId w16cid:paraId="77138C26" w16cid:durableId="20CCB902"/>
  <w16cid:commentId w16cid:paraId="5472B969" w16cid:durableId="20CE4EED"/>
  <w16cid:commentId w16cid:paraId="2289BAC5" w16cid:durableId="20CE3C8F"/>
  <w16cid:commentId w16cid:paraId="44236E64" w16cid:durableId="20CCC23D"/>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530D5780" w16cid:durableId="20E0B40F"/>
  <w16cid:commentId w16cid:paraId="253F9D8D" w16cid:durableId="20E0B9E3"/>
  <w16cid:commentId w16cid:paraId="0330D5DD" w16cid:durableId="20CEBCD1"/>
  <w16cid:commentId w16cid:paraId="6EEF2244" w16cid:durableId="20C76DDC"/>
  <w16cid:commentId w16cid:paraId="6474D0A5" w16cid:durableId="20C614CF"/>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1A7C9" w14:textId="77777777" w:rsidR="00AB0020" w:rsidRDefault="00AB0020" w:rsidP="00CD3778">
      <w:pPr>
        <w:spacing w:after="0" w:line="240" w:lineRule="auto"/>
      </w:pPr>
      <w:r>
        <w:separator/>
      </w:r>
    </w:p>
  </w:endnote>
  <w:endnote w:type="continuationSeparator" w:id="0">
    <w:p w14:paraId="6E2875EF" w14:textId="77777777" w:rsidR="00AB0020" w:rsidRDefault="00AB0020"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dvEc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0A7CD" w14:textId="77777777" w:rsidR="00AB0020" w:rsidRDefault="00AB0020" w:rsidP="00CD3778">
      <w:pPr>
        <w:spacing w:after="0" w:line="240" w:lineRule="auto"/>
      </w:pPr>
      <w:r>
        <w:separator/>
      </w:r>
    </w:p>
  </w:footnote>
  <w:footnote w:type="continuationSeparator" w:id="0">
    <w:p w14:paraId="25091298" w14:textId="77777777" w:rsidR="00AB0020" w:rsidRDefault="00AB0020"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rson w15:author="Ove Jason">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241&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50&lt;/item&gt;&lt;item&gt;760&lt;/item&gt;&lt;/record-ids&gt;&lt;/item&gt;&lt;/Libraries&gt;"/>
  </w:docVars>
  <w:rsids>
    <w:rsidRoot w:val="00CF1552"/>
    <w:rsid w:val="00001157"/>
    <w:rsid w:val="00003EDC"/>
    <w:rsid w:val="00004373"/>
    <w:rsid w:val="0001329D"/>
    <w:rsid w:val="0001791A"/>
    <w:rsid w:val="00017EF7"/>
    <w:rsid w:val="00023589"/>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3343"/>
    <w:rsid w:val="000873A1"/>
    <w:rsid w:val="000900FE"/>
    <w:rsid w:val="00090390"/>
    <w:rsid w:val="00090DC2"/>
    <w:rsid w:val="000951AF"/>
    <w:rsid w:val="000A1746"/>
    <w:rsid w:val="000A4146"/>
    <w:rsid w:val="000A757E"/>
    <w:rsid w:val="000A7C0D"/>
    <w:rsid w:val="000B0309"/>
    <w:rsid w:val="000B4F4A"/>
    <w:rsid w:val="000B679F"/>
    <w:rsid w:val="000C0414"/>
    <w:rsid w:val="000C19A3"/>
    <w:rsid w:val="000C469A"/>
    <w:rsid w:val="000C5C69"/>
    <w:rsid w:val="000D13A9"/>
    <w:rsid w:val="000D3068"/>
    <w:rsid w:val="000D3BEA"/>
    <w:rsid w:val="000D69B3"/>
    <w:rsid w:val="000E07A4"/>
    <w:rsid w:val="000E6184"/>
    <w:rsid w:val="000E6A0C"/>
    <w:rsid w:val="000F3B79"/>
    <w:rsid w:val="000F7528"/>
    <w:rsid w:val="00100504"/>
    <w:rsid w:val="001016D7"/>
    <w:rsid w:val="00102270"/>
    <w:rsid w:val="00104488"/>
    <w:rsid w:val="00107033"/>
    <w:rsid w:val="0010787C"/>
    <w:rsid w:val="00111B1B"/>
    <w:rsid w:val="00111F25"/>
    <w:rsid w:val="001145D5"/>
    <w:rsid w:val="0011647A"/>
    <w:rsid w:val="001178FA"/>
    <w:rsid w:val="0012088E"/>
    <w:rsid w:val="001250D9"/>
    <w:rsid w:val="001264DB"/>
    <w:rsid w:val="00126B1E"/>
    <w:rsid w:val="001309F8"/>
    <w:rsid w:val="00141C94"/>
    <w:rsid w:val="001427C2"/>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4F29"/>
    <w:rsid w:val="00187108"/>
    <w:rsid w:val="00187509"/>
    <w:rsid w:val="001911C1"/>
    <w:rsid w:val="001930DC"/>
    <w:rsid w:val="00194A7A"/>
    <w:rsid w:val="001A16D2"/>
    <w:rsid w:val="001A42A5"/>
    <w:rsid w:val="001A4BA0"/>
    <w:rsid w:val="001B6AFD"/>
    <w:rsid w:val="001C3D20"/>
    <w:rsid w:val="001C5B8A"/>
    <w:rsid w:val="001C6FD1"/>
    <w:rsid w:val="001D1F31"/>
    <w:rsid w:val="001D2232"/>
    <w:rsid w:val="001D28CB"/>
    <w:rsid w:val="001D5C79"/>
    <w:rsid w:val="001D6901"/>
    <w:rsid w:val="001D6BDD"/>
    <w:rsid w:val="001E7089"/>
    <w:rsid w:val="001F0520"/>
    <w:rsid w:val="001F625F"/>
    <w:rsid w:val="0020062D"/>
    <w:rsid w:val="002021AA"/>
    <w:rsid w:val="00204986"/>
    <w:rsid w:val="00204E17"/>
    <w:rsid w:val="00205DC2"/>
    <w:rsid w:val="0020671D"/>
    <w:rsid w:val="00214A40"/>
    <w:rsid w:val="0021666C"/>
    <w:rsid w:val="00221934"/>
    <w:rsid w:val="0022315F"/>
    <w:rsid w:val="002242CF"/>
    <w:rsid w:val="0022551D"/>
    <w:rsid w:val="00226227"/>
    <w:rsid w:val="00227DC0"/>
    <w:rsid w:val="00232372"/>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6A4"/>
    <w:rsid w:val="00277D86"/>
    <w:rsid w:val="002820B6"/>
    <w:rsid w:val="00287EFA"/>
    <w:rsid w:val="002922D5"/>
    <w:rsid w:val="00293894"/>
    <w:rsid w:val="002A082C"/>
    <w:rsid w:val="002A0880"/>
    <w:rsid w:val="002A103F"/>
    <w:rsid w:val="002A1DEA"/>
    <w:rsid w:val="002A3D58"/>
    <w:rsid w:val="002A3DF1"/>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76D0"/>
    <w:rsid w:val="0032384F"/>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31DAC"/>
    <w:rsid w:val="00440C52"/>
    <w:rsid w:val="004424E0"/>
    <w:rsid w:val="004438C2"/>
    <w:rsid w:val="0044473E"/>
    <w:rsid w:val="00447285"/>
    <w:rsid w:val="00450400"/>
    <w:rsid w:val="004553A0"/>
    <w:rsid w:val="00455B9E"/>
    <w:rsid w:val="00457D78"/>
    <w:rsid w:val="004601E9"/>
    <w:rsid w:val="00460E18"/>
    <w:rsid w:val="004641E1"/>
    <w:rsid w:val="00465724"/>
    <w:rsid w:val="00466CD3"/>
    <w:rsid w:val="00473CFE"/>
    <w:rsid w:val="0047413A"/>
    <w:rsid w:val="0047680F"/>
    <w:rsid w:val="0048326C"/>
    <w:rsid w:val="00491C48"/>
    <w:rsid w:val="004958DF"/>
    <w:rsid w:val="004A4E11"/>
    <w:rsid w:val="004A4FB8"/>
    <w:rsid w:val="004A69A7"/>
    <w:rsid w:val="004B2811"/>
    <w:rsid w:val="004B3AEA"/>
    <w:rsid w:val="004B3C63"/>
    <w:rsid w:val="004B4379"/>
    <w:rsid w:val="004B44A5"/>
    <w:rsid w:val="004B6B95"/>
    <w:rsid w:val="004C189F"/>
    <w:rsid w:val="004C29D3"/>
    <w:rsid w:val="004C378D"/>
    <w:rsid w:val="004C6DE8"/>
    <w:rsid w:val="004C7BA2"/>
    <w:rsid w:val="004D1704"/>
    <w:rsid w:val="004D60BF"/>
    <w:rsid w:val="004D758A"/>
    <w:rsid w:val="004E06D0"/>
    <w:rsid w:val="004E112D"/>
    <w:rsid w:val="004E56F2"/>
    <w:rsid w:val="004E6FBA"/>
    <w:rsid w:val="004F18D3"/>
    <w:rsid w:val="004F378F"/>
    <w:rsid w:val="004F7E9E"/>
    <w:rsid w:val="00507D51"/>
    <w:rsid w:val="0051038F"/>
    <w:rsid w:val="005111D5"/>
    <w:rsid w:val="0051319F"/>
    <w:rsid w:val="005142DB"/>
    <w:rsid w:val="00514311"/>
    <w:rsid w:val="00525427"/>
    <w:rsid w:val="00530F12"/>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C5D"/>
    <w:rsid w:val="0060134D"/>
    <w:rsid w:val="00601AA2"/>
    <w:rsid w:val="006029D0"/>
    <w:rsid w:val="00602D2B"/>
    <w:rsid w:val="00603A7D"/>
    <w:rsid w:val="00605F88"/>
    <w:rsid w:val="00611CA3"/>
    <w:rsid w:val="0061353F"/>
    <w:rsid w:val="00615ADC"/>
    <w:rsid w:val="00615CF7"/>
    <w:rsid w:val="00621466"/>
    <w:rsid w:val="00630D29"/>
    <w:rsid w:val="006337EF"/>
    <w:rsid w:val="00633D71"/>
    <w:rsid w:val="00641261"/>
    <w:rsid w:val="00642C70"/>
    <w:rsid w:val="00646E12"/>
    <w:rsid w:val="00647735"/>
    <w:rsid w:val="006528C9"/>
    <w:rsid w:val="00661322"/>
    <w:rsid w:val="00661719"/>
    <w:rsid w:val="00663DD6"/>
    <w:rsid w:val="00671DCC"/>
    <w:rsid w:val="006728C6"/>
    <w:rsid w:val="00674159"/>
    <w:rsid w:val="006755DB"/>
    <w:rsid w:val="00676B9D"/>
    <w:rsid w:val="00680FE8"/>
    <w:rsid w:val="00681067"/>
    <w:rsid w:val="00683020"/>
    <w:rsid w:val="00683862"/>
    <w:rsid w:val="00687359"/>
    <w:rsid w:val="0069069B"/>
    <w:rsid w:val="00691D80"/>
    <w:rsid w:val="00691E49"/>
    <w:rsid w:val="006925B2"/>
    <w:rsid w:val="006961F6"/>
    <w:rsid w:val="006A043C"/>
    <w:rsid w:val="006A1004"/>
    <w:rsid w:val="006A2F2D"/>
    <w:rsid w:val="006A3877"/>
    <w:rsid w:val="006A3F53"/>
    <w:rsid w:val="006B37D4"/>
    <w:rsid w:val="006B5B62"/>
    <w:rsid w:val="006C1282"/>
    <w:rsid w:val="006C2A50"/>
    <w:rsid w:val="006C3A15"/>
    <w:rsid w:val="006C3C4E"/>
    <w:rsid w:val="006C47AF"/>
    <w:rsid w:val="006C65BD"/>
    <w:rsid w:val="006C681F"/>
    <w:rsid w:val="006D3066"/>
    <w:rsid w:val="006D6458"/>
    <w:rsid w:val="006F1EB1"/>
    <w:rsid w:val="006F6E63"/>
    <w:rsid w:val="00700ED9"/>
    <w:rsid w:val="00702FAF"/>
    <w:rsid w:val="00706D19"/>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4B78"/>
    <w:rsid w:val="007A6CF7"/>
    <w:rsid w:val="007A7D58"/>
    <w:rsid w:val="007B03E0"/>
    <w:rsid w:val="007B07EB"/>
    <w:rsid w:val="007B33F5"/>
    <w:rsid w:val="007B3E10"/>
    <w:rsid w:val="007B7C05"/>
    <w:rsid w:val="007C4781"/>
    <w:rsid w:val="007D1B80"/>
    <w:rsid w:val="007D3574"/>
    <w:rsid w:val="007D4576"/>
    <w:rsid w:val="007D4CFE"/>
    <w:rsid w:val="007D7D4C"/>
    <w:rsid w:val="007E2C94"/>
    <w:rsid w:val="007E581B"/>
    <w:rsid w:val="007E5CC8"/>
    <w:rsid w:val="007F2027"/>
    <w:rsid w:val="007F2B6A"/>
    <w:rsid w:val="007F2F12"/>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F299E"/>
    <w:rsid w:val="008F3AB0"/>
    <w:rsid w:val="008F50B2"/>
    <w:rsid w:val="008F541E"/>
    <w:rsid w:val="008F785B"/>
    <w:rsid w:val="0090276E"/>
    <w:rsid w:val="00906C50"/>
    <w:rsid w:val="009141F2"/>
    <w:rsid w:val="009156C1"/>
    <w:rsid w:val="00915C34"/>
    <w:rsid w:val="00923573"/>
    <w:rsid w:val="00924A8B"/>
    <w:rsid w:val="00927809"/>
    <w:rsid w:val="009317F5"/>
    <w:rsid w:val="009349F5"/>
    <w:rsid w:val="009365CE"/>
    <w:rsid w:val="0093660A"/>
    <w:rsid w:val="00936A08"/>
    <w:rsid w:val="00937069"/>
    <w:rsid w:val="0094259E"/>
    <w:rsid w:val="009473D0"/>
    <w:rsid w:val="00947AE5"/>
    <w:rsid w:val="00950F46"/>
    <w:rsid w:val="00952C35"/>
    <w:rsid w:val="00957DAF"/>
    <w:rsid w:val="00957F16"/>
    <w:rsid w:val="00963ECF"/>
    <w:rsid w:val="009670E7"/>
    <w:rsid w:val="00972113"/>
    <w:rsid w:val="00973C8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435"/>
    <w:rsid w:val="009B504A"/>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36E1"/>
    <w:rsid w:val="00A17FFA"/>
    <w:rsid w:val="00A22183"/>
    <w:rsid w:val="00A25339"/>
    <w:rsid w:val="00A258E2"/>
    <w:rsid w:val="00A3432F"/>
    <w:rsid w:val="00A34791"/>
    <w:rsid w:val="00A360CD"/>
    <w:rsid w:val="00A36A6A"/>
    <w:rsid w:val="00A373EF"/>
    <w:rsid w:val="00A4465F"/>
    <w:rsid w:val="00A44CE7"/>
    <w:rsid w:val="00A476A7"/>
    <w:rsid w:val="00A559BB"/>
    <w:rsid w:val="00A55AC7"/>
    <w:rsid w:val="00A61C94"/>
    <w:rsid w:val="00A621E2"/>
    <w:rsid w:val="00A6255F"/>
    <w:rsid w:val="00A62A20"/>
    <w:rsid w:val="00A720BA"/>
    <w:rsid w:val="00A72E3C"/>
    <w:rsid w:val="00A80D09"/>
    <w:rsid w:val="00A91067"/>
    <w:rsid w:val="00A94D32"/>
    <w:rsid w:val="00A95384"/>
    <w:rsid w:val="00AA129D"/>
    <w:rsid w:val="00AA27E7"/>
    <w:rsid w:val="00AA2FF2"/>
    <w:rsid w:val="00AA3C6D"/>
    <w:rsid w:val="00AA547C"/>
    <w:rsid w:val="00AA6D9A"/>
    <w:rsid w:val="00AB0020"/>
    <w:rsid w:val="00AB12DD"/>
    <w:rsid w:val="00AB131F"/>
    <w:rsid w:val="00AB1687"/>
    <w:rsid w:val="00AB47E0"/>
    <w:rsid w:val="00AC2B96"/>
    <w:rsid w:val="00AC338C"/>
    <w:rsid w:val="00AC4E30"/>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6836"/>
    <w:rsid w:val="00B57699"/>
    <w:rsid w:val="00B57EA8"/>
    <w:rsid w:val="00B65B86"/>
    <w:rsid w:val="00B660AC"/>
    <w:rsid w:val="00B66355"/>
    <w:rsid w:val="00B676E9"/>
    <w:rsid w:val="00B720C6"/>
    <w:rsid w:val="00B73CBF"/>
    <w:rsid w:val="00B7515F"/>
    <w:rsid w:val="00B75518"/>
    <w:rsid w:val="00B77C6D"/>
    <w:rsid w:val="00B82915"/>
    <w:rsid w:val="00B832E1"/>
    <w:rsid w:val="00B85CB1"/>
    <w:rsid w:val="00B86443"/>
    <w:rsid w:val="00B86AB9"/>
    <w:rsid w:val="00B86B35"/>
    <w:rsid w:val="00B904B8"/>
    <w:rsid w:val="00B93B65"/>
    <w:rsid w:val="00B93D73"/>
    <w:rsid w:val="00B9477D"/>
    <w:rsid w:val="00B94A49"/>
    <w:rsid w:val="00B95CE9"/>
    <w:rsid w:val="00BA1F52"/>
    <w:rsid w:val="00BA2C26"/>
    <w:rsid w:val="00BB0F15"/>
    <w:rsid w:val="00BB5F6D"/>
    <w:rsid w:val="00BC09DE"/>
    <w:rsid w:val="00BC32F7"/>
    <w:rsid w:val="00BC6003"/>
    <w:rsid w:val="00BD10AB"/>
    <w:rsid w:val="00BD66BF"/>
    <w:rsid w:val="00BE0578"/>
    <w:rsid w:val="00BE0D40"/>
    <w:rsid w:val="00BE743A"/>
    <w:rsid w:val="00BF0B8D"/>
    <w:rsid w:val="00BF1766"/>
    <w:rsid w:val="00BF72B4"/>
    <w:rsid w:val="00C04130"/>
    <w:rsid w:val="00C05DCB"/>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AFC"/>
    <w:rsid w:val="00C51030"/>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51C2"/>
    <w:rsid w:val="00D561F4"/>
    <w:rsid w:val="00D617E0"/>
    <w:rsid w:val="00D6662D"/>
    <w:rsid w:val="00D74470"/>
    <w:rsid w:val="00D8568B"/>
    <w:rsid w:val="00D92FDB"/>
    <w:rsid w:val="00D94107"/>
    <w:rsid w:val="00D9470E"/>
    <w:rsid w:val="00D960AB"/>
    <w:rsid w:val="00DA49AA"/>
    <w:rsid w:val="00DA54D5"/>
    <w:rsid w:val="00DA721F"/>
    <w:rsid w:val="00DA7FFC"/>
    <w:rsid w:val="00DB332F"/>
    <w:rsid w:val="00DD0E5F"/>
    <w:rsid w:val="00DD10E6"/>
    <w:rsid w:val="00DD2788"/>
    <w:rsid w:val="00DD5CA5"/>
    <w:rsid w:val="00DD6C3F"/>
    <w:rsid w:val="00DE006C"/>
    <w:rsid w:val="00DF6EB0"/>
    <w:rsid w:val="00DF770C"/>
    <w:rsid w:val="00E0102B"/>
    <w:rsid w:val="00E01950"/>
    <w:rsid w:val="00E0463D"/>
    <w:rsid w:val="00E07637"/>
    <w:rsid w:val="00E10F5B"/>
    <w:rsid w:val="00E17096"/>
    <w:rsid w:val="00E20F9A"/>
    <w:rsid w:val="00E21E71"/>
    <w:rsid w:val="00E24DDE"/>
    <w:rsid w:val="00E317F7"/>
    <w:rsid w:val="00E354AD"/>
    <w:rsid w:val="00E409CC"/>
    <w:rsid w:val="00E418D4"/>
    <w:rsid w:val="00E44244"/>
    <w:rsid w:val="00E44586"/>
    <w:rsid w:val="00E555DE"/>
    <w:rsid w:val="00E56E82"/>
    <w:rsid w:val="00E656B7"/>
    <w:rsid w:val="00E656D0"/>
    <w:rsid w:val="00E65EBD"/>
    <w:rsid w:val="00E9421A"/>
    <w:rsid w:val="00E96E3E"/>
    <w:rsid w:val="00EA0AD5"/>
    <w:rsid w:val="00EA29BE"/>
    <w:rsid w:val="00EA37CD"/>
    <w:rsid w:val="00EA457C"/>
    <w:rsid w:val="00EB1D16"/>
    <w:rsid w:val="00EB1EE4"/>
    <w:rsid w:val="00EB4FB9"/>
    <w:rsid w:val="00EB5497"/>
    <w:rsid w:val="00EB64C7"/>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B07B7"/>
    <w:rsid w:val="00FB1887"/>
    <w:rsid w:val="00FB4EEA"/>
    <w:rsid w:val="00FB676F"/>
    <w:rsid w:val="00FC252D"/>
    <w:rsid w:val="00FC592B"/>
    <w:rsid w:val="00FC6F0B"/>
    <w:rsid w:val="00FE0AF8"/>
    <w:rsid w:val="00FE249E"/>
    <w:rsid w:val="00FE5335"/>
    <w:rsid w:val="00FE7318"/>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F13AA375-F15B-4162-9578-65709C83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styleId="af2">
    <w:name w:val="Unresolved Mention"/>
    <w:basedOn w:val="a0"/>
    <w:uiPriority w:val="99"/>
    <w:semiHidden/>
    <w:unhideWhenUsed/>
    <w:rsid w:val="00FF03B1"/>
    <w:rPr>
      <w:color w:val="605E5C"/>
      <w:shd w:val="clear" w:color="auto" w:fill="E1DFDD"/>
    </w:rPr>
  </w:style>
  <w:style w:type="character" w:styleId="af3">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4">
    <w:name w:val="Revision"/>
    <w:hidden/>
    <w:uiPriority w:val="99"/>
    <w:semiHidden/>
    <w:rsid w:val="00525427"/>
    <w:pPr>
      <w:spacing w:after="0" w:line="240" w:lineRule="auto"/>
    </w:pPr>
  </w:style>
  <w:style w:type="character" w:styleId="af5">
    <w:name w:val="line number"/>
    <w:basedOn w:val="a0"/>
    <w:uiPriority w:val="99"/>
    <w:semiHidden/>
    <w:unhideWhenUsed/>
    <w:rsid w:val="00633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Flow_stress" TargetMode="External"/><Relationship Id="rId2" Type="http://schemas.openxmlformats.org/officeDocument/2006/relationships/hyperlink" Target="https://missinglink.ai/guides/neural-network-concepts/perceptrons-and-multi-layer-perceptrons-the-artificial-neuron-at-the-core-of-deep-learning/" TargetMode="External"/><Relationship Id="rId1" Type="http://schemas.openxmlformats.org/officeDocument/2006/relationships/hyperlink" Target="https://msatechnosoft.in/blog/tech-blogs/artificial-neural-network-types-feed-forward-feedback-structure-perceptron-machine-learning-applications" TargetMode="External"/><Relationship Id="rId5" Type="http://schemas.openxmlformats.org/officeDocument/2006/relationships/hyperlink" Target="https://networkx.github.io/documentation/stable/reference/classes/multigraph.html" TargetMode="External"/><Relationship Id="rId4" Type="http://schemas.openxmlformats.org/officeDocument/2006/relationships/hyperlink" Target="https://www.quora.com/What-is-the-difference-between-a-feed-forward-neural-network-and-a-convolution-neural-network"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microsoft.com/office/2011/relationships/people" Target="people.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206" Type="http://schemas.openxmlformats.org/officeDocument/2006/relationships/theme" Target="theme/theme1.xml"/><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oleObject" Target="embeddings/oleObject5.bin"/><Relationship Id="rId203" Type="http://schemas.openxmlformats.org/officeDocument/2006/relationships/hyperlink" Target="https://www.digitalvidya.com/blog/types-of-neural-networks/"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190" Type="http://schemas.microsoft.com/office/2016/09/relationships/commentsIds" Target="commentsIds.xml"/><Relationship Id="rId204" Type="http://schemas.openxmlformats.org/officeDocument/2006/relationships/fontTable" Target="fontTable.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image" Target="media/image5.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oleObject" Target="embeddings/oleObject4.bin"/><Relationship Id="rId201" Type="http://schemas.openxmlformats.org/officeDocument/2006/relationships/image" Target="media/image6.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4.emf"/><Relationship Id="rId202" Type="http://schemas.openxmlformats.org/officeDocument/2006/relationships/image" Target="media/image7.png"/><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0.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00.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01.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02.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03.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04.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05.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06.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07.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108.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09.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11.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10.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11.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12.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13.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14.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15.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16.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17.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18.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19.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2.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120.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121.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22.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23.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24.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25.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26.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27.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28.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29.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3.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130.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31.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32.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133.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34.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35.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36.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37.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138.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139.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4.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40.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41.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142.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43.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44.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45.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46.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47.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48.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49.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5.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50.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151.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52.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53.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54.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55.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56.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57.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158.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159.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6.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60.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61.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162.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63.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64.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65.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66.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67.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168.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69.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7.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70.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171.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72.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73.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74.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175.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176.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77.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78.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79.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18.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80.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181.xml><?xml version="1.0" encoding="utf-8"?>
<ds:datastoreItem xmlns:ds="http://schemas.openxmlformats.org/officeDocument/2006/customXml" ds:itemID="{60112D20-1AA0-4310-ACCF-FF82E71C2049}">
  <ds:schemaRefs>
    <ds:schemaRef ds:uri="http://schemas.openxmlformats.org/officeDocument/2006/bibliography"/>
  </ds:schemaRefs>
</ds:datastoreItem>
</file>

<file path=customXml/itemProps19.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2.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20.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21.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22.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23.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24.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25.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26.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27.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28.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29.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3.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30.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31.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32.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33.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34.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35.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36.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37.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38.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39.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4.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40.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41.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42.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43.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44.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45.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46.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47.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48.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49.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5.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50.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51.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52.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53.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54.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55.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56.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57.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58.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59.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6.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60.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61.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62.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63.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64.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65.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66.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67.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68.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69.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7.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70.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71.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72.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73.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74.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75.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76.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77.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78.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79.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8.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80.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81.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82.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83.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84.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85.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86.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87.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88.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89.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9.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90.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91.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92.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93.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94.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95.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96.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97.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98.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99.xml><?xml version="1.0" encoding="utf-8"?>
<ds:datastoreItem xmlns:ds="http://schemas.openxmlformats.org/officeDocument/2006/customXml" ds:itemID="{8ABBDBF5-C03C-43FB-97A4-74873F1F1ECA}">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51</Pages>
  <Words>39648</Words>
  <Characters>225996</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11</cp:revision>
  <dcterms:created xsi:type="dcterms:W3CDTF">2019-07-22T12:52:00Z</dcterms:created>
  <dcterms:modified xsi:type="dcterms:W3CDTF">2019-07-22T14:43:00Z</dcterms:modified>
</cp:coreProperties>
</file>